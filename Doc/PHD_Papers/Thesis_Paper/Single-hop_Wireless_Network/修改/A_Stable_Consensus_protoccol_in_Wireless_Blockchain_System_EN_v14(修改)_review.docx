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72A6AAEB" w14:textId="77777777" w:rsidR="00467850" w:rsidRPr="00841405" w:rsidRDefault="00467850" w:rsidP="00841405">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Change w:id="0" w:author="ThinkPad" w:date="2022-06-06T10:56:00Z">
            <w:rPr>
              <w:rFonts w:ascii="Times New Roman" w:eastAsia="宋体" w:hAnsi="Times New Roman" w:cs="Times New Roman"/>
              <w:b/>
              <w:bCs/>
              <w:color w:val="800000"/>
              <w:kern w:val="0"/>
              <w:sz w:val="24"/>
              <w:szCs w:val="24"/>
            </w:rPr>
          </w:rPrChange>
        </w:rPr>
        <w:pPrChange w:id="1" w:author="ThinkPad" w:date="2022-06-06T10:56:00Z">
          <w:pPr>
            <w:widowControl/>
            <w:shd w:val="clear" w:color="auto" w:fill="FFFFFF"/>
            <w:spacing w:line="450" w:lineRule="atLeast"/>
            <w:outlineLvl w:val="0"/>
          </w:pPr>
        </w:pPrChange>
      </w:pPr>
      <w:r w:rsidRPr="00841405">
        <w:rPr>
          <w:rFonts w:ascii="Times New Roman" w:eastAsia="宋体" w:hAnsi="Times New Roman" w:cs="Times New Roman"/>
          <w:b/>
          <w:bCs/>
          <w:color w:val="800000"/>
          <w:kern w:val="0"/>
          <w:sz w:val="32"/>
          <w:szCs w:val="32"/>
          <w:rPrChange w:id="2" w:author="ThinkPad" w:date="2022-06-06T10:56:00Z">
            <w:rPr>
              <w:rFonts w:ascii="Times New Roman" w:eastAsia="宋体" w:hAnsi="Times New Roman" w:cs="Times New Roman"/>
              <w:b/>
              <w:bCs/>
              <w:color w:val="800000"/>
              <w:kern w:val="0"/>
              <w:sz w:val="24"/>
              <w:szCs w:val="24"/>
            </w:rPr>
          </w:rPrChange>
        </w:rPr>
        <w:t xml:space="preserve">A Stable </w:t>
      </w:r>
      <w:r w:rsidRPr="00841405">
        <w:rPr>
          <w:rFonts w:ascii="Times New Roman" w:eastAsia="宋体" w:hAnsi="Times New Roman" w:cs="Times New Roman" w:hint="eastAsia"/>
          <w:b/>
          <w:bCs/>
          <w:color w:val="800000"/>
          <w:kern w:val="0"/>
          <w:sz w:val="32"/>
          <w:szCs w:val="32"/>
          <w:rPrChange w:id="3" w:author="ThinkPad" w:date="2022-06-06T10:56:00Z">
            <w:rPr>
              <w:rFonts w:ascii="Times New Roman" w:eastAsia="宋体" w:hAnsi="Times New Roman" w:cs="Times New Roman" w:hint="eastAsia"/>
              <w:b/>
              <w:bCs/>
              <w:color w:val="800000"/>
              <w:kern w:val="0"/>
              <w:sz w:val="24"/>
              <w:szCs w:val="24"/>
            </w:rPr>
          </w:rPrChange>
        </w:rPr>
        <w:t>B</w:t>
      </w:r>
      <w:r w:rsidRPr="00841405">
        <w:rPr>
          <w:rFonts w:ascii="Times New Roman" w:eastAsia="宋体" w:hAnsi="Times New Roman" w:cs="Times New Roman"/>
          <w:b/>
          <w:bCs/>
          <w:color w:val="800000"/>
          <w:kern w:val="0"/>
          <w:sz w:val="32"/>
          <w:szCs w:val="32"/>
          <w:rPrChange w:id="4" w:author="ThinkPad" w:date="2022-06-06T10:56:00Z">
            <w:rPr>
              <w:rFonts w:ascii="Times New Roman" w:eastAsia="宋体" w:hAnsi="Times New Roman" w:cs="Times New Roman"/>
              <w:b/>
              <w:bCs/>
              <w:color w:val="800000"/>
              <w:kern w:val="0"/>
              <w:sz w:val="24"/>
              <w:szCs w:val="24"/>
            </w:rPr>
          </w:rPrChange>
        </w:rPr>
        <w:t>lockchain Consensus Protocol for Wireless Blockchain Systems</w:t>
      </w:r>
    </w:p>
    <w:p w14:paraId="7EF7FA65" w14:textId="77777777" w:rsidR="00467850" w:rsidRDefault="00467850" w:rsidP="00467850">
      <w:pPr>
        <w:rPr>
          <w:rFonts w:ascii="Times New Roman" w:eastAsia="宋体" w:hAnsi="Times New Roman" w:cs="Times New Roman"/>
          <w:b/>
          <w:bCs/>
          <w:color w:val="800000"/>
          <w:kern w:val="0"/>
          <w:sz w:val="28"/>
          <w:szCs w:val="28"/>
        </w:rPr>
      </w:pPr>
    </w:p>
    <w:p w14:paraId="0A4DECCE" w14:textId="77777777" w:rsidR="00467850" w:rsidRPr="008A4EC9" w:rsidRDefault="00467850" w:rsidP="00467850">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for blockchain in wireless networks, which do not rely on reliable leader-driven communications. SWIB selects a block proposer randomly to prevent adversary corrupt the block proposer, and uses threshold signature scheme as block proposal voting mechanism to reduce the communication overhead and computational overhead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attacks, double-spending attacks, and Sybil attacks.</w:t>
      </w:r>
    </w:p>
    <w:p w14:paraId="6A8254E7" w14:textId="77777777" w:rsidR="00467850" w:rsidRPr="00F42B5A"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500195B"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focused </w:t>
      </w:r>
      <w:r w:rsidRPr="00920E1E">
        <w:rPr>
          <w:rFonts w:ascii="Times New Roman" w:eastAsia="宋体" w:hAnsi="Times New Roman" w:cs="Times New Roman"/>
          <w:sz w:val="24"/>
          <w:szCs w:val="24"/>
        </w:rPr>
        <w:t xml:space="preserve">on </w:t>
      </w:r>
      <w:r w:rsidRPr="00382137">
        <w:rPr>
          <w:rFonts w:ascii="Times New Roman" w:eastAsia="宋体" w:hAnsi="Times New Roman" w:cs="Times New Roman"/>
          <w:sz w:val="24"/>
          <w:szCs w:val="24"/>
          <w:highlight w:val="yellow"/>
          <w:rPrChange w:id="5" w:author="ThinkPad" w:date="2022-06-06T11:08:00Z">
            <w:rPr>
              <w:rFonts w:ascii="Times New Roman" w:eastAsia="宋体" w:hAnsi="Times New Roman" w:cs="Times New Roman"/>
              <w:sz w:val="24"/>
              <w:szCs w:val="24"/>
            </w:rPr>
          </w:rPrChange>
        </w:rPr>
        <w:t>applying</w:t>
      </w:r>
      <w:r w:rsidRPr="00C66BF9">
        <w:rPr>
          <w:rFonts w:ascii="Times New Roman" w:eastAsia="宋体" w:hAnsi="Times New Roman" w:cs="Times New Roman"/>
          <w:sz w:val="24"/>
          <w:szCs w:val="24"/>
          <w:highlight w:val="green"/>
          <w:rPrChange w:id="6" w:author="ThinkPad" w:date="2022-06-06T11:07:00Z">
            <w:rPr>
              <w:rFonts w:ascii="Times New Roman" w:eastAsia="宋体" w:hAnsi="Times New Roman" w:cs="Times New Roman"/>
              <w:sz w:val="24"/>
              <w:szCs w:val="24"/>
            </w:rPr>
          </w:rPrChange>
        </w:rPr>
        <w:t xml:space="preserve"> blockchains to wireless applications</w:t>
      </w:r>
      <w:r w:rsidRPr="00920E1E">
        <w:rPr>
          <w:rFonts w:ascii="Times New Roman" w:eastAsia="宋体" w:hAnsi="Times New Roman" w:cs="Times New Roman"/>
          <w:sz w:val="24"/>
          <w:szCs w:val="24"/>
        </w:rPr>
        <w:t xml:space="preserve">, such as mobile edge computing [1], intelligent 5G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Reliable and secure resource sharing services can be provided in distributed environment by using blockchain, which has received great attention from both academia and industry. Applications that built on wireless network face with significant challenge of security and trust.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these problems. 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0FD98011"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onsensus algorithm</w:t>
      </w:r>
      <w:r>
        <w:rPr>
          <w:rFonts w:ascii="Times New Roman" w:eastAsia="宋体" w:hAnsi="Times New Roman" w:cs="Times New Roman"/>
          <w:sz w:val="24"/>
          <w:szCs w:val="24"/>
        </w:rPr>
        <w:t>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Pr>
          <w:rFonts w:ascii="Times New Roman" w:eastAsia="宋体" w:hAnsi="Times New Roman" w:cs="Times New Roman"/>
          <w:sz w:val="24"/>
          <w:szCs w:val="24"/>
        </w:rPr>
        <w:t xml:space="preserve"> (e.g., Proof of Work [4]), complicated design (e.g., Proof of Stake [5]) usually cause</w:t>
      </w:r>
      <w:r w:rsidRPr="00920E1E">
        <w:rPr>
          <w:rFonts w:ascii="Times New Roman" w:eastAsia="宋体" w:hAnsi="Times New Roman" w:cs="Times New Roman"/>
          <w:sz w:val="24"/>
          <w:szCs w:val="24"/>
        </w:rPr>
        <w:t xml:space="preserve"> massive resources consumption, and</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 if not impossible at all, to be deployed in </w:t>
      </w:r>
      <w:r w:rsidRPr="00920E1E">
        <w:rPr>
          <w:rFonts w:ascii="Times New Roman" w:eastAsia="宋体" w:hAnsi="Times New Roman" w:cs="Times New Roman"/>
          <w:sz w:val="24"/>
          <w:szCs w:val="24"/>
        </w:rPr>
        <w:t>wireless networks with limited resources and</w:t>
      </w:r>
      <w:r>
        <w:rPr>
          <w:rFonts w:ascii="Times New Roman" w:eastAsia="宋体" w:hAnsi="Times New Roman" w:cs="Times New Roman"/>
          <w:sz w:val="24"/>
          <w:szCs w:val="24"/>
        </w:rPr>
        <w:t xml:space="preserve"> time-varying </w:t>
      </w:r>
      <w:r w:rsidRPr="00920E1E">
        <w:rPr>
          <w:rFonts w:ascii="Times New Roman" w:eastAsia="宋体" w:hAnsi="Times New Roman" w:cs="Times New Roman"/>
          <w:sz w:val="24"/>
          <w:szCs w:val="24"/>
        </w:rPr>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The open communication of wireless networks is heavily impacted by environment. Both unstable channel bandwidth and </w:t>
      </w:r>
      <w:r w:rsidRPr="00920E1E">
        <w:rPr>
          <w:rFonts w:ascii="Times New Roman" w:eastAsia="宋体" w:hAnsi="Times New Roman" w:cs="Times New Roman"/>
          <w:sz w:val="24"/>
          <w:szCs w:val="24"/>
        </w:rPr>
        <w:lastRenderedPageBreak/>
        <w:t>vulnerable to Jamming attacks are the bottlenecks of wireless communication network.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wireless 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2612D502"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r w:rsidRPr="00920E1E">
        <w:rPr>
          <w:rFonts w:ascii="Times New Roman" w:eastAsia="宋体" w:hAnsi="Times New Roman" w:cs="Times New Roman" w:hint="eastAsia"/>
          <w:sz w:val="24"/>
          <w:szCs w:val="24"/>
        </w:rPr>
        <w:t>s</w:t>
      </w:r>
      <w:r w:rsidRPr="00920E1E">
        <w:rPr>
          <w:rFonts w:ascii="Times New Roman" w:eastAsia="宋体" w:hAnsi="Times New Roman" w:cs="Times New Roman"/>
          <w:sz w:val="24"/>
          <w:szCs w:val="24"/>
        </w:rPr>
        <w:t xml:space="preserve"> to design efficient wireless blockchain consensus protocols. In order to adapt to the high dynamics of the 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PoW-based stability-aware consensus protocol, whose leader election is based on node information and proof of work. This novel design can make sure wireless blockchain system work efficiently and steadily. According to the characteristics of wireless communication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-proof-based Byzantine fault-tolerant consensus protocol, which can realize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 the challenges of multi-hop wireless communication networks,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In this way, the security of these protocols relies on the correctness of leader, which means malicious leader can interrupt consensus process arbitrarily.</w:t>
      </w:r>
    </w:p>
    <w:p w14:paraId="3B82767C"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analogy</w:t>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Pr="00920E1E">
        <w:rPr>
          <w:rFonts w:ascii="Times New Roman" w:eastAsia="宋体" w:hAnsi="Times New Roman" w:cs="Times New Roman"/>
          <w:sz w:val="24"/>
          <w:szCs w:val="24"/>
        </w:rPr>
        <w:t>verifi</w:t>
      </w:r>
      <w:r>
        <w:rPr>
          <w:rFonts w:ascii="Times New Roman" w:eastAsia="宋体" w:hAnsi="Times New Roman" w:cs="Times New Roman"/>
          <w:sz w:val="24"/>
          <w:szCs w:val="24"/>
        </w:rPr>
        <w:t>able</w:t>
      </w:r>
      <w:r w:rsidRPr="00920E1E">
        <w:rPr>
          <w:rFonts w:ascii="Times New Roman" w:eastAsia="宋体" w:hAnsi="Times New Roman" w:cs="Times New Roman"/>
          <w:sz w:val="24"/>
          <w:szCs w:val="24"/>
        </w:rPr>
        <w:t xml:space="preserve"> 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ins w:id="7" w:author="ThinkPad" w:date="2022-05-16T22:25:00Z">
        <w:r>
          <w:rPr>
            <w:rFonts w:ascii="Times New Roman" w:eastAsia="宋体" w:hAnsi="Times New Roman" w:cs="Times New Roman"/>
            <w:sz w:val="24"/>
            <w:szCs w:val="24"/>
          </w:rPr>
          <w:t xml:space="preserve"> </w:t>
        </w:r>
      </w:ins>
      <w:r>
        <w:rPr>
          <w:rFonts w:ascii="Times New Roman" w:eastAsia="宋体" w:hAnsi="Times New Roman" w:cs="Times New Roman"/>
          <w:sz w:val="24"/>
          <w:szCs w:val="24"/>
        </w:rPr>
        <w:t>fashion</w:t>
      </w:r>
      <w:r w:rsidRPr="00920E1E">
        <w:rPr>
          <w:rFonts w:ascii="Times New Roman" w:eastAsia="宋体" w:hAnsi="Times New Roman" w:cs="Times New Roman"/>
          <w:sz w:val="24"/>
          <w:szCs w:val="24"/>
        </w:rPr>
        <w:t xml:space="preserve">. In each round, a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Pr>
          <w:rFonts w:ascii="Times New Roman" w:eastAsia="宋体" w:hAnsi="Times New Roman" w:cs="Times New Roman"/>
          <w:sz w:val="24"/>
          <w:szCs w:val="24"/>
        </w:rPr>
        <w:t xml:space="preserve"> by different nodes</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block proposer,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who </w:t>
      </w:r>
      <w:r>
        <w:rPr>
          <w:rFonts w:ascii="Times New Roman" w:eastAsia="宋体" w:hAnsi="Times New Roman" w:cs="Times New Roman"/>
          <w:sz w:val="24"/>
          <w:szCs w:val="24"/>
        </w:rPr>
        <w:t xml:space="preserve">is </w:t>
      </w:r>
      <w:r w:rsidRPr="00920E1E">
        <w:rPr>
          <w:rFonts w:ascii="Times New Roman" w:eastAsia="宋体" w:hAnsi="Times New Roman" w:cs="Times New Roman"/>
          <w:sz w:val="24"/>
          <w:szCs w:val="24"/>
        </w:rPr>
        <w:t xml:space="preserve">actually the block proposer.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Such design can greatly reduce resource cost of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e adopt threshold BLS</w:t>
      </w:r>
      <w:ins w:id="8" w:author="ThinkPad" w:date="2022-05-16T22:27:00Z">
        <w:r>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improve the efficiency of reaching consensus in blockchain system. Such a signature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such a </w:t>
      </w:r>
      <w:r w:rsidRPr="00920E1E">
        <w:rPr>
          <w:rFonts w:ascii="Times New Roman" w:eastAsia="宋体" w:hAnsi="Times New Roman" w:cs="Times New Roman"/>
          <w:sz w:val="24"/>
          <w:szCs w:val="24"/>
        </w:rPr>
        <w:t>signature scheme</w:t>
      </w:r>
      <w:r>
        <w:rPr>
          <w:rFonts w:ascii="Times New Roman" w:eastAsia="宋体" w:hAnsi="Times New Roman" w:cs="Times New Roman"/>
          <w:sz w:val="24"/>
          <w:szCs w:val="24"/>
        </w:rPr>
        <w:t xml:space="preserve"> is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not only rely on correct block </w:t>
      </w:r>
      <w:r w:rsidRPr="00920E1E">
        <w:rPr>
          <w:rFonts w:ascii="Times New Roman" w:eastAsia="宋体" w:hAnsi="Times New Roman" w:cs="Times New Roman"/>
          <w:sz w:val="24"/>
          <w:szCs w:val="24"/>
        </w:rPr>
        <w:lastRenderedPageBreak/>
        <w:t xml:space="preserve">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due to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170834D6" w14:textId="77777777" w:rsidR="00467850" w:rsidRPr="00920E1E"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30DFBBA7"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verifiable random election</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122EBB34"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verifiable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protocol, which is more suitable for wireless networks.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 xml:space="preserve">in a randomized </w:t>
      </w:r>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verifiable way</w:t>
      </w:r>
      <w:r w:rsidRPr="00920E1E">
        <w:rPr>
          <w:rFonts w:ascii="Times New Roman" w:eastAsia="宋体" w:hAnsi="Times New Roman" w:cs="Times New Roman"/>
          <w:sz w:val="24"/>
          <w:szCs w:val="24"/>
        </w:rPr>
        <w:t>. This way can reduce the corruption risk of adversary and improve the chance of generating valid block.</w:t>
      </w:r>
    </w:p>
    <w:p w14:paraId="25D082F3"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a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B3C5B93" w14:textId="5F7257E6"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We analyze </w:t>
      </w:r>
      <w:r w:rsidR="008817BC">
        <w:rPr>
          <w:rFonts w:ascii="Times New Roman" w:eastAsia="宋体" w:hAnsi="Times New Roman" w:cs="Times New Roman"/>
          <w:sz w:val="24"/>
          <w:szCs w:val="24"/>
        </w:rPr>
        <w:t>the efficiency</w:t>
      </w:r>
      <w:ins w:id="9" w:author="ThinkPad" w:date="2022-06-06T19:57:00Z">
        <w:r w:rsidR="00D05F23">
          <w:rPr>
            <w:rFonts w:ascii="Times New Roman" w:eastAsia="宋体" w:hAnsi="Times New Roman" w:cs="Times New Roman"/>
            <w:sz w:val="24"/>
            <w:szCs w:val="24"/>
          </w:rPr>
          <w:t xml:space="preserve"> of</w:t>
        </w:r>
      </w:ins>
      <w:r>
        <w:rPr>
          <w:rFonts w:ascii="Times New Roman" w:eastAsia="宋体" w:hAnsi="Times New Roman" w:cs="Times New Roman"/>
          <w:sz w:val="24"/>
          <w:szCs w:val="24"/>
        </w:rPr>
        <w:t xml:space="preserve"> SWIB protocol</w:t>
      </w:r>
      <w:r w:rsidR="008817BC">
        <w:rPr>
          <w:rFonts w:ascii="Times New Roman" w:eastAsia="宋体" w:hAnsi="Times New Roman" w:cs="Times New Roman"/>
          <w:sz w:val="24"/>
          <w:szCs w:val="24"/>
        </w:rPr>
        <w:t xml:space="preserve">, and </w:t>
      </w:r>
      <w:r>
        <w:rPr>
          <w:rFonts w:ascii="Times New Roman" w:eastAsia="宋体" w:hAnsi="Times New Roman" w:cs="Times New Roman"/>
          <w:sz w:val="24"/>
          <w:szCs w:val="24"/>
        </w:rPr>
        <w:t>prove that</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6591F230"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2B0508D6"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BLS signature scheme.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assumption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analysis and performance analysis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7B30B4B5" w14:textId="77777777" w:rsidR="00467850" w:rsidRPr="0085138F"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918216" w14:textId="77777777" w:rsidR="00467850" w:rsidRPr="00DE3197" w:rsidRDefault="00467850" w:rsidP="00467850">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6738430F"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divide current popular blockchain consensus protocols into resource-proof-based consensus protocols and communication-based consensus protocols. We briefly introduce </w:t>
      </w:r>
      <w:r>
        <w:rPr>
          <w:rFonts w:ascii="Times New Roman" w:eastAsia="宋体" w:hAnsi="Times New Roman" w:cs="Times New Roman"/>
          <w:sz w:val="24"/>
          <w:szCs w:val="24"/>
        </w:rPr>
        <w:lastRenderedPageBreak/>
        <w:t>blockchain consensus protocols category in this section, more precise and comprehensive overview of blockchain consensus protocols has been introduced in [13].</w:t>
      </w:r>
    </w:p>
    <w:p w14:paraId="747171B6"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participants compete for block proposal right in each round through physical resources (e.g. computational power, memory, etc.) or virtual resources (e.g. shares, reputation, wealth, etc.). The most classical proof-of-physical-resources consensus algorithm is Proof-of-Work (PoW) [4], which is adopted by Bitcoin and Ethereum. In PoW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PoW-based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PoW-based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PoW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PoW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3F243619"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6B3C34F8"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7FC910C4" w14:textId="77777777" w:rsidR="00467850" w:rsidRPr="00DE3197" w:rsidRDefault="00467850" w:rsidP="00467850">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5F952703"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proofErr w:type="spellStart"/>
      <w:r w:rsidRPr="00CA1C7D">
        <w:rPr>
          <w:rFonts w:ascii="Times New Roman" w:eastAsia="宋体" w:hAnsi="Times New Roman" w:cs="Times New Roman"/>
          <w:sz w:val="24"/>
          <w:szCs w:val="24"/>
        </w:rPr>
        <w:t>Goldenbaum</w:t>
      </w:r>
      <w:proofErr w:type="spellEnd"/>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8068902" w14:textId="77777777" w:rsidR="00467850" w:rsidRPr="00AD1145"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w:t>
      </w:r>
      <w:r w:rsidRPr="00DF229D">
        <w:rPr>
          <w:rFonts w:ascii="Times New Roman" w:eastAsia="宋体" w:hAnsi="Times New Roman" w:cs="Times New Roman"/>
          <w:kern w:val="0"/>
          <w:sz w:val="24"/>
          <w:szCs w:val="24"/>
        </w:rPr>
        <w:lastRenderedPageBreak/>
        <w:t>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2DC319A6" w14:textId="77777777" w:rsidR="00467850" w:rsidRPr="00DE3197" w:rsidRDefault="00467850" w:rsidP="00467850">
      <w:pPr>
        <w:pStyle w:val="2"/>
        <w:rPr>
          <w:rFonts w:ascii="Times New Roman" w:eastAsia="黑体" w:hAnsi="Times New Roman" w:cs="Times New Roman"/>
          <w:sz w:val="28"/>
          <w:szCs w:val="28"/>
        </w:rPr>
      </w:pPr>
      <w:bookmarkStart w:id="10" w:name="_Toc94273360"/>
      <w:r w:rsidRPr="00DE3197">
        <w:rPr>
          <w:rFonts w:ascii="Times New Roman" w:eastAsia="黑体" w:hAnsi="Times New Roman" w:cs="Times New Roman"/>
          <w:sz w:val="28"/>
          <w:szCs w:val="28"/>
        </w:rPr>
        <w:t xml:space="preserve">2.3 </w:t>
      </w:r>
      <w:bookmarkEnd w:id="10"/>
      <w:r w:rsidRPr="00DE3197">
        <w:rPr>
          <w:rFonts w:ascii="Times New Roman" w:eastAsia="黑体" w:hAnsi="Times New Roman" w:cs="Times New Roman"/>
          <w:sz w:val="28"/>
          <w:szCs w:val="28"/>
        </w:rPr>
        <w:t>Threshold Signature Scheme</w:t>
      </w:r>
    </w:p>
    <w:p w14:paraId="30BBBBF7"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2D26B139" w14:textId="77777777" w:rsidR="00467850" w:rsidRPr="002B26EC" w:rsidRDefault="00467850" w:rsidP="00467850">
      <w:pPr>
        <w:spacing w:afterLines="100" w:after="312"/>
        <w:ind w:firstLine="420"/>
        <w:rPr>
          <w:rFonts w:ascii="Times New Roman" w:eastAsia="宋体" w:hAnsi="Times New Roman" w:cs="Times New Roman"/>
          <w:kern w:val="0"/>
          <w:sz w:val="24"/>
          <w:szCs w:val="24"/>
        </w:rPr>
      </w:pPr>
      <w:bookmarkStart w:id="11"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oMath>
      <w:r>
        <w:rPr>
          <w:rFonts w:ascii="Times New Roman" w:eastAsia="宋体" w:hAnsi="Times New Roman" w:cs="Times New Roman"/>
          <w:kern w:val="0"/>
          <w:sz w:val="24"/>
          <w:szCs w:val="24"/>
        </w:rPr>
        <w:t xml:space="preserve">Verifiers can verify the signature by checking whether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11"/>
    <w:p w14:paraId="40699DEA" w14:textId="77777777" w:rsidR="00467850" w:rsidRPr="00B94B3C"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protocol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protocol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global information of threshold BLS signature scheme. The key generate </w:t>
      </w:r>
      <w:r>
        <w:rPr>
          <w:rFonts w:ascii="Times New Roman" w:eastAsia="宋体" w:hAnsi="Times New Roman" w:cs="Times New Roman"/>
          <w:kern w:val="0"/>
          <w:sz w:val="24"/>
          <w:szCs w:val="24"/>
        </w:rPr>
        <w:lastRenderedPageBreak/>
        <w:t>protocol will randomly select a special value</w:t>
      </w:r>
      <m:oMath>
        <m:r>
          <w:rPr>
            <w:rFonts w:ascii="Cambria Math" w:eastAsia="宋体" w:hAnsi="Cambria Math" w:cs="Times New Roman"/>
            <w:kern w:val="0"/>
            <w:sz w:val="24"/>
            <w:szCs w:val="24"/>
          </w:rPr>
          <m:t xml:space="preserve"> 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Pr>
          <w:rFonts w:ascii="Times New Roman" w:eastAsia="宋体" w:hAnsi="Times New Roman" w:cs="Times New Roman"/>
          <w:iCs/>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protocol and a full signature recovery protocol. The partial signature generation protocol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he full signature recovery protocol will recover unique full signature, i.e.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w:t>
      </w:r>
      <w:proofErr w:type="spellStart"/>
      <w:r>
        <w:rPr>
          <w:rFonts w:ascii="Times New Roman" w:eastAsia="宋体" w:hAnsi="Times New Roman" w:cs="Times New Roman"/>
          <w:kern w:val="0"/>
          <w:sz w:val="24"/>
          <w:szCs w:val="24"/>
        </w:rPr>
        <w:t>lgorithm</w:t>
      </w:r>
      <w:proofErr w:type="spellEnd"/>
      <w:r>
        <w:rPr>
          <w:rFonts w:ascii="Times New Roman" w:eastAsia="宋体" w:hAnsi="Times New Roman" w:cs="Times New Roman"/>
          <w:kern w:val="0"/>
          <w:sz w:val="24"/>
          <w:szCs w:val="24"/>
        </w:rPr>
        <w:t xml:space="preserve">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complete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p>
    <w:p w14:paraId="2EDBFB6A" w14:textId="77777777" w:rsidR="00467850" w:rsidRPr="00641959"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leverages </w:t>
      </w:r>
      <m:oMath>
        <m:r>
          <w:rPr>
            <w:rFonts w:ascii="Cambria Math" w:eastAsia="宋体" w:hAnsi="Cambria Math" w:cs="Times New Roman"/>
            <w:kern w:val="0"/>
            <w:sz w:val="24"/>
            <w:szCs w:val="24"/>
          </w:rPr>
          <m:t>(t,n)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BLS signature scheme to guarantee the stability, security and efficiency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onsensus process in wireless blockchain system. Since signature aggregation can be executed by all consensus nodes,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recovered </w:t>
      </w:r>
      <w:r>
        <w:rPr>
          <w:rFonts w:ascii="Times New Roman" w:eastAsia="宋体" w:hAnsi="Times New Roman" w:cs="Times New Roman" w:hint="eastAsia"/>
          <w:kern w:val="0"/>
          <w:sz w:val="24"/>
          <w:szCs w:val="24"/>
        </w:rPr>
        <w:t>even</w:t>
      </w:r>
      <w:r>
        <w:rPr>
          <w:rFonts w:ascii="Times New Roman" w:eastAsia="宋体" w:hAnsi="Times New Roman" w:cs="Times New Roman"/>
          <w:kern w:val="0"/>
          <w:sz w:val="24"/>
          <w:szCs w:val="24"/>
        </w:rPr>
        <w: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t>
      </w:r>
      <w:r w:rsidRPr="00A86E19">
        <w:rPr>
          <w:rFonts w:ascii="Times New Roman" w:eastAsia="宋体" w:hAnsi="Times New Roman" w:cs="Times New Roman"/>
          <w:kern w:val="0"/>
          <w:sz w:val="24"/>
          <w:szCs w:val="24"/>
        </w:rPr>
        <w:t>.</w:t>
      </w:r>
    </w:p>
    <w:p w14:paraId="4848F071" w14:textId="77777777" w:rsidR="00467850" w:rsidRPr="005B42EC"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bookmarkStart w:id="12"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13CFE36" w14:textId="77777777" w:rsidR="00467850" w:rsidRPr="00DE3197" w:rsidRDefault="00467850" w:rsidP="00467850">
      <w:pPr>
        <w:pStyle w:val="2"/>
        <w:rPr>
          <w:rFonts w:ascii="Times New Roman" w:eastAsia="黑体" w:hAnsi="Times New Roman" w:cs="Times New Roman"/>
          <w:sz w:val="28"/>
          <w:szCs w:val="28"/>
        </w:rPr>
      </w:pPr>
      <w:bookmarkStart w:id="13" w:name="_Toc94273367"/>
      <w:bookmarkEnd w:id="12"/>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3"/>
      <w:r w:rsidRPr="00DE3197">
        <w:rPr>
          <w:rFonts w:ascii="Times New Roman" w:eastAsia="黑体" w:hAnsi="Times New Roman" w:cs="Times New Roman"/>
          <w:sz w:val="28"/>
          <w:szCs w:val="28"/>
        </w:rPr>
        <w:t>Network Model</w:t>
      </w:r>
    </w:p>
    <w:p w14:paraId="0BF12B52" w14:textId="19EE6E78" w:rsidR="00467850" w:rsidRPr="00147383" w:rsidRDefault="00467850" w:rsidP="00467850">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2-dimentional Euclidean space. </w:t>
      </w:r>
      <w:r w:rsidRPr="002E5360">
        <w:rPr>
          <w:rFonts w:ascii="Times New Roman" w:eastAsia="宋体" w:hAnsi="Times New Roman" w:cs="Times New Roman"/>
          <w:kern w:val="0"/>
          <w:sz w:val="24"/>
          <w:szCs w:val="24"/>
          <w:highlight w:val="yellow"/>
          <w:rPrChange w:id="14" w:author="ThinkPad" w:date="2022-06-06T11:49:00Z">
            <w:rPr>
              <w:rFonts w:ascii="Times New Roman" w:eastAsia="宋体" w:hAnsi="Times New Roman" w:cs="Times New Roman"/>
              <w:kern w:val="0"/>
              <w:sz w:val="24"/>
              <w:szCs w:val="24"/>
            </w:rPr>
          </w:rPrChange>
        </w:rPr>
        <w:t xml:space="preserve">Let </w:t>
      </w:r>
      <m:oMath>
        <m:r>
          <w:rPr>
            <w:rFonts w:ascii="Cambria Math" w:eastAsia="宋体" w:hAnsi="Cambria Math" w:cs="Times New Roman"/>
            <w:kern w:val="0"/>
            <w:sz w:val="24"/>
            <w:szCs w:val="24"/>
            <w:highlight w:val="yellow"/>
            <w:rPrChange w:id="15" w:author="ThinkPad" w:date="2022-06-06T11:49:00Z">
              <w:rPr>
                <w:rFonts w:ascii="Cambria Math" w:eastAsia="宋体" w:hAnsi="Cambria Math" w:cs="Times New Roman"/>
                <w:kern w:val="0"/>
                <w:sz w:val="24"/>
                <w:szCs w:val="24"/>
              </w:rPr>
            </w:rPrChange>
          </w:rPr>
          <m:t>V</m:t>
        </m:r>
      </m:oMath>
      <w:r w:rsidRPr="002E5360">
        <w:rPr>
          <w:rFonts w:ascii="Times New Roman" w:eastAsia="宋体" w:hAnsi="Times New Roman" w:cs="Times New Roman" w:hint="eastAsia"/>
          <w:kern w:val="0"/>
          <w:sz w:val="24"/>
          <w:szCs w:val="24"/>
          <w:highlight w:val="yellow"/>
          <w:rPrChange w:id="16" w:author="ThinkPad" w:date="2022-06-06T11:49:00Z">
            <w:rPr>
              <w:rFonts w:ascii="Times New Roman" w:eastAsia="宋体" w:hAnsi="Times New Roman" w:cs="Times New Roman" w:hint="eastAsia"/>
              <w:kern w:val="0"/>
              <w:sz w:val="24"/>
              <w:szCs w:val="24"/>
            </w:rPr>
          </w:rPrChange>
        </w:rPr>
        <w:t xml:space="preserve"> </w:t>
      </w:r>
      <w:r w:rsidRPr="002E5360">
        <w:rPr>
          <w:rFonts w:ascii="Times New Roman" w:eastAsia="宋体" w:hAnsi="Times New Roman" w:cs="Times New Roman"/>
          <w:kern w:val="0"/>
          <w:sz w:val="24"/>
          <w:szCs w:val="24"/>
          <w:highlight w:val="yellow"/>
          <w:rPrChange w:id="17" w:author="ThinkPad" w:date="2022-06-06T11:49:00Z">
            <w:rPr>
              <w:rFonts w:ascii="Times New Roman" w:eastAsia="宋体" w:hAnsi="Times New Roman" w:cs="Times New Roman"/>
              <w:kern w:val="0"/>
              <w:sz w:val="24"/>
              <w:szCs w:val="24"/>
            </w:rPr>
          </w:rPrChange>
        </w:rPr>
        <w:t xml:space="preserve">be the set of </w:t>
      </w:r>
      <m:oMath>
        <m:r>
          <w:rPr>
            <w:rFonts w:ascii="Cambria Math" w:eastAsia="宋体" w:hAnsi="Cambria Math" w:cs="Times New Roman"/>
            <w:kern w:val="0"/>
            <w:sz w:val="24"/>
            <w:szCs w:val="24"/>
            <w:highlight w:val="yellow"/>
            <w:rPrChange w:id="18" w:author="ThinkPad" w:date="2022-06-06T11:49:00Z">
              <w:rPr>
                <w:rFonts w:ascii="Cambria Math" w:eastAsia="宋体" w:hAnsi="Cambria Math" w:cs="Times New Roman"/>
                <w:kern w:val="0"/>
                <w:sz w:val="24"/>
                <w:szCs w:val="24"/>
              </w:rPr>
            </w:rPrChange>
          </w:rPr>
          <m:t>N</m:t>
        </m:r>
      </m:oMath>
      <w:r w:rsidRPr="002E5360">
        <w:rPr>
          <w:rFonts w:ascii="Times New Roman" w:eastAsia="宋体" w:hAnsi="Times New Roman" w:cs="Times New Roman" w:hint="eastAsia"/>
          <w:kern w:val="0"/>
          <w:sz w:val="24"/>
          <w:szCs w:val="24"/>
          <w:highlight w:val="yellow"/>
          <w:rPrChange w:id="19" w:author="ThinkPad" w:date="2022-06-06T11:49:00Z">
            <w:rPr>
              <w:rFonts w:ascii="Times New Roman" w:eastAsia="宋体" w:hAnsi="Times New Roman" w:cs="Times New Roman" w:hint="eastAsia"/>
              <w:kern w:val="0"/>
              <w:sz w:val="24"/>
              <w:szCs w:val="24"/>
            </w:rPr>
          </w:rPrChange>
        </w:rPr>
        <w:t xml:space="preserve"> </w:t>
      </w:r>
      <w:r w:rsidRPr="002E5360">
        <w:rPr>
          <w:rFonts w:ascii="Times New Roman" w:eastAsia="宋体" w:hAnsi="Times New Roman" w:cs="Times New Roman"/>
          <w:kern w:val="0"/>
          <w:sz w:val="24"/>
          <w:szCs w:val="24"/>
          <w:highlight w:val="yellow"/>
          <w:rPrChange w:id="20" w:author="ThinkPad" w:date="2022-06-06T11:49:00Z">
            <w:rPr>
              <w:rFonts w:ascii="Times New Roman" w:eastAsia="宋体" w:hAnsi="Times New Roman" w:cs="Times New Roman"/>
              <w:kern w:val="0"/>
              <w:sz w:val="24"/>
              <w:szCs w:val="24"/>
            </w:rPr>
          </w:rPrChange>
        </w:rPr>
        <w:t>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ins w:id="21" w:author="ThinkPad" w:date="2022-06-06T11:10:00Z">
        <w:r w:rsidR="00382137">
          <w:rPr>
            <w:rFonts w:ascii="Times New Roman" w:eastAsia="宋体" w:hAnsi="Times New Roman" w:cs="Times New Roman" w:hint="eastAsia"/>
            <w:kern w:val="0"/>
            <w:sz w:val="24"/>
            <w:szCs w:val="24"/>
          </w:rPr>
          <w:t>a</w:t>
        </w:r>
        <w:r w:rsidR="00382137">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network can be formed by a group of Unmanned Aerial Vehicles or intelligent vehicles. The transceiver at each node works in a half-duplex manner, which can transmit or receive </w:t>
      </w:r>
      <w:del w:id="22" w:author="ThinkPad" w:date="2022-06-06T11:12:00Z">
        <w:r w:rsidDel="00382137">
          <w:rPr>
            <w:rFonts w:ascii="Times New Roman" w:eastAsia="宋体" w:hAnsi="Times New Roman" w:cs="Times New Roman"/>
            <w:kern w:val="0"/>
            <w:sz w:val="24"/>
            <w:szCs w:val="24"/>
          </w:rPr>
          <w:delText>message</w:delText>
        </w:r>
      </w:del>
      <w:ins w:id="23" w:author="ThinkPad" w:date="2022-06-06T11:12:00Z">
        <w:r w:rsidR="00382137">
          <w:rPr>
            <w:rFonts w:ascii="Times New Roman" w:eastAsia="宋体" w:hAnsi="Times New Roman" w:cs="Times New Roman"/>
            <w:kern w:val="0"/>
            <w:sz w:val="24"/>
            <w:szCs w:val="24"/>
          </w:rPr>
          <w:t>packet</w:t>
        </w:r>
        <w:r w:rsidR="00382137">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but not both at a time. </w:t>
      </w:r>
      <w:del w:id="24" w:author="ThinkPad" w:date="2022-06-06T11:11:00Z">
        <w:r w:rsidDel="00382137">
          <w:rPr>
            <w:rFonts w:ascii="Times New Roman" w:eastAsia="宋体" w:hAnsi="Times New Roman" w:cs="Times New Roman"/>
            <w:kern w:val="0"/>
            <w:sz w:val="24"/>
            <w:szCs w:val="24"/>
          </w:rPr>
          <w:delText>The t</w:delText>
        </w:r>
      </w:del>
      <w:ins w:id="25" w:author="ThinkPad" w:date="2022-06-06T11:11:00Z">
        <w:r w:rsidR="00382137">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ime </w:t>
      </w:r>
      <w:del w:id="26" w:author="ThinkPad" w:date="2022-06-06T11:11:00Z">
        <w:r w:rsidDel="00382137">
          <w:rPr>
            <w:rFonts w:ascii="Times New Roman" w:eastAsia="宋体" w:hAnsi="Times New Roman" w:cs="Times New Roman"/>
            <w:kern w:val="0"/>
            <w:sz w:val="24"/>
            <w:szCs w:val="24"/>
          </w:rPr>
          <w:delText xml:space="preserve">in our protocol execution </w:delText>
        </w:r>
      </w:del>
      <w:r>
        <w:rPr>
          <w:rFonts w:ascii="Times New Roman" w:eastAsia="宋体" w:hAnsi="Times New Roman" w:cs="Times New Roman"/>
          <w:kern w:val="0"/>
          <w:sz w:val="24"/>
          <w:szCs w:val="24"/>
        </w:rPr>
        <w:t>is divided into rounds, each of which contains</w:t>
      </w:r>
      <w:ins w:id="27" w:author="ThinkPad" w:date="2022-06-06T11:11:00Z">
        <w:r w:rsidR="00382137">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w:t>
      </w:r>
      <w:del w:id="28" w:author="ThinkPad" w:date="2022-06-06T11:11:00Z">
        <w:r w:rsidDel="00382137">
          <w:rPr>
            <w:rFonts w:ascii="Times New Roman" w:eastAsia="宋体" w:hAnsi="Times New Roman" w:cs="Times New Roman"/>
            <w:kern w:val="0"/>
            <w:sz w:val="24"/>
            <w:szCs w:val="24"/>
          </w:rPr>
          <w:delText xml:space="preserve">constant </w:delText>
        </w:r>
      </w:del>
      <w:ins w:id="29" w:author="ThinkPad" w:date="2022-06-06T11:11:00Z">
        <w:r w:rsidR="00382137">
          <w:rPr>
            <w:rFonts w:ascii="Times New Roman" w:eastAsia="宋体" w:hAnsi="Times New Roman" w:cs="Times New Roman"/>
            <w:kern w:val="0"/>
            <w:sz w:val="24"/>
            <w:szCs w:val="24"/>
          </w:rPr>
          <w:t>fixed number of</w:t>
        </w:r>
        <w:r w:rsidR="00382137">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slots. A slot is the time unit for nodes to transmit or receive a packet. </w:t>
      </w:r>
      <w:del w:id="30" w:author="ThinkPad" w:date="2022-06-06T11:12:00Z">
        <w:r w:rsidDel="00382137">
          <w:rPr>
            <w:rFonts w:ascii="Times New Roman" w:eastAsia="宋体" w:hAnsi="Times New Roman" w:cs="Times New Roman"/>
            <w:kern w:val="0"/>
            <w:sz w:val="24"/>
            <w:szCs w:val="24"/>
          </w:rPr>
          <w:delText xml:space="preserve">It is assumed that the transmission between nodes in a slot are synchronized. </w:delText>
        </w:r>
      </w:del>
      <w:r>
        <w:rPr>
          <w:rFonts w:ascii="Times New Roman" w:eastAsia="宋体" w:hAnsi="Times New Roman" w:cs="Times New Roman"/>
          <w:kern w:val="0"/>
          <w:sz w:val="24"/>
          <w:szCs w:val="24"/>
        </w:rPr>
        <w:t xml:space="preserve">Each node can generate its private-public key pair and main public key by running a secure distributed key generation protocol. Each node can obtain other nodes' public keys and identities by exchanging messages. </w:t>
      </w:r>
      <w:ins w:id="31" w:author="ThinkPad" w:date="2022-06-06T11:14:00Z">
        <w:r w:rsidR="00901B51">
          <w:rPr>
            <w:rFonts w:ascii="Times New Roman" w:eastAsia="宋体" w:hAnsi="Times New Roman" w:cs="Times New Roman"/>
            <w:kern w:val="0"/>
            <w:sz w:val="24"/>
            <w:szCs w:val="24"/>
          </w:rPr>
          <w:t>In this paper,</w:t>
        </w:r>
      </w:ins>
      <w:ins w:id="32" w:author="ThinkPad" w:date="2022-06-06T11:15:00Z">
        <w:r w:rsidR="00901B51">
          <w:rPr>
            <w:rFonts w:ascii="Times New Roman" w:eastAsia="宋体" w:hAnsi="Times New Roman" w:cs="Times New Roman"/>
            <w:kern w:val="0"/>
            <w:sz w:val="24"/>
            <w:szCs w:val="24"/>
          </w:rPr>
          <w:t xml:space="preserve"> we assume that </w:t>
        </w:r>
      </w:ins>
      <w:del w:id="33" w:author="ThinkPad" w:date="2022-06-06T11:15:00Z">
        <w:r w:rsidDel="00901B51">
          <w:rPr>
            <w:rFonts w:ascii="Times New Roman" w:eastAsia="宋体" w:hAnsi="Times New Roman" w:cs="Times New Roman"/>
            <w:kern w:val="0"/>
            <w:sz w:val="24"/>
            <w:szCs w:val="24"/>
          </w:rPr>
          <w:delText xml:space="preserve">The </w:delText>
        </w:r>
      </w:del>
      <w:ins w:id="34" w:author="ThinkPad" w:date="2022-06-06T11:15:00Z">
        <w:r w:rsidR="00901B51">
          <w:rPr>
            <w:rFonts w:ascii="Times New Roman" w:eastAsia="宋体" w:hAnsi="Times New Roman" w:cs="Times New Roman"/>
            <w:kern w:val="0"/>
            <w:sz w:val="24"/>
            <w:szCs w:val="24"/>
          </w:rPr>
          <w:t>t</w:t>
        </w:r>
        <w:r w:rsidR="00901B51">
          <w:rPr>
            <w:rFonts w:ascii="Times New Roman" w:eastAsia="宋体" w:hAnsi="Times New Roman" w:cs="Times New Roman"/>
            <w:kern w:val="0"/>
            <w:sz w:val="24"/>
            <w:szCs w:val="24"/>
          </w:rPr>
          <w:t xml:space="preserve">he </w:t>
        </w:r>
      </w:ins>
      <w:r>
        <w:rPr>
          <w:rFonts w:ascii="Times New Roman" w:eastAsia="宋体" w:hAnsi="Times New Roman" w:cs="Times New Roman"/>
          <w:kern w:val="0"/>
          <w:sz w:val="24"/>
          <w:szCs w:val="24"/>
        </w:rPr>
        <w:t xml:space="preserve">number of honest nodes </w:t>
      </w:r>
      <w:del w:id="35" w:author="ThinkPad" w:date="2022-06-06T11:15:00Z">
        <w:r w:rsidDel="00901B51">
          <w:rPr>
            <w:rFonts w:ascii="Times New Roman" w:eastAsia="宋体" w:hAnsi="Times New Roman" w:cs="Times New Roman"/>
            <w:kern w:val="0"/>
            <w:sz w:val="24"/>
            <w:szCs w:val="24"/>
          </w:rPr>
          <w:delText xml:space="preserve">is assumed to </w:delText>
        </w:r>
      </w:del>
      <w:r>
        <w:rPr>
          <w:rFonts w:ascii="Times New Roman" w:eastAsia="宋体" w:hAnsi="Times New Roman" w:cs="Times New Roman"/>
          <w:kern w:val="0"/>
          <w:sz w:val="24"/>
          <w:szCs w:val="24"/>
        </w:rPr>
        <w:t>satisf</w:t>
      </w:r>
      <w:del w:id="36" w:author="ThinkPad" w:date="2022-06-06T11:15:00Z">
        <w:r w:rsidDel="00901B51">
          <w:rPr>
            <w:rFonts w:ascii="Times New Roman" w:eastAsia="宋体" w:hAnsi="Times New Roman" w:cs="Times New Roman"/>
            <w:kern w:val="0"/>
            <w:sz w:val="24"/>
            <w:szCs w:val="24"/>
          </w:rPr>
          <w:delText>y</w:delText>
        </w:r>
      </w:del>
      <w:ins w:id="37" w:author="ThinkPad" w:date="2022-06-06T11:15:00Z">
        <w:r w:rsidR="00901B51">
          <w:rPr>
            <w:rFonts w:ascii="Times New Roman" w:eastAsia="宋体" w:hAnsi="Times New Roman" w:cs="Times New Roman"/>
            <w:kern w:val="0"/>
            <w:sz w:val="24"/>
            <w:szCs w:val="24"/>
          </w:rPr>
          <w:t>ies</w:t>
        </w:r>
      </w:ins>
      <w:r>
        <w:rPr>
          <w:rFonts w:ascii="Times New Roman" w:eastAsia="宋体" w:hAnsi="Times New Roman" w:cs="Times New Roman"/>
          <w:kern w:val="0"/>
          <w:sz w:val="24"/>
          <w:szCs w:val="24"/>
        </w:rPr>
        <w:t xml:space="preserve"> the requirement of threshold BLS signature scheme</w:t>
      </w:r>
      <w:del w:id="38" w:author="ThinkPad" w:date="2022-06-06T11:14:00Z">
        <w:r w:rsidDel="00901B51">
          <w:rPr>
            <w:rFonts w:ascii="Times New Roman" w:eastAsia="宋体" w:hAnsi="Times New Roman" w:cs="Times New Roman"/>
            <w:kern w:val="0"/>
            <w:sz w:val="24"/>
            <w:szCs w:val="24"/>
          </w:rPr>
          <w:delText>, because</w:delText>
        </w:r>
      </w:del>
      <w:ins w:id="39" w:author="ThinkPad" w:date="2022-06-06T11:15:00Z">
        <w:r w:rsidR="00901B51">
          <w:rPr>
            <w:rFonts w:ascii="Times New Roman" w:eastAsia="宋体" w:hAnsi="Times New Roman" w:cs="Times New Roman"/>
            <w:kern w:val="0"/>
            <w:sz w:val="24"/>
            <w:szCs w:val="24"/>
          </w:rPr>
          <w:t>, which ensures</w:t>
        </w:r>
      </w:ins>
      <w:r>
        <w:rPr>
          <w:rFonts w:ascii="Times New Roman" w:eastAsia="宋体" w:hAnsi="Times New Roman" w:cs="Times New Roman"/>
          <w:kern w:val="0"/>
          <w:sz w:val="24"/>
          <w:szCs w:val="24"/>
        </w:rPr>
        <w:t xml:space="preserve"> the security of </w:t>
      </w:r>
      <w:del w:id="40" w:author="ThinkPad" w:date="2022-06-06T11:14:00Z">
        <w:r w:rsidRPr="00901B51" w:rsidDel="00901B51">
          <w:rPr>
            <w:rFonts w:ascii="Times New Roman" w:eastAsia="宋体" w:hAnsi="Times New Roman" w:cs="Times New Roman"/>
            <w:kern w:val="0"/>
            <w:sz w:val="24"/>
            <w:szCs w:val="24"/>
            <w:highlight w:val="yellow"/>
            <w:rPrChange w:id="41" w:author="ThinkPad" w:date="2022-06-06T11:13:00Z">
              <w:rPr>
                <w:rFonts w:ascii="Times New Roman" w:eastAsia="宋体" w:hAnsi="Times New Roman" w:cs="Times New Roman"/>
                <w:kern w:val="0"/>
                <w:sz w:val="24"/>
                <w:szCs w:val="24"/>
              </w:rPr>
            </w:rPrChange>
          </w:rPr>
          <w:delText>SWIB</w:delText>
        </w:r>
        <w:r w:rsidDel="00901B51">
          <w:rPr>
            <w:rFonts w:ascii="Times New Roman" w:eastAsia="宋体" w:hAnsi="Times New Roman" w:cs="Times New Roman"/>
            <w:kern w:val="0"/>
            <w:sz w:val="24"/>
            <w:szCs w:val="24"/>
          </w:rPr>
          <w:delText xml:space="preserve"> </w:delText>
        </w:r>
      </w:del>
      <w:ins w:id="42" w:author="ThinkPad" w:date="2022-06-06T11:14:00Z">
        <w:r w:rsidR="00901B51">
          <w:rPr>
            <w:rFonts w:ascii="Times New Roman" w:eastAsia="宋体" w:hAnsi="Times New Roman" w:cs="Times New Roman"/>
            <w:kern w:val="0"/>
            <w:sz w:val="24"/>
            <w:szCs w:val="24"/>
          </w:rPr>
          <w:t>the proposed</w:t>
        </w:r>
        <w:r w:rsidR="00901B51">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protocol</w:t>
      </w:r>
      <w:del w:id="43" w:author="ThinkPad" w:date="2022-06-06T11:15:00Z">
        <w:r w:rsidDel="00901B51">
          <w:rPr>
            <w:rFonts w:ascii="Times New Roman" w:eastAsia="宋体" w:hAnsi="Times New Roman" w:cs="Times New Roman"/>
            <w:kern w:val="0"/>
            <w:sz w:val="24"/>
            <w:szCs w:val="24"/>
          </w:rPr>
          <w:delText xml:space="preserve"> relies on security of the scheme</w:delText>
        </w:r>
      </w:del>
      <w:r>
        <w:rPr>
          <w:rFonts w:ascii="Times New Roman" w:eastAsia="宋体" w:hAnsi="Times New Roman" w:cs="Times New Roman"/>
          <w:kern w:val="0"/>
          <w:sz w:val="24"/>
          <w:szCs w:val="24"/>
        </w:rPr>
        <w:t>.</w:t>
      </w:r>
      <w:ins w:id="44" w:author="ThinkPad" w:date="2022-06-06T11:15:00Z">
        <w:r w:rsidR="00901B51">
          <w:rPr>
            <w:rFonts w:ascii="Times New Roman" w:eastAsia="宋体" w:hAnsi="Times New Roman" w:cs="Times New Roman"/>
            <w:kern w:val="0"/>
            <w:sz w:val="24"/>
            <w:szCs w:val="24"/>
          </w:rPr>
          <w:t xml:space="preserve"> </w:t>
        </w:r>
      </w:ins>
    </w:p>
    <w:p w14:paraId="3E17AA21" w14:textId="77777777" w:rsidR="00467850" w:rsidRDefault="00467850" w:rsidP="00467850">
      <w:pPr>
        <w:pStyle w:val="2"/>
        <w:rPr>
          <w:rFonts w:ascii="Times New Roman" w:eastAsia="黑体" w:hAnsi="Times New Roman" w:cs="Times New Roman"/>
          <w:sz w:val="28"/>
          <w:szCs w:val="28"/>
        </w:rPr>
      </w:pPr>
      <w:bookmarkStart w:id="45" w:name="_Toc94273368"/>
      <w:r w:rsidRPr="00DE3197">
        <w:rPr>
          <w:rFonts w:ascii="Times New Roman" w:eastAsia="黑体" w:hAnsi="Times New Roman" w:cs="Times New Roman"/>
          <w:sz w:val="28"/>
          <w:szCs w:val="28"/>
        </w:rPr>
        <w:lastRenderedPageBreak/>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45"/>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2CE67673" w14:textId="15567BA0"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t>
      </w:r>
      <w:del w:id="46" w:author="ThinkPad" w:date="2022-06-06T11:16:00Z">
        <w:r w:rsidDel="00F56642">
          <w:rPr>
            <w:rFonts w:ascii="Times New Roman" w:eastAsia="宋体" w:hAnsi="Times New Roman" w:cs="Times New Roman"/>
            <w:kern w:val="0"/>
            <w:sz w:val="24"/>
            <w:szCs w:val="24"/>
          </w:rPr>
          <w:delText>work</w:delText>
        </w:r>
      </w:del>
      <w:ins w:id="47" w:author="ThinkPad" w:date="2022-06-06T11:16:00Z">
        <w:r w:rsidR="00F56642">
          <w:rPr>
            <w:rFonts w:ascii="Times New Roman" w:eastAsia="宋体" w:hAnsi="Times New Roman" w:cs="Times New Roman"/>
            <w:kern w:val="0"/>
            <w:sz w:val="24"/>
            <w:szCs w:val="24"/>
          </w:rPr>
          <w:t>paper</w:t>
        </w:r>
      </w:ins>
      <w:r>
        <w:rPr>
          <w:rFonts w:ascii="Times New Roman" w:eastAsia="宋体" w:hAnsi="Times New Roman" w:cs="Times New Roman"/>
          <w:kern w:val="0"/>
          <w:sz w:val="24"/>
          <w:szCs w:val="24"/>
        </w:rPr>
        <w:t xml:space="preserve">,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w:t>
      </w:r>
      <w:del w:id="48" w:author="ThinkPad" w:date="2022-06-06T11:16:00Z">
        <w:r w:rsidDel="00F5664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w:t>
      </w:r>
      <w:del w:id="49" w:author="ThinkPad" w:date="2022-06-06T11:16:00Z">
        <w:r w:rsidDel="00F56642">
          <w:rPr>
            <w:rFonts w:ascii="Times New Roman" w:eastAsia="宋体" w:hAnsi="Times New Roman" w:cs="Times New Roman"/>
            <w:kern w:val="0"/>
            <w:sz w:val="24"/>
            <w:szCs w:val="24"/>
          </w:rPr>
          <w:delText xml:space="preserve">standard path loss model and </w:delText>
        </w:r>
      </w:del>
      <w:r>
        <w:rPr>
          <w:rFonts w:ascii="Times New Roman" w:eastAsia="宋体" w:hAnsi="Times New Roman" w:cs="Times New Roman"/>
          <w:kern w:val="0"/>
          <w:sz w:val="24"/>
          <w:szCs w:val="24"/>
        </w:rPr>
        <w:t xml:space="preserve">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05AF80A" w14:textId="77777777" w:rsidR="00467850" w:rsidRDefault="00467850" w:rsidP="00467850">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57F14B46" w14:textId="77777777" w:rsidR="00807D95" w:rsidRDefault="00467850" w:rsidP="00467850">
      <w:pPr>
        <w:spacing w:afterLines="100" w:after="312"/>
        <w:rPr>
          <w:ins w:id="50" w:author="ThinkPad" w:date="2022-06-06T11:40: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w:rPr>
            <w:rFonts w:ascii="Cambria Math" w:eastAsia="宋体" w:hAnsi="Cambria Math" w:cs="Times New Roman"/>
            <w:kern w:val="0"/>
            <w:sz w:val="24"/>
            <w:szCs w:val="24"/>
            <w:highlight w:val="yellow"/>
            <w:rPrChange w:id="51" w:author="ThinkPad" w:date="2022-06-06T11:17:00Z">
              <w:rPr>
                <w:rFonts w:ascii="Cambria Math" w:eastAsia="宋体" w:hAnsi="Cambria Math" w:cs="Times New Roman"/>
                <w:kern w:val="0"/>
                <w:sz w:val="24"/>
                <w:szCs w:val="24"/>
              </w:rPr>
            </w:rPrChange>
          </w:rPr>
          <m:t>(</m:t>
        </m:r>
        <m:r>
          <w:rPr>
            <w:rFonts w:ascii="Cambria Math" w:eastAsia="宋体" w:hAnsi="Cambria Math" w:cs="Times New Roman"/>
            <w:kern w:val="0"/>
            <w:sz w:val="24"/>
            <w:szCs w:val="24"/>
          </w:rPr>
          <m:t>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p>
    <w:p w14:paraId="78673540" w14:textId="7D31C5AB" w:rsidR="00807D95" w:rsidRDefault="00807D95" w:rsidP="00467850">
      <w:pPr>
        <w:spacing w:afterLines="100" w:after="312"/>
        <w:rPr>
          <w:ins w:id="52" w:author="ThinkPad" w:date="2022-06-06T11:40:00Z"/>
          <w:rFonts w:ascii="Times New Roman" w:eastAsia="宋体" w:hAnsi="Times New Roman" w:cs="Times New Roman"/>
          <w:kern w:val="0"/>
          <w:sz w:val="24"/>
          <w:szCs w:val="24"/>
        </w:rPr>
      </w:pPr>
      <w:ins w:id="53" w:author="ThinkPad" w:date="2022-06-06T11:40:00Z">
        <w:r>
          <w:rPr>
            <w:rFonts w:ascii="Times New Roman" w:eastAsia="宋体" w:hAnsi="Times New Roman" w:cs="Times New Roman" w:hint="eastAsia"/>
            <w:kern w:val="0"/>
            <w:sz w:val="24"/>
            <w:szCs w:val="24"/>
          </w:rPr>
          <w:t>【这</w:t>
        </w:r>
      </w:ins>
      <w:ins w:id="54" w:author="ThinkPad" w:date="2022-06-06T11:42:00Z">
        <w:r w:rsidR="0068231F">
          <w:rPr>
            <w:rFonts w:ascii="Times New Roman" w:eastAsia="宋体" w:hAnsi="Times New Roman" w:cs="Times New Roman" w:hint="eastAsia"/>
            <w:kern w:val="0"/>
            <w:sz w:val="24"/>
            <w:szCs w:val="24"/>
          </w:rPr>
          <w:t>下面说的，感觉</w:t>
        </w:r>
      </w:ins>
      <w:ins w:id="55" w:author="ThinkPad" w:date="2022-06-06T11:40:00Z">
        <w:r>
          <w:rPr>
            <w:rFonts w:ascii="Times New Roman" w:eastAsia="宋体" w:hAnsi="Times New Roman" w:cs="Times New Roman" w:hint="eastAsia"/>
            <w:kern w:val="0"/>
            <w:sz w:val="24"/>
            <w:szCs w:val="24"/>
          </w:rPr>
          <w:t>都有问题，</w:t>
        </w:r>
      </w:ins>
      <w:ins w:id="56" w:author="ThinkPad" w:date="2022-06-06T11:42:00Z">
        <w:r w:rsidR="0068231F">
          <w:rPr>
            <w:rFonts w:ascii="Times New Roman" w:eastAsia="宋体" w:hAnsi="Times New Roman" w:cs="Times New Roman" w:hint="eastAsia"/>
            <w:kern w:val="0"/>
            <w:sz w:val="24"/>
            <w:szCs w:val="24"/>
          </w:rPr>
          <w:t>你研究的是“</w:t>
        </w:r>
        <w:r w:rsidR="0068231F">
          <w:rPr>
            <w:rFonts w:ascii="Times New Roman" w:eastAsia="宋体" w:hAnsi="Times New Roman" w:cs="Times New Roman" w:hint="eastAsia"/>
            <w:kern w:val="0"/>
            <w:sz w:val="24"/>
            <w:szCs w:val="24"/>
          </w:rPr>
          <w:t>采用固定发射功率</w:t>
        </w:r>
        <w:r w:rsidR="0068231F">
          <w:rPr>
            <w:rFonts w:ascii="Times New Roman" w:eastAsia="宋体" w:hAnsi="Times New Roman" w:cs="Times New Roman" w:hint="eastAsia"/>
            <w:kern w:val="0"/>
            <w:sz w:val="24"/>
            <w:szCs w:val="24"/>
          </w:rPr>
          <w:t>的</w:t>
        </w:r>
        <w:r w:rsidR="0068231F">
          <w:rPr>
            <w:rFonts w:ascii="Times New Roman" w:eastAsia="宋体" w:hAnsi="Times New Roman" w:cs="Times New Roman" w:hint="eastAsia"/>
            <w:kern w:val="0"/>
            <w:sz w:val="24"/>
            <w:szCs w:val="24"/>
          </w:rPr>
          <w:t>单跳</w:t>
        </w:r>
        <w:r w:rsidR="0068231F">
          <w:rPr>
            <w:rFonts w:ascii="Times New Roman" w:eastAsia="宋体" w:hAnsi="Times New Roman" w:cs="Times New Roman" w:hint="eastAsia"/>
            <w:kern w:val="0"/>
            <w:sz w:val="24"/>
            <w:szCs w:val="24"/>
          </w:rPr>
          <w:t>无线</w:t>
        </w:r>
        <w:r w:rsidR="0068231F">
          <w:rPr>
            <w:rFonts w:ascii="Times New Roman" w:eastAsia="宋体" w:hAnsi="Times New Roman" w:cs="Times New Roman" w:hint="eastAsia"/>
            <w:kern w:val="0"/>
            <w:sz w:val="24"/>
            <w:szCs w:val="24"/>
          </w:rPr>
          <w:t>网络</w:t>
        </w:r>
        <w:r w:rsidR="0068231F">
          <w:rPr>
            <w:rFonts w:ascii="Times New Roman" w:eastAsia="宋体" w:hAnsi="Times New Roman" w:cs="Times New Roman" w:hint="eastAsia"/>
            <w:kern w:val="0"/>
            <w:sz w:val="24"/>
            <w:szCs w:val="24"/>
          </w:rPr>
          <w:t>”</w:t>
        </w:r>
      </w:ins>
      <w:ins w:id="57" w:author="ThinkPad" w:date="2022-06-06T11:41:00Z">
        <w:r>
          <w:rPr>
            <w:rFonts w:ascii="Times New Roman" w:eastAsia="宋体" w:hAnsi="Times New Roman" w:cs="Times New Roman" w:hint="eastAsia"/>
            <w:kern w:val="0"/>
            <w:sz w:val="24"/>
            <w:szCs w:val="24"/>
          </w:rPr>
          <w:t>，</w:t>
        </w:r>
      </w:ins>
      <w:ins w:id="58" w:author="ThinkPad" w:date="2022-06-06T11:43:00Z">
        <w:r w:rsidR="0068231F">
          <w:rPr>
            <w:rFonts w:ascii="Times New Roman" w:eastAsia="宋体" w:hAnsi="Times New Roman" w:cs="Times New Roman" w:hint="eastAsia"/>
            <w:kern w:val="0"/>
            <w:sz w:val="24"/>
            <w:szCs w:val="24"/>
          </w:rPr>
          <w:t>通常</w:t>
        </w:r>
      </w:ins>
      <w:ins w:id="59" w:author="ThinkPad" w:date="2022-06-06T11:41:00Z">
        <w:r>
          <w:rPr>
            <w:rFonts w:ascii="Times New Roman" w:eastAsia="宋体" w:hAnsi="Times New Roman" w:cs="Times New Roman" w:hint="eastAsia"/>
            <w:kern w:val="0"/>
            <w:sz w:val="24"/>
            <w:szCs w:val="24"/>
          </w:rPr>
          <w:t>是有两个及以上的节点同时传输，就</w:t>
        </w:r>
      </w:ins>
      <w:ins w:id="60" w:author="ThinkPad" w:date="2022-06-06T11:43:00Z">
        <w:r w:rsidR="0068231F">
          <w:rPr>
            <w:rFonts w:ascii="Times New Roman" w:eastAsia="宋体" w:hAnsi="Times New Roman" w:cs="Times New Roman" w:hint="eastAsia"/>
            <w:kern w:val="0"/>
            <w:sz w:val="24"/>
            <w:szCs w:val="24"/>
          </w:rPr>
          <w:t>认为</w:t>
        </w:r>
      </w:ins>
      <w:ins w:id="61" w:author="ThinkPad" w:date="2022-06-06T11:41:00Z">
        <w:r>
          <w:rPr>
            <w:rFonts w:ascii="Times New Roman" w:eastAsia="宋体" w:hAnsi="Times New Roman" w:cs="Times New Roman" w:hint="eastAsia"/>
            <w:kern w:val="0"/>
            <w:sz w:val="24"/>
            <w:szCs w:val="24"/>
          </w:rPr>
          <w:t>发生碰撞</w:t>
        </w:r>
      </w:ins>
      <w:ins w:id="62" w:author="ThinkPad" w:date="2022-06-06T11:43:00Z">
        <w:r w:rsidR="0068231F">
          <w:rPr>
            <w:rFonts w:ascii="Times New Roman" w:eastAsia="宋体" w:hAnsi="Times New Roman" w:cs="Times New Roman" w:hint="eastAsia"/>
            <w:kern w:val="0"/>
            <w:sz w:val="24"/>
            <w:szCs w:val="24"/>
          </w:rPr>
          <w:t>、</w:t>
        </w:r>
      </w:ins>
      <w:ins w:id="63" w:author="ThinkPad" w:date="2022-06-06T11:41:00Z">
        <w:r>
          <w:rPr>
            <w:rFonts w:ascii="Times New Roman" w:eastAsia="宋体" w:hAnsi="Times New Roman" w:cs="Times New Roman" w:hint="eastAsia"/>
            <w:kern w:val="0"/>
            <w:sz w:val="24"/>
            <w:szCs w:val="24"/>
          </w:rPr>
          <w:t>然后</w:t>
        </w:r>
      </w:ins>
      <w:ins w:id="64" w:author="ThinkPad" w:date="2022-06-06T11:43:00Z">
        <w:r w:rsidR="0068231F">
          <w:rPr>
            <w:rFonts w:ascii="Times New Roman" w:eastAsia="宋体" w:hAnsi="Times New Roman" w:cs="Times New Roman" w:hint="eastAsia"/>
            <w:kern w:val="0"/>
            <w:sz w:val="24"/>
            <w:szCs w:val="24"/>
          </w:rPr>
          <w:t>全</w:t>
        </w:r>
      </w:ins>
      <w:ins w:id="65" w:author="ThinkPad" w:date="2022-06-06T11:41:00Z">
        <w:r>
          <w:rPr>
            <w:rFonts w:ascii="Times New Roman" w:eastAsia="宋体" w:hAnsi="Times New Roman" w:cs="Times New Roman" w:hint="eastAsia"/>
            <w:kern w:val="0"/>
            <w:sz w:val="24"/>
            <w:szCs w:val="24"/>
          </w:rPr>
          <w:t>都失败了，怎么还</w:t>
        </w:r>
      </w:ins>
      <w:ins w:id="66" w:author="ThinkPad" w:date="2022-06-06T11:43:00Z">
        <w:r w:rsidR="0068231F">
          <w:rPr>
            <w:rFonts w:ascii="Times New Roman" w:eastAsia="宋体" w:hAnsi="Times New Roman" w:cs="Times New Roman" w:hint="eastAsia"/>
            <w:kern w:val="0"/>
            <w:sz w:val="24"/>
            <w:szCs w:val="24"/>
          </w:rPr>
          <w:t>要计算干扰功率</w:t>
        </w:r>
      </w:ins>
      <w:ins w:id="67" w:author="ThinkPad" w:date="2022-06-06T11:42:00Z">
        <w:r w:rsidR="0068231F">
          <w:rPr>
            <w:rFonts w:ascii="Times New Roman" w:eastAsia="宋体" w:hAnsi="Times New Roman" w:cs="Times New Roman"/>
            <w:kern w:val="0"/>
            <w:sz w:val="24"/>
            <w:szCs w:val="24"/>
          </w:rPr>
          <w:t>…</w:t>
        </w:r>
      </w:ins>
      <w:ins w:id="68" w:author="ThinkPad" w:date="2022-06-06T11:40:00Z">
        <w:r>
          <w:rPr>
            <w:rFonts w:ascii="Times New Roman" w:eastAsia="宋体" w:hAnsi="Times New Roman" w:cs="Times New Roman" w:hint="eastAsia"/>
            <w:kern w:val="0"/>
            <w:sz w:val="24"/>
            <w:szCs w:val="24"/>
          </w:rPr>
          <w:t>】</w:t>
        </w:r>
      </w:ins>
    </w:p>
    <w:p w14:paraId="5CEA5E70" w14:textId="3A4EB449" w:rsidR="00467850" w:rsidRPr="00807D95" w:rsidRDefault="00467850" w:rsidP="00467850">
      <w:pPr>
        <w:spacing w:afterLines="100" w:after="312"/>
        <w:rPr>
          <w:rFonts w:ascii="Times New Roman" w:eastAsia="宋体" w:hAnsi="Times New Roman" w:cs="Times New Roman"/>
          <w:kern w:val="0"/>
          <w:sz w:val="24"/>
          <w:szCs w:val="24"/>
          <w:highlight w:val="yellow"/>
          <w:rPrChange w:id="69" w:author="ThinkPad" w:date="2022-06-06T11:40:00Z">
            <w:rPr>
              <w:rFonts w:ascii="Times New Roman" w:eastAsia="宋体" w:hAnsi="Times New Roman" w:cs="Times New Roman"/>
              <w:kern w:val="0"/>
              <w:sz w:val="24"/>
              <w:szCs w:val="24"/>
            </w:rPr>
          </w:rPrChange>
        </w:rPr>
      </w:pPr>
      <w:r w:rsidRPr="00807D95">
        <w:rPr>
          <w:rFonts w:ascii="Times New Roman" w:eastAsia="宋体" w:hAnsi="Times New Roman" w:cs="Times New Roman"/>
          <w:kern w:val="0"/>
          <w:sz w:val="24"/>
          <w:szCs w:val="24"/>
          <w:highlight w:val="yellow"/>
          <w:rPrChange w:id="70" w:author="ThinkPad" w:date="2022-06-06T11:40:00Z">
            <w:rPr>
              <w:rFonts w:ascii="Times New Roman" w:eastAsia="宋体" w:hAnsi="Times New Roman" w:cs="Times New Roman"/>
              <w:kern w:val="0"/>
              <w:sz w:val="24"/>
              <w:szCs w:val="24"/>
            </w:rPr>
          </w:rPrChange>
        </w:rPr>
        <w:t xml:space="preserve">When a signal is transmitted from </w:t>
      </w:r>
      <m:oMath>
        <m:r>
          <w:rPr>
            <w:rFonts w:ascii="Cambria Math" w:eastAsia="宋体" w:hAnsi="Cambria Math" w:cs="Times New Roman"/>
            <w:kern w:val="0"/>
            <w:sz w:val="24"/>
            <w:szCs w:val="24"/>
            <w:highlight w:val="yellow"/>
            <w:rPrChange w:id="71" w:author="ThinkPad" w:date="2022-06-06T11:40:00Z">
              <w:rPr>
                <w:rFonts w:ascii="Cambria Math" w:eastAsia="宋体" w:hAnsi="Cambria Math" w:cs="Times New Roman"/>
                <w:kern w:val="0"/>
                <w:sz w:val="24"/>
                <w:szCs w:val="24"/>
              </w:rPr>
            </w:rPrChange>
          </w:rPr>
          <m:t>Nod</m:t>
        </m:r>
        <m:sSub>
          <m:sSubPr>
            <m:ctrlPr>
              <w:rPr>
                <w:rFonts w:ascii="Cambria Math" w:eastAsia="宋体" w:hAnsi="Cambria Math" w:cs="Times New Roman"/>
                <w:i/>
                <w:kern w:val="0"/>
                <w:sz w:val="24"/>
                <w:szCs w:val="24"/>
                <w:highlight w:val="yellow"/>
                <w:rPrChange w:id="72"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73" w:author="ThinkPad" w:date="2022-06-06T11:40:00Z">
                  <w:rPr>
                    <w:rFonts w:ascii="Cambria Math" w:eastAsia="宋体" w:hAnsi="Cambria Math" w:cs="Times New Roman"/>
                    <w:kern w:val="0"/>
                    <w:sz w:val="24"/>
                    <w:szCs w:val="24"/>
                  </w:rPr>
                </w:rPrChange>
              </w:rPr>
              <m:t>e</m:t>
            </m:r>
          </m:e>
          <m:sub>
            <m:r>
              <w:rPr>
                <w:rFonts w:ascii="Cambria Math" w:eastAsia="宋体" w:hAnsi="Cambria Math" w:cs="Times New Roman"/>
                <w:kern w:val="0"/>
                <w:sz w:val="24"/>
                <w:szCs w:val="24"/>
                <w:highlight w:val="yellow"/>
                <w:rPrChange w:id="74" w:author="ThinkPad" w:date="2022-06-06T11:40:00Z">
                  <w:rPr>
                    <w:rFonts w:ascii="Cambria Math" w:eastAsia="宋体" w:hAnsi="Cambria Math" w:cs="Times New Roman"/>
                    <w:kern w:val="0"/>
                    <w:sz w:val="24"/>
                    <w:szCs w:val="24"/>
                  </w:rPr>
                </w:rPrChange>
              </w:rPr>
              <m:t>u</m:t>
            </m:r>
          </m:sub>
        </m:sSub>
      </m:oMath>
      <w:r w:rsidRPr="00807D95">
        <w:rPr>
          <w:rFonts w:ascii="Times New Roman" w:eastAsia="宋体" w:hAnsi="Times New Roman" w:cs="Times New Roman" w:hint="eastAsia"/>
          <w:kern w:val="0"/>
          <w:sz w:val="24"/>
          <w:szCs w:val="24"/>
          <w:highlight w:val="yellow"/>
          <w:rPrChange w:id="75" w:author="ThinkPad" w:date="2022-06-06T11:40:00Z">
            <w:rPr>
              <w:rFonts w:ascii="Times New Roman" w:eastAsia="宋体" w:hAnsi="Times New Roman" w:cs="Times New Roman" w:hint="eastAsia"/>
              <w:kern w:val="0"/>
              <w:sz w:val="24"/>
              <w:szCs w:val="24"/>
            </w:rPr>
          </w:rPrChange>
        </w:rPr>
        <w:t xml:space="preserve"> </w:t>
      </w:r>
      <w:r w:rsidRPr="00807D95">
        <w:rPr>
          <w:rFonts w:ascii="Times New Roman" w:eastAsia="宋体" w:hAnsi="Times New Roman" w:cs="Times New Roman"/>
          <w:kern w:val="0"/>
          <w:sz w:val="24"/>
          <w:szCs w:val="24"/>
          <w:highlight w:val="yellow"/>
          <w:rPrChange w:id="76" w:author="ThinkPad" w:date="2022-06-06T11:40:00Z">
            <w:rPr>
              <w:rFonts w:ascii="Times New Roman" w:eastAsia="宋体" w:hAnsi="Times New Roman" w:cs="Times New Roman"/>
              <w:kern w:val="0"/>
              <w:sz w:val="24"/>
              <w:szCs w:val="24"/>
            </w:rPr>
          </w:rPrChange>
        </w:rPr>
        <w:t xml:space="preserve">to </w:t>
      </w:r>
      <m:oMath>
        <m:r>
          <w:rPr>
            <w:rFonts w:ascii="Cambria Math" w:eastAsia="宋体" w:hAnsi="Cambria Math" w:cs="Times New Roman"/>
            <w:kern w:val="0"/>
            <w:sz w:val="24"/>
            <w:szCs w:val="24"/>
            <w:highlight w:val="yellow"/>
            <w:rPrChange w:id="77" w:author="ThinkPad" w:date="2022-06-06T11:40:00Z">
              <w:rPr>
                <w:rFonts w:ascii="Cambria Math" w:eastAsia="宋体" w:hAnsi="Cambria Math" w:cs="Times New Roman"/>
                <w:kern w:val="0"/>
                <w:sz w:val="24"/>
                <w:szCs w:val="24"/>
              </w:rPr>
            </w:rPrChange>
          </w:rPr>
          <m:t>Nod</m:t>
        </m:r>
        <m:sSub>
          <m:sSubPr>
            <m:ctrlPr>
              <w:rPr>
                <w:rFonts w:ascii="Cambria Math" w:eastAsia="宋体" w:hAnsi="Cambria Math" w:cs="Times New Roman"/>
                <w:i/>
                <w:kern w:val="0"/>
                <w:sz w:val="24"/>
                <w:szCs w:val="24"/>
                <w:highlight w:val="yellow"/>
                <w:rPrChange w:id="78"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79" w:author="ThinkPad" w:date="2022-06-06T11:40:00Z">
                  <w:rPr>
                    <w:rFonts w:ascii="Cambria Math" w:eastAsia="宋体" w:hAnsi="Cambria Math" w:cs="Times New Roman"/>
                    <w:kern w:val="0"/>
                    <w:sz w:val="24"/>
                    <w:szCs w:val="24"/>
                  </w:rPr>
                </w:rPrChange>
              </w:rPr>
              <m:t>e</m:t>
            </m:r>
          </m:e>
          <m:sub>
            <m:r>
              <w:rPr>
                <w:rFonts w:ascii="Cambria Math" w:eastAsia="宋体" w:hAnsi="Cambria Math" w:cs="Times New Roman"/>
                <w:kern w:val="0"/>
                <w:sz w:val="24"/>
                <w:szCs w:val="24"/>
                <w:highlight w:val="yellow"/>
                <w:rPrChange w:id="80" w:author="ThinkPad" w:date="2022-06-06T11:40:00Z">
                  <w:rPr>
                    <w:rFonts w:ascii="Cambria Math" w:eastAsia="宋体" w:hAnsi="Cambria Math" w:cs="Times New Roman"/>
                    <w:kern w:val="0"/>
                    <w:sz w:val="24"/>
                    <w:szCs w:val="24"/>
                  </w:rPr>
                </w:rPrChange>
              </w:rPr>
              <m:t>v</m:t>
            </m:r>
          </m:sub>
        </m:sSub>
      </m:oMath>
      <w:r w:rsidRPr="00807D95">
        <w:rPr>
          <w:rFonts w:ascii="Times New Roman" w:eastAsia="宋体" w:hAnsi="Times New Roman" w:cs="Times New Roman"/>
          <w:kern w:val="0"/>
          <w:sz w:val="24"/>
          <w:szCs w:val="24"/>
          <w:highlight w:val="yellow"/>
          <w:rPrChange w:id="81" w:author="ThinkPad" w:date="2022-06-06T11:40:00Z">
            <w:rPr>
              <w:rFonts w:ascii="Times New Roman" w:eastAsia="宋体" w:hAnsi="Times New Roman" w:cs="Times New Roman"/>
              <w:kern w:val="0"/>
              <w:sz w:val="24"/>
              <w:szCs w:val="24"/>
            </w:rPr>
          </w:rPrChange>
        </w:rPr>
        <w:t xml:space="preserve"> with transmission power </w:t>
      </w:r>
      <m:oMath>
        <m:sSub>
          <m:sSubPr>
            <m:ctrlPr>
              <w:rPr>
                <w:rFonts w:ascii="Cambria Math" w:eastAsia="宋体" w:hAnsi="Cambria Math" w:cs="Times New Roman"/>
                <w:i/>
                <w:kern w:val="0"/>
                <w:sz w:val="24"/>
                <w:szCs w:val="24"/>
                <w:highlight w:val="yellow"/>
                <w:rPrChange w:id="82"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83" w:author="ThinkPad" w:date="2022-06-06T11:40:00Z">
                  <w:rPr>
                    <w:rFonts w:ascii="Cambria Math" w:eastAsia="宋体" w:hAnsi="Cambria Math" w:cs="Times New Roman"/>
                    <w:kern w:val="0"/>
                    <w:sz w:val="24"/>
                    <w:szCs w:val="24"/>
                  </w:rPr>
                </w:rPrChange>
              </w:rPr>
              <m:t>P</m:t>
            </m:r>
          </m:e>
          <m:sub>
            <m:r>
              <w:rPr>
                <w:rFonts w:ascii="Cambria Math" w:eastAsia="宋体" w:hAnsi="Cambria Math" w:cs="Times New Roman"/>
                <w:kern w:val="0"/>
                <w:sz w:val="24"/>
                <w:szCs w:val="24"/>
                <w:highlight w:val="yellow"/>
                <w:rPrChange w:id="84" w:author="ThinkPad" w:date="2022-06-06T11:40:00Z">
                  <w:rPr>
                    <w:rFonts w:ascii="Cambria Math" w:eastAsia="宋体" w:hAnsi="Cambria Math" w:cs="Times New Roman"/>
                    <w:kern w:val="0"/>
                    <w:sz w:val="24"/>
                    <w:szCs w:val="24"/>
                  </w:rPr>
                </w:rPrChange>
              </w:rPr>
              <m:t>t</m:t>
            </m:r>
          </m:sub>
        </m:sSub>
      </m:oMath>
      <w:r w:rsidRPr="00807D95">
        <w:rPr>
          <w:rFonts w:ascii="Times New Roman" w:eastAsia="宋体" w:hAnsi="Times New Roman" w:cs="Times New Roman" w:hint="eastAsia"/>
          <w:kern w:val="0"/>
          <w:sz w:val="24"/>
          <w:szCs w:val="24"/>
          <w:highlight w:val="yellow"/>
          <w:rPrChange w:id="85" w:author="ThinkPad" w:date="2022-06-06T11:40:00Z">
            <w:rPr>
              <w:rFonts w:ascii="Times New Roman" w:eastAsia="宋体" w:hAnsi="Times New Roman" w:cs="Times New Roman" w:hint="eastAsia"/>
              <w:kern w:val="0"/>
              <w:sz w:val="24"/>
              <w:szCs w:val="24"/>
            </w:rPr>
          </w:rPrChange>
        </w:rPr>
        <w:t>,</w:t>
      </w:r>
      <w:r w:rsidRPr="00807D95">
        <w:rPr>
          <w:rFonts w:ascii="Times New Roman" w:eastAsia="宋体" w:hAnsi="Times New Roman" w:cs="Times New Roman"/>
          <w:kern w:val="0"/>
          <w:sz w:val="24"/>
          <w:szCs w:val="24"/>
          <w:highlight w:val="yellow"/>
          <w:rPrChange w:id="86" w:author="ThinkPad" w:date="2022-06-06T11:40:00Z">
            <w:rPr>
              <w:rFonts w:ascii="Times New Roman" w:eastAsia="宋体" w:hAnsi="Times New Roman" w:cs="Times New Roman"/>
              <w:kern w:val="0"/>
              <w:sz w:val="24"/>
              <w:szCs w:val="24"/>
            </w:rPr>
          </w:rPrChange>
        </w:rPr>
        <w:t xml:space="preserve"> the Signal-to-Interference-plus-Noise ratio </w:t>
      </w:r>
      <w:del w:id="87" w:author="ThinkPad" w:date="2022-06-06T11:18:00Z">
        <w:r w:rsidRPr="00807D95" w:rsidDel="00F56642">
          <w:rPr>
            <w:rFonts w:ascii="Times New Roman" w:eastAsia="宋体" w:hAnsi="Times New Roman" w:cs="Times New Roman"/>
            <w:kern w:val="0"/>
            <w:sz w:val="24"/>
            <w:szCs w:val="24"/>
            <w:highlight w:val="yellow"/>
            <w:rPrChange w:id="88" w:author="ThinkPad" w:date="2022-06-06T11:40:00Z">
              <w:rPr>
                <w:rFonts w:ascii="Times New Roman" w:eastAsia="宋体" w:hAnsi="Times New Roman" w:cs="Times New Roman"/>
                <w:kern w:val="0"/>
                <w:sz w:val="24"/>
                <w:szCs w:val="24"/>
              </w:rPr>
            </w:rPrChange>
          </w:rPr>
          <w:delText xml:space="preserve">of message transmission </w:delText>
        </w:r>
      </w:del>
      <w:r w:rsidRPr="00807D95">
        <w:rPr>
          <w:rFonts w:ascii="Times New Roman" w:eastAsia="宋体" w:hAnsi="Times New Roman" w:cs="Times New Roman"/>
          <w:kern w:val="0"/>
          <w:sz w:val="24"/>
          <w:szCs w:val="24"/>
          <w:highlight w:val="yellow"/>
          <w:rPrChange w:id="89" w:author="ThinkPad" w:date="2022-06-06T11:40:00Z">
            <w:rPr>
              <w:rFonts w:ascii="Times New Roman" w:eastAsia="宋体" w:hAnsi="Times New Roman" w:cs="Times New Roman"/>
              <w:kern w:val="0"/>
              <w:sz w:val="24"/>
              <w:szCs w:val="24"/>
            </w:rPr>
          </w:rPrChange>
        </w:rPr>
        <w:t xml:space="preserve">at </w:t>
      </w:r>
      <w:del w:id="90" w:author="ThinkPad" w:date="2022-06-06T11:18:00Z">
        <w:r w:rsidRPr="00807D95" w:rsidDel="00F56642">
          <w:rPr>
            <w:rFonts w:ascii="Times New Roman" w:eastAsia="宋体" w:hAnsi="Times New Roman" w:cs="Times New Roman"/>
            <w:kern w:val="0"/>
            <w:sz w:val="24"/>
            <w:szCs w:val="24"/>
            <w:highlight w:val="yellow"/>
            <w:rPrChange w:id="91" w:author="ThinkPad" w:date="2022-06-06T11:40:00Z">
              <w:rPr>
                <w:rFonts w:ascii="Times New Roman" w:eastAsia="宋体" w:hAnsi="Times New Roman" w:cs="Times New Roman"/>
                <w:kern w:val="0"/>
                <w:sz w:val="24"/>
                <w:szCs w:val="24"/>
              </w:rPr>
            </w:rPrChange>
          </w:rPr>
          <w:delText xml:space="preserve">a </w:delText>
        </w:r>
      </w:del>
      <w:r w:rsidRPr="00807D95">
        <w:rPr>
          <w:rFonts w:ascii="Times New Roman" w:eastAsia="宋体" w:hAnsi="Times New Roman" w:cs="Times New Roman"/>
          <w:kern w:val="0"/>
          <w:sz w:val="24"/>
          <w:szCs w:val="24"/>
          <w:highlight w:val="yellow"/>
          <w:rPrChange w:id="92" w:author="ThinkPad" w:date="2022-06-06T11:40:00Z">
            <w:rPr>
              <w:rFonts w:ascii="Times New Roman" w:eastAsia="宋体" w:hAnsi="Times New Roman" w:cs="Times New Roman"/>
              <w:kern w:val="0"/>
              <w:sz w:val="24"/>
              <w:szCs w:val="24"/>
            </w:rPr>
          </w:rPrChange>
        </w:rPr>
        <w:t>receiv</w:t>
      </w:r>
      <w:del w:id="93" w:author="ThinkPad" w:date="2022-06-06T11:18:00Z">
        <w:r w:rsidRPr="00807D95" w:rsidDel="00F56642">
          <w:rPr>
            <w:rFonts w:ascii="Times New Roman" w:eastAsia="宋体" w:hAnsi="Times New Roman" w:cs="Times New Roman"/>
            <w:kern w:val="0"/>
            <w:sz w:val="24"/>
            <w:szCs w:val="24"/>
            <w:highlight w:val="yellow"/>
            <w:rPrChange w:id="94" w:author="ThinkPad" w:date="2022-06-06T11:40:00Z">
              <w:rPr>
                <w:rFonts w:ascii="Times New Roman" w:eastAsia="宋体" w:hAnsi="Times New Roman" w:cs="Times New Roman"/>
                <w:kern w:val="0"/>
                <w:sz w:val="24"/>
                <w:szCs w:val="24"/>
              </w:rPr>
            </w:rPrChange>
          </w:rPr>
          <w:delText>e</w:delText>
        </w:r>
      </w:del>
      <w:ins w:id="95" w:author="ThinkPad" w:date="2022-06-06T11:18:00Z">
        <w:r w:rsidR="00F56642" w:rsidRPr="00807D95">
          <w:rPr>
            <w:rFonts w:ascii="Times New Roman" w:eastAsia="宋体" w:hAnsi="Times New Roman" w:cs="Times New Roman"/>
            <w:kern w:val="0"/>
            <w:sz w:val="24"/>
            <w:szCs w:val="24"/>
            <w:highlight w:val="yellow"/>
            <w:rPrChange w:id="96" w:author="ThinkPad" w:date="2022-06-06T11:40:00Z">
              <w:rPr>
                <w:rFonts w:ascii="Times New Roman" w:eastAsia="宋体" w:hAnsi="Times New Roman" w:cs="Times New Roman"/>
                <w:kern w:val="0"/>
                <w:sz w:val="24"/>
                <w:szCs w:val="24"/>
              </w:rPr>
            </w:rPrChange>
          </w:rPr>
          <w:t>ing</w:t>
        </w:r>
      </w:ins>
      <w:r w:rsidRPr="00807D95">
        <w:rPr>
          <w:rFonts w:ascii="Times New Roman" w:eastAsia="宋体" w:hAnsi="Times New Roman" w:cs="Times New Roman"/>
          <w:kern w:val="0"/>
          <w:sz w:val="24"/>
          <w:szCs w:val="24"/>
          <w:highlight w:val="yellow"/>
          <w:rPrChange w:id="97" w:author="ThinkPad" w:date="2022-06-06T11:40:00Z">
            <w:rPr>
              <w:rFonts w:ascii="Times New Roman" w:eastAsia="宋体" w:hAnsi="Times New Roman" w:cs="Times New Roman"/>
              <w:kern w:val="0"/>
              <w:sz w:val="24"/>
              <w:szCs w:val="24"/>
            </w:rPr>
          </w:rPrChange>
        </w:rPr>
        <w:t xml:space="preserve"> node </w:t>
      </w:r>
      <m:oMath>
        <m:r>
          <w:rPr>
            <w:rFonts w:ascii="Cambria Math" w:eastAsia="宋体" w:hAnsi="Cambria Math" w:cs="Times New Roman"/>
            <w:kern w:val="0"/>
            <w:sz w:val="24"/>
            <w:szCs w:val="24"/>
            <w:highlight w:val="yellow"/>
            <w:rPrChange w:id="98" w:author="ThinkPad" w:date="2022-06-06T11:40:00Z">
              <w:rPr>
                <w:rFonts w:ascii="Cambria Math" w:eastAsia="宋体" w:hAnsi="Cambria Math" w:cs="Times New Roman"/>
                <w:kern w:val="0"/>
                <w:sz w:val="24"/>
                <w:szCs w:val="24"/>
              </w:rPr>
            </w:rPrChange>
          </w:rPr>
          <m:t>Nod</m:t>
        </m:r>
        <m:sSub>
          <m:sSubPr>
            <m:ctrlPr>
              <w:rPr>
                <w:rFonts w:ascii="Cambria Math" w:eastAsia="宋体" w:hAnsi="Cambria Math" w:cs="Times New Roman"/>
                <w:i/>
                <w:kern w:val="0"/>
                <w:sz w:val="24"/>
                <w:szCs w:val="24"/>
                <w:highlight w:val="yellow"/>
                <w:rPrChange w:id="99"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00" w:author="ThinkPad" w:date="2022-06-06T11:40:00Z">
                  <w:rPr>
                    <w:rFonts w:ascii="Cambria Math" w:eastAsia="宋体" w:hAnsi="Cambria Math" w:cs="Times New Roman"/>
                    <w:kern w:val="0"/>
                    <w:sz w:val="24"/>
                    <w:szCs w:val="24"/>
                  </w:rPr>
                </w:rPrChange>
              </w:rPr>
              <m:t>e</m:t>
            </m:r>
          </m:e>
          <m:sub>
            <m:r>
              <w:rPr>
                <w:rFonts w:ascii="Cambria Math" w:eastAsia="宋体" w:hAnsi="Cambria Math" w:cs="Times New Roman"/>
                <w:kern w:val="0"/>
                <w:sz w:val="24"/>
                <w:szCs w:val="24"/>
                <w:highlight w:val="yellow"/>
                <w:rPrChange w:id="101" w:author="ThinkPad" w:date="2022-06-06T11:40:00Z">
                  <w:rPr>
                    <w:rFonts w:ascii="Cambria Math" w:eastAsia="宋体" w:hAnsi="Cambria Math" w:cs="Times New Roman"/>
                    <w:kern w:val="0"/>
                    <w:sz w:val="24"/>
                    <w:szCs w:val="24"/>
                  </w:rPr>
                </w:rPrChange>
              </w:rPr>
              <m:t>v</m:t>
            </m:r>
          </m:sub>
        </m:sSub>
      </m:oMath>
      <w:r w:rsidRPr="00807D95">
        <w:rPr>
          <w:rFonts w:ascii="Times New Roman" w:eastAsia="宋体" w:hAnsi="Times New Roman" w:cs="Times New Roman"/>
          <w:kern w:val="0"/>
          <w:sz w:val="24"/>
          <w:szCs w:val="24"/>
          <w:highlight w:val="yellow"/>
          <w:rPrChange w:id="102" w:author="ThinkPad" w:date="2022-06-06T11:40:00Z">
            <w:rPr>
              <w:rFonts w:ascii="Times New Roman" w:eastAsia="宋体" w:hAnsi="Times New Roman" w:cs="Times New Roman"/>
              <w:kern w:val="0"/>
              <w:sz w:val="24"/>
              <w:szCs w:val="24"/>
            </w:rPr>
          </w:rPrChange>
        </w:rPr>
        <w:t>:</w:t>
      </w:r>
    </w:p>
    <w:p w14:paraId="2635E17B" w14:textId="77777777" w:rsidR="00467850" w:rsidRPr="00807D95" w:rsidRDefault="00467850" w:rsidP="00467850">
      <w:pPr>
        <w:spacing w:afterLines="100" w:after="312"/>
        <w:ind w:firstLine="420"/>
        <w:rPr>
          <w:rFonts w:ascii="Times New Roman" w:eastAsia="宋体" w:hAnsi="Times New Roman" w:cs="Times New Roman"/>
          <w:kern w:val="0"/>
          <w:sz w:val="24"/>
          <w:szCs w:val="24"/>
          <w:highlight w:val="yellow"/>
          <w:rPrChange w:id="103" w:author="ThinkPad" w:date="2022-06-06T11:40:00Z">
            <w:rPr>
              <w:rFonts w:ascii="Times New Roman" w:eastAsia="宋体" w:hAnsi="Times New Roman" w:cs="Times New Roman"/>
              <w:kern w:val="0"/>
              <w:sz w:val="24"/>
              <w:szCs w:val="24"/>
            </w:rPr>
          </w:rPrChange>
        </w:rPr>
      </w:pPr>
      <m:oMathPara>
        <m:oMath>
          <m:r>
            <w:rPr>
              <w:rFonts w:ascii="Cambria Math" w:eastAsia="宋体" w:hAnsi="Cambria Math" w:cs="Times New Roman"/>
              <w:kern w:val="0"/>
              <w:sz w:val="24"/>
              <w:szCs w:val="24"/>
              <w:highlight w:val="yellow"/>
              <w:rPrChange w:id="104" w:author="ThinkPad" w:date="2022-06-06T11:40:00Z">
                <w:rPr>
                  <w:rFonts w:ascii="Cambria Math" w:eastAsia="宋体" w:hAnsi="Cambria Math" w:cs="Times New Roman"/>
                  <w:kern w:val="0"/>
                  <w:sz w:val="24"/>
                  <w:szCs w:val="24"/>
                </w:rPr>
              </w:rPrChange>
            </w:rPr>
            <m:t>SINR</m:t>
          </m:r>
          <m:d>
            <m:dPr>
              <m:ctrlPr>
                <w:rPr>
                  <w:rFonts w:ascii="Cambria Math" w:eastAsia="宋体" w:hAnsi="Cambria Math" w:cs="Times New Roman"/>
                  <w:i/>
                  <w:kern w:val="0"/>
                  <w:sz w:val="24"/>
                  <w:szCs w:val="24"/>
                  <w:highlight w:val="yellow"/>
                  <w:rPrChange w:id="105" w:author="ThinkPad" w:date="2022-06-06T11:40:00Z">
                    <w:rPr>
                      <w:rFonts w:ascii="Cambria Math" w:eastAsia="宋体" w:hAnsi="Cambria Math" w:cs="Times New Roman"/>
                      <w:i/>
                      <w:kern w:val="0"/>
                      <w:sz w:val="24"/>
                      <w:szCs w:val="24"/>
                    </w:rPr>
                  </w:rPrChange>
                </w:rPr>
              </m:ctrlPr>
            </m:dPr>
            <m:e>
              <m:r>
                <w:rPr>
                  <w:rFonts w:ascii="Cambria Math" w:eastAsia="宋体" w:hAnsi="Cambria Math" w:cs="Times New Roman"/>
                  <w:kern w:val="0"/>
                  <w:sz w:val="24"/>
                  <w:szCs w:val="24"/>
                  <w:highlight w:val="yellow"/>
                  <w:rPrChange w:id="106" w:author="ThinkPad" w:date="2022-06-06T11:40:00Z">
                    <w:rPr>
                      <w:rFonts w:ascii="Cambria Math" w:eastAsia="宋体" w:hAnsi="Cambria Math" w:cs="Times New Roman"/>
                      <w:kern w:val="0"/>
                      <w:sz w:val="24"/>
                      <w:szCs w:val="24"/>
                    </w:rPr>
                  </w:rPrChange>
                </w:rPr>
                <m:t>u,v</m:t>
              </m:r>
            </m:e>
          </m:d>
          <m:r>
            <w:rPr>
              <w:rFonts w:ascii="Cambria Math" w:eastAsia="宋体" w:hAnsi="Cambria Math" w:cs="Times New Roman"/>
              <w:kern w:val="0"/>
              <w:sz w:val="24"/>
              <w:szCs w:val="24"/>
              <w:highlight w:val="yellow"/>
              <w:rPrChange w:id="107" w:author="ThinkPad" w:date="2022-06-06T11:40:00Z">
                <w:rPr>
                  <w:rFonts w:ascii="Cambria Math" w:eastAsia="宋体" w:hAnsi="Cambria Math" w:cs="Times New Roman"/>
                  <w:kern w:val="0"/>
                  <w:sz w:val="24"/>
                  <w:szCs w:val="24"/>
                </w:rPr>
              </w:rPrChange>
            </w:rPr>
            <m:t>=</m:t>
          </m:r>
          <m:sSup>
            <m:sSupPr>
              <m:ctrlPr>
                <w:rPr>
                  <w:rFonts w:ascii="Cambria Math" w:eastAsia="宋体" w:hAnsi="Cambria Math" w:cs="Times New Roman"/>
                  <w:i/>
                  <w:kern w:val="0"/>
                  <w:sz w:val="24"/>
                  <w:szCs w:val="24"/>
                  <w:highlight w:val="yellow"/>
                  <w:rPrChange w:id="108" w:author="ThinkPad" w:date="2022-06-06T11:40:00Z">
                    <w:rPr>
                      <w:rFonts w:ascii="Cambria Math" w:eastAsia="宋体" w:hAnsi="Cambria Math" w:cs="Times New Roman"/>
                      <w:i/>
                      <w:kern w:val="0"/>
                      <w:sz w:val="24"/>
                      <w:szCs w:val="24"/>
                    </w:rPr>
                  </w:rPrChange>
                </w:rPr>
              </m:ctrlPr>
            </m:sSupPr>
            <m:e>
              <m:r>
                <w:rPr>
                  <w:rFonts w:ascii="Cambria Math" w:eastAsia="宋体" w:hAnsi="Cambria Math" w:cs="Times New Roman"/>
                  <w:kern w:val="0"/>
                  <w:sz w:val="24"/>
                  <w:szCs w:val="24"/>
                  <w:highlight w:val="yellow"/>
                  <w:rPrChange w:id="109" w:author="ThinkPad" w:date="2022-06-06T11:40:00Z">
                    <w:rPr>
                      <w:rFonts w:ascii="Cambria Math" w:eastAsia="宋体" w:hAnsi="Cambria Math" w:cs="Times New Roman"/>
                      <w:kern w:val="0"/>
                      <w:sz w:val="24"/>
                      <w:szCs w:val="24"/>
                    </w:rPr>
                  </w:rPrChange>
                </w:rPr>
                <m:t>10</m:t>
              </m:r>
            </m:e>
            <m:sup>
              <m:f>
                <m:fPr>
                  <m:ctrlPr>
                    <w:rPr>
                      <w:rFonts w:ascii="Cambria Math" w:eastAsia="宋体" w:hAnsi="Cambria Math" w:cs="Times New Roman"/>
                      <w:i/>
                      <w:kern w:val="0"/>
                      <w:sz w:val="24"/>
                      <w:szCs w:val="24"/>
                      <w:highlight w:val="yellow"/>
                      <w:rPrChange w:id="110" w:author="ThinkPad" w:date="2022-06-06T11:40:00Z">
                        <w:rPr>
                          <w:rFonts w:ascii="Cambria Math" w:eastAsia="宋体" w:hAnsi="Cambria Math" w:cs="Times New Roman"/>
                          <w:i/>
                          <w:kern w:val="0"/>
                          <w:sz w:val="24"/>
                          <w:szCs w:val="24"/>
                        </w:rPr>
                      </w:rPrChange>
                    </w:rPr>
                  </m:ctrlPr>
                </m:fPr>
                <m:num>
                  <m:r>
                    <w:rPr>
                      <w:rFonts w:ascii="Cambria Math" w:eastAsia="宋体" w:hAnsi="Cambria Math" w:cs="Times New Roman"/>
                      <w:kern w:val="0"/>
                      <w:sz w:val="24"/>
                      <w:szCs w:val="24"/>
                      <w:highlight w:val="yellow"/>
                      <w:rPrChange w:id="111" w:author="ThinkPad" w:date="2022-06-06T11:40:00Z">
                        <w:rPr>
                          <w:rFonts w:ascii="Cambria Math" w:eastAsia="宋体" w:hAnsi="Cambria Math" w:cs="Times New Roman"/>
                          <w:kern w:val="0"/>
                          <w:sz w:val="24"/>
                          <w:szCs w:val="24"/>
                        </w:rPr>
                      </w:rPrChange>
                    </w:rPr>
                    <m:t xml:space="preserve"> P</m:t>
                  </m:r>
                  <m:sSub>
                    <m:sSubPr>
                      <m:ctrlPr>
                        <w:rPr>
                          <w:rFonts w:ascii="Cambria Math" w:eastAsia="宋体" w:hAnsi="Cambria Math" w:cs="Times New Roman"/>
                          <w:i/>
                          <w:kern w:val="0"/>
                          <w:sz w:val="24"/>
                          <w:szCs w:val="24"/>
                          <w:highlight w:val="yellow"/>
                          <w:rPrChange w:id="112"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13" w:author="ThinkPad" w:date="2022-06-06T11:40:00Z">
                            <w:rPr>
                              <w:rFonts w:ascii="Cambria Math" w:eastAsia="宋体" w:hAnsi="Cambria Math" w:cs="Times New Roman"/>
                              <w:kern w:val="0"/>
                              <w:sz w:val="24"/>
                              <w:szCs w:val="24"/>
                            </w:rPr>
                          </w:rPrChange>
                        </w:rPr>
                        <m:t>L</m:t>
                      </m:r>
                    </m:e>
                    <m:sub>
                      <m:r>
                        <w:rPr>
                          <w:rFonts w:ascii="Cambria Math" w:eastAsia="宋体" w:hAnsi="Cambria Math" w:cs="Times New Roman"/>
                          <w:kern w:val="0"/>
                          <w:sz w:val="24"/>
                          <w:szCs w:val="24"/>
                          <w:highlight w:val="yellow"/>
                          <w:rPrChange w:id="114" w:author="ThinkPad" w:date="2022-06-06T11:40:00Z">
                            <w:rPr>
                              <w:rFonts w:ascii="Cambria Math" w:eastAsia="宋体" w:hAnsi="Cambria Math" w:cs="Times New Roman"/>
                              <w:kern w:val="0"/>
                              <w:sz w:val="24"/>
                              <w:szCs w:val="24"/>
                            </w:rPr>
                          </w:rPrChange>
                        </w:rPr>
                        <m:t>dB</m:t>
                      </m:r>
                    </m:sub>
                  </m:sSub>
                  <m:d>
                    <m:dPr>
                      <m:ctrlPr>
                        <w:rPr>
                          <w:rFonts w:ascii="Cambria Math" w:eastAsia="宋体" w:hAnsi="Cambria Math" w:cs="Times New Roman"/>
                          <w:i/>
                          <w:kern w:val="0"/>
                          <w:sz w:val="24"/>
                          <w:szCs w:val="24"/>
                          <w:highlight w:val="yellow"/>
                          <w:rPrChange w:id="115" w:author="ThinkPad" w:date="2022-06-06T11:40:00Z">
                            <w:rPr>
                              <w:rFonts w:ascii="Cambria Math" w:eastAsia="宋体" w:hAnsi="Cambria Math" w:cs="Times New Roman"/>
                              <w:i/>
                              <w:kern w:val="0"/>
                              <w:sz w:val="24"/>
                              <w:szCs w:val="24"/>
                            </w:rPr>
                          </w:rPrChange>
                        </w:rPr>
                      </m:ctrlPr>
                    </m:dPr>
                    <m:e>
                      <m:sSub>
                        <m:sSubPr>
                          <m:ctrlPr>
                            <w:rPr>
                              <w:rFonts w:ascii="Cambria Math" w:eastAsia="宋体" w:hAnsi="Cambria Math" w:cs="Times New Roman"/>
                              <w:i/>
                              <w:kern w:val="0"/>
                              <w:sz w:val="24"/>
                              <w:szCs w:val="24"/>
                              <w:highlight w:val="yellow"/>
                              <w:rPrChange w:id="116"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17" w:author="ThinkPad" w:date="2022-06-06T11:40:00Z">
                                <w:rPr>
                                  <w:rFonts w:ascii="Cambria Math" w:eastAsia="宋体" w:hAnsi="Cambria Math" w:cs="Times New Roman"/>
                                  <w:kern w:val="0"/>
                                  <w:sz w:val="24"/>
                                  <w:szCs w:val="24"/>
                                </w:rPr>
                              </w:rPrChange>
                            </w:rPr>
                            <m:t>d</m:t>
                          </m:r>
                        </m:e>
                        <m:sub>
                          <m:r>
                            <w:rPr>
                              <w:rFonts w:ascii="Cambria Math" w:eastAsia="宋体" w:hAnsi="Cambria Math" w:cs="Times New Roman"/>
                              <w:kern w:val="0"/>
                              <w:sz w:val="24"/>
                              <w:szCs w:val="24"/>
                              <w:highlight w:val="yellow"/>
                              <w:rPrChange w:id="118" w:author="ThinkPad" w:date="2022-06-06T11:40:00Z">
                                <w:rPr>
                                  <w:rFonts w:ascii="Cambria Math" w:eastAsia="宋体" w:hAnsi="Cambria Math" w:cs="Times New Roman"/>
                                  <w:kern w:val="0"/>
                                  <w:sz w:val="24"/>
                                  <w:szCs w:val="24"/>
                                </w:rPr>
                              </w:rPrChange>
                            </w:rPr>
                            <m:t>0</m:t>
                          </m:r>
                        </m:sub>
                      </m:sSub>
                    </m:e>
                  </m:d>
                </m:num>
                <m:den>
                  <m:r>
                    <w:rPr>
                      <w:rFonts w:ascii="Cambria Math" w:eastAsia="宋体" w:hAnsi="Cambria Math" w:cs="Times New Roman"/>
                      <w:kern w:val="0"/>
                      <w:sz w:val="24"/>
                      <w:szCs w:val="24"/>
                      <w:highlight w:val="yellow"/>
                      <w:rPrChange w:id="119" w:author="ThinkPad" w:date="2022-06-06T11:40:00Z">
                        <w:rPr>
                          <w:rFonts w:ascii="Cambria Math" w:eastAsia="宋体" w:hAnsi="Cambria Math" w:cs="Times New Roman"/>
                          <w:kern w:val="0"/>
                          <w:sz w:val="24"/>
                          <w:szCs w:val="24"/>
                        </w:rPr>
                      </w:rPrChange>
                    </w:rPr>
                    <m:t>10</m:t>
                  </m:r>
                </m:den>
              </m:f>
            </m:sup>
          </m:sSup>
          <m:r>
            <w:rPr>
              <w:rFonts w:ascii="Cambria Math" w:eastAsia="宋体" w:hAnsi="Cambria Math" w:cs="Times New Roman"/>
              <w:kern w:val="0"/>
              <w:sz w:val="24"/>
              <w:szCs w:val="24"/>
              <w:highlight w:val="yellow"/>
              <w:rPrChange w:id="120" w:author="ThinkPad" w:date="2022-06-06T11:40:00Z">
                <w:rPr>
                  <w:rFonts w:ascii="Cambria Math" w:eastAsia="宋体" w:hAnsi="Cambria Math" w:cs="Times New Roman"/>
                  <w:kern w:val="0"/>
                  <w:sz w:val="24"/>
                  <w:szCs w:val="24"/>
                </w:rPr>
              </w:rPrChange>
            </w:rPr>
            <m:t xml:space="preserve">⋅  </m:t>
          </m:r>
          <m:f>
            <m:fPr>
              <m:ctrlPr>
                <w:rPr>
                  <w:rFonts w:ascii="Cambria Math" w:eastAsia="宋体" w:hAnsi="Cambria Math" w:cs="Times New Roman"/>
                  <w:i/>
                  <w:kern w:val="0"/>
                  <w:sz w:val="24"/>
                  <w:szCs w:val="24"/>
                  <w:highlight w:val="yellow"/>
                  <w:rPrChange w:id="121" w:author="ThinkPad" w:date="2022-06-06T11:40:00Z">
                    <w:rPr>
                      <w:rFonts w:ascii="Cambria Math" w:eastAsia="宋体" w:hAnsi="Cambria Math" w:cs="Times New Roman"/>
                      <w:i/>
                      <w:kern w:val="0"/>
                      <w:sz w:val="24"/>
                      <w:szCs w:val="24"/>
                    </w:rPr>
                  </w:rPrChange>
                </w:rPr>
              </m:ctrlPr>
            </m:fPr>
            <m:num>
              <m:sSub>
                <m:sSubPr>
                  <m:ctrlPr>
                    <w:rPr>
                      <w:rFonts w:ascii="Cambria Math" w:eastAsia="宋体" w:hAnsi="Cambria Math" w:cs="Times New Roman"/>
                      <w:i/>
                      <w:kern w:val="0"/>
                      <w:sz w:val="24"/>
                      <w:szCs w:val="24"/>
                      <w:highlight w:val="yellow"/>
                      <w:rPrChange w:id="122"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23" w:author="ThinkPad" w:date="2022-06-06T11:40:00Z">
                        <w:rPr>
                          <w:rFonts w:ascii="Cambria Math" w:eastAsia="宋体" w:hAnsi="Cambria Math" w:cs="Times New Roman"/>
                          <w:kern w:val="0"/>
                          <w:sz w:val="24"/>
                          <w:szCs w:val="24"/>
                        </w:rPr>
                      </w:rPrChange>
                    </w:rPr>
                    <m:t>P</m:t>
                  </m:r>
                </m:e>
                <m:sub>
                  <m:r>
                    <w:rPr>
                      <w:rFonts w:ascii="Cambria Math" w:eastAsia="宋体" w:hAnsi="Cambria Math" w:cs="Times New Roman"/>
                      <w:kern w:val="0"/>
                      <w:sz w:val="24"/>
                      <w:szCs w:val="24"/>
                      <w:highlight w:val="yellow"/>
                      <w:rPrChange w:id="124" w:author="ThinkPad" w:date="2022-06-06T11:40:00Z">
                        <w:rPr>
                          <w:rFonts w:ascii="Cambria Math" w:eastAsia="宋体" w:hAnsi="Cambria Math" w:cs="Times New Roman"/>
                          <w:kern w:val="0"/>
                          <w:sz w:val="24"/>
                          <w:szCs w:val="24"/>
                        </w:rPr>
                      </w:rPrChange>
                    </w:rPr>
                    <m:t>t</m:t>
                  </m:r>
                </m:sub>
              </m:sSub>
              <m:r>
                <w:rPr>
                  <w:rFonts w:ascii="Cambria Math" w:eastAsia="宋体" w:hAnsi="Cambria Math" w:cs="Times New Roman"/>
                  <w:kern w:val="0"/>
                  <w:sz w:val="24"/>
                  <w:szCs w:val="24"/>
                  <w:highlight w:val="yellow"/>
                  <w:rPrChange w:id="125" w:author="ThinkPad" w:date="2022-06-06T11:40:00Z">
                    <w:rPr>
                      <w:rFonts w:ascii="Cambria Math" w:eastAsia="宋体" w:hAnsi="Cambria Math" w:cs="Times New Roman"/>
                      <w:kern w:val="0"/>
                      <w:sz w:val="24"/>
                      <w:szCs w:val="24"/>
                    </w:rPr>
                  </w:rPrChange>
                </w:rPr>
                <m:t>⋅</m:t>
              </m:r>
              <m:sSup>
                <m:sSupPr>
                  <m:ctrlPr>
                    <w:rPr>
                      <w:rFonts w:ascii="Cambria Math" w:eastAsia="宋体" w:hAnsi="Cambria Math" w:cs="Times New Roman"/>
                      <w:i/>
                      <w:kern w:val="0"/>
                      <w:sz w:val="24"/>
                      <w:szCs w:val="24"/>
                      <w:highlight w:val="yellow"/>
                      <w:rPrChange w:id="126" w:author="ThinkPad" w:date="2022-06-06T11:40:00Z">
                        <w:rPr>
                          <w:rFonts w:ascii="Cambria Math" w:eastAsia="宋体" w:hAnsi="Cambria Math" w:cs="Times New Roman"/>
                          <w:i/>
                          <w:kern w:val="0"/>
                          <w:sz w:val="24"/>
                          <w:szCs w:val="24"/>
                        </w:rPr>
                      </w:rPrChange>
                    </w:rPr>
                  </m:ctrlPr>
                </m:sSupPr>
                <m:e>
                  <m:d>
                    <m:dPr>
                      <m:begChr m:val="|"/>
                      <m:endChr m:val="|"/>
                      <m:ctrlPr>
                        <w:rPr>
                          <w:rFonts w:ascii="Cambria Math" w:eastAsia="宋体" w:hAnsi="Cambria Math" w:cs="Times New Roman"/>
                          <w:i/>
                          <w:kern w:val="0"/>
                          <w:sz w:val="24"/>
                          <w:szCs w:val="24"/>
                          <w:highlight w:val="yellow"/>
                          <w:rPrChange w:id="127" w:author="ThinkPad" w:date="2022-06-06T11:40:00Z">
                            <w:rPr>
                              <w:rFonts w:ascii="Cambria Math" w:eastAsia="宋体" w:hAnsi="Cambria Math" w:cs="Times New Roman"/>
                              <w:i/>
                              <w:kern w:val="0"/>
                              <w:sz w:val="24"/>
                              <w:szCs w:val="24"/>
                            </w:rPr>
                          </w:rPrChange>
                        </w:rPr>
                      </m:ctrlPr>
                    </m:dPr>
                    <m:e>
                      <m:sSub>
                        <m:sSubPr>
                          <m:ctrlPr>
                            <w:rPr>
                              <w:rFonts w:ascii="Cambria Math" w:eastAsia="宋体" w:hAnsi="Cambria Math" w:cs="Times New Roman"/>
                              <w:i/>
                              <w:kern w:val="0"/>
                              <w:sz w:val="24"/>
                              <w:szCs w:val="24"/>
                              <w:highlight w:val="yellow"/>
                              <w:rPrChange w:id="128"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29" w:author="ThinkPad" w:date="2022-06-06T11:40:00Z">
                                <w:rPr>
                                  <w:rFonts w:ascii="Cambria Math" w:eastAsia="宋体" w:hAnsi="Cambria Math" w:cs="Times New Roman"/>
                                  <w:kern w:val="0"/>
                                  <w:sz w:val="24"/>
                                  <w:szCs w:val="24"/>
                                </w:rPr>
                              </w:rPrChange>
                            </w:rPr>
                            <m:t>H</m:t>
                          </m:r>
                        </m:e>
                        <m:sub>
                          <m:r>
                            <w:rPr>
                              <w:rFonts w:ascii="Cambria Math" w:eastAsia="宋体" w:hAnsi="Cambria Math" w:cs="Times New Roman"/>
                              <w:kern w:val="0"/>
                              <w:sz w:val="24"/>
                              <w:szCs w:val="24"/>
                              <w:highlight w:val="yellow"/>
                              <w:rPrChange w:id="130" w:author="ThinkPad" w:date="2022-06-06T11:40:00Z">
                                <w:rPr>
                                  <w:rFonts w:ascii="Cambria Math" w:eastAsia="宋体" w:hAnsi="Cambria Math" w:cs="Times New Roman"/>
                                  <w:kern w:val="0"/>
                                  <w:sz w:val="24"/>
                                  <w:szCs w:val="24"/>
                                </w:rPr>
                              </w:rPrChange>
                            </w:rPr>
                            <m:t>u,v</m:t>
                          </m:r>
                        </m:sub>
                      </m:sSub>
                    </m:e>
                  </m:d>
                </m:e>
                <m:sup>
                  <m:r>
                    <w:rPr>
                      <w:rFonts w:ascii="Cambria Math" w:eastAsia="宋体" w:hAnsi="Cambria Math" w:cs="Times New Roman"/>
                      <w:kern w:val="0"/>
                      <w:sz w:val="24"/>
                      <w:szCs w:val="24"/>
                      <w:highlight w:val="yellow"/>
                      <w:rPrChange w:id="131" w:author="ThinkPad" w:date="2022-06-06T11:40:00Z">
                        <w:rPr>
                          <w:rFonts w:ascii="Cambria Math" w:eastAsia="宋体" w:hAnsi="Cambria Math" w:cs="Times New Roman"/>
                          <w:kern w:val="0"/>
                          <w:sz w:val="24"/>
                          <w:szCs w:val="24"/>
                        </w:rPr>
                      </w:rPrChange>
                    </w:rPr>
                    <m:t>2</m:t>
                  </m:r>
                </m:sup>
              </m:sSup>
            </m:num>
            <m:den>
              <m:sSub>
                <m:sSubPr>
                  <m:ctrlPr>
                    <w:rPr>
                      <w:rFonts w:ascii="Cambria Math" w:eastAsia="宋体" w:hAnsi="Cambria Math" w:cs="Times New Roman"/>
                      <w:i/>
                      <w:kern w:val="0"/>
                      <w:sz w:val="24"/>
                      <w:szCs w:val="24"/>
                      <w:highlight w:val="yellow"/>
                      <w:rPrChange w:id="132"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33" w:author="ThinkPad" w:date="2022-06-06T11:40:00Z">
                        <w:rPr>
                          <w:rFonts w:ascii="Cambria Math" w:eastAsia="宋体" w:hAnsi="Cambria Math" w:cs="Times New Roman"/>
                          <w:kern w:val="0"/>
                          <w:sz w:val="24"/>
                          <w:szCs w:val="24"/>
                        </w:rPr>
                      </w:rPrChange>
                    </w:rPr>
                    <m:t>P</m:t>
                  </m:r>
                </m:e>
                <m:sub>
                  <m:r>
                    <w:rPr>
                      <w:rFonts w:ascii="Cambria Math" w:eastAsia="宋体" w:hAnsi="Cambria Math" w:cs="Times New Roman"/>
                      <w:kern w:val="0"/>
                      <w:sz w:val="24"/>
                      <w:szCs w:val="24"/>
                      <w:highlight w:val="yellow"/>
                      <w:rPrChange w:id="134" w:author="ThinkPad" w:date="2022-06-06T11:40:00Z">
                        <w:rPr>
                          <w:rFonts w:ascii="Cambria Math" w:eastAsia="宋体" w:hAnsi="Cambria Math" w:cs="Times New Roman"/>
                          <w:kern w:val="0"/>
                          <w:sz w:val="24"/>
                          <w:szCs w:val="24"/>
                        </w:rPr>
                      </w:rPrChange>
                    </w:rPr>
                    <m:t>n</m:t>
                  </m:r>
                </m:sub>
              </m:sSub>
              <m:r>
                <w:rPr>
                  <w:rFonts w:ascii="Cambria Math" w:eastAsia="宋体" w:hAnsi="Cambria Math" w:cs="Times New Roman"/>
                  <w:kern w:val="0"/>
                  <w:sz w:val="24"/>
                  <w:szCs w:val="24"/>
                  <w:highlight w:val="yellow"/>
                  <w:rPrChange w:id="135" w:author="ThinkPad" w:date="2022-06-06T11:40:00Z">
                    <w:rPr>
                      <w:rFonts w:ascii="Cambria Math" w:eastAsia="宋体" w:hAnsi="Cambria Math" w:cs="Times New Roman"/>
                      <w:kern w:val="0"/>
                      <w:sz w:val="24"/>
                      <w:szCs w:val="24"/>
                    </w:rPr>
                  </w:rPrChange>
                </w:rPr>
                <m:t>+</m:t>
              </m:r>
              <m:sSub>
                <m:sSubPr>
                  <m:ctrlPr>
                    <w:rPr>
                      <w:rFonts w:ascii="Cambria Math" w:eastAsia="宋体" w:hAnsi="Cambria Math" w:cs="Times New Roman"/>
                      <w:i/>
                      <w:kern w:val="0"/>
                      <w:sz w:val="24"/>
                      <w:szCs w:val="24"/>
                      <w:highlight w:val="yellow"/>
                      <w:rPrChange w:id="136"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37" w:author="ThinkPad" w:date="2022-06-06T11:40:00Z">
                        <w:rPr>
                          <w:rFonts w:ascii="Cambria Math" w:eastAsia="宋体" w:hAnsi="Cambria Math" w:cs="Times New Roman"/>
                          <w:kern w:val="0"/>
                          <w:sz w:val="24"/>
                          <w:szCs w:val="24"/>
                        </w:rPr>
                      </w:rPrChange>
                    </w:rPr>
                    <m:t>I</m:t>
                  </m:r>
                </m:e>
                <m:sub>
                  <m:r>
                    <w:rPr>
                      <w:rFonts w:ascii="Cambria Math" w:eastAsia="宋体" w:hAnsi="Cambria Math" w:cs="Times New Roman"/>
                      <w:kern w:val="0"/>
                      <w:sz w:val="24"/>
                      <w:szCs w:val="24"/>
                      <w:highlight w:val="yellow"/>
                      <w:rPrChange w:id="138" w:author="ThinkPad" w:date="2022-06-06T11:40:00Z">
                        <w:rPr>
                          <w:rFonts w:ascii="Cambria Math" w:eastAsia="宋体" w:hAnsi="Cambria Math" w:cs="Times New Roman"/>
                          <w:kern w:val="0"/>
                          <w:sz w:val="24"/>
                          <w:szCs w:val="24"/>
                        </w:rPr>
                      </w:rPrChange>
                    </w:rPr>
                    <m:t>u,v</m:t>
                  </m:r>
                </m:sub>
              </m:sSub>
            </m:den>
          </m:f>
          <m:r>
            <w:rPr>
              <w:rFonts w:ascii="Cambria Math" w:eastAsia="宋体" w:hAnsi="Cambria Math" w:cs="Times New Roman"/>
              <w:kern w:val="0"/>
              <w:sz w:val="24"/>
              <w:szCs w:val="24"/>
              <w:highlight w:val="yellow"/>
              <w:rPrChange w:id="139" w:author="ThinkPad" w:date="2022-06-06T11:40:00Z">
                <w:rPr>
                  <w:rFonts w:ascii="Cambria Math" w:eastAsia="宋体" w:hAnsi="Cambria Math" w:cs="Times New Roman"/>
                  <w:kern w:val="0"/>
                  <w:sz w:val="24"/>
                  <w:szCs w:val="24"/>
                </w:rPr>
              </w:rPrChange>
            </w:rPr>
            <m:t>⋅</m:t>
          </m:r>
          <m:sSup>
            <m:sSupPr>
              <m:ctrlPr>
                <w:rPr>
                  <w:rFonts w:ascii="Cambria Math" w:eastAsia="宋体" w:hAnsi="Cambria Math" w:cs="Times New Roman"/>
                  <w:i/>
                  <w:kern w:val="0"/>
                  <w:sz w:val="24"/>
                  <w:szCs w:val="24"/>
                  <w:highlight w:val="yellow"/>
                  <w:rPrChange w:id="140" w:author="ThinkPad" w:date="2022-06-06T11:40:00Z">
                    <w:rPr>
                      <w:rFonts w:ascii="Cambria Math" w:eastAsia="宋体" w:hAnsi="Cambria Math" w:cs="Times New Roman"/>
                      <w:i/>
                      <w:kern w:val="0"/>
                      <w:sz w:val="24"/>
                      <w:szCs w:val="24"/>
                    </w:rPr>
                  </w:rPrChange>
                </w:rPr>
              </m:ctrlPr>
            </m:sSupPr>
            <m:e>
              <m:d>
                <m:dPr>
                  <m:ctrlPr>
                    <w:rPr>
                      <w:rFonts w:ascii="Cambria Math" w:eastAsia="宋体" w:hAnsi="Cambria Math" w:cs="Times New Roman"/>
                      <w:i/>
                      <w:kern w:val="0"/>
                      <w:sz w:val="24"/>
                      <w:szCs w:val="24"/>
                      <w:highlight w:val="yellow"/>
                      <w:rPrChange w:id="141" w:author="ThinkPad" w:date="2022-06-06T11:40:00Z">
                        <w:rPr>
                          <w:rFonts w:ascii="Cambria Math" w:eastAsia="宋体" w:hAnsi="Cambria Math" w:cs="Times New Roman"/>
                          <w:i/>
                          <w:kern w:val="0"/>
                          <w:sz w:val="24"/>
                          <w:szCs w:val="24"/>
                        </w:rPr>
                      </w:rPrChange>
                    </w:rPr>
                  </m:ctrlPr>
                </m:dPr>
                <m:e>
                  <m:f>
                    <m:fPr>
                      <m:ctrlPr>
                        <w:rPr>
                          <w:rFonts w:ascii="Cambria Math" w:eastAsia="宋体" w:hAnsi="Cambria Math" w:cs="Times New Roman"/>
                          <w:i/>
                          <w:kern w:val="0"/>
                          <w:sz w:val="24"/>
                          <w:szCs w:val="24"/>
                          <w:highlight w:val="yellow"/>
                          <w:rPrChange w:id="142" w:author="ThinkPad" w:date="2022-06-06T11:40:00Z">
                            <w:rPr>
                              <w:rFonts w:ascii="Cambria Math" w:eastAsia="宋体" w:hAnsi="Cambria Math" w:cs="Times New Roman"/>
                              <w:i/>
                              <w:kern w:val="0"/>
                              <w:sz w:val="24"/>
                              <w:szCs w:val="24"/>
                            </w:rPr>
                          </w:rPrChange>
                        </w:rPr>
                      </m:ctrlPr>
                    </m:fPr>
                    <m:num>
                      <m:sSub>
                        <m:sSubPr>
                          <m:ctrlPr>
                            <w:rPr>
                              <w:rFonts w:ascii="Cambria Math" w:eastAsia="宋体" w:hAnsi="Cambria Math" w:cs="Times New Roman"/>
                              <w:i/>
                              <w:kern w:val="0"/>
                              <w:sz w:val="24"/>
                              <w:szCs w:val="24"/>
                              <w:highlight w:val="yellow"/>
                              <w:rPrChange w:id="143"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44" w:author="ThinkPad" w:date="2022-06-06T11:40:00Z">
                                <w:rPr>
                                  <w:rFonts w:ascii="Cambria Math" w:eastAsia="宋体" w:hAnsi="Cambria Math" w:cs="Times New Roman"/>
                                  <w:kern w:val="0"/>
                                  <w:sz w:val="24"/>
                                  <w:szCs w:val="24"/>
                                </w:rPr>
                              </w:rPrChange>
                            </w:rPr>
                            <m:t>d</m:t>
                          </m:r>
                        </m:e>
                        <m:sub>
                          <m:r>
                            <w:rPr>
                              <w:rFonts w:ascii="Cambria Math" w:eastAsia="宋体" w:hAnsi="Cambria Math" w:cs="Times New Roman"/>
                              <w:kern w:val="0"/>
                              <w:sz w:val="24"/>
                              <w:szCs w:val="24"/>
                              <w:highlight w:val="yellow"/>
                              <w:rPrChange w:id="145" w:author="ThinkPad" w:date="2022-06-06T11:40:00Z">
                                <w:rPr>
                                  <w:rFonts w:ascii="Cambria Math" w:eastAsia="宋体" w:hAnsi="Cambria Math" w:cs="Times New Roman"/>
                                  <w:kern w:val="0"/>
                                  <w:sz w:val="24"/>
                                  <w:szCs w:val="24"/>
                                </w:rPr>
                              </w:rPrChange>
                            </w:rPr>
                            <m:t>u,v</m:t>
                          </m:r>
                        </m:sub>
                      </m:sSub>
                    </m:num>
                    <m:den>
                      <m:sSub>
                        <m:sSubPr>
                          <m:ctrlPr>
                            <w:rPr>
                              <w:rFonts w:ascii="Cambria Math" w:eastAsia="宋体" w:hAnsi="Cambria Math" w:cs="Times New Roman"/>
                              <w:i/>
                              <w:kern w:val="0"/>
                              <w:sz w:val="24"/>
                              <w:szCs w:val="24"/>
                              <w:highlight w:val="yellow"/>
                              <w:rPrChange w:id="146"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47" w:author="ThinkPad" w:date="2022-06-06T11:40:00Z">
                                <w:rPr>
                                  <w:rFonts w:ascii="Cambria Math" w:eastAsia="宋体" w:hAnsi="Cambria Math" w:cs="Times New Roman"/>
                                  <w:kern w:val="0"/>
                                  <w:sz w:val="24"/>
                                  <w:szCs w:val="24"/>
                                </w:rPr>
                              </w:rPrChange>
                            </w:rPr>
                            <m:t>d</m:t>
                          </m:r>
                        </m:e>
                        <m:sub>
                          <m:r>
                            <w:rPr>
                              <w:rFonts w:ascii="Cambria Math" w:eastAsia="宋体" w:hAnsi="Cambria Math" w:cs="Times New Roman"/>
                              <w:kern w:val="0"/>
                              <w:sz w:val="24"/>
                              <w:szCs w:val="24"/>
                              <w:highlight w:val="yellow"/>
                              <w:rPrChange w:id="148" w:author="ThinkPad" w:date="2022-06-06T11:40:00Z">
                                <w:rPr>
                                  <w:rFonts w:ascii="Cambria Math" w:eastAsia="宋体" w:hAnsi="Cambria Math" w:cs="Times New Roman"/>
                                  <w:kern w:val="0"/>
                                  <w:sz w:val="24"/>
                                  <w:szCs w:val="24"/>
                                </w:rPr>
                              </w:rPrChange>
                            </w:rPr>
                            <m:t>0</m:t>
                          </m:r>
                        </m:sub>
                      </m:sSub>
                    </m:den>
                  </m:f>
                </m:e>
              </m:d>
            </m:e>
            <m:sup>
              <m:r>
                <w:rPr>
                  <w:rFonts w:ascii="Cambria Math" w:eastAsia="宋体" w:hAnsi="Cambria Math" w:cs="Times New Roman"/>
                  <w:kern w:val="0"/>
                  <w:sz w:val="24"/>
                  <w:szCs w:val="24"/>
                  <w:highlight w:val="yellow"/>
                  <w:rPrChange w:id="149" w:author="ThinkPad" w:date="2022-06-06T11:40:00Z">
                    <w:rPr>
                      <w:rFonts w:ascii="Cambria Math" w:eastAsia="宋体" w:hAnsi="Cambria Math" w:cs="Times New Roman"/>
                      <w:kern w:val="0"/>
                      <w:sz w:val="24"/>
                      <w:szCs w:val="24"/>
                    </w:rPr>
                  </w:rPrChange>
                </w:rPr>
                <m:t>-α</m:t>
              </m:r>
            </m:sup>
          </m:sSup>
        </m:oMath>
      </m:oMathPara>
    </w:p>
    <w:p w14:paraId="7C17E9A5" w14:textId="23B0FD1D" w:rsidR="00467850" w:rsidRDefault="00467850" w:rsidP="00467850">
      <w:pPr>
        <w:spacing w:afterLines="100" w:after="312"/>
        <w:rPr>
          <w:rFonts w:ascii="Times New Roman" w:eastAsia="宋体" w:hAnsi="Times New Roman" w:cs="Times New Roman"/>
          <w:kern w:val="0"/>
          <w:sz w:val="24"/>
          <w:szCs w:val="24"/>
        </w:rPr>
      </w:pPr>
      <w:r w:rsidRPr="00807D95">
        <w:rPr>
          <w:rFonts w:ascii="Times New Roman" w:eastAsia="宋体" w:hAnsi="Times New Roman" w:cs="Times New Roman"/>
          <w:kern w:val="0"/>
          <w:sz w:val="24"/>
          <w:szCs w:val="24"/>
          <w:highlight w:val="yellow"/>
          <w:rPrChange w:id="150" w:author="ThinkPad" w:date="2022-06-06T11:40:00Z">
            <w:rPr>
              <w:rFonts w:ascii="Times New Roman" w:eastAsia="宋体" w:hAnsi="Times New Roman" w:cs="Times New Roman"/>
              <w:kern w:val="0"/>
              <w:sz w:val="24"/>
              <w:szCs w:val="24"/>
            </w:rPr>
          </w:rPrChange>
        </w:rPr>
        <w:t xml:space="preserve">where </w:t>
      </w:r>
      <m:oMath>
        <m:sSub>
          <m:sSubPr>
            <m:ctrlPr>
              <w:rPr>
                <w:rFonts w:ascii="Cambria Math" w:eastAsia="宋体" w:hAnsi="Cambria Math" w:cs="Times New Roman"/>
                <w:i/>
                <w:kern w:val="0"/>
                <w:sz w:val="24"/>
                <w:szCs w:val="24"/>
                <w:highlight w:val="yellow"/>
                <w:rPrChange w:id="151"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52" w:author="ThinkPad" w:date="2022-06-06T11:40:00Z">
                  <w:rPr>
                    <w:rFonts w:ascii="Cambria Math" w:eastAsia="宋体" w:hAnsi="Cambria Math" w:cs="Times New Roman"/>
                    <w:kern w:val="0"/>
                    <w:sz w:val="24"/>
                    <w:szCs w:val="24"/>
                  </w:rPr>
                </w:rPrChange>
              </w:rPr>
              <m:t>P</m:t>
            </m:r>
          </m:e>
          <m:sub>
            <m:r>
              <w:rPr>
                <w:rFonts w:ascii="Cambria Math" w:eastAsia="宋体" w:hAnsi="Cambria Math" w:cs="Times New Roman"/>
                <w:kern w:val="0"/>
                <w:sz w:val="24"/>
                <w:szCs w:val="24"/>
                <w:highlight w:val="yellow"/>
                <w:rPrChange w:id="153" w:author="ThinkPad" w:date="2022-06-06T11:40:00Z">
                  <w:rPr>
                    <w:rFonts w:ascii="Cambria Math" w:eastAsia="宋体" w:hAnsi="Cambria Math" w:cs="Times New Roman"/>
                    <w:kern w:val="0"/>
                    <w:sz w:val="24"/>
                    <w:szCs w:val="24"/>
                  </w:rPr>
                </w:rPrChange>
              </w:rPr>
              <m:t>n</m:t>
            </m:r>
          </m:sub>
        </m:sSub>
      </m:oMath>
      <w:r w:rsidRPr="00807D95">
        <w:rPr>
          <w:rFonts w:ascii="Times New Roman" w:eastAsia="宋体" w:hAnsi="Times New Roman" w:cs="Times New Roman"/>
          <w:kern w:val="0"/>
          <w:sz w:val="24"/>
          <w:szCs w:val="24"/>
          <w:highlight w:val="yellow"/>
          <w:rPrChange w:id="154" w:author="ThinkPad" w:date="2022-06-06T11:40:00Z">
            <w:rPr>
              <w:rFonts w:ascii="Times New Roman" w:eastAsia="宋体" w:hAnsi="Times New Roman" w:cs="Times New Roman"/>
              <w:kern w:val="0"/>
              <w:sz w:val="24"/>
              <w:szCs w:val="24"/>
            </w:rPr>
          </w:rPrChange>
        </w:rPr>
        <w:t xml:space="preserve"> is the additive white Gaussian noise power. Let </w:t>
      </w:r>
      <m:oMath>
        <m:sSub>
          <m:sSubPr>
            <m:ctrlPr>
              <w:rPr>
                <w:rFonts w:ascii="Cambria Math" w:eastAsia="宋体" w:hAnsi="Cambria Math" w:cs="Times New Roman"/>
                <w:i/>
                <w:kern w:val="0"/>
                <w:sz w:val="24"/>
                <w:szCs w:val="24"/>
                <w:highlight w:val="yellow"/>
                <w:rPrChange w:id="155"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56" w:author="ThinkPad" w:date="2022-06-06T11:40:00Z">
                  <w:rPr>
                    <w:rFonts w:ascii="Cambria Math" w:eastAsia="宋体" w:hAnsi="Cambria Math" w:cs="Times New Roman"/>
                    <w:kern w:val="0"/>
                    <w:sz w:val="24"/>
                    <w:szCs w:val="24"/>
                  </w:rPr>
                </w:rPrChange>
              </w:rPr>
              <m:t>N</m:t>
            </m:r>
          </m:e>
          <m:sub>
            <m:r>
              <w:rPr>
                <w:rFonts w:ascii="Cambria Math" w:eastAsia="宋体" w:hAnsi="Cambria Math" w:cs="Times New Roman"/>
                <w:kern w:val="0"/>
                <w:sz w:val="24"/>
                <w:szCs w:val="24"/>
                <w:highlight w:val="yellow"/>
                <w:rPrChange w:id="157" w:author="ThinkPad" w:date="2022-06-06T11:40:00Z">
                  <w:rPr>
                    <w:rFonts w:ascii="Cambria Math" w:eastAsia="宋体" w:hAnsi="Cambria Math" w:cs="Times New Roman"/>
                    <w:kern w:val="0"/>
                    <w:sz w:val="24"/>
                    <w:szCs w:val="24"/>
                  </w:rPr>
                </w:rPrChange>
              </w:rPr>
              <m:t>l</m:t>
            </m:r>
          </m:sub>
        </m:sSub>
      </m:oMath>
      <w:r w:rsidRPr="00807D95">
        <w:rPr>
          <w:rFonts w:ascii="Times New Roman" w:eastAsia="宋体" w:hAnsi="Times New Roman" w:cs="Times New Roman" w:hint="eastAsia"/>
          <w:kern w:val="0"/>
          <w:sz w:val="24"/>
          <w:szCs w:val="24"/>
          <w:highlight w:val="yellow"/>
          <w:rPrChange w:id="158" w:author="ThinkPad" w:date="2022-06-06T11:40:00Z">
            <w:rPr>
              <w:rFonts w:ascii="Times New Roman" w:eastAsia="宋体" w:hAnsi="Times New Roman" w:cs="Times New Roman" w:hint="eastAsia"/>
              <w:kern w:val="0"/>
              <w:sz w:val="24"/>
              <w:szCs w:val="24"/>
            </w:rPr>
          </w:rPrChange>
        </w:rPr>
        <w:t xml:space="preserve"> </w:t>
      </w:r>
      <w:r w:rsidRPr="00807D95">
        <w:rPr>
          <w:rFonts w:ascii="Times New Roman" w:eastAsia="宋体" w:hAnsi="Times New Roman" w:cs="Times New Roman"/>
          <w:kern w:val="0"/>
          <w:sz w:val="24"/>
          <w:szCs w:val="24"/>
          <w:highlight w:val="yellow"/>
          <w:rPrChange w:id="159" w:author="ThinkPad" w:date="2022-06-06T11:40:00Z">
            <w:rPr>
              <w:rFonts w:ascii="Times New Roman" w:eastAsia="宋体" w:hAnsi="Times New Roman" w:cs="Times New Roman"/>
              <w:kern w:val="0"/>
              <w:sz w:val="24"/>
              <w:szCs w:val="24"/>
            </w:rPr>
          </w:rPrChange>
        </w:rPr>
        <w:t xml:space="preserve">be the number of </w:t>
      </w:r>
      <w:del w:id="160" w:author="ThinkPad" w:date="2022-06-06T11:26:00Z">
        <w:r w:rsidRPr="00807D95" w:rsidDel="006A6B24">
          <w:rPr>
            <w:rFonts w:ascii="Times New Roman" w:eastAsia="宋体" w:hAnsi="Times New Roman" w:cs="Times New Roman"/>
            <w:kern w:val="0"/>
            <w:sz w:val="24"/>
            <w:szCs w:val="24"/>
            <w:highlight w:val="yellow"/>
            <w:rPrChange w:id="161" w:author="ThinkPad" w:date="2022-06-06T11:40:00Z">
              <w:rPr>
                <w:rFonts w:ascii="Times New Roman" w:eastAsia="宋体" w:hAnsi="Times New Roman" w:cs="Times New Roman"/>
                <w:kern w:val="0"/>
                <w:sz w:val="24"/>
                <w:szCs w:val="24"/>
              </w:rPr>
            </w:rPrChange>
          </w:rPr>
          <w:delText xml:space="preserve">arbitrary </w:delText>
        </w:r>
      </w:del>
      <w:r w:rsidRPr="00807D95">
        <w:rPr>
          <w:rFonts w:ascii="Times New Roman" w:eastAsia="宋体" w:hAnsi="Times New Roman" w:cs="Times New Roman"/>
          <w:kern w:val="0"/>
          <w:sz w:val="24"/>
          <w:szCs w:val="24"/>
          <w:highlight w:val="yellow"/>
          <w:rPrChange w:id="162" w:author="ThinkPad" w:date="2022-06-06T11:40:00Z">
            <w:rPr>
              <w:rFonts w:ascii="Times New Roman" w:eastAsia="宋体" w:hAnsi="Times New Roman" w:cs="Times New Roman"/>
              <w:kern w:val="0"/>
              <w:sz w:val="24"/>
              <w:szCs w:val="24"/>
            </w:rPr>
          </w:rPrChange>
        </w:rPr>
        <w:t xml:space="preserve">nodes transmitting messages in the same slot with </w:t>
      </w:r>
      <m:oMath>
        <m:r>
          <w:rPr>
            <w:rFonts w:ascii="Cambria Math" w:eastAsia="宋体" w:hAnsi="Cambria Math" w:cs="Times New Roman"/>
            <w:kern w:val="0"/>
            <w:sz w:val="24"/>
            <w:szCs w:val="24"/>
            <w:highlight w:val="yellow"/>
            <w:rPrChange w:id="163" w:author="ThinkPad" w:date="2022-06-06T11:40:00Z">
              <w:rPr>
                <w:rFonts w:ascii="Cambria Math" w:eastAsia="宋体" w:hAnsi="Cambria Math" w:cs="Times New Roman"/>
                <w:kern w:val="0"/>
                <w:sz w:val="24"/>
                <w:szCs w:val="24"/>
              </w:rPr>
            </w:rPrChange>
          </w:rPr>
          <m:t>Nod</m:t>
        </m:r>
        <m:sSub>
          <m:sSubPr>
            <m:ctrlPr>
              <w:rPr>
                <w:rFonts w:ascii="Cambria Math" w:eastAsia="宋体" w:hAnsi="Cambria Math" w:cs="Times New Roman"/>
                <w:i/>
                <w:kern w:val="0"/>
                <w:sz w:val="24"/>
                <w:szCs w:val="24"/>
                <w:highlight w:val="yellow"/>
                <w:rPrChange w:id="164"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65" w:author="ThinkPad" w:date="2022-06-06T11:40:00Z">
                  <w:rPr>
                    <w:rFonts w:ascii="Cambria Math" w:eastAsia="宋体" w:hAnsi="Cambria Math" w:cs="Times New Roman"/>
                    <w:kern w:val="0"/>
                    <w:sz w:val="24"/>
                    <w:szCs w:val="24"/>
                  </w:rPr>
                </w:rPrChange>
              </w:rPr>
              <m:t>e</m:t>
            </m:r>
          </m:e>
          <m:sub>
            <m:r>
              <w:rPr>
                <w:rFonts w:ascii="Cambria Math" w:eastAsia="宋体" w:hAnsi="Cambria Math" w:cs="Times New Roman"/>
                <w:kern w:val="0"/>
                <w:sz w:val="24"/>
                <w:szCs w:val="24"/>
                <w:highlight w:val="yellow"/>
                <w:rPrChange w:id="166" w:author="ThinkPad" w:date="2022-06-06T11:40:00Z">
                  <w:rPr>
                    <w:rFonts w:ascii="Cambria Math" w:eastAsia="宋体" w:hAnsi="Cambria Math" w:cs="Times New Roman"/>
                    <w:kern w:val="0"/>
                    <w:sz w:val="24"/>
                    <w:szCs w:val="24"/>
                  </w:rPr>
                </w:rPrChange>
              </w:rPr>
              <m:t>v</m:t>
            </m:r>
          </m:sub>
        </m:sSub>
      </m:oMath>
      <w:r w:rsidRPr="00807D95">
        <w:rPr>
          <w:rFonts w:ascii="Times New Roman" w:eastAsia="宋体" w:hAnsi="Times New Roman" w:cs="Times New Roman" w:hint="eastAsia"/>
          <w:kern w:val="0"/>
          <w:sz w:val="24"/>
          <w:szCs w:val="24"/>
          <w:highlight w:val="yellow"/>
          <w:rPrChange w:id="167" w:author="ThinkPad" w:date="2022-06-06T11:40:00Z">
            <w:rPr>
              <w:rFonts w:ascii="Times New Roman" w:eastAsia="宋体" w:hAnsi="Times New Roman" w:cs="Times New Roman" w:hint="eastAsia"/>
              <w:kern w:val="0"/>
              <w:sz w:val="24"/>
              <w:szCs w:val="24"/>
            </w:rPr>
          </w:rPrChange>
        </w:rPr>
        <w:t>,</w:t>
      </w:r>
      <w:r w:rsidRPr="00807D95">
        <w:rPr>
          <w:rFonts w:ascii="Times New Roman" w:eastAsia="宋体" w:hAnsi="Times New Roman" w:cs="Times New Roman"/>
          <w:kern w:val="0"/>
          <w:sz w:val="24"/>
          <w:szCs w:val="24"/>
          <w:highlight w:val="yellow"/>
          <w:rPrChange w:id="168" w:author="ThinkPad" w:date="2022-06-06T11:40:00Z">
            <w:rPr>
              <w:rFonts w:ascii="Times New Roman" w:eastAsia="宋体" w:hAnsi="Times New Roman" w:cs="Times New Roman"/>
              <w:kern w:val="0"/>
              <w:sz w:val="24"/>
              <w:szCs w:val="24"/>
            </w:rPr>
          </w:rPrChange>
        </w:rPr>
        <w:t xml:space="preserve"> the inter-local interference power between </w:t>
      </w:r>
      <m:oMath>
        <m:r>
          <w:rPr>
            <w:rFonts w:ascii="Cambria Math" w:eastAsia="宋体" w:hAnsi="Cambria Math" w:cs="Times New Roman" w:hint="eastAsia"/>
            <w:kern w:val="0"/>
            <w:sz w:val="24"/>
            <w:szCs w:val="24"/>
            <w:highlight w:val="yellow"/>
            <w:rPrChange w:id="169" w:author="ThinkPad" w:date="2022-06-06T11:40:00Z">
              <w:rPr>
                <w:rFonts w:ascii="Cambria Math" w:eastAsia="宋体" w:hAnsi="Cambria Math" w:cs="Times New Roman" w:hint="eastAsia"/>
                <w:kern w:val="0"/>
                <w:sz w:val="24"/>
                <w:szCs w:val="24"/>
              </w:rPr>
            </w:rPrChange>
          </w:rPr>
          <m:t>Nod</m:t>
        </m:r>
        <m:sSub>
          <m:sSubPr>
            <m:ctrlPr>
              <w:rPr>
                <w:rFonts w:ascii="Cambria Math" w:eastAsia="宋体" w:hAnsi="Cambria Math" w:cs="Times New Roman"/>
                <w:i/>
                <w:kern w:val="0"/>
                <w:sz w:val="24"/>
                <w:szCs w:val="24"/>
                <w:highlight w:val="yellow"/>
                <w:rPrChange w:id="170"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hint="eastAsia"/>
                <w:kern w:val="0"/>
                <w:sz w:val="24"/>
                <w:szCs w:val="24"/>
                <w:highlight w:val="yellow"/>
                <w:rPrChange w:id="171" w:author="ThinkPad" w:date="2022-06-06T11:40:00Z">
                  <w:rPr>
                    <w:rFonts w:ascii="Cambria Math" w:eastAsia="宋体" w:hAnsi="Cambria Math" w:cs="Times New Roman" w:hint="eastAsia"/>
                    <w:kern w:val="0"/>
                    <w:sz w:val="24"/>
                    <w:szCs w:val="24"/>
                  </w:rPr>
                </w:rPrChange>
              </w:rPr>
              <m:t>e</m:t>
            </m:r>
            <m:ctrlPr>
              <w:rPr>
                <w:rFonts w:ascii="Cambria Math" w:eastAsia="宋体" w:hAnsi="Cambria Math" w:cs="Times New Roman" w:hint="eastAsia"/>
                <w:i/>
                <w:kern w:val="0"/>
                <w:sz w:val="24"/>
                <w:szCs w:val="24"/>
                <w:highlight w:val="yellow"/>
                <w:rPrChange w:id="172" w:author="ThinkPad" w:date="2022-06-06T11:40:00Z">
                  <w:rPr>
                    <w:rFonts w:ascii="Cambria Math" w:eastAsia="宋体" w:hAnsi="Cambria Math" w:cs="Times New Roman" w:hint="eastAsia"/>
                    <w:i/>
                    <w:kern w:val="0"/>
                    <w:sz w:val="24"/>
                    <w:szCs w:val="24"/>
                  </w:rPr>
                </w:rPrChange>
              </w:rPr>
            </m:ctrlPr>
          </m:e>
          <m:sub>
            <m:r>
              <w:rPr>
                <w:rFonts w:ascii="Cambria Math" w:eastAsia="宋体" w:hAnsi="Cambria Math" w:cs="Times New Roman"/>
                <w:kern w:val="0"/>
                <w:sz w:val="24"/>
                <w:szCs w:val="24"/>
                <w:highlight w:val="yellow"/>
                <w:rPrChange w:id="173" w:author="ThinkPad" w:date="2022-06-06T11:40:00Z">
                  <w:rPr>
                    <w:rFonts w:ascii="Cambria Math" w:eastAsia="宋体" w:hAnsi="Cambria Math" w:cs="Times New Roman"/>
                    <w:kern w:val="0"/>
                    <w:sz w:val="24"/>
                    <w:szCs w:val="24"/>
                  </w:rPr>
                </w:rPrChange>
              </w:rPr>
              <m:t>u</m:t>
            </m:r>
          </m:sub>
        </m:sSub>
      </m:oMath>
      <w:r w:rsidRPr="00807D95">
        <w:rPr>
          <w:rFonts w:ascii="Times New Roman" w:eastAsia="宋体" w:hAnsi="Times New Roman" w:cs="Times New Roman" w:hint="eastAsia"/>
          <w:kern w:val="0"/>
          <w:sz w:val="24"/>
          <w:szCs w:val="24"/>
          <w:highlight w:val="yellow"/>
          <w:rPrChange w:id="174" w:author="ThinkPad" w:date="2022-06-06T11:40:00Z">
            <w:rPr>
              <w:rFonts w:ascii="Times New Roman" w:eastAsia="宋体" w:hAnsi="Times New Roman" w:cs="Times New Roman" w:hint="eastAsia"/>
              <w:kern w:val="0"/>
              <w:sz w:val="24"/>
              <w:szCs w:val="24"/>
            </w:rPr>
          </w:rPrChange>
        </w:rPr>
        <w:t xml:space="preserve"> </w:t>
      </w:r>
      <w:r w:rsidRPr="00807D95">
        <w:rPr>
          <w:rFonts w:ascii="Times New Roman" w:eastAsia="宋体" w:hAnsi="Times New Roman" w:cs="Times New Roman"/>
          <w:kern w:val="0"/>
          <w:sz w:val="24"/>
          <w:szCs w:val="24"/>
          <w:highlight w:val="yellow"/>
          <w:rPrChange w:id="175" w:author="ThinkPad" w:date="2022-06-06T11:40:00Z">
            <w:rPr>
              <w:rFonts w:ascii="Times New Roman" w:eastAsia="宋体" w:hAnsi="Times New Roman" w:cs="Times New Roman"/>
              <w:kern w:val="0"/>
              <w:sz w:val="24"/>
              <w:szCs w:val="24"/>
            </w:rPr>
          </w:rPrChange>
        </w:rPr>
        <w:t xml:space="preserve">and </w:t>
      </w:r>
      <m:oMath>
        <m:r>
          <w:rPr>
            <w:rFonts w:ascii="Cambria Math" w:eastAsia="宋体" w:hAnsi="Cambria Math" w:cs="Times New Roman"/>
            <w:kern w:val="0"/>
            <w:sz w:val="24"/>
            <w:szCs w:val="24"/>
            <w:highlight w:val="yellow"/>
            <w:rPrChange w:id="176" w:author="ThinkPad" w:date="2022-06-06T11:40:00Z">
              <w:rPr>
                <w:rFonts w:ascii="Cambria Math" w:eastAsia="宋体" w:hAnsi="Cambria Math" w:cs="Times New Roman"/>
                <w:kern w:val="0"/>
                <w:sz w:val="24"/>
                <w:szCs w:val="24"/>
              </w:rPr>
            </w:rPrChange>
          </w:rPr>
          <m:t>Nod</m:t>
        </m:r>
        <m:sSub>
          <m:sSubPr>
            <m:ctrlPr>
              <w:rPr>
                <w:rFonts w:ascii="Cambria Math" w:eastAsia="宋体" w:hAnsi="Cambria Math" w:cs="Times New Roman"/>
                <w:i/>
                <w:kern w:val="0"/>
                <w:sz w:val="24"/>
                <w:szCs w:val="24"/>
                <w:highlight w:val="yellow"/>
                <w:rPrChange w:id="177"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78" w:author="ThinkPad" w:date="2022-06-06T11:40:00Z">
                  <w:rPr>
                    <w:rFonts w:ascii="Cambria Math" w:eastAsia="宋体" w:hAnsi="Cambria Math" w:cs="Times New Roman"/>
                    <w:kern w:val="0"/>
                    <w:sz w:val="24"/>
                    <w:szCs w:val="24"/>
                  </w:rPr>
                </w:rPrChange>
              </w:rPr>
              <m:t>e</m:t>
            </m:r>
          </m:e>
          <m:sub>
            <m:r>
              <w:rPr>
                <w:rFonts w:ascii="Cambria Math" w:eastAsia="宋体" w:hAnsi="Cambria Math" w:cs="Times New Roman"/>
                <w:kern w:val="0"/>
                <w:sz w:val="24"/>
                <w:szCs w:val="24"/>
                <w:highlight w:val="yellow"/>
                <w:rPrChange w:id="179" w:author="ThinkPad" w:date="2022-06-06T11:40:00Z">
                  <w:rPr>
                    <w:rFonts w:ascii="Cambria Math" w:eastAsia="宋体" w:hAnsi="Cambria Math" w:cs="Times New Roman"/>
                    <w:kern w:val="0"/>
                    <w:sz w:val="24"/>
                    <w:szCs w:val="24"/>
                  </w:rPr>
                </w:rPrChange>
              </w:rPr>
              <m:t>v</m:t>
            </m:r>
          </m:sub>
        </m:sSub>
      </m:oMath>
      <w:r w:rsidRPr="00807D95">
        <w:rPr>
          <w:rFonts w:ascii="Times New Roman" w:eastAsia="宋体" w:hAnsi="Times New Roman" w:cs="Times New Roman" w:hint="eastAsia"/>
          <w:kern w:val="0"/>
          <w:sz w:val="24"/>
          <w:szCs w:val="24"/>
          <w:highlight w:val="yellow"/>
          <w:rPrChange w:id="180" w:author="ThinkPad" w:date="2022-06-06T11:40:00Z">
            <w:rPr>
              <w:rFonts w:ascii="Times New Roman" w:eastAsia="宋体" w:hAnsi="Times New Roman" w:cs="Times New Roman" w:hint="eastAsia"/>
              <w:kern w:val="0"/>
              <w:sz w:val="24"/>
              <w:szCs w:val="24"/>
            </w:rPr>
          </w:rPrChange>
        </w:rPr>
        <w:t xml:space="preserve"> </w:t>
      </w:r>
      <w:r w:rsidRPr="00807D95">
        <w:rPr>
          <w:rFonts w:ascii="Times New Roman" w:eastAsia="宋体" w:hAnsi="Times New Roman" w:cs="Times New Roman"/>
          <w:kern w:val="0"/>
          <w:sz w:val="24"/>
          <w:szCs w:val="24"/>
          <w:highlight w:val="yellow"/>
          <w:rPrChange w:id="181" w:author="ThinkPad" w:date="2022-06-06T11:40:00Z">
            <w:rPr>
              <w:rFonts w:ascii="Times New Roman" w:eastAsia="宋体" w:hAnsi="Times New Roman" w:cs="Times New Roman"/>
              <w:kern w:val="0"/>
              <w:sz w:val="24"/>
              <w:szCs w:val="24"/>
            </w:rPr>
          </w:rPrChange>
        </w:rPr>
        <w:t xml:space="preserve">can be derived as </w:t>
      </w:r>
      <m:oMath>
        <m:sSub>
          <m:sSubPr>
            <m:ctrlPr>
              <w:rPr>
                <w:rFonts w:ascii="Cambria Math" w:eastAsia="宋体" w:hAnsi="Cambria Math" w:cs="Times New Roman"/>
                <w:i/>
                <w:kern w:val="0"/>
                <w:sz w:val="24"/>
                <w:szCs w:val="24"/>
                <w:highlight w:val="yellow"/>
                <w:rPrChange w:id="182"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83" w:author="ThinkPad" w:date="2022-06-06T11:40:00Z">
                  <w:rPr>
                    <w:rFonts w:ascii="Cambria Math" w:eastAsia="宋体" w:hAnsi="Cambria Math" w:cs="Times New Roman"/>
                    <w:kern w:val="0"/>
                    <w:sz w:val="24"/>
                    <w:szCs w:val="24"/>
                  </w:rPr>
                </w:rPrChange>
              </w:rPr>
              <m:t>I</m:t>
            </m:r>
          </m:e>
          <m:sub>
            <m:r>
              <w:rPr>
                <w:rFonts w:ascii="Cambria Math" w:eastAsia="宋体" w:hAnsi="Cambria Math" w:cs="Times New Roman"/>
                <w:kern w:val="0"/>
                <w:sz w:val="24"/>
                <w:szCs w:val="24"/>
                <w:highlight w:val="yellow"/>
                <w:rPrChange w:id="184" w:author="ThinkPad" w:date="2022-06-06T11:40:00Z">
                  <w:rPr>
                    <w:rFonts w:ascii="Cambria Math" w:eastAsia="宋体" w:hAnsi="Cambria Math" w:cs="Times New Roman"/>
                    <w:kern w:val="0"/>
                    <w:sz w:val="24"/>
                    <w:szCs w:val="24"/>
                  </w:rPr>
                </w:rPrChange>
              </w:rPr>
              <m:t>u,v</m:t>
            </m:r>
          </m:sub>
        </m:sSub>
        <m:r>
          <w:rPr>
            <w:rFonts w:ascii="Cambria Math" w:eastAsia="宋体" w:hAnsi="Cambria Math" w:cs="Times New Roman"/>
            <w:kern w:val="0"/>
            <w:sz w:val="24"/>
            <w:szCs w:val="24"/>
            <w:highlight w:val="yellow"/>
            <w:rPrChange w:id="185" w:author="ThinkPad" w:date="2022-06-06T11:40:00Z">
              <w:rPr>
                <w:rFonts w:ascii="Cambria Math" w:eastAsia="宋体" w:hAnsi="Cambria Math" w:cs="Times New Roman"/>
                <w:kern w:val="0"/>
                <w:sz w:val="24"/>
                <w:szCs w:val="24"/>
              </w:rPr>
            </w:rPrChange>
          </w:rPr>
          <m:t xml:space="preserve">= </m:t>
        </m:r>
        <m:nary>
          <m:naryPr>
            <m:chr m:val="∑"/>
            <m:ctrlPr>
              <w:rPr>
                <w:rFonts w:ascii="Cambria Math" w:eastAsia="宋体" w:hAnsi="Cambria Math" w:cs="Times New Roman"/>
                <w:i/>
                <w:kern w:val="0"/>
                <w:sz w:val="24"/>
                <w:szCs w:val="24"/>
                <w:highlight w:val="yellow"/>
                <w:rPrChange w:id="186" w:author="ThinkPad" w:date="2022-06-06T11:40:00Z">
                  <w:rPr>
                    <w:rFonts w:ascii="Cambria Math" w:eastAsia="宋体" w:hAnsi="Cambria Math" w:cs="Times New Roman"/>
                    <w:i/>
                    <w:kern w:val="0"/>
                    <w:sz w:val="24"/>
                    <w:szCs w:val="24"/>
                  </w:rPr>
                </w:rPrChange>
              </w:rPr>
            </m:ctrlPr>
          </m:naryPr>
          <m:sub>
            <m:r>
              <w:rPr>
                <w:rFonts w:ascii="Cambria Math" w:eastAsia="宋体" w:hAnsi="Cambria Math" w:cs="Times New Roman"/>
                <w:kern w:val="0"/>
                <w:sz w:val="24"/>
                <w:szCs w:val="24"/>
                <w:highlight w:val="yellow"/>
                <w:rPrChange w:id="187" w:author="ThinkPad" w:date="2022-06-06T11:40:00Z">
                  <w:rPr>
                    <w:rFonts w:ascii="Cambria Math" w:eastAsia="宋体" w:hAnsi="Cambria Math" w:cs="Times New Roman"/>
                    <w:kern w:val="0"/>
                    <w:sz w:val="24"/>
                    <w:szCs w:val="24"/>
                  </w:rPr>
                </w:rPrChange>
              </w:rPr>
              <m:t>l=1</m:t>
            </m:r>
          </m:sub>
          <m:sup>
            <m:sSub>
              <m:sSubPr>
                <m:ctrlPr>
                  <w:rPr>
                    <w:rFonts w:ascii="Cambria Math" w:eastAsia="宋体" w:hAnsi="Cambria Math" w:cs="Times New Roman"/>
                    <w:i/>
                    <w:kern w:val="0"/>
                    <w:sz w:val="24"/>
                    <w:szCs w:val="24"/>
                    <w:highlight w:val="yellow"/>
                    <w:rPrChange w:id="188"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89" w:author="ThinkPad" w:date="2022-06-06T11:40:00Z">
                      <w:rPr>
                        <w:rFonts w:ascii="Cambria Math" w:eastAsia="宋体" w:hAnsi="Cambria Math" w:cs="Times New Roman"/>
                        <w:kern w:val="0"/>
                        <w:sz w:val="24"/>
                        <w:szCs w:val="24"/>
                      </w:rPr>
                    </w:rPrChange>
                  </w:rPr>
                  <m:t>N</m:t>
                </m:r>
              </m:e>
              <m:sub>
                <m:r>
                  <w:rPr>
                    <w:rFonts w:ascii="Cambria Math" w:eastAsia="宋体" w:hAnsi="Cambria Math" w:cs="Times New Roman"/>
                    <w:kern w:val="0"/>
                    <w:sz w:val="24"/>
                    <w:szCs w:val="24"/>
                    <w:highlight w:val="yellow"/>
                    <w:rPrChange w:id="190" w:author="ThinkPad" w:date="2022-06-06T11:40:00Z">
                      <w:rPr>
                        <w:rFonts w:ascii="Cambria Math" w:eastAsia="宋体" w:hAnsi="Cambria Math" w:cs="Times New Roman"/>
                        <w:kern w:val="0"/>
                        <w:sz w:val="24"/>
                        <w:szCs w:val="24"/>
                      </w:rPr>
                    </w:rPrChange>
                  </w:rPr>
                  <m:t>l</m:t>
                </m:r>
              </m:sub>
            </m:sSub>
          </m:sup>
          <m:e>
            <m:sSub>
              <m:sSubPr>
                <m:ctrlPr>
                  <w:rPr>
                    <w:rFonts w:ascii="Cambria Math" w:eastAsia="宋体" w:hAnsi="Cambria Math" w:cs="Times New Roman"/>
                    <w:i/>
                    <w:kern w:val="0"/>
                    <w:sz w:val="24"/>
                    <w:szCs w:val="24"/>
                    <w:highlight w:val="yellow"/>
                    <w:rPrChange w:id="191"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92" w:author="ThinkPad" w:date="2022-06-06T11:40:00Z">
                      <w:rPr>
                        <w:rFonts w:ascii="Cambria Math" w:eastAsia="宋体" w:hAnsi="Cambria Math" w:cs="Times New Roman"/>
                        <w:kern w:val="0"/>
                        <w:sz w:val="24"/>
                        <w:szCs w:val="24"/>
                      </w:rPr>
                    </w:rPrChange>
                  </w:rPr>
                  <m:t>P</m:t>
                </m:r>
              </m:e>
              <m:sub>
                <m:r>
                  <w:rPr>
                    <w:rFonts w:ascii="Cambria Math" w:eastAsia="宋体" w:hAnsi="Cambria Math" w:cs="Times New Roman"/>
                    <w:kern w:val="0"/>
                    <w:sz w:val="24"/>
                    <w:szCs w:val="24"/>
                    <w:highlight w:val="yellow"/>
                    <w:rPrChange w:id="193" w:author="ThinkPad" w:date="2022-06-06T11:40:00Z">
                      <w:rPr>
                        <w:rFonts w:ascii="Cambria Math" w:eastAsia="宋体" w:hAnsi="Cambria Math" w:cs="Times New Roman"/>
                        <w:kern w:val="0"/>
                        <w:sz w:val="24"/>
                        <w:szCs w:val="24"/>
                      </w:rPr>
                    </w:rPrChange>
                  </w:rPr>
                  <m:t>t</m:t>
                </m:r>
              </m:sub>
            </m:sSub>
          </m:e>
        </m:nary>
        <m:sSup>
          <m:sSupPr>
            <m:ctrlPr>
              <w:rPr>
                <w:rFonts w:ascii="Cambria Math" w:eastAsia="宋体" w:hAnsi="Cambria Math" w:cs="Times New Roman"/>
                <w:i/>
                <w:kern w:val="0"/>
                <w:sz w:val="24"/>
                <w:szCs w:val="24"/>
                <w:highlight w:val="yellow"/>
                <w:rPrChange w:id="194" w:author="ThinkPad" w:date="2022-06-06T11:40:00Z">
                  <w:rPr>
                    <w:rFonts w:ascii="Cambria Math" w:eastAsia="宋体" w:hAnsi="Cambria Math" w:cs="Times New Roman"/>
                    <w:i/>
                    <w:kern w:val="0"/>
                    <w:sz w:val="24"/>
                    <w:szCs w:val="24"/>
                  </w:rPr>
                </w:rPrChange>
              </w:rPr>
            </m:ctrlPr>
          </m:sSupPr>
          <m:e>
            <m:d>
              <m:dPr>
                <m:begChr m:val="|"/>
                <m:endChr m:val="|"/>
                <m:ctrlPr>
                  <w:rPr>
                    <w:rFonts w:ascii="Cambria Math" w:eastAsia="宋体" w:hAnsi="Cambria Math" w:cs="Times New Roman"/>
                    <w:i/>
                    <w:kern w:val="0"/>
                    <w:sz w:val="24"/>
                    <w:szCs w:val="24"/>
                    <w:highlight w:val="yellow"/>
                    <w:rPrChange w:id="195" w:author="ThinkPad" w:date="2022-06-06T11:40:00Z">
                      <w:rPr>
                        <w:rFonts w:ascii="Cambria Math" w:eastAsia="宋体" w:hAnsi="Cambria Math" w:cs="Times New Roman"/>
                        <w:i/>
                        <w:kern w:val="0"/>
                        <w:sz w:val="24"/>
                        <w:szCs w:val="24"/>
                      </w:rPr>
                    </w:rPrChange>
                  </w:rPr>
                </m:ctrlPr>
              </m:dPr>
              <m:e>
                <m:sSub>
                  <m:sSubPr>
                    <m:ctrlPr>
                      <w:rPr>
                        <w:rFonts w:ascii="Cambria Math" w:eastAsia="宋体" w:hAnsi="Cambria Math" w:cs="Times New Roman"/>
                        <w:i/>
                        <w:kern w:val="0"/>
                        <w:sz w:val="24"/>
                        <w:szCs w:val="24"/>
                        <w:highlight w:val="yellow"/>
                        <w:rPrChange w:id="196"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197" w:author="ThinkPad" w:date="2022-06-06T11:40:00Z">
                          <w:rPr>
                            <w:rFonts w:ascii="Cambria Math" w:eastAsia="宋体" w:hAnsi="Cambria Math" w:cs="Times New Roman"/>
                            <w:kern w:val="0"/>
                            <w:sz w:val="24"/>
                            <w:szCs w:val="24"/>
                          </w:rPr>
                        </w:rPrChange>
                      </w:rPr>
                      <m:t>H</m:t>
                    </m:r>
                  </m:e>
                  <m:sub>
                    <m:r>
                      <w:rPr>
                        <w:rFonts w:ascii="Cambria Math" w:eastAsia="宋体" w:hAnsi="Cambria Math" w:cs="Times New Roman"/>
                        <w:kern w:val="0"/>
                        <w:sz w:val="24"/>
                        <w:szCs w:val="24"/>
                        <w:highlight w:val="yellow"/>
                        <w:rPrChange w:id="198" w:author="ThinkPad" w:date="2022-06-06T11:40:00Z">
                          <w:rPr>
                            <w:rFonts w:ascii="Cambria Math" w:eastAsia="宋体" w:hAnsi="Cambria Math" w:cs="Times New Roman"/>
                            <w:kern w:val="0"/>
                            <w:sz w:val="24"/>
                            <w:szCs w:val="24"/>
                          </w:rPr>
                        </w:rPrChange>
                      </w:rPr>
                      <m:t>u,v</m:t>
                    </m:r>
                  </m:sub>
                </m:sSub>
              </m:e>
            </m:d>
          </m:e>
          <m:sup>
            <m:r>
              <w:rPr>
                <w:rFonts w:ascii="Cambria Math" w:eastAsia="宋体" w:hAnsi="Cambria Math" w:cs="Times New Roman"/>
                <w:kern w:val="0"/>
                <w:sz w:val="24"/>
                <w:szCs w:val="24"/>
                <w:highlight w:val="yellow"/>
                <w:rPrChange w:id="199" w:author="ThinkPad" w:date="2022-06-06T11:40:00Z">
                  <w:rPr>
                    <w:rFonts w:ascii="Cambria Math" w:eastAsia="宋体" w:hAnsi="Cambria Math" w:cs="Times New Roman"/>
                    <w:kern w:val="0"/>
                    <w:sz w:val="24"/>
                    <w:szCs w:val="24"/>
                  </w:rPr>
                </w:rPrChange>
              </w:rPr>
              <m:t>2</m:t>
            </m:r>
          </m:sup>
        </m:sSup>
        <m:sSup>
          <m:sSupPr>
            <m:ctrlPr>
              <w:rPr>
                <w:rFonts w:ascii="Cambria Math" w:eastAsia="宋体" w:hAnsi="Cambria Math" w:cs="Times New Roman"/>
                <w:i/>
                <w:kern w:val="0"/>
                <w:sz w:val="24"/>
                <w:szCs w:val="24"/>
                <w:highlight w:val="yellow"/>
                <w:rPrChange w:id="200" w:author="ThinkPad" w:date="2022-06-06T11:40:00Z">
                  <w:rPr>
                    <w:rFonts w:ascii="Cambria Math" w:eastAsia="宋体" w:hAnsi="Cambria Math" w:cs="Times New Roman"/>
                    <w:i/>
                    <w:kern w:val="0"/>
                    <w:sz w:val="24"/>
                    <w:szCs w:val="24"/>
                  </w:rPr>
                </w:rPrChange>
              </w:rPr>
            </m:ctrlPr>
          </m:sSupPr>
          <m:e>
            <m:d>
              <m:dPr>
                <m:ctrlPr>
                  <w:rPr>
                    <w:rFonts w:ascii="Cambria Math" w:eastAsia="宋体" w:hAnsi="Cambria Math" w:cs="Times New Roman"/>
                    <w:i/>
                    <w:kern w:val="0"/>
                    <w:sz w:val="24"/>
                    <w:szCs w:val="24"/>
                    <w:highlight w:val="yellow"/>
                    <w:rPrChange w:id="201" w:author="ThinkPad" w:date="2022-06-06T11:40:00Z">
                      <w:rPr>
                        <w:rFonts w:ascii="Cambria Math" w:eastAsia="宋体" w:hAnsi="Cambria Math" w:cs="Times New Roman"/>
                        <w:i/>
                        <w:kern w:val="0"/>
                        <w:sz w:val="24"/>
                        <w:szCs w:val="24"/>
                      </w:rPr>
                    </w:rPrChange>
                  </w:rPr>
                </m:ctrlPr>
              </m:dPr>
              <m:e>
                <m:f>
                  <m:fPr>
                    <m:ctrlPr>
                      <w:rPr>
                        <w:rFonts w:ascii="Cambria Math" w:eastAsia="宋体" w:hAnsi="Cambria Math" w:cs="Times New Roman"/>
                        <w:i/>
                        <w:kern w:val="0"/>
                        <w:sz w:val="24"/>
                        <w:szCs w:val="24"/>
                        <w:highlight w:val="yellow"/>
                        <w:rPrChange w:id="202" w:author="ThinkPad" w:date="2022-06-06T11:40:00Z">
                          <w:rPr>
                            <w:rFonts w:ascii="Cambria Math" w:eastAsia="宋体" w:hAnsi="Cambria Math" w:cs="Times New Roman"/>
                            <w:i/>
                            <w:kern w:val="0"/>
                            <w:sz w:val="24"/>
                            <w:szCs w:val="24"/>
                          </w:rPr>
                        </w:rPrChange>
                      </w:rPr>
                    </m:ctrlPr>
                  </m:fPr>
                  <m:num>
                    <m:sSub>
                      <m:sSubPr>
                        <m:ctrlPr>
                          <w:rPr>
                            <w:rFonts w:ascii="Cambria Math" w:eastAsia="宋体" w:hAnsi="Cambria Math" w:cs="Times New Roman"/>
                            <w:i/>
                            <w:kern w:val="0"/>
                            <w:sz w:val="24"/>
                            <w:szCs w:val="24"/>
                            <w:highlight w:val="yellow"/>
                            <w:rPrChange w:id="203"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204" w:author="ThinkPad" w:date="2022-06-06T11:40:00Z">
                              <w:rPr>
                                <w:rFonts w:ascii="Cambria Math" w:eastAsia="宋体" w:hAnsi="Cambria Math" w:cs="Times New Roman"/>
                                <w:kern w:val="0"/>
                                <w:sz w:val="24"/>
                                <w:szCs w:val="24"/>
                              </w:rPr>
                            </w:rPrChange>
                          </w:rPr>
                          <m:t>d</m:t>
                        </m:r>
                      </m:e>
                      <m:sub>
                        <m:r>
                          <w:rPr>
                            <w:rFonts w:ascii="Cambria Math" w:eastAsia="宋体" w:hAnsi="Cambria Math" w:cs="Times New Roman"/>
                            <w:kern w:val="0"/>
                            <w:sz w:val="24"/>
                            <w:szCs w:val="24"/>
                            <w:highlight w:val="yellow"/>
                            <w:rPrChange w:id="205" w:author="ThinkPad" w:date="2022-06-06T11:40:00Z">
                              <w:rPr>
                                <w:rFonts w:ascii="Cambria Math" w:eastAsia="宋体" w:hAnsi="Cambria Math" w:cs="Times New Roman"/>
                                <w:kern w:val="0"/>
                                <w:sz w:val="24"/>
                                <w:szCs w:val="24"/>
                              </w:rPr>
                            </w:rPrChange>
                          </w:rPr>
                          <m:t>u,v</m:t>
                        </m:r>
                      </m:sub>
                    </m:sSub>
                  </m:num>
                  <m:den>
                    <m:sSub>
                      <m:sSubPr>
                        <m:ctrlPr>
                          <w:rPr>
                            <w:rFonts w:ascii="Cambria Math" w:eastAsia="宋体" w:hAnsi="Cambria Math" w:cs="Times New Roman"/>
                            <w:i/>
                            <w:kern w:val="0"/>
                            <w:sz w:val="24"/>
                            <w:szCs w:val="24"/>
                            <w:highlight w:val="yellow"/>
                            <w:rPrChange w:id="206"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207" w:author="ThinkPad" w:date="2022-06-06T11:40:00Z">
                              <w:rPr>
                                <w:rFonts w:ascii="Cambria Math" w:eastAsia="宋体" w:hAnsi="Cambria Math" w:cs="Times New Roman"/>
                                <w:kern w:val="0"/>
                                <w:sz w:val="24"/>
                                <w:szCs w:val="24"/>
                              </w:rPr>
                            </w:rPrChange>
                          </w:rPr>
                          <m:t>d</m:t>
                        </m:r>
                      </m:e>
                      <m:sub>
                        <m:r>
                          <w:rPr>
                            <w:rFonts w:ascii="Cambria Math" w:eastAsia="宋体" w:hAnsi="Cambria Math" w:cs="Times New Roman"/>
                            <w:kern w:val="0"/>
                            <w:sz w:val="24"/>
                            <w:szCs w:val="24"/>
                            <w:highlight w:val="yellow"/>
                            <w:rPrChange w:id="208" w:author="ThinkPad" w:date="2022-06-06T11:40:00Z">
                              <w:rPr>
                                <w:rFonts w:ascii="Cambria Math" w:eastAsia="宋体" w:hAnsi="Cambria Math" w:cs="Times New Roman"/>
                                <w:kern w:val="0"/>
                                <w:sz w:val="24"/>
                                <w:szCs w:val="24"/>
                              </w:rPr>
                            </w:rPrChange>
                          </w:rPr>
                          <m:t>0</m:t>
                        </m:r>
                      </m:sub>
                    </m:sSub>
                  </m:den>
                </m:f>
              </m:e>
            </m:d>
          </m:e>
          <m:sup>
            <m:r>
              <w:rPr>
                <w:rFonts w:ascii="Cambria Math" w:eastAsia="宋体" w:hAnsi="Cambria Math" w:cs="Times New Roman"/>
                <w:kern w:val="0"/>
                <w:sz w:val="24"/>
                <w:szCs w:val="24"/>
                <w:highlight w:val="yellow"/>
                <w:rPrChange w:id="209" w:author="ThinkPad" w:date="2022-06-06T11:40:00Z">
                  <w:rPr>
                    <w:rFonts w:ascii="Cambria Math" w:eastAsia="宋体" w:hAnsi="Cambria Math" w:cs="Times New Roman"/>
                    <w:kern w:val="0"/>
                    <w:sz w:val="24"/>
                    <w:szCs w:val="24"/>
                  </w:rPr>
                </w:rPrChange>
              </w:rPr>
              <m:t>-α</m:t>
            </m:r>
          </m:sup>
        </m:sSup>
      </m:oMath>
      <w:r w:rsidRPr="00807D95">
        <w:rPr>
          <w:rFonts w:ascii="Times New Roman" w:eastAsia="宋体" w:hAnsi="Times New Roman" w:cs="Times New Roman"/>
          <w:kern w:val="0"/>
          <w:sz w:val="24"/>
          <w:szCs w:val="24"/>
          <w:highlight w:val="yellow"/>
          <w:rPrChange w:id="210" w:author="ThinkPad" w:date="2022-06-06T11:40:00Z">
            <w:rPr>
              <w:rFonts w:ascii="Times New Roman" w:eastAsia="宋体" w:hAnsi="Times New Roman" w:cs="Times New Roman"/>
              <w:kern w:val="0"/>
              <w:sz w:val="24"/>
              <w:szCs w:val="24"/>
            </w:rPr>
          </w:rPrChange>
        </w:rPr>
        <w:t xml:space="preserve">. Since we consider a directional message dissemination model, the interference can be negligibly small, e.g., </w:t>
      </w:r>
      <m:oMath>
        <m:sSub>
          <m:sSubPr>
            <m:ctrlPr>
              <w:rPr>
                <w:rFonts w:ascii="Cambria Math" w:eastAsia="宋体" w:hAnsi="Cambria Math" w:cs="Times New Roman"/>
                <w:i/>
                <w:kern w:val="0"/>
                <w:sz w:val="24"/>
                <w:szCs w:val="24"/>
                <w:highlight w:val="yellow"/>
                <w:rPrChange w:id="211"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212" w:author="ThinkPad" w:date="2022-06-06T11:40:00Z">
                  <w:rPr>
                    <w:rFonts w:ascii="Cambria Math" w:eastAsia="宋体" w:hAnsi="Cambria Math" w:cs="Times New Roman"/>
                    <w:kern w:val="0"/>
                    <w:sz w:val="24"/>
                    <w:szCs w:val="24"/>
                  </w:rPr>
                </w:rPrChange>
              </w:rPr>
              <m:t>I</m:t>
            </m:r>
          </m:e>
          <m:sub>
            <m:r>
              <w:rPr>
                <w:rFonts w:ascii="Cambria Math" w:eastAsia="宋体" w:hAnsi="Cambria Math" w:cs="Times New Roman"/>
                <w:kern w:val="0"/>
                <w:sz w:val="24"/>
                <w:szCs w:val="24"/>
                <w:highlight w:val="yellow"/>
                <w:rPrChange w:id="213" w:author="ThinkPad" w:date="2022-06-06T11:40:00Z">
                  <w:rPr>
                    <w:rFonts w:ascii="Cambria Math" w:eastAsia="宋体" w:hAnsi="Cambria Math" w:cs="Times New Roman"/>
                    <w:kern w:val="0"/>
                    <w:sz w:val="24"/>
                    <w:szCs w:val="24"/>
                  </w:rPr>
                </w:rPrChange>
              </w:rPr>
              <m:t>u,v</m:t>
            </m:r>
          </m:sub>
        </m:sSub>
        <m:r>
          <w:rPr>
            <w:rFonts w:ascii="Cambria Math" w:eastAsia="宋体" w:hAnsi="Cambria Math" w:cs="Times New Roman"/>
            <w:kern w:val="0"/>
            <w:sz w:val="24"/>
            <w:szCs w:val="24"/>
            <w:highlight w:val="yellow"/>
            <w:rPrChange w:id="214" w:author="ThinkPad" w:date="2022-06-06T11:40:00Z">
              <w:rPr>
                <w:rFonts w:ascii="Cambria Math" w:eastAsia="宋体" w:hAnsi="Cambria Math" w:cs="Times New Roman"/>
                <w:kern w:val="0"/>
                <w:sz w:val="24"/>
                <w:szCs w:val="24"/>
              </w:rPr>
            </w:rPrChange>
          </w:rPr>
          <m:t>≪</m:t>
        </m:r>
        <m:sSub>
          <m:sSubPr>
            <m:ctrlPr>
              <w:rPr>
                <w:rFonts w:ascii="Cambria Math" w:eastAsia="宋体" w:hAnsi="Cambria Math" w:cs="Times New Roman"/>
                <w:i/>
                <w:kern w:val="0"/>
                <w:sz w:val="24"/>
                <w:szCs w:val="24"/>
                <w:highlight w:val="yellow"/>
                <w:rPrChange w:id="215" w:author="ThinkPad" w:date="2022-06-06T11:40: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216" w:author="ThinkPad" w:date="2022-06-06T11:40:00Z">
                  <w:rPr>
                    <w:rFonts w:ascii="Cambria Math" w:eastAsia="宋体" w:hAnsi="Cambria Math" w:cs="Times New Roman"/>
                    <w:kern w:val="0"/>
                    <w:sz w:val="24"/>
                    <w:szCs w:val="24"/>
                  </w:rPr>
                </w:rPrChange>
              </w:rPr>
              <m:t>P</m:t>
            </m:r>
          </m:e>
          <m:sub>
            <m:r>
              <w:rPr>
                <w:rFonts w:ascii="Cambria Math" w:eastAsia="宋体" w:hAnsi="Cambria Math" w:cs="Times New Roman"/>
                <w:kern w:val="0"/>
                <w:sz w:val="24"/>
                <w:szCs w:val="24"/>
                <w:highlight w:val="yellow"/>
                <w:rPrChange w:id="217" w:author="ThinkPad" w:date="2022-06-06T11:40:00Z">
                  <w:rPr>
                    <w:rFonts w:ascii="Cambria Math" w:eastAsia="宋体" w:hAnsi="Cambria Math" w:cs="Times New Roman"/>
                    <w:kern w:val="0"/>
                    <w:sz w:val="24"/>
                    <w:szCs w:val="24"/>
                  </w:rPr>
                </w:rPrChange>
              </w:rPr>
              <m:t>n</m:t>
            </m:r>
          </m:sub>
        </m:sSub>
      </m:oMath>
      <w:r w:rsidRPr="00807D95">
        <w:rPr>
          <w:rFonts w:ascii="Times New Roman" w:eastAsia="宋体" w:hAnsi="Times New Roman" w:cs="Times New Roman" w:hint="eastAsia"/>
          <w:kern w:val="0"/>
          <w:sz w:val="24"/>
          <w:szCs w:val="24"/>
          <w:highlight w:val="yellow"/>
          <w:rPrChange w:id="218" w:author="ThinkPad" w:date="2022-06-06T11:40:00Z">
            <w:rPr>
              <w:rFonts w:ascii="Times New Roman" w:eastAsia="宋体" w:hAnsi="Times New Roman" w:cs="Times New Roman" w:hint="eastAsia"/>
              <w:kern w:val="0"/>
              <w:sz w:val="24"/>
              <w:szCs w:val="24"/>
            </w:rPr>
          </w:rPrChange>
        </w:rPr>
        <w:t xml:space="preserve"> </w:t>
      </w:r>
      <w:r w:rsidRPr="00807D95">
        <w:rPr>
          <w:rFonts w:ascii="Times New Roman" w:eastAsia="宋体" w:hAnsi="Times New Roman" w:cs="Times New Roman"/>
          <w:kern w:val="0"/>
          <w:sz w:val="24"/>
          <w:szCs w:val="24"/>
          <w:highlight w:val="yellow"/>
          <w:rPrChange w:id="219" w:author="ThinkPad" w:date="2022-06-06T11:40:00Z">
            <w:rPr>
              <w:rFonts w:ascii="Times New Roman" w:eastAsia="宋体" w:hAnsi="Times New Roman" w:cs="Times New Roman"/>
              <w:kern w:val="0"/>
              <w:sz w:val="24"/>
              <w:szCs w:val="24"/>
            </w:rPr>
          </w:rPrChange>
        </w:rPr>
        <w:t xml:space="preserve">for all </w:t>
      </w:r>
      <m:oMath>
        <m:r>
          <w:rPr>
            <w:rFonts w:ascii="Cambria Math" w:eastAsia="宋体" w:hAnsi="Cambria Math" w:cs="Times New Roman" w:hint="eastAsia"/>
            <w:kern w:val="0"/>
            <w:sz w:val="24"/>
            <w:szCs w:val="24"/>
            <w:highlight w:val="yellow"/>
            <w:rPrChange w:id="220" w:author="ThinkPad" w:date="2022-06-06T11:40:00Z">
              <w:rPr>
                <w:rFonts w:ascii="Cambria Math" w:eastAsia="宋体" w:hAnsi="Cambria Math" w:cs="Times New Roman" w:hint="eastAsia"/>
                <w:kern w:val="0"/>
                <w:sz w:val="24"/>
                <w:szCs w:val="24"/>
              </w:rPr>
            </w:rPrChange>
          </w:rPr>
          <m:t>u</m:t>
        </m:r>
        <m:r>
          <w:rPr>
            <w:rFonts w:ascii="Cambria Math" w:eastAsia="宋体" w:hAnsi="Cambria Math" w:cs="Times New Roman"/>
            <w:kern w:val="0"/>
            <w:sz w:val="24"/>
            <w:szCs w:val="24"/>
            <w:highlight w:val="yellow"/>
            <w:rPrChange w:id="221" w:author="ThinkPad" w:date="2022-06-06T11:40:00Z">
              <w:rPr>
                <w:rFonts w:ascii="Cambria Math" w:eastAsia="宋体" w:hAnsi="Cambria Math" w:cs="Times New Roman"/>
                <w:kern w:val="0"/>
                <w:sz w:val="24"/>
                <w:szCs w:val="24"/>
              </w:rPr>
            </w:rPrChange>
          </w:rPr>
          <m:t>∈V</m:t>
        </m:r>
      </m:oMath>
      <w:r w:rsidRPr="00807D95">
        <w:rPr>
          <w:rFonts w:ascii="Times New Roman" w:eastAsia="宋体" w:hAnsi="Times New Roman" w:cs="Times New Roman" w:hint="eastAsia"/>
          <w:kern w:val="0"/>
          <w:sz w:val="24"/>
          <w:szCs w:val="24"/>
          <w:highlight w:val="yellow"/>
          <w:rPrChange w:id="222" w:author="ThinkPad" w:date="2022-06-06T11:40:00Z">
            <w:rPr>
              <w:rFonts w:ascii="Times New Roman" w:eastAsia="宋体" w:hAnsi="Times New Roman" w:cs="Times New Roman" w:hint="eastAsia"/>
              <w:kern w:val="0"/>
              <w:sz w:val="24"/>
              <w:szCs w:val="24"/>
            </w:rPr>
          </w:rPrChange>
        </w:rPr>
        <w:t>.</w:t>
      </w:r>
      <w:r>
        <w:rPr>
          <w:rFonts w:ascii="Times New Roman" w:eastAsia="宋体" w:hAnsi="Times New Roman" w:cs="Times New Roman"/>
          <w:kern w:val="0"/>
          <w:sz w:val="24"/>
          <w:szCs w:val="24"/>
        </w:rPr>
        <w:t xml:space="preserve"> Thus, we can approximate the SINR as the Signal-to-Noise ratio</w:t>
      </w:r>
    </w:p>
    <w:p w14:paraId="3C6B6776" w14:textId="77777777" w:rsidR="00467850" w:rsidRDefault="00467850" w:rsidP="00467850">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7F6CF1E8" w14:textId="452202CF"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ins w:id="223" w:author="ThinkPad" w:date="2022-06-06T11:45:00Z">
        <w:r w:rsidR="0068231F">
          <w:rPr>
            <w:rFonts w:ascii="Times New Roman" w:eastAsia="宋体" w:hAnsi="Times New Roman" w:cs="Times New Roman" w:hint="eastAsia"/>
            <w:kern w:val="0"/>
            <w:sz w:val="24"/>
            <w:szCs w:val="24"/>
          </w:rPr>
          <w:t>,</w:t>
        </w:r>
        <w:r w:rsidR="0068231F">
          <w:rPr>
            <w:rFonts w:ascii="Times New Roman" w:eastAsia="宋体" w:hAnsi="Times New Roman" w:cs="Times New Roman"/>
            <w:kern w:val="0"/>
            <w:sz w:val="24"/>
            <w:szCs w:val="24"/>
          </w:rPr>
          <w:t xml:space="preserve"> which</w:t>
        </w:r>
      </w:ins>
      <w:r>
        <w:rPr>
          <w:rFonts w:ascii="Times New Roman" w:eastAsia="宋体" w:hAnsi="Times New Roman" w:cs="Times New Roman"/>
          <w:kern w:val="0"/>
          <w:sz w:val="24"/>
          <w:szCs w:val="24"/>
        </w:rPr>
        <w:t xml:space="preserve"> </w:t>
      </w:r>
      <w:del w:id="224" w:author="ThinkPad" w:date="2022-06-06T11:45:00Z">
        <w:r w:rsidDel="0068231F">
          <w:rPr>
            <w:rFonts w:ascii="Times New Roman" w:eastAsia="宋体" w:hAnsi="Times New Roman" w:cs="Times New Roman"/>
            <w:kern w:val="0"/>
            <w:sz w:val="24"/>
            <w:szCs w:val="24"/>
          </w:rPr>
          <w:delText xml:space="preserve">of each slot </w:delText>
        </w:r>
      </w:del>
      <w:r>
        <w:rPr>
          <w:rFonts w:ascii="Times New Roman" w:eastAsia="宋体" w:hAnsi="Times New Roman" w:cs="Times New Roman"/>
          <w:kern w:val="0"/>
          <w:sz w:val="24"/>
          <w:szCs w:val="24"/>
        </w:rPr>
        <w:t xml:space="preserve">is calculated </w:t>
      </w:r>
      <w:del w:id="225" w:author="ThinkPad" w:date="2022-06-06T11:45:00Z">
        <w:r w:rsidDel="0068231F">
          <w:rPr>
            <w:rFonts w:ascii="Times New Roman" w:eastAsia="宋体" w:hAnsi="Times New Roman" w:cs="Times New Roman"/>
            <w:kern w:val="0"/>
            <w:sz w:val="24"/>
            <w:szCs w:val="24"/>
          </w:rPr>
          <w:delText>by</w:delText>
        </w:r>
      </w:del>
      <w:ins w:id="226" w:author="ThinkPad" w:date="2022-06-06T11:45:00Z">
        <w:r w:rsidR="0068231F">
          <w:rPr>
            <w:rFonts w:ascii="Times New Roman" w:eastAsia="宋体" w:hAnsi="Times New Roman" w:cs="Times New Roman"/>
            <w:kern w:val="0"/>
            <w:sz w:val="24"/>
            <w:szCs w:val="24"/>
          </w:rPr>
          <w:t>as follows.</w:t>
        </w:r>
      </w:ins>
    </w:p>
    <w:p w14:paraId="11893B88" w14:textId="77777777" w:rsidR="00467850" w:rsidRPr="00701529" w:rsidRDefault="008E321A"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highlight w:val="cyan"/>
                          <w:rPrChange w:id="227" w:author="ThinkPad" w:date="2022-06-06T20:10:00Z">
                            <w:rPr>
                              <w:rFonts w:ascii="Cambria Math" w:eastAsia="宋体" w:hAnsi="Cambria Math" w:cs="Times New Roman"/>
                              <w:kern w:val="0"/>
                              <w:sz w:val="24"/>
                              <w:szCs w:val="24"/>
                            </w:rPr>
                          </w:rPrChange>
                        </w:rPr>
                        <m:t>u,v</m:t>
                      </m:r>
                    </m:e>
                  </m:d>
                  <m:r>
                    <w:rPr>
                      <w:rFonts w:ascii="Cambria Math" w:eastAsia="宋体" w:hAnsi="Cambria Math" w:cs="Times New Roman"/>
                      <w:kern w:val="0"/>
                      <w:sz w:val="24"/>
                      <w:szCs w:val="24"/>
                    </w:rPr>
                    <m:t>)</m:t>
                  </m:r>
                </m:e>
              </m:func>
            </m:den>
          </m:f>
        </m:oMath>
      </m:oMathPara>
    </w:p>
    <w:p w14:paraId="58BD99C3"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w:lastRenderedPageBreak/>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Signal-to-Interference-plus-Noise ratio (SINR)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807D95">
        <w:rPr>
          <w:rFonts w:ascii="Times New Roman" w:eastAsia="宋体" w:hAnsi="Times New Roman" w:cs="Times New Roman"/>
          <w:kern w:val="0"/>
          <w:sz w:val="24"/>
          <w:szCs w:val="24"/>
          <w:highlight w:val="yellow"/>
          <w:rPrChange w:id="228" w:author="ThinkPad" w:date="2022-06-06T11:36:00Z">
            <w:rPr>
              <w:rFonts w:ascii="Times New Roman" w:eastAsia="宋体" w:hAnsi="Times New Roman" w:cs="Times New Roman"/>
              <w:kern w:val="0"/>
              <w:sz w:val="24"/>
              <w:szCs w:val="24"/>
            </w:rPr>
          </w:rPrChange>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expressed as follows,</w:t>
      </w:r>
    </w:p>
    <w:p w14:paraId="7CC0A102" w14:textId="7A1A21F1" w:rsidR="00467850" w:rsidRPr="002E5360" w:rsidRDefault="008E321A" w:rsidP="00467850">
      <w:pPr>
        <w:spacing w:afterLines="100" w:after="312"/>
        <w:rPr>
          <w:ins w:id="229" w:author="ThinkPad" w:date="2022-06-06T11:50:00Z"/>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579525D7" w14:textId="56288640" w:rsidR="002E5360" w:rsidRDefault="002E5360" w:rsidP="00467850">
      <w:pPr>
        <w:spacing w:afterLines="100" w:after="312"/>
        <w:rPr>
          <w:rFonts w:ascii="Times New Roman" w:eastAsia="宋体" w:hAnsi="Times New Roman" w:cs="Times New Roman"/>
          <w:kern w:val="0"/>
          <w:sz w:val="24"/>
          <w:szCs w:val="24"/>
        </w:rPr>
      </w:pPr>
      <w:ins w:id="230" w:author="ThinkPad" w:date="2022-06-06T11:50:00Z">
        <w:r>
          <w:rPr>
            <w:rFonts w:ascii="Times New Roman" w:eastAsia="宋体" w:hAnsi="Times New Roman" w:cs="Times New Roman"/>
            <w:kern w:val="0"/>
            <w:sz w:val="24"/>
            <w:szCs w:val="24"/>
          </w:rPr>
          <w:t xml:space="preserve">   </w:t>
        </w:r>
        <w:r w:rsidRPr="000D1A63">
          <w:rPr>
            <w:rFonts w:ascii="Times New Roman" w:eastAsia="宋体" w:hAnsi="Times New Roman" w:cs="Times New Roman"/>
            <w:kern w:val="0"/>
            <w:sz w:val="24"/>
            <w:szCs w:val="24"/>
            <w:highlight w:val="cyan"/>
            <w:rPrChange w:id="231" w:author="ThinkPad" w:date="2022-06-06T19:26:00Z">
              <w:rPr>
                <w:rFonts w:ascii="Times New Roman" w:eastAsia="宋体" w:hAnsi="Times New Roman" w:cs="Times New Roman"/>
                <w:kern w:val="0"/>
                <w:sz w:val="24"/>
                <w:szCs w:val="24"/>
              </w:rPr>
            </w:rPrChange>
          </w:rPr>
          <w:t>[</w:t>
        </w:r>
        <w:r w:rsidRPr="000D1A63">
          <w:rPr>
            <w:rFonts w:ascii="Times New Roman" w:eastAsia="宋体" w:hAnsi="Times New Roman" w:cs="Times New Roman" w:hint="eastAsia"/>
            <w:kern w:val="0"/>
            <w:sz w:val="24"/>
            <w:szCs w:val="24"/>
            <w:highlight w:val="cyan"/>
            <w:rPrChange w:id="232" w:author="ThinkPad" w:date="2022-06-06T19:26:00Z">
              <w:rPr>
                <w:rFonts w:ascii="Times New Roman" w:eastAsia="宋体" w:hAnsi="Times New Roman" w:cs="Times New Roman" w:hint="eastAsia"/>
                <w:kern w:val="0"/>
                <w:sz w:val="24"/>
                <w:szCs w:val="24"/>
              </w:rPr>
            </w:rPrChange>
          </w:rPr>
          <w:t>上面的式子，</w:t>
        </w:r>
      </w:ins>
      <w:ins w:id="233" w:author="ThinkPad" w:date="2022-06-06T11:51:00Z">
        <w:r w:rsidRPr="000D1A63">
          <w:rPr>
            <w:rFonts w:ascii="Times New Roman" w:eastAsia="宋体" w:hAnsi="Times New Roman" w:cs="Times New Roman" w:hint="eastAsia"/>
            <w:kern w:val="0"/>
            <w:sz w:val="24"/>
            <w:szCs w:val="24"/>
            <w:highlight w:val="cyan"/>
            <w:rPrChange w:id="234" w:author="ThinkPad" w:date="2022-06-06T19:26:00Z">
              <w:rPr>
                <w:rFonts w:ascii="Times New Roman" w:eastAsia="宋体" w:hAnsi="Times New Roman" w:cs="Times New Roman" w:hint="eastAsia"/>
                <w:kern w:val="0"/>
                <w:sz w:val="24"/>
                <w:szCs w:val="24"/>
              </w:rPr>
            </w:rPrChange>
          </w:rPr>
          <w:t>应该是“</w:t>
        </w:r>
      </w:ins>
      <w:ins w:id="235" w:author="ThinkPad" w:date="2022-06-06T19:28:00Z">
        <w:r w:rsidR="00B95649">
          <w:rPr>
            <w:rFonts w:ascii="Times New Roman" w:eastAsia="宋体" w:hAnsi="Times New Roman" w:cs="Times New Roman" w:hint="eastAsia"/>
            <w:kern w:val="0"/>
            <w:sz w:val="24"/>
            <w:szCs w:val="24"/>
            <w:highlight w:val="cyan"/>
          </w:rPr>
          <w:t>每</w:t>
        </w:r>
      </w:ins>
      <w:ins w:id="236" w:author="ThinkPad" w:date="2022-06-06T11:51:00Z">
        <w:r w:rsidRPr="000D1A63">
          <w:rPr>
            <w:rFonts w:ascii="Times New Roman" w:eastAsia="宋体" w:hAnsi="Times New Roman" w:cs="Times New Roman" w:hint="eastAsia"/>
            <w:kern w:val="0"/>
            <w:sz w:val="24"/>
            <w:szCs w:val="24"/>
            <w:highlight w:val="cyan"/>
            <w:rPrChange w:id="237" w:author="ThinkPad" w:date="2022-06-06T19:26:00Z">
              <w:rPr>
                <w:rFonts w:ascii="Times New Roman" w:eastAsia="宋体" w:hAnsi="Times New Roman" w:cs="Times New Roman" w:hint="eastAsia"/>
                <w:kern w:val="0"/>
                <w:sz w:val="24"/>
                <w:szCs w:val="24"/>
              </w:rPr>
            </w:rPrChange>
          </w:rPr>
          <w:t>比特传输成功率</w:t>
        </w:r>
        <w:r w:rsidRPr="000D1A63">
          <w:rPr>
            <w:rFonts w:ascii="Times New Roman" w:eastAsia="宋体" w:hAnsi="Times New Roman" w:cs="Times New Roman" w:hint="eastAsia"/>
            <w:kern w:val="0"/>
            <w:sz w:val="24"/>
            <w:szCs w:val="24"/>
            <w:highlight w:val="cyan"/>
            <w:rPrChange w:id="238" w:author="ThinkPad" w:date="2022-06-06T19:26:00Z">
              <w:rPr>
                <w:rFonts w:ascii="Times New Roman" w:eastAsia="宋体" w:hAnsi="Times New Roman" w:cs="Times New Roman" w:hint="eastAsia"/>
                <w:kern w:val="0"/>
                <w:sz w:val="24"/>
                <w:szCs w:val="24"/>
              </w:rPr>
            </w:rPrChange>
          </w:rPr>
          <w:t>”</w:t>
        </w:r>
        <w:r w:rsidRPr="000D1A63">
          <w:rPr>
            <w:rFonts w:ascii="Times New Roman" w:eastAsia="宋体" w:hAnsi="Times New Roman" w:cs="Times New Roman" w:hint="eastAsia"/>
            <w:kern w:val="0"/>
            <w:sz w:val="24"/>
            <w:szCs w:val="24"/>
            <w:highlight w:val="cyan"/>
            <w:rPrChange w:id="239" w:author="ThinkPad" w:date="2022-06-06T19:26:00Z">
              <w:rPr>
                <w:rFonts w:ascii="Times New Roman" w:eastAsia="宋体" w:hAnsi="Times New Roman" w:cs="Times New Roman" w:hint="eastAsia"/>
                <w:kern w:val="0"/>
                <w:sz w:val="24"/>
                <w:szCs w:val="24"/>
              </w:rPr>
            </w:rPrChange>
          </w:rPr>
          <w:t>吧</w:t>
        </w:r>
      </w:ins>
      <w:ins w:id="240" w:author="ThinkPad" w:date="2022-06-06T19:27:00Z">
        <w:r w:rsidR="000D1A63">
          <w:rPr>
            <w:rFonts w:ascii="Times New Roman" w:eastAsia="宋体" w:hAnsi="Times New Roman" w:cs="Times New Roman" w:hint="eastAsia"/>
            <w:kern w:val="0"/>
            <w:sz w:val="24"/>
            <w:szCs w:val="24"/>
            <w:highlight w:val="cyan"/>
          </w:rPr>
          <w:t>，</w:t>
        </w:r>
      </w:ins>
      <w:ins w:id="241" w:author="ThinkPad" w:date="2022-06-06T19:28:00Z">
        <w:r w:rsidR="00B95649">
          <w:rPr>
            <w:rFonts w:ascii="Times New Roman" w:eastAsia="宋体" w:hAnsi="Times New Roman" w:cs="Times New Roman" w:hint="eastAsia"/>
            <w:kern w:val="0"/>
            <w:sz w:val="24"/>
            <w:szCs w:val="24"/>
            <w:highlight w:val="cyan"/>
          </w:rPr>
          <w:t>你</w:t>
        </w:r>
      </w:ins>
      <w:ins w:id="242" w:author="ThinkPad" w:date="2022-06-06T19:29:00Z">
        <w:r w:rsidR="00B95649">
          <w:rPr>
            <w:rFonts w:ascii="Times New Roman" w:eastAsia="宋体" w:hAnsi="Times New Roman" w:cs="Times New Roman" w:hint="eastAsia"/>
            <w:kern w:val="0"/>
            <w:sz w:val="24"/>
            <w:szCs w:val="24"/>
            <w:highlight w:val="cyan"/>
          </w:rPr>
          <w:t>后面</w:t>
        </w:r>
      </w:ins>
      <w:ins w:id="243" w:author="ThinkPad" w:date="2022-06-06T19:28:00Z">
        <w:r w:rsidR="00B95649">
          <w:rPr>
            <w:rFonts w:ascii="Times New Roman" w:eastAsia="宋体" w:hAnsi="Times New Roman" w:cs="Times New Roman" w:hint="eastAsia"/>
            <w:kern w:val="0"/>
            <w:sz w:val="24"/>
            <w:szCs w:val="24"/>
            <w:highlight w:val="cyan"/>
          </w:rPr>
          <w:t>要的</w:t>
        </w:r>
      </w:ins>
      <w:ins w:id="244" w:author="ThinkPad" w:date="2022-06-06T19:29:00Z">
        <w:r w:rsidR="00B95649">
          <w:rPr>
            <w:rFonts w:ascii="Times New Roman" w:eastAsia="宋体" w:hAnsi="Times New Roman" w:cs="Times New Roman" w:hint="eastAsia"/>
            <w:kern w:val="0"/>
            <w:sz w:val="24"/>
            <w:szCs w:val="24"/>
            <w:highlight w:val="cyan"/>
          </w:rPr>
          <w:t>是“每</w:t>
        </w:r>
      </w:ins>
      <w:ins w:id="245" w:author="ThinkPad" w:date="2022-06-06T19:27:00Z">
        <w:r w:rsidR="000D1A63">
          <w:rPr>
            <w:rFonts w:ascii="Times New Roman" w:eastAsia="宋体" w:hAnsi="Times New Roman" w:cs="Times New Roman" w:hint="eastAsia"/>
            <w:kern w:val="0"/>
            <w:sz w:val="24"/>
            <w:szCs w:val="24"/>
            <w:highlight w:val="cyan"/>
          </w:rPr>
          <w:t>消息</w:t>
        </w:r>
        <w:r w:rsidR="000D1A63">
          <w:rPr>
            <w:rFonts w:ascii="Times New Roman" w:eastAsia="宋体" w:hAnsi="Times New Roman" w:cs="Times New Roman" w:hint="eastAsia"/>
            <w:kern w:val="0"/>
            <w:sz w:val="24"/>
            <w:szCs w:val="24"/>
            <w:highlight w:val="cyan"/>
          </w:rPr>
          <w:t>/</w:t>
        </w:r>
        <w:r w:rsidR="000D1A63">
          <w:rPr>
            <w:rFonts w:ascii="Times New Roman" w:eastAsia="宋体" w:hAnsi="Times New Roman" w:cs="Times New Roman" w:hint="eastAsia"/>
            <w:kern w:val="0"/>
            <w:sz w:val="24"/>
            <w:szCs w:val="24"/>
            <w:highlight w:val="cyan"/>
          </w:rPr>
          <w:t>分组传输成功率</w:t>
        </w:r>
      </w:ins>
      <w:ins w:id="246" w:author="ThinkPad" w:date="2022-06-06T19:29:00Z">
        <w:r w:rsidR="00B95649">
          <w:rPr>
            <w:rFonts w:ascii="Times New Roman" w:eastAsia="宋体" w:hAnsi="Times New Roman" w:cs="Times New Roman" w:hint="eastAsia"/>
            <w:kern w:val="0"/>
            <w:sz w:val="24"/>
            <w:szCs w:val="24"/>
            <w:highlight w:val="cyan"/>
          </w:rPr>
          <w:t>”</w:t>
        </w:r>
        <w:r w:rsidR="00B95649">
          <w:rPr>
            <w:rFonts w:ascii="Times New Roman" w:eastAsia="宋体" w:hAnsi="Times New Roman" w:cs="Times New Roman" w:hint="eastAsia"/>
            <w:kern w:val="0"/>
            <w:sz w:val="24"/>
            <w:szCs w:val="24"/>
            <w:highlight w:val="cyan"/>
          </w:rPr>
          <w:t>吧</w:t>
        </w:r>
      </w:ins>
      <w:ins w:id="247" w:author="ThinkPad" w:date="2022-06-06T19:27:00Z">
        <w:r w:rsidR="000D1A63">
          <w:rPr>
            <w:rFonts w:ascii="Times New Roman" w:eastAsia="宋体" w:hAnsi="Times New Roman" w:cs="Times New Roman" w:hint="eastAsia"/>
            <w:kern w:val="0"/>
            <w:sz w:val="24"/>
            <w:szCs w:val="24"/>
            <w:highlight w:val="cyan"/>
          </w:rPr>
          <w:t>？</w:t>
        </w:r>
      </w:ins>
      <w:ins w:id="248" w:author="ThinkPad" w:date="2022-06-06T11:51:00Z">
        <w:r w:rsidRPr="000D1A63">
          <w:rPr>
            <w:rFonts w:ascii="Times New Roman" w:eastAsia="宋体" w:hAnsi="Times New Roman" w:cs="Times New Roman"/>
            <w:kern w:val="0"/>
            <w:sz w:val="24"/>
            <w:szCs w:val="24"/>
            <w:highlight w:val="cyan"/>
            <w:rPrChange w:id="249" w:author="ThinkPad" w:date="2022-06-06T19:26:00Z">
              <w:rPr>
                <w:rFonts w:ascii="Times New Roman" w:eastAsia="宋体" w:hAnsi="Times New Roman" w:cs="Times New Roman"/>
                <w:kern w:val="0"/>
                <w:sz w:val="24"/>
                <w:szCs w:val="24"/>
              </w:rPr>
            </w:rPrChange>
          </w:rPr>
          <w:t>…</w:t>
        </w:r>
      </w:ins>
      <w:ins w:id="250" w:author="ThinkPad" w:date="2022-06-06T11:50:00Z">
        <w:r w:rsidRPr="000D1A63">
          <w:rPr>
            <w:rFonts w:ascii="Times New Roman" w:eastAsia="宋体" w:hAnsi="Times New Roman" w:cs="Times New Roman"/>
            <w:kern w:val="0"/>
            <w:sz w:val="24"/>
            <w:szCs w:val="24"/>
            <w:highlight w:val="cyan"/>
            <w:rPrChange w:id="251" w:author="ThinkPad" w:date="2022-06-06T19:26:00Z">
              <w:rPr>
                <w:rFonts w:ascii="Times New Roman" w:eastAsia="宋体" w:hAnsi="Times New Roman" w:cs="Times New Roman"/>
                <w:kern w:val="0"/>
                <w:sz w:val="24"/>
                <w:szCs w:val="24"/>
              </w:rPr>
            </w:rPrChange>
          </w:rPr>
          <w:t>]</w:t>
        </w:r>
        <w:r>
          <w:rPr>
            <w:rFonts w:ascii="Times New Roman" w:eastAsia="宋体" w:hAnsi="Times New Roman" w:cs="Times New Roman"/>
            <w:kern w:val="0"/>
            <w:sz w:val="24"/>
            <w:szCs w:val="24"/>
          </w:rPr>
          <w:t xml:space="preserve"> </w:t>
        </w:r>
      </w:ins>
      <w:ins w:id="252" w:author="ThinkPad" w:date="2022-06-06T19:29:00Z">
        <w:r w:rsidR="00B95649">
          <w:rPr>
            <w:rFonts w:ascii="Times New Roman" w:eastAsia="宋体" w:hAnsi="Times New Roman" w:cs="Times New Roman"/>
            <w:kern w:val="0"/>
            <w:sz w:val="24"/>
            <w:szCs w:val="24"/>
          </w:rPr>
          <w:t xml:space="preserve"> </w:t>
        </w:r>
      </w:ins>
    </w:p>
    <w:p w14:paraId="04EDBB66" w14:textId="2C315964"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communication failure occurs in the blockchain network when </w:t>
      </w:r>
      <w:ins w:id="253" w:author="ThinkPad" w:date="2022-06-06T20:17:00Z">
        <w:r w:rsidR="00EA0B45">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receiver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r w:rsidRPr="002E5360">
        <w:rPr>
          <w:rFonts w:ascii="Times New Roman" w:eastAsia="宋体" w:hAnsi="Times New Roman" w:cs="Times New Roman"/>
          <w:kern w:val="0"/>
          <w:sz w:val="24"/>
          <w:szCs w:val="24"/>
          <w:highlight w:val="yellow"/>
          <w:rPrChange w:id="254" w:author="ThinkPad" w:date="2022-06-06T11:49:00Z">
            <w:rPr>
              <w:rFonts w:ascii="Times New Roman" w:eastAsia="宋体" w:hAnsi="Times New Roman" w:cs="Times New Roman"/>
              <w:kern w:val="0"/>
              <w:sz w:val="24"/>
              <w:szCs w:val="24"/>
            </w:rPr>
          </w:rPrChange>
        </w:rPr>
        <w:t xml:space="preserve">Let </w:t>
      </w:r>
      <m:oMath>
        <m:r>
          <w:rPr>
            <w:rFonts w:ascii="Cambria Math" w:eastAsia="宋体" w:hAnsi="Cambria Math" w:cs="Times New Roman"/>
            <w:kern w:val="0"/>
            <w:sz w:val="24"/>
            <w:szCs w:val="24"/>
            <w:highlight w:val="yellow"/>
            <w:rPrChange w:id="255" w:author="ThinkPad" w:date="2022-06-06T11:49:00Z">
              <w:rPr>
                <w:rFonts w:ascii="Cambria Math" w:eastAsia="宋体" w:hAnsi="Cambria Math" w:cs="Times New Roman"/>
                <w:kern w:val="0"/>
                <w:sz w:val="24"/>
                <w:szCs w:val="24"/>
              </w:rPr>
            </w:rPrChange>
          </w:rPr>
          <m:t>V</m:t>
        </m:r>
      </m:oMath>
      <w:r w:rsidRPr="002E5360">
        <w:rPr>
          <w:rFonts w:ascii="Times New Roman" w:eastAsia="宋体" w:hAnsi="Times New Roman" w:cs="Times New Roman" w:hint="eastAsia"/>
          <w:kern w:val="0"/>
          <w:sz w:val="24"/>
          <w:szCs w:val="24"/>
          <w:highlight w:val="yellow"/>
          <w:rPrChange w:id="256" w:author="ThinkPad" w:date="2022-06-06T11:49:00Z">
            <w:rPr>
              <w:rFonts w:ascii="Times New Roman" w:eastAsia="宋体" w:hAnsi="Times New Roman" w:cs="Times New Roman" w:hint="eastAsia"/>
              <w:kern w:val="0"/>
              <w:sz w:val="24"/>
              <w:szCs w:val="24"/>
            </w:rPr>
          </w:rPrChange>
        </w:rPr>
        <w:t xml:space="preserve"> </w:t>
      </w:r>
      <w:r w:rsidRPr="002E5360">
        <w:rPr>
          <w:rFonts w:ascii="Times New Roman" w:eastAsia="宋体" w:hAnsi="Times New Roman" w:cs="Times New Roman"/>
          <w:kern w:val="0"/>
          <w:sz w:val="24"/>
          <w:szCs w:val="24"/>
          <w:highlight w:val="yellow"/>
          <w:rPrChange w:id="257" w:author="ThinkPad" w:date="2022-06-06T11:49:00Z">
            <w:rPr>
              <w:rFonts w:ascii="Times New Roman" w:eastAsia="宋体" w:hAnsi="Times New Roman" w:cs="Times New Roman"/>
              <w:kern w:val="0"/>
              <w:sz w:val="24"/>
              <w:szCs w:val="24"/>
            </w:rPr>
          </w:rPrChange>
        </w:rPr>
        <w:t>be the set of consensus nodes in a round</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w:t>
      </w:r>
      <w:r w:rsidRPr="00E660A7">
        <w:rPr>
          <w:rFonts w:ascii="Times New Roman" w:eastAsia="宋体" w:hAnsi="Times New Roman" w:cs="Times New Roman"/>
          <w:kern w:val="0"/>
          <w:sz w:val="24"/>
          <w:szCs w:val="24"/>
          <w:highlight w:val="yellow"/>
          <w:rPrChange w:id="258" w:author="ThinkPad" w:date="2022-06-06T11:56:00Z">
            <w:rPr>
              <w:rFonts w:ascii="Times New Roman" w:eastAsia="宋体" w:hAnsi="Times New Roman" w:cs="Times New Roman"/>
              <w:kern w:val="0"/>
              <w:sz w:val="24"/>
              <w:szCs w:val="24"/>
            </w:rPr>
          </w:rPrChange>
        </w:rPr>
        <w:t>transmit</w:t>
      </w:r>
      <w:r>
        <w:rPr>
          <w:rFonts w:ascii="Times New Roman" w:eastAsia="宋体" w:hAnsi="Times New Roman" w:cs="Times New Roman"/>
          <w:kern w:val="0"/>
          <w:sz w:val="24"/>
          <w:szCs w:val="24"/>
        </w:rPr>
        <w:t xml:space="preserve">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communication failure 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2F3ADA4C" w14:textId="77777777" w:rsidR="00467850" w:rsidRDefault="008E321A"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FD56FD2"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t>
      </w:r>
    </w:p>
    <w:p w14:paraId="3A2FBFCE" w14:textId="77777777" w:rsidR="00467850" w:rsidRPr="00DE3197" w:rsidRDefault="00467850" w:rsidP="00467850">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54DE06B2" w14:textId="79F6983D"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w:t>
      </w:r>
      <w:ins w:id="259" w:author="ThinkPad" w:date="2022-06-06T13:38:00Z">
        <w:r w:rsidR="000B2CFA">
          <w:rPr>
            <w:rFonts w:ascii="Times New Roman" w:eastAsia="宋体" w:hAnsi="Times New Roman" w:cs="Times New Roman"/>
            <w:kern w:val="0"/>
            <w:sz w:val="24"/>
            <w:szCs w:val="24"/>
          </w:rPr>
          <w:t xml:space="preserve"> copy of the</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w:t>
      </w:r>
      <w:proofErr w:type="spellStart"/>
      <w:r>
        <w:rPr>
          <w:rFonts w:ascii="Times New Roman" w:eastAsia="宋体" w:hAnsi="Times New Roman" w:cs="Times New Roman"/>
          <w:kern w:val="0"/>
          <w:sz w:val="24"/>
          <w:szCs w:val="24"/>
        </w:rPr>
        <w:t>ckchain</w:t>
      </w:r>
      <w:proofErr w:type="spellEnd"/>
      <w:r>
        <w:rPr>
          <w:rFonts w:ascii="Times New Roman" w:eastAsia="宋体" w:hAnsi="Times New Roman" w:cs="Times New Roman"/>
          <w:kern w:val="0"/>
          <w:sz w:val="24"/>
          <w:szCs w:val="24"/>
        </w:rPr>
        <w:t xml:space="preserve">, block, and transaction, respectively. </w:t>
      </w:r>
      <w:ins w:id="260" w:author="ThinkPad" w:date="2022-06-06T13:41:00Z">
        <w:r w:rsidR="000B2CFA">
          <w:rPr>
            <w:rFonts w:ascii="Times New Roman" w:eastAsia="宋体" w:hAnsi="Times New Roman" w:cs="Times New Roman"/>
            <w:kern w:val="0"/>
            <w:sz w:val="24"/>
            <w:szCs w:val="24"/>
          </w:rPr>
          <w:t>Fig. 1</w:t>
        </w:r>
        <w:r w:rsidR="000B2CFA">
          <w:rPr>
            <w:rFonts w:ascii="Times New Roman" w:eastAsia="宋体" w:hAnsi="Times New Roman" w:cs="Times New Roman"/>
            <w:kern w:val="0"/>
            <w:sz w:val="24"/>
            <w:szCs w:val="24"/>
          </w:rPr>
          <w:t xml:space="preserve"> shows </w:t>
        </w:r>
      </w:ins>
      <w:del w:id="261" w:author="ThinkPad" w:date="2022-06-06T13:41:00Z">
        <w:r w:rsidDel="000B2CFA">
          <w:rPr>
            <w:rFonts w:ascii="Times New Roman" w:eastAsia="宋体" w:hAnsi="Times New Roman" w:cs="Times New Roman"/>
            <w:kern w:val="0"/>
            <w:sz w:val="24"/>
            <w:szCs w:val="24"/>
          </w:rPr>
          <w:delText xml:space="preserve">The </w:delText>
        </w:r>
      </w:del>
      <w:ins w:id="262" w:author="ThinkPad" w:date="2022-06-06T13:41:00Z">
        <w:r w:rsidR="000B2CFA">
          <w:rPr>
            <w:rFonts w:ascii="Times New Roman" w:eastAsia="宋体" w:hAnsi="Times New Roman" w:cs="Times New Roman"/>
            <w:kern w:val="0"/>
            <w:sz w:val="24"/>
            <w:szCs w:val="24"/>
          </w:rPr>
          <w:t>t</w:t>
        </w:r>
        <w:r w:rsidR="000B2CFA">
          <w:rPr>
            <w:rFonts w:ascii="Times New Roman" w:eastAsia="宋体" w:hAnsi="Times New Roman" w:cs="Times New Roman"/>
            <w:kern w:val="0"/>
            <w:sz w:val="24"/>
            <w:szCs w:val="24"/>
          </w:rPr>
          <w:t xml:space="preserve">he </w:t>
        </w:r>
      </w:ins>
      <w:r>
        <w:rPr>
          <w:rFonts w:ascii="Times New Roman" w:eastAsia="宋体" w:hAnsi="Times New Roman" w:cs="Times New Roman"/>
          <w:kern w:val="0"/>
          <w:sz w:val="24"/>
          <w:szCs w:val="24"/>
        </w:rPr>
        <w:t xml:space="preserve">data structure of </w:t>
      </w:r>
      <w:ins w:id="263" w:author="ThinkPad" w:date="2022-06-06T13:40:00Z">
        <w:r w:rsidR="000B2CFA">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block and </w:t>
      </w:r>
      <w:ins w:id="264" w:author="ThinkPad" w:date="2022-06-06T13:40:00Z">
        <w:r w:rsidR="000B2CFA">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transaction</w:t>
      </w:r>
      <w:ins w:id="265" w:author="ThinkPad" w:date="2022-06-06T13:41:00Z">
        <w:r w:rsidR="000B2CFA">
          <w:rPr>
            <w:rFonts w:ascii="Times New Roman" w:eastAsia="宋体" w:hAnsi="Times New Roman" w:cs="Times New Roman"/>
            <w:kern w:val="0"/>
            <w:sz w:val="24"/>
            <w:szCs w:val="24"/>
          </w:rPr>
          <w:t>, respectively</w:t>
        </w:r>
      </w:ins>
      <w:del w:id="266" w:author="ThinkPad" w:date="2022-06-06T13:41:00Z">
        <w:r w:rsidDel="000B2CFA">
          <w:rPr>
            <w:rFonts w:ascii="Times New Roman" w:eastAsia="宋体" w:hAnsi="Times New Roman" w:cs="Times New Roman"/>
            <w:kern w:val="0"/>
            <w:sz w:val="24"/>
            <w:szCs w:val="24"/>
          </w:rPr>
          <w:delText xml:space="preserve"> is shown in</w:delText>
        </w:r>
      </w:del>
      <w:del w:id="267" w:author="ThinkPad" w:date="2022-06-06T13:40:00Z">
        <w:r w:rsidDel="000B2CFA">
          <w:rPr>
            <w:rFonts w:ascii="Times New Roman" w:eastAsia="宋体" w:hAnsi="Times New Roman" w:cs="Times New Roman"/>
            <w:kern w:val="0"/>
            <w:sz w:val="24"/>
            <w:szCs w:val="24"/>
          </w:rPr>
          <w:delText xml:space="preserve"> Fig. 1</w:delText>
        </w:r>
      </w:del>
      <w:r>
        <w:rPr>
          <w:rFonts w:ascii="Times New Roman" w:eastAsia="宋体" w:hAnsi="Times New Roman" w:cs="Times New Roman"/>
          <w:kern w:val="0"/>
          <w:sz w:val="24"/>
          <w:szCs w:val="24"/>
        </w:rPr>
        <w:t xml:space="preserve">.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w:t>
      </w:r>
      <w:ins w:id="268" w:author="ThinkPad" w:date="2022-06-06T13:42:00Z">
        <w:r w:rsidR="000B2CFA">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hash</w:t>
      </w:r>
      <w:ins w:id="269" w:author="ThinkPad" w:date="2022-06-06T13:42:00Z">
        <w:r w:rsidR="000B2CFA">
          <w:rPr>
            <w:rFonts w:ascii="Times New Roman" w:eastAsia="宋体" w:hAnsi="Times New Roman" w:cs="Times New Roman"/>
            <w:kern w:val="0"/>
            <w:sz w:val="24"/>
            <w:szCs w:val="24"/>
          </w:rPr>
          <w:t xml:space="preserve"> values</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64B3B1BB" w14:textId="77777777" w:rsidR="00467850" w:rsidRDefault="00467850" w:rsidP="000B2CFA">
      <w:pPr>
        <w:keepNext/>
        <w:spacing w:afterLines="100" w:after="312"/>
        <w:ind w:firstLine="420"/>
        <w:jc w:val="center"/>
        <w:pPrChange w:id="270" w:author="ThinkPad" w:date="2022-06-06T13:42:00Z">
          <w:pPr>
            <w:keepNext/>
            <w:spacing w:afterLines="100" w:after="312"/>
            <w:ind w:firstLine="420"/>
          </w:pPr>
        </w:pPrChange>
      </w:pPr>
      <w:r>
        <w:rPr>
          <w:noProof/>
        </w:rPr>
        <w:lastRenderedPageBreak/>
        <w:drawing>
          <wp:inline distT="0" distB="0" distL="0" distR="0" wp14:anchorId="0B0F7DE9" wp14:editId="6C5E120F">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5CB62F52" w14:textId="77777777" w:rsidR="00467850" w:rsidRPr="006338FD" w:rsidRDefault="00467850" w:rsidP="000B2CFA">
      <w:pPr>
        <w:pStyle w:val="ac"/>
        <w:ind w:firstLine="420"/>
        <w:jc w:val="center"/>
        <w:rPr>
          <w:rFonts w:ascii="Times New Roman" w:eastAsia="宋体" w:hAnsi="Times New Roman" w:cs="Times New Roman"/>
          <w:b/>
          <w:bCs/>
          <w:kern w:val="0"/>
          <w:sz w:val="24"/>
          <w:szCs w:val="24"/>
        </w:rPr>
        <w:pPrChange w:id="271" w:author="ThinkPad" w:date="2022-06-06T13:42:00Z">
          <w:pPr>
            <w:pStyle w:val="ac"/>
            <w:ind w:firstLine="420"/>
          </w:pPr>
        </w:pPrChange>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4423534" w14:textId="77777777" w:rsidR="00467850" w:rsidRPr="00DE3197" w:rsidRDefault="00467850" w:rsidP="00467850">
      <w:pPr>
        <w:pStyle w:val="2"/>
        <w:rPr>
          <w:rFonts w:ascii="Times New Roman" w:eastAsia="黑体" w:hAnsi="Times New Roman" w:cs="Times New Roman"/>
          <w:sz w:val="28"/>
          <w:szCs w:val="28"/>
        </w:rPr>
      </w:pPr>
      <w:bookmarkStart w:id="272" w:name="_Toc94273372"/>
      <w:r w:rsidRPr="00DE3197">
        <w:rPr>
          <w:rFonts w:ascii="Times New Roman" w:eastAsia="黑体" w:hAnsi="Times New Roman" w:cs="Times New Roman"/>
          <w:sz w:val="28"/>
          <w:szCs w:val="28"/>
        </w:rPr>
        <w:t xml:space="preserve">3.4 </w:t>
      </w:r>
      <w:bookmarkEnd w:id="272"/>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0AFFF29F" w14:textId="756BF022" w:rsidR="00467850" w:rsidRDefault="000B2CFA" w:rsidP="00467850">
      <w:pPr>
        <w:spacing w:afterLines="50" w:after="156"/>
        <w:ind w:firstLineChars="200" w:firstLine="480"/>
        <w:rPr>
          <w:rFonts w:ascii="Times New Roman" w:eastAsia="宋体" w:hAnsi="Times New Roman" w:cs="Times New Roman"/>
          <w:kern w:val="0"/>
          <w:sz w:val="24"/>
          <w:szCs w:val="24"/>
        </w:rPr>
      </w:pPr>
      <w:ins w:id="273" w:author="ThinkPad" w:date="2022-06-06T13:43:00Z">
        <w:r>
          <w:rPr>
            <w:rFonts w:ascii="Times New Roman" w:eastAsia="宋体" w:hAnsi="Times New Roman" w:cs="Times New Roman"/>
            <w:kern w:val="0"/>
            <w:sz w:val="24"/>
            <w:szCs w:val="24"/>
          </w:rPr>
          <w:t xml:space="preserve">We </w:t>
        </w:r>
      </w:ins>
      <w:del w:id="274" w:author="ThinkPad" w:date="2022-06-06T13:43:00Z">
        <w:r w:rsidR="00467850" w:rsidRPr="004C7DB3" w:rsidDel="000B2CFA">
          <w:rPr>
            <w:rFonts w:ascii="Times New Roman" w:eastAsia="宋体" w:hAnsi="Times New Roman" w:cs="Times New Roman" w:hint="eastAsia"/>
            <w:kern w:val="0"/>
            <w:sz w:val="24"/>
            <w:szCs w:val="24"/>
          </w:rPr>
          <w:delText>A</w:delText>
        </w:r>
        <w:r w:rsidR="00467850" w:rsidRPr="004C7DB3" w:rsidDel="000B2CFA">
          <w:rPr>
            <w:rFonts w:ascii="Times New Roman" w:eastAsia="宋体" w:hAnsi="Times New Roman" w:cs="Times New Roman"/>
            <w:kern w:val="0"/>
            <w:sz w:val="24"/>
            <w:szCs w:val="24"/>
          </w:rPr>
          <w:delText xml:space="preserve">ssuming </w:delText>
        </w:r>
      </w:del>
      <w:ins w:id="275" w:author="ThinkPad" w:date="2022-06-06T13:43:00Z">
        <w:r>
          <w:rPr>
            <w:rFonts w:ascii="Times New Roman" w:eastAsia="宋体" w:hAnsi="Times New Roman" w:cs="Times New Roman"/>
            <w:kern w:val="0"/>
            <w:sz w:val="24"/>
            <w:szCs w:val="24"/>
          </w:rPr>
          <w:t>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w:t>
        </w:r>
      </w:ins>
      <w:r w:rsidR="00467850" w:rsidRPr="004C7DB3">
        <w:rPr>
          <w:rFonts w:ascii="Times New Roman" w:eastAsia="宋体" w:hAnsi="Times New Roman" w:cs="Times New Roman"/>
          <w:kern w:val="0"/>
          <w:sz w:val="24"/>
          <w:szCs w:val="24"/>
        </w:rPr>
        <w:t xml:space="preserve">that </w:t>
      </w:r>
      <w:r w:rsidR="00467850">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sidR="00467850">
        <w:rPr>
          <w:rFonts w:ascii="Times New Roman" w:eastAsia="宋体" w:hAnsi="Times New Roman" w:cs="Times New Roman" w:hint="eastAsia"/>
          <w:kern w:val="0"/>
          <w:sz w:val="24"/>
          <w:szCs w:val="24"/>
        </w:rPr>
        <w:t xml:space="preserve"> </w:t>
      </w:r>
      <w:r w:rsidR="00467850">
        <w:rPr>
          <w:rFonts w:ascii="Times New Roman" w:eastAsia="宋体" w:hAnsi="Times New Roman" w:cs="Times New Roman"/>
          <w:kern w:val="0"/>
          <w:sz w:val="24"/>
          <w:szCs w:val="24"/>
        </w:rPr>
        <w:t>of the total voting power. The malicious behaviors of adversary</w:t>
      </w:r>
      <w:ins w:id="276" w:author="ThinkPad" w:date="2022-06-06T13:43:00Z">
        <w:r w:rsidR="008317A5">
          <w:rPr>
            <w:rFonts w:ascii="Times New Roman" w:eastAsia="宋体" w:hAnsi="Times New Roman" w:cs="Times New Roman"/>
            <w:kern w:val="0"/>
            <w:sz w:val="24"/>
            <w:szCs w:val="24"/>
          </w:rPr>
          <w:t xml:space="preserve"> under consideration</w:t>
        </w:r>
      </w:ins>
      <w:r w:rsidR="00467850">
        <w:rPr>
          <w:rFonts w:ascii="Times New Roman" w:eastAsia="宋体" w:hAnsi="Times New Roman" w:cs="Times New Roman"/>
          <w:kern w:val="0"/>
          <w:sz w:val="24"/>
          <w:szCs w:val="24"/>
        </w:rPr>
        <w:t xml:space="preserve"> are as follows:</w:t>
      </w:r>
    </w:p>
    <w:p w14:paraId="180B725D" w14:textId="77777777" w:rsidR="00467850" w:rsidRPr="00254F91" w:rsidRDefault="00467850" w:rsidP="00467850">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0A2F20E5" w14:textId="716EDAE8" w:rsidR="00467850" w:rsidRDefault="00467850" w:rsidP="00467850">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ins w:id="277" w:author="ThinkPad" w:date="2022-06-06T13:45:00Z">
        <w:r w:rsidR="008317A5">
          <w:rPr>
            <w:rFonts w:ascii="Times New Roman" w:eastAsia="宋体" w:hAnsi="Times New Roman" w:cs="Times New Roman"/>
            <w:kern w:val="0"/>
            <w:sz w:val="24"/>
            <w:szCs w:val="24"/>
          </w:rPr>
          <w:t xml:space="preserve"> </w:t>
        </w:r>
      </w:ins>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4D0DB321" w14:textId="655454B4" w:rsidR="00467850" w:rsidRPr="00E65F7B" w:rsidRDefault="008317A5" w:rsidP="00467850">
      <w:pPr>
        <w:spacing w:afterLines="50" w:after="156"/>
        <w:ind w:firstLineChars="200" w:firstLine="480"/>
        <w:rPr>
          <w:rFonts w:ascii="Times New Roman" w:eastAsia="宋体" w:hAnsi="Times New Roman" w:cs="Times New Roman"/>
          <w:kern w:val="0"/>
          <w:sz w:val="24"/>
          <w:szCs w:val="24"/>
        </w:rPr>
      </w:pPr>
      <w:ins w:id="278" w:author="ThinkPad" w:date="2022-06-06T13:46:00Z">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lists </w:t>
        </w:r>
      </w:ins>
      <w:del w:id="279" w:author="ThinkPad" w:date="2022-06-06T13:46:00Z">
        <w:r w:rsidR="00467850" w:rsidRPr="00E65F7B" w:rsidDel="008317A5">
          <w:rPr>
            <w:rFonts w:ascii="Times New Roman" w:eastAsia="宋体" w:hAnsi="Times New Roman" w:cs="Times New Roman"/>
            <w:kern w:val="0"/>
            <w:sz w:val="24"/>
            <w:szCs w:val="24"/>
          </w:rPr>
          <w:delText>A summary of all important</w:delText>
        </w:r>
      </w:del>
      <w:ins w:id="280" w:author="ThinkPad" w:date="2022-06-06T13:46:00Z">
        <w:r>
          <w:rPr>
            <w:rFonts w:ascii="Times New Roman" w:eastAsia="宋体" w:hAnsi="Times New Roman" w:cs="Times New Roman"/>
            <w:kern w:val="0"/>
            <w:sz w:val="24"/>
            <w:szCs w:val="24"/>
          </w:rPr>
          <w:t>major</w:t>
        </w:r>
      </w:ins>
      <w:r w:rsidR="00467850" w:rsidRPr="00E65F7B">
        <w:rPr>
          <w:rFonts w:ascii="Times New Roman" w:eastAsia="宋体" w:hAnsi="Times New Roman" w:cs="Times New Roman"/>
          <w:kern w:val="0"/>
          <w:sz w:val="24"/>
          <w:szCs w:val="24"/>
        </w:rPr>
        <w:t xml:space="preserve"> notations </w:t>
      </w:r>
      <w:del w:id="281" w:author="ThinkPad" w:date="2022-06-06T13:46:00Z">
        <w:r w:rsidR="00467850" w:rsidRPr="00E65F7B" w:rsidDel="008317A5">
          <w:rPr>
            <w:rFonts w:ascii="Times New Roman" w:eastAsia="宋体" w:hAnsi="Times New Roman" w:cs="Times New Roman"/>
            <w:kern w:val="0"/>
            <w:sz w:val="24"/>
            <w:szCs w:val="24"/>
          </w:rPr>
          <w:delText>(including the ones</w:delText>
        </w:r>
        <w:r w:rsidR="00467850" w:rsidDel="008317A5">
          <w:rPr>
            <w:rFonts w:ascii="Times New Roman" w:eastAsia="宋体" w:hAnsi="Times New Roman" w:cs="Times New Roman"/>
            <w:kern w:val="0"/>
            <w:sz w:val="24"/>
            <w:szCs w:val="24"/>
          </w:rPr>
          <w:delText xml:space="preserve"> </w:delText>
        </w:r>
        <w:r w:rsidR="00467850" w:rsidRPr="00E65F7B" w:rsidDel="008317A5">
          <w:rPr>
            <w:rFonts w:ascii="Times New Roman" w:eastAsia="宋体" w:hAnsi="Times New Roman" w:cs="Times New Roman"/>
            <w:kern w:val="0"/>
            <w:sz w:val="24"/>
            <w:szCs w:val="24"/>
          </w:rPr>
          <w:delText xml:space="preserve">from the </w:delText>
        </w:r>
        <w:r w:rsidR="00467850" w:rsidDel="008317A5">
          <w:rPr>
            <w:rFonts w:ascii="Times New Roman" w:eastAsia="宋体" w:hAnsi="Times New Roman" w:cs="Times New Roman"/>
            <w:kern w:val="0"/>
            <w:sz w:val="24"/>
            <w:szCs w:val="24"/>
          </w:rPr>
          <w:delText>SWIB</w:delText>
        </w:r>
        <w:r w:rsidR="00467850" w:rsidRPr="00E65F7B" w:rsidDel="008317A5">
          <w:rPr>
            <w:rFonts w:ascii="Times New Roman" w:eastAsia="宋体" w:hAnsi="Times New Roman" w:cs="Times New Roman"/>
            <w:kern w:val="0"/>
            <w:sz w:val="24"/>
            <w:szCs w:val="24"/>
          </w:rPr>
          <w:delText xml:space="preserve"> and the protocol analysis)</w:delText>
        </w:r>
      </w:del>
      <w:ins w:id="282" w:author="ThinkPad" w:date="2022-06-06T13:46:00Z">
        <w:r>
          <w:rPr>
            <w:rFonts w:ascii="Times New Roman" w:eastAsia="宋体" w:hAnsi="Times New Roman" w:cs="Times New Roman"/>
            <w:kern w:val="0"/>
            <w:sz w:val="24"/>
            <w:szCs w:val="24"/>
          </w:rPr>
          <w:t>used later</w:t>
        </w:r>
      </w:ins>
      <w:del w:id="283" w:author="ThinkPad" w:date="2022-06-06T13:46:00Z">
        <w:r w:rsidR="00467850" w:rsidRPr="00E65F7B" w:rsidDel="008317A5">
          <w:rPr>
            <w:rFonts w:ascii="Times New Roman" w:eastAsia="宋体" w:hAnsi="Times New Roman" w:cs="Times New Roman"/>
            <w:kern w:val="0"/>
            <w:sz w:val="24"/>
            <w:szCs w:val="24"/>
          </w:rPr>
          <w:delText xml:space="preserve"> and</w:delText>
        </w:r>
        <w:r w:rsidR="00467850" w:rsidDel="008317A5">
          <w:rPr>
            <w:rFonts w:ascii="Times New Roman" w:eastAsia="宋体" w:hAnsi="Times New Roman" w:cs="Times New Roman"/>
            <w:kern w:val="0"/>
            <w:sz w:val="24"/>
            <w:szCs w:val="24"/>
          </w:rPr>
          <w:delText xml:space="preserve"> </w:delText>
        </w:r>
        <w:r w:rsidR="00467850" w:rsidRPr="00E65F7B" w:rsidDel="008317A5">
          <w:rPr>
            <w:rFonts w:ascii="Times New Roman" w:eastAsia="宋体" w:hAnsi="Times New Roman" w:cs="Times New Roman"/>
            <w:kern w:val="0"/>
            <w:sz w:val="24"/>
            <w:szCs w:val="24"/>
          </w:rPr>
          <w:delText>their semantic meanings is provided in Table</w:delText>
        </w:r>
        <w:r w:rsidR="00467850" w:rsidDel="008317A5">
          <w:rPr>
            <w:rFonts w:ascii="Times New Roman" w:eastAsia="宋体" w:hAnsi="Times New Roman" w:cs="Times New Roman"/>
            <w:kern w:val="0"/>
            <w:sz w:val="24"/>
            <w:szCs w:val="24"/>
          </w:rPr>
          <w:delText xml:space="preserve"> 1</w:delText>
        </w:r>
      </w:del>
      <w:r w:rsidR="00467850">
        <w:rPr>
          <w:rFonts w:ascii="Times New Roman" w:eastAsia="宋体" w:hAnsi="Times New Roman" w:cs="Times New Roman"/>
          <w:kern w:val="0"/>
          <w:sz w:val="24"/>
          <w:szCs w:val="24"/>
        </w:rPr>
        <w:t>.</w:t>
      </w:r>
    </w:p>
    <w:p w14:paraId="219DCCD6" w14:textId="77777777" w:rsidR="00467850" w:rsidRPr="003312C7" w:rsidRDefault="00467850" w:rsidP="00467850">
      <w:pPr>
        <w:spacing w:afterLines="50" w:after="156"/>
        <w:ind w:left="420"/>
        <w:rPr>
          <w:rFonts w:ascii="Times New Roman" w:eastAsia="宋体" w:hAnsi="Times New Roman" w:cs="Times New Roman"/>
          <w:kern w:val="0"/>
          <w:sz w:val="24"/>
          <w:szCs w:val="24"/>
        </w:rPr>
      </w:pPr>
      <w:r>
        <w:rPr>
          <w:noProof/>
        </w:rPr>
        <w:drawing>
          <wp:inline distT="0" distB="0" distL="0" distR="0" wp14:anchorId="6FE7AF0D" wp14:editId="26336B41">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3DC7EB09" w14:textId="77777777" w:rsidR="00467850"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39908213" w14:textId="48EE9AF8" w:rsidR="00467850" w:rsidRPr="00645922" w:rsidRDefault="00467850" w:rsidP="00467850">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the stable wireless blockchain consensus protocol, named SWIB. We first </w:t>
      </w:r>
      <w:del w:id="284" w:author="ThinkPad" w:date="2022-06-06T13:47:00Z">
        <w:r w:rsidDel="008317A5">
          <w:rPr>
            <w:rFonts w:ascii="Times New Roman" w:eastAsia="宋体" w:hAnsi="Times New Roman" w:cs="Times New Roman"/>
            <w:kern w:val="0"/>
            <w:sz w:val="24"/>
            <w:szCs w:val="24"/>
          </w:rPr>
          <w:delText xml:space="preserve">introduce </w:delText>
        </w:r>
      </w:del>
      <w:ins w:id="285" w:author="ThinkPad" w:date="2022-06-06T13:47:00Z">
        <w:r w:rsidR="008317A5">
          <w:rPr>
            <w:rFonts w:ascii="Times New Roman" w:eastAsia="宋体" w:hAnsi="Times New Roman" w:cs="Times New Roman"/>
            <w:kern w:val="0"/>
            <w:sz w:val="24"/>
            <w:szCs w:val="24"/>
          </w:rPr>
          <w:t>give</w:t>
        </w:r>
        <w:r w:rsidR="008317A5">
          <w:rPr>
            <w:rFonts w:ascii="Times New Roman" w:eastAsia="宋体" w:hAnsi="Times New Roman" w:cs="Times New Roman"/>
            <w:kern w:val="0"/>
            <w:sz w:val="24"/>
            <w:szCs w:val="24"/>
          </w:rPr>
          <w:t xml:space="preserve"> </w:t>
        </w:r>
      </w:ins>
      <w:del w:id="286" w:author="ThinkPad" w:date="2022-06-06T13:47:00Z">
        <w:r w:rsidDel="008317A5">
          <w:rPr>
            <w:rFonts w:ascii="Times New Roman" w:eastAsia="宋体" w:hAnsi="Times New Roman" w:cs="Times New Roman"/>
            <w:kern w:val="0"/>
            <w:sz w:val="24"/>
            <w:szCs w:val="24"/>
          </w:rPr>
          <w:delText xml:space="preserve">the </w:delText>
        </w:r>
      </w:del>
      <w:ins w:id="287" w:author="ThinkPad" w:date="2022-06-06T13:47:00Z">
        <w:r w:rsidR="008317A5">
          <w:rPr>
            <w:rFonts w:ascii="Times New Roman" w:eastAsia="宋体" w:hAnsi="Times New Roman" w:cs="Times New Roman"/>
            <w:kern w:val="0"/>
            <w:sz w:val="24"/>
            <w:szCs w:val="24"/>
          </w:rPr>
          <w:t>an</w:t>
        </w:r>
        <w:r w:rsidR="008317A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overview architecture of </w:t>
      </w:r>
      <w:del w:id="288" w:author="ThinkPad" w:date="2022-06-06T13:47:00Z">
        <w:r w:rsidDel="008317A5">
          <w:rPr>
            <w:rFonts w:ascii="Times New Roman" w:eastAsia="宋体" w:hAnsi="Times New Roman" w:cs="Times New Roman"/>
            <w:kern w:val="0"/>
            <w:sz w:val="24"/>
            <w:szCs w:val="24"/>
          </w:rPr>
          <w:delText xml:space="preserve">our </w:delText>
        </w:r>
      </w:del>
      <w:ins w:id="289" w:author="ThinkPad" w:date="2022-06-06T13:47:00Z">
        <w:r w:rsidR="008317A5">
          <w:rPr>
            <w:rFonts w:ascii="Times New Roman" w:eastAsia="宋体" w:hAnsi="Times New Roman" w:cs="Times New Roman"/>
            <w:kern w:val="0"/>
            <w:sz w:val="24"/>
            <w:szCs w:val="24"/>
          </w:rPr>
          <w:t>the</w:t>
        </w:r>
        <w:r w:rsidR="008317A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protocol, and then </w:t>
      </w:r>
      <w:del w:id="290" w:author="ThinkPad" w:date="2022-06-06T13:48:00Z">
        <w:r w:rsidDel="008317A5">
          <w:rPr>
            <w:rFonts w:ascii="Times New Roman" w:eastAsia="宋体" w:hAnsi="Times New Roman" w:cs="Times New Roman"/>
            <w:kern w:val="0"/>
            <w:sz w:val="24"/>
            <w:szCs w:val="24"/>
          </w:rPr>
          <w:delText xml:space="preserve">discuss </w:delText>
        </w:r>
      </w:del>
      <w:ins w:id="291" w:author="ThinkPad" w:date="2022-06-06T13:48:00Z">
        <w:r w:rsidR="008317A5">
          <w:rPr>
            <w:rFonts w:ascii="Times New Roman" w:eastAsia="宋体" w:hAnsi="Times New Roman" w:cs="Times New Roman"/>
            <w:kern w:val="0"/>
            <w:sz w:val="24"/>
            <w:szCs w:val="24"/>
          </w:rPr>
          <w:t>present</w:t>
        </w:r>
        <w:r w:rsidR="008317A5">
          <w:rPr>
            <w:rFonts w:ascii="Times New Roman" w:eastAsia="宋体" w:hAnsi="Times New Roman" w:cs="Times New Roman"/>
            <w:kern w:val="0"/>
            <w:sz w:val="24"/>
            <w:szCs w:val="24"/>
          </w:rPr>
          <w:t xml:space="preserve"> </w:t>
        </w:r>
      </w:ins>
      <w:del w:id="292" w:author="ThinkPad" w:date="2022-06-06T13:48:00Z">
        <w:r w:rsidDel="008317A5">
          <w:rPr>
            <w:rFonts w:ascii="Times New Roman" w:eastAsia="宋体" w:hAnsi="Times New Roman" w:cs="Times New Roman"/>
            <w:kern w:val="0"/>
            <w:sz w:val="24"/>
            <w:szCs w:val="24"/>
          </w:rPr>
          <w:delText xml:space="preserve">the </w:delText>
        </w:r>
      </w:del>
      <w:ins w:id="293" w:author="ThinkPad" w:date="2022-06-06T13:48:00Z">
        <w:r w:rsidR="008317A5">
          <w:rPr>
            <w:rFonts w:ascii="Times New Roman" w:eastAsia="宋体" w:hAnsi="Times New Roman" w:cs="Times New Roman"/>
            <w:kern w:val="0"/>
            <w:sz w:val="24"/>
            <w:szCs w:val="24"/>
          </w:rPr>
          <w:t>a</w:t>
        </w:r>
        <w:r w:rsidR="008317A5">
          <w:rPr>
            <w:rFonts w:ascii="Times New Roman" w:eastAsia="宋体" w:hAnsi="Times New Roman" w:cs="Times New Roman"/>
            <w:kern w:val="0"/>
            <w:sz w:val="24"/>
            <w:szCs w:val="24"/>
          </w:rPr>
          <w:t xml:space="preserve"> </w:t>
        </w:r>
      </w:ins>
      <w:del w:id="294" w:author="ThinkPad" w:date="2022-06-06T13:48:00Z">
        <w:r w:rsidDel="008317A5">
          <w:rPr>
            <w:rFonts w:ascii="Times New Roman" w:eastAsia="宋体" w:hAnsi="Times New Roman" w:cs="Times New Roman"/>
            <w:kern w:val="0"/>
            <w:sz w:val="24"/>
            <w:szCs w:val="24"/>
          </w:rPr>
          <w:delText xml:space="preserve">details </w:delText>
        </w:r>
      </w:del>
      <w:ins w:id="295" w:author="ThinkPad" w:date="2022-06-06T13:48:00Z">
        <w:r w:rsidR="008317A5">
          <w:rPr>
            <w:rFonts w:ascii="Times New Roman" w:eastAsia="宋体" w:hAnsi="Times New Roman" w:cs="Times New Roman"/>
            <w:kern w:val="0"/>
            <w:sz w:val="24"/>
            <w:szCs w:val="24"/>
          </w:rPr>
          <w:t>detail</w:t>
        </w:r>
        <w:r w:rsidR="008317A5">
          <w:rPr>
            <w:rFonts w:ascii="Times New Roman" w:eastAsia="宋体" w:hAnsi="Times New Roman" w:cs="Times New Roman"/>
            <w:kern w:val="0"/>
            <w:sz w:val="24"/>
            <w:szCs w:val="24"/>
          </w:rPr>
          <w:t>ed protocol design</w:t>
        </w:r>
        <w:r w:rsidR="008317A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of SWIB</w:t>
      </w:r>
      <w:del w:id="296" w:author="ThinkPad" w:date="2022-06-06T13:48:00Z">
        <w:r w:rsidDel="008317A5">
          <w:rPr>
            <w:rFonts w:ascii="Times New Roman" w:eastAsia="宋体" w:hAnsi="Times New Roman" w:cs="Times New Roman"/>
            <w:kern w:val="0"/>
            <w:sz w:val="24"/>
            <w:szCs w:val="24"/>
          </w:rPr>
          <w:delText xml:space="preserve"> protocol</w:delText>
        </w:r>
      </w:del>
      <w:r>
        <w:rPr>
          <w:rFonts w:ascii="Times New Roman" w:eastAsia="宋体" w:hAnsi="Times New Roman" w:cs="Times New Roman"/>
          <w:kern w:val="0"/>
          <w:sz w:val="24"/>
          <w:szCs w:val="24"/>
        </w:rPr>
        <w:t>.</w:t>
      </w:r>
    </w:p>
    <w:p w14:paraId="77DAE984" w14:textId="77777777" w:rsidR="00467850" w:rsidRPr="00DE3197" w:rsidRDefault="00467850" w:rsidP="00467850">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 Architecture</w:t>
      </w:r>
    </w:p>
    <w:p w14:paraId="243D6C42" w14:textId="6FA8FA29"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0E2450">
        <w:rPr>
          <w:rFonts w:ascii="Times New Roman" w:eastAsia="宋体" w:hAnsi="Times New Roman" w:cs="Times New Roman"/>
          <w:kern w:val="0"/>
          <w:sz w:val="24"/>
          <w:szCs w:val="24"/>
          <w:highlight w:val="yellow"/>
          <w:rPrChange w:id="297" w:author="ThinkPad" w:date="2022-06-06T13:51:00Z">
            <w:rPr>
              <w:rFonts w:ascii="Times New Roman" w:eastAsia="宋体" w:hAnsi="Times New Roman" w:cs="Times New Roman"/>
              <w:kern w:val="0"/>
              <w:sz w:val="24"/>
              <w:szCs w:val="24"/>
            </w:rPr>
          </w:rPrChange>
        </w:rPr>
        <w:t>preliminary design</w:t>
      </w:r>
      <w:r>
        <w:rPr>
          <w:rFonts w:ascii="Times New Roman" w:eastAsia="宋体" w:hAnsi="Times New Roman" w:cs="Times New Roman"/>
          <w:kern w:val="0"/>
          <w:sz w:val="24"/>
          <w:szCs w:val="24"/>
        </w:rPr>
        <w:t xml:space="preserve"> of SWIB protocol. </w:t>
      </w:r>
      <w:del w:id="298" w:author="ThinkPad" w:date="2022-06-06T13:52:00Z">
        <w:r w:rsidDel="000E2450">
          <w:rPr>
            <w:rFonts w:ascii="Times New Roman" w:eastAsia="宋体" w:hAnsi="Times New Roman" w:cs="Times New Roman" w:hint="eastAsia"/>
            <w:kern w:val="0"/>
            <w:sz w:val="24"/>
            <w:szCs w:val="24"/>
          </w:rPr>
          <w:delText>Below</w:delText>
        </w:r>
      </w:del>
      <w:ins w:id="299" w:author="ThinkPad" w:date="2022-06-06T13:52:00Z">
        <w:r w:rsidR="000E2450">
          <w:rPr>
            <w:rFonts w:ascii="Times New Roman" w:eastAsia="宋体" w:hAnsi="Times New Roman" w:cs="Times New Roman" w:hint="eastAsia"/>
            <w:kern w:val="0"/>
            <w:sz w:val="24"/>
            <w:szCs w:val="24"/>
          </w:rPr>
          <w:t>Next</w:t>
        </w:r>
        <w:r w:rsidR="000E2450">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we </w:t>
      </w:r>
      <w:del w:id="300" w:author="ThinkPad" w:date="2022-06-06T13:52:00Z">
        <w:r w:rsidDel="000E2450">
          <w:rPr>
            <w:rFonts w:ascii="Times New Roman" w:eastAsia="宋体" w:hAnsi="Times New Roman" w:cs="Times New Roman"/>
            <w:kern w:val="0"/>
            <w:sz w:val="24"/>
            <w:szCs w:val="24"/>
          </w:rPr>
          <w:delText xml:space="preserve">describe </w:delText>
        </w:r>
      </w:del>
      <w:ins w:id="301" w:author="ThinkPad" w:date="2022-06-06T13:52:00Z">
        <w:r w:rsidR="000E2450">
          <w:rPr>
            <w:rFonts w:ascii="Times New Roman" w:eastAsia="宋体" w:hAnsi="Times New Roman" w:cs="Times New Roman"/>
            <w:kern w:val="0"/>
            <w:sz w:val="24"/>
            <w:szCs w:val="24"/>
          </w:rPr>
          <w:t>introduce</w:t>
        </w:r>
        <w:r w:rsidR="000E2450">
          <w:rPr>
            <w:rFonts w:ascii="Times New Roman" w:eastAsia="宋体" w:hAnsi="Times New Roman" w:cs="Times New Roman"/>
            <w:kern w:val="0"/>
            <w:sz w:val="24"/>
            <w:szCs w:val="24"/>
          </w:rPr>
          <w:t xml:space="preserve"> </w:t>
        </w:r>
        <w:r w:rsidR="000E2450">
          <w:rPr>
            <w:rFonts w:ascii="Times New Roman" w:eastAsia="宋体" w:hAnsi="Times New Roman" w:cs="Times New Roman"/>
            <w:kern w:val="0"/>
            <w:sz w:val="24"/>
            <w:szCs w:val="24"/>
          </w:rPr>
          <w:t xml:space="preserve">how </w:t>
        </w:r>
      </w:ins>
      <w:r>
        <w:rPr>
          <w:rFonts w:ascii="Times New Roman" w:eastAsia="宋体" w:hAnsi="Times New Roman" w:cs="Times New Roman"/>
          <w:kern w:val="0"/>
          <w:sz w:val="24"/>
          <w:szCs w:val="24"/>
        </w:rPr>
        <w:t xml:space="preserve">one round of </w:t>
      </w:r>
      <w:ins w:id="302" w:author="ThinkPad" w:date="2022-06-06T13:53:00Z">
        <w:r w:rsidR="000E2450">
          <w:rPr>
            <w:rFonts w:ascii="Times New Roman" w:eastAsia="宋体" w:hAnsi="Times New Roman" w:cs="Times New Roman"/>
            <w:kern w:val="0"/>
            <w:sz w:val="24"/>
            <w:szCs w:val="24"/>
          </w:rPr>
          <w:t xml:space="preserve">block generation in </w:t>
        </w:r>
      </w:ins>
      <w:r>
        <w:rPr>
          <w:rFonts w:ascii="Times New Roman" w:eastAsia="宋体" w:hAnsi="Times New Roman" w:cs="Times New Roman"/>
          <w:kern w:val="0"/>
          <w:sz w:val="24"/>
          <w:szCs w:val="24"/>
        </w:rPr>
        <w:t xml:space="preserve">SWIB </w:t>
      </w:r>
      <w:del w:id="303" w:author="ThinkPad" w:date="2022-06-06T13:53:00Z">
        <w:r w:rsidDel="000E2450">
          <w:rPr>
            <w:rFonts w:ascii="Times New Roman" w:eastAsia="宋体" w:hAnsi="Times New Roman" w:cs="Times New Roman"/>
            <w:kern w:val="0"/>
            <w:sz w:val="24"/>
            <w:szCs w:val="24"/>
          </w:rPr>
          <w:delText xml:space="preserve">protocol </w:delText>
        </w:r>
      </w:del>
      <w:ins w:id="304" w:author="ThinkPad" w:date="2022-06-06T13:53:00Z">
        <w:r w:rsidR="000E2450">
          <w:rPr>
            <w:rFonts w:ascii="Times New Roman" w:eastAsia="宋体" w:hAnsi="Times New Roman" w:cs="Times New Roman"/>
            <w:kern w:val="0"/>
            <w:sz w:val="24"/>
            <w:szCs w:val="24"/>
          </w:rPr>
          <w:t>works</w:t>
        </w:r>
        <w:r w:rsidR="000E2450">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and </w:t>
      </w:r>
      <w:del w:id="305" w:author="ThinkPad" w:date="2022-06-06T13:53:00Z">
        <w:r w:rsidDel="000E2450">
          <w:rPr>
            <w:rFonts w:ascii="Times New Roman" w:eastAsia="宋体" w:hAnsi="Times New Roman" w:cs="Times New Roman"/>
            <w:kern w:val="0"/>
            <w:sz w:val="24"/>
            <w:szCs w:val="24"/>
          </w:rPr>
          <w:delText xml:space="preserve">show </w:delText>
        </w:r>
      </w:del>
      <w:r>
        <w:rPr>
          <w:rFonts w:ascii="Times New Roman" w:eastAsia="宋体" w:hAnsi="Times New Roman" w:cs="Times New Roman"/>
          <w:kern w:val="0"/>
          <w:sz w:val="24"/>
          <w:szCs w:val="24"/>
        </w:rPr>
        <w:t xml:space="preserve">how </w:t>
      </w:r>
      <w:del w:id="306" w:author="ThinkPad" w:date="2022-06-06T13:53:00Z">
        <w:r w:rsidDel="000E2450">
          <w:rPr>
            <w:rFonts w:ascii="Times New Roman" w:eastAsia="宋体" w:hAnsi="Times New Roman" w:cs="Times New Roman"/>
            <w:kern w:val="0"/>
            <w:sz w:val="24"/>
            <w:szCs w:val="24"/>
          </w:rPr>
          <w:delText xml:space="preserve">it </w:delText>
        </w:r>
      </w:del>
      <w:ins w:id="307" w:author="ThinkPad" w:date="2022-06-06T13:53:00Z">
        <w:r w:rsidR="000E2450">
          <w:rPr>
            <w:rFonts w:ascii="Times New Roman" w:eastAsia="宋体" w:hAnsi="Times New Roman" w:cs="Times New Roman"/>
            <w:kern w:val="0"/>
            <w:sz w:val="24"/>
            <w:szCs w:val="24"/>
          </w:rPr>
          <w:t>the process</w:t>
        </w:r>
        <w:r w:rsidR="000E2450">
          <w:rPr>
            <w:rFonts w:ascii="Times New Roman" w:eastAsia="宋体" w:hAnsi="Times New Roman" w:cs="Times New Roman"/>
            <w:kern w:val="0"/>
            <w:sz w:val="24"/>
            <w:szCs w:val="24"/>
          </w:rPr>
          <w:t xml:space="preserve"> </w:t>
        </w:r>
      </w:ins>
      <w:del w:id="308" w:author="ThinkPad" w:date="2022-06-06T13:53:00Z">
        <w:r w:rsidDel="005073F8">
          <w:rPr>
            <w:rFonts w:ascii="Times New Roman" w:eastAsia="宋体" w:hAnsi="Times New Roman" w:cs="Times New Roman"/>
            <w:kern w:val="0"/>
            <w:sz w:val="24"/>
            <w:szCs w:val="24"/>
          </w:rPr>
          <w:delText xml:space="preserve">smoothly </w:delText>
        </w:r>
      </w:del>
      <w:r>
        <w:rPr>
          <w:rFonts w:ascii="Times New Roman" w:eastAsia="宋体" w:hAnsi="Times New Roman" w:cs="Times New Roman"/>
          <w:kern w:val="0"/>
          <w:sz w:val="24"/>
          <w:szCs w:val="24"/>
        </w:rPr>
        <w:t>transition</w:t>
      </w:r>
      <w:ins w:id="309" w:author="ThinkPad" w:date="2022-06-06T13:53:00Z">
        <w:r w:rsidR="005073F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636EEAD4" w14:textId="77777777" w:rsidR="00467850" w:rsidRDefault="00467850" w:rsidP="00467850">
      <w:pPr>
        <w:keepNext/>
        <w:spacing w:afterLines="50" w:after="156"/>
        <w:ind w:firstLineChars="200" w:firstLine="420"/>
      </w:pPr>
      <w:r>
        <w:rPr>
          <w:noProof/>
        </w:rPr>
        <w:drawing>
          <wp:inline distT="0" distB="0" distL="0" distR="0" wp14:anchorId="1DA654E3" wp14:editId="11134BC1">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3133B277" w14:textId="12E90BD4" w:rsidR="00467850" w:rsidRPr="005012BF" w:rsidRDefault="00467850" w:rsidP="00467850">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del w:id="310" w:author="ThinkPad" w:date="2022-06-06T13:56:00Z">
        <w:r w:rsidRPr="005073F8" w:rsidDel="005073F8">
          <w:rPr>
            <w:rFonts w:ascii="Times New Roman" w:hAnsi="Times New Roman" w:cs="Times New Roman"/>
            <w:rPrChange w:id="311" w:author="ThinkPad" w:date="2022-06-06T13:57:00Z">
              <w:rPr>
                <w:rFonts w:ascii="Times New Roman" w:hAnsi="Times New Roman" w:cs="Times New Roman"/>
                <w:b/>
                <w:bCs/>
              </w:rPr>
            </w:rPrChange>
          </w:rPr>
          <w:delText xml:space="preserve">Architecture </w:delText>
        </w:r>
      </w:del>
      <w:ins w:id="312" w:author="ThinkPad" w:date="2022-06-06T13:56:00Z">
        <w:r w:rsidR="005073F8" w:rsidRPr="005073F8">
          <w:rPr>
            <w:rFonts w:ascii="Times New Roman" w:hAnsi="Times New Roman" w:cs="Times New Roman"/>
            <w:rPrChange w:id="313" w:author="ThinkPad" w:date="2022-06-06T13:57:00Z">
              <w:rPr>
                <w:rFonts w:ascii="Times New Roman" w:hAnsi="Times New Roman" w:cs="Times New Roman"/>
                <w:b/>
                <w:bCs/>
              </w:rPr>
            </w:rPrChange>
          </w:rPr>
          <w:t>An</w:t>
        </w:r>
        <w:r w:rsidR="005073F8" w:rsidRPr="005073F8">
          <w:rPr>
            <w:rFonts w:ascii="Times New Roman" w:hAnsi="Times New Roman" w:cs="Times New Roman"/>
            <w:rPrChange w:id="314" w:author="ThinkPad" w:date="2022-06-06T13:57:00Z">
              <w:rPr>
                <w:rFonts w:ascii="Times New Roman" w:hAnsi="Times New Roman" w:cs="Times New Roman"/>
                <w:b/>
                <w:bCs/>
              </w:rPr>
            </w:rPrChange>
          </w:rPr>
          <w:t xml:space="preserve"> </w:t>
        </w:r>
      </w:ins>
      <w:del w:id="315" w:author="ThinkPad" w:date="2022-06-06T13:56:00Z">
        <w:r w:rsidRPr="005073F8" w:rsidDel="005073F8">
          <w:rPr>
            <w:rFonts w:ascii="Times New Roman" w:hAnsi="Times New Roman" w:cs="Times New Roman"/>
            <w:rPrChange w:id="316" w:author="ThinkPad" w:date="2022-06-06T13:57:00Z">
              <w:rPr>
                <w:rFonts w:ascii="Times New Roman" w:hAnsi="Times New Roman" w:cs="Times New Roman"/>
                <w:b/>
                <w:bCs/>
              </w:rPr>
            </w:rPrChange>
          </w:rPr>
          <w:delText>Overview</w:delText>
        </w:r>
      </w:del>
      <w:ins w:id="317" w:author="ThinkPad" w:date="2022-06-06T13:56:00Z">
        <w:r w:rsidR="005073F8" w:rsidRPr="005073F8">
          <w:rPr>
            <w:rFonts w:ascii="Times New Roman" w:hAnsi="Times New Roman" w:cs="Times New Roman"/>
            <w:rPrChange w:id="318" w:author="ThinkPad" w:date="2022-06-06T13:57:00Z">
              <w:rPr>
                <w:rFonts w:ascii="Times New Roman" w:hAnsi="Times New Roman" w:cs="Times New Roman"/>
                <w:b/>
                <w:bCs/>
              </w:rPr>
            </w:rPrChange>
          </w:rPr>
          <w:t>o</w:t>
        </w:r>
        <w:r w:rsidR="005073F8" w:rsidRPr="005073F8">
          <w:rPr>
            <w:rFonts w:ascii="Times New Roman" w:hAnsi="Times New Roman" w:cs="Times New Roman"/>
            <w:rPrChange w:id="319" w:author="ThinkPad" w:date="2022-06-06T13:57:00Z">
              <w:rPr>
                <w:rFonts w:ascii="Times New Roman" w:hAnsi="Times New Roman" w:cs="Times New Roman"/>
                <w:b/>
                <w:bCs/>
              </w:rPr>
            </w:rPrChange>
          </w:rPr>
          <w:t>verview</w:t>
        </w:r>
        <w:r w:rsidR="005073F8" w:rsidRPr="005073F8">
          <w:rPr>
            <w:rFonts w:ascii="Times New Roman" w:hAnsi="Times New Roman" w:cs="Times New Roman"/>
            <w:rPrChange w:id="320" w:author="ThinkPad" w:date="2022-06-06T13:57:00Z">
              <w:rPr>
                <w:rFonts w:ascii="Times New Roman" w:hAnsi="Times New Roman" w:cs="Times New Roman"/>
                <w:b/>
                <w:bCs/>
              </w:rPr>
            </w:rPrChange>
          </w:rPr>
          <w:t xml:space="preserve"> of how </w:t>
        </w:r>
        <w:r w:rsidR="005073F8" w:rsidRPr="00577121">
          <w:rPr>
            <w:rFonts w:ascii="Times New Roman" w:hAnsi="Times New Roman" w:cs="Times New Roman"/>
            <w:rPrChange w:id="321" w:author="ThinkPad" w:date="2022-06-06T14:23:00Z">
              <w:rPr>
                <w:rFonts w:ascii="Times New Roman" w:eastAsia="宋体" w:hAnsi="Times New Roman" w:cs="Times New Roman"/>
                <w:kern w:val="0"/>
                <w:sz w:val="24"/>
                <w:szCs w:val="24"/>
              </w:rPr>
            </w:rPrChange>
          </w:rPr>
          <w:t>SWIB</w:t>
        </w:r>
        <w:r w:rsidR="005073F8" w:rsidRPr="005073F8">
          <w:rPr>
            <w:rFonts w:ascii="Times New Roman" w:eastAsia="宋体" w:hAnsi="Times New Roman" w:cs="Times New Roman"/>
            <w:kern w:val="0"/>
            <w:sz w:val="24"/>
            <w:szCs w:val="24"/>
          </w:rPr>
          <w:t xml:space="preserve"> </w:t>
        </w:r>
        <w:r w:rsidR="005073F8" w:rsidRPr="005073F8">
          <w:rPr>
            <w:rFonts w:ascii="Times New Roman" w:hAnsi="Times New Roman" w:cs="Times New Roman"/>
            <w:rPrChange w:id="322" w:author="ThinkPad" w:date="2022-06-06T13:57:00Z">
              <w:rPr>
                <w:rFonts w:ascii="Times New Roman" w:eastAsia="宋体" w:hAnsi="Times New Roman" w:cs="Times New Roman"/>
                <w:kern w:val="0"/>
                <w:sz w:val="24"/>
                <w:szCs w:val="24"/>
              </w:rPr>
            </w:rPrChange>
          </w:rPr>
          <w:t>works</w:t>
        </w:r>
      </w:ins>
      <w:ins w:id="323" w:author="ThinkPad" w:date="2022-06-06T13:58:00Z">
        <w:r w:rsidR="005073F8">
          <w:rPr>
            <w:rFonts w:ascii="Times New Roman" w:hAnsi="Times New Roman" w:cs="Times New Roman"/>
          </w:rPr>
          <w:t xml:space="preserve"> for </w:t>
        </w:r>
        <w:r w:rsidR="005073F8">
          <w:rPr>
            <w:rFonts w:ascii="Times New Roman" w:hAnsi="Times New Roman" w:cs="Times New Roman"/>
          </w:rPr>
          <w:t xml:space="preserve">a round </w:t>
        </w:r>
      </w:ins>
      <m:oMath>
        <m:r>
          <w:ins w:id="324" w:author="ThinkPad" w:date="2022-06-06T13:58:00Z">
            <w:rPr>
              <w:rFonts w:ascii="Cambria Math" w:hAnsi="Cambria Math" w:cs="Times New Roman"/>
            </w:rPr>
            <m:t>r</m:t>
          </w:ins>
        </m:r>
      </m:oMath>
      <w:del w:id="325" w:author="ThinkPad" w:date="2022-06-06T13:57:00Z">
        <w:r w:rsidRPr="005073F8" w:rsidDel="005073F8">
          <w:rPr>
            <w:rFonts w:ascii="Times New Roman" w:hAnsi="Times New Roman" w:cs="Times New Roman"/>
            <w:rPrChange w:id="326" w:author="ThinkPad" w:date="2022-06-06T13:57:00Z">
              <w:rPr>
                <w:rFonts w:ascii="Times New Roman" w:hAnsi="Times New Roman" w:cs="Times New Roman"/>
                <w:b/>
                <w:bCs/>
              </w:rPr>
            </w:rPrChange>
          </w:rPr>
          <w:delText xml:space="preserve">: </w:delText>
        </w:r>
      </w:del>
      <w:ins w:id="327" w:author="ThinkPad" w:date="2022-06-06T13:57:00Z">
        <w:r w:rsidR="005073F8" w:rsidRPr="005073F8">
          <w:rPr>
            <w:rFonts w:ascii="Times New Roman" w:hAnsi="Times New Roman" w:cs="Times New Roman"/>
            <w:rPrChange w:id="328" w:author="ThinkPad" w:date="2022-06-06T13:57:00Z">
              <w:rPr>
                <w:rFonts w:ascii="Times New Roman" w:hAnsi="Times New Roman" w:cs="Times New Roman"/>
                <w:b/>
                <w:bCs/>
              </w:rPr>
            </w:rPrChange>
          </w:rPr>
          <w:t>.</w:t>
        </w:r>
        <w:r w:rsidR="005073F8">
          <w:rPr>
            <w:rFonts w:ascii="Times New Roman" w:hAnsi="Times New Roman" w:cs="Times New Roman"/>
            <w:b/>
            <w:bCs/>
          </w:rPr>
          <w:t xml:space="preserve"> </w:t>
        </w:r>
      </w:ins>
      <w:r w:rsidRPr="00EE4F7E">
        <w:rPr>
          <w:rFonts w:ascii="Times New Roman" w:hAnsi="Times New Roman" w:cs="Times New Roman"/>
        </w:rPr>
        <w:t>At</w:t>
      </w:r>
      <w:r>
        <w:rPr>
          <w:rFonts w:ascii="Times New Roman" w:hAnsi="Times New Roman" w:cs="Times New Roman"/>
        </w:rPr>
        <w:t xml:space="preserve"> the beginning of </w:t>
      </w:r>
      <w:del w:id="329" w:author="ThinkPad" w:date="2022-06-06T13:58:00Z">
        <w:r w:rsidDel="005073F8">
          <w:rPr>
            <w:rFonts w:ascii="Times New Roman" w:hAnsi="Times New Roman" w:cs="Times New Roman"/>
          </w:rPr>
          <w:delText xml:space="preserve">a </w:delText>
        </w:r>
      </w:del>
      <w:ins w:id="330" w:author="ThinkPad" w:date="2022-06-06T13:58:00Z">
        <w:r w:rsidR="005073F8">
          <w:rPr>
            <w:rFonts w:ascii="Times New Roman" w:hAnsi="Times New Roman" w:cs="Times New Roman"/>
          </w:rPr>
          <w:t>the</w:t>
        </w:r>
        <w:r w:rsidR="005073F8">
          <w:rPr>
            <w:rFonts w:ascii="Times New Roman" w:hAnsi="Times New Roman" w:cs="Times New Roman"/>
          </w:rPr>
          <w:t xml:space="preserve"> </w:t>
        </w:r>
      </w:ins>
      <w:r>
        <w:rPr>
          <w:rFonts w:ascii="Times New Roman" w:hAnsi="Times New Roman" w:cs="Times New Roman"/>
        </w:rPr>
        <w:t>round</w:t>
      </w:r>
      <w:del w:id="331" w:author="ThinkPad" w:date="2022-06-06T13:58:00Z">
        <w:r w:rsidDel="005073F8">
          <w:rPr>
            <w:rFonts w:ascii="Times New Roman" w:hAnsi="Times New Roman" w:cs="Times New Roman"/>
          </w:rPr>
          <w:delText xml:space="preserve"> </w:delText>
        </w:r>
      </w:del>
      <m:oMath>
        <m:r>
          <w:del w:id="332" w:author="ThinkPad" w:date="2022-06-06T13:58:00Z">
            <w:rPr>
              <w:rFonts w:ascii="Cambria Math" w:hAnsi="Cambria Math" w:cs="Times New Roman"/>
            </w:rPr>
            <m:t>r</m:t>
          </w:del>
        </m:r>
      </m:oMath>
      <w:r>
        <w:rPr>
          <w:rFonts w:ascii="Times New Roman" w:hAnsi="Times New Roman" w:cs="Times New Roman" w:hint="eastAsia"/>
        </w:rPr>
        <w:t>,</w:t>
      </w:r>
      <w:r>
        <w:rPr>
          <w:rFonts w:ascii="Times New Roman" w:hAnsi="Times New Roman" w:cs="Times New Roman"/>
        </w:rPr>
        <w:t xml:space="preserve"> all consensus nodes </w:t>
      </w:r>
      <w:ins w:id="333" w:author="ThinkPad" w:date="2022-06-06T13:58:00Z">
        <w:r w:rsidR="005073F8">
          <w:rPr>
            <w:rFonts w:ascii="Times New Roman" w:hAnsi="Times New Roman" w:cs="Times New Roman"/>
          </w:rPr>
          <w:t xml:space="preserve">are assumed to </w:t>
        </w:r>
      </w:ins>
      <w:r>
        <w:rPr>
          <w:rFonts w:ascii="Times New Roman" w:hAnsi="Times New Roman" w:cs="Times New Roman"/>
        </w:rPr>
        <w:t xml:space="preserve">maintain </w:t>
      </w:r>
      <w:del w:id="334" w:author="ThinkPad" w:date="2022-06-06T13:59:00Z">
        <w:r w:rsidDel="003D02FB">
          <w:rPr>
            <w:rFonts w:ascii="Times New Roman" w:hAnsi="Times New Roman" w:cs="Times New Roman"/>
          </w:rPr>
          <w:delText>identity</w:delText>
        </w:r>
      </w:del>
      <w:ins w:id="335" w:author="ThinkPad" w:date="2022-06-06T13:57:00Z">
        <w:r w:rsidR="005073F8">
          <w:rPr>
            <w:rFonts w:ascii="Times New Roman" w:hAnsi="Times New Roman" w:cs="Times New Roman"/>
          </w:rPr>
          <w:t>a same copy of the</w:t>
        </w:r>
      </w:ins>
      <w:r>
        <w:rPr>
          <w:rFonts w:ascii="Times New Roman" w:hAnsi="Times New Roman" w:cs="Times New Roman"/>
        </w:rPr>
        <w:t xml:space="preserve"> blockchain. (1) </w:t>
      </w:r>
      <w:del w:id="336" w:author="ThinkPad" w:date="2022-06-06T13:57:00Z">
        <w:r w:rsidDel="005073F8">
          <w:rPr>
            <w:rFonts w:ascii="Times New Roman" w:hAnsi="Times New Roman" w:cs="Times New Roman"/>
          </w:rPr>
          <w:delText xml:space="preserve">run </w:delText>
        </w:r>
      </w:del>
      <w:r>
        <w:rPr>
          <w:rFonts w:ascii="Times New Roman" w:hAnsi="Times New Roman" w:cs="Times New Roman"/>
        </w:rPr>
        <w:t xml:space="preserve">Block </w:t>
      </w:r>
      <w:del w:id="337" w:author="ThinkPad" w:date="2022-06-06T13:59:00Z">
        <w:r w:rsidDel="003D02FB">
          <w:rPr>
            <w:rFonts w:ascii="Times New Roman" w:hAnsi="Times New Roman" w:cs="Times New Roman"/>
          </w:rPr>
          <w:delText xml:space="preserve">Proposer </w:delText>
        </w:r>
      </w:del>
      <w:ins w:id="338" w:author="ThinkPad" w:date="2022-06-06T13:59:00Z">
        <w:r w:rsidR="003D02FB">
          <w:rPr>
            <w:rFonts w:ascii="Times New Roman" w:hAnsi="Times New Roman" w:cs="Times New Roman"/>
          </w:rPr>
          <w:t>p</w:t>
        </w:r>
        <w:r w:rsidR="003D02FB">
          <w:rPr>
            <w:rFonts w:ascii="Times New Roman" w:hAnsi="Times New Roman" w:cs="Times New Roman"/>
          </w:rPr>
          <w:t xml:space="preserve">roposer </w:t>
        </w:r>
      </w:ins>
      <w:del w:id="339" w:author="ThinkPad" w:date="2022-06-06T13:59:00Z">
        <w:r w:rsidDel="003D02FB">
          <w:rPr>
            <w:rFonts w:ascii="Times New Roman" w:hAnsi="Times New Roman" w:cs="Times New Roman"/>
          </w:rPr>
          <w:delText xml:space="preserve">Election </w:delText>
        </w:r>
      </w:del>
      <w:ins w:id="340" w:author="ThinkPad" w:date="2022-06-06T13:59:00Z">
        <w:r w:rsidR="003D02FB">
          <w:rPr>
            <w:rFonts w:ascii="Times New Roman" w:hAnsi="Times New Roman" w:cs="Times New Roman"/>
          </w:rPr>
          <w:t>e</w:t>
        </w:r>
        <w:r w:rsidR="003D02FB">
          <w:rPr>
            <w:rFonts w:ascii="Times New Roman" w:hAnsi="Times New Roman" w:cs="Times New Roman"/>
          </w:rPr>
          <w:t xml:space="preserve">lection </w:t>
        </w:r>
      </w:ins>
      <w:del w:id="341" w:author="ThinkPad" w:date="2022-06-06T13:59:00Z">
        <w:r w:rsidRPr="00A70D1B" w:rsidDel="003D02FB">
          <w:rPr>
            <w:rFonts w:ascii="Times New Roman" w:hAnsi="Times New Roman" w:cs="Times New Roman"/>
            <w:highlight w:val="yellow"/>
            <w:rPrChange w:id="342" w:author="ThinkPad" w:date="2022-06-06T14:09:00Z">
              <w:rPr>
                <w:rFonts w:ascii="Times New Roman" w:hAnsi="Times New Roman" w:cs="Times New Roman"/>
              </w:rPr>
            </w:rPrChange>
          </w:rPr>
          <w:delText>Protocol</w:delText>
        </w:r>
      </w:del>
      <w:ins w:id="343" w:author="ThinkPad" w:date="2022-06-06T13:59:00Z">
        <w:r w:rsidR="003D02FB" w:rsidRPr="00A70D1B">
          <w:rPr>
            <w:rFonts w:ascii="Times New Roman" w:hAnsi="Times New Roman" w:cs="Times New Roman"/>
            <w:highlight w:val="yellow"/>
            <w:rPrChange w:id="344" w:author="ThinkPad" w:date="2022-06-06T14:09:00Z">
              <w:rPr>
                <w:rFonts w:ascii="Times New Roman" w:hAnsi="Times New Roman" w:cs="Times New Roman"/>
              </w:rPr>
            </w:rPrChange>
          </w:rPr>
          <w:t>p</w:t>
        </w:r>
        <w:r w:rsidR="003D02FB" w:rsidRPr="00A70D1B">
          <w:rPr>
            <w:rFonts w:ascii="Times New Roman" w:hAnsi="Times New Roman" w:cs="Times New Roman"/>
            <w:highlight w:val="yellow"/>
            <w:rPrChange w:id="345" w:author="ThinkPad" w:date="2022-06-06T14:09:00Z">
              <w:rPr>
                <w:rFonts w:ascii="Times New Roman" w:hAnsi="Times New Roman" w:cs="Times New Roman"/>
              </w:rPr>
            </w:rPrChange>
          </w:rPr>
          <w:t>rotocol</w:t>
        </w:r>
        <w:r w:rsidR="003D02FB">
          <w:rPr>
            <w:rFonts w:ascii="Times New Roman" w:hAnsi="Times New Roman" w:cs="Times New Roman"/>
          </w:rPr>
          <w:t xml:space="preserve"> </w:t>
        </w:r>
      </w:ins>
      <w:ins w:id="346" w:author="ThinkPad" w:date="2022-06-06T13:57:00Z">
        <w:r w:rsidR="005073F8">
          <w:rPr>
            <w:rFonts w:ascii="Times New Roman" w:hAnsi="Times New Roman" w:cs="Times New Roman"/>
          </w:rPr>
          <w:t>is executed</w:t>
        </w:r>
      </w:ins>
      <w:r>
        <w:rPr>
          <w:rFonts w:ascii="Times New Roman" w:hAnsi="Times New Roman" w:cs="Times New Roman"/>
        </w:rPr>
        <w:t xml:space="preserve"> to </w:t>
      </w:r>
      <w:r w:rsidRPr="003D02FB">
        <w:rPr>
          <w:rFonts w:ascii="Times New Roman" w:hAnsi="Times New Roman" w:cs="Times New Roman"/>
          <w:highlight w:val="yellow"/>
          <w:rPrChange w:id="347" w:author="ThinkPad" w:date="2022-06-06T13:59:00Z">
            <w:rPr>
              <w:rFonts w:ascii="Times New Roman" w:hAnsi="Times New Roman" w:cs="Times New Roman"/>
            </w:rPr>
          </w:rPrChange>
        </w:rPr>
        <w:t>randomly</w:t>
      </w:r>
      <w:r>
        <w:rPr>
          <w:rFonts w:ascii="Times New Roman" w:hAnsi="Times New Roman" w:cs="Times New Roman"/>
        </w:rPr>
        <w:t xml:space="preserve"> determine the block proposer for the current round;</w:t>
      </w:r>
      <w:ins w:id="348" w:author="ThinkPad" w:date="2022-06-06T13:59:00Z">
        <w:r w:rsidR="003D02FB">
          <w:rPr>
            <w:rFonts w:ascii="Times New Roman" w:hAnsi="Times New Roman" w:cs="Times New Roman"/>
          </w:rPr>
          <w:t xml:space="preserve"> </w:t>
        </w:r>
      </w:ins>
      <w:del w:id="349" w:author="ThinkPad" w:date="2022-06-06T13:59:00Z">
        <w:r w:rsidDel="003D02FB">
          <w:rPr>
            <w:rFonts w:ascii="Times New Roman" w:hAnsi="Times New Roman" w:cs="Times New Roman"/>
          </w:rPr>
          <w:delText xml:space="preserve"> </w:delText>
        </w:r>
      </w:del>
      <w:r>
        <w:rPr>
          <w:rFonts w:ascii="Times New Roman" w:hAnsi="Times New Roman" w:cs="Times New Roman"/>
        </w:rPr>
        <w:t xml:space="preserve">(2) verify </w:t>
      </w:r>
      <w:del w:id="350" w:author="ThinkPad" w:date="2022-06-06T14:08:00Z">
        <w:r w:rsidDel="00A70D1B">
          <w:rPr>
            <w:rFonts w:ascii="Times New Roman" w:hAnsi="Times New Roman" w:cs="Times New Roman"/>
          </w:rPr>
          <w:delText xml:space="preserve">the </w:delText>
        </w:r>
      </w:del>
      <w:r>
        <w:rPr>
          <w:rFonts w:ascii="Times New Roman" w:hAnsi="Times New Roman" w:cs="Times New Roman"/>
        </w:rPr>
        <w:t xml:space="preserve">legality of </w:t>
      </w:r>
      <w:ins w:id="351" w:author="ThinkPad" w:date="2022-06-06T14:08:00Z">
        <w:r w:rsidR="00A70D1B">
          <w:rPr>
            <w:rFonts w:ascii="Times New Roman" w:hAnsi="Times New Roman" w:cs="Times New Roman"/>
          </w:rPr>
          <w:t xml:space="preserve">the </w:t>
        </w:r>
      </w:ins>
      <w:r>
        <w:rPr>
          <w:rFonts w:ascii="Times New Roman" w:hAnsi="Times New Roman" w:cs="Times New Roman"/>
        </w:rPr>
        <w:t>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275244D7" w14:textId="643A70F6" w:rsidR="00467850" w:rsidRDefault="005073F8" w:rsidP="00467850">
      <w:pPr>
        <w:spacing w:beforeLines="50" w:before="156" w:afterLines="50" w:after="156"/>
        <w:ind w:firstLineChars="200" w:firstLine="480"/>
        <w:rPr>
          <w:rFonts w:ascii="Times New Roman" w:eastAsia="宋体" w:hAnsi="Times New Roman" w:cs="Times New Roman"/>
          <w:kern w:val="0"/>
          <w:sz w:val="24"/>
          <w:szCs w:val="24"/>
        </w:rPr>
      </w:pPr>
      <w:ins w:id="352" w:author="ThinkPad" w:date="2022-06-06T13:55:00Z">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ins>
      <w:del w:id="353" w:author="ThinkPad" w:date="2022-06-06T13:55:00Z">
        <w:r w:rsidR="00467850" w:rsidDel="005073F8">
          <w:rPr>
            <w:rFonts w:ascii="Times New Roman" w:eastAsia="宋体" w:hAnsi="Times New Roman" w:cs="Times New Roman"/>
            <w:kern w:val="0"/>
            <w:sz w:val="24"/>
            <w:szCs w:val="24"/>
          </w:rPr>
          <w:delText xml:space="preserve">Our consensus protocol </w:delText>
        </w:r>
      </w:del>
      <w:r w:rsidR="00467850">
        <w:rPr>
          <w:rFonts w:ascii="Times New Roman" w:eastAsia="宋体" w:hAnsi="Times New Roman" w:cs="Times New Roman"/>
          <w:kern w:val="0"/>
          <w:sz w:val="24"/>
          <w:szCs w:val="24"/>
        </w:rPr>
        <w:t xml:space="preserve">works in a round by round fashion. </w:t>
      </w:r>
      <w:del w:id="354" w:author="ThinkPad" w:date="2022-06-06T14:23:00Z">
        <w:r w:rsidR="00467850" w:rsidDel="00577121">
          <w:rPr>
            <w:rFonts w:ascii="Times New Roman" w:eastAsia="宋体" w:hAnsi="Times New Roman" w:cs="Times New Roman"/>
            <w:kern w:val="0"/>
            <w:sz w:val="24"/>
            <w:szCs w:val="24"/>
          </w:rPr>
          <w:delText xml:space="preserve">As shown in </w:delText>
        </w:r>
      </w:del>
      <w:r w:rsidR="00467850">
        <w:rPr>
          <w:rFonts w:ascii="Times New Roman" w:eastAsia="宋体" w:hAnsi="Times New Roman" w:cs="Times New Roman"/>
          <w:kern w:val="0"/>
          <w:sz w:val="24"/>
          <w:szCs w:val="24"/>
        </w:rPr>
        <w:t>Fig. 2</w:t>
      </w:r>
      <w:ins w:id="355" w:author="ThinkPad" w:date="2022-06-06T14:23:00Z">
        <w:r w:rsidR="00577121">
          <w:rPr>
            <w:rFonts w:ascii="Times New Roman" w:eastAsia="宋体" w:hAnsi="Times New Roman" w:cs="Times New Roman"/>
            <w:kern w:val="0"/>
            <w:sz w:val="24"/>
            <w:szCs w:val="24"/>
          </w:rPr>
          <w:t xml:space="preserve"> show</w:t>
        </w:r>
      </w:ins>
      <w:ins w:id="356" w:author="ThinkPad" w:date="2022-06-06T14:24:00Z">
        <w:r w:rsidR="00577121">
          <w:rPr>
            <w:rFonts w:ascii="Times New Roman" w:eastAsia="宋体" w:hAnsi="Times New Roman" w:cs="Times New Roman"/>
            <w:kern w:val="0"/>
            <w:sz w:val="24"/>
            <w:szCs w:val="24"/>
          </w:rPr>
          <w:t xml:space="preserve">s how SWIB works in a round </w:t>
        </w:r>
        <w:r w:rsidR="00577121" w:rsidRPr="00577121">
          <w:rPr>
            <w:rFonts w:ascii="Times New Roman" w:eastAsia="宋体" w:hAnsi="Times New Roman" w:cs="Times New Roman"/>
            <w:i/>
            <w:iCs/>
            <w:kern w:val="0"/>
            <w:sz w:val="24"/>
            <w:szCs w:val="24"/>
            <w:rPrChange w:id="357" w:author="ThinkPad" w:date="2022-06-06T14:24:00Z">
              <w:rPr>
                <w:rFonts w:ascii="Times New Roman" w:eastAsia="宋体" w:hAnsi="Times New Roman" w:cs="Times New Roman"/>
                <w:kern w:val="0"/>
                <w:sz w:val="24"/>
                <w:szCs w:val="24"/>
              </w:rPr>
            </w:rPrChange>
          </w:rPr>
          <w:t>r</w:t>
        </w:r>
        <w:r w:rsidR="00577121">
          <w:rPr>
            <w:rFonts w:ascii="Times New Roman" w:eastAsia="宋体" w:hAnsi="Times New Roman" w:cs="Times New Roman"/>
            <w:kern w:val="0"/>
            <w:sz w:val="24"/>
            <w:szCs w:val="24"/>
          </w:rPr>
          <w:t xml:space="preserve">. </w:t>
        </w:r>
      </w:ins>
      <w:del w:id="358" w:author="ThinkPad" w:date="2022-06-06T14:24:00Z">
        <w:r w:rsidR="00467850" w:rsidDel="00577121">
          <w:rPr>
            <w:rFonts w:ascii="Times New Roman" w:eastAsia="宋体" w:hAnsi="Times New Roman" w:cs="Times New Roman"/>
            <w:kern w:val="0"/>
            <w:sz w:val="24"/>
            <w:szCs w:val="24"/>
          </w:rPr>
          <w:delText>, we</w:delText>
        </w:r>
      </w:del>
      <w:ins w:id="359" w:author="ThinkPad" w:date="2022-06-06T14:24:00Z">
        <w:r w:rsidR="00577121">
          <w:rPr>
            <w:rFonts w:ascii="Times New Roman" w:eastAsia="宋体" w:hAnsi="Times New Roman" w:cs="Times New Roman"/>
            <w:kern w:val="0"/>
            <w:sz w:val="24"/>
            <w:szCs w:val="24"/>
          </w:rPr>
          <w:t>It</w:t>
        </w:r>
      </w:ins>
      <w:r w:rsidR="00467850">
        <w:rPr>
          <w:rFonts w:ascii="Times New Roman" w:eastAsia="宋体" w:hAnsi="Times New Roman" w:cs="Times New Roman"/>
          <w:kern w:val="0"/>
          <w:sz w:val="24"/>
          <w:szCs w:val="24"/>
        </w:rPr>
        <w:t xml:space="preserve"> start</w:t>
      </w:r>
      <w:ins w:id="360" w:author="ThinkPad" w:date="2022-06-06T14:24:00Z">
        <w:r w:rsidR="00577121">
          <w:rPr>
            <w:rFonts w:ascii="Times New Roman" w:eastAsia="宋体" w:hAnsi="Times New Roman" w:cs="Times New Roman"/>
            <w:kern w:val="0"/>
            <w:sz w:val="24"/>
            <w:szCs w:val="24"/>
          </w:rPr>
          <w:t>s</w:t>
        </w:r>
      </w:ins>
      <w:r w:rsidR="00467850">
        <w:rPr>
          <w:rFonts w:ascii="Times New Roman" w:eastAsia="宋体" w:hAnsi="Times New Roman" w:cs="Times New Roman"/>
          <w:kern w:val="0"/>
          <w:sz w:val="24"/>
          <w:szCs w:val="24"/>
        </w:rPr>
        <w:t xml:space="preserve"> with a secure randomness generation process</w:t>
      </w:r>
      <w:ins w:id="361" w:author="ThinkPad" w:date="2022-06-06T14:24:00Z">
        <w:r w:rsidR="00577121">
          <w:rPr>
            <w:rFonts w:ascii="Times New Roman" w:eastAsia="宋体" w:hAnsi="Times New Roman" w:cs="Times New Roman"/>
            <w:kern w:val="0"/>
            <w:sz w:val="24"/>
            <w:szCs w:val="24"/>
          </w:rPr>
          <w:t xml:space="preserve"> for block proposer election</w:t>
        </w:r>
      </w:ins>
      <w:r w:rsidR="00467850">
        <w:rPr>
          <w:rFonts w:ascii="Times New Roman" w:eastAsia="宋体" w:hAnsi="Times New Roman" w:cs="Times New Roman"/>
          <w:kern w:val="0"/>
          <w:sz w:val="24"/>
          <w:szCs w:val="24"/>
        </w:rPr>
        <w:t xml:space="preserve">. It is in general not secure to allow nodes to predict who will be the block proposer in the next round. Thus, </w:t>
      </w:r>
      <w:del w:id="362" w:author="ThinkPad" w:date="2022-06-06T14:25:00Z">
        <w:r w:rsidR="00467850" w:rsidDel="00577121">
          <w:rPr>
            <w:rFonts w:ascii="Times New Roman" w:eastAsia="宋体" w:hAnsi="Times New Roman" w:cs="Times New Roman"/>
            <w:kern w:val="0"/>
            <w:sz w:val="24"/>
            <w:szCs w:val="24"/>
          </w:rPr>
          <w:delText xml:space="preserve">we need </w:delText>
        </w:r>
      </w:del>
      <w:r w:rsidR="00467850">
        <w:rPr>
          <w:rFonts w:ascii="Times New Roman" w:eastAsia="宋体" w:hAnsi="Times New Roman" w:cs="Times New Roman"/>
          <w:kern w:val="0"/>
          <w:sz w:val="24"/>
          <w:szCs w:val="24"/>
        </w:rPr>
        <w:t>a randomness source</w:t>
      </w:r>
      <w:ins w:id="363" w:author="ThinkPad" w:date="2022-06-06T14:25:00Z">
        <w:r w:rsidR="00577121">
          <w:rPr>
            <w:rFonts w:ascii="Times New Roman" w:eastAsia="宋体" w:hAnsi="Times New Roman" w:cs="Times New Roman"/>
            <w:kern w:val="0"/>
            <w:sz w:val="24"/>
            <w:szCs w:val="24"/>
          </w:rPr>
          <w:t xml:space="preserve"> is needed</w:t>
        </w:r>
      </w:ins>
      <w:r w:rsidR="00467850">
        <w:rPr>
          <w:rFonts w:ascii="Times New Roman" w:eastAsia="宋体" w:hAnsi="Times New Roman" w:cs="Times New Roman"/>
          <w:kern w:val="0"/>
          <w:sz w:val="24"/>
          <w:szCs w:val="24"/>
        </w:rPr>
        <w:t xml:space="preserve"> to ensure that </w:t>
      </w:r>
      <w:ins w:id="364" w:author="ThinkPad" w:date="2022-06-06T14:27:00Z">
        <w:r w:rsidR="00D57907">
          <w:rPr>
            <w:rFonts w:ascii="Times New Roman" w:eastAsia="宋体" w:hAnsi="Times New Roman" w:cs="Times New Roman"/>
            <w:kern w:val="0"/>
            <w:sz w:val="24"/>
            <w:szCs w:val="24"/>
          </w:rPr>
          <w:t xml:space="preserve">no </w:t>
        </w:r>
      </w:ins>
      <w:r w:rsidR="00467850">
        <w:rPr>
          <w:rFonts w:ascii="Times New Roman" w:eastAsia="宋体" w:hAnsi="Times New Roman" w:cs="Times New Roman"/>
          <w:kern w:val="0"/>
          <w:sz w:val="24"/>
          <w:szCs w:val="24"/>
        </w:rPr>
        <w:t>node</w:t>
      </w:r>
      <w:del w:id="365" w:author="ThinkPad" w:date="2022-06-06T14:27:00Z">
        <w:r w:rsidR="00467850" w:rsidDel="00D57907">
          <w:rPr>
            <w:rFonts w:ascii="Times New Roman" w:eastAsia="宋体" w:hAnsi="Times New Roman" w:cs="Times New Roman"/>
            <w:kern w:val="0"/>
            <w:sz w:val="24"/>
            <w:szCs w:val="24"/>
          </w:rPr>
          <w:delText>s</w:delText>
        </w:r>
      </w:del>
      <w:r w:rsidR="00467850">
        <w:rPr>
          <w:rFonts w:ascii="Times New Roman" w:eastAsia="宋体" w:hAnsi="Times New Roman" w:cs="Times New Roman"/>
          <w:kern w:val="0"/>
          <w:sz w:val="24"/>
          <w:szCs w:val="24"/>
        </w:rPr>
        <w:t xml:space="preserve"> can</w:t>
      </w:r>
      <w:del w:id="366" w:author="ThinkPad" w:date="2022-06-06T14:27:00Z">
        <w:r w:rsidR="00467850" w:rsidDel="00D57907">
          <w:rPr>
            <w:rFonts w:ascii="Times New Roman" w:eastAsia="宋体" w:hAnsi="Times New Roman" w:cs="Times New Roman"/>
            <w:kern w:val="0"/>
            <w:sz w:val="24"/>
            <w:szCs w:val="24"/>
          </w:rPr>
          <w:delText>not</w:delText>
        </w:r>
      </w:del>
      <w:r w:rsidR="00467850">
        <w:rPr>
          <w:rFonts w:ascii="Times New Roman" w:eastAsia="宋体" w:hAnsi="Times New Roman" w:cs="Times New Roman"/>
          <w:kern w:val="0"/>
          <w:sz w:val="24"/>
          <w:szCs w:val="24"/>
        </w:rPr>
        <w:t xml:space="preserve"> </w:t>
      </w:r>
      <w:del w:id="367" w:author="ThinkPad" w:date="2022-06-06T14:27:00Z">
        <w:r w:rsidR="00467850" w:rsidDel="00D57907">
          <w:rPr>
            <w:rFonts w:ascii="Times New Roman" w:eastAsia="宋体" w:hAnsi="Times New Roman" w:cs="Times New Roman"/>
            <w:kern w:val="0"/>
            <w:sz w:val="24"/>
            <w:szCs w:val="24"/>
          </w:rPr>
          <w:delText>obtain the information of</w:delText>
        </w:r>
      </w:del>
      <w:ins w:id="368" w:author="ThinkPad" w:date="2022-06-06T14:27:00Z">
        <w:r w:rsidR="00D57907">
          <w:rPr>
            <w:rFonts w:ascii="Times New Roman" w:eastAsia="宋体" w:hAnsi="Times New Roman" w:cs="Times New Roman"/>
            <w:kern w:val="0"/>
            <w:sz w:val="24"/>
            <w:szCs w:val="24"/>
          </w:rPr>
          <w:t>know who will be the</w:t>
        </w:r>
      </w:ins>
      <w:r w:rsidR="00467850">
        <w:rPr>
          <w:rFonts w:ascii="Times New Roman" w:eastAsia="宋体" w:hAnsi="Times New Roman" w:cs="Times New Roman"/>
          <w:kern w:val="0"/>
          <w:sz w:val="24"/>
          <w:szCs w:val="24"/>
        </w:rPr>
        <w:t xml:space="preserve"> next block proposer </w:t>
      </w:r>
      <w:del w:id="369" w:author="ThinkPad" w:date="2022-06-06T14:27:00Z">
        <w:r w:rsidR="00467850" w:rsidDel="00D57907">
          <w:rPr>
            <w:rFonts w:ascii="Times New Roman" w:eastAsia="宋体" w:hAnsi="Times New Roman" w:cs="Times New Roman"/>
            <w:kern w:val="0"/>
            <w:sz w:val="24"/>
            <w:szCs w:val="24"/>
          </w:rPr>
          <w:delText>previously</w:delText>
        </w:r>
      </w:del>
      <w:ins w:id="370" w:author="ThinkPad" w:date="2022-06-06T14:27:00Z">
        <w:r w:rsidR="00D57907">
          <w:rPr>
            <w:rFonts w:ascii="Times New Roman" w:eastAsia="宋体" w:hAnsi="Times New Roman" w:cs="Times New Roman"/>
            <w:kern w:val="0"/>
            <w:sz w:val="24"/>
            <w:szCs w:val="24"/>
          </w:rPr>
          <w:t>in advance</w:t>
        </w:r>
      </w:ins>
      <w:r w:rsidR="00467850">
        <w:rPr>
          <w:rFonts w:ascii="Times New Roman" w:eastAsia="宋体" w:hAnsi="Times New Roman" w:cs="Times New Roman"/>
          <w:kern w:val="0"/>
          <w:sz w:val="24"/>
          <w:szCs w:val="24"/>
        </w:rPr>
        <w:t xml:space="preserve">. </w:t>
      </w:r>
      <w:r w:rsidR="00467850" w:rsidRPr="00B23BD9">
        <w:rPr>
          <w:rFonts w:ascii="Times New Roman" w:eastAsia="宋体" w:hAnsi="Times New Roman" w:cs="Times New Roman"/>
          <w:kern w:val="0"/>
          <w:sz w:val="24"/>
          <w:szCs w:val="24"/>
        </w:rPr>
        <w:t xml:space="preserve">In </w:t>
      </w:r>
      <w:r w:rsidR="00467850">
        <w:rPr>
          <w:rFonts w:ascii="Times New Roman" w:eastAsia="宋体" w:hAnsi="Times New Roman" w:cs="Times New Roman"/>
          <w:kern w:val="0"/>
          <w:sz w:val="24"/>
          <w:szCs w:val="24"/>
        </w:rPr>
        <w:t xml:space="preserve">SWIB, consensus </w:t>
      </w:r>
      <w:r w:rsidR="00467850">
        <w:rPr>
          <w:rFonts w:ascii="Times New Roman" w:eastAsia="宋体" w:hAnsi="Times New Roman" w:cs="Times New Roman" w:hint="eastAsia"/>
          <w:kern w:val="0"/>
          <w:sz w:val="24"/>
          <w:szCs w:val="24"/>
        </w:rPr>
        <w:t>nodes</w:t>
      </w:r>
      <w:r w:rsidR="00467850">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w:t>
      </w:r>
      <w:ins w:id="371" w:author="ThinkPad" w:date="2022-06-06T14:29:00Z">
        <w:r w:rsidR="00761F38">
          <w:rPr>
            <w:rFonts w:ascii="Times New Roman" w:eastAsia="宋体" w:hAnsi="Times New Roman" w:cs="Times New Roman"/>
            <w:kern w:val="0"/>
            <w:sz w:val="24"/>
            <w:szCs w:val="24"/>
          </w:rPr>
          <w:t xml:space="preserve">a </w:t>
        </w:r>
      </w:ins>
      <w:r w:rsidR="00467850">
        <w:rPr>
          <w:rFonts w:ascii="Times New Roman" w:eastAsia="宋体" w:hAnsi="Times New Roman" w:cs="Times New Roman"/>
          <w:kern w:val="0"/>
          <w:sz w:val="24"/>
          <w:szCs w:val="24"/>
        </w:rPr>
        <w:t xml:space="preserve">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sidR="00467850">
        <w:rPr>
          <w:rFonts w:ascii="Times New Roman" w:eastAsia="宋体" w:hAnsi="Times New Roman" w:cs="Times New Roman" w:hint="eastAsia"/>
          <w:kern w:val="0"/>
          <w:sz w:val="24"/>
          <w:szCs w:val="24"/>
        </w:rPr>
        <w:t xml:space="preserve"> </w:t>
      </w:r>
      <w:r w:rsidR="00467850">
        <w:rPr>
          <w:rFonts w:ascii="Times New Roman" w:eastAsia="宋体" w:hAnsi="Times New Roman" w:cs="Times New Roman"/>
          <w:kern w:val="0"/>
          <w:sz w:val="24"/>
          <w:szCs w:val="24"/>
        </w:rPr>
        <w:t xml:space="preserve">through </w:t>
      </w:r>
      <w:ins w:id="372" w:author="ThinkPad" w:date="2022-06-06T14:30:00Z">
        <w:r w:rsidR="00761F38">
          <w:rPr>
            <w:rFonts w:ascii="Times New Roman" w:eastAsia="宋体" w:hAnsi="Times New Roman" w:cs="Times New Roman"/>
            <w:kern w:val="0"/>
            <w:sz w:val="24"/>
            <w:szCs w:val="24"/>
          </w:rPr>
          <w:t xml:space="preserve">the </w:t>
        </w:r>
      </w:ins>
      <w:r w:rsidR="00467850">
        <w:rPr>
          <w:rFonts w:ascii="Times New Roman" w:eastAsia="宋体" w:hAnsi="Times New Roman" w:cs="Times New Roman"/>
          <w:kern w:val="0"/>
          <w:sz w:val="24"/>
          <w:szCs w:val="24"/>
        </w:rPr>
        <w:t>block proposer</w:t>
      </w:r>
      <w:del w:id="373" w:author="ThinkPad" w:date="2022-05-17T16:55:00Z">
        <w:r w:rsidR="00467850" w:rsidDel="00252515">
          <w:rPr>
            <w:rFonts w:ascii="Times New Roman" w:eastAsia="宋体" w:hAnsi="Times New Roman" w:cs="Times New Roman"/>
            <w:kern w:val="0"/>
            <w:sz w:val="24"/>
            <w:szCs w:val="24"/>
          </w:rPr>
          <w:delText xml:space="preserve"> </w:delText>
        </w:r>
      </w:del>
      <w:r w:rsidR="00467850">
        <w:rPr>
          <w:rFonts w:ascii="Times New Roman" w:eastAsia="宋体" w:hAnsi="Times New Roman" w:cs="Times New Roman"/>
          <w:kern w:val="0"/>
          <w:sz w:val="24"/>
          <w:szCs w:val="24"/>
        </w:rPr>
        <w:t xml:space="preserve"> election protocol</w:t>
      </w:r>
      <w:r w:rsidR="00467850">
        <w:rPr>
          <w:rFonts w:ascii="Times New Roman" w:eastAsia="宋体" w:hAnsi="Times New Roman" w:cs="Times New Roman" w:hint="eastAsia"/>
          <w:kern w:val="0"/>
          <w:sz w:val="24"/>
          <w:szCs w:val="24"/>
        </w:rPr>
        <w:t>.</w:t>
      </w:r>
      <w:r w:rsidR="00467850">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protocol. Once aggregating a threshold of partial signature shares, any consensus node can recover the full signature to finalize the block through a signature recovery protocol.</w:t>
      </w:r>
    </w:p>
    <w:p w14:paraId="1A27BC22" w14:textId="77777777" w:rsidR="00467850" w:rsidRPr="00BB7EA6"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w:t>
      </w:r>
      <w:ins w:id="374" w:author="ThinkPad" w:date="2022-05-17T16:57: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 Fig. 3 shows the main components of our protocol.</w:t>
      </w:r>
    </w:p>
    <w:p w14:paraId="01691788" w14:textId="77777777" w:rsidR="00467850" w:rsidRDefault="00467850" w:rsidP="00A7789D">
      <w:pPr>
        <w:keepNext/>
        <w:spacing w:afterLines="50" w:after="156"/>
        <w:ind w:firstLineChars="200" w:firstLine="420"/>
        <w:jc w:val="center"/>
        <w:pPrChange w:id="375" w:author="ThinkPad" w:date="2022-06-06T20:32:00Z">
          <w:pPr>
            <w:keepNext/>
            <w:spacing w:afterLines="50" w:after="156"/>
            <w:ind w:firstLineChars="200" w:firstLine="420"/>
          </w:pPr>
        </w:pPrChange>
      </w:pPr>
      <w:r>
        <w:rPr>
          <w:noProof/>
        </w:rPr>
        <w:lastRenderedPageBreak/>
        <w:drawing>
          <wp:inline distT="0" distB="0" distL="0" distR="0" wp14:anchorId="2C4DE2F0" wp14:editId="4307D107">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37B87235" w14:textId="77777777" w:rsidR="00467850" w:rsidRPr="00184F6B" w:rsidRDefault="00467850" w:rsidP="00467850">
      <w:pPr>
        <w:pStyle w:val="ac"/>
        <w:ind w:firstLine="420"/>
        <w:rPr>
          <w:rFonts w:ascii="Times New Roman" w:hAnsi="Times New Roman" w:cs="Times New Roman"/>
          <w:b/>
          <w:bCs/>
        </w:rPr>
      </w:pPr>
      <w:r w:rsidRPr="00184F6B">
        <w:rPr>
          <w:rFonts w:ascii="Times New Roman" w:hAnsi="Times New Roman" w:cs="Times New Roman"/>
          <w:b/>
          <w:bCs/>
        </w:rPr>
        <w:t>Fig</w:t>
      </w:r>
      <w:r>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Pr>
          <w:rFonts w:ascii="Times New Roman" w:hAnsi="Times New Roman" w:cs="Times New Roman"/>
          <w:b/>
          <w:bCs/>
          <w:noProof/>
        </w:rPr>
        <w:t>3</w:t>
      </w:r>
      <w:r w:rsidRPr="00184F6B">
        <w:rPr>
          <w:rFonts w:ascii="Times New Roman" w:hAnsi="Times New Roman" w:cs="Times New Roman"/>
          <w:b/>
          <w:bCs/>
        </w:rPr>
        <w:fldChar w:fldCharType="end"/>
      </w:r>
      <w:r w:rsidRPr="00184F6B">
        <w:rPr>
          <w:rFonts w:ascii="Times New Roman" w:hAnsi="Times New Roman" w:cs="Times New Roman"/>
          <w:b/>
          <w:bCs/>
        </w:rPr>
        <w:t>. Main</w:t>
      </w:r>
      <w:r>
        <w:rPr>
          <w:rFonts w:ascii="Times New Roman" w:hAnsi="Times New Roman" w:cs="Times New Roman"/>
          <w:b/>
          <w:bCs/>
        </w:rPr>
        <w:t xml:space="preserve"> design </w:t>
      </w:r>
      <w:r w:rsidRPr="00184F6B">
        <w:rPr>
          <w:rFonts w:ascii="Times New Roman" w:hAnsi="Times New Roman" w:cs="Times New Roman"/>
          <w:b/>
          <w:bCs/>
        </w:rPr>
        <w:t xml:space="preserve">components of </w:t>
      </w:r>
      <w:r>
        <w:rPr>
          <w:rFonts w:ascii="Times New Roman" w:hAnsi="Times New Roman" w:cs="Times New Roman"/>
          <w:b/>
          <w:bCs/>
        </w:rPr>
        <w:t>SWIB.</w:t>
      </w:r>
    </w:p>
    <w:p w14:paraId="3A021EC4" w14:textId="77777777" w:rsidR="00467850" w:rsidRPr="006F1D84" w:rsidRDefault="00467850" w:rsidP="00467850">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protocol, which uses node's private key and the round random number as inputs. Besides, each node can verify the legality of block proposer according to its public key, proof, and the round random number.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7E631D64" w14:textId="77777777" w:rsidR="00467850" w:rsidRPr="00876983" w:rsidRDefault="00467850" w:rsidP="00467850">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w:t>
      </w:r>
      <w:ins w:id="376" w:author="ThinkPad" w:date="2022-05-17T17:0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block. Each node will generate a partial signature of block hash if the result of the verification is true. Then, they will broadcast their partial signature shares to other nodes.</w:t>
      </w:r>
    </w:p>
    <w:p w14:paraId="3B6B7D84" w14:textId="487BB25A" w:rsidR="00467850" w:rsidRDefault="00467850" w:rsidP="00467850">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w:t>
      </w:r>
      <w:del w:id="377" w:author="ThinkPad" w:date="2022-06-06T14:33:00Z">
        <w:r w:rsidDel="00761F38">
          <w:rPr>
            <w:rFonts w:ascii="Times New Roman" w:eastAsia="宋体" w:hAnsi="Times New Roman" w:cs="Times New Roman"/>
            <w:kern w:val="0"/>
            <w:sz w:val="24"/>
            <w:szCs w:val="24"/>
          </w:rPr>
          <w:delText xml:space="preserve">will </w:delText>
        </w:r>
      </w:del>
      <w:ins w:id="378" w:author="ThinkPad" w:date="2022-06-06T14:33:00Z">
        <w:r w:rsidR="00761F38">
          <w:rPr>
            <w:rFonts w:ascii="Times New Roman" w:eastAsia="宋体" w:hAnsi="Times New Roman" w:cs="Times New Roman"/>
            <w:kern w:val="0"/>
            <w:sz w:val="24"/>
            <w:szCs w:val="24"/>
          </w:rPr>
          <w:t>can</w:t>
        </w:r>
        <w:r w:rsidR="00761F38">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be recovered if a node receives and then aggregates enough partial signature shares. Then, the full signature will be broadcast</w:t>
      </w:r>
      <w:ins w:id="379" w:author="ThinkPad" w:date="2022-06-06T14:52:00Z">
        <w:r w:rsidR="00953BEE">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to </w:t>
      </w:r>
      <w:ins w:id="380" w:author="ThinkPad" w:date="2022-06-06T14:52:00Z">
        <w:r w:rsidR="00953BEE">
          <w:rPr>
            <w:rFonts w:ascii="Times New Roman" w:eastAsia="宋体" w:hAnsi="Times New Roman" w:cs="Times New Roman"/>
            <w:kern w:val="0"/>
            <w:sz w:val="24"/>
            <w:szCs w:val="24"/>
          </w:rPr>
          <w:t xml:space="preserve">all </w:t>
        </w:r>
      </w:ins>
      <w:r>
        <w:rPr>
          <w:rFonts w:ascii="Times New Roman" w:eastAsia="宋体" w:hAnsi="Times New Roman" w:cs="Times New Roman"/>
          <w:kern w:val="0"/>
          <w:sz w:val="24"/>
          <w:szCs w:val="24"/>
        </w:rPr>
        <w:t xml:space="preserve">nodes. </w:t>
      </w:r>
      <w:del w:id="381" w:author="ThinkPad" w:date="2022-06-06T14:52:00Z">
        <w:r w:rsidDel="00953BEE">
          <w:rPr>
            <w:rFonts w:ascii="Times New Roman" w:eastAsia="宋体" w:hAnsi="Times New Roman" w:cs="Times New Roman"/>
            <w:kern w:val="0"/>
            <w:sz w:val="24"/>
            <w:szCs w:val="24"/>
          </w:rPr>
          <w:delText xml:space="preserve">This </w:delText>
        </w:r>
      </w:del>
      <w:ins w:id="382" w:author="ThinkPad" w:date="2022-06-06T14:52:00Z">
        <w:r w:rsidR="00953BEE">
          <w:rPr>
            <w:rFonts w:ascii="Times New Roman" w:eastAsia="宋体" w:hAnsi="Times New Roman" w:cs="Times New Roman"/>
            <w:kern w:val="0"/>
            <w:sz w:val="24"/>
            <w:szCs w:val="24"/>
          </w:rPr>
          <w:t>Th</w:t>
        </w:r>
        <w:r w:rsidR="00953BEE">
          <w:rPr>
            <w:rFonts w:ascii="Times New Roman" w:eastAsia="宋体" w:hAnsi="Times New Roman" w:cs="Times New Roman"/>
            <w:kern w:val="0"/>
            <w:sz w:val="24"/>
            <w:szCs w:val="24"/>
          </w:rPr>
          <w:t>e</w:t>
        </w:r>
        <w:r w:rsidR="00953BEE">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w:t>
      </w:r>
      <w:del w:id="383" w:author="ThinkPad" w:date="2022-06-06T14:53:00Z">
        <w:r w:rsidDel="00953BEE">
          <w:rPr>
            <w:rFonts w:ascii="Times New Roman" w:eastAsia="宋体" w:hAnsi="Times New Roman" w:cs="Times New Roman"/>
            <w:kern w:val="0"/>
            <w:sz w:val="24"/>
            <w:szCs w:val="24"/>
          </w:rPr>
          <w:delText xml:space="preserve">compute </w:delText>
        </w:r>
      </w:del>
      <w:ins w:id="384" w:author="ThinkPad" w:date="2022-06-06T14:53:00Z">
        <w:r w:rsidR="00953BEE">
          <w:rPr>
            <w:rFonts w:ascii="Times New Roman" w:eastAsia="宋体" w:hAnsi="Times New Roman" w:cs="Times New Roman"/>
            <w:kern w:val="0"/>
            <w:sz w:val="24"/>
            <w:szCs w:val="24"/>
          </w:rPr>
          <w:t>generate</w:t>
        </w:r>
        <w:r w:rsidR="00953BEE">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a new random value for the next round through distributed randomness generation protocol.</w:t>
      </w:r>
    </w:p>
    <w:p w14:paraId="25BAF1EB" w14:textId="77777777" w:rsidR="00467850" w:rsidRDefault="00467850" w:rsidP="00467850">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DEACA18" wp14:editId="5357B84F">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6844" cy="4686838"/>
                    </a:xfrm>
                    <a:prstGeom prst="rect">
                      <a:avLst/>
                    </a:prstGeom>
                  </pic:spPr>
                </pic:pic>
              </a:graphicData>
            </a:graphic>
          </wp:inline>
        </w:drawing>
      </w:r>
      <w:r w:rsidRPr="00E65F7B">
        <w:rPr>
          <w:noProof/>
        </w:rPr>
        <w:t xml:space="preserve"> </w:t>
      </w:r>
    </w:p>
    <w:p w14:paraId="0FDF8A5B" w14:textId="719E8BDE"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w:t>
      </w:r>
      <w:ins w:id="385" w:author="ThinkPad" w:date="2022-06-06T14:53:00Z">
        <w:r w:rsidR="00953BE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w:t>
      </w:r>
      <w:del w:id="386" w:author="ThinkPad" w:date="2022-06-06T14:54:00Z">
        <w:r w:rsidDel="00953BEE">
          <w:rPr>
            <w:rFonts w:ascii="Times New Roman" w:eastAsia="宋体" w:hAnsi="Times New Roman" w:cs="Times New Roman" w:hint="eastAsia"/>
            <w:kern w:val="0"/>
            <w:sz w:val="24"/>
            <w:szCs w:val="24"/>
          </w:rPr>
          <w:delText>our protocol</w:delText>
        </w:r>
      </w:del>
      <w:ins w:id="387" w:author="ThinkPad" w:date="2022-06-06T14:54:00Z">
        <w:r w:rsidR="00953BEE">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can </w:t>
      </w:r>
      <w:ins w:id="388" w:author="ThinkPad" w:date="2022-06-06T14:54:00Z">
        <w:r w:rsidR="00953BEE">
          <w:rPr>
            <w:rFonts w:ascii="Times New Roman" w:eastAsia="宋体" w:hAnsi="Times New Roman" w:cs="Times New Roman"/>
            <w:kern w:val="0"/>
            <w:sz w:val="24"/>
            <w:szCs w:val="24"/>
          </w:rPr>
          <w:t xml:space="preserve">still </w:t>
        </w:r>
      </w:ins>
      <w:r>
        <w:rPr>
          <w:rFonts w:ascii="Times New Roman" w:eastAsia="宋体" w:hAnsi="Times New Roman" w:cs="Times New Roman"/>
          <w:kern w:val="0"/>
          <w:sz w:val="24"/>
          <w:szCs w:val="24"/>
        </w:rPr>
        <w:t>work smoothly in a wireless blockchain system.</w:t>
      </w:r>
    </w:p>
    <w:p w14:paraId="0DCB9190" w14:textId="77777777" w:rsidR="00467850" w:rsidRPr="00E24226" w:rsidRDefault="00467850" w:rsidP="00467850">
      <w:pPr>
        <w:spacing w:afterLines="50" w:after="156"/>
        <w:rPr>
          <w:rFonts w:ascii="Times New Roman" w:eastAsia="宋体" w:hAnsi="Times New Roman" w:cs="Times New Roman"/>
          <w:kern w:val="0"/>
          <w:sz w:val="24"/>
          <w:szCs w:val="24"/>
        </w:rPr>
      </w:pPr>
      <w:r>
        <w:rPr>
          <w:noProof/>
        </w:rPr>
        <w:drawing>
          <wp:inline distT="0" distB="0" distL="0" distR="0" wp14:anchorId="67469460" wp14:editId="19B71360">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459" cy="2211279"/>
                    </a:xfrm>
                    <a:prstGeom prst="rect">
                      <a:avLst/>
                    </a:prstGeom>
                  </pic:spPr>
                </pic:pic>
              </a:graphicData>
            </a:graphic>
          </wp:inline>
        </w:drawing>
      </w:r>
      <w:r w:rsidRPr="00E65F7B">
        <w:rPr>
          <w:noProof/>
        </w:rPr>
        <w:t xml:space="preserve"> </w:t>
      </w:r>
    </w:p>
    <w:p w14:paraId="559C063F" w14:textId="77777777" w:rsidR="00467850" w:rsidRPr="00FA2CCC" w:rsidRDefault="00467850" w:rsidP="00467850">
      <w:pPr>
        <w:pStyle w:val="2"/>
        <w:tabs>
          <w:tab w:val="num" w:pos="360"/>
        </w:tabs>
        <w:rPr>
          <w:rFonts w:ascii="Times New Roman" w:eastAsia="宋体" w:hAnsi="Times New Roman" w:cs="Times New Roman"/>
          <w:sz w:val="24"/>
          <w:szCs w:val="24"/>
        </w:rPr>
      </w:pPr>
      <w:bookmarkStart w:id="389"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389"/>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5DA87CEC" w14:textId="70A062E6" w:rsidR="00467850" w:rsidRDefault="00467850" w:rsidP="00467850">
      <w:pPr>
        <w:spacing w:afterLines="50" w:after="156"/>
        <w:ind w:firstLineChars="200" w:firstLine="480"/>
        <w:rPr>
          <w:ins w:id="390" w:author="ThinkPad" w:date="2022-06-06T15:01:00Z"/>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 needs to obtain some information of the</w:t>
      </w:r>
      <w:ins w:id="391" w:author="ThinkPad" w:date="2022-05-17T17:25: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blockchain system. Each node will generate key pairs and the main public key through a distributed key generation algorithm. Besides, nodes </w:t>
      </w:r>
      <w:del w:id="392" w:author="ThinkPad" w:date="2022-06-06T14:55:00Z">
        <w:r w:rsidDel="008C5AD1">
          <w:rPr>
            <w:rFonts w:ascii="Times New Roman" w:eastAsia="宋体" w:hAnsi="Times New Roman" w:cs="Times New Roman"/>
            <w:kern w:val="0"/>
            <w:sz w:val="24"/>
            <w:szCs w:val="24"/>
          </w:rPr>
          <w:delText xml:space="preserve">also </w:delText>
        </w:r>
      </w:del>
      <w:r>
        <w:rPr>
          <w:rFonts w:ascii="Times New Roman" w:eastAsia="宋体" w:hAnsi="Times New Roman" w:cs="Times New Roman"/>
          <w:kern w:val="0"/>
          <w:sz w:val="24"/>
          <w:szCs w:val="24"/>
        </w:rPr>
        <w:t xml:space="preserve">should </w:t>
      </w:r>
      <w:ins w:id="393" w:author="ThinkPad" w:date="2022-06-06T14:55:00Z">
        <w:r w:rsidR="008C5AD1">
          <w:rPr>
            <w:rFonts w:ascii="Times New Roman" w:eastAsia="宋体" w:hAnsi="Times New Roman" w:cs="Times New Roman"/>
            <w:kern w:val="0"/>
            <w:sz w:val="24"/>
            <w:szCs w:val="24"/>
          </w:rPr>
          <w:t>also</w:t>
        </w:r>
        <w:r w:rsidR="008C5AD1">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del w:id="394" w:author="ThinkPad" w:date="2022-06-06T15:00:00Z">
        <w:r w:rsidDel="008C5AD1">
          <w:rPr>
            <w:rFonts w:ascii="Times New Roman" w:eastAsia="宋体" w:hAnsi="Times New Roman" w:cs="Times New Roman"/>
            <w:kern w:val="0"/>
            <w:sz w:val="24"/>
            <w:szCs w:val="24"/>
          </w:rPr>
          <w:delText>The first part of consensus process is block proposer election, which discussed in the following subsection in details.</w:delText>
        </w:r>
      </w:del>
    </w:p>
    <w:p w14:paraId="490F3BE5" w14:textId="565A41B9" w:rsidR="00CB6413" w:rsidRDefault="00CB6413" w:rsidP="00CB6413">
      <w:pPr>
        <w:spacing w:afterLines="50" w:after="156"/>
        <w:ind w:firstLineChars="200" w:firstLine="480"/>
        <w:rPr>
          <w:ins w:id="395" w:author="ThinkPad" w:date="2022-06-06T15:01:00Z"/>
          <w:rFonts w:ascii="Times New Roman" w:eastAsia="宋体" w:hAnsi="Times New Roman" w:cs="Times New Roman"/>
          <w:kern w:val="0"/>
          <w:sz w:val="24"/>
          <w:szCs w:val="24"/>
        </w:rPr>
      </w:pPr>
      <w:ins w:id="396" w:author="ThinkPad" w:date="2022-06-06T15:01:00Z">
        <w:r w:rsidRPr="00CB6413">
          <w:rPr>
            <w:rFonts w:ascii="Times New Roman" w:eastAsia="宋体" w:hAnsi="Times New Roman" w:cs="Times New Roman"/>
            <w:kern w:val="0"/>
            <w:sz w:val="24"/>
            <w:szCs w:val="24"/>
            <w:highlight w:val="yellow"/>
            <w:rPrChange w:id="397" w:author="ThinkPad" w:date="2022-06-06T15:01:00Z">
              <w:rPr>
                <w:rFonts w:ascii="Times New Roman" w:eastAsia="宋体" w:hAnsi="Times New Roman" w:cs="Times New Roman"/>
                <w:kern w:val="0"/>
                <w:sz w:val="24"/>
                <w:szCs w:val="24"/>
              </w:rPr>
            </w:rPrChange>
          </w:rPr>
          <w:t>The first part of consensus process is block proposer election, which will be discussed in the following subsection in details.</w:t>
        </w:r>
        <w:r>
          <w:rPr>
            <w:rFonts w:ascii="Times New Roman" w:eastAsia="宋体" w:hAnsi="Times New Roman" w:cs="Times New Roman"/>
            <w:kern w:val="0"/>
            <w:sz w:val="24"/>
            <w:szCs w:val="24"/>
          </w:rPr>
          <w:t xml:space="preserve">  </w:t>
        </w:r>
        <w:r w:rsidRPr="00CA221F">
          <w:rPr>
            <w:rFonts w:ascii="Times New Roman" w:eastAsia="宋体" w:hAnsi="Times New Roman" w:cs="Times New Roman" w:hint="eastAsia"/>
            <w:kern w:val="0"/>
            <w:sz w:val="24"/>
            <w:szCs w:val="24"/>
            <w:highlight w:val="cyan"/>
            <w:rPrChange w:id="398" w:author="ThinkPad" w:date="2022-06-06T15:17:00Z">
              <w:rPr>
                <w:rFonts w:ascii="Times New Roman" w:eastAsia="宋体" w:hAnsi="Times New Roman" w:cs="Times New Roman" w:hint="eastAsia"/>
                <w:kern w:val="0"/>
                <w:sz w:val="24"/>
                <w:szCs w:val="24"/>
                <w:highlight w:val="yellow"/>
              </w:rPr>
            </w:rPrChange>
          </w:rPr>
          <w:t>【</w:t>
        </w:r>
      </w:ins>
      <w:ins w:id="399" w:author="ThinkPad" w:date="2022-06-06T15:02:00Z">
        <w:r w:rsidRPr="00CA221F">
          <w:rPr>
            <w:rFonts w:ascii="Times New Roman" w:eastAsia="宋体" w:hAnsi="Times New Roman" w:cs="Times New Roman" w:hint="eastAsia"/>
            <w:kern w:val="0"/>
            <w:sz w:val="24"/>
            <w:szCs w:val="24"/>
            <w:highlight w:val="cyan"/>
            <w:rPrChange w:id="400" w:author="ThinkPad" w:date="2022-06-06T15:17:00Z">
              <w:rPr>
                <w:rFonts w:ascii="Times New Roman" w:eastAsia="宋体" w:hAnsi="Times New Roman" w:cs="Times New Roman" w:hint="eastAsia"/>
                <w:kern w:val="0"/>
                <w:sz w:val="24"/>
                <w:szCs w:val="24"/>
                <w:highlight w:val="yellow"/>
              </w:rPr>
            </w:rPrChange>
          </w:rPr>
          <w:t>每</w:t>
        </w:r>
      </w:ins>
      <w:ins w:id="401" w:author="ThinkPad" w:date="2022-06-06T15:01:00Z">
        <w:r w:rsidRPr="00CA221F">
          <w:rPr>
            <w:rFonts w:ascii="Times New Roman" w:eastAsia="宋体" w:hAnsi="Times New Roman" w:cs="Times New Roman" w:hint="eastAsia"/>
            <w:kern w:val="0"/>
            <w:sz w:val="24"/>
            <w:szCs w:val="24"/>
            <w:highlight w:val="cyan"/>
            <w:rPrChange w:id="402" w:author="ThinkPad" w:date="2022-06-06T15:17:00Z">
              <w:rPr>
                <w:rFonts w:ascii="Times New Roman" w:eastAsia="宋体" w:hAnsi="Times New Roman" w:cs="Times New Roman" w:hint="eastAsia"/>
                <w:kern w:val="0"/>
                <w:sz w:val="24"/>
                <w:szCs w:val="24"/>
                <w:highlight w:val="yellow"/>
              </w:rPr>
            </w:rPrChange>
          </w:rPr>
          <w:t>个小节开始的</w:t>
        </w:r>
      </w:ins>
      <w:ins w:id="403" w:author="ThinkPad" w:date="2022-06-06T15:02:00Z">
        <w:r w:rsidRPr="00CA221F">
          <w:rPr>
            <w:rFonts w:ascii="Times New Roman" w:eastAsia="宋体" w:hAnsi="Times New Roman" w:cs="Times New Roman" w:hint="eastAsia"/>
            <w:kern w:val="0"/>
            <w:sz w:val="24"/>
            <w:szCs w:val="24"/>
            <w:highlight w:val="cyan"/>
            <w:rPrChange w:id="404" w:author="ThinkPad" w:date="2022-06-06T15:17:00Z">
              <w:rPr>
                <w:rFonts w:ascii="Times New Roman" w:eastAsia="宋体" w:hAnsi="Times New Roman" w:cs="Times New Roman" w:hint="eastAsia"/>
                <w:kern w:val="0"/>
                <w:sz w:val="24"/>
                <w:szCs w:val="24"/>
                <w:highlight w:val="yellow"/>
              </w:rPr>
            </w:rPrChange>
          </w:rPr>
          <w:t>时候都应该</w:t>
        </w:r>
      </w:ins>
      <w:ins w:id="405" w:author="ThinkPad" w:date="2022-06-06T15:04:00Z">
        <w:r w:rsidR="00B7210D" w:rsidRPr="00CA221F">
          <w:rPr>
            <w:rFonts w:ascii="Times New Roman" w:eastAsia="宋体" w:hAnsi="Times New Roman" w:cs="Times New Roman" w:hint="eastAsia"/>
            <w:kern w:val="0"/>
            <w:sz w:val="24"/>
            <w:szCs w:val="24"/>
            <w:highlight w:val="cyan"/>
            <w:rPrChange w:id="406" w:author="ThinkPad" w:date="2022-06-06T15:17:00Z">
              <w:rPr>
                <w:rFonts w:ascii="Times New Roman" w:eastAsia="宋体" w:hAnsi="Times New Roman" w:cs="Times New Roman" w:hint="eastAsia"/>
                <w:kern w:val="0"/>
                <w:sz w:val="24"/>
                <w:szCs w:val="24"/>
                <w:highlight w:val="yellow"/>
              </w:rPr>
            </w:rPrChange>
          </w:rPr>
          <w:t>给出的</w:t>
        </w:r>
      </w:ins>
      <w:ins w:id="407" w:author="ThinkPad" w:date="2022-06-06T15:02:00Z">
        <w:r w:rsidRPr="00CA221F">
          <w:rPr>
            <w:rFonts w:ascii="Times New Roman" w:eastAsia="宋体" w:hAnsi="Times New Roman" w:cs="Times New Roman" w:hint="eastAsia"/>
            <w:kern w:val="0"/>
            <w:sz w:val="24"/>
            <w:szCs w:val="24"/>
            <w:highlight w:val="cyan"/>
            <w:rPrChange w:id="408" w:author="ThinkPad" w:date="2022-06-06T15:17:00Z">
              <w:rPr>
                <w:rFonts w:ascii="Times New Roman" w:eastAsia="宋体" w:hAnsi="Times New Roman" w:cs="Times New Roman" w:hint="eastAsia"/>
                <w:kern w:val="0"/>
                <w:sz w:val="24"/>
                <w:szCs w:val="24"/>
                <w:highlight w:val="yellow"/>
              </w:rPr>
            </w:rPrChange>
          </w:rPr>
          <w:t>是</w:t>
        </w:r>
      </w:ins>
      <w:ins w:id="409" w:author="ThinkPad" w:date="2022-06-06T15:03:00Z">
        <w:r w:rsidRPr="00CA221F">
          <w:rPr>
            <w:rFonts w:ascii="Times New Roman" w:eastAsia="宋体" w:hAnsi="Times New Roman" w:cs="Times New Roman" w:hint="eastAsia"/>
            <w:kern w:val="0"/>
            <w:sz w:val="24"/>
            <w:szCs w:val="24"/>
            <w:highlight w:val="cyan"/>
            <w:rPrChange w:id="410" w:author="ThinkPad" w:date="2022-06-06T15:17:00Z">
              <w:rPr>
                <w:rFonts w:ascii="Times New Roman" w:eastAsia="宋体" w:hAnsi="Times New Roman" w:cs="Times New Roman" w:hint="eastAsia"/>
                <w:kern w:val="0"/>
                <w:sz w:val="24"/>
                <w:szCs w:val="24"/>
                <w:highlight w:val="yellow"/>
              </w:rPr>
            </w:rPrChange>
          </w:rPr>
          <w:t>“</w:t>
        </w:r>
      </w:ins>
      <w:ins w:id="411" w:author="ThinkPad" w:date="2022-06-06T15:02:00Z">
        <w:r w:rsidRPr="00CA221F">
          <w:rPr>
            <w:rFonts w:ascii="Times New Roman" w:eastAsia="宋体" w:hAnsi="Times New Roman" w:cs="Times New Roman" w:hint="eastAsia"/>
            <w:kern w:val="0"/>
            <w:sz w:val="24"/>
            <w:szCs w:val="24"/>
            <w:highlight w:val="cyan"/>
            <w:rPrChange w:id="412" w:author="ThinkPad" w:date="2022-06-06T15:17:00Z">
              <w:rPr>
                <w:rFonts w:ascii="Times New Roman" w:eastAsia="宋体" w:hAnsi="Times New Roman" w:cs="Times New Roman" w:hint="eastAsia"/>
                <w:kern w:val="0"/>
                <w:sz w:val="24"/>
                <w:szCs w:val="24"/>
                <w:highlight w:val="yellow"/>
              </w:rPr>
            </w:rPrChange>
          </w:rPr>
          <w:t>整体概括</w:t>
        </w:r>
      </w:ins>
      <w:ins w:id="413" w:author="ThinkPad" w:date="2022-06-06T15:03:00Z">
        <w:r w:rsidRPr="00CA221F">
          <w:rPr>
            <w:rFonts w:ascii="Times New Roman" w:eastAsia="宋体" w:hAnsi="Times New Roman" w:cs="Times New Roman" w:hint="eastAsia"/>
            <w:kern w:val="0"/>
            <w:sz w:val="24"/>
            <w:szCs w:val="24"/>
            <w:highlight w:val="cyan"/>
            <w:rPrChange w:id="414" w:author="ThinkPad" w:date="2022-06-06T15:17:00Z">
              <w:rPr>
                <w:rFonts w:ascii="Times New Roman" w:eastAsia="宋体" w:hAnsi="Times New Roman" w:cs="Times New Roman" w:hint="eastAsia"/>
                <w:kern w:val="0"/>
                <w:sz w:val="24"/>
                <w:szCs w:val="24"/>
                <w:highlight w:val="yellow"/>
              </w:rPr>
            </w:rPrChange>
          </w:rPr>
          <w:t>”</w:t>
        </w:r>
      </w:ins>
      <w:ins w:id="415" w:author="ThinkPad" w:date="2022-06-06T15:02:00Z">
        <w:r w:rsidRPr="00CA221F">
          <w:rPr>
            <w:rFonts w:ascii="Times New Roman" w:eastAsia="宋体" w:hAnsi="Times New Roman" w:cs="Times New Roman" w:hint="eastAsia"/>
            <w:kern w:val="0"/>
            <w:sz w:val="24"/>
            <w:szCs w:val="24"/>
            <w:highlight w:val="cyan"/>
            <w:rPrChange w:id="416" w:author="ThinkPad" w:date="2022-06-06T15:17:00Z">
              <w:rPr>
                <w:rFonts w:ascii="Times New Roman" w:eastAsia="宋体" w:hAnsi="Times New Roman" w:cs="Times New Roman" w:hint="eastAsia"/>
                <w:kern w:val="0"/>
                <w:sz w:val="24"/>
                <w:szCs w:val="24"/>
                <w:highlight w:val="yellow"/>
              </w:rPr>
            </w:rPrChange>
          </w:rPr>
          <w:t>，而不是说下一步我要干啥了</w:t>
        </w:r>
        <w:r w:rsidRPr="00CA221F">
          <w:rPr>
            <w:rFonts w:ascii="Times New Roman" w:eastAsia="宋体" w:hAnsi="Times New Roman" w:cs="Times New Roman"/>
            <w:kern w:val="0"/>
            <w:sz w:val="24"/>
            <w:szCs w:val="24"/>
            <w:highlight w:val="cyan"/>
            <w:rPrChange w:id="417" w:author="ThinkPad" w:date="2022-06-06T15:17:00Z">
              <w:rPr>
                <w:rFonts w:ascii="Times New Roman" w:eastAsia="宋体" w:hAnsi="Times New Roman" w:cs="Times New Roman"/>
                <w:kern w:val="0"/>
                <w:sz w:val="24"/>
                <w:szCs w:val="24"/>
                <w:highlight w:val="yellow"/>
              </w:rPr>
            </w:rPrChange>
          </w:rPr>
          <w:t>…</w:t>
        </w:r>
      </w:ins>
      <w:ins w:id="418" w:author="ThinkPad" w:date="2022-06-06T15:04:00Z">
        <w:r w:rsidR="00B7210D" w:rsidRPr="00CA221F">
          <w:rPr>
            <w:rFonts w:ascii="Times New Roman" w:eastAsia="宋体" w:hAnsi="Times New Roman" w:cs="Times New Roman" w:hint="eastAsia"/>
            <w:kern w:val="0"/>
            <w:sz w:val="24"/>
            <w:szCs w:val="24"/>
            <w:highlight w:val="cyan"/>
            <w:rPrChange w:id="419" w:author="ThinkPad" w:date="2022-06-06T15:17:00Z">
              <w:rPr>
                <w:rFonts w:ascii="Times New Roman" w:eastAsia="宋体" w:hAnsi="Times New Roman" w:cs="Times New Roman" w:hint="eastAsia"/>
                <w:kern w:val="0"/>
                <w:sz w:val="24"/>
                <w:szCs w:val="24"/>
                <w:highlight w:val="yellow"/>
              </w:rPr>
            </w:rPrChange>
          </w:rPr>
          <w:t>这也是论文和</w:t>
        </w:r>
      </w:ins>
      <w:ins w:id="420" w:author="ThinkPad" w:date="2022-06-06T15:03:00Z">
        <w:r w:rsidRPr="00CA221F">
          <w:rPr>
            <w:rFonts w:ascii="Times New Roman" w:eastAsia="宋体" w:hAnsi="Times New Roman" w:cs="Times New Roman" w:hint="eastAsia"/>
            <w:kern w:val="0"/>
            <w:sz w:val="24"/>
            <w:szCs w:val="24"/>
            <w:highlight w:val="cyan"/>
            <w:rPrChange w:id="421" w:author="ThinkPad" w:date="2022-06-06T15:17:00Z">
              <w:rPr>
                <w:rFonts w:ascii="Times New Roman" w:eastAsia="宋体" w:hAnsi="Times New Roman" w:cs="Times New Roman" w:hint="eastAsia"/>
                <w:kern w:val="0"/>
                <w:sz w:val="24"/>
                <w:szCs w:val="24"/>
                <w:highlight w:val="yellow"/>
              </w:rPr>
            </w:rPrChange>
          </w:rPr>
          <w:t>技术说明书才</w:t>
        </w:r>
      </w:ins>
      <w:ins w:id="422" w:author="ThinkPad" w:date="2022-06-06T15:04:00Z">
        <w:r w:rsidR="00B7210D" w:rsidRPr="00CA221F">
          <w:rPr>
            <w:rFonts w:ascii="Times New Roman" w:eastAsia="宋体" w:hAnsi="Times New Roman" w:cs="Times New Roman" w:hint="eastAsia"/>
            <w:kern w:val="0"/>
            <w:sz w:val="24"/>
            <w:szCs w:val="24"/>
            <w:highlight w:val="cyan"/>
            <w:rPrChange w:id="423" w:author="ThinkPad" w:date="2022-06-06T15:17:00Z">
              <w:rPr>
                <w:rFonts w:ascii="Times New Roman" w:eastAsia="宋体" w:hAnsi="Times New Roman" w:cs="Times New Roman" w:hint="eastAsia"/>
                <w:kern w:val="0"/>
                <w:sz w:val="24"/>
                <w:szCs w:val="24"/>
                <w:highlight w:val="yellow"/>
              </w:rPr>
            </w:rPrChange>
          </w:rPr>
          <w:t>的差别</w:t>
        </w:r>
      </w:ins>
      <w:ins w:id="424" w:author="ThinkPad" w:date="2022-06-06T15:03:00Z">
        <w:r w:rsidRPr="00CA221F">
          <w:rPr>
            <w:rFonts w:ascii="Times New Roman" w:eastAsia="宋体" w:hAnsi="Times New Roman" w:cs="Times New Roman"/>
            <w:kern w:val="0"/>
            <w:sz w:val="24"/>
            <w:szCs w:val="24"/>
            <w:highlight w:val="cyan"/>
            <w:rPrChange w:id="425" w:author="ThinkPad" w:date="2022-06-06T15:17:00Z">
              <w:rPr>
                <w:rFonts w:ascii="Times New Roman" w:eastAsia="宋体" w:hAnsi="Times New Roman" w:cs="Times New Roman"/>
                <w:kern w:val="0"/>
                <w:sz w:val="24"/>
                <w:szCs w:val="24"/>
                <w:highlight w:val="yellow"/>
              </w:rPr>
            </w:rPrChange>
          </w:rPr>
          <w:t>…</w:t>
        </w:r>
        <w:r w:rsidRPr="00CA221F">
          <w:rPr>
            <w:rFonts w:ascii="Times New Roman" w:eastAsia="宋体" w:hAnsi="Times New Roman" w:cs="Times New Roman" w:hint="eastAsia"/>
            <w:kern w:val="0"/>
            <w:sz w:val="24"/>
            <w:szCs w:val="24"/>
            <w:highlight w:val="cyan"/>
            <w:rPrChange w:id="426" w:author="ThinkPad" w:date="2022-06-06T15:17:00Z">
              <w:rPr>
                <w:rFonts w:ascii="Times New Roman" w:eastAsia="宋体" w:hAnsi="Times New Roman" w:cs="Times New Roman" w:hint="eastAsia"/>
                <w:kern w:val="0"/>
                <w:sz w:val="24"/>
                <w:szCs w:val="24"/>
                <w:highlight w:val="yellow"/>
              </w:rPr>
            </w:rPrChange>
          </w:rPr>
          <w:t>我真心希望能记住！</w:t>
        </w:r>
      </w:ins>
      <w:ins w:id="427" w:author="ThinkPad" w:date="2022-06-06T15:10:00Z">
        <w:r w:rsidR="00FD2B2B" w:rsidRPr="00CA221F">
          <w:rPr>
            <w:rFonts w:ascii="Times New Roman" w:eastAsia="宋体" w:hAnsi="Times New Roman" w:cs="Times New Roman"/>
            <w:kern w:val="0"/>
            <w:sz w:val="24"/>
            <w:szCs w:val="24"/>
            <w:highlight w:val="cyan"/>
            <w:rPrChange w:id="428" w:author="ThinkPad" w:date="2022-06-06T15:17:00Z">
              <w:rPr>
                <w:rFonts w:ascii="Times New Roman" w:eastAsia="宋体" w:hAnsi="Times New Roman" w:cs="Times New Roman"/>
                <w:kern w:val="0"/>
                <w:sz w:val="24"/>
                <w:szCs w:val="24"/>
                <w:highlight w:val="yellow"/>
              </w:rPr>
            </w:rPrChange>
          </w:rPr>
          <w:t>…</w:t>
        </w:r>
        <w:r w:rsidR="00FD2B2B" w:rsidRPr="00CA221F">
          <w:rPr>
            <w:rFonts w:ascii="Times New Roman" w:eastAsia="宋体" w:hAnsi="Times New Roman" w:cs="Times New Roman" w:hint="eastAsia"/>
            <w:kern w:val="0"/>
            <w:sz w:val="24"/>
            <w:szCs w:val="24"/>
            <w:highlight w:val="cyan"/>
            <w:rPrChange w:id="429" w:author="ThinkPad" w:date="2022-06-06T15:17:00Z">
              <w:rPr>
                <w:rFonts w:ascii="Times New Roman" w:eastAsia="宋体" w:hAnsi="Times New Roman" w:cs="Times New Roman" w:hint="eastAsia"/>
                <w:kern w:val="0"/>
                <w:sz w:val="24"/>
                <w:szCs w:val="24"/>
                <w:highlight w:val="yellow"/>
              </w:rPr>
            </w:rPrChange>
          </w:rPr>
          <w:t>一般都是说</w:t>
        </w:r>
      </w:ins>
      <w:ins w:id="430" w:author="ThinkPad" w:date="2022-06-06T15:11:00Z">
        <w:r w:rsidR="00D937CD" w:rsidRPr="00CA221F">
          <w:rPr>
            <w:rFonts w:ascii="Times New Roman" w:eastAsia="宋体" w:hAnsi="Times New Roman" w:cs="Times New Roman" w:hint="eastAsia"/>
            <w:kern w:val="0"/>
            <w:sz w:val="24"/>
            <w:szCs w:val="24"/>
            <w:highlight w:val="cyan"/>
            <w:rPrChange w:id="431" w:author="ThinkPad" w:date="2022-06-06T15:17:00Z">
              <w:rPr>
                <w:rFonts w:ascii="Times New Roman" w:eastAsia="宋体" w:hAnsi="Times New Roman" w:cs="Times New Roman" w:hint="eastAsia"/>
                <w:kern w:val="0"/>
                <w:sz w:val="24"/>
                <w:szCs w:val="24"/>
                <w:highlight w:val="yellow"/>
              </w:rPr>
            </w:rPrChange>
          </w:rPr>
          <w:t>“</w:t>
        </w:r>
      </w:ins>
      <w:ins w:id="432" w:author="ThinkPad" w:date="2022-06-06T15:10:00Z">
        <w:r w:rsidR="00051F04" w:rsidRPr="00CA221F">
          <w:rPr>
            <w:rFonts w:ascii="Times New Roman" w:eastAsia="宋体" w:hAnsi="Times New Roman" w:cs="Times New Roman" w:hint="eastAsia"/>
            <w:kern w:val="0"/>
            <w:sz w:val="24"/>
            <w:szCs w:val="24"/>
            <w:highlight w:val="cyan"/>
            <w:rPrChange w:id="433" w:author="ThinkPad" w:date="2022-06-06T15:17:00Z">
              <w:rPr>
                <w:rFonts w:ascii="Times New Roman" w:eastAsia="宋体" w:hAnsi="Times New Roman" w:cs="Times New Roman" w:hint="eastAsia"/>
                <w:kern w:val="0"/>
                <w:sz w:val="24"/>
                <w:szCs w:val="24"/>
                <w:highlight w:val="yellow"/>
              </w:rPr>
            </w:rPrChange>
          </w:rPr>
          <w:t>S</w:t>
        </w:r>
        <w:r w:rsidR="00051F04" w:rsidRPr="00CA221F">
          <w:rPr>
            <w:rFonts w:ascii="Times New Roman" w:eastAsia="宋体" w:hAnsi="Times New Roman" w:cs="Times New Roman"/>
            <w:kern w:val="0"/>
            <w:sz w:val="24"/>
            <w:szCs w:val="24"/>
            <w:highlight w:val="cyan"/>
            <w:rPrChange w:id="434" w:author="ThinkPad" w:date="2022-06-06T15:17:00Z">
              <w:rPr>
                <w:rFonts w:ascii="Times New Roman" w:eastAsia="宋体" w:hAnsi="Times New Roman" w:cs="Times New Roman"/>
                <w:kern w:val="0"/>
                <w:sz w:val="24"/>
                <w:szCs w:val="24"/>
                <w:highlight w:val="yellow"/>
              </w:rPr>
            </w:rPrChange>
          </w:rPr>
          <w:t>WIB</w:t>
        </w:r>
        <w:r w:rsidR="00051F04" w:rsidRPr="00CA221F">
          <w:rPr>
            <w:rFonts w:ascii="Times New Roman" w:eastAsia="宋体" w:hAnsi="Times New Roman" w:cs="Times New Roman" w:hint="eastAsia"/>
            <w:kern w:val="0"/>
            <w:sz w:val="24"/>
            <w:szCs w:val="24"/>
            <w:highlight w:val="cyan"/>
            <w:rPrChange w:id="435" w:author="ThinkPad" w:date="2022-06-06T15:17:00Z">
              <w:rPr>
                <w:rFonts w:ascii="Times New Roman" w:eastAsia="宋体" w:hAnsi="Times New Roman" w:cs="Times New Roman" w:hint="eastAsia"/>
                <w:kern w:val="0"/>
                <w:sz w:val="24"/>
                <w:szCs w:val="24"/>
                <w:highlight w:val="yellow"/>
              </w:rPr>
            </w:rPrChange>
          </w:rPr>
          <w:t>包含哪</w:t>
        </w:r>
      </w:ins>
      <w:ins w:id="436" w:author="ThinkPad" w:date="2022-06-06T15:11:00Z">
        <w:r w:rsidR="00051F04" w:rsidRPr="00CA221F">
          <w:rPr>
            <w:rFonts w:ascii="Times New Roman" w:eastAsia="宋体" w:hAnsi="Times New Roman" w:cs="Times New Roman" w:hint="eastAsia"/>
            <w:kern w:val="0"/>
            <w:sz w:val="24"/>
            <w:szCs w:val="24"/>
            <w:highlight w:val="cyan"/>
            <w:rPrChange w:id="437" w:author="ThinkPad" w:date="2022-06-06T15:17:00Z">
              <w:rPr>
                <w:rFonts w:ascii="Times New Roman" w:eastAsia="宋体" w:hAnsi="Times New Roman" w:cs="Times New Roman" w:hint="eastAsia"/>
                <w:kern w:val="0"/>
                <w:sz w:val="24"/>
                <w:szCs w:val="24"/>
                <w:highlight w:val="yellow"/>
              </w:rPr>
            </w:rPrChange>
          </w:rPr>
          <w:t>哪</w:t>
        </w:r>
      </w:ins>
      <w:ins w:id="438" w:author="ThinkPad" w:date="2022-06-06T15:10:00Z">
        <w:r w:rsidR="00051F04" w:rsidRPr="00CA221F">
          <w:rPr>
            <w:rFonts w:ascii="Times New Roman" w:eastAsia="宋体" w:hAnsi="Times New Roman" w:cs="Times New Roman" w:hint="eastAsia"/>
            <w:kern w:val="0"/>
            <w:sz w:val="24"/>
            <w:szCs w:val="24"/>
            <w:highlight w:val="cyan"/>
            <w:rPrChange w:id="439" w:author="ThinkPad" w:date="2022-06-06T15:17:00Z">
              <w:rPr>
                <w:rFonts w:ascii="Times New Roman" w:eastAsia="宋体" w:hAnsi="Times New Roman" w:cs="Times New Roman" w:hint="eastAsia"/>
                <w:kern w:val="0"/>
                <w:sz w:val="24"/>
                <w:szCs w:val="24"/>
                <w:highlight w:val="yellow"/>
              </w:rPr>
            </w:rPrChange>
          </w:rPr>
          <w:t>几个主要设计</w:t>
        </w:r>
      </w:ins>
      <w:ins w:id="440" w:author="ThinkPad" w:date="2022-06-06T15:11:00Z">
        <w:r w:rsidR="00051F04" w:rsidRPr="00CA221F">
          <w:rPr>
            <w:rFonts w:ascii="Times New Roman" w:eastAsia="宋体" w:hAnsi="Times New Roman" w:cs="Times New Roman" w:hint="eastAsia"/>
            <w:kern w:val="0"/>
            <w:sz w:val="24"/>
            <w:szCs w:val="24"/>
            <w:highlight w:val="cyan"/>
            <w:rPrChange w:id="441" w:author="ThinkPad" w:date="2022-06-06T15:17:00Z">
              <w:rPr>
                <w:rFonts w:ascii="Times New Roman" w:eastAsia="宋体" w:hAnsi="Times New Roman" w:cs="Times New Roman" w:hint="eastAsia"/>
                <w:kern w:val="0"/>
                <w:sz w:val="24"/>
                <w:szCs w:val="24"/>
                <w:highlight w:val="yellow"/>
              </w:rPr>
            </w:rPrChange>
          </w:rPr>
          <w:t>模块，下面我们将逐一给出</w:t>
        </w:r>
        <w:r w:rsidR="00D937CD" w:rsidRPr="00CA221F">
          <w:rPr>
            <w:rFonts w:ascii="Times New Roman" w:eastAsia="宋体" w:hAnsi="Times New Roman" w:cs="Times New Roman" w:hint="eastAsia"/>
            <w:kern w:val="0"/>
            <w:sz w:val="24"/>
            <w:szCs w:val="24"/>
            <w:highlight w:val="cyan"/>
            <w:rPrChange w:id="442" w:author="ThinkPad" w:date="2022-06-06T15:17:00Z">
              <w:rPr>
                <w:rFonts w:ascii="Times New Roman" w:eastAsia="宋体" w:hAnsi="Times New Roman" w:cs="Times New Roman" w:hint="eastAsia"/>
                <w:kern w:val="0"/>
                <w:sz w:val="24"/>
                <w:szCs w:val="24"/>
                <w:highlight w:val="yellow"/>
              </w:rPr>
            </w:rPrChange>
          </w:rPr>
          <w:t>”</w:t>
        </w:r>
      </w:ins>
      <w:ins w:id="443" w:author="ThinkPad" w:date="2022-06-06T15:01:00Z">
        <w:r w:rsidRPr="00CA221F">
          <w:rPr>
            <w:rFonts w:ascii="Times New Roman" w:eastAsia="宋体" w:hAnsi="Times New Roman" w:cs="Times New Roman" w:hint="eastAsia"/>
            <w:kern w:val="0"/>
            <w:sz w:val="24"/>
            <w:szCs w:val="24"/>
            <w:highlight w:val="cyan"/>
            <w:rPrChange w:id="444" w:author="ThinkPad" w:date="2022-06-06T15:17:00Z">
              <w:rPr>
                <w:rFonts w:ascii="Times New Roman" w:eastAsia="宋体" w:hAnsi="Times New Roman" w:cs="Times New Roman" w:hint="eastAsia"/>
                <w:kern w:val="0"/>
                <w:sz w:val="24"/>
                <w:szCs w:val="24"/>
                <w:highlight w:val="yellow"/>
              </w:rPr>
            </w:rPrChange>
          </w:rPr>
          <w:t>】</w:t>
        </w:r>
      </w:ins>
      <w:ins w:id="445" w:author="ThinkPad" w:date="2022-06-06T15:11:00Z">
        <w:r w:rsidR="00D937CD">
          <w:rPr>
            <w:rFonts w:ascii="Times New Roman" w:eastAsia="宋体" w:hAnsi="Times New Roman" w:cs="Times New Roman" w:hint="eastAsia"/>
            <w:kern w:val="0"/>
            <w:sz w:val="24"/>
            <w:szCs w:val="24"/>
          </w:rPr>
          <w:t xml:space="preserve"> </w:t>
        </w:r>
      </w:ins>
    </w:p>
    <w:p w14:paraId="53FF029F" w14:textId="3E6E733A" w:rsidR="00CB6413" w:rsidDel="00CB6413" w:rsidRDefault="00CB6413" w:rsidP="00467850">
      <w:pPr>
        <w:spacing w:afterLines="50" w:after="156"/>
        <w:ind w:firstLineChars="200" w:firstLine="480"/>
        <w:rPr>
          <w:del w:id="446" w:author="ThinkPad" w:date="2022-06-06T15:01:00Z"/>
          <w:rFonts w:ascii="Times New Roman" w:eastAsia="宋体" w:hAnsi="Times New Roman" w:cs="Times New Roman"/>
          <w:kern w:val="0"/>
          <w:sz w:val="24"/>
          <w:szCs w:val="24"/>
        </w:rPr>
      </w:pPr>
    </w:p>
    <w:p w14:paraId="23CD4200" w14:textId="77777777" w:rsidR="00467850" w:rsidRPr="00F17EE9" w:rsidRDefault="00467850" w:rsidP="00467850">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2370EA70" w14:textId="798C4624" w:rsidR="00193E1F" w:rsidRDefault="00193E1F" w:rsidP="00467850">
      <w:pPr>
        <w:spacing w:afterLines="50" w:after="156"/>
        <w:ind w:firstLineChars="200" w:firstLine="480"/>
        <w:rPr>
          <w:ins w:id="447" w:author="ThinkPad" w:date="2022-06-06T15:05:00Z"/>
          <w:rFonts w:ascii="Times New Roman" w:eastAsia="宋体" w:hAnsi="Times New Roman" w:cs="Times New Roman"/>
          <w:kern w:val="0"/>
          <w:sz w:val="24"/>
          <w:szCs w:val="24"/>
        </w:rPr>
      </w:pPr>
      <w:ins w:id="448" w:author="ThinkPad" w:date="2022-06-06T15:05:00Z">
        <w:r w:rsidRPr="00E673D0">
          <w:rPr>
            <w:rFonts w:ascii="Times New Roman" w:eastAsia="宋体" w:hAnsi="Times New Roman" w:cs="Times New Roman" w:hint="eastAsia"/>
            <w:kern w:val="0"/>
            <w:sz w:val="24"/>
            <w:szCs w:val="24"/>
            <w:highlight w:val="cyan"/>
            <w:rPrChange w:id="449" w:author="ThinkPad" w:date="2022-06-06T19:41:00Z">
              <w:rPr>
                <w:rFonts w:ascii="Times New Roman" w:eastAsia="宋体" w:hAnsi="Times New Roman" w:cs="Times New Roman" w:hint="eastAsia"/>
                <w:kern w:val="0"/>
                <w:sz w:val="24"/>
                <w:szCs w:val="24"/>
              </w:rPr>
            </w:rPrChange>
          </w:rPr>
          <w:t>【</w:t>
        </w:r>
      </w:ins>
      <w:ins w:id="450" w:author="ThinkPad" w:date="2022-06-06T19:41:00Z">
        <w:r w:rsidR="00E673D0">
          <w:rPr>
            <w:rFonts w:ascii="Times New Roman" w:eastAsia="宋体" w:hAnsi="Times New Roman" w:cs="Times New Roman" w:hint="eastAsia"/>
            <w:kern w:val="0"/>
            <w:sz w:val="24"/>
            <w:szCs w:val="24"/>
            <w:highlight w:val="cyan"/>
          </w:rPr>
          <w:t>一般来说，一个协议</w:t>
        </w:r>
      </w:ins>
      <w:ins w:id="451" w:author="ThinkPad" w:date="2022-06-06T19:42:00Z">
        <w:r w:rsidR="00E673D0">
          <w:rPr>
            <w:rFonts w:ascii="Times New Roman" w:eastAsia="宋体" w:hAnsi="Times New Roman" w:cs="Times New Roman" w:hint="eastAsia"/>
            <w:kern w:val="0"/>
            <w:sz w:val="24"/>
            <w:szCs w:val="24"/>
            <w:highlight w:val="cyan"/>
          </w:rPr>
          <w:t>（</w:t>
        </w:r>
        <w:r w:rsidR="00E673D0" w:rsidRPr="00651E58">
          <w:rPr>
            <w:rFonts w:ascii="Times New Roman" w:eastAsia="宋体" w:hAnsi="Times New Roman" w:cs="Times New Roman" w:hint="eastAsia"/>
            <w:kern w:val="0"/>
            <w:sz w:val="24"/>
            <w:szCs w:val="24"/>
            <w:highlight w:val="cyan"/>
          </w:rPr>
          <w:t>“</w:t>
        </w:r>
        <w:r w:rsidR="00E673D0" w:rsidRPr="00651E58">
          <w:rPr>
            <w:rFonts w:ascii="Times New Roman" w:eastAsia="宋体" w:hAnsi="Times New Roman" w:cs="Times New Roman" w:hint="eastAsia"/>
            <w:kern w:val="0"/>
            <w:sz w:val="24"/>
            <w:szCs w:val="24"/>
            <w:highlight w:val="cyan"/>
          </w:rPr>
          <w:t>S</w:t>
        </w:r>
        <w:r w:rsidR="00E673D0" w:rsidRPr="00651E58">
          <w:rPr>
            <w:rFonts w:ascii="Times New Roman" w:eastAsia="宋体" w:hAnsi="Times New Roman" w:cs="Times New Roman"/>
            <w:kern w:val="0"/>
            <w:sz w:val="24"/>
            <w:szCs w:val="24"/>
            <w:highlight w:val="cyan"/>
          </w:rPr>
          <w:t xml:space="preserve">WIB </w:t>
        </w:r>
        <w:r w:rsidR="00E673D0" w:rsidRPr="00651E58">
          <w:rPr>
            <w:rFonts w:ascii="Times New Roman" w:eastAsia="宋体" w:hAnsi="Times New Roman" w:cs="Times New Roman" w:hint="eastAsia"/>
            <w:kern w:val="0"/>
            <w:sz w:val="24"/>
            <w:szCs w:val="24"/>
            <w:highlight w:val="cyan"/>
          </w:rPr>
          <w:t>protocol</w:t>
        </w:r>
        <w:r w:rsidR="00E673D0" w:rsidRPr="00651E58">
          <w:rPr>
            <w:rFonts w:ascii="Times New Roman" w:eastAsia="宋体" w:hAnsi="Times New Roman" w:cs="Times New Roman" w:hint="eastAsia"/>
            <w:kern w:val="0"/>
            <w:sz w:val="24"/>
            <w:szCs w:val="24"/>
            <w:highlight w:val="cyan"/>
          </w:rPr>
          <w:t>”</w:t>
        </w:r>
        <w:r w:rsidR="00E673D0">
          <w:rPr>
            <w:rFonts w:ascii="Times New Roman" w:eastAsia="宋体" w:hAnsi="Times New Roman" w:cs="Times New Roman" w:hint="eastAsia"/>
            <w:kern w:val="0"/>
            <w:sz w:val="24"/>
            <w:szCs w:val="24"/>
            <w:highlight w:val="cyan"/>
          </w:rPr>
          <w:t>）不应</w:t>
        </w:r>
      </w:ins>
      <w:ins w:id="452" w:author="ThinkPad" w:date="2022-06-06T15:09:00Z">
        <w:r w:rsidR="00726DFD" w:rsidRPr="00E673D0">
          <w:rPr>
            <w:rFonts w:ascii="Times New Roman" w:eastAsia="宋体" w:hAnsi="Times New Roman" w:cs="Times New Roman" w:hint="eastAsia"/>
            <w:kern w:val="0"/>
            <w:sz w:val="24"/>
            <w:szCs w:val="24"/>
            <w:highlight w:val="cyan"/>
            <w:rPrChange w:id="453" w:author="ThinkPad" w:date="2022-06-06T19:41:00Z">
              <w:rPr>
                <w:rFonts w:ascii="Times New Roman" w:eastAsia="宋体" w:hAnsi="Times New Roman" w:cs="Times New Roman" w:hint="eastAsia"/>
                <w:kern w:val="0"/>
                <w:sz w:val="24"/>
                <w:szCs w:val="24"/>
              </w:rPr>
            </w:rPrChange>
          </w:rPr>
          <w:t>又</w:t>
        </w:r>
      </w:ins>
      <w:ins w:id="454" w:author="ThinkPad" w:date="2022-06-06T15:06:00Z">
        <w:r w:rsidR="008F67A4" w:rsidRPr="00E673D0">
          <w:rPr>
            <w:rFonts w:ascii="Times New Roman" w:eastAsia="宋体" w:hAnsi="Times New Roman" w:cs="Times New Roman" w:hint="eastAsia"/>
            <w:kern w:val="0"/>
            <w:sz w:val="24"/>
            <w:szCs w:val="24"/>
            <w:highlight w:val="cyan"/>
            <w:rPrChange w:id="455" w:author="ThinkPad" w:date="2022-06-06T19:41:00Z">
              <w:rPr>
                <w:rFonts w:ascii="Times New Roman" w:eastAsia="宋体" w:hAnsi="Times New Roman" w:cs="Times New Roman" w:hint="eastAsia"/>
                <w:kern w:val="0"/>
                <w:sz w:val="24"/>
                <w:szCs w:val="24"/>
              </w:rPr>
            </w:rPrChange>
          </w:rPr>
          <w:t>包含几个几个</w:t>
        </w:r>
      </w:ins>
      <w:ins w:id="456" w:author="ThinkPad" w:date="2022-06-06T15:07:00Z">
        <w:r w:rsidR="004745FF" w:rsidRPr="00E673D0">
          <w:rPr>
            <w:rFonts w:ascii="Times New Roman" w:eastAsia="宋体" w:hAnsi="Times New Roman" w:cs="Times New Roman" w:hint="eastAsia"/>
            <w:kern w:val="0"/>
            <w:sz w:val="24"/>
            <w:szCs w:val="24"/>
            <w:highlight w:val="cyan"/>
            <w:rPrChange w:id="457" w:author="ThinkPad" w:date="2022-06-06T19:41:00Z">
              <w:rPr>
                <w:rFonts w:ascii="Times New Roman" w:eastAsia="宋体" w:hAnsi="Times New Roman" w:cs="Times New Roman" w:hint="eastAsia"/>
                <w:kern w:val="0"/>
                <w:sz w:val="24"/>
                <w:szCs w:val="24"/>
              </w:rPr>
            </w:rPrChange>
          </w:rPr>
          <w:t>“</w:t>
        </w:r>
      </w:ins>
      <w:ins w:id="458" w:author="ThinkPad" w:date="2022-06-06T15:06:00Z">
        <w:r w:rsidR="008F67A4" w:rsidRPr="00E673D0">
          <w:rPr>
            <w:rFonts w:ascii="Times New Roman" w:eastAsia="宋体" w:hAnsi="Times New Roman" w:cs="Times New Roman" w:hint="eastAsia"/>
            <w:kern w:val="0"/>
            <w:sz w:val="24"/>
            <w:szCs w:val="24"/>
            <w:highlight w:val="cyan"/>
            <w:rPrChange w:id="459" w:author="ThinkPad" w:date="2022-06-06T19:41:00Z">
              <w:rPr>
                <w:rFonts w:ascii="Times New Roman" w:eastAsia="宋体" w:hAnsi="Times New Roman" w:cs="Times New Roman" w:hint="eastAsia"/>
                <w:kern w:val="0"/>
                <w:sz w:val="24"/>
                <w:szCs w:val="24"/>
              </w:rPr>
            </w:rPrChange>
          </w:rPr>
          <w:t>协议</w:t>
        </w:r>
      </w:ins>
      <w:ins w:id="460" w:author="ThinkPad" w:date="2022-06-06T15:07:00Z">
        <w:r w:rsidR="004745FF" w:rsidRPr="00E673D0">
          <w:rPr>
            <w:rFonts w:ascii="Times New Roman" w:eastAsia="宋体" w:hAnsi="Times New Roman" w:cs="Times New Roman" w:hint="eastAsia"/>
            <w:kern w:val="0"/>
            <w:sz w:val="24"/>
            <w:szCs w:val="24"/>
            <w:highlight w:val="cyan"/>
            <w:rPrChange w:id="461" w:author="ThinkPad" w:date="2022-06-06T19:41:00Z">
              <w:rPr>
                <w:rFonts w:ascii="Times New Roman" w:eastAsia="宋体" w:hAnsi="Times New Roman" w:cs="Times New Roman" w:hint="eastAsia"/>
                <w:kern w:val="0"/>
                <w:sz w:val="24"/>
                <w:szCs w:val="24"/>
              </w:rPr>
            </w:rPrChange>
          </w:rPr>
          <w:t>”</w:t>
        </w:r>
      </w:ins>
      <w:ins w:id="462" w:author="ThinkPad" w:date="2022-06-06T15:06:00Z">
        <w:r w:rsidR="008F67A4" w:rsidRPr="00E673D0">
          <w:rPr>
            <w:rFonts w:ascii="Times New Roman" w:eastAsia="宋体" w:hAnsi="Times New Roman" w:cs="Times New Roman" w:hint="eastAsia"/>
            <w:kern w:val="0"/>
            <w:sz w:val="24"/>
            <w:szCs w:val="24"/>
            <w:highlight w:val="cyan"/>
            <w:rPrChange w:id="463" w:author="ThinkPad" w:date="2022-06-06T19:41:00Z">
              <w:rPr>
                <w:rFonts w:ascii="Times New Roman" w:eastAsia="宋体" w:hAnsi="Times New Roman" w:cs="Times New Roman" w:hint="eastAsia"/>
                <w:kern w:val="0"/>
                <w:sz w:val="24"/>
                <w:szCs w:val="24"/>
              </w:rPr>
            </w:rPrChange>
          </w:rPr>
          <w:t>，这不合</w:t>
        </w:r>
      </w:ins>
      <w:ins w:id="464" w:author="ThinkPad" w:date="2022-06-06T19:42:00Z">
        <w:r w:rsidR="00E673D0">
          <w:rPr>
            <w:rFonts w:ascii="Times New Roman" w:eastAsia="宋体" w:hAnsi="Times New Roman" w:cs="Times New Roman" w:hint="eastAsia"/>
            <w:kern w:val="0"/>
            <w:sz w:val="24"/>
            <w:szCs w:val="24"/>
            <w:highlight w:val="cyan"/>
          </w:rPr>
          <w:t>语法</w:t>
        </w:r>
      </w:ins>
      <w:ins w:id="465" w:author="ThinkPad" w:date="2022-06-06T15:06:00Z">
        <w:r w:rsidR="008F67A4" w:rsidRPr="00E673D0">
          <w:rPr>
            <w:rFonts w:ascii="Times New Roman" w:eastAsia="宋体" w:hAnsi="Times New Roman" w:cs="Times New Roman" w:hint="eastAsia"/>
            <w:kern w:val="0"/>
            <w:sz w:val="24"/>
            <w:szCs w:val="24"/>
            <w:highlight w:val="cyan"/>
            <w:rPrChange w:id="466" w:author="ThinkPad" w:date="2022-06-06T19:41:00Z">
              <w:rPr>
                <w:rFonts w:ascii="Times New Roman" w:eastAsia="宋体" w:hAnsi="Times New Roman" w:cs="Times New Roman" w:hint="eastAsia"/>
                <w:kern w:val="0"/>
                <w:sz w:val="24"/>
                <w:szCs w:val="24"/>
              </w:rPr>
            </w:rPrChange>
          </w:rPr>
          <w:t>逻辑</w:t>
        </w:r>
      </w:ins>
      <w:ins w:id="467" w:author="ThinkPad" w:date="2022-06-06T15:09:00Z">
        <w:r w:rsidR="00726DFD" w:rsidRPr="00E673D0">
          <w:rPr>
            <w:rFonts w:ascii="Times New Roman" w:eastAsia="宋体" w:hAnsi="Times New Roman" w:cs="Times New Roman" w:hint="eastAsia"/>
            <w:kern w:val="0"/>
            <w:sz w:val="24"/>
            <w:szCs w:val="24"/>
            <w:highlight w:val="cyan"/>
            <w:rPrChange w:id="468" w:author="ThinkPad" w:date="2022-06-06T19:41:00Z">
              <w:rPr>
                <w:rFonts w:ascii="Times New Roman" w:eastAsia="宋体" w:hAnsi="Times New Roman" w:cs="Times New Roman" w:hint="eastAsia"/>
                <w:kern w:val="0"/>
                <w:sz w:val="24"/>
                <w:szCs w:val="24"/>
              </w:rPr>
            </w:rPrChange>
          </w:rPr>
          <w:t>，下一级的应该换个术语</w:t>
        </w:r>
      </w:ins>
      <w:ins w:id="469" w:author="ThinkPad" w:date="2022-06-06T15:06:00Z">
        <w:r w:rsidR="008F67A4" w:rsidRPr="00E673D0">
          <w:rPr>
            <w:rFonts w:ascii="Times New Roman" w:eastAsia="宋体" w:hAnsi="Times New Roman" w:cs="Times New Roman"/>
            <w:kern w:val="0"/>
            <w:sz w:val="24"/>
            <w:szCs w:val="24"/>
            <w:highlight w:val="cyan"/>
            <w:rPrChange w:id="470" w:author="ThinkPad" w:date="2022-06-06T19:41:00Z">
              <w:rPr>
                <w:rFonts w:ascii="Times New Roman" w:eastAsia="宋体" w:hAnsi="Times New Roman" w:cs="Times New Roman"/>
                <w:kern w:val="0"/>
                <w:sz w:val="24"/>
                <w:szCs w:val="24"/>
              </w:rPr>
            </w:rPrChange>
          </w:rPr>
          <w:t>…</w:t>
        </w:r>
      </w:ins>
      <w:ins w:id="471" w:author="ThinkPad" w:date="2022-06-06T15:05:00Z">
        <w:r w:rsidRPr="00E673D0">
          <w:rPr>
            <w:rFonts w:ascii="Times New Roman" w:eastAsia="宋体" w:hAnsi="Times New Roman" w:cs="Times New Roman" w:hint="eastAsia"/>
            <w:kern w:val="0"/>
            <w:sz w:val="24"/>
            <w:szCs w:val="24"/>
            <w:highlight w:val="cyan"/>
            <w:rPrChange w:id="472" w:author="ThinkPad" w:date="2022-06-06T19:41:00Z">
              <w:rPr>
                <w:rFonts w:ascii="Times New Roman" w:eastAsia="宋体" w:hAnsi="Times New Roman" w:cs="Times New Roman" w:hint="eastAsia"/>
                <w:kern w:val="0"/>
                <w:sz w:val="24"/>
                <w:szCs w:val="24"/>
              </w:rPr>
            </w:rPrChange>
          </w:rPr>
          <w:t>】</w:t>
        </w:r>
      </w:ins>
    </w:p>
    <w:p w14:paraId="1469D2CB" w14:textId="7B76BC40"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w:t>
      </w:r>
      <w:r w:rsidRPr="00193E1F">
        <w:rPr>
          <w:rFonts w:ascii="Times New Roman" w:eastAsia="宋体" w:hAnsi="Times New Roman" w:cs="Times New Roman"/>
          <w:kern w:val="0"/>
          <w:sz w:val="24"/>
          <w:szCs w:val="24"/>
          <w:highlight w:val="yellow"/>
          <w:rPrChange w:id="473" w:author="ThinkPad" w:date="2022-06-06T15:05:00Z">
            <w:rPr>
              <w:rFonts w:ascii="Times New Roman" w:eastAsia="宋体" w:hAnsi="Times New Roman" w:cs="Times New Roman"/>
              <w:kern w:val="0"/>
              <w:sz w:val="24"/>
              <w:szCs w:val="24"/>
            </w:rPr>
          </w:rPrChange>
        </w:rPr>
        <w:t>protocol</w:t>
      </w:r>
      <w:r>
        <w:rPr>
          <w:rFonts w:ascii="Times New Roman" w:eastAsia="宋体" w:hAnsi="Times New Roman" w:cs="Times New Roman"/>
          <w:kern w:val="0"/>
          <w:sz w:val="24"/>
          <w:szCs w:val="24"/>
        </w:rPr>
        <w:t xml:space="preserve">, which is based on distributed randomness generation </w:t>
      </w:r>
      <w:r w:rsidRPr="004745FF">
        <w:rPr>
          <w:rFonts w:ascii="Times New Roman" w:eastAsia="宋体" w:hAnsi="Times New Roman" w:cs="Times New Roman"/>
          <w:kern w:val="0"/>
          <w:sz w:val="24"/>
          <w:szCs w:val="24"/>
          <w:highlight w:val="yellow"/>
          <w:rPrChange w:id="474" w:author="ThinkPad" w:date="2022-06-06T15:07:00Z">
            <w:rPr>
              <w:rFonts w:ascii="Times New Roman" w:eastAsia="宋体" w:hAnsi="Times New Roman" w:cs="Times New Roman"/>
              <w:kern w:val="0"/>
              <w:sz w:val="24"/>
              <w:szCs w:val="24"/>
            </w:rPr>
          </w:rPrChange>
        </w:rPr>
        <w:t>protocol</w:t>
      </w:r>
      <w:r>
        <w:rPr>
          <w:rFonts w:ascii="Times New Roman" w:eastAsia="宋体" w:hAnsi="Times New Roman" w:cs="Times New Roman"/>
          <w:kern w:val="0"/>
          <w:sz w:val="24"/>
          <w:szCs w:val="24"/>
        </w:rPr>
        <w:t xml:space="preserve"> and verifiable random function as well as threshold BLS signature scheme. Algorithm 1 </w:t>
      </w:r>
      <w:del w:id="475" w:author="ThinkPad" w:date="2022-06-06T15:08:00Z">
        <w:r w:rsidDel="004745FF">
          <w:rPr>
            <w:rFonts w:ascii="Times New Roman" w:eastAsia="宋体" w:hAnsi="Times New Roman" w:cs="Times New Roman" w:hint="eastAsia"/>
            <w:kern w:val="0"/>
            <w:sz w:val="24"/>
            <w:szCs w:val="24"/>
          </w:rPr>
          <w:delText>(</w:delText>
        </w:r>
        <w:r w:rsidDel="004745FF">
          <w:rPr>
            <w:rFonts w:ascii="Times New Roman" w:eastAsia="宋体" w:hAnsi="Times New Roman" w:cs="Times New Roman"/>
            <w:kern w:val="0"/>
            <w:sz w:val="24"/>
            <w:szCs w:val="24"/>
          </w:rPr>
          <w:delText xml:space="preserve">lines 10-14) </w:delText>
        </w:r>
      </w:del>
      <w:r>
        <w:rPr>
          <w:rFonts w:ascii="Times New Roman" w:eastAsia="宋体" w:hAnsi="Times New Roman" w:cs="Times New Roman"/>
          <w:kern w:val="0"/>
          <w:sz w:val="24"/>
          <w:szCs w:val="24"/>
        </w:rPr>
        <w:t>show</w:t>
      </w:r>
      <w:ins w:id="476" w:author="ThinkPad" w:date="2022-06-06T15:07:00Z">
        <w:r w:rsidR="004745FF">
          <w:rPr>
            <w:rFonts w:ascii="Times New Roman" w:eastAsia="宋体" w:hAnsi="Times New Roman" w:cs="Times New Roman" w:hint="eastAsia"/>
            <w:kern w:val="0"/>
            <w:sz w:val="24"/>
            <w:szCs w:val="24"/>
          </w:rPr>
          <w:t>s</w:t>
        </w:r>
      </w:ins>
      <w:r>
        <w:rPr>
          <w:rFonts w:ascii="Times New Roman" w:eastAsia="宋体" w:hAnsi="Times New Roman" w:cs="Times New Roman"/>
          <w:kern w:val="0"/>
          <w:sz w:val="24"/>
          <w:szCs w:val="24"/>
        </w:rPr>
        <w:t xml:space="preserve"> the procedures for block proposer election and block generation</w:t>
      </w:r>
      <w:ins w:id="477" w:author="ThinkPad" w:date="2022-06-06T15:08:00Z">
        <w:r w:rsidR="004745FF">
          <w:rPr>
            <w:rFonts w:ascii="Times New Roman" w:eastAsia="宋体" w:hAnsi="Times New Roman" w:cs="Times New Roman"/>
            <w:kern w:val="0"/>
            <w:sz w:val="24"/>
            <w:szCs w:val="24"/>
          </w:rPr>
          <w:t xml:space="preserve"> </w:t>
        </w:r>
        <w:r w:rsidR="004745FF">
          <w:rPr>
            <w:rFonts w:ascii="Times New Roman" w:eastAsia="宋体" w:hAnsi="Times New Roman" w:cs="Times New Roman" w:hint="eastAsia"/>
            <w:kern w:val="0"/>
            <w:sz w:val="24"/>
            <w:szCs w:val="24"/>
          </w:rPr>
          <w:t>(</w:t>
        </w:r>
        <w:r w:rsidR="004745FF">
          <w:rPr>
            <w:rFonts w:ascii="Times New Roman" w:eastAsia="宋体" w:hAnsi="Times New Roman" w:cs="Times New Roman"/>
            <w:kern w:val="0"/>
            <w:sz w:val="24"/>
            <w:szCs w:val="24"/>
          </w:rPr>
          <w:t>see lines 10-14</w:t>
        </w:r>
        <w:r w:rsidR="004745FF">
          <w:rPr>
            <w:rFonts w:ascii="Times New Roman" w:eastAsia="宋体" w:hAnsi="Times New Roman" w:cs="Times New Roman"/>
            <w:kern w:val="0"/>
            <w:sz w:val="24"/>
            <w:szCs w:val="24"/>
          </w:rPr>
          <w:t xml:space="preserve"> therein</w:t>
        </w:r>
        <w:r w:rsidR="004745FF">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w:t>
      </w:r>
    </w:p>
    <w:p w14:paraId="3AC87297" w14:textId="7FF326D0"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protocol can enable all consensus nodes to jointly generate a round randomness </w:t>
      </w:r>
      <w:del w:id="478" w:author="ThinkPad" w:date="2022-06-06T15:08:00Z">
        <w:r w:rsidDel="004745FF">
          <w:rPr>
            <w:rFonts w:ascii="Times New Roman" w:eastAsia="宋体" w:hAnsi="Times New Roman" w:cs="Times New Roman"/>
            <w:kern w:val="0"/>
            <w:sz w:val="24"/>
            <w:szCs w:val="24"/>
          </w:rPr>
          <w:delText xml:space="preserve">with </w:delText>
        </w:r>
      </w:del>
      <w:ins w:id="479" w:author="ThinkPad" w:date="2022-06-06T15:08:00Z">
        <w:r w:rsidR="004745FF">
          <w:rPr>
            <w:rFonts w:ascii="Times New Roman" w:eastAsia="宋体" w:hAnsi="Times New Roman" w:cs="Times New Roman"/>
            <w:kern w:val="0"/>
            <w:sz w:val="24"/>
            <w:szCs w:val="24"/>
          </w:rPr>
          <w:t>in an</w:t>
        </w:r>
        <w:r w:rsidR="004745FF">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ins w:id="480" w:author="ThinkPad" w:date="2022-06-06T15:09:00Z">
        <w:r w:rsidR="004745FF">
          <w:rPr>
            <w:rFonts w:ascii="Times New Roman" w:eastAsia="宋体" w:hAnsi="Times New Roman" w:cs="Times New Roman"/>
            <w:kern w:val="0"/>
            <w:sz w:val="24"/>
            <w:szCs w:val="24"/>
          </w:rPr>
          <w:t>,</w:t>
        </w:r>
      </w:ins>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4, the randomness is performed as the normalized hash value of the above input combination:</w:t>
      </w:r>
    </w:p>
    <w:p w14:paraId="36E0D137" w14:textId="77777777" w:rsidR="00467850" w:rsidRPr="006768F2" w:rsidRDefault="00467850" w:rsidP="00467850">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69C6F3F5"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1089FB10" w14:textId="77777777" w:rsidR="00467850" w:rsidRDefault="00467850" w:rsidP="0072501F">
      <w:pPr>
        <w:keepNext/>
        <w:spacing w:afterLines="50" w:after="156"/>
        <w:ind w:firstLineChars="200" w:firstLine="420"/>
        <w:jc w:val="center"/>
        <w:pPrChange w:id="481" w:author="ThinkPad" w:date="2022-06-06T15:22:00Z">
          <w:pPr>
            <w:keepNext/>
            <w:spacing w:afterLines="50" w:after="156"/>
            <w:ind w:firstLineChars="200" w:firstLine="420"/>
          </w:pPr>
        </w:pPrChange>
      </w:pPr>
      <w:r>
        <w:rPr>
          <w:noProof/>
        </w:rPr>
        <w:lastRenderedPageBreak/>
        <w:drawing>
          <wp:inline distT="0" distB="0" distL="0" distR="0" wp14:anchorId="1F6EFDF4" wp14:editId="00113656">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18714E5C" w14:textId="77777777" w:rsidR="00467850" w:rsidRPr="004921A4" w:rsidRDefault="00467850" w:rsidP="0072501F">
      <w:pPr>
        <w:pStyle w:val="ac"/>
        <w:ind w:left="60" w:firstLine="420"/>
        <w:jc w:val="center"/>
        <w:rPr>
          <w:rFonts w:ascii="Times New Roman" w:eastAsia="宋体" w:hAnsi="Times New Roman" w:cs="Times New Roman"/>
          <w:kern w:val="0"/>
          <w:sz w:val="24"/>
          <w:szCs w:val="24"/>
        </w:rPr>
        <w:pPrChange w:id="482" w:author="ThinkPad" w:date="2022-06-06T15:22:00Z">
          <w:pPr>
            <w:pStyle w:val="ac"/>
            <w:ind w:left="60" w:firstLine="420"/>
          </w:pPr>
        </w:pPrChange>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4DD7E614" w14:textId="77777777"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protocol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protocol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protocol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6EA2721E" w14:textId="77777777" w:rsidR="00467850" w:rsidRDefault="00467850" w:rsidP="00467850">
      <w:pPr>
        <w:keepNext/>
        <w:widowControl/>
        <w:shd w:val="clear" w:color="auto" w:fill="FFFFFF"/>
        <w:spacing w:afterLines="100" w:after="312" w:line="450" w:lineRule="atLeast"/>
        <w:ind w:firstLine="420"/>
      </w:pPr>
      <w:r>
        <w:rPr>
          <w:noProof/>
        </w:rPr>
        <w:drawing>
          <wp:inline distT="0" distB="0" distL="0" distR="0" wp14:anchorId="2F5E39AA" wp14:editId="4CD6FFFB">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6900D578" w14:textId="77777777" w:rsidR="00467850" w:rsidRPr="004921A4" w:rsidRDefault="00467850" w:rsidP="00467850">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600A3E13" w14:textId="6DF28FC9"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5, </w:t>
      </w:r>
      <w:r w:rsidRPr="0072501F">
        <w:rPr>
          <w:rFonts w:ascii="Times New Roman" w:eastAsia="宋体" w:hAnsi="Times New Roman" w:cs="Times New Roman"/>
          <w:kern w:val="0"/>
          <w:sz w:val="24"/>
          <w:szCs w:val="24"/>
          <w:highlight w:val="cyan"/>
          <w:rPrChange w:id="483" w:author="ThinkPad" w:date="2022-06-06T15:27:00Z">
            <w:rPr>
              <w:rFonts w:ascii="Times New Roman" w:eastAsia="宋体" w:hAnsi="Times New Roman" w:cs="Times New Roman"/>
              <w:kern w:val="0"/>
              <w:sz w:val="24"/>
              <w:szCs w:val="24"/>
            </w:rPr>
          </w:rPrChange>
        </w:rPr>
        <w:t>all consensus nodes are assumed to have the same view on the list of nodes constituent of the wireless blockchain system</w:t>
      </w:r>
      <w:r>
        <w:rPr>
          <w:rFonts w:ascii="Times New Roman" w:eastAsia="宋体" w:hAnsi="Times New Roman" w:cs="Times New Roman"/>
          <w:kern w:val="0"/>
          <w:sz w:val="24"/>
          <w:szCs w:val="24"/>
        </w:rPr>
        <w:t xml:space="preserve">. </w:t>
      </w:r>
      <w:del w:id="484" w:author="ThinkPad" w:date="2022-06-06T16:18:00Z">
        <w:r w:rsidRPr="00503231" w:rsidDel="009B1C44">
          <w:rPr>
            <w:rFonts w:ascii="Times New Roman" w:eastAsia="宋体" w:hAnsi="Times New Roman" w:cs="Times New Roman" w:hint="eastAsia"/>
            <w:kern w:val="0"/>
            <w:sz w:val="24"/>
            <w:szCs w:val="24"/>
            <w:highlight w:val="yellow"/>
            <w:rPrChange w:id="485" w:author="ThinkPad" w:date="2022-06-06T16:04:00Z">
              <w:rPr>
                <w:rFonts w:ascii="Times New Roman" w:eastAsia="宋体" w:hAnsi="Times New Roman" w:cs="Times New Roman"/>
                <w:kern w:val="0"/>
                <w:sz w:val="24"/>
                <w:szCs w:val="24"/>
              </w:rPr>
            </w:rPrChange>
          </w:rPr>
          <w:delText>Each</w:delText>
        </w:r>
      </w:del>
      <w:ins w:id="486" w:author="ThinkPad" w:date="2022-06-06T16:18:00Z">
        <w:r w:rsidR="009B1C44">
          <w:rPr>
            <w:rFonts w:ascii="Times New Roman" w:eastAsia="宋体" w:hAnsi="Times New Roman" w:cs="Times New Roman" w:hint="eastAsia"/>
            <w:kern w:val="0"/>
            <w:sz w:val="24"/>
            <w:szCs w:val="24"/>
            <w:highlight w:val="yellow"/>
          </w:rPr>
          <w:t>A</w:t>
        </w:r>
      </w:ins>
      <w:r w:rsidRPr="00503231">
        <w:rPr>
          <w:rFonts w:ascii="Times New Roman" w:eastAsia="宋体" w:hAnsi="Times New Roman" w:cs="Times New Roman"/>
          <w:kern w:val="0"/>
          <w:sz w:val="24"/>
          <w:szCs w:val="24"/>
          <w:highlight w:val="yellow"/>
          <w:rPrChange w:id="487" w:author="ThinkPad" w:date="2022-06-06T16:04:00Z">
            <w:rPr>
              <w:rFonts w:ascii="Times New Roman" w:eastAsia="宋体" w:hAnsi="Times New Roman" w:cs="Times New Roman"/>
              <w:kern w:val="0"/>
              <w:sz w:val="24"/>
              <w:szCs w:val="24"/>
            </w:rPr>
          </w:rPrChange>
        </w:rPr>
        <w:t xml:space="preserve"> node</w:t>
      </w:r>
      <w:ins w:id="488" w:author="ThinkPad" w:date="2022-06-06T16:17:00Z">
        <w:r w:rsidR="009B1C44">
          <w:rPr>
            <w:rFonts w:ascii="Times New Roman" w:eastAsia="宋体" w:hAnsi="Times New Roman" w:cs="Times New Roman"/>
            <w:kern w:val="0"/>
            <w:sz w:val="24"/>
            <w:szCs w:val="24"/>
          </w:rPr>
          <w:t xml:space="preserve"> </w:t>
        </w:r>
      </w:ins>
      <w:proofErr w:type="spellStart"/>
      <w:ins w:id="489" w:author="ThinkPad" w:date="2022-06-06T16:18:00Z">
        <w:r w:rsidR="009B1C44" w:rsidRPr="009B1C44">
          <w:rPr>
            <w:rFonts w:ascii="Times New Roman" w:eastAsia="宋体" w:hAnsi="Times New Roman" w:cs="Times New Roman"/>
            <w:i/>
            <w:iCs/>
            <w:kern w:val="0"/>
            <w:sz w:val="24"/>
            <w:szCs w:val="24"/>
            <w:rPrChange w:id="490" w:author="ThinkPad" w:date="2022-06-06T16:18:00Z">
              <w:rPr>
                <w:rFonts w:ascii="Times New Roman" w:eastAsia="宋体" w:hAnsi="Times New Roman" w:cs="Times New Roman"/>
                <w:kern w:val="0"/>
                <w:sz w:val="24"/>
                <w:szCs w:val="24"/>
              </w:rPr>
            </w:rPrChange>
          </w:rPr>
          <w:t>i</w:t>
        </w:r>
      </w:ins>
      <w:proofErr w:type="spellEnd"/>
      <w:r>
        <w:rPr>
          <w:rFonts w:ascii="Times New Roman" w:eastAsia="宋体" w:hAnsi="Times New Roman" w:cs="Times New Roman"/>
          <w:kern w:val="0"/>
          <w:sz w:val="24"/>
          <w:szCs w:val="24"/>
        </w:rPr>
        <w:t xml:space="preserve"> executes a 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highlight w:val="yellow"/>
                <w:rPrChange w:id="491" w:author="ThinkPad" w:date="2022-06-06T16:04:00Z">
                  <w:rPr>
                    <w:rFonts w:ascii="Cambria Math" w:eastAsia="宋体" w:hAnsi="Cambria Math" w:cs="Times New Roman"/>
                    <w:kern w:val="0"/>
                    <w:sz w:val="24"/>
                    <w:szCs w:val="24"/>
                  </w:rPr>
                </w:rPrChange>
              </w:rPr>
              <m:t>s</m:t>
            </m:r>
            <m:sSub>
              <m:sSubPr>
                <m:ctrlPr>
                  <w:rPr>
                    <w:rFonts w:ascii="Cambria Math" w:eastAsia="宋体" w:hAnsi="Cambria Math" w:cs="Times New Roman"/>
                    <w:kern w:val="0"/>
                    <w:sz w:val="24"/>
                    <w:szCs w:val="24"/>
                    <w:highlight w:val="yellow"/>
                    <w:rPrChange w:id="492" w:author="ThinkPad" w:date="2022-06-06T16:04:00Z">
                      <w:rPr>
                        <w:rFonts w:ascii="Cambria Math" w:eastAsia="宋体" w:hAnsi="Cambria Math" w:cs="Times New Roman"/>
                        <w:kern w:val="0"/>
                        <w:sz w:val="24"/>
                        <w:szCs w:val="24"/>
                      </w:rPr>
                    </w:rPrChange>
                  </w:rPr>
                </m:ctrlPr>
              </m:sSubPr>
              <m:e>
                <m:r>
                  <w:rPr>
                    <w:rFonts w:ascii="Cambria Math" w:eastAsia="宋体" w:hAnsi="Cambria Math" w:cs="Times New Roman"/>
                    <w:kern w:val="0"/>
                    <w:sz w:val="24"/>
                    <w:szCs w:val="24"/>
                    <w:highlight w:val="yellow"/>
                    <w:rPrChange w:id="493" w:author="ThinkPad" w:date="2022-06-06T16:04:00Z">
                      <w:rPr>
                        <w:rFonts w:ascii="Cambria Math" w:eastAsia="宋体" w:hAnsi="Cambria Math" w:cs="Times New Roman"/>
                        <w:kern w:val="0"/>
                        <w:sz w:val="24"/>
                        <w:szCs w:val="24"/>
                      </w:rPr>
                    </w:rPrChange>
                  </w:rPr>
                  <m:t>k</m:t>
                </m:r>
              </m:e>
              <m:sub>
                <m:r>
                  <w:rPr>
                    <w:rFonts w:ascii="Cambria Math" w:eastAsia="宋体" w:hAnsi="Cambria Math" w:cs="Times New Roman"/>
                    <w:kern w:val="0"/>
                    <w:sz w:val="24"/>
                    <w:szCs w:val="24"/>
                    <w:highlight w:val="yellow"/>
                    <w:rPrChange w:id="494" w:author="ThinkPad" w:date="2022-06-06T16:04:00Z">
                      <w:rPr>
                        <w:rFonts w:ascii="Cambria Math" w:eastAsia="宋体" w:hAnsi="Cambria Math" w:cs="Times New Roman"/>
                        <w:kern w:val="0"/>
                        <w:sz w:val="24"/>
                        <w:szCs w:val="24"/>
                      </w:rPr>
                    </w:rPrChange>
                  </w:rPr>
                  <m:t>i</m:t>
                </m:r>
              </m:sub>
            </m:sSub>
            <m:r>
              <m:rPr>
                <m:sty m:val="p"/>
              </m:rPr>
              <w:rPr>
                <w:rFonts w:ascii="Cambria Math" w:eastAsia="宋体" w:hAnsi="Cambria Math" w:cs="Times New Roman"/>
                <w:kern w:val="0"/>
                <w:sz w:val="24"/>
                <w:szCs w:val="24"/>
                <w:highlight w:val="yellow"/>
                <w:rPrChange w:id="495" w:author="ThinkPad" w:date="2022-06-06T16:04:00Z">
                  <w:rPr>
                    <w:rFonts w:ascii="Cambria Math" w:eastAsia="宋体" w:hAnsi="Cambria Math" w:cs="Times New Roman"/>
                    <w:kern w:val="0"/>
                    <w:sz w:val="24"/>
                    <w:szCs w:val="24"/>
                  </w:rPr>
                </w:rPrChange>
              </w:rPr>
              <m:t>,</m:t>
            </m:r>
            <m:r>
              <w:rPr>
                <w:rFonts w:ascii="Cambria Math" w:eastAsia="宋体" w:hAnsi="Cambria Math" w:cs="Times New Roman"/>
                <w:kern w:val="0"/>
                <w:sz w:val="24"/>
                <w:szCs w:val="24"/>
                <w:highlight w:val="yellow"/>
                <w:rPrChange w:id="496" w:author="ThinkPad" w:date="2022-06-06T16:04:00Z">
                  <w:rPr>
                    <w:rFonts w:ascii="Cambria Math" w:eastAsia="宋体" w:hAnsi="Cambria Math" w:cs="Times New Roman"/>
                    <w:kern w:val="0"/>
                    <w:sz w:val="24"/>
                    <w:szCs w:val="24"/>
                  </w:rPr>
                </w:rPrChange>
              </w:rPr>
              <m:t>p</m:t>
            </m:r>
            <m:sSub>
              <m:sSubPr>
                <m:ctrlPr>
                  <w:rPr>
                    <w:rFonts w:ascii="Cambria Math" w:eastAsia="宋体" w:hAnsi="Cambria Math" w:cs="Times New Roman"/>
                    <w:kern w:val="0"/>
                    <w:sz w:val="24"/>
                    <w:szCs w:val="24"/>
                    <w:highlight w:val="yellow"/>
                    <w:rPrChange w:id="497" w:author="ThinkPad" w:date="2022-06-06T16:04:00Z">
                      <w:rPr>
                        <w:rFonts w:ascii="Cambria Math" w:eastAsia="宋体" w:hAnsi="Cambria Math" w:cs="Times New Roman"/>
                        <w:kern w:val="0"/>
                        <w:sz w:val="24"/>
                        <w:szCs w:val="24"/>
                      </w:rPr>
                    </w:rPrChange>
                  </w:rPr>
                </m:ctrlPr>
              </m:sSubPr>
              <m:e>
                <m:r>
                  <w:rPr>
                    <w:rFonts w:ascii="Cambria Math" w:eastAsia="宋体" w:hAnsi="Cambria Math" w:cs="Times New Roman"/>
                    <w:kern w:val="0"/>
                    <w:sz w:val="24"/>
                    <w:szCs w:val="24"/>
                    <w:highlight w:val="yellow"/>
                    <w:rPrChange w:id="498" w:author="ThinkPad" w:date="2022-06-06T16:04:00Z">
                      <w:rPr>
                        <w:rFonts w:ascii="Cambria Math" w:eastAsia="宋体" w:hAnsi="Cambria Math" w:cs="Times New Roman"/>
                        <w:kern w:val="0"/>
                        <w:sz w:val="24"/>
                        <w:szCs w:val="24"/>
                      </w:rPr>
                    </w:rPrChange>
                  </w:rPr>
                  <m:t>k</m:t>
                </m:r>
              </m:e>
              <m:sub>
                <m:r>
                  <w:rPr>
                    <w:rFonts w:ascii="Cambria Math" w:eastAsia="宋体" w:hAnsi="Cambria Math" w:cs="Times New Roman"/>
                    <w:kern w:val="0"/>
                    <w:sz w:val="24"/>
                    <w:szCs w:val="24"/>
                    <w:highlight w:val="yellow"/>
                    <w:rPrChange w:id="499" w:author="ThinkPad" w:date="2022-06-06T16:04:00Z">
                      <w:rPr>
                        <w:rFonts w:ascii="Cambria Math" w:eastAsia="宋体" w:hAnsi="Cambria Math" w:cs="Times New Roman"/>
                        <w:kern w:val="0"/>
                        <w:sz w:val="24"/>
                        <w:szCs w:val="24"/>
                      </w:rPr>
                    </w:rPrChange>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w:t>
      </w:r>
      <w:r w:rsidRPr="00503231">
        <w:rPr>
          <w:rFonts w:ascii="Times New Roman" w:eastAsia="宋体" w:hAnsi="Times New Roman" w:cs="Times New Roman"/>
          <w:kern w:val="0"/>
          <w:sz w:val="24"/>
          <w:szCs w:val="24"/>
          <w:highlight w:val="cyan"/>
          <w:rPrChange w:id="500" w:author="ThinkPad" w:date="2022-06-06T16:02:00Z">
            <w:rPr>
              <w:rFonts w:ascii="Times New Roman" w:eastAsia="宋体" w:hAnsi="Times New Roman" w:cs="Times New Roman"/>
              <w:kern w:val="0"/>
              <w:sz w:val="24"/>
              <w:szCs w:val="24"/>
            </w:rPr>
          </w:rPrChange>
        </w:rPr>
        <w:t xml:space="preserve">main public key </w:t>
      </w:r>
      <m:oMath>
        <m:r>
          <w:rPr>
            <w:rFonts w:ascii="Cambria Math" w:eastAsia="宋体" w:hAnsi="Cambria Math" w:cs="Times New Roman"/>
            <w:kern w:val="0"/>
            <w:sz w:val="24"/>
            <w:szCs w:val="24"/>
            <w:highlight w:val="yellow"/>
            <w:rPrChange w:id="501" w:author="ThinkPad" w:date="2022-06-06T16:04:00Z">
              <w:rPr>
                <w:rFonts w:ascii="Cambria Math" w:eastAsia="宋体" w:hAnsi="Cambria Math" w:cs="Times New Roman"/>
                <w:kern w:val="0"/>
                <w:sz w:val="24"/>
                <w:szCs w:val="24"/>
              </w:rPr>
            </w:rPrChange>
          </w:rPr>
          <m:t>pk</m:t>
        </m:r>
      </m:oMath>
      <w:r w:rsidRPr="009D4B7E">
        <w:rPr>
          <w:rFonts w:ascii="Times New Roman" w:eastAsia="宋体" w:hAnsi="Times New Roman" w:cs="Times New Roman" w:hint="eastAsia"/>
          <w:kern w:val="0"/>
          <w:sz w:val="24"/>
          <w:szCs w:val="24"/>
        </w:rPr>
        <w:t>.</w:t>
      </w:r>
      <w:ins w:id="502" w:author="ThinkPad" w:date="2022-06-06T16:04:00Z">
        <w:r w:rsidR="00503231">
          <w:rPr>
            <w:rFonts w:ascii="Times New Roman" w:eastAsia="宋体" w:hAnsi="Times New Roman" w:cs="Times New Roman"/>
            <w:kern w:val="0"/>
            <w:sz w:val="24"/>
            <w:szCs w:val="24"/>
          </w:rPr>
          <w:t xml:space="preserve"> </w:t>
        </w:r>
      </w:ins>
      <w:del w:id="503" w:author="ThinkPad" w:date="2022-06-06T16:18:00Z">
        <w:r w:rsidRPr="009D4B7E" w:rsidDel="009B1C44">
          <w:rPr>
            <w:rFonts w:ascii="Times New Roman" w:eastAsia="宋体" w:hAnsi="Times New Roman" w:cs="Times New Roman"/>
            <w:kern w:val="0"/>
            <w:sz w:val="24"/>
            <w:szCs w:val="24"/>
          </w:rPr>
          <w:delText xml:space="preserve"> </w:delText>
        </w:r>
      </w:del>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ins w:id="504" w:author="ThinkPad" w:date="2022-06-06T16:09:00Z">
        <w:r w:rsidR="0009314C">
          <w:rPr>
            <w:rFonts w:ascii="Times New Roman" w:eastAsia="宋体" w:hAnsi="Times New Roman" w:cs="Times New Roman" w:hint="eastAsia"/>
            <w:kern w:val="0"/>
            <w:sz w:val="24"/>
            <w:szCs w:val="24"/>
          </w:rPr>
          <w:t>ir</w:t>
        </w:r>
      </w:ins>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Thus,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p>
    <w:p w14:paraId="03FC44CF" w14:textId="1CBE1470" w:rsidR="00467850" w:rsidRPr="006768F2"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protocol with </w:t>
      </w:r>
      <w:ins w:id="505" w:author="ThinkPad" w:date="2022-06-06T16:28:00Z">
        <w:r w:rsidR="003D13C8">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same inputs. In SWIB, the elected </w:t>
      </w:r>
      <w:r>
        <w:rPr>
          <w:rFonts w:ascii="Times New Roman" w:eastAsia="宋体" w:hAnsi="Times New Roman" w:cs="Times New Roman"/>
          <w:kern w:val="0"/>
          <w:sz w:val="24"/>
          <w:szCs w:val="24"/>
        </w:rPr>
        <w:lastRenderedPageBreak/>
        <w:t xml:space="preserve">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election protocol is designed to elect one block proposer for each round based on the elected probabilities of nodes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p>
    <w:p w14:paraId="7FE86DDF" w14:textId="28CFB45F" w:rsidR="00467850" w:rsidRPr="008410F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verifiable block proposer election protocol consists of a block proposer election algorithm and a block proposer verification algorithm. The block proposer election algorithm ensures that the election process is randomized and verifiable. To determine the block proposer</w:t>
      </w:r>
      <w:ins w:id="506" w:author="ThinkPad" w:date="2022-05-18T19:0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w:t>
      </w:r>
      <w:del w:id="507" w:author="ThinkPad" w:date="2022-06-06T16:35:00Z">
        <w:r w:rsidDel="0021737A">
          <w:rPr>
            <w:rFonts w:ascii="Times New Roman" w:eastAsia="宋体" w:hAnsi="Times New Roman" w:cs="Times New Roman"/>
            <w:kern w:val="0"/>
            <w:sz w:val="24"/>
            <w:szCs w:val="24"/>
          </w:rPr>
          <w:delText xml:space="preserve">is </w:delText>
        </w:r>
      </w:del>
      <w:r>
        <w:rPr>
          <w:rFonts w:ascii="Times New Roman" w:eastAsia="宋体" w:hAnsi="Times New Roman" w:cs="Times New Roman"/>
          <w:kern w:val="0"/>
          <w:sz w:val="24"/>
          <w:szCs w:val="24"/>
        </w:rPr>
        <w:t>rank</w:t>
      </w:r>
      <w:ins w:id="508" w:author="ThinkPad" w:date="2022-06-06T16:35:00Z">
        <w:r w:rsidR="0021737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will independently check whether they are the block proposer of a round. After executing the election algorithm, the block proposer will obtain the election result and a proof while others will </w:t>
      </w:r>
      <w:del w:id="509" w:author="ThinkPad" w:date="2022-06-06T20:44:00Z">
        <w:r w:rsidDel="00881A50">
          <w:rPr>
            <w:rFonts w:ascii="Times New Roman" w:eastAsia="宋体" w:hAnsi="Times New Roman" w:cs="Times New Roman"/>
            <w:kern w:val="0"/>
            <w:sz w:val="24"/>
            <w:szCs w:val="24"/>
          </w:rPr>
          <w:delText xml:space="preserve">only </w:delText>
        </w:r>
      </w:del>
      <w:r>
        <w:rPr>
          <w:rFonts w:ascii="Times New Roman" w:eastAsia="宋体" w:hAnsi="Times New Roman" w:cs="Times New Roman"/>
          <w:kern w:val="0"/>
          <w:sz w:val="24"/>
          <w:szCs w:val="24"/>
        </w:rPr>
        <w:t xml:space="preserve">get </w:t>
      </w:r>
      <w:r w:rsidRPr="00D7721C">
        <w:rPr>
          <w:rFonts w:ascii="Times New Roman" w:eastAsia="宋体" w:hAnsi="Times New Roman" w:cs="Times New Roman"/>
          <w:kern w:val="0"/>
          <w:sz w:val="24"/>
          <w:szCs w:val="24"/>
          <w:highlight w:val="yellow"/>
          <w:rPrChange w:id="510" w:author="ThinkPad" w:date="2022-06-06T16:39:00Z">
            <w:rPr>
              <w:rFonts w:ascii="Times New Roman" w:eastAsia="宋体" w:hAnsi="Times New Roman" w:cs="Times New Roman"/>
              <w:kern w:val="0"/>
              <w:sz w:val="24"/>
              <w:szCs w:val="24"/>
            </w:rPr>
          </w:rPrChange>
        </w:rPr>
        <w:t>the election result and a common string</w:t>
      </w:r>
      <w:r>
        <w:rPr>
          <w:rFonts w:ascii="Times New Roman" w:eastAsia="宋体" w:hAnsi="Times New Roman" w:cs="Times New Roman"/>
          <w:kern w:val="0"/>
          <w:sz w:val="24"/>
          <w:szCs w:val="24"/>
        </w:rPr>
        <w:t xml:space="preserve">. </w:t>
      </w:r>
      <w:r w:rsidRPr="00881A50">
        <w:rPr>
          <w:rFonts w:ascii="Times New Roman" w:eastAsia="宋体" w:hAnsi="Times New Roman" w:cs="Times New Roman"/>
          <w:kern w:val="0"/>
          <w:sz w:val="24"/>
          <w:szCs w:val="24"/>
          <w:highlight w:val="cyan"/>
          <w:rPrChange w:id="511" w:author="ThinkPad" w:date="2022-06-06T20:48:00Z">
            <w:rPr>
              <w:rFonts w:ascii="Times New Roman" w:eastAsia="宋体" w:hAnsi="Times New Roman" w:cs="Times New Roman"/>
              <w:kern w:val="0"/>
              <w:sz w:val="24"/>
              <w:szCs w:val="24"/>
            </w:rPr>
          </w:rPrChange>
        </w:rPr>
        <w:t xml:space="preserve">Therefore, each node can only know whether it is elected as block proposer by its private key and the </w:t>
      </w:r>
      <m:oMath>
        <m:r>
          <w:rPr>
            <w:rFonts w:ascii="Cambria Math" w:eastAsia="宋体" w:hAnsi="Cambria Math" w:cs="Times New Roman"/>
            <w:kern w:val="0"/>
            <w:sz w:val="24"/>
            <w:szCs w:val="24"/>
            <w:highlight w:val="cyan"/>
            <w:rPrChange w:id="512" w:author="ThinkPad" w:date="2022-06-06T20:48:00Z">
              <w:rPr>
                <w:rFonts w:ascii="Cambria Math" w:eastAsia="宋体" w:hAnsi="Cambria Math" w:cs="Times New Roman"/>
                <w:kern w:val="0"/>
                <w:sz w:val="24"/>
                <w:szCs w:val="24"/>
              </w:rPr>
            </w:rPrChange>
          </w:rPr>
          <m:t>Rdm</m:t>
        </m:r>
      </m:oMath>
      <w:r w:rsidRPr="00881A50">
        <w:rPr>
          <w:rFonts w:ascii="Times New Roman" w:eastAsia="宋体" w:hAnsi="Times New Roman" w:cs="Times New Roman" w:hint="eastAsia"/>
          <w:kern w:val="0"/>
          <w:sz w:val="24"/>
          <w:szCs w:val="24"/>
          <w:highlight w:val="cyan"/>
          <w:rPrChange w:id="513" w:author="ThinkPad" w:date="2022-06-06T20:48:00Z">
            <w:rPr>
              <w:rFonts w:ascii="Times New Roman" w:eastAsia="宋体" w:hAnsi="Times New Roman" w:cs="Times New Roman" w:hint="eastAsia"/>
              <w:kern w:val="0"/>
              <w:sz w:val="24"/>
              <w:szCs w:val="24"/>
            </w:rPr>
          </w:rPrChange>
        </w:rPr>
        <w:t xml:space="preserve"> </w:t>
      </w:r>
      <w:r w:rsidRPr="00881A50">
        <w:rPr>
          <w:rFonts w:ascii="Times New Roman" w:eastAsia="宋体" w:hAnsi="Times New Roman" w:cs="Times New Roman"/>
          <w:kern w:val="0"/>
          <w:sz w:val="24"/>
          <w:szCs w:val="24"/>
          <w:highlight w:val="cyan"/>
          <w:rPrChange w:id="514" w:author="ThinkPad" w:date="2022-06-06T20:48:00Z">
            <w:rPr>
              <w:rFonts w:ascii="Times New Roman" w:eastAsia="宋体" w:hAnsi="Times New Roman" w:cs="Times New Roman"/>
              <w:kern w:val="0"/>
              <w:sz w:val="24"/>
              <w:szCs w:val="24"/>
            </w:rPr>
          </w:rPrChange>
        </w:rPr>
        <w:t>value.</w:t>
      </w:r>
      <w:r>
        <w:rPr>
          <w:rFonts w:ascii="Times New Roman" w:eastAsia="宋体" w:hAnsi="Times New Roman" w:cs="Times New Roman"/>
          <w:kern w:val="0"/>
          <w:sz w:val="24"/>
          <w:szCs w:val="24"/>
        </w:rPr>
        <w:t xml:space="preserve"> Meanwhile, block proposer verification algorithm guarantees that other nodes can verify the legality of elected block proposer by its public key,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w:t>
      </w:r>
      <w:ins w:id="515" w:author="ThinkPad" w:date="2022-06-06T16:41:00Z">
        <w:r w:rsidR="00D7721C">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and the proof.</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Besides, the verifiable</w:t>
      </w:r>
      <w:r w:rsidRPr="008410F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ins w:id="516" w:author="ThinkPad" w:date="2022-06-06T20:52:00Z">
        <w:r w:rsidR="0015322C" w:rsidRPr="00651E58">
          <w:rPr>
            <w:rFonts w:ascii="Times New Roman" w:eastAsia="宋体" w:hAnsi="Times New Roman" w:cs="Times New Roman"/>
            <w:kern w:val="0"/>
            <w:sz w:val="24"/>
            <w:szCs w:val="24"/>
            <w:highlight w:val="yellow"/>
          </w:rPr>
          <w:t>in each round</w:t>
        </w:r>
        <w:r w:rsidR="0015322C" w:rsidRPr="0015322C" w:rsidDel="0015322C">
          <w:rPr>
            <w:rFonts w:ascii="Times New Roman" w:eastAsia="宋体" w:hAnsi="Times New Roman" w:cs="Times New Roman"/>
            <w:kern w:val="0"/>
            <w:sz w:val="24"/>
            <w:szCs w:val="24"/>
            <w:highlight w:val="yellow"/>
          </w:rPr>
          <w:t xml:space="preserve"> </w:t>
        </w:r>
      </w:ins>
      <w:del w:id="517" w:author="ThinkPad" w:date="2022-06-06T20:52:00Z">
        <w:r w:rsidRPr="00D7721C" w:rsidDel="0015322C">
          <w:rPr>
            <w:rFonts w:ascii="Times New Roman" w:eastAsia="宋体" w:hAnsi="Times New Roman" w:cs="Times New Roman"/>
            <w:kern w:val="0"/>
            <w:sz w:val="24"/>
            <w:szCs w:val="24"/>
            <w:highlight w:val="yellow"/>
            <w:rPrChange w:id="518" w:author="ThinkPad" w:date="2022-06-06T16:42:00Z">
              <w:rPr>
                <w:rFonts w:ascii="Times New Roman" w:eastAsia="宋体" w:hAnsi="Times New Roman" w:cs="Times New Roman"/>
                <w:kern w:val="0"/>
                <w:sz w:val="24"/>
                <w:szCs w:val="24"/>
              </w:rPr>
            </w:rPrChange>
          </w:rPr>
          <w:delText xml:space="preserve">sequentially </w:delText>
        </w:r>
      </w:del>
      <w:r w:rsidRPr="00D7721C">
        <w:rPr>
          <w:rFonts w:ascii="Times New Roman" w:eastAsia="宋体" w:hAnsi="Times New Roman" w:cs="Times New Roman"/>
          <w:kern w:val="0"/>
          <w:sz w:val="24"/>
          <w:szCs w:val="24"/>
          <w:highlight w:val="yellow"/>
          <w:rPrChange w:id="519" w:author="ThinkPad" w:date="2022-06-06T16:42:00Z">
            <w:rPr>
              <w:rFonts w:ascii="Times New Roman" w:eastAsia="宋体" w:hAnsi="Times New Roman" w:cs="Times New Roman"/>
              <w:kern w:val="0"/>
              <w:sz w:val="24"/>
              <w:szCs w:val="24"/>
            </w:rPr>
          </w:rPrChange>
        </w:rPr>
        <w:t>wh</w:t>
      </w:r>
      <w:del w:id="520" w:author="ThinkPad" w:date="2022-06-06T20:52:00Z">
        <w:r w:rsidRPr="00D7721C" w:rsidDel="0015322C">
          <w:rPr>
            <w:rFonts w:ascii="Times New Roman" w:eastAsia="宋体" w:hAnsi="Times New Roman" w:cs="Times New Roman"/>
            <w:kern w:val="0"/>
            <w:sz w:val="24"/>
            <w:szCs w:val="24"/>
            <w:highlight w:val="yellow"/>
            <w:rPrChange w:id="521" w:author="ThinkPad" w:date="2022-06-06T16:42:00Z">
              <w:rPr>
                <w:rFonts w:ascii="Times New Roman" w:eastAsia="宋体" w:hAnsi="Times New Roman" w:cs="Times New Roman"/>
                <w:kern w:val="0"/>
                <w:sz w:val="24"/>
                <w:szCs w:val="24"/>
              </w:rPr>
            </w:rPrChange>
          </w:rPr>
          <w:delText>ile</w:delText>
        </w:r>
      </w:del>
      <w:ins w:id="522" w:author="ThinkPad" w:date="2022-06-06T20:52:00Z">
        <w:r w:rsidR="0015322C">
          <w:rPr>
            <w:rFonts w:ascii="Times New Roman" w:eastAsia="宋体" w:hAnsi="Times New Roman" w:cs="Times New Roman"/>
            <w:kern w:val="0"/>
            <w:sz w:val="24"/>
            <w:szCs w:val="24"/>
            <w:highlight w:val="yellow"/>
          </w:rPr>
          <w:t>en</w:t>
        </w:r>
      </w:ins>
      <w:r w:rsidRPr="00D7721C">
        <w:rPr>
          <w:rFonts w:ascii="Times New Roman" w:eastAsia="宋体" w:hAnsi="Times New Roman" w:cs="Times New Roman"/>
          <w:kern w:val="0"/>
          <w:sz w:val="24"/>
          <w:szCs w:val="24"/>
          <w:highlight w:val="yellow"/>
          <w:rPrChange w:id="523" w:author="ThinkPad" w:date="2022-06-06T16:42:00Z">
            <w:rPr>
              <w:rFonts w:ascii="Times New Roman" w:eastAsia="宋体" w:hAnsi="Times New Roman" w:cs="Times New Roman"/>
              <w:kern w:val="0"/>
              <w:sz w:val="24"/>
              <w:szCs w:val="24"/>
            </w:rPr>
          </w:rPrChange>
        </w:rPr>
        <w:t xml:space="preserve"> the full signature</w:t>
      </w:r>
      <w:ins w:id="524" w:author="ThinkPad" w:date="2022-06-06T20:52:00Z">
        <w:r w:rsidR="0015322C">
          <w:rPr>
            <w:rFonts w:ascii="Times New Roman" w:eastAsia="宋体" w:hAnsi="Times New Roman" w:cs="Times New Roman"/>
            <w:kern w:val="0"/>
            <w:sz w:val="24"/>
            <w:szCs w:val="24"/>
            <w:highlight w:val="yellow"/>
          </w:rPr>
          <w:t xml:space="preserve"> for </w:t>
        </w:r>
      </w:ins>
      <w:ins w:id="525" w:author="ThinkPad" w:date="2022-06-06T20:53:00Z">
        <w:r w:rsidR="0015322C">
          <w:rPr>
            <w:rFonts w:ascii="Times New Roman" w:eastAsia="宋体" w:hAnsi="Times New Roman" w:cs="Times New Roman"/>
            <w:kern w:val="0"/>
            <w:sz w:val="24"/>
            <w:szCs w:val="24"/>
            <w:highlight w:val="yellow"/>
          </w:rPr>
          <w:t>its preceding</w:t>
        </w:r>
      </w:ins>
      <w:ins w:id="526" w:author="ThinkPad" w:date="2022-06-06T20:52:00Z">
        <w:r w:rsidR="0015322C">
          <w:rPr>
            <w:rFonts w:ascii="Times New Roman" w:eastAsia="宋体" w:hAnsi="Times New Roman" w:cs="Times New Roman"/>
            <w:kern w:val="0"/>
            <w:sz w:val="24"/>
            <w:szCs w:val="24"/>
            <w:highlight w:val="yellow"/>
          </w:rPr>
          <w:t xml:space="preserve"> round</w:t>
        </w:r>
      </w:ins>
      <w:r w:rsidRPr="00D7721C">
        <w:rPr>
          <w:rFonts w:ascii="Times New Roman" w:eastAsia="宋体" w:hAnsi="Times New Roman" w:cs="Times New Roman"/>
          <w:kern w:val="0"/>
          <w:sz w:val="24"/>
          <w:szCs w:val="24"/>
          <w:highlight w:val="yellow"/>
          <w:rPrChange w:id="527" w:author="ThinkPad" w:date="2022-06-06T16:42:00Z">
            <w:rPr>
              <w:rFonts w:ascii="Times New Roman" w:eastAsia="宋体" w:hAnsi="Times New Roman" w:cs="Times New Roman"/>
              <w:kern w:val="0"/>
              <w:sz w:val="24"/>
              <w:szCs w:val="24"/>
            </w:rPr>
          </w:rPrChange>
        </w:rPr>
        <w:t xml:space="preserve"> is </w:t>
      </w:r>
      <w:del w:id="528" w:author="ThinkPad" w:date="2022-06-06T20:53:00Z">
        <w:r w:rsidRPr="00D7721C" w:rsidDel="0015322C">
          <w:rPr>
            <w:rFonts w:ascii="Times New Roman" w:eastAsia="宋体" w:hAnsi="Times New Roman" w:cs="Times New Roman"/>
            <w:kern w:val="0"/>
            <w:sz w:val="24"/>
            <w:szCs w:val="24"/>
            <w:highlight w:val="yellow"/>
            <w:rPrChange w:id="529" w:author="ThinkPad" w:date="2022-06-06T16:42:00Z">
              <w:rPr>
                <w:rFonts w:ascii="Times New Roman" w:eastAsia="宋体" w:hAnsi="Times New Roman" w:cs="Times New Roman"/>
                <w:kern w:val="0"/>
                <w:sz w:val="24"/>
                <w:szCs w:val="24"/>
              </w:rPr>
            </w:rPrChange>
          </w:rPr>
          <w:delText xml:space="preserve">always </w:delText>
        </w:r>
      </w:del>
      <w:r w:rsidRPr="00D7721C">
        <w:rPr>
          <w:rFonts w:ascii="Times New Roman" w:eastAsia="宋体" w:hAnsi="Times New Roman" w:cs="Times New Roman"/>
          <w:kern w:val="0"/>
          <w:sz w:val="24"/>
          <w:szCs w:val="24"/>
          <w:highlight w:val="yellow"/>
          <w:rPrChange w:id="530" w:author="ThinkPad" w:date="2022-06-06T16:42:00Z">
            <w:rPr>
              <w:rFonts w:ascii="Times New Roman" w:eastAsia="宋体" w:hAnsi="Times New Roman" w:cs="Times New Roman"/>
              <w:kern w:val="0"/>
              <w:sz w:val="24"/>
              <w:szCs w:val="24"/>
            </w:rPr>
          </w:rPrChange>
        </w:rPr>
        <w:t>re</w:t>
      </w:r>
      <w:del w:id="531" w:author="ThinkPad" w:date="2022-06-06T20:53:00Z">
        <w:r w:rsidRPr="00D7721C" w:rsidDel="0015322C">
          <w:rPr>
            <w:rFonts w:ascii="Times New Roman" w:eastAsia="宋体" w:hAnsi="Times New Roman" w:cs="Times New Roman"/>
            <w:kern w:val="0"/>
            <w:sz w:val="24"/>
            <w:szCs w:val="24"/>
            <w:highlight w:val="yellow"/>
            <w:rPrChange w:id="532" w:author="ThinkPad" w:date="2022-06-06T16:42:00Z">
              <w:rPr>
                <w:rFonts w:ascii="Times New Roman" w:eastAsia="宋体" w:hAnsi="Times New Roman" w:cs="Times New Roman"/>
                <w:kern w:val="0"/>
                <w:sz w:val="24"/>
                <w:szCs w:val="24"/>
              </w:rPr>
            </w:rPrChange>
          </w:rPr>
          <w:delText>construct</w:delText>
        </w:r>
      </w:del>
      <w:ins w:id="533" w:author="ThinkPad" w:date="2022-06-06T20:53:00Z">
        <w:r w:rsidR="0015322C">
          <w:rPr>
            <w:rFonts w:ascii="Times New Roman" w:eastAsia="宋体" w:hAnsi="Times New Roman" w:cs="Times New Roman"/>
            <w:kern w:val="0"/>
            <w:sz w:val="24"/>
            <w:szCs w:val="24"/>
            <w:highlight w:val="yellow"/>
          </w:rPr>
          <w:t>cover</w:t>
        </w:r>
      </w:ins>
      <w:r w:rsidRPr="00D7721C">
        <w:rPr>
          <w:rFonts w:ascii="Times New Roman" w:eastAsia="宋体" w:hAnsi="Times New Roman" w:cs="Times New Roman"/>
          <w:kern w:val="0"/>
          <w:sz w:val="24"/>
          <w:szCs w:val="24"/>
          <w:highlight w:val="yellow"/>
          <w:rPrChange w:id="534" w:author="ThinkPad" w:date="2022-06-06T16:42:00Z">
            <w:rPr>
              <w:rFonts w:ascii="Times New Roman" w:eastAsia="宋体" w:hAnsi="Times New Roman" w:cs="Times New Roman"/>
              <w:kern w:val="0"/>
              <w:sz w:val="24"/>
              <w:szCs w:val="24"/>
            </w:rPr>
          </w:rPrChange>
        </w:rPr>
        <w:t>ed</w:t>
      </w:r>
      <w:del w:id="535" w:author="ThinkPad" w:date="2022-06-06T20:52:00Z">
        <w:r w:rsidRPr="00D7721C" w:rsidDel="0015322C">
          <w:rPr>
            <w:rFonts w:ascii="Times New Roman" w:eastAsia="宋体" w:hAnsi="Times New Roman" w:cs="Times New Roman"/>
            <w:kern w:val="0"/>
            <w:sz w:val="24"/>
            <w:szCs w:val="24"/>
            <w:highlight w:val="yellow"/>
            <w:rPrChange w:id="536" w:author="ThinkPad" w:date="2022-06-06T16:42:00Z">
              <w:rPr>
                <w:rFonts w:ascii="Times New Roman" w:eastAsia="宋体" w:hAnsi="Times New Roman" w:cs="Times New Roman"/>
                <w:kern w:val="0"/>
                <w:sz w:val="24"/>
                <w:szCs w:val="24"/>
              </w:rPr>
            </w:rPrChange>
          </w:rPr>
          <w:delText xml:space="preserve"> in each round</w:delText>
        </w:r>
      </w:del>
      <w:r>
        <w:rPr>
          <w:rFonts w:ascii="Times New Roman" w:eastAsia="宋体" w:hAnsi="Times New Roman" w:cs="Times New Roman"/>
          <w:kern w:val="0"/>
          <w:sz w:val="24"/>
          <w:szCs w:val="24"/>
        </w:rPr>
        <w:t>.</w:t>
      </w:r>
    </w:p>
    <w:p w14:paraId="12CBF874" w14:textId="0B54D19A" w:rsidR="00467850" w:rsidRDefault="00467850" w:rsidP="00467850">
      <w:pPr>
        <w:spacing w:afterLines="50" w:after="156"/>
        <w:ind w:firstLineChars="200" w:firstLine="480"/>
        <w:rPr>
          <w:ins w:id="537"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3607381B" w14:textId="77777777" w:rsidR="00467850" w:rsidRPr="0040073D" w:rsidRDefault="00467850" w:rsidP="00467850">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0045F7" w14:textId="284A1BB2"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pseudo code of block verification and finalization is presented in Algorithm 1 (</w:t>
      </w:r>
      <w:ins w:id="538" w:author="ThinkPad" w:date="2022-06-06T17:11:00Z">
        <w:r w:rsidR="00027179">
          <w:rPr>
            <w:rFonts w:ascii="Times New Roman" w:eastAsia="宋体" w:hAnsi="Times New Roman" w:cs="Times New Roman"/>
            <w:kern w:val="0"/>
            <w:sz w:val="24"/>
            <w:szCs w:val="24"/>
          </w:rPr>
          <w:t xml:space="preserve">see </w:t>
        </w:r>
      </w:ins>
      <w:r>
        <w:rPr>
          <w:rFonts w:ascii="Times New Roman" w:eastAsia="宋体" w:hAnsi="Times New Roman" w:cs="Times New Roman"/>
          <w:kern w:val="0"/>
          <w:sz w:val="24"/>
          <w:szCs w:val="24"/>
        </w:rPr>
        <w:t xml:space="preserve">lines 16-39). The block verification and finalization depend on secure threshold BLS signature scheme. </w:t>
      </w:r>
      <w:del w:id="539" w:author="ThinkPad" w:date="2022-06-06T17:11:00Z">
        <w:r w:rsidDel="00027179">
          <w:rPr>
            <w:rFonts w:ascii="Times New Roman" w:eastAsia="宋体" w:hAnsi="Times New Roman" w:cs="Times New Roman"/>
            <w:kern w:val="0"/>
            <w:sz w:val="24"/>
            <w:szCs w:val="24"/>
          </w:rPr>
          <w:delText>Our protocol</w:delText>
        </w:r>
      </w:del>
      <w:ins w:id="540" w:author="ThinkPad" w:date="2022-06-06T17:11:00Z">
        <w:r w:rsidR="00027179">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Blocks and the signatures are sent to consensus nodes </w:t>
      </w:r>
      <w:del w:id="541" w:author="ThinkPad" w:date="2022-06-06T17:12:00Z">
        <w:r w:rsidDel="00027179">
          <w:rPr>
            <w:rFonts w:ascii="Times New Roman" w:eastAsia="宋体" w:hAnsi="Times New Roman" w:cs="Times New Roman"/>
            <w:kern w:val="0"/>
            <w:sz w:val="24"/>
            <w:szCs w:val="24"/>
          </w:rPr>
          <w:delText xml:space="preserve">through </w:delText>
        </w:r>
      </w:del>
      <w:ins w:id="542" w:author="ThinkPad" w:date="2022-06-06T17:12:00Z">
        <w:r w:rsidR="00027179">
          <w:rPr>
            <w:rFonts w:ascii="Times New Roman" w:eastAsia="宋体" w:hAnsi="Times New Roman" w:cs="Times New Roman"/>
            <w:kern w:val="0"/>
            <w:sz w:val="24"/>
            <w:szCs w:val="24"/>
          </w:rPr>
          <w:t>via</w:t>
        </w:r>
        <w:r w:rsidR="00027179">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wireless </w:t>
      </w:r>
      <w:del w:id="543" w:author="ThinkPad" w:date="2022-06-06T17:12:00Z">
        <w:r w:rsidDel="00027179">
          <w:rPr>
            <w:rFonts w:ascii="Times New Roman" w:eastAsia="宋体" w:hAnsi="Times New Roman" w:cs="Times New Roman"/>
            <w:kern w:val="0"/>
            <w:sz w:val="24"/>
            <w:szCs w:val="24"/>
          </w:rPr>
          <w:delText xml:space="preserve">network </w:delText>
        </w:r>
      </w:del>
      <w:r>
        <w:rPr>
          <w:rFonts w:ascii="Times New Roman" w:eastAsia="宋体" w:hAnsi="Times New Roman" w:cs="Times New Roman"/>
          <w:kern w:val="0"/>
          <w:sz w:val="24"/>
          <w:szCs w:val="24"/>
        </w:rPr>
        <w:t>broadcast</w:t>
      </w:r>
      <w:del w:id="544" w:author="ThinkPad" w:date="2022-06-06T17:12:00Z">
        <w:r w:rsidDel="00027179">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w:t>
      </w:r>
    </w:p>
    <w:p w14:paraId="7B88EC9E"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4EEA6C13" w14:textId="77777777" w:rsidR="00467850" w:rsidRPr="006768F2" w:rsidRDefault="00467850" w:rsidP="00467850">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240E65A" w14:textId="7DC6D94C" w:rsidR="00467850" w:rsidRPr="006768F2" w:rsidRDefault="00467850" w:rsidP="00467850">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w:t>
      </w:r>
      <w:del w:id="545" w:author="ThinkPad" w:date="2022-06-06T17:12:00Z">
        <w:r w:rsidRPr="006768F2" w:rsidDel="00027179">
          <w:rPr>
            <w:rFonts w:ascii="Times New Roman" w:eastAsia="宋体" w:hAnsi="Times New Roman" w:cs="Times New Roman"/>
            <w:kern w:val="0"/>
            <w:sz w:val="24"/>
            <w:szCs w:val="24"/>
          </w:rPr>
          <w:delText xml:space="preserve">be </w:delText>
        </w:r>
      </w:del>
      <w:r w:rsidRPr="006768F2">
        <w:rPr>
          <w:rFonts w:ascii="Times New Roman" w:eastAsia="宋体" w:hAnsi="Times New Roman" w:cs="Times New Roman"/>
          <w:kern w:val="0"/>
          <w:sz w:val="24"/>
          <w:szCs w:val="24"/>
        </w:rPr>
        <w:t xml:space="preserve">equal </w:t>
      </w:r>
      <w:del w:id="546" w:author="ThinkPad" w:date="2022-06-06T17:12:00Z">
        <w:r w:rsidRPr="006768F2" w:rsidDel="00027179">
          <w:rPr>
            <w:rFonts w:ascii="Times New Roman" w:eastAsia="宋体" w:hAnsi="Times New Roman" w:cs="Times New Roman"/>
            <w:kern w:val="0"/>
            <w:sz w:val="24"/>
            <w:szCs w:val="24"/>
          </w:rPr>
          <w:delText xml:space="preserve">to </w:delText>
        </w:r>
      </w:del>
      <w:r w:rsidRPr="006768F2">
        <w:rPr>
          <w:rFonts w:ascii="Times New Roman" w:eastAsia="宋体" w:hAnsi="Times New Roman" w:cs="Times New Roman"/>
          <w:kern w:val="0"/>
          <w:sz w:val="24"/>
          <w:szCs w:val="24"/>
        </w:rPr>
        <w:t xml:space="preserve">the hash of </w:t>
      </w:r>
      <w:del w:id="547" w:author="ThinkPad" w:date="2022-06-06T17:12:00Z">
        <w:r w:rsidRPr="006768F2" w:rsidDel="00027179">
          <w:rPr>
            <w:rFonts w:ascii="Times New Roman" w:eastAsia="宋体" w:hAnsi="Times New Roman" w:cs="Times New Roman"/>
            <w:kern w:val="0"/>
            <w:sz w:val="24"/>
            <w:szCs w:val="24"/>
          </w:rPr>
          <w:delText xml:space="preserve">the </w:delText>
        </w:r>
      </w:del>
      <w:ins w:id="548" w:author="ThinkPad" w:date="2022-06-06T17:12:00Z">
        <w:r w:rsidR="00027179" w:rsidRPr="006768F2">
          <w:rPr>
            <w:rFonts w:ascii="Times New Roman" w:eastAsia="宋体" w:hAnsi="Times New Roman" w:cs="Times New Roman"/>
            <w:kern w:val="0"/>
            <w:sz w:val="24"/>
            <w:szCs w:val="24"/>
          </w:rPr>
          <w:t>th</w:t>
        </w:r>
        <w:r w:rsidR="00027179">
          <w:rPr>
            <w:rFonts w:ascii="Times New Roman" w:eastAsia="宋体" w:hAnsi="Times New Roman" w:cs="Times New Roman"/>
            <w:kern w:val="0"/>
            <w:sz w:val="24"/>
            <w:szCs w:val="24"/>
          </w:rPr>
          <w:t>at</w:t>
        </w:r>
        <w:r w:rsidR="00027179" w:rsidRPr="006768F2">
          <w:rPr>
            <w:rFonts w:ascii="Times New Roman" w:eastAsia="宋体" w:hAnsi="Times New Roman" w:cs="Times New Roman"/>
            <w:kern w:val="0"/>
            <w:sz w:val="24"/>
            <w:szCs w:val="24"/>
          </w:rPr>
          <w:t xml:space="preserve"> </w:t>
        </w:r>
      </w:ins>
      <w:r w:rsidRPr="006768F2">
        <w:rPr>
          <w:rFonts w:ascii="Times New Roman" w:eastAsia="宋体" w:hAnsi="Times New Roman" w:cs="Times New Roman"/>
          <w:kern w:val="0"/>
          <w:sz w:val="24"/>
          <w:szCs w:val="24"/>
        </w:rPr>
        <w:t>block, which was confirmed during the previous round.</w:t>
      </w:r>
    </w:p>
    <w:p w14:paraId="5ED1CF2E" w14:textId="6481BCAB" w:rsidR="00467850" w:rsidRPr="001224CB" w:rsidRDefault="00467850" w:rsidP="00467850">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3205F24D" w14:textId="3F31F7D4"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if all the above conditions are satisfied, a node will then generate partial signature of the block hash and broadcast it to other nodes. In the block finalization phase, each node will gather partial signature shares of the block hash to recover the full signature. </w:t>
      </w:r>
      <w:del w:id="549" w:author="ThinkPad" w:date="2022-06-06T17:14:00Z">
        <w:r w:rsidDel="00027179">
          <w:rPr>
            <w:rFonts w:ascii="Times New Roman" w:eastAsia="宋体" w:hAnsi="Times New Roman" w:cs="Times New Roman"/>
            <w:kern w:val="0"/>
            <w:sz w:val="24"/>
            <w:szCs w:val="24"/>
          </w:rPr>
          <w:delText xml:space="preserve">In </w:delText>
        </w:r>
      </w:del>
      <w:r>
        <w:rPr>
          <w:rFonts w:ascii="Times New Roman" w:eastAsia="宋体" w:hAnsi="Times New Roman" w:cs="Times New Roman"/>
          <w:kern w:val="0"/>
          <w:sz w:val="24"/>
          <w:szCs w:val="24"/>
        </w:rPr>
        <w:t>SWIB</w:t>
      </w:r>
      <w:del w:id="550" w:author="ThinkPad" w:date="2022-06-06T17:14:00Z">
        <w:r w:rsidDel="00027179">
          <w:rPr>
            <w:rFonts w:ascii="Times New Roman" w:eastAsia="宋体" w:hAnsi="Times New Roman" w:cs="Times New Roman"/>
            <w:kern w:val="0"/>
            <w:sz w:val="24"/>
            <w:szCs w:val="24"/>
          </w:rPr>
          <w:delText>, we</w:delText>
        </w:r>
      </w:del>
      <w:r>
        <w:rPr>
          <w:rFonts w:ascii="Times New Roman" w:eastAsia="宋体" w:hAnsi="Times New Roman" w:cs="Times New Roman"/>
          <w:kern w:val="0"/>
          <w:sz w:val="24"/>
          <w:szCs w:val="24"/>
        </w:rPr>
        <w:t xml:space="preserve"> </w:t>
      </w:r>
      <w:del w:id="551" w:author="ThinkPad" w:date="2022-06-06T17:14:00Z">
        <w:r w:rsidDel="00027179">
          <w:rPr>
            <w:rFonts w:ascii="Times New Roman" w:eastAsia="宋体" w:hAnsi="Times New Roman" w:cs="Times New Roman"/>
            <w:kern w:val="0"/>
            <w:sz w:val="24"/>
            <w:szCs w:val="24"/>
          </w:rPr>
          <w:delText xml:space="preserve">can </w:delText>
        </w:r>
      </w:del>
      <w:r>
        <w:rPr>
          <w:rFonts w:ascii="Times New Roman" w:eastAsia="宋体" w:hAnsi="Times New Roman" w:cs="Times New Roman"/>
          <w:kern w:val="0"/>
          <w:sz w:val="24"/>
          <w:szCs w:val="24"/>
        </w:rPr>
        <w:t>use</w:t>
      </w:r>
      <w:ins w:id="552" w:author="ThinkPad" w:date="2022-06-06T17:14:00Z">
        <w:r w:rsidR="00027179">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full signature as the proof of block finalization. The reconstruction of valid full signature proves that a threshold of nodes have signed </w:t>
      </w:r>
      <w:ins w:id="553" w:author="ThinkPad" w:date="2022-06-06T17:14:00Z">
        <w:r w:rsidR="00027179">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hash,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w:t>
      </w:r>
      <w:del w:id="554" w:author="ThinkPad" w:date="2022-06-06T17:15:00Z">
        <w:r w:rsidDel="00027179">
          <w:rPr>
            <w:rFonts w:ascii="Times New Roman" w:eastAsia="宋体" w:hAnsi="Times New Roman" w:cs="Times New Roman"/>
            <w:kern w:val="0"/>
            <w:sz w:val="24"/>
            <w:szCs w:val="24"/>
          </w:rPr>
          <w:delText xml:space="preserve">reject </w:delText>
        </w:r>
      </w:del>
      <w:ins w:id="555" w:author="ThinkPad" w:date="2022-06-06T17:15:00Z">
        <w:r w:rsidR="00027179">
          <w:rPr>
            <w:rFonts w:ascii="Times New Roman" w:eastAsia="宋体" w:hAnsi="Times New Roman" w:cs="Times New Roman"/>
            <w:kern w:val="0"/>
            <w:sz w:val="24"/>
            <w:szCs w:val="24"/>
          </w:rPr>
          <w:t>re</w:t>
        </w:r>
        <w:r w:rsidR="00027179">
          <w:rPr>
            <w:rFonts w:ascii="Times New Roman" w:eastAsia="宋体" w:hAnsi="Times New Roman" w:cs="Times New Roman"/>
            <w:kern w:val="0"/>
            <w:sz w:val="24"/>
            <w:szCs w:val="24"/>
          </w:rPr>
          <w:t>fuse</w:t>
        </w:r>
        <w:r w:rsidR="00027179">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to recover </w:t>
      </w:r>
      <w:ins w:id="556" w:author="ThinkPad" w:date="2022-06-06T17:15:00Z">
        <w:r w:rsidR="00027179">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full signature or broadcast valid full signature to other nodes, </w:t>
      </w:r>
      <w:del w:id="557" w:author="ThinkPad" w:date="2022-06-06T17:16:00Z">
        <w:r w:rsidRPr="005A3896" w:rsidDel="00027179">
          <w:rPr>
            <w:rFonts w:ascii="Times New Roman" w:eastAsia="宋体" w:hAnsi="Times New Roman" w:cs="Times New Roman"/>
            <w:kern w:val="0"/>
            <w:sz w:val="24"/>
            <w:szCs w:val="24"/>
            <w:highlight w:val="yellow"/>
            <w:rPrChange w:id="558" w:author="ThinkPad" w:date="2022-06-06T17:16:00Z">
              <w:rPr>
                <w:rFonts w:ascii="Times New Roman" w:eastAsia="宋体" w:hAnsi="Times New Roman" w:cs="Times New Roman"/>
                <w:kern w:val="0"/>
                <w:sz w:val="24"/>
                <w:szCs w:val="24"/>
              </w:rPr>
            </w:rPrChange>
          </w:rPr>
          <w:delText xml:space="preserve">some </w:delText>
        </w:r>
      </w:del>
      <w:del w:id="559" w:author="ThinkPad" w:date="2022-06-06T20:55:00Z">
        <w:r w:rsidRPr="005A3896" w:rsidDel="00FB38A7">
          <w:rPr>
            <w:rFonts w:ascii="Times New Roman" w:eastAsia="宋体" w:hAnsi="Times New Roman" w:cs="Times New Roman"/>
            <w:kern w:val="0"/>
            <w:sz w:val="24"/>
            <w:szCs w:val="24"/>
            <w:highlight w:val="yellow"/>
            <w:rPrChange w:id="560" w:author="ThinkPad" w:date="2022-06-06T17:16:00Z">
              <w:rPr>
                <w:rFonts w:ascii="Times New Roman" w:eastAsia="宋体" w:hAnsi="Times New Roman" w:cs="Times New Roman"/>
                <w:kern w:val="0"/>
                <w:sz w:val="24"/>
                <w:szCs w:val="24"/>
              </w:rPr>
            </w:rPrChange>
          </w:rPr>
          <w:delText xml:space="preserve">honest nodes </w:delText>
        </w:r>
      </w:del>
      <w:del w:id="561" w:author="ThinkPad" w:date="2022-06-06T17:16:00Z">
        <w:r w:rsidRPr="005A3896" w:rsidDel="00027179">
          <w:rPr>
            <w:rFonts w:ascii="Times New Roman" w:eastAsia="宋体" w:hAnsi="Times New Roman" w:cs="Times New Roman"/>
            <w:kern w:val="0"/>
            <w:sz w:val="24"/>
            <w:szCs w:val="24"/>
            <w:highlight w:val="yellow"/>
            <w:rPrChange w:id="562" w:author="ThinkPad" w:date="2022-06-06T17:16:00Z">
              <w:rPr>
                <w:rFonts w:ascii="Times New Roman" w:eastAsia="宋体" w:hAnsi="Times New Roman" w:cs="Times New Roman"/>
                <w:kern w:val="0"/>
                <w:sz w:val="24"/>
                <w:szCs w:val="24"/>
              </w:rPr>
            </w:rPrChange>
          </w:rPr>
          <w:delText xml:space="preserve">will </w:delText>
        </w:r>
      </w:del>
      <w:del w:id="563" w:author="ThinkPad" w:date="2022-06-06T20:55:00Z">
        <w:r w:rsidRPr="005A3896" w:rsidDel="00FB38A7">
          <w:rPr>
            <w:rFonts w:ascii="Times New Roman" w:eastAsia="宋体" w:hAnsi="Times New Roman" w:cs="Times New Roman"/>
            <w:kern w:val="0"/>
            <w:sz w:val="24"/>
            <w:szCs w:val="24"/>
            <w:highlight w:val="yellow"/>
            <w:rPrChange w:id="564" w:author="ThinkPad" w:date="2022-06-06T17:16:00Z">
              <w:rPr>
                <w:rFonts w:ascii="Times New Roman" w:eastAsia="宋体" w:hAnsi="Times New Roman" w:cs="Times New Roman"/>
                <w:kern w:val="0"/>
                <w:sz w:val="24"/>
                <w:szCs w:val="24"/>
              </w:rPr>
            </w:rPrChange>
          </w:rPr>
          <w:delText xml:space="preserve">reveal </w:delText>
        </w:r>
      </w:del>
      <w:r w:rsidRPr="005A3896">
        <w:rPr>
          <w:rFonts w:ascii="Times New Roman" w:eastAsia="宋体" w:hAnsi="Times New Roman" w:cs="Times New Roman"/>
          <w:kern w:val="0"/>
          <w:sz w:val="24"/>
          <w:szCs w:val="24"/>
          <w:highlight w:val="yellow"/>
          <w:rPrChange w:id="565" w:author="ThinkPad" w:date="2022-06-06T17:16:00Z">
            <w:rPr>
              <w:rFonts w:ascii="Times New Roman" w:eastAsia="宋体" w:hAnsi="Times New Roman" w:cs="Times New Roman"/>
              <w:kern w:val="0"/>
              <w:sz w:val="24"/>
              <w:szCs w:val="24"/>
            </w:rPr>
          </w:rPrChange>
        </w:rPr>
        <w:t>block finalization</w:t>
      </w:r>
      <w:ins w:id="566" w:author="ThinkPad" w:date="2022-06-06T20:55:00Z">
        <w:r w:rsidR="00FB38A7">
          <w:rPr>
            <w:rFonts w:ascii="Times New Roman" w:eastAsia="宋体" w:hAnsi="Times New Roman" w:cs="Times New Roman"/>
            <w:kern w:val="0"/>
            <w:sz w:val="24"/>
            <w:szCs w:val="24"/>
          </w:rPr>
          <w:t xml:space="preserve"> can still be reached when there are enough </w:t>
        </w:r>
        <w:r w:rsidR="00FB38A7" w:rsidRPr="00651E58">
          <w:rPr>
            <w:rFonts w:ascii="Times New Roman" w:eastAsia="宋体" w:hAnsi="Times New Roman" w:cs="Times New Roman"/>
            <w:kern w:val="0"/>
            <w:sz w:val="24"/>
            <w:szCs w:val="24"/>
            <w:highlight w:val="yellow"/>
          </w:rPr>
          <w:t>honest nodes</w:t>
        </w:r>
      </w:ins>
      <w:del w:id="567" w:author="ThinkPad" w:date="2022-06-06T17:16:00Z">
        <w:r w:rsidDel="00027179">
          <w:rPr>
            <w:rFonts w:ascii="Times New Roman" w:eastAsia="宋体" w:hAnsi="Times New Roman" w:cs="Times New Roman"/>
            <w:kern w:val="0"/>
            <w:sz w:val="24"/>
            <w:szCs w:val="24"/>
          </w:rPr>
          <w:delText xml:space="preserve"> too</w:delText>
        </w:r>
      </w:del>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stably achieved in </w:t>
      </w:r>
      <w:ins w:id="568" w:author="ThinkPad" w:date="2022-06-06T17:16:00Z">
        <w:r w:rsidR="005A3896">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wireless network with faulty nodes or unreliable communication channels. Moreover, since correct nodes can only vote once in a round, only one block will be confirmed in a complete round. In this case,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292D3E9A" w14:textId="77777777" w:rsidR="00467850" w:rsidRDefault="00467850" w:rsidP="00467850">
      <w:pPr>
        <w:keepNext/>
        <w:widowControl/>
        <w:shd w:val="clear" w:color="auto" w:fill="FFFFFF"/>
        <w:spacing w:afterLines="100" w:after="312" w:line="450" w:lineRule="atLeast"/>
        <w:ind w:firstLine="420"/>
      </w:pPr>
      <w:r>
        <w:rPr>
          <w:noProof/>
        </w:rPr>
        <w:lastRenderedPageBreak/>
        <w:drawing>
          <wp:inline distT="0" distB="0" distL="0" distR="0" wp14:anchorId="6F2723C3" wp14:editId="4B93D90A">
            <wp:extent cx="4179062" cy="1538095"/>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9623" cy="1549343"/>
                    </a:xfrm>
                    <a:prstGeom prst="rect">
                      <a:avLst/>
                    </a:prstGeom>
                    <a:noFill/>
                    <a:ln>
                      <a:noFill/>
                    </a:ln>
                  </pic:spPr>
                </pic:pic>
              </a:graphicData>
            </a:graphic>
          </wp:inline>
        </w:drawing>
      </w:r>
    </w:p>
    <w:p w14:paraId="47C7707D" w14:textId="29FD4018" w:rsidR="00467850" w:rsidRPr="006F13BB" w:rsidRDefault="00467850" w:rsidP="00467850">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ins w:id="569" w:author="ThinkPad" w:date="2022-06-06T17:17:00Z">
        <w:r w:rsidR="00933675">
          <w:rPr>
            <w:rFonts w:ascii="Times New Roman" w:hAnsi="Times New Roman" w:cs="Times New Roman"/>
            <w:b/>
            <w:bCs/>
          </w:rPr>
          <w:t xml:space="preserve"> </w:t>
        </w:r>
        <w:r w:rsidR="00933675" w:rsidRPr="00933675">
          <w:rPr>
            <w:rFonts w:ascii="Times New Roman" w:hAnsi="Times New Roman" w:cs="Times New Roman"/>
            <w:b/>
            <w:bCs/>
            <w:highlight w:val="yellow"/>
            <w:rPrChange w:id="570" w:author="ThinkPad" w:date="2022-06-06T17:17:00Z">
              <w:rPr>
                <w:rFonts w:ascii="Times New Roman" w:hAnsi="Times New Roman" w:cs="Times New Roman"/>
                <w:b/>
                <w:bCs/>
              </w:rPr>
            </w:rPrChange>
          </w:rPr>
          <w:t>[</w:t>
        </w:r>
        <w:r w:rsidR="00933675" w:rsidRPr="00933675">
          <w:rPr>
            <w:rFonts w:ascii="Times New Roman" w:hAnsi="Times New Roman" w:cs="Times New Roman" w:hint="eastAsia"/>
            <w:b/>
            <w:bCs/>
            <w:highlight w:val="yellow"/>
            <w:rPrChange w:id="571" w:author="ThinkPad" w:date="2022-06-06T17:17:00Z">
              <w:rPr>
                <w:rFonts w:ascii="Times New Roman" w:hAnsi="Times New Roman" w:cs="Times New Roman" w:hint="eastAsia"/>
                <w:b/>
                <w:bCs/>
              </w:rPr>
            </w:rPrChange>
          </w:rPr>
          <w:t>图中的</w:t>
        </w:r>
        <w:r w:rsidR="00933675" w:rsidRPr="00933675">
          <w:rPr>
            <w:rFonts w:ascii="Times New Roman" w:hAnsi="Times New Roman" w:cs="Times New Roman" w:hint="eastAsia"/>
            <w:b/>
            <w:bCs/>
            <w:highlight w:val="yellow"/>
            <w:rPrChange w:id="572" w:author="ThinkPad" w:date="2022-06-06T17:17:00Z">
              <w:rPr>
                <w:rFonts w:ascii="Times New Roman" w:hAnsi="Times New Roman" w:cs="Times New Roman" w:hint="eastAsia"/>
                <w:b/>
                <w:bCs/>
              </w:rPr>
            </w:rPrChange>
          </w:rPr>
          <w:t>s</w:t>
        </w:r>
        <w:r w:rsidR="00933675" w:rsidRPr="00933675">
          <w:rPr>
            <w:rFonts w:ascii="Times New Roman" w:hAnsi="Times New Roman" w:cs="Times New Roman"/>
            <w:b/>
            <w:bCs/>
            <w:highlight w:val="yellow"/>
            <w:rPrChange w:id="573" w:author="ThinkPad" w:date="2022-06-06T17:17:00Z">
              <w:rPr>
                <w:rFonts w:ascii="Times New Roman" w:hAnsi="Times New Roman" w:cs="Times New Roman"/>
                <w:b/>
                <w:bCs/>
              </w:rPr>
            </w:rPrChange>
          </w:rPr>
          <w:t>ymbol</w:t>
        </w:r>
        <w:r w:rsidR="00933675" w:rsidRPr="00933675">
          <w:rPr>
            <w:rFonts w:ascii="Times New Roman" w:hAnsi="Times New Roman" w:cs="Times New Roman" w:hint="eastAsia"/>
            <w:b/>
            <w:bCs/>
            <w:highlight w:val="yellow"/>
            <w:rPrChange w:id="574" w:author="ThinkPad" w:date="2022-06-06T17:17:00Z">
              <w:rPr>
                <w:rFonts w:ascii="Times New Roman" w:hAnsi="Times New Roman" w:cs="Times New Roman" w:hint="eastAsia"/>
                <w:b/>
                <w:bCs/>
              </w:rPr>
            </w:rPrChange>
          </w:rPr>
          <w:t>也要斜体显示</w:t>
        </w:r>
      </w:ins>
      <w:ins w:id="575" w:author="ThinkPad" w:date="2022-06-06T17:18:00Z">
        <w:r w:rsidR="00933675">
          <w:rPr>
            <w:rFonts w:ascii="Times New Roman" w:hAnsi="Times New Roman" w:cs="Times New Roman" w:hint="eastAsia"/>
            <w:b/>
            <w:bCs/>
            <w:highlight w:val="yellow"/>
          </w:rPr>
          <w:t>；</w:t>
        </w:r>
        <w:proofErr w:type="spellStart"/>
        <w:r w:rsidR="00933675">
          <w:rPr>
            <w:rFonts w:ascii="Times New Roman" w:hAnsi="Times New Roman" w:cs="Times New Roman"/>
            <w:b/>
            <w:bCs/>
            <w:highlight w:val="yellow"/>
          </w:rPr>
          <w:t>Yse</w:t>
        </w:r>
        <w:proofErr w:type="spellEnd"/>
        <w:r w:rsidR="00933675">
          <w:rPr>
            <w:rFonts w:ascii="Times New Roman" w:hAnsi="Times New Roman" w:cs="Times New Roman"/>
            <w:b/>
            <w:bCs/>
            <w:highlight w:val="yellow"/>
          </w:rPr>
          <w:t xml:space="preserve"> =&gt; Yes</w:t>
        </w:r>
      </w:ins>
      <w:ins w:id="576" w:author="ThinkPad" w:date="2022-06-06T17:17:00Z">
        <w:r w:rsidR="00933675" w:rsidRPr="00933675">
          <w:rPr>
            <w:rFonts w:ascii="Times New Roman" w:hAnsi="Times New Roman" w:cs="Times New Roman"/>
            <w:b/>
            <w:bCs/>
            <w:highlight w:val="yellow"/>
            <w:rPrChange w:id="577" w:author="ThinkPad" w:date="2022-06-06T17:17:00Z">
              <w:rPr>
                <w:rFonts w:ascii="Times New Roman" w:hAnsi="Times New Roman" w:cs="Times New Roman"/>
                <w:b/>
                <w:bCs/>
              </w:rPr>
            </w:rPrChange>
          </w:rPr>
          <w:t>]</w:t>
        </w:r>
      </w:ins>
    </w:p>
    <w:p w14:paraId="49333D62" w14:textId="2808CF28" w:rsidR="00467850" w:rsidRPr="00580D93" w:rsidRDefault="00467850" w:rsidP="00467850">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4DC6A780" w14:textId="52FDA90A"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w:t>
      </w:r>
      <w:del w:id="578" w:author="ThinkPad" w:date="2022-06-06T17:20:00Z">
        <w:r w:rsidDel="00645875">
          <w:rPr>
            <w:rFonts w:ascii="Times New Roman" w:eastAsia="宋体" w:hAnsi="Times New Roman" w:cs="Times New Roman"/>
            <w:kern w:val="0"/>
            <w:sz w:val="24"/>
            <w:szCs w:val="24"/>
          </w:rPr>
          <w:delText>n</w:delText>
        </w:r>
      </w:del>
      <w:r>
        <w:rPr>
          <w:rFonts w:ascii="Times New Roman" w:eastAsia="宋体" w:hAnsi="Times New Roman" w:cs="Times New Roman"/>
          <w:kern w:val="0"/>
          <w:sz w:val="24"/>
          <w:szCs w:val="24"/>
        </w:rPr>
        <w:t>t</w:t>
      </w:r>
      <w:ins w:id="579" w:author="ThinkPad" w:date="2022-06-06T17:20:00Z">
        <w:r w:rsidR="00645875">
          <w:rPr>
            <w:rFonts w:ascii="Times New Roman" w:eastAsia="宋体" w:hAnsi="Times New Roman" w:cs="Times New Roman"/>
            <w:kern w:val="0"/>
            <w:sz w:val="24"/>
            <w:szCs w:val="24"/>
          </w:rPr>
          <w:t>e the</w:t>
        </w:r>
      </w:ins>
      <w:r>
        <w:rPr>
          <w:rFonts w:ascii="Times New Roman" w:eastAsia="宋体" w:hAnsi="Times New Roman" w:cs="Times New Roman"/>
          <w:kern w:val="0"/>
          <w:sz w:val="24"/>
          <w:szCs w:val="24"/>
        </w:rPr>
        <w:t xml:space="preserve"> consensus process. Block proposer might be </w:t>
      </w:r>
      <w:del w:id="580" w:author="ThinkPad" w:date="2022-06-06T17:21:00Z">
        <w:r w:rsidDel="00645875">
          <w:rPr>
            <w:rFonts w:ascii="Times New Roman" w:eastAsia="宋体" w:hAnsi="Times New Roman" w:cs="Times New Roman"/>
            <w:kern w:val="0"/>
            <w:sz w:val="24"/>
            <w:szCs w:val="24"/>
          </w:rPr>
          <w:delText xml:space="preserve">negative </w:delText>
        </w:r>
      </w:del>
      <w:ins w:id="581" w:author="ThinkPad" w:date="2022-06-06T17:21:00Z">
        <w:r w:rsidR="00645875">
          <w:rPr>
            <w:rFonts w:ascii="Times New Roman" w:eastAsia="宋体" w:hAnsi="Times New Roman" w:cs="Times New Roman"/>
            <w:kern w:val="0"/>
            <w:sz w:val="24"/>
            <w:szCs w:val="24"/>
          </w:rPr>
          <w:t>reluctant</w:t>
        </w:r>
        <w:r w:rsidR="0064587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in block generation due to high power consumption for </w:t>
      </w:r>
      <w:del w:id="582" w:author="ThinkPad" w:date="2022-06-06T17:21:00Z">
        <w:r w:rsidDel="00645875">
          <w:rPr>
            <w:rFonts w:ascii="Times New Roman" w:eastAsia="宋体" w:hAnsi="Times New Roman" w:cs="Times New Roman"/>
            <w:kern w:val="0"/>
            <w:sz w:val="24"/>
            <w:szCs w:val="24"/>
          </w:rPr>
          <w:delText xml:space="preserve">packing </w:delText>
        </w:r>
      </w:del>
      <w:r>
        <w:rPr>
          <w:rFonts w:ascii="Times New Roman" w:eastAsia="宋体" w:hAnsi="Times New Roman" w:cs="Times New Roman"/>
          <w:kern w:val="0"/>
          <w:sz w:val="24"/>
          <w:szCs w:val="24"/>
        </w:rPr>
        <w:t>block</w:t>
      </w:r>
      <w:ins w:id="583" w:author="ThinkPad" w:date="2022-06-06T17:21:00Z">
        <w:r w:rsidR="00645875" w:rsidRPr="00645875">
          <w:rPr>
            <w:rFonts w:ascii="Times New Roman" w:eastAsia="宋体" w:hAnsi="Times New Roman" w:cs="Times New Roman"/>
            <w:kern w:val="0"/>
            <w:sz w:val="24"/>
            <w:szCs w:val="24"/>
          </w:rPr>
          <w:t xml:space="preserve"> </w:t>
        </w:r>
        <w:r w:rsidR="00645875">
          <w:rPr>
            <w:rFonts w:ascii="Times New Roman" w:eastAsia="宋体" w:hAnsi="Times New Roman" w:cs="Times New Roman"/>
            <w:kern w:val="0"/>
            <w:sz w:val="24"/>
            <w:szCs w:val="24"/>
          </w:rPr>
          <w:t>packing</w:t>
        </w:r>
      </w:ins>
      <w:r>
        <w:rPr>
          <w:rFonts w:ascii="Times New Roman" w:eastAsia="宋体" w:hAnsi="Times New Roman" w:cs="Times New Roman"/>
          <w:kern w:val="0"/>
          <w:sz w:val="24"/>
          <w:szCs w:val="24"/>
        </w:rPr>
        <w:t xml:space="preserve"> and</w:t>
      </w:r>
      <w:ins w:id="584" w:author="ThinkPad" w:date="2022-06-06T17:21:00Z">
        <w:r w:rsidR="00645875">
          <w:rPr>
            <w:rFonts w:ascii="Times New Roman" w:eastAsia="宋体" w:hAnsi="Times New Roman" w:cs="Times New Roman"/>
            <w:kern w:val="0"/>
            <w:sz w:val="24"/>
            <w:szCs w:val="24"/>
          </w:rPr>
          <w:t xml:space="preserve"> its</w:t>
        </w:r>
      </w:ins>
      <w:r>
        <w:rPr>
          <w:rFonts w:ascii="Times New Roman" w:eastAsia="宋体" w:hAnsi="Times New Roman" w:cs="Times New Roman"/>
          <w:kern w:val="0"/>
          <w:sz w:val="24"/>
          <w:szCs w:val="24"/>
        </w:rPr>
        <w:t xml:space="preserve"> broadcasting</w:t>
      </w:r>
      <w:del w:id="585" w:author="ThinkPad" w:date="2022-06-06T17:21:00Z">
        <w:r w:rsidDel="00645875">
          <w:rPr>
            <w:rFonts w:ascii="Times New Roman" w:eastAsia="宋体" w:hAnsi="Times New Roman" w:cs="Times New Roman"/>
            <w:kern w:val="0"/>
            <w:sz w:val="24"/>
            <w:szCs w:val="24"/>
          </w:rPr>
          <w:delText xml:space="preserve"> it</w:delText>
        </w:r>
      </w:del>
      <w:r>
        <w:rPr>
          <w:rFonts w:ascii="Times New Roman" w:eastAsia="宋体" w:hAnsi="Times New Roman" w:cs="Times New Roman"/>
          <w:kern w:val="0"/>
          <w:sz w:val="24"/>
          <w:szCs w:val="24"/>
        </w:rPr>
        <w:t xml:space="preserve">.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w:t>
      </w:r>
      <w:del w:id="586" w:author="ThinkPad" w:date="2022-06-06T17:24:00Z">
        <w:r w:rsidDel="00433911">
          <w:rPr>
            <w:rFonts w:ascii="Times New Roman" w:eastAsia="宋体" w:hAnsi="Times New Roman" w:cs="Times New Roman"/>
            <w:kern w:val="0"/>
            <w:sz w:val="24"/>
            <w:szCs w:val="24"/>
          </w:rPr>
          <w:delText xml:space="preserve">of </w:delText>
        </w:r>
      </w:del>
      <w:ins w:id="587" w:author="ThinkPad" w:date="2022-06-06T17:24:00Z">
        <w:r w:rsidR="00433911">
          <w:rPr>
            <w:rFonts w:ascii="Times New Roman" w:eastAsia="宋体" w:hAnsi="Times New Roman" w:cs="Times New Roman"/>
            <w:kern w:val="0"/>
            <w:sz w:val="24"/>
            <w:szCs w:val="24"/>
          </w:rPr>
          <w:t>in</w:t>
        </w:r>
        <w:r w:rsidR="00433911">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valid blocks. In our incentive mechanism, part of the transaction fees is rewarded to block proposer, and the rest of transaction fees will be averagely distributed among the nodes whose partial signature shares are used to recover the full signature.</w:t>
      </w:r>
    </w:p>
    <w:p w14:paraId="5914BD9A" w14:textId="2D772C76" w:rsidR="00467850" w:rsidRPr="00E5221B"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package transactions as much as possible and generate valid blocks. </w:t>
      </w:r>
      <w:del w:id="588" w:author="ThinkPad" w:date="2022-06-06T17:25:00Z">
        <w:r w:rsidDel="00433911">
          <w:rPr>
            <w:rFonts w:ascii="Times New Roman" w:eastAsia="宋体" w:hAnsi="Times New Roman" w:cs="Times New Roman"/>
            <w:kern w:val="0"/>
            <w:sz w:val="24"/>
            <w:szCs w:val="24"/>
          </w:rPr>
          <w:delText>And t</w:delText>
        </w:r>
      </w:del>
      <w:ins w:id="589" w:author="ThinkPad" w:date="2022-06-06T17:25:00Z">
        <w:r w:rsidR="00433911">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he rest</w:t>
      </w:r>
      <w:del w:id="590" w:author="ThinkPad" w:date="2022-06-06T17:25:00Z">
        <w:r w:rsidDel="00433911">
          <w:rPr>
            <w:rFonts w:ascii="Times New Roman" w:eastAsia="宋体" w:hAnsi="Times New Roman" w:cs="Times New Roman"/>
            <w:kern w:val="0"/>
            <w:sz w:val="24"/>
            <w:szCs w:val="24"/>
          </w:rPr>
          <w:delText xml:space="preserve"> of</w:delText>
        </w:r>
      </w:del>
      <w:ins w:id="591" w:author="ThinkPad" w:date="2022-06-06T17:25:00Z">
        <w:r w:rsidR="00433911">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fees will be shared </w:t>
      </w:r>
      <w:del w:id="592" w:author="ThinkPad" w:date="2022-06-06T17:25:00Z">
        <w:r w:rsidDel="00433911">
          <w:rPr>
            <w:rFonts w:ascii="Times New Roman" w:eastAsia="宋体" w:hAnsi="Times New Roman" w:cs="Times New Roman"/>
            <w:kern w:val="0"/>
            <w:sz w:val="24"/>
            <w:szCs w:val="24"/>
          </w:rPr>
          <w:delText xml:space="preserve">by </w:delText>
        </w:r>
      </w:del>
      <w:ins w:id="593" w:author="ThinkPad" w:date="2022-06-06T17:25:00Z">
        <w:r w:rsidR="00433911">
          <w:rPr>
            <w:rFonts w:ascii="Times New Roman" w:eastAsia="宋体" w:hAnsi="Times New Roman" w:cs="Times New Roman"/>
            <w:kern w:val="0"/>
            <w:sz w:val="24"/>
            <w:szCs w:val="24"/>
          </w:rPr>
          <w:t>among</w:t>
        </w:r>
        <w:r w:rsidR="00433911">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those nodes who have the smallest average timestamps of partial signature shares, which are used to recover the full signature. 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different partial signature shares can recover the same full signature. We only reward a set of consensus nodes that have signed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Pr="00C65692">
        <w:rPr>
          <w:rFonts w:ascii="Times New Roman" w:eastAsia="宋体" w:hAnsi="Times New Roman" w:cs="Times New Roman" w:hint="eastAsia"/>
          <w:kern w:val="0"/>
          <w:sz w:val="24"/>
          <w:szCs w:val="24"/>
        </w:rPr>
        <w:t xml:space="preserve"> </w:t>
      </w:r>
      <w:r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Pr="00C65692">
        <w:rPr>
          <w:rFonts w:ascii="Times New Roman" w:eastAsia="宋体" w:hAnsi="Times New Roman" w:cs="Times New Roman" w:hint="eastAsia"/>
          <w:kern w:val="0"/>
          <w:sz w:val="24"/>
          <w:szCs w:val="24"/>
        </w:rPr>
        <w:t xml:space="preserve"> </w:t>
      </w:r>
      <w:r w:rsidRPr="00C65692">
        <w:rPr>
          <w:rFonts w:ascii="Times New Roman" w:eastAsia="宋体" w:hAnsi="Times New Roman" w:cs="Times New Roman"/>
          <w:kern w:val="0"/>
          <w:sz w:val="24"/>
          <w:szCs w:val="24"/>
        </w:rPr>
        <w:t>be the set of partial signature</w:t>
      </w:r>
      <w:r>
        <w:rPr>
          <w:rFonts w:ascii="Times New Roman" w:eastAsia="宋体" w:hAnsi="Times New Roman" w:cs="Times New Roman"/>
          <w:kern w:val="0"/>
          <w:sz w:val="24"/>
          <w:szCs w:val="24"/>
        </w:rPr>
        <w:t xml:space="preserve"> share</w:t>
      </w:r>
      <w:r w:rsidRPr="00C65692">
        <w:rPr>
          <w:rFonts w:ascii="Times New Roman" w:eastAsia="宋体" w:hAnsi="Times New Roman" w:cs="Times New Roman"/>
          <w:kern w:val="0"/>
          <w:sz w:val="24"/>
          <w:szCs w:val="24"/>
        </w:rPr>
        <w:t xml:space="preserve">s and the set of </w:t>
      </w:r>
      <w:r>
        <w:rPr>
          <w:rFonts w:ascii="Times New Roman" w:eastAsia="宋体" w:hAnsi="Times New Roman" w:cs="Times New Roman"/>
          <w:kern w:val="0"/>
          <w:sz w:val="24"/>
          <w:szCs w:val="24"/>
        </w:rPr>
        <w:t xml:space="preserve">corresponding </w:t>
      </w:r>
      <w:r w:rsidRPr="00C65692">
        <w:rPr>
          <w:rFonts w:ascii="Times New Roman" w:eastAsia="宋体" w:hAnsi="Times New Roman" w:cs="Times New Roman"/>
          <w:kern w:val="0"/>
          <w:sz w:val="24"/>
          <w:szCs w:val="24"/>
        </w:rPr>
        <w:t>timestamps, respectively.</w:t>
      </w:r>
      <w:r>
        <w:rPr>
          <w:rFonts w:ascii="Times New Roman" w:eastAsia="宋体" w:hAnsi="Times New Roman" w:cs="Times New Roman"/>
          <w:kern w:val="0"/>
          <w:sz w:val="24"/>
          <w:szCs w:val="24"/>
        </w:rPr>
        <w:t xml:space="preserve"> Assuming there are two different partial signature shares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corresponding timestamps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Pr="00C65692">
        <w:rPr>
          <w:rFonts w:ascii="Times New Roman" w:eastAsia="宋体" w:hAnsi="Times New Roman" w:cs="Times New Roman"/>
          <w:kern w:val="0"/>
          <w:sz w:val="24"/>
          <w:szCs w:val="24"/>
        </w:rPr>
        <w:t xml:space="preserve"> </w:t>
      </w:r>
      <w:r w:rsidRPr="00C65692">
        <w:rPr>
          <w:rFonts w:ascii="Times New Roman" w:eastAsia="宋体" w:hAnsi="Times New Roman" w:cs="Times New Roman" w:hint="eastAsia"/>
          <w:kern w:val="0"/>
          <w:sz w:val="24"/>
          <w:szCs w:val="24"/>
        </w:rPr>
        <w:t>a</w:t>
      </w:r>
      <w:r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 average timestamps of the two sets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Pr>
          <w:rFonts w:ascii="Times New Roman" w:eastAsia="宋体" w:hAnsi="Times New Roman" w:cs="Times New Roman"/>
          <w:kern w:val="0"/>
          <w:sz w:val="24"/>
          <w:szCs w:val="24"/>
        </w:rPr>
        <w:t xml:space="preserve">  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Pr="0054719B">
        <w:rPr>
          <w:rFonts w:ascii="Times New Roman" w:eastAsia="宋体" w:hAnsi="Times New Roman" w:cs="Times New Roman" w:hint="eastAsia"/>
          <w:kern w:val="0"/>
          <w:sz w:val="24"/>
          <w:szCs w:val="24"/>
        </w:rPr>
        <w:t>.</w:t>
      </w:r>
      <w:r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Pr="0054719B">
        <w:rPr>
          <w:rFonts w:ascii="Times New Roman" w:eastAsia="宋体" w:hAnsi="Times New Roman" w:cs="Times New Roman" w:hint="eastAsia"/>
          <w:kern w:val="0"/>
          <w:sz w:val="24"/>
          <w:szCs w:val="24"/>
        </w:rPr>
        <w:t>,</w:t>
      </w:r>
      <w:r w:rsidRPr="0054719B">
        <w:rPr>
          <w:rFonts w:ascii="Times New Roman" w:eastAsia="宋体" w:hAnsi="Times New Roman" w:cs="Times New Roman"/>
          <w:kern w:val="0"/>
          <w:sz w:val="24"/>
          <w:szCs w:val="24"/>
        </w:rPr>
        <w:t xml:space="preserve"> then consensus nodes whose partial signatures </w:t>
      </w:r>
      <w:r>
        <w:rPr>
          <w:rFonts w:ascii="Times New Roman" w:eastAsia="宋体" w:hAnsi="Times New Roman" w:cs="Times New Roman"/>
          <w:kern w:val="0"/>
          <w:sz w:val="24"/>
          <w:szCs w:val="24"/>
        </w:rPr>
        <w:t xml:space="preserve">are </w:t>
      </w:r>
      <w:r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will share the reward.</w:t>
      </w:r>
      <w:ins w:id="594" w:author="ThinkPad" w:date="2022-06-06T17:27:00Z">
        <w:r w:rsidR="00433911">
          <w:rPr>
            <w:rFonts w:ascii="Times New Roman" w:eastAsia="宋体" w:hAnsi="Times New Roman" w:cs="Times New Roman"/>
            <w:kern w:val="0"/>
            <w:sz w:val="24"/>
            <w:szCs w:val="24"/>
          </w:rPr>
          <w:t xml:space="preserve"> </w:t>
        </w:r>
        <w:r w:rsidR="00433911" w:rsidRPr="00433911">
          <w:rPr>
            <w:rFonts w:ascii="Times New Roman" w:eastAsia="宋体" w:hAnsi="Times New Roman" w:cs="Times New Roman"/>
            <w:kern w:val="0"/>
            <w:sz w:val="24"/>
            <w:szCs w:val="24"/>
            <w:highlight w:val="yellow"/>
            <w:rPrChange w:id="595" w:author="ThinkPad" w:date="2022-06-06T17:28:00Z">
              <w:rPr>
                <w:rFonts w:ascii="Times New Roman" w:eastAsia="宋体" w:hAnsi="Times New Roman" w:cs="Times New Roman"/>
                <w:kern w:val="0"/>
                <w:sz w:val="24"/>
                <w:szCs w:val="24"/>
              </w:rPr>
            </w:rPrChange>
          </w:rPr>
          <w:t>[</w:t>
        </w:r>
      </w:ins>
      <w:ins w:id="596" w:author="ThinkPad" w:date="2022-06-06T17:28:00Z">
        <w:r w:rsidR="00433911" w:rsidRPr="00433911">
          <w:rPr>
            <w:rFonts w:ascii="Times New Roman" w:eastAsia="宋体" w:hAnsi="Times New Roman" w:cs="Times New Roman" w:hint="eastAsia"/>
            <w:kern w:val="0"/>
            <w:sz w:val="24"/>
            <w:szCs w:val="24"/>
            <w:highlight w:val="yellow"/>
            <w:rPrChange w:id="597" w:author="ThinkPad" w:date="2022-06-06T17:28:00Z">
              <w:rPr>
                <w:rFonts w:ascii="Times New Roman" w:eastAsia="宋体" w:hAnsi="Times New Roman" w:cs="Times New Roman" w:hint="eastAsia"/>
                <w:kern w:val="0"/>
                <w:sz w:val="24"/>
                <w:szCs w:val="24"/>
              </w:rPr>
            </w:rPrChange>
          </w:rPr>
          <w:t>应该不是这样的，每组需要</w:t>
        </w:r>
      </w:ins>
      <w:ins w:id="598" w:author="ThinkPad" w:date="2022-06-06T17:30:00Z">
        <w:r w:rsidR="007945D4">
          <w:rPr>
            <w:rFonts w:ascii="Times New Roman" w:eastAsia="宋体" w:hAnsi="Times New Roman" w:cs="Times New Roman" w:hint="eastAsia"/>
            <w:kern w:val="0"/>
            <w:sz w:val="24"/>
            <w:szCs w:val="24"/>
            <w:highlight w:val="yellow"/>
          </w:rPr>
          <w:t>ex</w:t>
        </w:r>
        <w:r w:rsidR="007945D4">
          <w:rPr>
            <w:rFonts w:ascii="Times New Roman" w:eastAsia="宋体" w:hAnsi="Times New Roman" w:cs="Times New Roman"/>
            <w:kern w:val="0"/>
            <w:sz w:val="24"/>
            <w:szCs w:val="24"/>
            <w:highlight w:val="yellow"/>
          </w:rPr>
          <w:t xml:space="preserve">actly </w:t>
        </w:r>
      </w:ins>
      <m:oMath>
        <m:r>
          <w:ins w:id="599" w:author="ThinkPad" w:date="2022-06-06T17:28:00Z">
            <m:rPr>
              <m:sty m:val="p"/>
            </m:rPr>
            <w:rPr>
              <w:rFonts w:ascii="Cambria Math" w:eastAsia="宋体" w:hAnsi="Cambria Math" w:cs="Times New Roman"/>
              <w:kern w:val="0"/>
              <w:sz w:val="24"/>
              <w:szCs w:val="24"/>
              <w:highlight w:val="yellow"/>
              <w:rPrChange w:id="600" w:author="ThinkPad" w:date="2022-06-06T17:28:00Z">
                <w:rPr>
                  <w:rFonts w:ascii="Cambria Math" w:eastAsia="宋体" w:hAnsi="Cambria Math" w:cs="Times New Roman"/>
                  <w:kern w:val="0"/>
                  <w:sz w:val="24"/>
                  <w:szCs w:val="24"/>
                </w:rPr>
              </w:rPrChange>
            </w:rPr>
            <m:t>⌈</m:t>
          </w:ins>
        </m:r>
        <m:f>
          <m:fPr>
            <m:ctrlPr>
              <w:ins w:id="601" w:author="ThinkPad" w:date="2022-06-06T17:28:00Z">
                <w:rPr>
                  <w:rFonts w:ascii="Cambria Math" w:eastAsia="宋体" w:hAnsi="Cambria Math" w:cs="Times New Roman"/>
                  <w:kern w:val="0"/>
                  <w:sz w:val="24"/>
                  <w:szCs w:val="24"/>
                  <w:highlight w:val="yellow"/>
                  <w:rPrChange w:id="602" w:author="ThinkPad" w:date="2022-06-06T17:28:00Z">
                    <w:rPr>
                      <w:rFonts w:ascii="Cambria Math" w:eastAsia="宋体" w:hAnsi="Cambria Math" w:cs="Times New Roman"/>
                      <w:kern w:val="0"/>
                      <w:sz w:val="24"/>
                      <w:szCs w:val="24"/>
                    </w:rPr>
                  </w:rPrChange>
                </w:rPr>
              </w:ins>
            </m:ctrlPr>
          </m:fPr>
          <m:num>
            <m:r>
              <w:ins w:id="603" w:author="ThinkPad" w:date="2022-06-06T17:28:00Z">
                <w:rPr>
                  <w:rFonts w:ascii="Cambria Math" w:eastAsia="宋体" w:hAnsi="Cambria Math" w:cs="Times New Roman"/>
                  <w:kern w:val="0"/>
                  <w:sz w:val="24"/>
                  <w:szCs w:val="24"/>
                  <w:highlight w:val="yellow"/>
                  <w:rPrChange w:id="604" w:author="ThinkPad" w:date="2022-06-06T17:28:00Z">
                    <w:rPr>
                      <w:rFonts w:ascii="Cambria Math" w:eastAsia="宋体" w:hAnsi="Cambria Math" w:cs="Times New Roman"/>
                      <w:kern w:val="0"/>
                      <w:sz w:val="24"/>
                      <w:szCs w:val="24"/>
                    </w:rPr>
                  </w:rPrChange>
                </w:rPr>
                <m:t>N+1</m:t>
              </w:ins>
            </m:r>
          </m:num>
          <m:den>
            <m:r>
              <w:ins w:id="605" w:author="ThinkPad" w:date="2022-06-06T17:28:00Z">
                <m:rPr>
                  <m:sty m:val="p"/>
                </m:rPr>
                <w:rPr>
                  <w:rFonts w:ascii="Cambria Math" w:eastAsia="宋体" w:hAnsi="Cambria Math" w:cs="Times New Roman"/>
                  <w:kern w:val="0"/>
                  <w:sz w:val="24"/>
                  <w:szCs w:val="24"/>
                  <w:highlight w:val="yellow"/>
                  <w:rPrChange w:id="606" w:author="ThinkPad" w:date="2022-06-06T17:28:00Z">
                    <w:rPr>
                      <w:rFonts w:ascii="Cambria Math" w:eastAsia="宋体" w:hAnsi="Cambria Math" w:cs="Times New Roman"/>
                      <w:kern w:val="0"/>
                      <w:sz w:val="24"/>
                      <w:szCs w:val="24"/>
                    </w:rPr>
                  </w:rPrChange>
                </w:rPr>
                <m:t>2</m:t>
              </w:ins>
            </m:r>
          </m:den>
        </m:f>
        <m:r>
          <w:ins w:id="607" w:author="ThinkPad" w:date="2022-06-06T17:28:00Z">
            <m:rPr>
              <m:sty m:val="p"/>
            </m:rPr>
            <w:rPr>
              <w:rFonts w:ascii="Cambria Math" w:eastAsia="宋体" w:hAnsi="Cambria Math" w:cs="Times New Roman"/>
              <w:kern w:val="0"/>
              <w:sz w:val="24"/>
              <w:szCs w:val="24"/>
              <w:highlight w:val="yellow"/>
              <w:rPrChange w:id="608" w:author="ThinkPad" w:date="2022-06-06T17:28:00Z">
                <w:rPr>
                  <w:rFonts w:ascii="Cambria Math" w:eastAsia="宋体" w:hAnsi="Cambria Math" w:cs="Times New Roman"/>
                  <w:kern w:val="0"/>
                  <w:sz w:val="24"/>
                  <w:szCs w:val="24"/>
                </w:rPr>
              </w:rPrChange>
            </w:rPr>
            <m:t>⌉</m:t>
          </w:ins>
        </m:r>
      </m:oMath>
      <w:ins w:id="609" w:author="ThinkPad" w:date="2022-06-06T17:28:00Z">
        <w:r w:rsidR="00433911" w:rsidRPr="00433911">
          <w:rPr>
            <w:rFonts w:ascii="Times New Roman" w:eastAsia="宋体" w:hAnsi="Times New Roman" w:cs="Times New Roman" w:hint="eastAsia"/>
            <w:kern w:val="0"/>
            <w:sz w:val="24"/>
            <w:szCs w:val="24"/>
            <w:highlight w:val="yellow"/>
            <w:rPrChange w:id="610" w:author="ThinkPad" w:date="2022-06-06T17:28:00Z">
              <w:rPr>
                <w:rFonts w:ascii="Times New Roman" w:eastAsia="宋体" w:hAnsi="Times New Roman" w:cs="Times New Roman" w:hint="eastAsia"/>
                <w:kern w:val="0"/>
                <w:sz w:val="24"/>
                <w:szCs w:val="24"/>
              </w:rPr>
            </w:rPrChange>
          </w:rPr>
          <w:t>个</w:t>
        </w:r>
        <w:r w:rsidR="00433911" w:rsidRPr="00433911">
          <w:rPr>
            <w:rFonts w:ascii="Times New Roman" w:eastAsia="宋体" w:hAnsi="Times New Roman" w:cs="Times New Roman"/>
            <w:kern w:val="0"/>
            <w:sz w:val="24"/>
            <w:szCs w:val="24"/>
            <w:highlight w:val="yellow"/>
            <w:rPrChange w:id="611" w:author="ThinkPad" w:date="2022-06-06T17:28:00Z">
              <w:rPr>
                <w:rFonts w:ascii="Times New Roman" w:eastAsia="宋体" w:hAnsi="Times New Roman" w:cs="Times New Roman"/>
                <w:kern w:val="0"/>
                <w:sz w:val="24"/>
                <w:szCs w:val="24"/>
              </w:rPr>
            </w:rPrChange>
          </w:rPr>
          <w:t>partial signature shares</w:t>
        </w:r>
        <w:r w:rsidR="00433911" w:rsidRPr="00433911">
          <w:rPr>
            <w:rFonts w:ascii="Times New Roman" w:eastAsia="宋体" w:hAnsi="Times New Roman" w:cs="Times New Roman"/>
            <w:kern w:val="0"/>
            <w:sz w:val="24"/>
            <w:szCs w:val="24"/>
            <w:highlight w:val="yellow"/>
            <w:rPrChange w:id="612" w:author="ThinkPad" w:date="2022-06-06T17:28:00Z">
              <w:rPr>
                <w:rFonts w:ascii="Times New Roman" w:eastAsia="宋体" w:hAnsi="Times New Roman" w:cs="Times New Roman"/>
                <w:kern w:val="0"/>
                <w:sz w:val="24"/>
                <w:szCs w:val="24"/>
              </w:rPr>
            </w:rPrChange>
          </w:rPr>
          <w:t xml:space="preserve">, </w:t>
        </w:r>
        <w:r w:rsidR="00433911" w:rsidRPr="00433911">
          <w:rPr>
            <w:rFonts w:ascii="Times New Roman" w:eastAsia="宋体" w:hAnsi="Times New Roman" w:cs="Times New Roman" w:hint="eastAsia"/>
            <w:kern w:val="0"/>
            <w:sz w:val="24"/>
            <w:szCs w:val="24"/>
            <w:highlight w:val="yellow"/>
            <w:rPrChange w:id="613" w:author="ThinkPad" w:date="2022-06-06T17:28:00Z">
              <w:rPr>
                <w:rFonts w:ascii="Times New Roman" w:eastAsia="宋体" w:hAnsi="Times New Roman" w:cs="Times New Roman" w:hint="eastAsia"/>
                <w:kern w:val="0"/>
                <w:sz w:val="24"/>
                <w:szCs w:val="24"/>
              </w:rPr>
            </w:rPrChange>
          </w:rPr>
          <w:t>所以每组的数目应该都是相等的，</w:t>
        </w:r>
      </w:ins>
      <w:ins w:id="614" w:author="ThinkPad" w:date="2022-06-06T17:31:00Z">
        <w:r w:rsidR="007945D4">
          <w:rPr>
            <w:rFonts w:ascii="Times New Roman" w:eastAsia="宋体" w:hAnsi="Times New Roman" w:cs="Times New Roman" w:hint="eastAsia"/>
            <w:kern w:val="0"/>
            <w:sz w:val="24"/>
            <w:szCs w:val="24"/>
            <w:highlight w:val="yellow"/>
          </w:rPr>
          <w:t>多了的话，应该只需要时戳靠前的</w:t>
        </w:r>
      </w:ins>
      <m:oMath>
        <m:r>
          <w:ins w:id="615" w:author="ThinkPad" w:date="2022-06-06T17:31:00Z">
            <m:rPr>
              <m:sty m:val="p"/>
            </m:rPr>
            <w:rPr>
              <w:rFonts w:ascii="Cambria Math" w:eastAsia="宋体" w:hAnsi="Cambria Math" w:cs="Times New Roman"/>
              <w:kern w:val="0"/>
              <w:sz w:val="24"/>
              <w:szCs w:val="24"/>
              <w:highlight w:val="yellow"/>
            </w:rPr>
            <m:t>⌈</m:t>
          </w:ins>
        </m:r>
        <m:f>
          <m:fPr>
            <m:ctrlPr>
              <w:ins w:id="616" w:author="ThinkPad" w:date="2022-06-06T17:31:00Z">
                <w:rPr>
                  <w:rFonts w:ascii="Cambria Math" w:eastAsia="宋体" w:hAnsi="Cambria Math" w:cs="Times New Roman"/>
                  <w:kern w:val="0"/>
                  <w:sz w:val="24"/>
                  <w:szCs w:val="24"/>
                  <w:highlight w:val="yellow"/>
                </w:rPr>
              </w:ins>
            </m:ctrlPr>
          </m:fPr>
          <m:num>
            <m:r>
              <w:ins w:id="617" w:author="ThinkPad" w:date="2022-06-06T17:31:00Z">
                <w:rPr>
                  <w:rFonts w:ascii="Cambria Math" w:eastAsia="宋体" w:hAnsi="Cambria Math" w:cs="Times New Roman"/>
                  <w:kern w:val="0"/>
                  <w:sz w:val="24"/>
                  <w:szCs w:val="24"/>
                  <w:highlight w:val="yellow"/>
                </w:rPr>
                <m:t>N+1</m:t>
              </w:ins>
            </m:r>
          </m:num>
          <m:den>
            <m:r>
              <w:ins w:id="618" w:author="ThinkPad" w:date="2022-06-06T17:31:00Z">
                <m:rPr>
                  <m:sty m:val="p"/>
                </m:rPr>
                <w:rPr>
                  <w:rFonts w:ascii="Cambria Math" w:eastAsia="宋体" w:hAnsi="Cambria Math" w:cs="Times New Roman"/>
                  <w:kern w:val="0"/>
                  <w:sz w:val="24"/>
                  <w:szCs w:val="24"/>
                  <w:highlight w:val="yellow"/>
                </w:rPr>
                <m:t>2</m:t>
              </w:ins>
            </m:r>
          </m:den>
        </m:f>
        <m:r>
          <w:ins w:id="619" w:author="ThinkPad" w:date="2022-06-06T17:31:00Z">
            <m:rPr>
              <m:sty m:val="p"/>
            </m:rPr>
            <w:rPr>
              <w:rFonts w:ascii="Cambria Math" w:eastAsia="宋体" w:hAnsi="Cambria Math" w:cs="Times New Roman"/>
              <w:kern w:val="0"/>
              <w:sz w:val="24"/>
              <w:szCs w:val="24"/>
              <w:highlight w:val="yellow"/>
            </w:rPr>
            <m:t>⌉</m:t>
          </w:ins>
        </m:r>
      </m:oMath>
      <w:ins w:id="620" w:author="ThinkPad" w:date="2022-06-06T17:31:00Z">
        <w:r w:rsidR="007945D4" w:rsidRPr="00651E58">
          <w:rPr>
            <w:rFonts w:ascii="Times New Roman" w:eastAsia="宋体" w:hAnsi="Times New Roman" w:cs="Times New Roman" w:hint="eastAsia"/>
            <w:kern w:val="0"/>
            <w:sz w:val="24"/>
            <w:szCs w:val="24"/>
            <w:highlight w:val="yellow"/>
          </w:rPr>
          <w:t>个</w:t>
        </w:r>
        <w:r w:rsidR="007945D4">
          <w:rPr>
            <w:rFonts w:ascii="Times New Roman" w:eastAsia="宋体" w:hAnsi="Times New Roman" w:cs="Times New Roman" w:hint="eastAsia"/>
            <w:kern w:val="0"/>
            <w:sz w:val="24"/>
            <w:szCs w:val="24"/>
            <w:highlight w:val="yellow"/>
          </w:rPr>
          <w:t>,</w:t>
        </w:r>
        <w:r w:rsidR="007945D4">
          <w:rPr>
            <w:rFonts w:ascii="Times New Roman" w:eastAsia="宋体" w:hAnsi="Times New Roman" w:cs="Times New Roman"/>
            <w:kern w:val="0"/>
            <w:sz w:val="24"/>
            <w:szCs w:val="24"/>
            <w:highlight w:val="yellow"/>
          </w:rPr>
          <w:t xml:space="preserve"> </w:t>
        </w:r>
      </w:ins>
      <w:ins w:id="621" w:author="ThinkPad" w:date="2022-06-06T17:32:00Z">
        <w:r w:rsidR="00CB67DE">
          <w:rPr>
            <w:rFonts w:ascii="Times New Roman" w:eastAsia="宋体" w:hAnsi="Times New Roman" w:cs="Times New Roman" w:hint="eastAsia"/>
            <w:kern w:val="0"/>
            <w:sz w:val="24"/>
            <w:szCs w:val="24"/>
            <w:highlight w:val="yellow"/>
          </w:rPr>
          <w:t>再加</w:t>
        </w:r>
      </w:ins>
      <w:ins w:id="622" w:author="ThinkPad" w:date="2022-06-06T17:28:00Z">
        <w:r w:rsidR="00433911" w:rsidRPr="00433911">
          <w:rPr>
            <w:rFonts w:ascii="Times New Roman" w:eastAsia="宋体" w:hAnsi="Times New Roman" w:cs="Times New Roman" w:hint="eastAsia"/>
            <w:kern w:val="0"/>
            <w:sz w:val="24"/>
            <w:szCs w:val="24"/>
            <w:highlight w:val="yellow"/>
            <w:rPrChange w:id="623" w:author="ThinkPad" w:date="2022-06-06T17:28:00Z">
              <w:rPr>
                <w:rFonts w:ascii="Times New Roman" w:eastAsia="宋体" w:hAnsi="Times New Roman" w:cs="Times New Roman" w:hint="eastAsia"/>
                <w:kern w:val="0"/>
                <w:sz w:val="24"/>
                <w:szCs w:val="24"/>
              </w:rPr>
            </w:rPrChange>
          </w:rPr>
          <w:t>后面的</w:t>
        </w:r>
      </w:ins>
      <w:ins w:id="624" w:author="ThinkPad" w:date="2022-06-06T17:32:00Z">
        <w:r w:rsidR="00CB67DE">
          <w:rPr>
            <w:rFonts w:ascii="Times New Roman" w:eastAsia="宋体" w:hAnsi="Times New Roman" w:cs="Times New Roman" w:hint="eastAsia"/>
            <w:kern w:val="0"/>
            <w:sz w:val="24"/>
            <w:szCs w:val="24"/>
            <w:highlight w:val="yellow"/>
          </w:rPr>
          <w:t>，只会起副作用</w:t>
        </w:r>
      </w:ins>
      <w:ins w:id="625" w:author="ThinkPad" w:date="2022-06-06T17:28:00Z">
        <w:r w:rsidR="00433911" w:rsidRPr="00433911">
          <w:rPr>
            <w:rFonts w:ascii="Times New Roman" w:eastAsia="宋体" w:hAnsi="Times New Roman" w:cs="Times New Roman" w:hint="eastAsia"/>
            <w:kern w:val="0"/>
            <w:sz w:val="24"/>
            <w:szCs w:val="24"/>
            <w:highlight w:val="yellow"/>
            <w:rPrChange w:id="626" w:author="ThinkPad" w:date="2022-06-06T17:28:00Z">
              <w:rPr>
                <w:rFonts w:ascii="Times New Roman" w:eastAsia="宋体" w:hAnsi="Times New Roman" w:cs="Times New Roman" w:hint="eastAsia"/>
                <w:kern w:val="0"/>
                <w:sz w:val="24"/>
                <w:szCs w:val="24"/>
              </w:rPr>
            </w:rPrChange>
          </w:rPr>
          <w:t>.</w:t>
        </w:r>
      </w:ins>
      <w:ins w:id="627" w:author="ThinkPad" w:date="2022-06-06T17:27:00Z">
        <w:r w:rsidR="00433911" w:rsidRPr="00433911">
          <w:rPr>
            <w:rFonts w:ascii="Times New Roman" w:eastAsia="宋体" w:hAnsi="Times New Roman" w:cs="Times New Roman"/>
            <w:kern w:val="0"/>
            <w:sz w:val="24"/>
            <w:szCs w:val="24"/>
            <w:highlight w:val="yellow"/>
            <w:rPrChange w:id="628" w:author="ThinkPad" w:date="2022-06-06T17:28: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This incentive mechanism not only </w:t>
      </w:r>
      <w:r>
        <w:rPr>
          <w:rFonts w:ascii="Times New Roman" w:eastAsia="宋体" w:hAnsi="Times New Roman" w:cs="Times New Roman"/>
          <w:kern w:val="0"/>
          <w:sz w:val="24"/>
          <w:szCs w:val="24"/>
        </w:rPr>
        <w:lastRenderedPageBreak/>
        <w:t xml:space="preserve">encourages nodes to generate and verify block and generate partial signature, but also motivates nodes to broadcast partial signature and full signature </w:t>
      </w:r>
      <w:r w:rsidRPr="00475B90">
        <w:rPr>
          <w:rFonts w:ascii="Times New Roman" w:eastAsia="宋体" w:hAnsi="Times New Roman" w:cs="Times New Roman"/>
          <w:kern w:val="0"/>
          <w:sz w:val="24"/>
          <w:szCs w:val="24"/>
          <w:highlight w:val="yellow"/>
          <w:rPrChange w:id="629" w:author="ThinkPad" w:date="2022-06-06T17:33:00Z">
            <w:rPr>
              <w:rFonts w:ascii="Times New Roman" w:eastAsia="宋体" w:hAnsi="Times New Roman" w:cs="Times New Roman"/>
              <w:kern w:val="0"/>
              <w:sz w:val="24"/>
              <w:szCs w:val="24"/>
            </w:rPr>
          </w:rPrChange>
        </w:rPr>
        <w:t>as soon as possible</w:t>
      </w:r>
      <w:r>
        <w:rPr>
          <w:rFonts w:ascii="Times New Roman" w:eastAsia="宋体" w:hAnsi="Times New Roman" w:cs="Times New Roman"/>
          <w:kern w:val="0"/>
          <w:sz w:val="24"/>
          <w:szCs w:val="24"/>
        </w:rPr>
        <w:t>.</w:t>
      </w:r>
      <w:ins w:id="630" w:author="ThinkPad" w:date="2022-06-06T17:33:00Z">
        <w:r w:rsidR="00475B90">
          <w:rPr>
            <w:rFonts w:ascii="Times New Roman" w:eastAsia="宋体" w:hAnsi="Times New Roman" w:cs="Times New Roman"/>
            <w:kern w:val="0"/>
            <w:sz w:val="24"/>
            <w:szCs w:val="24"/>
          </w:rPr>
          <w:t xml:space="preserve"> </w:t>
        </w:r>
      </w:ins>
      <w:del w:id="631" w:author="ThinkPad" w:date="2022-06-06T21:10:00Z">
        <w:r w:rsidDel="00CF5634">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The earlier the signature broadcasting, the higher the chance being rewarded. In this way, the performance of blockchain system will be improved.</w:t>
      </w:r>
    </w:p>
    <w:p w14:paraId="0BBAB090" w14:textId="7BC00F4F" w:rsidR="00467850" w:rsidRPr="00D63FC5" w:rsidRDefault="00467850" w:rsidP="00467850">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w:t>
      </w:r>
      <w:del w:id="632" w:author="ThinkPad" w:date="2022-06-06T17:34:00Z">
        <w:r w:rsidDel="00450A9C">
          <w:rPr>
            <w:rFonts w:ascii="Times New Roman" w:eastAsia="宋体" w:hAnsi="Times New Roman" w:cs="Times New Roman"/>
            <w:kern w:val="0"/>
            <w:sz w:val="24"/>
            <w:szCs w:val="24"/>
          </w:rPr>
          <w:delText xml:space="preserve">usually </w:delText>
        </w:r>
      </w:del>
      <w:r>
        <w:rPr>
          <w:rFonts w:ascii="Times New Roman" w:eastAsia="宋体" w:hAnsi="Times New Roman" w:cs="Times New Roman"/>
          <w:kern w:val="0"/>
          <w:sz w:val="24"/>
          <w:szCs w:val="24"/>
        </w:rPr>
        <w:t xml:space="preserve">generates invalid block or not generate any block before timeout; 2) node </w:t>
      </w:r>
      <w:del w:id="633" w:author="ThinkPad" w:date="2022-06-06T17:34:00Z">
        <w:r w:rsidDel="00450A9C">
          <w:rPr>
            <w:rFonts w:ascii="Times New Roman" w:eastAsia="宋体" w:hAnsi="Times New Roman" w:cs="Times New Roman"/>
            <w:kern w:val="0"/>
            <w:sz w:val="24"/>
            <w:szCs w:val="24"/>
          </w:rPr>
          <w:delText xml:space="preserve">usually </w:delText>
        </w:r>
      </w:del>
      <w:r>
        <w:rPr>
          <w:rFonts w:ascii="Times New Roman" w:eastAsia="宋体" w:hAnsi="Times New Roman" w:cs="Times New Roman"/>
          <w:kern w:val="0"/>
          <w:sz w:val="24"/>
          <w:szCs w:val="24"/>
        </w:rPr>
        <w:t xml:space="preserve">sends invalid signature or garbage messages in block verification and finalization phase. Irrational nodes may harm others without benefiting themselves. A punishment mechanism is necessary to restrict the malicious behaviors of consensus nodes. In SWIB, </w:t>
      </w:r>
      <w:ins w:id="634" w:author="ThinkPad" w:date="2022-06-06T21:11:00Z">
        <w:r w:rsidR="00CF5634">
          <w:rPr>
            <w:rFonts w:ascii="Times New Roman" w:eastAsia="宋体" w:hAnsi="Times New Roman" w:cs="Times New Roman"/>
            <w:kern w:val="0"/>
            <w:sz w:val="24"/>
            <w:szCs w:val="24"/>
          </w:rPr>
          <w:t xml:space="preserve">the </w:t>
        </w:r>
      </w:ins>
      <w:r w:rsidRPr="00450A9C">
        <w:rPr>
          <w:rFonts w:ascii="Times New Roman" w:eastAsia="宋体" w:hAnsi="Times New Roman" w:cs="Times New Roman"/>
          <w:kern w:val="0"/>
          <w:sz w:val="24"/>
          <w:szCs w:val="24"/>
          <w:highlight w:val="yellow"/>
          <w:rPrChange w:id="635" w:author="ThinkPad" w:date="2022-06-06T17:36:00Z">
            <w:rPr>
              <w:rFonts w:ascii="Times New Roman" w:eastAsia="宋体" w:hAnsi="Times New Roman" w:cs="Times New Roman"/>
              <w:kern w:val="0"/>
              <w:sz w:val="24"/>
              <w:szCs w:val="24"/>
            </w:rPr>
          </w:rPrChange>
        </w:rPr>
        <w:t xml:space="preserve">active time determines </w:t>
      </w:r>
      <w:del w:id="636" w:author="ThinkPad" w:date="2022-06-06T21:11:00Z">
        <w:r w:rsidRPr="00450A9C" w:rsidDel="00CF5634">
          <w:rPr>
            <w:rFonts w:ascii="Times New Roman" w:eastAsia="宋体" w:hAnsi="Times New Roman" w:cs="Times New Roman"/>
            <w:kern w:val="0"/>
            <w:sz w:val="24"/>
            <w:szCs w:val="24"/>
            <w:highlight w:val="yellow"/>
            <w:rPrChange w:id="637" w:author="ThinkPad" w:date="2022-06-06T17:36:00Z">
              <w:rPr>
                <w:rFonts w:ascii="Times New Roman" w:eastAsia="宋体" w:hAnsi="Times New Roman" w:cs="Times New Roman"/>
                <w:kern w:val="0"/>
                <w:sz w:val="24"/>
                <w:szCs w:val="24"/>
              </w:rPr>
            </w:rPrChange>
          </w:rPr>
          <w:delText xml:space="preserve">whether </w:delText>
        </w:r>
      </w:del>
      <w:ins w:id="638" w:author="ThinkPad" w:date="2022-06-06T21:11:00Z">
        <w:r w:rsidR="00CF5634">
          <w:rPr>
            <w:rFonts w:ascii="Times New Roman" w:eastAsia="宋体" w:hAnsi="Times New Roman" w:cs="Times New Roman"/>
            <w:kern w:val="0"/>
            <w:sz w:val="24"/>
            <w:szCs w:val="24"/>
            <w:highlight w:val="yellow"/>
          </w:rPr>
          <w:t>how long a</w:t>
        </w:r>
        <w:r w:rsidR="00CF5634" w:rsidRPr="00450A9C">
          <w:rPr>
            <w:rFonts w:ascii="Times New Roman" w:eastAsia="宋体" w:hAnsi="Times New Roman" w:cs="Times New Roman"/>
            <w:kern w:val="0"/>
            <w:sz w:val="24"/>
            <w:szCs w:val="24"/>
            <w:highlight w:val="yellow"/>
            <w:rPrChange w:id="639" w:author="ThinkPad" w:date="2022-06-06T17:36:00Z">
              <w:rPr>
                <w:rFonts w:ascii="Times New Roman" w:eastAsia="宋体" w:hAnsi="Times New Roman" w:cs="Times New Roman"/>
                <w:kern w:val="0"/>
                <w:sz w:val="24"/>
                <w:szCs w:val="24"/>
              </w:rPr>
            </w:rPrChange>
          </w:rPr>
          <w:t xml:space="preserve"> </w:t>
        </w:r>
      </w:ins>
      <w:r w:rsidRPr="00450A9C">
        <w:rPr>
          <w:rFonts w:ascii="Times New Roman" w:eastAsia="宋体" w:hAnsi="Times New Roman" w:cs="Times New Roman"/>
          <w:kern w:val="0"/>
          <w:sz w:val="24"/>
          <w:szCs w:val="24"/>
          <w:highlight w:val="yellow"/>
          <w:rPrChange w:id="640" w:author="ThinkPad" w:date="2022-06-06T17:36:00Z">
            <w:rPr>
              <w:rFonts w:ascii="Times New Roman" w:eastAsia="宋体" w:hAnsi="Times New Roman" w:cs="Times New Roman"/>
              <w:kern w:val="0"/>
              <w:sz w:val="24"/>
              <w:szCs w:val="24"/>
            </w:rPr>
          </w:rPrChange>
        </w:rPr>
        <w:t>node</w:t>
      </w:r>
      <w:del w:id="641" w:author="ThinkPad" w:date="2022-06-06T21:11:00Z">
        <w:r w:rsidRPr="00450A9C" w:rsidDel="00CF5634">
          <w:rPr>
            <w:rFonts w:ascii="Times New Roman" w:eastAsia="宋体" w:hAnsi="Times New Roman" w:cs="Times New Roman"/>
            <w:kern w:val="0"/>
            <w:sz w:val="24"/>
            <w:szCs w:val="24"/>
            <w:highlight w:val="yellow"/>
            <w:rPrChange w:id="642" w:author="ThinkPad" w:date="2022-06-06T17:36:00Z">
              <w:rPr>
                <w:rFonts w:ascii="Times New Roman" w:eastAsia="宋体" w:hAnsi="Times New Roman" w:cs="Times New Roman"/>
                <w:kern w:val="0"/>
                <w:sz w:val="24"/>
                <w:szCs w:val="24"/>
              </w:rPr>
            </w:rPrChange>
          </w:rPr>
          <w:delText>s</w:delText>
        </w:r>
      </w:del>
      <w:r w:rsidRPr="00450A9C">
        <w:rPr>
          <w:rFonts w:ascii="Times New Roman" w:eastAsia="宋体" w:hAnsi="Times New Roman" w:cs="Times New Roman"/>
          <w:kern w:val="0"/>
          <w:sz w:val="24"/>
          <w:szCs w:val="24"/>
          <w:highlight w:val="yellow"/>
          <w:rPrChange w:id="643" w:author="ThinkPad" w:date="2022-06-06T17:36:00Z">
            <w:rPr>
              <w:rFonts w:ascii="Times New Roman" w:eastAsia="宋体" w:hAnsi="Times New Roman" w:cs="Times New Roman"/>
              <w:kern w:val="0"/>
              <w:sz w:val="24"/>
              <w:szCs w:val="24"/>
            </w:rPr>
          </w:rPrChange>
        </w:rPr>
        <w:t xml:space="preserve"> </w:t>
      </w:r>
      <w:del w:id="644" w:author="ThinkPad" w:date="2022-06-06T21:11:00Z">
        <w:r w:rsidRPr="00450A9C" w:rsidDel="00CF5634">
          <w:rPr>
            <w:rFonts w:ascii="Times New Roman" w:eastAsia="宋体" w:hAnsi="Times New Roman" w:cs="Times New Roman"/>
            <w:kern w:val="0"/>
            <w:sz w:val="24"/>
            <w:szCs w:val="24"/>
            <w:highlight w:val="yellow"/>
            <w:rPrChange w:id="645" w:author="ThinkPad" w:date="2022-06-06T17:36:00Z">
              <w:rPr>
                <w:rFonts w:ascii="Times New Roman" w:eastAsia="宋体" w:hAnsi="Times New Roman" w:cs="Times New Roman"/>
                <w:kern w:val="0"/>
                <w:sz w:val="24"/>
                <w:szCs w:val="24"/>
              </w:rPr>
            </w:rPrChange>
          </w:rPr>
          <w:delText xml:space="preserve">can </w:delText>
        </w:r>
      </w:del>
      <w:ins w:id="646" w:author="ThinkPad" w:date="2022-06-06T21:11:00Z">
        <w:r w:rsidR="00CF5634">
          <w:rPr>
            <w:rFonts w:ascii="Times New Roman" w:eastAsia="宋体" w:hAnsi="Times New Roman" w:cs="Times New Roman"/>
            <w:kern w:val="0"/>
            <w:sz w:val="24"/>
            <w:szCs w:val="24"/>
            <w:highlight w:val="yellow"/>
          </w:rPr>
          <w:t>will</w:t>
        </w:r>
        <w:r w:rsidR="00CF5634" w:rsidRPr="00450A9C">
          <w:rPr>
            <w:rFonts w:ascii="Times New Roman" w:eastAsia="宋体" w:hAnsi="Times New Roman" w:cs="Times New Roman"/>
            <w:kern w:val="0"/>
            <w:sz w:val="24"/>
            <w:szCs w:val="24"/>
            <w:highlight w:val="yellow"/>
            <w:rPrChange w:id="647" w:author="ThinkPad" w:date="2022-06-06T17:36:00Z">
              <w:rPr>
                <w:rFonts w:ascii="Times New Roman" w:eastAsia="宋体" w:hAnsi="Times New Roman" w:cs="Times New Roman"/>
                <w:kern w:val="0"/>
                <w:sz w:val="24"/>
                <w:szCs w:val="24"/>
              </w:rPr>
            </w:rPrChange>
          </w:rPr>
          <w:t xml:space="preserve"> </w:t>
        </w:r>
      </w:ins>
      <w:r w:rsidRPr="00450A9C">
        <w:rPr>
          <w:rFonts w:ascii="Times New Roman" w:eastAsia="宋体" w:hAnsi="Times New Roman" w:cs="Times New Roman"/>
          <w:kern w:val="0"/>
          <w:sz w:val="24"/>
          <w:szCs w:val="24"/>
          <w:highlight w:val="yellow"/>
          <w:rPrChange w:id="648" w:author="ThinkPad" w:date="2022-06-06T17:36:00Z">
            <w:rPr>
              <w:rFonts w:ascii="Times New Roman" w:eastAsia="宋体" w:hAnsi="Times New Roman" w:cs="Times New Roman"/>
              <w:kern w:val="0"/>
              <w:sz w:val="24"/>
              <w:szCs w:val="24"/>
            </w:rPr>
          </w:rPrChange>
        </w:rPr>
        <w:t xml:space="preserve">work </w:t>
      </w:r>
      <w:ins w:id="649" w:author="ThinkPad" w:date="2022-06-06T21:11:00Z">
        <w:r w:rsidR="00CF5634" w:rsidRPr="00651E58">
          <w:rPr>
            <w:rFonts w:ascii="Times New Roman" w:eastAsia="宋体" w:hAnsi="Times New Roman" w:cs="Times New Roman"/>
            <w:kern w:val="0"/>
            <w:sz w:val="24"/>
            <w:szCs w:val="24"/>
            <w:highlight w:val="yellow"/>
          </w:rPr>
          <w:t>continuously</w:t>
        </w:r>
        <w:r w:rsidR="00CF5634" w:rsidRPr="00CF5634">
          <w:rPr>
            <w:rFonts w:ascii="Times New Roman" w:eastAsia="宋体" w:hAnsi="Times New Roman" w:cs="Times New Roman"/>
            <w:kern w:val="0"/>
            <w:sz w:val="24"/>
            <w:szCs w:val="24"/>
            <w:highlight w:val="yellow"/>
          </w:rPr>
          <w:t xml:space="preserve"> </w:t>
        </w:r>
      </w:ins>
      <w:r w:rsidRPr="00450A9C">
        <w:rPr>
          <w:rFonts w:ascii="Times New Roman" w:eastAsia="宋体" w:hAnsi="Times New Roman" w:cs="Times New Roman"/>
          <w:kern w:val="0"/>
          <w:sz w:val="24"/>
          <w:szCs w:val="24"/>
          <w:highlight w:val="yellow"/>
          <w:rPrChange w:id="650" w:author="ThinkPad" w:date="2022-06-06T17:36:00Z">
            <w:rPr>
              <w:rFonts w:ascii="Times New Roman" w:eastAsia="宋体" w:hAnsi="Times New Roman" w:cs="Times New Roman"/>
              <w:kern w:val="0"/>
              <w:sz w:val="24"/>
              <w:szCs w:val="24"/>
            </w:rPr>
          </w:rPrChange>
        </w:rPr>
        <w:t>in blockchain system</w:t>
      </w:r>
      <w:del w:id="651" w:author="ThinkPad" w:date="2022-06-06T21:11:00Z">
        <w:r w:rsidRPr="00450A9C" w:rsidDel="00CF5634">
          <w:rPr>
            <w:rFonts w:ascii="Times New Roman" w:eastAsia="宋体" w:hAnsi="Times New Roman" w:cs="Times New Roman"/>
            <w:kern w:val="0"/>
            <w:sz w:val="24"/>
            <w:szCs w:val="24"/>
            <w:highlight w:val="yellow"/>
            <w:rPrChange w:id="652" w:author="ThinkPad" w:date="2022-06-06T17:36:00Z">
              <w:rPr>
                <w:rFonts w:ascii="Times New Roman" w:eastAsia="宋体" w:hAnsi="Times New Roman" w:cs="Times New Roman"/>
                <w:kern w:val="0"/>
                <w:sz w:val="24"/>
                <w:szCs w:val="24"/>
              </w:rPr>
            </w:rPrChange>
          </w:rPr>
          <w:delText xml:space="preserve"> continuously</w:delText>
        </w:r>
      </w:del>
      <w:r>
        <w:rPr>
          <w:rFonts w:ascii="Times New Roman" w:eastAsia="宋体" w:hAnsi="Times New Roman" w:cs="Times New Roman"/>
          <w:kern w:val="0"/>
          <w:sz w:val="24"/>
          <w:szCs w:val="24"/>
        </w:rPr>
        <w:t xml:space="preserve">. Hence, reducing </w:t>
      </w:r>
      <w:ins w:id="653" w:author="ThinkPad" w:date="2022-06-06T17:36:00Z">
        <w:r w:rsidR="00450A9C">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active time</w:t>
      </w:r>
      <w:ins w:id="654" w:author="ThinkPad" w:date="2022-06-06T17:36:00Z">
        <w:r w:rsidR="00450A9C">
          <w:rPr>
            <w:rFonts w:ascii="Times New Roman" w:eastAsia="宋体" w:hAnsi="Times New Roman" w:cs="Times New Roman"/>
            <w:kern w:val="0"/>
            <w:sz w:val="24"/>
            <w:szCs w:val="24"/>
          </w:rPr>
          <w:t xml:space="preserve"> of a node</w:t>
        </w:r>
      </w:ins>
      <w:r>
        <w:rPr>
          <w:rFonts w:ascii="Times New Roman" w:eastAsia="宋体" w:hAnsi="Times New Roman" w:cs="Times New Roman"/>
          <w:kern w:val="0"/>
          <w:sz w:val="24"/>
          <w:szCs w:val="24"/>
        </w:rPr>
        <w:t xml:space="preserve"> is a good </w:t>
      </w:r>
      <w:ins w:id="655" w:author="ThinkPad" w:date="2022-06-06T17:37:00Z">
        <w:r w:rsidR="00450A9C">
          <w:rPr>
            <w:rFonts w:ascii="Times New Roman" w:eastAsia="宋体" w:hAnsi="Times New Roman" w:cs="Times New Roman"/>
            <w:kern w:val="0"/>
            <w:sz w:val="24"/>
            <w:szCs w:val="24"/>
          </w:rPr>
          <w:t>punish</w:t>
        </w:r>
        <w:r w:rsidR="00450A9C">
          <w:rPr>
            <w:rFonts w:ascii="Times New Roman" w:eastAsia="宋体" w:hAnsi="Times New Roman" w:cs="Times New Roman"/>
            <w:kern w:val="0"/>
            <w:sz w:val="24"/>
            <w:szCs w:val="24"/>
          </w:rPr>
          <w:t xml:space="preserve">ing </w:t>
        </w:r>
      </w:ins>
      <w:r>
        <w:rPr>
          <w:rFonts w:ascii="Times New Roman" w:eastAsia="宋体" w:hAnsi="Times New Roman" w:cs="Times New Roman"/>
          <w:kern w:val="0"/>
          <w:sz w:val="24"/>
          <w:szCs w:val="24"/>
        </w:rPr>
        <w:t xml:space="preserve">measure </w:t>
      </w:r>
      <w:del w:id="656" w:author="ThinkPad" w:date="2022-06-06T17:37:00Z">
        <w:r w:rsidDel="00450A9C">
          <w:rPr>
            <w:rFonts w:ascii="Times New Roman" w:eastAsia="宋体" w:hAnsi="Times New Roman" w:cs="Times New Roman"/>
            <w:kern w:val="0"/>
            <w:sz w:val="24"/>
            <w:szCs w:val="24"/>
          </w:rPr>
          <w:delText xml:space="preserve">to </w:delText>
        </w:r>
      </w:del>
      <w:ins w:id="657" w:author="ThinkPad" w:date="2022-06-06T17:37:00Z">
        <w:r w:rsidR="00450A9C">
          <w:rPr>
            <w:rFonts w:ascii="Times New Roman" w:eastAsia="宋体" w:hAnsi="Times New Roman" w:cs="Times New Roman"/>
            <w:kern w:val="0"/>
            <w:sz w:val="24"/>
            <w:szCs w:val="24"/>
          </w:rPr>
          <w:t>if the node behaves</w:t>
        </w:r>
        <w:r w:rsidR="00450A9C">
          <w:rPr>
            <w:rFonts w:ascii="Times New Roman" w:eastAsia="宋体" w:hAnsi="Times New Roman" w:cs="Times New Roman"/>
            <w:kern w:val="0"/>
            <w:sz w:val="24"/>
            <w:szCs w:val="24"/>
          </w:rPr>
          <w:t xml:space="preserve"> </w:t>
        </w:r>
      </w:ins>
      <w:del w:id="658" w:author="ThinkPad" w:date="2022-06-06T17:37:00Z">
        <w:r w:rsidDel="00450A9C">
          <w:rPr>
            <w:rFonts w:ascii="Times New Roman" w:eastAsia="宋体" w:hAnsi="Times New Roman" w:cs="Times New Roman"/>
            <w:kern w:val="0"/>
            <w:sz w:val="24"/>
            <w:szCs w:val="24"/>
          </w:rPr>
          <w:delText xml:space="preserve">punish </w:delText>
        </w:r>
      </w:del>
      <w:r>
        <w:rPr>
          <w:rFonts w:ascii="Times New Roman" w:eastAsia="宋体" w:hAnsi="Times New Roman" w:cs="Times New Roman"/>
          <w:kern w:val="0"/>
          <w:sz w:val="24"/>
          <w:szCs w:val="24"/>
        </w:rPr>
        <w:t>malicious</w:t>
      </w:r>
      <w:del w:id="659" w:author="ThinkPad" w:date="2022-06-06T17:37:00Z">
        <w:r w:rsidDel="00450A9C">
          <w:rPr>
            <w:rFonts w:ascii="Times New Roman" w:eastAsia="宋体" w:hAnsi="Times New Roman" w:cs="Times New Roman"/>
            <w:kern w:val="0"/>
            <w:sz w:val="24"/>
            <w:szCs w:val="24"/>
          </w:rPr>
          <w:delText xml:space="preserve"> nodes</w:delText>
        </w:r>
      </w:del>
      <w:ins w:id="660" w:author="ThinkPad" w:date="2022-06-06T17:37:00Z">
        <w:r w:rsidR="00450A9C">
          <w:rPr>
            <w:rFonts w:ascii="Times New Roman" w:eastAsia="宋体" w:hAnsi="Times New Roman" w:cs="Times New Roman"/>
            <w:kern w:val="0"/>
            <w:sz w:val="24"/>
            <w:szCs w:val="24"/>
          </w:rPr>
          <w:t>ly</w:t>
        </w:r>
      </w:ins>
      <w:r>
        <w:rPr>
          <w:rFonts w:ascii="Times New Roman" w:eastAsia="宋体" w:hAnsi="Times New Roman" w:cs="Times New Roman"/>
          <w:kern w:val="0"/>
          <w:sz w:val="24"/>
          <w:szCs w:val="24"/>
        </w:rPr>
        <w:t>.</w:t>
      </w:r>
      <w:ins w:id="661" w:author="ThinkPad" w:date="2022-06-06T21:11:00Z">
        <w:r w:rsidR="00CF5634">
          <w:rPr>
            <w:rFonts w:ascii="Times New Roman" w:eastAsia="宋体" w:hAnsi="Times New Roman" w:cs="Times New Roman"/>
            <w:kern w:val="0"/>
            <w:sz w:val="24"/>
            <w:szCs w:val="24"/>
          </w:rPr>
          <w:t xml:space="preserve"> </w:t>
        </w:r>
      </w:ins>
    </w:p>
    <w:p w14:paraId="14144235" w14:textId="17BDA0A2" w:rsidR="00467850" w:rsidRPr="002A60C3"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21C4D">
        <w:rPr>
          <w:rFonts w:ascii="Times New Roman" w:eastAsia="宋体" w:hAnsi="Times New Roman" w:cs="Times New Roman"/>
          <w:kern w:val="0"/>
          <w:sz w:val="24"/>
          <w:szCs w:val="24"/>
          <w:highlight w:val="yellow"/>
          <w:rPrChange w:id="662" w:author="ThinkPad" w:date="2022-06-06T18:00:00Z">
            <w:rPr>
              <w:rFonts w:ascii="Times New Roman" w:eastAsia="宋体" w:hAnsi="Times New Roman" w:cs="Times New Roman"/>
              <w:kern w:val="0"/>
              <w:sz w:val="24"/>
              <w:szCs w:val="24"/>
            </w:rPr>
          </w:rPrChange>
        </w:rPr>
        <w:t xml:space="preserve">can </w:t>
      </w:r>
      <w:del w:id="663" w:author="ThinkPad" w:date="2022-06-06T21:15:00Z">
        <w:r w:rsidRPr="00B21C4D" w:rsidDel="00D85894">
          <w:rPr>
            <w:rFonts w:ascii="Times New Roman" w:eastAsia="宋体" w:hAnsi="Times New Roman" w:cs="Times New Roman"/>
            <w:kern w:val="0"/>
            <w:sz w:val="24"/>
            <w:szCs w:val="24"/>
            <w:highlight w:val="yellow"/>
            <w:rPrChange w:id="664" w:author="ThinkPad" w:date="2022-06-06T18:00:00Z">
              <w:rPr>
                <w:rFonts w:ascii="Times New Roman" w:eastAsia="宋体" w:hAnsi="Times New Roman" w:cs="Times New Roman"/>
                <w:kern w:val="0"/>
                <w:sz w:val="24"/>
                <w:szCs w:val="24"/>
              </w:rPr>
            </w:rPrChange>
          </w:rPr>
          <w:delText xml:space="preserve">decrease </w:delText>
        </w:r>
      </w:del>
      <w:ins w:id="665" w:author="ThinkPad" w:date="2022-06-06T21:15:00Z">
        <w:r w:rsidR="00D85894">
          <w:rPr>
            <w:rFonts w:ascii="Times New Roman" w:eastAsia="宋体" w:hAnsi="Times New Roman" w:cs="Times New Roman"/>
            <w:kern w:val="0"/>
            <w:sz w:val="24"/>
            <w:szCs w:val="24"/>
            <w:highlight w:val="yellow"/>
          </w:rPr>
          <w:t>in</w:t>
        </w:r>
        <w:r w:rsidR="00D85894" w:rsidRPr="00B21C4D">
          <w:rPr>
            <w:rFonts w:ascii="Times New Roman" w:eastAsia="宋体" w:hAnsi="Times New Roman" w:cs="Times New Roman"/>
            <w:kern w:val="0"/>
            <w:sz w:val="24"/>
            <w:szCs w:val="24"/>
            <w:highlight w:val="yellow"/>
            <w:rPrChange w:id="666" w:author="ThinkPad" w:date="2022-06-06T18:00:00Z">
              <w:rPr>
                <w:rFonts w:ascii="Times New Roman" w:eastAsia="宋体" w:hAnsi="Times New Roman" w:cs="Times New Roman"/>
                <w:kern w:val="0"/>
                <w:sz w:val="24"/>
                <w:szCs w:val="24"/>
              </w:rPr>
            </w:rPrChange>
          </w:rPr>
          <w:t xml:space="preserve">crease </w:t>
        </w:r>
      </w:ins>
      <w:r w:rsidRPr="00B21C4D">
        <w:rPr>
          <w:rFonts w:ascii="Times New Roman" w:eastAsia="宋体" w:hAnsi="Times New Roman" w:cs="Times New Roman"/>
          <w:kern w:val="0"/>
          <w:sz w:val="24"/>
          <w:szCs w:val="24"/>
          <w:highlight w:val="yellow"/>
          <w:rPrChange w:id="667" w:author="ThinkPad" w:date="2022-06-06T18:00:00Z">
            <w:rPr>
              <w:rFonts w:ascii="Times New Roman" w:eastAsia="宋体" w:hAnsi="Times New Roman" w:cs="Times New Roman"/>
              <w:kern w:val="0"/>
              <w:sz w:val="24"/>
              <w:szCs w:val="24"/>
            </w:rPr>
          </w:rPrChange>
        </w:rPr>
        <w:t>the security and performance of blockchain system</w:t>
      </w:r>
      <w:r>
        <w:rPr>
          <w:rFonts w:ascii="Times New Roman" w:eastAsia="宋体" w:hAnsi="Times New Roman" w:cs="Times New Roman"/>
          <w:kern w:val="0"/>
          <w:sz w:val="24"/>
          <w:szCs w:val="24"/>
        </w:rPr>
        <w:t xml:space="preserve">. </w:t>
      </w:r>
      <w:del w:id="668" w:author="ThinkPad" w:date="2022-06-06T17:37:00Z">
        <w:r w:rsidDel="002B6606">
          <w:rPr>
            <w:rFonts w:ascii="Times New Roman" w:eastAsia="宋体" w:hAnsi="Times New Roman" w:cs="Times New Roman"/>
            <w:kern w:val="0"/>
            <w:sz w:val="24"/>
            <w:szCs w:val="24"/>
          </w:rPr>
          <w:delText xml:space="preserve">Reducing </w:delText>
        </w:r>
      </w:del>
      <w:ins w:id="669" w:author="ThinkPad" w:date="2022-06-06T17:37:00Z">
        <w:r w:rsidR="002B6606">
          <w:rPr>
            <w:rFonts w:ascii="Times New Roman" w:eastAsia="宋体" w:hAnsi="Times New Roman" w:cs="Times New Roman"/>
            <w:kern w:val="0"/>
            <w:sz w:val="24"/>
            <w:szCs w:val="24"/>
          </w:rPr>
          <w:t>Reduc</w:t>
        </w:r>
        <w:r w:rsidR="002B6606">
          <w:rPr>
            <w:rFonts w:ascii="Times New Roman" w:eastAsia="宋体" w:hAnsi="Times New Roman" w:cs="Times New Roman"/>
            <w:kern w:val="0"/>
            <w:sz w:val="24"/>
            <w:szCs w:val="24"/>
          </w:rPr>
          <w:t>tion of</w:t>
        </w:r>
        <w:r w:rsidR="002B6606">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active time will decrease the stability of nodes, which will further reduce the probability that</w:t>
      </w:r>
      <w:ins w:id="670" w:author="ThinkPad" w:date="2022-06-06T17:37:00Z">
        <w:r w:rsidR="002B6606">
          <w:rPr>
            <w:rFonts w:ascii="Times New Roman" w:eastAsia="宋体" w:hAnsi="Times New Roman" w:cs="Times New Roman"/>
            <w:kern w:val="0"/>
            <w:sz w:val="24"/>
            <w:szCs w:val="24"/>
          </w:rPr>
          <w:t xml:space="preserve"> it is</w:t>
        </w:r>
      </w:ins>
      <w:r>
        <w:rPr>
          <w:rFonts w:ascii="Times New Roman" w:eastAsia="宋体" w:hAnsi="Times New Roman" w:cs="Times New Roman"/>
          <w:kern w:val="0"/>
          <w:sz w:val="24"/>
          <w:szCs w:val="24"/>
        </w:rPr>
        <w:t xml:space="preserve"> elected as block proposer. In this way, there is lower chance to finalize an empty block in a round due to malicious nodes</w:t>
      </w:r>
      <w:ins w:id="671" w:author="ThinkPad" w:date="2022-06-06T17:38:00Z">
        <w:r w:rsidR="002B6606">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t>
      </w:r>
      <w:del w:id="672" w:author="ThinkPad" w:date="2022-06-06T17:38:00Z">
        <w:r w:rsidDel="002B6606">
          <w:rPr>
            <w:rFonts w:ascii="Times New Roman" w:eastAsia="宋体" w:hAnsi="Times New Roman" w:cs="Times New Roman"/>
            <w:kern w:val="0"/>
            <w:sz w:val="24"/>
            <w:szCs w:val="24"/>
          </w:rPr>
          <w:delText xml:space="preserve">generate </w:delText>
        </w:r>
      </w:del>
      <w:ins w:id="673" w:author="ThinkPad" w:date="2022-06-06T17:38:00Z">
        <w:r w:rsidR="002B6606">
          <w:rPr>
            <w:rFonts w:ascii="Times New Roman" w:eastAsia="宋体" w:hAnsi="Times New Roman" w:cs="Times New Roman"/>
            <w:kern w:val="0"/>
            <w:sz w:val="24"/>
            <w:szCs w:val="24"/>
          </w:rPr>
          <w:t>generat</w:t>
        </w:r>
        <w:r w:rsidR="002B6606">
          <w:rPr>
            <w:rFonts w:ascii="Times New Roman" w:eastAsia="宋体" w:hAnsi="Times New Roman" w:cs="Times New Roman"/>
            <w:kern w:val="0"/>
            <w:sz w:val="24"/>
            <w:szCs w:val="24"/>
          </w:rPr>
          <w:t>ion of</w:t>
        </w:r>
        <w:r w:rsidR="002B6606">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invalid block</w:t>
      </w:r>
      <w:ins w:id="674" w:author="ThinkPad" w:date="2022-06-06T17:38:00Z">
        <w:r w:rsidR="002B660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or do</w:t>
      </w:r>
      <w:ins w:id="675" w:author="ThinkPad" w:date="2022-06-06T17:38:00Z">
        <w:r w:rsidR="002B6606">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nothing before timeout, which will </w:t>
      </w:r>
      <w:del w:id="676" w:author="ThinkPad" w:date="2022-06-06T21:15:00Z">
        <w:r w:rsidDel="00D85894">
          <w:rPr>
            <w:rFonts w:ascii="Times New Roman" w:eastAsia="宋体" w:hAnsi="Times New Roman" w:cs="Times New Roman"/>
            <w:kern w:val="0"/>
            <w:sz w:val="24"/>
            <w:szCs w:val="24"/>
          </w:rPr>
          <w:delText xml:space="preserve">decrease </w:delText>
        </w:r>
      </w:del>
      <w:ins w:id="677" w:author="ThinkPad" w:date="2022-06-06T21:15:00Z">
        <w:r w:rsidR="00D85894">
          <w:rPr>
            <w:rFonts w:ascii="Times New Roman" w:eastAsia="宋体" w:hAnsi="Times New Roman" w:cs="Times New Roman"/>
            <w:kern w:val="0"/>
            <w:sz w:val="24"/>
            <w:szCs w:val="24"/>
          </w:rPr>
          <w:t>i</w:t>
        </w:r>
      </w:ins>
      <w:ins w:id="678" w:author="ThinkPad" w:date="2022-06-06T21:16:00Z">
        <w:r w:rsidR="00D85894">
          <w:rPr>
            <w:rFonts w:ascii="Times New Roman" w:eastAsia="宋体" w:hAnsi="Times New Roman" w:cs="Times New Roman"/>
            <w:kern w:val="0"/>
            <w:sz w:val="24"/>
            <w:szCs w:val="24"/>
          </w:rPr>
          <w:t>n</w:t>
        </w:r>
      </w:ins>
      <w:ins w:id="679" w:author="ThinkPad" w:date="2022-06-06T21:15:00Z">
        <w:r w:rsidR="00D85894">
          <w:rPr>
            <w:rFonts w:ascii="Times New Roman" w:eastAsia="宋体" w:hAnsi="Times New Roman" w:cs="Times New Roman"/>
            <w:kern w:val="0"/>
            <w:sz w:val="24"/>
            <w:szCs w:val="24"/>
          </w:rPr>
          <w:t xml:space="preserve">crease </w:t>
        </w:r>
      </w:ins>
      <w:r>
        <w:rPr>
          <w:rFonts w:ascii="Times New Roman" w:eastAsia="宋体" w:hAnsi="Times New Roman" w:cs="Times New Roman"/>
          <w:kern w:val="0"/>
          <w:sz w:val="24"/>
          <w:szCs w:val="24"/>
        </w:rPr>
        <w:t>the performance of blockchain system.</w:t>
      </w:r>
      <w:ins w:id="680" w:author="ThinkPad" w:date="2022-06-06T18:01:00Z">
        <w:r w:rsidR="00B21C4D">
          <w:rPr>
            <w:rFonts w:ascii="Times New Roman" w:eastAsia="宋体" w:hAnsi="Times New Roman" w:cs="Times New Roman"/>
            <w:kern w:val="0"/>
            <w:sz w:val="24"/>
            <w:szCs w:val="24"/>
          </w:rPr>
          <w:t xml:space="preserve"> </w:t>
        </w:r>
        <w:r w:rsidR="00B21C4D" w:rsidRPr="00B21C4D">
          <w:rPr>
            <w:rFonts w:ascii="Times New Roman" w:eastAsia="宋体" w:hAnsi="Times New Roman" w:cs="Times New Roman"/>
            <w:kern w:val="0"/>
            <w:sz w:val="24"/>
            <w:szCs w:val="24"/>
            <w:highlight w:val="yellow"/>
            <w:rPrChange w:id="681" w:author="ThinkPad" w:date="2022-06-06T18:01:00Z">
              <w:rPr>
                <w:rFonts w:ascii="Times New Roman" w:eastAsia="宋体" w:hAnsi="Times New Roman" w:cs="Times New Roman"/>
                <w:kern w:val="0"/>
                <w:sz w:val="24"/>
                <w:szCs w:val="24"/>
              </w:rPr>
            </w:rPrChange>
          </w:rPr>
          <w:t>[</w:t>
        </w:r>
        <w:r w:rsidR="00B21C4D" w:rsidRPr="00B21C4D">
          <w:rPr>
            <w:rFonts w:ascii="Times New Roman" w:eastAsia="宋体" w:hAnsi="Times New Roman" w:cs="Times New Roman" w:hint="eastAsia"/>
            <w:kern w:val="0"/>
            <w:sz w:val="24"/>
            <w:szCs w:val="24"/>
            <w:highlight w:val="yellow"/>
            <w:rPrChange w:id="682" w:author="ThinkPad" w:date="2022-06-06T18:01:00Z">
              <w:rPr>
                <w:rFonts w:ascii="Times New Roman" w:eastAsia="宋体" w:hAnsi="Times New Roman" w:cs="Times New Roman" w:hint="eastAsia"/>
                <w:kern w:val="0"/>
                <w:sz w:val="24"/>
                <w:szCs w:val="24"/>
              </w:rPr>
            </w:rPrChange>
          </w:rPr>
          <w:t>这逻辑没看明白</w:t>
        </w:r>
        <w:r w:rsidR="00B21C4D" w:rsidRPr="00B21C4D">
          <w:rPr>
            <w:rFonts w:ascii="Times New Roman" w:eastAsia="宋体" w:hAnsi="Times New Roman" w:cs="Times New Roman"/>
            <w:kern w:val="0"/>
            <w:sz w:val="24"/>
            <w:szCs w:val="24"/>
            <w:highlight w:val="yellow"/>
            <w:rPrChange w:id="683" w:author="ThinkPad" w:date="2022-06-06T18:01: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Moreover, irrational nodes will be quickly expelled from the system if they initiate malicious behaviors frequently. As a result, the security </w:t>
      </w:r>
      <w:ins w:id="684" w:author="ThinkPad" w:date="2022-06-06T18:01:00Z">
        <w:r w:rsidR="00B21C4D">
          <w:rPr>
            <w:rFonts w:ascii="Times New Roman" w:eastAsia="宋体" w:hAnsi="Times New Roman" w:cs="Times New Roman" w:hint="eastAsia"/>
            <w:kern w:val="0"/>
            <w:sz w:val="24"/>
            <w:szCs w:val="24"/>
          </w:rPr>
          <w:t>of</w:t>
        </w:r>
        <w:r w:rsidR="00B21C4D">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blockchain system will be improved. Therefore, the punishment mechanism can reduce the continuous impact of malicious behaviors and improve the willingness of nodes </w:t>
      </w:r>
      <w:del w:id="685" w:author="ThinkPad" w:date="2022-06-06T18:02:00Z">
        <w:r w:rsidDel="00B21C4D">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to </w:t>
      </w:r>
      <w:del w:id="686" w:author="ThinkPad" w:date="2022-06-06T18:02:00Z">
        <w:r w:rsidDel="00B21C4D">
          <w:rPr>
            <w:rFonts w:ascii="Times New Roman" w:eastAsia="宋体" w:hAnsi="Times New Roman" w:cs="Times New Roman"/>
            <w:kern w:val="0"/>
            <w:sz w:val="24"/>
            <w:szCs w:val="24"/>
          </w:rPr>
          <w:delText xml:space="preserve">be </w:delText>
        </w:r>
      </w:del>
      <w:ins w:id="687" w:author="ThinkPad" w:date="2022-06-06T18:02:00Z">
        <w:r w:rsidR="00B21C4D">
          <w:rPr>
            <w:rFonts w:ascii="Times New Roman" w:eastAsia="宋体" w:hAnsi="Times New Roman" w:cs="Times New Roman"/>
            <w:kern w:val="0"/>
            <w:sz w:val="24"/>
            <w:szCs w:val="24"/>
          </w:rPr>
          <w:t>behave</w:t>
        </w:r>
        <w:r w:rsidR="00B21C4D">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683CA014" w14:textId="77777777" w:rsidR="00467850" w:rsidRPr="00580D93" w:rsidRDefault="00467850" w:rsidP="00467850">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78D5FB46" w14:textId="7D06A97F" w:rsidR="00467850" w:rsidRPr="001569AC" w:rsidRDefault="00467850" w:rsidP="00467850">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w:t>
      </w:r>
      <w:del w:id="688" w:author="ThinkPad" w:date="2022-06-06T18:03:00Z">
        <w:r w:rsidDel="00B21C4D">
          <w:rPr>
            <w:rFonts w:ascii="Times New Roman" w:eastAsia="宋体" w:hAnsi="Times New Roman" w:cs="Times New Roman"/>
            <w:kern w:val="0"/>
            <w:sz w:val="24"/>
            <w:szCs w:val="24"/>
          </w:rPr>
          <w:delText xml:space="preserve">in </w:delText>
        </w:r>
      </w:del>
      <w:ins w:id="689" w:author="ThinkPad" w:date="2022-06-06T18:03:00Z">
        <w:r w:rsidR="00B21C4D">
          <w:rPr>
            <w:rFonts w:ascii="Times New Roman" w:eastAsia="宋体" w:hAnsi="Times New Roman" w:cs="Times New Roman"/>
            <w:kern w:val="0"/>
            <w:sz w:val="24"/>
            <w:szCs w:val="24"/>
          </w:rPr>
          <w:t>the</w:t>
        </w:r>
        <w:r w:rsidR="00B21C4D">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consensus process. </w:t>
      </w:r>
      <w:ins w:id="690" w:author="ThinkPad" w:date="2022-06-06T18:03:00Z">
        <w:r w:rsidR="00B21C4D">
          <w:rPr>
            <w:rFonts w:ascii="Times New Roman" w:eastAsia="宋体" w:hAnsi="Times New Roman" w:cs="Times New Roman"/>
            <w:kern w:val="0"/>
            <w:sz w:val="24"/>
            <w:szCs w:val="24"/>
          </w:rPr>
          <w:t xml:space="preserve">The joining </w:t>
        </w:r>
      </w:ins>
      <w:del w:id="691" w:author="ThinkPad" w:date="2022-06-06T18:03:00Z">
        <w:r w:rsidDel="00B21C4D">
          <w:rPr>
            <w:rFonts w:ascii="Times New Roman" w:eastAsia="宋体" w:hAnsi="Times New Roman" w:cs="Times New Roman"/>
            <w:kern w:val="0"/>
            <w:sz w:val="24"/>
            <w:szCs w:val="24"/>
          </w:rPr>
          <w:delText xml:space="preserve">Node </w:delText>
        </w:r>
      </w:del>
      <w:ins w:id="692" w:author="ThinkPad" w:date="2022-06-06T18:03:00Z">
        <w:r w:rsidR="00B21C4D">
          <w:rPr>
            <w:rFonts w:ascii="Times New Roman" w:eastAsia="宋体" w:hAnsi="Times New Roman" w:cs="Times New Roman"/>
            <w:kern w:val="0"/>
            <w:sz w:val="24"/>
            <w:szCs w:val="24"/>
          </w:rPr>
          <w:t>n</w:t>
        </w:r>
        <w:r w:rsidR="00B21C4D">
          <w:rPr>
            <w:rFonts w:ascii="Times New Roman" w:eastAsia="宋体" w:hAnsi="Times New Roman" w:cs="Times New Roman"/>
            <w:kern w:val="0"/>
            <w:sz w:val="24"/>
            <w:szCs w:val="24"/>
          </w:rPr>
          <w:t xml:space="preserve">ode </w:t>
        </w:r>
      </w:ins>
      <w:r>
        <w:rPr>
          <w:rFonts w:ascii="Times New Roman" w:eastAsia="宋体" w:hAnsi="Times New Roman" w:cs="Times New Roman"/>
          <w:kern w:val="0"/>
          <w:sz w:val="24"/>
          <w:szCs w:val="24"/>
        </w:rPr>
        <w:t xml:space="preserve">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4415AEBB" w14:textId="25A1A0E5"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w:t>
      </w:r>
      <w:r>
        <w:rPr>
          <w:rFonts w:ascii="Times New Roman" w:eastAsia="宋体" w:hAnsi="Times New Roman" w:cs="Times New Roman"/>
          <w:kern w:val="0"/>
          <w:sz w:val="24"/>
          <w:szCs w:val="24"/>
        </w:rPr>
        <w:lastRenderedPageBreak/>
        <w:t xml:space="preserve">For </w:t>
      </w:r>
      <w:ins w:id="693" w:author="ThinkPad" w:date="2022-06-06T18:06:00Z">
        <w:r w:rsidR="00C51605">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consensus node, the consumed power </w:t>
      </w:r>
      <w:del w:id="694" w:author="ThinkPad" w:date="2022-06-06T21:16:00Z">
        <w:r w:rsidDel="00C34A5E">
          <w:rPr>
            <w:rFonts w:ascii="Times New Roman" w:eastAsia="宋体" w:hAnsi="Times New Roman" w:cs="Times New Roman"/>
            <w:kern w:val="0"/>
            <w:sz w:val="24"/>
            <w:szCs w:val="24"/>
          </w:rPr>
          <w:delText xml:space="preserve">of </w:delText>
        </w:r>
      </w:del>
      <w:ins w:id="695" w:author="ThinkPad" w:date="2022-06-06T21:16:00Z">
        <w:r w:rsidR="00C34A5E">
          <w:rPr>
            <w:rFonts w:ascii="Times New Roman" w:eastAsia="宋体" w:hAnsi="Times New Roman" w:cs="Times New Roman"/>
            <w:kern w:val="0"/>
            <w:sz w:val="24"/>
            <w:szCs w:val="24"/>
          </w:rPr>
          <w:t>for</w:t>
        </w:r>
        <w:r w:rsidR="00C34A5E">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transmitting a small number of blocks will be lower than </w:t>
      </w:r>
      <w:r w:rsidRPr="00C51605">
        <w:rPr>
          <w:rFonts w:ascii="Times New Roman" w:eastAsia="宋体" w:hAnsi="Times New Roman" w:cs="Times New Roman"/>
          <w:kern w:val="0"/>
          <w:sz w:val="24"/>
          <w:szCs w:val="24"/>
          <w:highlight w:val="yellow"/>
          <w:rPrChange w:id="696" w:author="ThinkPad" w:date="2022-06-06T18:06:00Z">
            <w:rPr>
              <w:rFonts w:ascii="Times New Roman" w:eastAsia="宋体" w:hAnsi="Times New Roman" w:cs="Times New Roman"/>
              <w:kern w:val="0"/>
              <w:sz w:val="24"/>
              <w:szCs w:val="24"/>
            </w:rPr>
          </w:rPrChange>
        </w:rPr>
        <w:t>that</w:t>
      </w:r>
      <w:ins w:id="697" w:author="ThinkPad" w:date="2022-06-06T21:16:00Z">
        <w:r w:rsidR="00C34A5E">
          <w:rPr>
            <w:rFonts w:ascii="Times New Roman" w:eastAsia="宋体" w:hAnsi="Times New Roman" w:cs="Times New Roman"/>
            <w:kern w:val="0"/>
            <w:sz w:val="24"/>
            <w:szCs w:val="24"/>
            <w:highlight w:val="yellow"/>
          </w:rPr>
          <w:t xml:space="preserve"> for transmitting</w:t>
        </w:r>
      </w:ins>
      <w:r w:rsidRPr="00C51605">
        <w:rPr>
          <w:rFonts w:ascii="Times New Roman" w:eastAsia="宋体" w:hAnsi="Times New Roman" w:cs="Times New Roman"/>
          <w:kern w:val="0"/>
          <w:sz w:val="24"/>
          <w:szCs w:val="24"/>
          <w:highlight w:val="yellow"/>
          <w:rPrChange w:id="698" w:author="ThinkPad" w:date="2022-06-06T18:06:00Z">
            <w:rPr>
              <w:rFonts w:ascii="Times New Roman" w:eastAsia="宋体" w:hAnsi="Times New Roman" w:cs="Times New Roman"/>
              <w:kern w:val="0"/>
              <w:sz w:val="24"/>
              <w:szCs w:val="24"/>
            </w:rPr>
          </w:rPrChange>
        </w:rPr>
        <w:t xml:space="preserve">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effectively prevent a single node from communication interruption due to consuming large power on blockchain history transmission. Meanwhile, synchronization mechanism will reduce the risk that </w:t>
      </w:r>
      <w:ins w:id="699" w:author="ThinkPad" w:date="2022-06-06T18:06:00Z">
        <w:r w:rsidR="00C51605">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0EDD10FB" w14:textId="28575075" w:rsidR="00467850" w:rsidRPr="000F4706"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received blocks are added to </w:t>
      </w:r>
      <w:ins w:id="700" w:author="ThinkPad" w:date="2022-06-06T18:08:00Z">
        <w:r w:rsidR="00C51605">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node's local chain if it is </w:t>
      </w:r>
      <w:del w:id="701" w:author="ThinkPad" w:date="2022-06-06T18:08:00Z">
        <w:r w:rsidDel="00C51605">
          <w:rPr>
            <w:rFonts w:ascii="Times New Roman" w:eastAsia="宋体" w:hAnsi="Times New Roman" w:cs="Times New Roman"/>
            <w:kern w:val="0"/>
            <w:sz w:val="24"/>
            <w:szCs w:val="24"/>
          </w:rPr>
          <w:delText>not pre</w:delText>
        </w:r>
      </w:del>
      <w:ins w:id="702" w:author="ThinkPad" w:date="2022-06-06T18:08:00Z">
        <w:r w:rsidR="00C51605">
          <w:rPr>
            <w:rFonts w:ascii="Times New Roman" w:eastAsia="宋体" w:hAnsi="Times New Roman" w:cs="Times New Roman"/>
            <w:kern w:val="0"/>
            <w:sz w:val="24"/>
            <w:szCs w:val="24"/>
          </w:rPr>
          <w:t>ab</w:t>
        </w:r>
      </w:ins>
      <w:r>
        <w:rPr>
          <w:rFonts w:ascii="Times New Roman" w:eastAsia="宋体" w:hAnsi="Times New Roman" w:cs="Times New Roman"/>
          <w:kern w:val="0"/>
          <w:sz w:val="24"/>
          <w:szCs w:val="24"/>
        </w:rPr>
        <w:t xml:space="preserve">sent in the blockchain. </w:t>
      </w:r>
      <w:del w:id="703" w:author="ThinkPad" w:date="2022-06-06T18:08:00Z">
        <w:r w:rsidDel="00C51605">
          <w:rPr>
            <w:rFonts w:ascii="Times New Roman" w:eastAsia="宋体" w:hAnsi="Times New Roman" w:cs="Times New Roman"/>
            <w:kern w:val="0"/>
            <w:sz w:val="24"/>
            <w:szCs w:val="24"/>
          </w:rPr>
          <w:delText xml:space="preserve">when </w:delText>
        </w:r>
      </w:del>
      <w:ins w:id="704" w:author="ThinkPad" w:date="2022-06-06T18:08:00Z">
        <w:r w:rsidR="00C51605">
          <w:rPr>
            <w:rFonts w:ascii="Times New Roman" w:eastAsia="宋体" w:hAnsi="Times New Roman" w:cs="Times New Roman"/>
            <w:kern w:val="0"/>
            <w:sz w:val="24"/>
            <w:szCs w:val="24"/>
          </w:rPr>
          <w:t>W</w:t>
        </w:r>
        <w:r w:rsidR="00C51605">
          <w:rPr>
            <w:rFonts w:ascii="Times New Roman" w:eastAsia="宋体" w:hAnsi="Times New Roman" w:cs="Times New Roman"/>
            <w:kern w:val="0"/>
            <w:sz w:val="24"/>
            <w:szCs w:val="24"/>
          </w:rPr>
          <w:t xml:space="preserve">hen </w:t>
        </w:r>
      </w:ins>
      <w:r>
        <w:rPr>
          <w:rFonts w:ascii="Times New Roman" w:eastAsia="宋体" w:hAnsi="Times New Roman" w:cs="Times New Roman"/>
          <w:kern w:val="0"/>
          <w:sz w:val="24"/>
          <w:szCs w:val="24"/>
        </w:rPr>
        <w:t>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51E126E1" w14:textId="1EEB0E55" w:rsidR="00467850"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3A919B1C" w14:textId="2EE63517" w:rsidR="004906CE" w:rsidRPr="004906CE" w:rsidRDefault="004906CE" w:rsidP="004906CE">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w:t>
      </w:r>
      <w:del w:id="705" w:author="ThinkPad" w:date="2022-06-06T18:09:00Z">
        <w:r w:rsidDel="00C51605">
          <w:rPr>
            <w:rFonts w:ascii="Times New Roman" w:eastAsia="宋体" w:hAnsi="Times New Roman" w:cs="Times New Roman"/>
            <w:kern w:val="0"/>
            <w:sz w:val="24"/>
            <w:szCs w:val="24"/>
          </w:rPr>
          <w:delText xml:space="preserve">discuss </w:delText>
        </w:r>
      </w:del>
      <w:ins w:id="706" w:author="ThinkPad" w:date="2022-06-06T18:09:00Z">
        <w:r w:rsidR="00C51605">
          <w:rPr>
            <w:rFonts w:ascii="Times New Roman" w:eastAsia="宋体" w:hAnsi="Times New Roman" w:cs="Times New Roman"/>
            <w:kern w:val="0"/>
            <w:sz w:val="24"/>
            <w:szCs w:val="24"/>
          </w:rPr>
          <w:t>analyze</w:t>
        </w:r>
        <w:r w:rsidR="00C5160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performance and security of SWIB.</w:t>
      </w:r>
    </w:p>
    <w:p w14:paraId="459D5A55" w14:textId="692F6C1F" w:rsidR="00467850" w:rsidRDefault="00467850" w:rsidP="004906CE">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7338E829" w14:textId="5639D752" w:rsidR="004906CE" w:rsidRPr="004906CE" w:rsidRDefault="004906CE" w:rsidP="004906CE">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latency, which is an important metric to measure the performance of </w:t>
      </w:r>
      <w:ins w:id="707" w:author="ThinkPad" w:date="2022-06-06T18:09:00Z">
        <w:r w:rsidR="00C51605">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blockchain system.</w:t>
      </w:r>
    </w:p>
    <w:p w14:paraId="409F4B7E" w14:textId="77777777" w:rsidR="00467850" w:rsidRPr="00F905EF"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Latency</w:t>
      </w:r>
    </w:p>
    <w:p w14:paraId="3A1FE7BB" w14:textId="007D60DD" w:rsidR="00467850"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consensus latency is defined as the time interval from </w:t>
      </w:r>
      <w:del w:id="708" w:author="ThinkPad" w:date="2022-06-06T18:10:00Z">
        <w:r w:rsidDel="00C51605">
          <w:rPr>
            <w:rFonts w:ascii="Times New Roman" w:eastAsia="宋体" w:hAnsi="Times New Roman" w:cs="Times New Roman"/>
            <w:kern w:val="0"/>
            <w:sz w:val="24"/>
            <w:szCs w:val="24"/>
          </w:rPr>
          <w:delText xml:space="preserve">the </w:delText>
        </w:r>
      </w:del>
      <w:ins w:id="709" w:author="ThinkPad" w:date="2022-06-06T18:10:00Z">
        <w:r w:rsidR="00C51605">
          <w:rPr>
            <w:rFonts w:ascii="Times New Roman" w:eastAsia="宋体" w:hAnsi="Times New Roman" w:cs="Times New Roman"/>
            <w:kern w:val="0"/>
            <w:sz w:val="24"/>
            <w:szCs w:val="24"/>
          </w:rPr>
          <w:t>a</w:t>
        </w:r>
        <w:r w:rsidR="00C5160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block</w:t>
      </w:r>
      <w:ins w:id="710" w:author="ThinkPad" w:date="2022-06-06T18:10:00Z">
        <w:r w:rsidR="00C51605">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proposal to </w:t>
      </w:r>
      <w:del w:id="711" w:author="ThinkPad" w:date="2022-06-06T18:10:00Z">
        <w:r w:rsidDel="00C51605">
          <w:rPr>
            <w:rFonts w:ascii="Times New Roman" w:eastAsia="宋体" w:hAnsi="Times New Roman" w:cs="Times New Roman"/>
            <w:kern w:val="0"/>
            <w:sz w:val="24"/>
            <w:szCs w:val="24"/>
          </w:rPr>
          <w:delText>the block</w:delText>
        </w:r>
      </w:del>
      <w:ins w:id="712" w:author="ThinkPad" w:date="2022-06-06T18:10:00Z">
        <w:r w:rsidR="00C51605">
          <w:rPr>
            <w:rFonts w:ascii="Times New Roman" w:eastAsia="宋体" w:hAnsi="Times New Roman" w:cs="Times New Roman"/>
            <w:kern w:val="0"/>
            <w:sz w:val="24"/>
            <w:szCs w:val="24"/>
          </w:rPr>
          <w:t>its</w:t>
        </w:r>
      </w:ins>
      <w:r>
        <w:rPr>
          <w:rFonts w:ascii="Times New Roman" w:eastAsia="宋体" w:hAnsi="Times New Roman" w:cs="Times New Roman"/>
          <w:kern w:val="0"/>
          <w:sz w:val="24"/>
          <w:szCs w:val="24"/>
        </w:rPr>
        <w:t xml:space="preserve"> finalization. In order to focus on the impact of wireless communication, we assume that the computing time is negligibly small. Then, the consensus latency in our protocol is obtain as</w:t>
      </w:r>
    </w:p>
    <w:p w14:paraId="7509CB4B" w14:textId="1D3C8517" w:rsidR="00467850" w:rsidRPr="00230543" w:rsidRDefault="00467850" w:rsidP="00467850">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13C8FEB3" w14:textId="4ABD00BD" w:rsidR="00467850" w:rsidRDefault="00467850" w:rsidP="00467850">
      <w:pPr>
        <w:spacing w:afterLines="100" w:after="312"/>
        <w:rPr>
          <w:rFonts w:ascii="Times New Roman" w:eastAsia="宋体" w:hAnsi="Times New Roman" w:cs="Times New Roman"/>
          <w:kern w:val="0"/>
          <w:sz w:val="24"/>
          <w:szCs w:val="24"/>
        </w:rPr>
      </w:pPr>
      <w:r w:rsidRPr="00BC5ADE">
        <w:rPr>
          <w:rFonts w:ascii="Times New Roman" w:eastAsia="宋体" w:hAnsi="Times New Roman" w:cs="Times New Roman"/>
          <w:kern w:val="0"/>
          <w:sz w:val="24"/>
          <w:szCs w:val="24"/>
          <w:highlight w:val="yellow"/>
          <w:rPrChange w:id="713" w:author="ThinkPad" w:date="2022-06-06T18:10:00Z">
            <w:rPr>
              <w:rFonts w:ascii="Times New Roman" w:eastAsia="宋体" w:hAnsi="Times New Roman" w:cs="Times New Roman"/>
              <w:kern w:val="0"/>
              <w:sz w:val="24"/>
              <w:szCs w:val="24"/>
            </w:rPr>
          </w:rPrChange>
        </w:rPr>
        <w:t xml:space="preserve">with a communication success probability greater than or equal to </w:t>
      </w:r>
      <m:oMath>
        <m:r>
          <w:rPr>
            <w:rFonts w:ascii="Cambria Math" w:eastAsia="宋体" w:hAnsi="Cambria Math" w:cs="Times New Roman"/>
            <w:kern w:val="0"/>
            <w:sz w:val="24"/>
            <w:szCs w:val="24"/>
            <w:highlight w:val="yellow"/>
            <w:rPrChange w:id="714" w:author="ThinkPad" w:date="2022-06-06T18:10:00Z">
              <w:rPr>
                <w:rFonts w:ascii="Cambria Math" w:eastAsia="宋体" w:hAnsi="Cambria Math" w:cs="Times New Roman"/>
                <w:kern w:val="0"/>
                <w:sz w:val="24"/>
                <w:szCs w:val="24"/>
              </w:rPr>
            </w:rPrChange>
          </w:rPr>
          <m:t>ζ</m:t>
        </m:r>
      </m:oMath>
      <w:r w:rsidRPr="00BC5ADE">
        <w:rPr>
          <w:rFonts w:ascii="Times New Roman" w:eastAsia="宋体" w:hAnsi="Times New Roman" w:cs="Times New Roman" w:hint="eastAsia"/>
          <w:kern w:val="0"/>
          <w:sz w:val="24"/>
          <w:szCs w:val="24"/>
          <w:highlight w:val="yellow"/>
          <w:rPrChange w:id="715" w:author="ThinkPad" w:date="2022-06-06T18:10:00Z">
            <w:rPr>
              <w:rFonts w:ascii="Times New Roman" w:eastAsia="宋体" w:hAnsi="Times New Roman" w:cs="Times New Roman" w:hint="eastAsia"/>
              <w:kern w:val="0"/>
              <w:sz w:val="24"/>
              <w:szCs w:val="24"/>
            </w:rPr>
          </w:rPrChange>
        </w:rPr>
        <w:t xml:space="preserve"> </w:t>
      </w:r>
      <w:r w:rsidRPr="00BC5ADE">
        <w:rPr>
          <w:rFonts w:ascii="Times New Roman" w:eastAsia="宋体" w:hAnsi="Times New Roman" w:cs="Times New Roman"/>
          <w:kern w:val="0"/>
          <w:sz w:val="24"/>
          <w:szCs w:val="24"/>
          <w:highlight w:val="yellow"/>
          <w:rPrChange w:id="716" w:author="ThinkPad" w:date="2022-06-06T18:10:00Z">
            <w:rPr>
              <w:rFonts w:ascii="Times New Roman" w:eastAsia="宋体" w:hAnsi="Times New Roman" w:cs="Times New Roman"/>
              <w:kern w:val="0"/>
              <w:sz w:val="24"/>
              <w:szCs w:val="24"/>
            </w:rPr>
          </w:rPrChange>
        </w:rPr>
        <w:t xml:space="preserve">for some </w:t>
      </w:r>
      <m:oMath>
        <m:r>
          <w:rPr>
            <w:rFonts w:ascii="Cambria Math" w:eastAsia="宋体" w:hAnsi="Cambria Math" w:cs="Times New Roman"/>
            <w:kern w:val="0"/>
            <w:sz w:val="24"/>
            <w:szCs w:val="24"/>
            <w:highlight w:val="yellow"/>
            <w:rPrChange w:id="717" w:author="ThinkPad" w:date="2022-06-06T18:10:00Z">
              <w:rPr>
                <w:rFonts w:ascii="Cambria Math" w:eastAsia="宋体" w:hAnsi="Cambria Math" w:cs="Times New Roman"/>
                <w:kern w:val="0"/>
                <w:sz w:val="24"/>
                <w:szCs w:val="24"/>
              </w:rPr>
            </w:rPrChange>
          </w:rPr>
          <m:t>0≤ζ&lt;1</m:t>
        </m:r>
      </m:oMath>
      <w:r w:rsidRPr="00BC5ADE">
        <w:rPr>
          <w:rFonts w:ascii="Times New Roman" w:eastAsia="宋体" w:hAnsi="Times New Roman" w:cs="Times New Roman" w:hint="eastAsia"/>
          <w:kern w:val="0"/>
          <w:sz w:val="24"/>
          <w:szCs w:val="24"/>
          <w:highlight w:val="yellow"/>
          <w:rPrChange w:id="718" w:author="ThinkPad" w:date="2022-06-06T18:10:00Z">
            <w:rPr>
              <w:rFonts w:ascii="Times New Roman" w:eastAsia="宋体" w:hAnsi="Times New Roman" w:cs="Times New Roman" w:hint="eastAsia"/>
              <w:kern w:val="0"/>
              <w:sz w:val="24"/>
              <w:szCs w:val="24"/>
            </w:rPr>
          </w:rPrChange>
        </w:rPr>
        <w:t>.</w:t>
      </w:r>
      <w:r>
        <w:rPr>
          <w:rFonts w:ascii="Times New Roman" w:eastAsia="宋体" w:hAnsi="Times New Roman" w:cs="Times New Roman"/>
          <w:kern w:val="0"/>
          <w:sz w:val="24"/>
          <w:szCs w:val="24"/>
        </w:rPr>
        <w:t xml:space="preserve"> This equation comes</w:t>
      </w:r>
      <w:ins w:id="719" w:author="ThinkPad" w:date="2022-06-06T18:13:00Z">
        <w:r w:rsidR="00BC5ADE">
          <w:rPr>
            <w:rFonts w:ascii="Times New Roman" w:eastAsia="宋体" w:hAnsi="Times New Roman" w:cs="Times New Roman"/>
            <w:kern w:val="0"/>
            <w:sz w:val="24"/>
            <w:szCs w:val="24"/>
          </w:rPr>
          <w:t xml:space="preserve"> true</w:t>
        </w:r>
      </w:ins>
      <w:r>
        <w:rPr>
          <w:rFonts w:ascii="Times New Roman" w:eastAsia="宋体" w:hAnsi="Times New Roman" w:cs="Times New Roman"/>
          <w:kern w:val="0"/>
          <w:sz w:val="24"/>
          <w:szCs w:val="24"/>
        </w:rPr>
        <w:t xml:space="preserve"> because a single consensus round of SWIB consist of at most </w:t>
      </w:r>
      <m:oMath>
        <m:r>
          <w:rPr>
            <w:rFonts w:ascii="Cambria Math" w:eastAsia="宋体" w:hAnsi="Cambria Math" w:cs="Times New Roman"/>
            <w:kern w:val="0"/>
            <w:sz w:val="24"/>
            <w:szCs w:val="24"/>
          </w:rPr>
          <m:t xml:space="preserve">N+2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BC5ADE">
        <w:rPr>
          <w:rFonts w:ascii="Times New Roman" w:eastAsia="宋体" w:hAnsi="Times New Roman" w:cs="Times New Roman" w:hint="eastAsia"/>
          <w:kern w:val="0"/>
          <w:sz w:val="24"/>
          <w:szCs w:val="24"/>
          <w:highlight w:val="yellow"/>
          <w:rPrChange w:id="720" w:author="ThinkPad" w:date="2022-06-06T18:11:00Z">
            <w:rPr>
              <w:rFonts w:ascii="Times New Roman" w:eastAsia="宋体" w:hAnsi="Times New Roman" w:cs="Times New Roman" w:hint="eastAsia"/>
              <w:kern w:val="0"/>
              <w:sz w:val="24"/>
              <w:szCs w:val="24"/>
            </w:rPr>
          </w:rPrChange>
        </w:rPr>
        <w:t>t</w:t>
      </w:r>
      <w:r w:rsidRPr="00BC5ADE">
        <w:rPr>
          <w:rFonts w:ascii="Times New Roman" w:eastAsia="宋体" w:hAnsi="Times New Roman" w:cs="Times New Roman"/>
          <w:kern w:val="0"/>
          <w:sz w:val="24"/>
          <w:szCs w:val="24"/>
          <w:highlight w:val="yellow"/>
          <w:rPrChange w:id="721" w:author="ThinkPad" w:date="2022-06-06T18:11:00Z">
            <w:rPr>
              <w:rFonts w:ascii="Times New Roman" w:eastAsia="宋体" w:hAnsi="Times New Roman" w:cs="Times New Roman"/>
              <w:kern w:val="0"/>
              <w:sz w:val="24"/>
              <w:szCs w:val="24"/>
            </w:rPr>
          </w:rPrChange>
        </w:rPr>
        <w:t xml:space="preserve">erm </w:t>
      </w:r>
      <m:oMath>
        <m:sSub>
          <m:sSubPr>
            <m:ctrlPr>
              <w:rPr>
                <w:rFonts w:ascii="Cambria Math" w:eastAsia="宋体" w:hAnsi="Cambria Math" w:cs="Times New Roman"/>
                <w:i/>
                <w:kern w:val="0"/>
                <w:sz w:val="24"/>
                <w:szCs w:val="24"/>
                <w:highlight w:val="yellow"/>
                <w:rPrChange w:id="722" w:author="ThinkPad" w:date="2022-06-06T18:11: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yellow"/>
                <w:rPrChange w:id="723" w:author="ThinkPad" w:date="2022-06-06T18:11:00Z">
                  <w:rPr>
                    <w:rFonts w:ascii="Cambria Math" w:eastAsia="宋体" w:hAnsi="Cambria Math" w:cs="Times New Roman"/>
                    <w:kern w:val="0"/>
                    <w:sz w:val="24"/>
                    <w:szCs w:val="24"/>
                  </w:rPr>
                </w:rPrChange>
              </w:rPr>
              <m:t>T</m:t>
            </m:r>
          </m:e>
          <m:sub>
            <m:r>
              <w:rPr>
                <w:rFonts w:ascii="Cambria Math" w:eastAsia="宋体" w:hAnsi="Cambria Math" w:cs="Times New Roman"/>
                <w:kern w:val="0"/>
                <w:sz w:val="24"/>
                <w:szCs w:val="24"/>
                <w:highlight w:val="yellow"/>
                <w:rPrChange w:id="724" w:author="ThinkPad" w:date="2022-06-06T18:11:00Z">
                  <w:rPr>
                    <w:rFonts w:ascii="Cambria Math" w:eastAsia="宋体" w:hAnsi="Cambria Math" w:cs="Times New Roman"/>
                    <w:kern w:val="0"/>
                    <w:sz w:val="24"/>
                    <w:szCs w:val="24"/>
                  </w:rPr>
                </w:rPrChange>
              </w:rPr>
              <m:t>i</m:t>
            </m:r>
          </m:sub>
        </m:sSub>
      </m:oMath>
      <w:r w:rsidRPr="00BC5ADE">
        <w:rPr>
          <w:rFonts w:ascii="Times New Roman" w:eastAsia="宋体" w:hAnsi="Times New Roman" w:cs="Times New Roman" w:hint="eastAsia"/>
          <w:kern w:val="0"/>
          <w:sz w:val="24"/>
          <w:szCs w:val="24"/>
          <w:highlight w:val="yellow"/>
          <w:rPrChange w:id="725" w:author="ThinkPad" w:date="2022-06-06T18:11:00Z">
            <w:rPr>
              <w:rFonts w:ascii="Times New Roman" w:eastAsia="宋体" w:hAnsi="Times New Roman" w:cs="Times New Roman" w:hint="eastAsia"/>
              <w:kern w:val="0"/>
              <w:sz w:val="24"/>
              <w:szCs w:val="24"/>
            </w:rPr>
          </w:rPrChange>
        </w:rPr>
        <w:t xml:space="preserve"> </w:t>
      </w:r>
      <w:r w:rsidRPr="00BC5ADE">
        <w:rPr>
          <w:rFonts w:ascii="Times New Roman" w:eastAsia="宋体" w:hAnsi="Times New Roman" w:cs="Times New Roman"/>
          <w:kern w:val="0"/>
          <w:sz w:val="24"/>
          <w:szCs w:val="24"/>
          <w:highlight w:val="yellow"/>
          <w:rPrChange w:id="726" w:author="ThinkPad" w:date="2022-06-06T18:11:00Z">
            <w:rPr>
              <w:rFonts w:ascii="Times New Roman" w:eastAsia="宋体" w:hAnsi="Times New Roman" w:cs="Times New Roman"/>
              <w:kern w:val="0"/>
              <w:sz w:val="24"/>
              <w:szCs w:val="24"/>
            </w:rPr>
          </w:rPrChange>
        </w:rPr>
        <w:t xml:space="preserve">is the number of time slots </w:t>
      </w:r>
      <w:ins w:id="727" w:author="ThinkPad" w:date="2022-06-06T21:17:00Z">
        <w:r w:rsidR="00C34A5E">
          <w:rPr>
            <w:rFonts w:ascii="Times New Roman" w:eastAsia="宋体" w:hAnsi="Times New Roman" w:cs="Times New Roman"/>
            <w:kern w:val="0"/>
            <w:sz w:val="24"/>
            <w:szCs w:val="24"/>
            <w:highlight w:val="yellow"/>
          </w:rPr>
          <w:t xml:space="preserve">required </w:t>
        </w:r>
      </w:ins>
      <w:r w:rsidRPr="00BC5ADE">
        <w:rPr>
          <w:rFonts w:ascii="Times New Roman" w:eastAsia="宋体" w:hAnsi="Times New Roman" w:cs="Times New Roman"/>
          <w:kern w:val="0"/>
          <w:sz w:val="24"/>
          <w:szCs w:val="24"/>
          <w:highlight w:val="yellow"/>
          <w:rPrChange w:id="728" w:author="ThinkPad" w:date="2022-06-06T18:11:00Z">
            <w:rPr>
              <w:rFonts w:ascii="Times New Roman" w:eastAsia="宋体" w:hAnsi="Times New Roman" w:cs="Times New Roman"/>
              <w:kern w:val="0"/>
              <w:sz w:val="24"/>
              <w:szCs w:val="24"/>
            </w:rPr>
          </w:rPrChange>
        </w:rPr>
        <w:t xml:space="preserve">for </w:t>
      </w:r>
      <w:ins w:id="729" w:author="ThinkPad" w:date="2022-06-06T18:11:00Z">
        <w:r w:rsidR="00BC5ADE" w:rsidRPr="00BC5ADE">
          <w:rPr>
            <w:rFonts w:ascii="Times New Roman" w:eastAsia="宋体" w:hAnsi="Times New Roman" w:cs="Times New Roman"/>
            <w:kern w:val="0"/>
            <w:sz w:val="24"/>
            <w:szCs w:val="24"/>
            <w:highlight w:val="yellow"/>
            <w:rPrChange w:id="730" w:author="ThinkPad" w:date="2022-06-06T18:11:00Z">
              <w:rPr>
                <w:rFonts w:ascii="Times New Roman" w:eastAsia="宋体" w:hAnsi="Times New Roman" w:cs="Times New Roman"/>
                <w:kern w:val="0"/>
                <w:sz w:val="24"/>
                <w:szCs w:val="24"/>
              </w:rPr>
            </w:rPrChange>
          </w:rPr>
          <w:t xml:space="preserve">the delivery of </w:t>
        </w:r>
      </w:ins>
      <w:r w:rsidRPr="00BC5ADE">
        <w:rPr>
          <w:rFonts w:ascii="Times New Roman" w:eastAsia="宋体" w:hAnsi="Times New Roman" w:cs="Times New Roman"/>
          <w:kern w:val="0"/>
          <w:sz w:val="24"/>
          <w:szCs w:val="24"/>
          <w:highlight w:val="yellow"/>
          <w:rPrChange w:id="731" w:author="ThinkPad" w:date="2022-06-06T18:11:00Z">
            <w:rPr>
              <w:rFonts w:ascii="Times New Roman" w:eastAsia="宋体" w:hAnsi="Times New Roman" w:cs="Times New Roman"/>
              <w:kern w:val="0"/>
              <w:sz w:val="24"/>
              <w:szCs w:val="24"/>
            </w:rPr>
          </w:rPrChange>
        </w:rPr>
        <w:t xml:space="preserve">a </w:t>
      </w:r>
      <w:r w:rsidRPr="00C34A5E">
        <w:rPr>
          <w:rFonts w:ascii="Times New Roman" w:eastAsia="宋体" w:hAnsi="Times New Roman" w:cs="Times New Roman"/>
          <w:kern w:val="0"/>
          <w:sz w:val="24"/>
          <w:szCs w:val="24"/>
          <w:highlight w:val="cyan"/>
          <w:rPrChange w:id="732" w:author="ThinkPad" w:date="2022-06-06T21:17:00Z">
            <w:rPr>
              <w:rFonts w:ascii="Times New Roman" w:eastAsia="宋体" w:hAnsi="Times New Roman" w:cs="Times New Roman"/>
              <w:kern w:val="0"/>
              <w:sz w:val="24"/>
              <w:szCs w:val="24"/>
            </w:rPr>
          </w:rPrChange>
        </w:rPr>
        <w:t>message</w:t>
      </w:r>
      <w:r w:rsidRPr="00BC5ADE">
        <w:rPr>
          <w:rFonts w:ascii="Times New Roman" w:eastAsia="宋体" w:hAnsi="Times New Roman" w:cs="Times New Roman"/>
          <w:kern w:val="0"/>
          <w:sz w:val="24"/>
          <w:szCs w:val="24"/>
          <w:highlight w:val="yellow"/>
          <w:rPrChange w:id="733" w:author="ThinkPad" w:date="2022-06-06T18:11:00Z">
            <w:rPr>
              <w:rFonts w:ascii="Times New Roman" w:eastAsia="宋体" w:hAnsi="Times New Roman" w:cs="Times New Roman"/>
              <w:kern w:val="0"/>
              <w:sz w:val="24"/>
              <w:szCs w:val="24"/>
            </w:rPr>
          </w:rPrChange>
        </w:rPr>
        <w:t>.</w:t>
      </w:r>
      <w:r>
        <w:rPr>
          <w:rFonts w:ascii="Times New Roman" w:eastAsia="宋体" w:hAnsi="Times New Roman" w:cs="Times New Roman"/>
          <w:kern w:val="0"/>
          <w:sz w:val="24"/>
          <w:szCs w:val="24"/>
        </w:rPr>
        <w:t xml:space="preserve"> A block is composed of block header and a </w:t>
      </w:r>
      <w:r>
        <w:rPr>
          <w:rFonts w:ascii="Times New Roman" w:eastAsia="宋体" w:hAnsi="Times New Roman" w:cs="Times New Roman"/>
          <w:kern w:val="0"/>
          <w:sz w:val="24"/>
          <w:szCs w:val="24"/>
        </w:rPr>
        <w:lastRenderedPageBreak/>
        <w:t xml:space="preserve">block body. The block header mainly stores metadata for identifying blocks and has fixed size. Block body contains multiple transactions, which </w:t>
      </w:r>
      <w:ins w:id="734" w:author="ThinkPad" w:date="2022-06-06T18:14:00Z">
        <w:r w:rsidR="00BC5ADE">
          <w:rPr>
            <w:rFonts w:ascii="Times New Roman" w:eastAsia="宋体" w:hAnsi="Times New Roman" w:cs="Times New Roman"/>
            <w:kern w:val="0"/>
            <w:sz w:val="24"/>
            <w:szCs w:val="24"/>
          </w:rPr>
          <w:t xml:space="preserve">is </w:t>
        </w:r>
      </w:ins>
      <w:r>
        <w:rPr>
          <w:rFonts w:ascii="Times New Roman" w:eastAsia="宋体" w:hAnsi="Times New Roman" w:cs="Times New Roman"/>
          <w:kern w:val="0"/>
          <w:sz w:val="24"/>
          <w:szCs w:val="24"/>
        </w:rPr>
        <w:t xml:space="preserve">assumed </w:t>
      </w:r>
      <w:del w:id="735" w:author="ThinkPad" w:date="2022-06-06T18:14:00Z">
        <w:r w:rsidDel="00BC5ADE">
          <w:rPr>
            <w:rFonts w:ascii="Times New Roman" w:eastAsia="宋体" w:hAnsi="Times New Roman" w:cs="Times New Roman"/>
            <w:kern w:val="0"/>
            <w:sz w:val="24"/>
            <w:szCs w:val="24"/>
          </w:rPr>
          <w:delText>that have</w:delText>
        </w:r>
      </w:del>
      <w:ins w:id="736" w:author="ThinkPad" w:date="2022-06-06T18:14:00Z">
        <w:r w:rsidR="00BC5ADE">
          <w:rPr>
            <w:rFonts w:ascii="Times New Roman" w:eastAsia="宋体" w:hAnsi="Times New Roman" w:cs="Times New Roman"/>
            <w:kern w:val="0"/>
            <w:sz w:val="24"/>
            <w:szCs w:val="24"/>
          </w:rPr>
          <w:t>to take</w:t>
        </w:r>
      </w:ins>
      <w:r>
        <w:rPr>
          <w:rFonts w:ascii="Times New Roman" w:eastAsia="宋体" w:hAnsi="Times New Roman" w:cs="Times New Roman"/>
          <w:kern w:val="0"/>
          <w:sz w:val="24"/>
          <w:szCs w:val="24"/>
        </w:rPr>
        <w:t xml:space="preserv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3D21DC">
        <w:rPr>
          <w:rFonts w:ascii="Times New Roman" w:eastAsia="宋体" w:hAnsi="Times New Roman" w:cs="Times New Roman"/>
          <w:kern w:val="0"/>
          <w:sz w:val="24"/>
          <w:szCs w:val="24"/>
          <w:highlight w:val="yellow"/>
          <w:rPrChange w:id="737" w:author="ThinkPad" w:date="2022-06-06T18:17:00Z">
            <w:rPr>
              <w:rFonts w:ascii="Times New Roman" w:eastAsia="宋体" w:hAnsi="Times New Roman" w:cs="Times New Roman"/>
              <w:kern w:val="0"/>
              <w:sz w:val="24"/>
              <w:szCs w:val="24"/>
            </w:rPr>
          </w:rPrChange>
        </w:rPr>
        <w:t xml:space="preserve">the </w:t>
      </w:r>
      <w:ins w:id="738" w:author="ThinkPad" w:date="2022-06-06T21:21:00Z">
        <w:r w:rsidR="0003258F">
          <w:rPr>
            <w:rFonts w:ascii="Times New Roman" w:eastAsia="宋体" w:hAnsi="Times New Roman" w:cs="Times New Roman"/>
            <w:kern w:val="0"/>
            <w:sz w:val="24"/>
            <w:szCs w:val="24"/>
            <w:highlight w:val="yellow"/>
          </w:rPr>
          <w:t>number of bits that can be transmitted in a slot</w:t>
        </w:r>
      </w:ins>
      <w:del w:id="739" w:author="ThinkPad" w:date="2022-06-06T21:21:00Z">
        <w:r w:rsidRPr="003D21DC" w:rsidDel="0003258F">
          <w:rPr>
            <w:rFonts w:ascii="Times New Roman" w:eastAsia="宋体" w:hAnsi="Times New Roman" w:cs="Times New Roman"/>
            <w:kern w:val="0"/>
            <w:sz w:val="24"/>
            <w:szCs w:val="24"/>
            <w:highlight w:val="yellow"/>
            <w:rPrChange w:id="740" w:author="ThinkPad" w:date="2022-06-06T18:17:00Z">
              <w:rPr>
                <w:rFonts w:ascii="Times New Roman" w:eastAsia="宋体" w:hAnsi="Times New Roman" w:cs="Times New Roman"/>
                <w:kern w:val="0"/>
                <w:sz w:val="24"/>
                <w:szCs w:val="24"/>
              </w:rPr>
            </w:rPrChange>
          </w:rPr>
          <w:delText xml:space="preserve">maximum message </w:delText>
        </w:r>
      </w:del>
      <w:del w:id="741" w:author="ThinkPad" w:date="2022-06-06T21:19:00Z">
        <w:r w:rsidRPr="003D21DC" w:rsidDel="00C34A5E">
          <w:rPr>
            <w:rFonts w:ascii="Times New Roman" w:eastAsia="宋体" w:hAnsi="Times New Roman" w:cs="Times New Roman"/>
            <w:kern w:val="0"/>
            <w:sz w:val="24"/>
            <w:szCs w:val="24"/>
            <w:highlight w:val="yellow"/>
            <w:rPrChange w:id="742" w:author="ThinkPad" w:date="2022-06-06T18:17:00Z">
              <w:rPr>
                <w:rFonts w:ascii="Times New Roman" w:eastAsia="宋体" w:hAnsi="Times New Roman" w:cs="Times New Roman"/>
                <w:kern w:val="0"/>
                <w:sz w:val="24"/>
                <w:szCs w:val="24"/>
              </w:rPr>
            </w:rPrChange>
          </w:rPr>
          <w:delText xml:space="preserve">in </w:delText>
        </w:r>
      </w:del>
      <w:del w:id="743" w:author="ThinkPad" w:date="2022-06-06T21:21:00Z">
        <w:r w:rsidRPr="003D21DC" w:rsidDel="0003258F">
          <w:rPr>
            <w:rFonts w:ascii="Times New Roman" w:eastAsia="宋体" w:hAnsi="Times New Roman" w:cs="Times New Roman"/>
            <w:kern w:val="0"/>
            <w:sz w:val="24"/>
            <w:szCs w:val="24"/>
            <w:highlight w:val="yellow"/>
            <w:rPrChange w:id="744" w:author="ThinkPad" w:date="2022-06-06T18:17:00Z">
              <w:rPr>
                <w:rFonts w:ascii="Times New Roman" w:eastAsia="宋体" w:hAnsi="Times New Roman" w:cs="Times New Roman"/>
                <w:kern w:val="0"/>
                <w:sz w:val="24"/>
                <w:szCs w:val="24"/>
              </w:rPr>
            </w:rPrChange>
          </w:rPr>
          <w:delText>transmission</w:delText>
        </w:r>
      </w:del>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SWIB is </w:t>
      </w:r>
      <w:r w:rsidR="00FC4D42">
        <w:rPr>
          <w:rFonts w:ascii="Times New Roman" w:eastAsia="宋体" w:hAnsi="Times New Roman" w:cs="Times New Roman"/>
          <w:kern w:val="0"/>
          <w:sz w:val="24"/>
          <w:szCs w:val="24"/>
        </w:rPr>
        <w:t>expressed as</w:t>
      </w:r>
    </w:p>
    <w:p w14:paraId="20DFD5A6" w14:textId="77777777" w:rsidR="00467850" w:rsidRPr="00641646" w:rsidRDefault="008E321A" w:rsidP="00467850">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m:oMathPara>
    </w:p>
    <w:p w14:paraId="4613F2C2" w14:textId="1AFAFB00" w:rsidR="00467850" w:rsidRDefault="00467850" w:rsidP="0046785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sidR="007B52E3">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the number of slots </w:t>
      </w:r>
      <w:ins w:id="745" w:author="ThinkPad" w:date="2022-06-06T18:15:00Z">
        <w:r w:rsidR="003D21DC">
          <w:rPr>
            <w:rFonts w:ascii="Times New Roman" w:eastAsia="宋体" w:hAnsi="Times New Roman" w:cs="Times New Roman"/>
            <w:kern w:val="0"/>
            <w:sz w:val="24"/>
            <w:szCs w:val="24"/>
          </w:rPr>
          <w:t xml:space="preserve">required </w:t>
        </w:r>
      </w:ins>
      <w:r>
        <w:rPr>
          <w:rFonts w:ascii="Times New Roman" w:eastAsia="宋体" w:hAnsi="Times New Roman" w:cs="Times New Roman"/>
          <w:kern w:val="0"/>
          <w:sz w:val="24"/>
          <w:szCs w:val="24"/>
        </w:rPr>
        <w:t xml:space="preserve">to transmit the </w:t>
      </w:r>
      <w:del w:id="746" w:author="ThinkPad" w:date="2022-06-06T18:15:00Z">
        <w:r w:rsidDel="003D21DC">
          <w:rPr>
            <w:rFonts w:ascii="Times New Roman" w:eastAsia="宋体" w:hAnsi="Times New Roman" w:cs="Times New Roman"/>
            <w:kern w:val="0"/>
            <w:sz w:val="24"/>
            <w:szCs w:val="24"/>
          </w:rPr>
          <w:delText xml:space="preserve">maximum </w:delText>
        </w:r>
      </w:del>
      <w:ins w:id="747" w:author="ThinkPad" w:date="2022-06-06T18:15:00Z">
        <w:r w:rsidR="003D21DC">
          <w:rPr>
            <w:rFonts w:ascii="Times New Roman" w:eastAsia="宋体" w:hAnsi="Times New Roman" w:cs="Times New Roman"/>
            <w:kern w:val="0"/>
            <w:sz w:val="24"/>
            <w:szCs w:val="24"/>
          </w:rPr>
          <w:t>maximum</w:t>
        </w:r>
        <w:r w:rsidR="003D21DC">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size</w:t>
      </w:r>
      <w:ins w:id="748" w:author="ThinkPad" w:date="2022-06-06T18:15:00Z">
        <w:r w:rsidR="003D21DC">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w:t>
      </w:r>
      <w:ins w:id="749" w:author="ThinkPad" w:date="2022-06-06T18:15:00Z">
        <w:r w:rsidR="003D21DC">
          <w:rPr>
            <w:rFonts w:ascii="Times New Roman" w:eastAsia="宋体" w:hAnsi="Times New Roman" w:cs="Times New Roman"/>
            <w:kern w:val="0"/>
            <w:sz w:val="24"/>
            <w:szCs w:val="24"/>
          </w:rPr>
          <w:t xml:space="preserve">required </w:t>
        </w:r>
      </w:ins>
      <w:r>
        <w:rPr>
          <w:rFonts w:ascii="Times New Roman" w:eastAsia="宋体" w:hAnsi="Times New Roman" w:cs="Times New Roman"/>
          <w:kern w:val="0"/>
          <w:sz w:val="24"/>
          <w:szCs w:val="24"/>
        </w:rPr>
        <w:t xml:space="preserve">to transmit </w:t>
      </w:r>
      <w:del w:id="750" w:author="ThinkPad" w:date="2022-06-06T21:24:00Z">
        <w:r w:rsidRPr="003A1DD2" w:rsidDel="0003258F">
          <w:rPr>
            <w:rFonts w:ascii="Times New Roman" w:eastAsia="宋体" w:hAnsi="Times New Roman" w:cs="Times New Roman"/>
            <w:kern w:val="0"/>
            <w:sz w:val="24"/>
            <w:szCs w:val="24"/>
            <w:highlight w:val="yellow"/>
            <w:rPrChange w:id="751" w:author="ThinkPad" w:date="2022-06-06T18:20:00Z">
              <w:rPr>
                <w:rFonts w:ascii="Times New Roman" w:eastAsia="宋体" w:hAnsi="Times New Roman" w:cs="Times New Roman"/>
                <w:kern w:val="0"/>
                <w:sz w:val="24"/>
                <w:szCs w:val="24"/>
              </w:rPr>
            </w:rPrChange>
          </w:rPr>
          <w:delText>the maximum</w:delText>
        </w:r>
      </w:del>
      <w:ins w:id="752" w:author="ThinkPad" w:date="2022-06-06T21:24:00Z">
        <w:r w:rsidR="0003258F">
          <w:rPr>
            <w:rFonts w:ascii="Times New Roman" w:eastAsia="宋体" w:hAnsi="Times New Roman" w:cs="Times New Roman"/>
            <w:kern w:val="0"/>
            <w:sz w:val="24"/>
            <w:szCs w:val="24"/>
            <w:highlight w:val="yellow"/>
          </w:rPr>
          <w:t>a</w:t>
        </w:r>
      </w:ins>
      <w:r w:rsidRPr="003A1DD2">
        <w:rPr>
          <w:rFonts w:ascii="Times New Roman" w:eastAsia="宋体" w:hAnsi="Times New Roman" w:cs="Times New Roman"/>
          <w:kern w:val="0"/>
          <w:sz w:val="24"/>
          <w:szCs w:val="24"/>
          <w:highlight w:val="yellow"/>
          <w:rPrChange w:id="753" w:author="ThinkPad" w:date="2022-06-06T18:20:00Z">
            <w:rPr>
              <w:rFonts w:ascii="Times New Roman" w:eastAsia="宋体" w:hAnsi="Times New Roman" w:cs="Times New Roman"/>
              <w:kern w:val="0"/>
              <w:sz w:val="24"/>
              <w:szCs w:val="24"/>
            </w:rPr>
          </w:rPrChange>
        </w:rPr>
        <w:t xml:space="preserve"> signature</w:t>
      </w:r>
      <w:r>
        <w:rPr>
          <w:rFonts w:ascii="Times New Roman" w:eastAsia="宋体" w:hAnsi="Times New Roman" w:cs="Times New Roman"/>
          <w:kern w:val="0"/>
          <w:sz w:val="24"/>
          <w:szCs w:val="24"/>
        </w:rPr>
        <w:t xml:space="preserve">. We assume that </w:t>
      </w:r>
      <w:r w:rsidRPr="003A1DD2">
        <w:rPr>
          <w:rFonts w:ascii="Times New Roman" w:eastAsia="宋体" w:hAnsi="Times New Roman" w:cs="Times New Roman"/>
          <w:kern w:val="0"/>
          <w:sz w:val="24"/>
          <w:szCs w:val="24"/>
          <w:highlight w:val="yellow"/>
          <w:rPrChange w:id="754" w:author="ThinkPad" w:date="2022-06-06T18:24:00Z">
            <w:rPr>
              <w:rFonts w:ascii="Times New Roman" w:eastAsia="宋体" w:hAnsi="Times New Roman" w:cs="Times New Roman"/>
              <w:kern w:val="0"/>
              <w:sz w:val="24"/>
              <w:szCs w:val="24"/>
            </w:rPr>
          </w:rPrChange>
        </w:rPr>
        <w:t xml:space="preserve">the transmission probability of nodes is </w:t>
      </w:r>
      <m:oMath>
        <m:r>
          <w:rPr>
            <w:rFonts w:ascii="Cambria Math" w:eastAsia="宋体" w:hAnsi="Cambria Math" w:cs="Times New Roman"/>
            <w:kern w:val="0"/>
            <w:sz w:val="24"/>
            <w:szCs w:val="24"/>
            <w:highlight w:val="yellow"/>
            <w:rPrChange w:id="755" w:author="ThinkPad" w:date="2022-06-06T18:24:00Z">
              <w:rPr>
                <w:rFonts w:ascii="Cambria Math" w:eastAsia="宋体" w:hAnsi="Cambria Math" w:cs="Times New Roman"/>
                <w:kern w:val="0"/>
                <w:sz w:val="24"/>
                <w:szCs w:val="24"/>
              </w:rPr>
            </w:rPrChange>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175522EE" w14:textId="5C79075C" w:rsidR="00B81FB3" w:rsidRDefault="00467850" w:rsidP="00B81FB3">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1</w:t>
      </w:r>
      <w:r w:rsidR="007B52E3">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00B81FB3">
        <w:rPr>
          <w:rFonts w:ascii="Times New Roman" w:eastAsia="宋体" w:hAnsi="Times New Roman" w:cs="Times New Roman"/>
          <w:b/>
          <w:bCs/>
          <w:kern w:val="0"/>
          <w:sz w:val="24"/>
          <w:szCs w:val="24"/>
        </w:rPr>
        <w:t>1</w:t>
      </w:r>
      <w:r w:rsidR="00B81FB3">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sidR="00B81FB3">
        <w:rPr>
          <w:rFonts w:ascii="Times New Roman" w:eastAsia="宋体" w:hAnsi="Times New Roman" w:cs="Times New Roman" w:hint="eastAsia"/>
          <w:kern w:val="0"/>
          <w:sz w:val="24"/>
          <w:szCs w:val="24"/>
        </w:rPr>
        <w:t xml:space="preserve"> </w:t>
      </w:r>
      <w:del w:id="756" w:author="ThinkPad" w:date="2022-06-06T18:21:00Z">
        <w:r w:rsidR="00B81FB3" w:rsidDel="003A1DD2">
          <w:rPr>
            <w:rFonts w:ascii="Times New Roman" w:eastAsia="宋体" w:hAnsi="Times New Roman" w:cs="Times New Roman"/>
            <w:kern w:val="0"/>
            <w:sz w:val="24"/>
            <w:szCs w:val="24"/>
          </w:rPr>
          <w:delText xml:space="preserve">be </w:delText>
        </w:r>
      </w:del>
      <w:ins w:id="757" w:author="ThinkPad" w:date="2022-06-06T18:21:00Z">
        <w:r w:rsidR="003A1DD2">
          <w:rPr>
            <w:rFonts w:ascii="Times New Roman" w:eastAsia="宋体" w:hAnsi="Times New Roman" w:cs="Times New Roman"/>
            <w:kern w:val="0"/>
            <w:sz w:val="24"/>
            <w:szCs w:val="24"/>
          </w:rPr>
          <w:t>represent</w:t>
        </w:r>
        <w:r w:rsidR="003A1DD2">
          <w:rPr>
            <w:rFonts w:ascii="Times New Roman" w:eastAsia="宋体" w:hAnsi="Times New Roman" w:cs="Times New Roman"/>
            <w:kern w:val="0"/>
            <w:sz w:val="24"/>
            <w:szCs w:val="24"/>
          </w:rPr>
          <w:t xml:space="preserve"> </w:t>
        </w:r>
      </w:ins>
      <w:r w:rsidR="00B81FB3">
        <w:rPr>
          <w:rFonts w:ascii="Times New Roman" w:eastAsia="宋体" w:hAnsi="Times New Roman" w:cs="Times New Roman"/>
          <w:kern w:val="0"/>
          <w:sz w:val="24"/>
          <w:szCs w:val="24"/>
        </w:rPr>
        <w:t xml:space="preserve">the maximum number of time slots for transmitting a block,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B81FB3">
        <w:rPr>
          <w:rFonts w:ascii="Times New Roman" w:eastAsia="宋体" w:hAnsi="Times New Roman" w:cs="Times New Roman" w:hint="eastAsia"/>
          <w:kern w:val="0"/>
          <w:sz w:val="24"/>
          <w:szCs w:val="24"/>
        </w:rPr>
        <w:t xml:space="preserve"> </w:t>
      </w:r>
      <w:ins w:id="758" w:author="ThinkPad" w:date="2022-06-06T18:21:00Z">
        <w:r w:rsidR="003A1DD2">
          <w:rPr>
            <w:rFonts w:ascii="Times New Roman" w:eastAsia="宋体" w:hAnsi="Times New Roman" w:cs="Times New Roman"/>
            <w:kern w:val="0"/>
            <w:sz w:val="24"/>
            <w:szCs w:val="24"/>
          </w:rPr>
          <w:t>represent</w:t>
        </w:r>
        <w:r w:rsidR="003A1DD2" w:rsidDel="003A1DD2">
          <w:rPr>
            <w:rFonts w:ascii="Times New Roman" w:eastAsia="宋体" w:hAnsi="Times New Roman" w:cs="Times New Roman"/>
            <w:kern w:val="0"/>
            <w:sz w:val="24"/>
            <w:szCs w:val="24"/>
          </w:rPr>
          <w:t xml:space="preserve"> </w:t>
        </w:r>
      </w:ins>
      <w:del w:id="759" w:author="ThinkPad" w:date="2022-06-06T18:21:00Z">
        <w:r w:rsidR="00B81FB3" w:rsidDel="003A1DD2">
          <w:rPr>
            <w:rFonts w:ascii="Times New Roman" w:eastAsia="宋体" w:hAnsi="Times New Roman" w:cs="Times New Roman"/>
            <w:kern w:val="0"/>
            <w:sz w:val="24"/>
            <w:szCs w:val="24"/>
          </w:rPr>
          <w:delText xml:space="preserve">be </w:delText>
        </w:r>
      </w:del>
      <w:r w:rsidR="00B81FB3">
        <w:rPr>
          <w:rFonts w:ascii="Times New Roman" w:eastAsia="宋体" w:hAnsi="Times New Roman" w:cs="Times New Roman"/>
          <w:kern w:val="0"/>
          <w:sz w:val="24"/>
          <w:szCs w:val="24"/>
        </w:rPr>
        <w:t>the</w:t>
      </w:r>
      <w:r w:rsidR="00B81FB3" w:rsidRPr="00B81FB3">
        <w:rPr>
          <w:rFonts w:ascii="Times New Roman" w:eastAsia="宋体" w:hAnsi="Times New Roman" w:cs="Times New Roman"/>
          <w:kern w:val="0"/>
          <w:sz w:val="24"/>
          <w:szCs w:val="24"/>
        </w:rPr>
        <w:t xml:space="preserve"> </w:t>
      </w:r>
      <w:r w:rsidR="00B81FB3">
        <w:rPr>
          <w:rFonts w:ascii="Times New Roman" w:eastAsia="宋体" w:hAnsi="Times New Roman" w:cs="Times New Roman"/>
          <w:kern w:val="0"/>
          <w:sz w:val="24"/>
          <w:szCs w:val="24"/>
        </w:rPr>
        <w:t xml:space="preserve">maximum number of time slots to transmit a signature, </w:t>
      </w:r>
      <w:r w:rsidR="00B81FB3" w:rsidRPr="003A1DD2">
        <w:rPr>
          <w:rFonts w:ascii="Times New Roman" w:eastAsia="宋体" w:hAnsi="Times New Roman" w:cs="Times New Roman"/>
          <w:kern w:val="0"/>
          <w:sz w:val="24"/>
          <w:szCs w:val="24"/>
          <w:highlight w:val="yellow"/>
          <w:rPrChange w:id="760" w:author="ThinkPad" w:date="2022-06-06T18:22:00Z">
            <w:rPr>
              <w:rFonts w:ascii="Times New Roman" w:eastAsia="宋体" w:hAnsi="Times New Roman" w:cs="Times New Roman"/>
              <w:kern w:val="0"/>
              <w:sz w:val="24"/>
              <w:szCs w:val="24"/>
            </w:rPr>
          </w:rPrChange>
        </w:rPr>
        <w:t xml:space="preserve">and </w:t>
      </w:r>
      <m:oMath>
        <m:r>
          <w:rPr>
            <w:rFonts w:ascii="Cambria Math" w:eastAsia="宋体" w:hAnsi="Cambria Math" w:cs="Times New Roman"/>
            <w:kern w:val="0"/>
            <w:sz w:val="24"/>
            <w:szCs w:val="24"/>
            <w:highlight w:val="yellow"/>
            <w:rPrChange w:id="761" w:author="ThinkPad" w:date="2022-06-06T18:22:00Z">
              <w:rPr>
                <w:rFonts w:ascii="Cambria Math" w:eastAsia="宋体" w:hAnsi="Cambria Math" w:cs="Times New Roman"/>
                <w:kern w:val="0"/>
                <w:sz w:val="24"/>
                <w:szCs w:val="24"/>
              </w:rPr>
            </w:rPrChange>
          </w:rPr>
          <m:t>p</m:t>
        </m:r>
      </m:oMath>
      <w:r w:rsidR="00B81FB3" w:rsidRPr="003A1DD2">
        <w:rPr>
          <w:rFonts w:ascii="Times New Roman" w:eastAsia="宋体" w:hAnsi="Times New Roman" w:cs="Times New Roman" w:hint="eastAsia"/>
          <w:kern w:val="0"/>
          <w:sz w:val="24"/>
          <w:szCs w:val="24"/>
          <w:highlight w:val="yellow"/>
          <w:rPrChange w:id="762" w:author="ThinkPad" w:date="2022-06-06T18:22:00Z">
            <w:rPr>
              <w:rFonts w:ascii="Times New Roman" w:eastAsia="宋体" w:hAnsi="Times New Roman" w:cs="Times New Roman" w:hint="eastAsia"/>
              <w:kern w:val="0"/>
              <w:sz w:val="24"/>
              <w:szCs w:val="24"/>
            </w:rPr>
          </w:rPrChange>
        </w:rPr>
        <w:t xml:space="preserve"> </w:t>
      </w:r>
      <w:r w:rsidR="00B81FB3" w:rsidRPr="003A1DD2">
        <w:rPr>
          <w:rFonts w:ascii="Times New Roman" w:eastAsia="宋体" w:hAnsi="Times New Roman" w:cs="Times New Roman"/>
          <w:kern w:val="0"/>
          <w:sz w:val="24"/>
          <w:szCs w:val="24"/>
          <w:highlight w:val="yellow"/>
          <w:rPrChange w:id="763" w:author="ThinkPad" w:date="2022-06-06T18:22:00Z">
            <w:rPr>
              <w:rFonts w:ascii="Times New Roman" w:eastAsia="宋体" w:hAnsi="Times New Roman" w:cs="Times New Roman"/>
              <w:kern w:val="0"/>
              <w:sz w:val="24"/>
              <w:szCs w:val="24"/>
            </w:rPr>
          </w:rPrChange>
        </w:rPr>
        <w:t xml:space="preserve">be the transmission probability of each node in </w:t>
      </w:r>
      <w:ins w:id="764" w:author="ThinkPad" w:date="2022-06-06T18:21:00Z">
        <w:r w:rsidR="003A1DD2" w:rsidRPr="003A1DD2">
          <w:rPr>
            <w:rFonts w:ascii="Times New Roman" w:eastAsia="宋体" w:hAnsi="Times New Roman" w:cs="Times New Roman"/>
            <w:kern w:val="0"/>
            <w:sz w:val="24"/>
            <w:szCs w:val="24"/>
            <w:highlight w:val="yellow"/>
            <w:rPrChange w:id="765" w:author="ThinkPad" w:date="2022-06-06T18:22:00Z">
              <w:rPr>
                <w:rFonts w:ascii="Times New Roman" w:eastAsia="宋体" w:hAnsi="Times New Roman" w:cs="Times New Roman"/>
                <w:kern w:val="0"/>
                <w:sz w:val="24"/>
                <w:szCs w:val="24"/>
              </w:rPr>
            </w:rPrChange>
          </w:rPr>
          <w:t xml:space="preserve">the </w:t>
        </w:r>
      </w:ins>
      <w:r w:rsidR="00B81FB3" w:rsidRPr="003A1DD2">
        <w:rPr>
          <w:rFonts w:ascii="Times New Roman" w:eastAsia="宋体" w:hAnsi="Times New Roman" w:cs="Times New Roman"/>
          <w:kern w:val="0"/>
          <w:sz w:val="24"/>
          <w:szCs w:val="24"/>
          <w:highlight w:val="yellow"/>
          <w:rPrChange w:id="766" w:author="ThinkPad" w:date="2022-06-06T18:22:00Z">
            <w:rPr>
              <w:rFonts w:ascii="Times New Roman" w:eastAsia="宋体" w:hAnsi="Times New Roman" w:cs="Times New Roman"/>
              <w:kern w:val="0"/>
              <w:sz w:val="24"/>
              <w:szCs w:val="24"/>
            </w:rPr>
          </w:rPrChange>
        </w:rPr>
        <w:t>system</w:t>
      </w:r>
      <w:r w:rsidR="00B81FB3">
        <w:rPr>
          <w:rFonts w:ascii="Times New Roman" w:eastAsia="宋体" w:hAnsi="Times New Roman" w:cs="Times New Roman"/>
          <w:kern w:val="0"/>
          <w:sz w:val="24"/>
          <w:szCs w:val="24"/>
        </w:rPr>
        <w:t>.</w:t>
      </w:r>
      <w:ins w:id="767" w:author="ThinkPad" w:date="2022-06-06T18:22:00Z">
        <w:r w:rsidR="003A1DD2">
          <w:rPr>
            <w:rFonts w:ascii="Times New Roman" w:eastAsia="宋体" w:hAnsi="Times New Roman" w:cs="Times New Roman"/>
            <w:kern w:val="0"/>
            <w:sz w:val="24"/>
            <w:szCs w:val="24"/>
          </w:rPr>
          <w:t xml:space="preserve"> </w:t>
        </w:r>
        <w:r w:rsidR="003A1DD2" w:rsidRPr="003A1DD2">
          <w:rPr>
            <w:rFonts w:ascii="Times New Roman" w:eastAsia="宋体" w:hAnsi="Times New Roman" w:cs="Times New Roman"/>
            <w:kern w:val="0"/>
            <w:sz w:val="24"/>
            <w:szCs w:val="24"/>
            <w:highlight w:val="yellow"/>
            <w:rPrChange w:id="768" w:author="ThinkPad" w:date="2022-06-06T18:22:00Z">
              <w:rPr>
                <w:rFonts w:ascii="Times New Roman" w:eastAsia="宋体" w:hAnsi="Times New Roman" w:cs="Times New Roman"/>
                <w:kern w:val="0"/>
                <w:sz w:val="24"/>
                <w:szCs w:val="24"/>
              </w:rPr>
            </w:rPrChange>
          </w:rPr>
          <w:t>[</w:t>
        </w:r>
        <w:r w:rsidR="003A1DD2" w:rsidRPr="003A1DD2">
          <w:rPr>
            <w:rFonts w:ascii="Times New Roman" w:eastAsia="宋体" w:hAnsi="Times New Roman" w:cs="Times New Roman" w:hint="eastAsia"/>
            <w:kern w:val="0"/>
            <w:sz w:val="24"/>
            <w:szCs w:val="24"/>
            <w:highlight w:val="yellow"/>
            <w:rPrChange w:id="769" w:author="ThinkPad" w:date="2022-06-06T18:22:00Z">
              <w:rPr>
                <w:rFonts w:ascii="Times New Roman" w:eastAsia="宋体" w:hAnsi="Times New Roman" w:cs="Times New Roman" w:hint="eastAsia"/>
                <w:kern w:val="0"/>
                <w:sz w:val="24"/>
                <w:szCs w:val="24"/>
              </w:rPr>
            </w:rPrChange>
          </w:rPr>
          <w:t>什么样的无线系统这么工作？会导致什么样的性能</w:t>
        </w:r>
        <w:r w:rsidR="003A1DD2" w:rsidRPr="003A1DD2">
          <w:rPr>
            <w:rFonts w:ascii="Times New Roman" w:eastAsia="宋体" w:hAnsi="Times New Roman" w:cs="Times New Roman"/>
            <w:kern w:val="0"/>
            <w:sz w:val="24"/>
            <w:szCs w:val="24"/>
            <w:highlight w:val="yellow"/>
            <w:rPrChange w:id="770" w:author="ThinkPad" w:date="2022-06-06T18:22:00Z">
              <w:rPr>
                <w:rFonts w:ascii="Times New Roman" w:eastAsia="宋体" w:hAnsi="Times New Roman" w:cs="Times New Roman"/>
                <w:kern w:val="0"/>
                <w:sz w:val="24"/>
                <w:szCs w:val="24"/>
              </w:rPr>
            </w:rPrChange>
          </w:rPr>
          <w:t>]</w:t>
        </w:r>
      </w:ins>
      <w:r w:rsidR="00B81FB3">
        <w:rPr>
          <w:rFonts w:ascii="Times New Roman" w:eastAsia="宋体" w:hAnsi="Times New Roman" w:cs="Times New Roman"/>
          <w:kern w:val="0"/>
          <w:sz w:val="24"/>
          <w:szCs w:val="24"/>
        </w:rPr>
        <w:t xml:space="preserve"> In SWIB, the runtime of consensus process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is some target transmission probability.</w:t>
      </w:r>
      <w:ins w:id="771" w:author="ThinkPad" w:date="2022-06-06T19:12:00Z">
        <w:r w:rsidR="001D3168">
          <w:rPr>
            <w:rFonts w:ascii="Times New Roman" w:eastAsia="宋体" w:hAnsi="Times New Roman" w:cs="Times New Roman"/>
            <w:kern w:val="0"/>
            <w:sz w:val="24"/>
            <w:szCs w:val="24"/>
          </w:rPr>
          <w:t xml:space="preserve"> </w:t>
        </w:r>
      </w:ins>
    </w:p>
    <w:p w14:paraId="7F023ADB" w14:textId="25CE663F" w:rsidR="00467850" w:rsidRDefault="00467850" w:rsidP="00B81FB3">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ins w:id="772" w:author="ThinkPad" w:date="2022-06-06T18:25:00Z">
        <w:r w:rsidR="003A1DD2">
          <w:rPr>
            <w:rFonts w:ascii="Times New Roman" w:eastAsia="宋体" w:hAnsi="Times New Roman" w:cs="Times New Roman" w:hint="eastAsia"/>
            <w:kern w:val="0"/>
            <w:sz w:val="24"/>
            <w:szCs w:val="24"/>
          </w:rPr>
          <w:t>a</w:t>
        </w:r>
        <w:r w:rsidR="003A1DD2">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wireless network, each node determines to transmit a message in each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w:t>
      </w:r>
      <w:ins w:id="773" w:author="ThinkPad" w:date="2022-06-06T18:29:00Z">
        <w:r w:rsidR="00D93702">
          <w:rPr>
            <w:rFonts w:ascii="Times New Roman" w:eastAsia="宋体" w:hAnsi="Times New Roman" w:cs="Times New Roman"/>
            <w:kern w:val="0"/>
            <w:sz w:val="24"/>
            <w:szCs w:val="24"/>
          </w:rPr>
          <w:t xml:space="preserve">successfully </w:t>
        </w:r>
      </w:ins>
      <w:r>
        <w:rPr>
          <w:rFonts w:ascii="Times New Roman" w:eastAsia="宋体" w:hAnsi="Times New Roman" w:cs="Times New Roman"/>
          <w:kern w:val="0"/>
          <w:sz w:val="24"/>
          <w:szCs w:val="24"/>
        </w:rPr>
        <w:t xml:space="preserve">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del w:id="774" w:author="ThinkPad" w:date="2022-06-06T18:28:00Z">
        <w:r w:rsidDel="00D93702">
          <w:rPr>
            <w:rFonts w:ascii="Times New Roman" w:eastAsia="宋体" w:hAnsi="Times New Roman" w:cs="Times New Roman"/>
            <w:kern w:val="0"/>
            <w:sz w:val="24"/>
            <w:szCs w:val="24"/>
          </w:rPr>
          <w:delText xml:space="preserve">determined </w:delText>
        </w:r>
      </w:del>
      <w:r>
        <w:rPr>
          <w:rFonts w:ascii="Times New Roman" w:eastAsia="宋体" w:hAnsi="Times New Roman" w:cs="Times New Roman"/>
          <w:kern w:val="0"/>
          <w:sz w:val="24"/>
          <w:szCs w:val="24"/>
        </w:rPr>
        <w:t xml:space="preserve">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for target success</w:t>
      </w:r>
      <w:ins w:id="775" w:author="ThinkPad" w:date="2022-06-06T18:28:00Z">
        <w:r w:rsidR="00D93702">
          <w:rPr>
            <w:rFonts w:ascii="Times New Roman" w:eastAsia="宋体" w:hAnsi="Times New Roman" w:cs="Times New Roman"/>
            <w:kern w:val="0"/>
            <w:sz w:val="24"/>
            <w:szCs w:val="24"/>
          </w:rPr>
          <w:t>ful</w:t>
        </w:r>
      </w:ins>
      <w:r>
        <w:rPr>
          <w:rFonts w:ascii="Times New Roman" w:eastAsia="宋体" w:hAnsi="Times New Roman" w:cs="Times New Roman"/>
          <w:kern w:val="0"/>
          <w:sz w:val="24"/>
          <w:szCs w:val="24"/>
        </w:rPr>
        <w:t xml:space="preserve">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w:t>
      </w:r>
      <w:del w:id="776" w:author="ThinkPad" w:date="2022-06-06T21:39:00Z">
        <w:r w:rsidDel="00D00ABE">
          <w:rPr>
            <w:rFonts w:ascii="Times New Roman" w:eastAsia="宋体" w:hAnsi="Times New Roman" w:cs="Times New Roman"/>
            <w:kern w:val="0"/>
            <w:sz w:val="24"/>
            <w:szCs w:val="24"/>
          </w:rPr>
          <w:delText xml:space="preserve">minimum </w:delText>
        </w:r>
      </w:del>
      <w:ins w:id="777" w:author="ThinkPad" w:date="2022-06-06T21:39:00Z">
        <w:r w:rsidR="00D00ABE">
          <w:rPr>
            <w:rFonts w:ascii="Times New Roman" w:eastAsia="宋体" w:hAnsi="Times New Roman" w:cs="Times New Roman"/>
            <w:kern w:val="0"/>
            <w:sz w:val="24"/>
            <w:szCs w:val="24"/>
          </w:rPr>
          <w:t>mean</w:t>
        </w:r>
        <w:r w:rsidR="00D00ABE">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p>
    <w:p w14:paraId="0E45E7ED" w14:textId="0243225D" w:rsidR="004D4175" w:rsidRPr="004D4175" w:rsidRDefault="007E6569" w:rsidP="005370B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given round, block proposer </w:t>
      </w:r>
      <w:del w:id="778" w:author="ThinkPad" w:date="2022-06-06T18:30:00Z">
        <w:r w:rsidDel="00D93702">
          <w:rPr>
            <w:rFonts w:ascii="Times New Roman" w:eastAsia="宋体" w:hAnsi="Times New Roman" w:cs="Times New Roman"/>
            <w:kern w:val="0"/>
            <w:sz w:val="24"/>
            <w:szCs w:val="24"/>
          </w:rPr>
          <w:delText xml:space="preserve">requires </w:delText>
        </w:r>
      </w:del>
      <w:ins w:id="779" w:author="ThinkPad" w:date="2022-06-06T18:30:00Z">
        <w:r w:rsidR="00D93702">
          <w:rPr>
            <w:rFonts w:ascii="Times New Roman" w:eastAsia="宋体" w:hAnsi="Times New Roman" w:cs="Times New Roman"/>
            <w:kern w:val="0"/>
            <w:sz w:val="24"/>
            <w:szCs w:val="24"/>
          </w:rPr>
          <w:t>need</w:t>
        </w:r>
        <w:r w:rsidR="00D93702">
          <w:rPr>
            <w:rFonts w:ascii="Times New Roman" w:eastAsia="宋体" w:hAnsi="Times New Roman" w:cs="Times New Roman"/>
            <w:kern w:val="0"/>
            <w:sz w:val="24"/>
            <w:szCs w:val="24"/>
          </w:rPr>
          <w:t xml:space="preserve">s </w:t>
        </w:r>
      </w:ins>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sidR="00B81FB3">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 xml:space="preserve">slots to transmit a block, and </w:t>
      </w:r>
      <w:r w:rsidR="00B81FB3">
        <w:rPr>
          <w:rFonts w:ascii="Times New Roman" w:eastAsia="宋体" w:hAnsi="Times New Roman" w:cs="Times New Roman"/>
          <w:kern w:val="0"/>
          <w:sz w:val="24"/>
          <w:szCs w:val="24"/>
        </w:rPr>
        <w:t xml:space="preserve">other consensus nodes require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AE44C2">
        <w:rPr>
          <w:rFonts w:ascii="Times New Roman" w:eastAsia="宋体" w:hAnsi="Times New Roman" w:cs="Times New Roman"/>
          <w:kern w:val="0"/>
          <w:sz w:val="24"/>
          <w:szCs w:val="24"/>
        </w:rPr>
        <w:t xml:space="preserve"> time slots to transmit </w:t>
      </w:r>
      <w:r w:rsidR="00AE44C2" w:rsidRPr="00E30C30">
        <w:rPr>
          <w:rFonts w:ascii="Times New Roman" w:eastAsia="宋体" w:hAnsi="Times New Roman" w:cs="Times New Roman"/>
          <w:kern w:val="0"/>
          <w:sz w:val="24"/>
          <w:szCs w:val="24"/>
          <w:highlight w:val="yellow"/>
          <w:rPrChange w:id="780" w:author="ThinkPad" w:date="2022-06-06T18:30:00Z">
            <w:rPr>
              <w:rFonts w:ascii="Times New Roman" w:eastAsia="宋体" w:hAnsi="Times New Roman" w:cs="Times New Roman"/>
              <w:kern w:val="0"/>
              <w:sz w:val="24"/>
              <w:szCs w:val="24"/>
            </w:rPr>
          </w:rPrChange>
        </w:rPr>
        <w:t>a signature</w:t>
      </w:r>
      <w:r w:rsidR="00AE44C2">
        <w:rPr>
          <w:rFonts w:ascii="Times New Roman" w:eastAsia="宋体" w:hAnsi="Times New Roman" w:cs="Times New Roman"/>
          <w:kern w:val="0"/>
          <w:sz w:val="24"/>
          <w:szCs w:val="24"/>
        </w:rPr>
        <w:t xml:space="preserve">. In </w:t>
      </w:r>
      <w:r w:rsidR="005370BD">
        <w:rPr>
          <w:rFonts w:ascii="Times New Roman" w:eastAsia="宋体" w:hAnsi="Times New Roman" w:cs="Times New Roman"/>
          <w:kern w:val="0"/>
          <w:sz w:val="24"/>
          <w:szCs w:val="24"/>
        </w:rPr>
        <w:t>block verification</w:t>
      </w:r>
      <w:r w:rsidR="00AE44C2">
        <w:rPr>
          <w:rFonts w:ascii="Times New Roman" w:eastAsia="宋体" w:hAnsi="Times New Roman" w:cs="Times New Roman"/>
          <w:kern w:val="0"/>
          <w:sz w:val="24"/>
          <w:szCs w:val="24"/>
        </w:rPr>
        <w:t>,</w:t>
      </w:r>
      <w:r w:rsidR="005370BD">
        <w:rPr>
          <w:rFonts w:ascii="Times New Roman" w:eastAsia="宋体" w:hAnsi="Times New Roman" w:cs="Times New Roman"/>
          <w:kern w:val="0"/>
          <w:sz w:val="24"/>
          <w:szCs w:val="24"/>
        </w:rPr>
        <w:t xml:space="preserve"> there is</w:t>
      </w:r>
      <w:r>
        <w:rPr>
          <w:rFonts w:ascii="Times New Roman" w:eastAsia="宋体" w:hAnsi="Times New Roman" w:cs="Times New Roman"/>
          <w:kern w:val="0"/>
          <w:sz w:val="24"/>
          <w:szCs w:val="24"/>
        </w:rPr>
        <w:t xml:space="preserve">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r w:rsidR="005370BD">
        <w:rPr>
          <w:rFonts w:ascii="Times New Roman" w:eastAsia="宋体" w:hAnsi="Times New Roman" w:cs="Times New Roman"/>
          <w:kern w:val="0"/>
          <w:sz w:val="24"/>
          <w:szCs w:val="24"/>
        </w:rPr>
        <w:t>require</w:t>
      </w:r>
      <w:ins w:id="781" w:author="ThinkPad" w:date="2022-06-06T18:30:00Z">
        <w:r w:rsidR="00E30C30">
          <w:rPr>
            <w:rFonts w:ascii="Times New Roman" w:eastAsia="宋体" w:hAnsi="Times New Roman" w:cs="Times New Roman"/>
            <w:kern w:val="0"/>
            <w:sz w:val="24"/>
            <w:szCs w:val="24"/>
          </w:rPr>
          <w:t>d</w:t>
        </w:r>
      </w:ins>
      <w:r w:rsidR="005370B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 transmit partial signature shares</w:t>
      </w:r>
      <w:r w:rsidR="005370BD">
        <w:rPr>
          <w:rFonts w:ascii="Times New Roman" w:eastAsia="宋体" w:hAnsi="Times New Roman" w:cs="Times New Roman"/>
          <w:kern w:val="0"/>
          <w:sz w:val="24"/>
          <w:szCs w:val="24"/>
        </w:rPr>
        <w:t xml:space="preserve">. </w:t>
      </w:r>
      <w:del w:id="782" w:author="ThinkPad" w:date="2022-06-06T18:31:00Z">
        <w:r w:rsidR="005370BD" w:rsidDel="00E30C30">
          <w:rPr>
            <w:rFonts w:ascii="Times New Roman" w:eastAsia="宋体" w:hAnsi="Times New Roman" w:cs="Times New Roman"/>
            <w:kern w:val="0"/>
            <w:sz w:val="24"/>
            <w:szCs w:val="24"/>
          </w:rPr>
          <w:delText>And</w:delText>
        </w:r>
        <w:r w:rsidDel="00E30C30">
          <w:rPr>
            <w:rFonts w:ascii="Times New Roman" w:eastAsia="宋体" w:hAnsi="Times New Roman" w:cs="Times New Roman"/>
            <w:kern w:val="0"/>
            <w:sz w:val="24"/>
            <w:szCs w:val="24"/>
          </w:rPr>
          <w:delText xml:space="preserve"> </w:delText>
        </w:r>
      </w:del>
      <w:ins w:id="783" w:author="ThinkPad" w:date="2022-06-06T18:31:00Z">
        <w:r w:rsidR="00E30C30">
          <w:rPr>
            <w:rFonts w:ascii="Times New Roman" w:eastAsia="宋体" w:hAnsi="Times New Roman" w:cs="Times New Roman"/>
            <w:kern w:val="0"/>
            <w:sz w:val="24"/>
            <w:szCs w:val="24"/>
          </w:rPr>
          <w:t>Moreover,</w:t>
        </w:r>
        <w:r w:rsidR="00E30C30">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one consensus node</w:t>
      </w:r>
      <w:r w:rsidR="005370BD">
        <w:rPr>
          <w:rFonts w:ascii="Times New Roman" w:eastAsia="宋体" w:hAnsi="Times New Roman" w:cs="Times New Roman"/>
          <w:kern w:val="0"/>
          <w:sz w:val="24"/>
          <w:szCs w:val="24"/>
        </w:rPr>
        <w:t xml:space="preserve"> is required to</w:t>
      </w:r>
      <w:r>
        <w:rPr>
          <w:rFonts w:ascii="Times New Roman" w:eastAsia="宋体" w:hAnsi="Times New Roman" w:cs="Times New Roman"/>
          <w:kern w:val="0"/>
          <w:sz w:val="24"/>
          <w:szCs w:val="24"/>
        </w:rPr>
        <w:t xml:space="preserve"> transmit</w:t>
      </w:r>
      <w:r w:rsidR="005370BD">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full signature</w:t>
      </w:r>
      <w:r w:rsidR="005370BD">
        <w:rPr>
          <w:rFonts w:ascii="Times New Roman" w:eastAsia="宋体" w:hAnsi="Times New Roman" w:cs="Times New Roman"/>
          <w:kern w:val="0"/>
          <w:sz w:val="24"/>
          <w:szCs w:val="24"/>
        </w:rPr>
        <w:t xml:space="preserve"> </w:t>
      </w:r>
      <w:del w:id="784" w:author="ThinkPad" w:date="2022-06-06T18:31:00Z">
        <w:r w:rsidR="005370BD" w:rsidDel="00E30C30">
          <w:rPr>
            <w:rFonts w:ascii="Times New Roman" w:eastAsia="宋体" w:hAnsi="Times New Roman" w:cs="Times New Roman"/>
            <w:kern w:val="0"/>
            <w:sz w:val="24"/>
            <w:szCs w:val="24"/>
          </w:rPr>
          <w:delText xml:space="preserve">in </w:delText>
        </w:r>
      </w:del>
      <w:ins w:id="785" w:author="ThinkPad" w:date="2022-06-06T18:31:00Z">
        <w:r w:rsidR="00E30C30">
          <w:rPr>
            <w:rFonts w:ascii="Times New Roman" w:eastAsia="宋体" w:hAnsi="Times New Roman" w:cs="Times New Roman"/>
            <w:kern w:val="0"/>
            <w:sz w:val="24"/>
            <w:szCs w:val="24"/>
          </w:rPr>
          <w:t>for</w:t>
        </w:r>
        <w:r w:rsidR="00E30C30">
          <w:rPr>
            <w:rFonts w:ascii="Times New Roman" w:eastAsia="宋体" w:hAnsi="Times New Roman" w:cs="Times New Roman"/>
            <w:kern w:val="0"/>
            <w:sz w:val="24"/>
            <w:szCs w:val="24"/>
          </w:rPr>
          <w:t xml:space="preserve"> </w:t>
        </w:r>
      </w:ins>
      <w:r w:rsidR="005370BD">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Thus, the maximum time slots for a consensus round without considering channel contentions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w:t>
      </w:r>
      <w:r w:rsidR="005370BD">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r w:rsidR="004D4175">
        <w:rPr>
          <w:rFonts w:ascii="Times New Roman" w:eastAsia="宋体" w:hAnsi="Times New Roman" w:cs="Times New Roman"/>
          <w:kern w:val="0"/>
          <w:sz w:val="24"/>
          <w:szCs w:val="24"/>
        </w:rPr>
        <w:t xml:space="preserve">the </w:t>
      </w:r>
      <w:ins w:id="786" w:author="ThinkPad" w:date="2022-06-06T18:31:00Z">
        <w:r w:rsidR="00E30C30">
          <w:rPr>
            <w:rFonts w:ascii="Times New Roman" w:eastAsia="宋体" w:hAnsi="Times New Roman" w:cs="Times New Roman"/>
            <w:kern w:val="0"/>
            <w:sz w:val="24"/>
            <w:szCs w:val="24"/>
          </w:rPr>
          <w:t xml:space="preserve">mean </w:t>
        </w:r>
      </w:ins>
      <w:r w:rsidR="004D4175">
        <w:rPr>
          <w:rFonts w:ascii="Times New Roman" w:eastAsia="宋体" w:hAnsi="Times New Roman" w:cs="Times New Roman"/>
          <w:kern w:val="0"/>
          <w:sz w:val="24"/>
          <w:szCs w:val="24"/>
        </w:rPr>
        <w:t xml:space="preserve">runtime of consensus process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4D4175">
        <w:rPr>
          <w:rFonts w:ascii="Times New Roman" w:eastAsia="宋体" w:hAnsi="Times New Roman" w:cs="Times New Roman" w:hint="eastAsia"/>
          <w:kern w:val="0"/>
          <w:sz w:val="24"/>
          <w:szCs w:val="24"/>
        </w:rPr>
        <w:t xml:space="preserve"> </w:t>
      </w:r>
      <w:r w:rsidR="004D4175">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sidR="004D4175">
        <w:rPr>
          <w:rFonts w:ascii="Times New Roman" w:eastAsia="宋体" w:hAnsi="Times New Roman" w:cs="Times New Roman" w:hint="eastAsia"/>
          <w:kern w:val="0"/>
          <w:sz w:val="24"/>
          <w:szCs w:val="24"/>
        </w:rPr>
        <w:t xml:space="preserve"> </w:t>
      </w:r>
      <w:r w:rsidR="004D4175">
        <w:rPr>
          <w:rFonts w:ascii="Times New Roman" w:eastAsia="宋体" w:hAnsi="Times New Roman" w:cs="Times New Roman"/>
          <w:kern w:val="0"/>
          <w:sz w:val="24"/>
          <w:szCs w:val="24"/>
        </w:rPr>
        <w:t>is some target transmission probability.</w:t>
      </w:r>
      <w:r w:rsidR="00B81FB3" w:rsidRPr="00B81FB3">
        <w:rPr>
          <w:rFonts w:ascii="Lucida Sans Unicode" w:eastAsia="宋体" w:hAnsi="Lucida Sans Unicode" w:cs="Lucida Sans Unicode"/>
          <w:kern w:val="0"/>
          <w:sz w:val="24"/>
          <w:szCs w:val="24"/>
        </w:rPr>
        <w:t xml:space="preserve"> </w:t>
      </w:r>
      <w:r w:rsidR="00B81FB3">
        <w:rPr>
          <w:rFonts w:ascii="Lucida Sans Unicode" w:eastAsia="宋体" w:hAnsi="Lucida Sans Unicode" w:cs="Lucida Sans Unicode"/>
          <w:kern w:val="0"/>
          <w:sz w:val="24"/>
          <w:szCs w:val="24"/>
        </w:rPr>
        <w:t>■</w:t>
      </w:r>
    </w:p>
    <w:p w14:paraId="1398CE09" w14:textId="13ED4723"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In SWIB, block proposer is responsible for block generation. After generating a new block, the block proposer sends the new block to other consensus nodes for </w:t>
      </w:r>
      <w:del w:id="787" w:author="ThinkPad" w:date="2022-06-06T19:15:00Z">
        <w:r w:rsidDel="00BA0464">
          <w:rPr>
            <w:rFonts w:ascii="Times New Roman" w:eastAsia="宋体" w:hAnsi="Times New Roman" w:cs="Times New Roman"/>
            <w:kern w:val="0"/>
            <w:sz w:val="24"/>
            <w:szCs w:val="24"/>
          </w:rPr>
          <w:delText xml:space="preserve">voting on </w:delText>
        </w:r>
      </w:del>
      <w:r>
        <w:rPr>
          <w:rFonts w:ascii="Times New Roman" w:eastAsia="宋体" w:hAnsi="Times New Roman" w:cs="Times New Roman"/>
          <w:kern w:val="0"/>
          <w:sz w:val="24"/>
          <w:szCs w:val="24"/>
        </w:rPr>
        <w:t>it</w:t>
      </w:r>
      <w:ins w:id="788" w:author="ThinkPad" w:date="2022-06-06T19:15:00Z">
        <w:r w:rsidR="00BA0464">
          <w:rPr>
            <w:rFonts w:ascii="Times New Roman" w:eastAsia="宋体" w:hAnsi="Times New Roman" w:cs="Times New Roman" w:hint="eastAsia"/>
            <w:kern w:val="0"/>
            <w:sz w:val="24"/>
            <w:szCs w:val="24"/>
          </w:rPr>
          <w:t>s</w:t>
        </w:r>
        <w:r w:rsidR="00BA0464">
          <w:rPr>
            <w:rFonts w:ascii="Times New Roman" w:eastAsia="宋体" w:hAnsi="Times New Roman" w:cs="Times New Roman"/>
            <w:kern w:val="0"/>
            <w:sz w:val="24"/>
            <w:szCs w:val="24"/>
          </w:rPr>
          <w:t xml:space="preserve"> va</w:t>
        </w:r>
      </w:ins>
      <w:ins w:id="789" w:author="ThinkPad" w:date="2022-06-06T19:16:00Z">
        <w:r w:rsidR="00BA0464">
          <w:rPr>
            <w:rFonts w:ascii="Times New Roman" w:eastAsia="宋体" w:hAnsi="Times New Roman" w:cs="Times New Roman"/>
            <w:kern w:val="0"/>
            <w:sz w:val="24"/>
            <w:szCs w:val="24"/>
          </w:rPr>
          <w:t>lidation</w:t>
        </w:r>
      </w:ins>
      <w:r>
        <w:rPr>
          <w:rFonts w:ascii="Times New Roman" w:eastAsia="宋体" w:hAnsi="Times New Roman" w:cs="Times New Roman"/>
          <w:kern w:val="0"/>
          <w:sz w:val="24"/>
          <w:szCs w:val="24"/>
        </w:rPr>
        <w:t>. Consensus nodes then generate and broadcast partial signature</w:t>
      </w:r>
      <w:ins w:id="790" w:author="ThinkPad" w:date="2022-06-06T19:16:00Z">
        <w:r w:rsidR="00BA046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when they succe</w:t>
      </w:r>
      <w:del w:id="791" w:author="ThinkPad" w:date="2022-06-06T19:16:00Z">
        <w:r w:rsidDel="00BA0464">
          <w:rPr>
            <w:rFonts w:ascii="Times New Roman" w:eastAsia="宋体" w:hAnsi="Times New Roman" w:cs="Times New Roman"/>
            <w:kern w:val="0"/>
            <w:sz w:val="24"/>
            <w:szCs w:val="24"/>
          </w:rPr>
          <w:delText>ed in</w:delText>
        </w:r>
      </w:del>
      <w:ins w:id="792" w:author="ThinkPad" w:date="2022-06-06T19:16:00Z">
        <w:r w:rsidR="00BA0464">
          <w:rPr>
            <w:rFonts w:ascii="Times New Roman" w:eastAsia="宋体" w:hAnsi="Times New Roman" w:cs="Times New Roman"/>
            <w:kern w:val="0"/>
            <w:sz w:val="24"/>
            <w:szCs w:val="24"/>
          </w:rPr>
          <w:t>ssfully</w:t>
        </w:r>
      </w:ins>
      <w:r>
        <w:rPr>
          <w:rFonts w:ascii="Times New Roman" w:eastAsia="宋体" w:hAnsi="Times New Roman" w:cs="Times New Roman"/>
          <w:kern w:val="0"/>
          <w:sz w:val="24"/>
          <w:szCs w:val="24"/>
        </w:rPr>
        <w:t xml:space="preserve"> verify</w:t>
      </w:r>
      <w:del w:id="793" w:author="ThinkPad" w:date="2022-06-06T19:16:00Z">
        <w:r w:rsidDel="00BA0464">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 xml:space="preserve"> </w:t>
      </w:r>
      <w:del w:id="794" w:author="ThinkPad" w:date="2022-06-06T19:16:00Z">
        <w:r w:rsidDel="00BA0464">
          <w:rPr>
            <w:rFonts w:ascii="Times New Roman" w:eastAsia="宋体" w:hAnsi="Times New Roman" w:cs="Times New Roman"/>
            <w:kern w:val="0"/>
            <w:sz w:val="24"/>
            <w:szCs w:val="24"/>
          </w:rPr>
          <w:delText xml:space="preserve">the validation of </w:delText>
        </w:r>
      </w:del>
      <w:r>
        <w:rPr>
          <w:rFonts w:ascii="Times New Roman" w:eastAsia="宋体" w:hAnsi="Times New Roman" w:cs="Times New Roman"/>
          <w:kern w:val="0"/>
          <w:sz w:val="24"/>
          <w:szCs w:val="24"/>
        </w:rPr>
        <w:t xml:space="preserve">the block. When a consensus node receives a sufficient number of partial signature shares, </w:t>
      </w:r>
      <w:ins w:id="795" w:author="ThinkPad" w:date="2022-06-06T19:16:00Z">
        <w:r w:rsidR="00BA0464">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finalization has been achieved via recovering a full signature. The full signature is </w:t>
      </w:r>
      <w:del w:id="796" w:author="ThinkPad" w:date="2022-06-06T19:16:00Z">
        <w:r w:rsidDel="00BA0464">
          <w:rPr>
            <w:rFonts w:ascii="Times New Roman" w:eastAsia="宋体" w:hAnsi="Times New Roman" w:cs="Times New Roman"/>
            <w:kern w:val="0"/>
            <w:sz w:val="24"/>
            <w:szCs w:val="24"/>
          </w:rPr>
          <w:delText xml:space="preserve">seemed </w:delText>
        </w:r>
      </w:del>
      <w:ins w:id="797" w:author="ThinkPad" w:date="2022-06-06T19:17:00Z">
        <w:r w:rsidR="00BA0464">
          <w:rPr>
            <w:rFonts w:ascii="Times New Roman" w:eastAsia="宋体" w:hAnsi="Times New Roman" w:cs="Times New Roman"/>
            <w:kern w:val="0"/>
            <w:sz w:val="24"/>
            <w:szCs w:val="24"/>
          </w:rPr>
          <w:t>s</w:t>
        </w:r>
      </w:ins>
      <w:ins w:id="798" w:author="ThinkPad" w:date="2022-06-06T19:16:00Z">
        <w:r w:rsidR="00BA0464">
          <w:rPr>
            <w:rFonts w:ascii="Times New Roman" w:eastAsia="宋体" w:hAnsi="Times New Roman" w:cs="Times New Roman"/>
            <w:kern w:val="0"/>
            <w:sz w:val="24"/>
            <w:szCs w:val="24"/>
          </w:rPr>
          <w:t>ee</w:t>
        </w:r>
      </w:ins>
      <w:ins w:id="799" w:author="ThinkPad" w:date="2022-06-06T19:17:00Z">
        <w:r w:rsidR="00BA0464">
          <w:rPr>
            <w:rFonts w:ascii="Times New Roman" w:eastAsia="宋体" w:hAnsi="Times New Roman" w:cs="Times New Roman"/>
            <w:kern w:val="0"/>
            <w:sz w:val="24"/>
            <w:szCs w:val="24"/>
          </w:rPr>
          <w:t>n</w:t>
        </w:r>
      </w:ins>
      <w:ins w:id="800" w:author="ThinkPad" w:date="2022-06-06T19:16:00Z">
        <w:r w:rsidR="00BA046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as a synchronous block update message, which can be reported </w:t>
      </w:r>
      <w:del w:id="801" w:author="ThinkPad" w:date="2022-06-06T19:17:00Z">
        <w:r w:rsidDel="00BA0464">
          <w:rPr>
            <w:rFonts w:ascii="Times New Roman" w:eastAsia="宋体" w:hAnsi="Times New Roman" w:cs="Times New Roman"/>
            <w:kern w:val="0"/>
            <w:sz w:val="24"/>
            <w:szCs w:val="24"/>
          </w:rPr>
          <w:delText xml:space="preserve">to other nodes </w:delText>
        </w:r>
      </w:del>
      <w:r>
        <w:rPr>
          <w:rFonts w:ascii="Times New Roman" w:eastAsia="宋体" w:hAnsi="Times New Roman" w:cs="Times New Roman"/>
          <w:kern w:val="0"/>
          <w:sz w:val="24"/>
          <w:szCs w:val="24"/>
        </w:rPr>
        <w:t xml:space="preserve">by any consensus node </w:t>
      </w:r>
      <w:del w:id="802" w:author="ThinkPad" w:date="2022-06-06T19:17:00Z">
        <w:r w:rsidDel="00BA0464">
          <w:rPr>
            <w:rFonts w:ascii="Times New Roman" w:eastAsia="宋体" w:hAnsi="Times New Roman" w:cs="Times New Roman"/>
            <w:kern w:val="0"/>
            <w:sz w:val="24"/>
            <w:szCs w:val="24"/>
          </w:rPr>
          <w:delText xml:space="preserve">generating </w:delText>
        </w:r>
      </w:del>
      <w:ins w:id="803" w:author="ThinkPad" w:date="2022-06-06T19:17:00Z">
        <w:r w:rsidR="00BA0464">
          <w:rPr>
            <w:rFonts w:ascii="Times New Roman" w:eastAsia="宋体" w:hAnsi="Times New Roman" w:cs="Times New Roman"/>
            <w:kern w:val="0"/>
            <w:sz w:val="24"/>
            <w:szCs w:val="24"/>
          </w:rPr>
          <w:t>obtain</w:t>
        </w:r>
        <w:r w:rsidR="00BA0464">
          <w:rPr>
            <w:rFonts w:ascii="Times New Roman" w:eastAsia="宋体" w:hAnsi="Times New Roman" w:cs="Times New Roman"/>
            <w:kern w:val="0"/>
            <w:sz w:val="24"/>
            <w:szCs w:val="24"/>
          </w:rPr>
          <w:t>ing</w:t>
        </w:r>
        <w:r w:rsidR="00BA0464">
          <w:rPr>
            <w:rFonts w:ascii="Times New Roman" w:eastAsia="宋体" w:hAnsi="Times New Roman" w:cs="Times New Roman"/>
            <w:kern w:val="0"/>
            <w:sz w:val="24"/>
            <w:szCs w:val="24"/>
          </w:rPr>
          <w:t xml:space="preserve"> the</w:t>
        </w:r>
        <w:r w:rsidR="00BA046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full signature. Our protocol provides a synchronization mechanism to solve the problem of blockchain inconsistency between different nodes. However, consensus process may be interrupted </w:t>
      </w:r>
      <w:del w:id="804" w:author="ThinkPad" w:date="2022-06-06T19:18:00Z">
        <w:r w:rsidDel="00BA0464">
          <w:rPr>
            <w:rFonts w:ascii="Times New Roman" w:eastAsia="宋体" w:hAnsi="Times New Roman" w:cs="Times New Roman"/>
            <w:kern w:val="0"/>
            <w:sz w:val="24"/>
            <w:szCs w:val="24"/>
          </w:rPr>
          <w:delText>due to</w:delText>
        </w:r>
      </w:del>
      <w:ins w:id="805" w:author="ThinkPad" w:date="2022-06-06T19:18:00Z">
        <w:r w:rsidR="00BA0464">
          <w:rPr>
            <w:rFonts w:ascii="Times New Roman" w:eastAsia="宋体" w:hAnsi="Times New Roman" w:cs="Times New Roman"/>
            <w:kern w:val="0"/>
            <w:sz w:val="24"/>
            <w:szCs w:val="24"/>
          </w:rPr>
          <w:t>if</w:t>
        </w:r>
      </w:ins>
      <w:r>
        <w:rPr>
          <w:rFonts w:ascii="Times New Roman" w:eastAsia="宋体" w:hAnsi="Times New Roman" w:cs="Times New Roman"/>
          <w:kern w:val="0"/>
          <w:sz w:val="24"/>
          <w:szCs w:val="24"/>
        </w:rPr>
        <w:t xml:space="preserve"> no consensus node receives </w:t>
      </w:r>
      <w:del w:id="806" w:author="ThinkPad" w:date="2022-06-06T19:18:00Z">
        <w:r w:rsidDel="00BA0464">
          <w:rPr>
            <w:rFonts w:ascii="Times New Roman" w:eastAsia="宋体" w:hAnsi="Times New Roman" w:cs="Times New Roman"/>
            <w:kern w:val="0"/>
            <w:sz w:val="24"/>
            <w:szCs w:val="24"/>
          </w:rPr>
          <w:delText>a sufficient</w:delText>
        </w:r>
      </w:del>
      <w:ins w:id="807" w:author="ThinkPad" w:date="2022-06-06T19:18:00Z">
        <w:r w:rsidR="00BA0464">
          <w:rPr>
            <w:rFonts w:ascii="Times New Roman" w:eastAsia="宋体" w:hAnsi="Times New Roman" w:cs="Times New Roman"/>
            <w:kern w:val="0"/>
            <w:sz w:val="24"/>
            <w:szCs w:val="24"/>
          </w:rPr>
          <w:t>the minimum required</w:t>
        </w:r>
      </w:ins>
      <w:r>
        <w:rPr>
          <w:rFonts w:ascii="Times New Roman" w:eastAsia="宋体" w:hAnsi="Times New Roman" w:cs="Times New Roman"/>
          <w:kern w:val="0"/>
          <w:sz w:val="24"/>
          <w:szCs w:val="24"/>
        </w:rPr>
        <w:t xml:space="preserve"> number of partial signature shares </w:t>
      </w:r>
      <w:del w:id="808" w:author="ThinkPad" w:date="2022-06-06T19:18:00Z">
        <w:r w:rsidDel="00BA0464">
          <w:rPr>
            <w:rFonts w:ascii="Times New Roman" w:eastAsia="宋体" w:hAnsi="Times New Roman" w:cs="Times New Roman"/>
            <w:kern w:val="0"/>
            <w:sz w:val="24"/>
            <w:szCs w:val="24"/>
          </w:rPr>
          <w:delText xml:space="preserve">to </w:delText>
        </w:r>
      </w:del>
      <w:ins w:id="809" w:author="ThinkPad" w:date="2022-06-06T19:18:00Z">
        <w:r w:rsidR="00BA0464">
          <w:rPr>
            <w:rFonts w:ascii="Times New Roman" w:eastAsia="宋体" w:hAnsi="Times New Roman" w:cs="Times New Roman"/>
            <w:kern w:val="0"/>
            <w:sz w:val="24"/>
            <w:szCs w:val="24"/>
          </w:rPr>
          <w:t>for</w:t>
        </w:r>
        <w:r w:rsidR="00BA046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recover</w:t>
      </w:r>
      <w:ins w:id="810" w:author="ThinkPad" w:date="2022-06-06T19:18:00Z">
        <w:r w:rsidR="00BA0464">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w:t>
      </w:r>
      <w:ins w:id="811" w:author="ThinkPad" w:date="2022-06-06T19:18:00Z">
        <w:r w:rsidR="00BA0464">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full signature. This means </w:t>
      </w:r>
      <w:del w:id="812" w:author="ThinkPad" w:date="2022-06-06T19:19:00Z">
        <w:r w:rsidDel="00BA0464">
          <w:rPr>
            <w:rFonts w:ascii="Times New Roman" w:eastAsia="宋体" w:hAnsi="Times New Roman" w:cs="Times New Roman"/>
            <w:kern w:val="0"/>
            <w:sz w:val="24"/>
            <w:szCs w:val="24"/>
          </w:rPr>
          <w:delText>that all</w:delText>
        </w:r>
      </w:del>
      <w:ins w:id="813" w:author="ThinkPad" w:date="2022-06-06T19:19:00Z">
        <w:r w:rsidR="00BA0464">
          <w:rPr>
            <w:rFonts w:ascii="Times New Roman" w:eastAsia="宋体" w:hAnsi="Times New Roman" w:cs="Times New Roman"/>
            <w:kern w:val="0"/>
            <w:sz w:val="24"/>
            <w:szCs w:val="24"/>
          </w:rPr>
          <w:t>no</w:t>
        </w:r>
      </w:ins>
      <w:r>
        <w:rPr>
          <w:rFonts w:ascii="Times New Roman" w:eastAsia="宋体" w:hAnsi="Times New Roman" w:cs="Times New Roman"/>
          <w:kern w:val="0"/>
          <w:sz w:val="24"/>
          <w:szCs w:val="24"/>
        </w:rPr>
        <w:t xml:space="preserve"> consensus node</w:t>
      </w:r>
      <w:del w:id="814" w:author="ThinkPad" w:date="2022-06-06T19:19:00Z">
        <w:r w:rsidDel="00BA0464">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w:t>
      </w:r>
      <w:del w:id="815" w:author="ThinkPad" w:date="2022-06-06T19:19:00Z">
        <w:r w:rsidDel="00BA0464">
          <w:rPr>
            <w:rFonts w:ascii="Times New Roman" w:eastAsia="宋体" w:hAnsi="Times New Roman" w:cs="Times New Roman"/>
            <w:kern w:val="0"/>
            <w:sz w:val="24"/>
            <w:szCs w:val="24"/>
          </w:rPr>
          <w:delText>not</w:delText>
        </w:r>
      </w:del>
      <w:r>
        <w:rPr>
          <w:rFonts w:ascii="Times New Roman" w:eastAsia="宋体" w:hAnsi="Times New Roman" w:cs="Times New Roman"/>
          <w:kern w:val="0"/>
          <w:sz w:val="24"/>
          <w:szCs w:val="24"/>
        </w:rPr>
        <w:t xml:space="preserve"> generate</w:t>
      </w:r>
      <w:del w:id="816" w:author="ThinkPad" w:date="2022-06-06T19:19:00Z">
        <w:r w:rsidDel="00BA0464">
          <w:rPr>
            <w:rFonts w:ascii="Times New Roman" w:eastAsia="宋体" w:hAnsi="Times New Roman" w:cs="Times New Roman"/>
            <w:kern w:val="0"/>
            <w:sz w:val="24"/>
            <w:szCs w:val="24"/>
          </w:rPr>
          <w:delText xml:space="preserve"> or </w:delText>
        </w:r>
      </w:del>
      <w:ins w:id="817" w:author="ThinkPad" w:date="2022-06-06T19:19:00Z">
        <w:r w:rsidR="00BA0464">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receive </w:t>
      </w:r>
      <w:ins w:id="818" w:author="ThinkPad" w:date="2022-06-06T19:19:00Z">
        <w:r w:rsidR="00BA0464">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full signature with</w:t>
      </w:r>
      <w:ins w:id="819" w:author="ThinkPad" w:date="2022-06-06T19:19:00Z">
        <w:r w:rsidR="00BA0464">
          <w:rPr>
            <w:rFonts w:ascii="Times New Roman" w:eastAsia="宋体" w:hAnsi="Times New Roman" w:cs="Times New Roman"/>
            <w:kern w:val="0"/>
            <w:sz w:val="24"/>
            <w:szCs w:val="24"/>
          </w:rPr>
          <w:t>in</w:t>
        </w:r>
      </w:ins>
      <w:r>
        <w:rPr>
          <w:rFonts w:ascii="Times New Roman" w:eastAsia="宋体" w:hAnsi="Times New Roman" w:cs="Times New Roman"/>
          <w:kern w:val="0"/>
          <w:sz w:val="24"/>
          <w:szCs w:val="24"/>
        </w:rPr>
        <w:t xml:space="preserve"> </w:t>
      </w:r>
      <w:r w:rsidRPr="00BA0464">
        <w:rPr>
          <w:rFonts w:ascii="Times New Roman" w:eastAsia="宋体" w:hAnsi="Times New Roman" w:cs="Times New Roman"/>
          <w:kern w:val="0"/>
          <w:sz w:val="24"/>
          <w:szCs w:val="24"/>
          <w:highlight w:val="yellow"/>
          <w:rPrChange w:id="820" w:author="ThinkPad" w:date="2022-06-06T19:19:00Z">
            <w:rPr>
              <w:rFonts w:ascii="Times New Roman" w:eastAsia="宋体" w:hAnsi="Times New Roman" w:cs="Times New Roman"/>
              <w:kern w:val="0"/>
              <w:sz w:val="24"/>
              <w:szCs w:val="24"/>
            </w:rPr>
          </w:rPrChange>
        </w:rPr>
        <w:t>the maximum consensus latency</w:t>
      </w:r>
      <w:r>
        <w:rPr>
          <w:rFonts w:ascii="Times New Roman" w:eastAsia="宋体" w:hAnsi="Times New Roman" w:cs="Times New Roman" w:hint="eastAsia"/>
          <w:kern w:val="0"/>
          <w:sz w:val="24"/>
          <w:szCs w:val="24"/>
        </w:rPr>
        <w:t>.</w:t>
      </w:r>
      <w:ins w:id="821" w:author="ThinkPad" w:date="2022-06-06T19:19:00Z">
        <w:r w:rsidR="00BA0464">
          <w:rPr>
            <w:rFonts w:ascii="Times New Roman" w:eastAsia="宋体" w:hAnsi="Times New Roman" w:cs="Times New Roman"/>
            <w:kern w:val="0"/>
            <w:sz w:val="24"/>
            <w:szCs w:val="24"/>
          </w:rPr>
          <w:t xml:space="preserve"> </w:t>
        </w:r>
        <w:r w:rsidR="00BA0464" w:rsidRPr="00BA0464">
          <w:rPr>
            <w:rFonts w:ascii="Times New Roman" w:eastAsia="宋体" w:hAnsi="Times New Roman" w:cs="Times New Roman"/>
            <w:kern w:val="0"/>
            <w:sz w:val="24"/>
            <w:szCs w:val="24"/>
            <w:highlight w:val="cyan"/>
            <w:rPrChange w:id="822" w:author="ThinkPad" w:date="2022-06-06T19:19:00Z">
              <w:rPr>
                <w:rFonts w:ascii="Times New Roman" w:eastAsia="宋体" w:hAnsi="Times New Roman" w:cs="Times New Roman"/>
                <w:kern w:val="0"/>
                <w:sz w:val="24"/>
                <w:szCs w:val="24"/>
              </w:rPr>
            </w:rPrChange>
          </w:rPr>
          <w:t>[</w:t>
        </w:r>
        <w:r w:rsidR="00BA0464" w:rsidRPr="00BA0464">
          <w:rPr>
            <w:rFonts w:ascii="Times New Roman" w:eastAsia="宋体" w:hAnsi="Times New Roman" w:cs="Times New Roman" w:hint="eastAsia"/>
            <w:kern w:val="0"/>
            <w:sz w:val="24"/>
            <w:szCs w:val="24"/>
            <w:highlight w:val="cyan"/>
            <w:rPrChange w:id="823" w:author="ThinkPad" w:date="2022-06-06T19:19:00Z">
              <w:rPr>
                <w:rFonts w:ascii="Times New Roman" w:eastAsia="宋体" w:hAnsi="Times New Roman" w:cs="Times New Roman" w:hint="eastAsia"/>
                <w:kern w:val="0"/>
                <w:sz w:val="24"/>
                <w:szCs w:val="24"/>
              </w:rPr>
            </w:rPrChange>
          </w:rPr>
          <w:t>那个延迟即使计算的对，充其量也就是个期望延迟</w:t>
        </w:r>
        <w:r w:rsidR="00BA0464" w:rsidRPr="00BA0464">
          <w:rPr>
            <w:rFonts w:ascii="Times New Roman" w:eastAsia="宋体" w:hAnsi="Times New Roman" w:cs="Times New Roman"/>
            <w:kern w:val="0"/>
            <w:sz w:val="24"/>
            <w:szCs w:val="24"/>
            <w:highlight w:val="cyan"/>
            <w:rPrChange w:id="824" w:author="ThinkPad" w:date="2022-06-06T19:19:00Z">
              <w:rPr>
                <w:rFonts w:ascii="Times New Roman" w:eastAsia="宋体" w:hAnsi="Times New Roman" w:cs="Times New Roman"/>
                <w:kern w:val="0"/>
                <w:sz w:val="24"/>
                <w:szCs w:val="24"/>
              </w:rPr>
            </w:rPrChange>
          </w:rPr>
          <w:t>]</w:t>
        </w:r>
      </w:ins>
    </w:p>
    <w:p w14:paraId="6824E717"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6AC2438E" w14:textId="77777777" w:rsidR="00467850" w:rsidRDefault="00467850" w:rsidP="00467850">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For a given round, the consensus success probability of our protocol is lower bounded as</w:t>
      </w:r>
    </w:p>
    <w:p w14:paraId="39A6957F" w14:textId="77777777" w:rsidR="00467850" w:rsidRDefault="008E321A" w:rsidP="00467850">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46C20D17" w14:textId="1AEC4215" w:rsidR="00467850" w:rsidRDefault="00467850" w:rsidP="0046785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g(a,b,c)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a,b,c</m:t>
            </m:r>
          </m:e>
        </m:d>
        <m:r>
          <w:rPr>
            <w:rFonts w:ascii="Cambria Math" w:eastAsia="宋体" w:hAnsi="Cambria Math" w:cs="Times New Roman"/>
            <w:kern w:val="0"/>
            <w:sz w:val="24"/>
            <w:szCs w:val="24"/>
          </w:rPr>
          <m:t>=</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b</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a-1-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b,c∈(0, 1]</m:t>
        </m:r>
      </m:oMath>
      <w:r>
        <w:rPr>
          <w:rFonts w:ascii="Times New Roman" w:eastAsia="宋体" w:hAnsi="Times New Roman" w:cs="Times New Roman" w:hint="eastAsia"/>
          <w:kern w:val="0"/>
          <w:sz w:val="24"/>
          <w:szCs w:val="24"/>
        </w:rPr>
        <w:t>.</w:t>
      </w:r>
      <w:ins w:id="825" w:author="ThinkPad" w:date="2022-06-06T19:20:00Z">
        <w:r w:rsidR="00B33CE6">
          <w:rPr>
            <w:rFonts w:ascii="Times New Roman" w:eastAsia="宋体" w:hAnsi="Times New Roman" w:cs="Times New Roman"/>
            <w:kern w:val="0"/>
            <w:sz w:val="24"/>
            <w:szCs w:val="24"/>
          </w:rPr>
          <w:t xml:space="preserve"> </w:t>
        </w:r>
        <w:r w:rsidR="00B33CE6" w:rsidRPr="00B33CE6">
          <w:rPr>
            <w:rFonts w:ascii="Times New Roman" w:eastAsia="宋体" w:hAnsi="Times New Roman" w:cs="Times New Roman" w:hint="eastAsia"/>
            <w:kern w:val="0"/>
            <w:sz w:val="24"/>
            <w:szCs w:val="24"/>
            <w:highlight w:val="cyan"/>
            <w:rPrChange w:id="826" w:author="ThinkPad" w:date="2022-06-06T19:22:00Z">
              <w:rPr>
                <w:rFonts w:ascii="Times New Roman" w:eastAsia="宋体" w:hAnsi="Times New Roman" w:cs="Times New Roman" w:hint="eastAsia"/>
                <w:kern w:val="0"/>
                <w:sz w:val="24"/>
                <w:szCs w:val="24"/>
              </w:rPr>
            </w:rPrChange>
          </w:rPr>
          <w:t>【前面用</w:t>
        </w:r>
        <w:r w:rsidR="00B33CE6" w:rsidRPr="00B33CE6">
          <w:rPr>
            <w:rFonts w:ascii="Times New Roman" w:eastAsia="宋体" w:hAnsi="Times New Roman" w:cs="Times New Roman" w:hint="eastAsia"/>
            <w:kern w:val="0"/>
            <w:sz w:val="24"/>
            <w:szCs w:val="24"/>
            <w:highlight w:val="cyan"/>
            <w:rPrChange w:id="827" w:author="ThinkPad" w:date="2022-06-06T19:22:00Z">
              <w:rPr>
                <w:rFonts w:ascii="Times New Roman" w:eastAsia="宋体" w:hAnsi="Times New Roman" w:cs="Times New Roman" w:hint="eastAsia"/>
                <w:kern w:val="0"/>
                <w:sz w:val="24"/>
                <w:szCs w:val="24"/>
              </w:rPr>
            </w:rPrChange>
          </w:rPr>
          <w:t>a</w:t>
        </w:r>
        <w:r w:rsidR="00B33CE6" w:rsidRPr="00B33CE6">
          <w:rPr>
            <w:rFonts w:ascii="Times New Roman" w:eastAsia="宋体" w:hAnsi="Times New Roman" w:cs="Times New Roman"/>
            <w:kern w:val="0"/>
            <w:sz w:val="24"/>
            <w:szCs w:val="24"/>
            <w:highlight w:val="cyan"/>
            <w:rPrChange w:id="828" w:author="ThinkPad" w:date="2022-06-06T19:22:00Z">
              <w:rPr>
                <w:rFonts w:ascii="Times New Roman" w:eastAsia="宋体" w:hAnsi="Times New Roman" w:cs="Times New Roman"/>
                <w:kern w:val="0"/>
                <w:sz w:val="24"/>
                <w:szCs w:val="24"/>
              </w:rPr>
            </w:rPrChange>
          </w:rPr>
          <w:t>, b</w:t>
        </w:r>
        <w:r w:rsidR="00B33CE6" w:rsidRPr="00B33CE6">
          <w:rPr>
            <w:rFonts w:ascii="Times New Roman" w:eastAsia="宋体" w:hAnsi="Times New Roman" w:cs="Times New Roman" w:hint="eastAsia"/>
            <w:kern w:val="0"/>
            <w:sz w:val="24"/>
            <w:szCs w:val="24"/>
            <w:highlight w:val="cyan"/>
            <w:rPrChange w:id="829" w:author="ThinkPad" w:date="2022-06-06T19:22:00Z">
              <w:rPr>
                <w:rFonts w:ascii="Times New Roman" w:eastAsia="宋体" w:hAnsi="Times New Roman" w:cs="Times New Roman" w:hint="eastAsia"/>
                <w:kern w:val="0"/>
                <w:sz w:val="24"/>
                <w:szCs w:val="24"/>
              </w:rPr>
            </w:rPrChange>
          </w:rPr>
          <w:t>作为稳定度</w:t>
        </w:r>
      </w:ins>
      <w:ins w:id="830" w:author="ThinkPad" w:date="2022-06-06T19:21:00Z">
        <w:r w:rsidR="00B33CE6" w:rsidRPr="00B33CE6">
          <w:rPr>
            <w:rFonts w:ascii="Times New Roman" w:eastAsia="宋体" w:hAnsi="Times New Roman" w:cs="Times New Roman" w:hint="eastAsia"/>
            <w:kern w:val="0"/>
            <w:sz w:val="24"/>
            <w:szCs w:val="24"/>
            <w:highlight w:val="cyan"/>
            <w:rPrChange w:id="831" w:author="ThinkPad" w:date="2022-06-06T19:22:00Z">
              <w:rPr>
                <w:rFonts w:ascii="Times New Roman" w:eastAsia="宋体" w:hAnsi="Times New Roman" w:cs="Times New Roman" w:hint="eastAsia"/>
                <w:kern w:val="0"/>
                <w:sz w:val="24"/>
                <w:szCs w:val="24"/>
              </w:rPr>
            </w:rPrChange>
          </w:rPr>
          <w:t>的系数，这又干别的，不应该——同一论文中，同一个变量</w:t>
        </w:r>
        <w:r w:rsidR="00B33CE6" w:rsidRPr="00B33CE6">
          <w:rPr>
            <w:rFonts w:ascii="Times New Roman" w:eastAsia="宋体" w:hAnsi="Times New Roman" w:cs="Times New Roman" w:hint="eastAsia"/>
            <w:kern w:val="0"/>
            <w:sz w:val="24"/>
            <w:szCs w:val="24"/>
            <w:highlight w:val="cyan"/>
            <w:rPrChange w:id="832" w:author="ThinkPad" w:date="2022-06-06T19:22:00Z">
              <w:rPr>
                <w:rFonts w:ascii="Times New Roman" w:eastAsia="宋体" w:hAnsi="Times New Roman" w:cs="Times New Roman" w:hint="eastAsia"/>
                <w:kern w:val="0"/>
                <w:sz w:val="24"/>
                <w:szCs w:val="24"/>
              </w:rPr>
            </w:rPrChange>
          </w:rPr>
          <w:t>/</w:t>
        </w:r>
        <w:r w:rsidR="00B33CE6" w:rsidRPr="00B33CE6">
          <w:rPr>
            <w:rFonts w:ascii="Times New Roman" w:eastAsia="宋体" w:hAnsi="Times New Roman" w:cs="Times New Roman" w:hint="eastAsia"/>
            <w:kern w:val="0"/>
            <w:sz w:val="24"/>
            <w:szCs w:val="24"/>
            <w:highlight w:val="cyan"/>
            <w:rPrChange w:id="833" w:author="ThinkPad" w:date="2022-06-06T19:22:00Z">
              <w:rPr>
                <w:rFonts w:ascii="Times New Roman" w:eastAsia="宋体" w:hAnsi="Times New Roman" w:cs="Times New Roman" w:hint="eastAsia"/>
                <w:kern w:val="0"/>
                <w:sz w:val="24"/>
                <w:szCs w:val="24"/>
              </w:rPr>
            </w:rPrChange>
          </w:rPr>
          <w:t>参数不应赋予不同的含义</w:t>
        </w:r>
      </w:ins>
      <w:ins w:id="834" w:author="ThinkPad" w:date="2022-06-06T19:20:00Z">
        <w:r w:rsidR="00B33CE6" w:rsidRPr="00B33CE6">
          <w:rPr>
            <w:rFonts w:ascii="Times New Roman" w:eastAsia="宋体" w:hAnsi="Times New Roman" w:cs="Times New Roman" w:hint="eastAsia"/>
            <w:kern w:val="0"/>
            <w:sz w:val="24"/>
            <w:szCs w:val="24"/>
            <w:highlight w:val="cyan"/>
            <w:rPrChange w:id="835" w:author="ThinkPad" w:date="2022-06-06T19:22:00Z">
              <w:rPr>
                <w:rFonts w:ascii="Times New Roman" w:eastAsia="宋体" w:hAnsi="Times New Roman" w:cs="Times New Roman" w:hint="eastAsia"/>
                <w:kern w:val="0"/>
                <w:sz w:val="24"/>
                <w:szCs w:val="24"/>
              </w:rPr>
            </w:rPrChange>
          </w:rPr>
          <w:t>】</w:t>
        </w:r>
      </w:ins>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SINR communication interruption probability and the minimum SINR communication interruption probability in the network, respectively.</w:t>
      </w:r>
    </w:p>
    <w:p w14:paraId="1D7D1109" w14:textId="3C4D7D0B" w:rsidR="00467850" w:rsidRDefault="00467850" w:rsidP="00467850">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SWIB, </w:t>
      </w:r>
      <w:r w:rsidRPr="000D1A63">
        <w:rPr>
          <w:rFonts w:ascii="Times New Roman" w:eastAsia="宋体" w:hAnsi="Times New Roman" w:cs="Times New Roman"/>
          <w:kern w:val="0"/>
          <w:sz w:val="24"/>
          <w:szCs w:val="24"/>
          <w:highlight w:val="cyan"/>
          <w:rPrChange w:id="836" w:author="ThinkPad" w:date="2022-06-06T19:23:00Z">
            <w:rPr>
              <w:rFonts w:ascii="Times New Roman" w:eastAsia="宋体" w:hAnsi="Times New Roman" w:cs="Times New Roman"/>
              <w:kern w:val="0"/>
              <w:sz w:val="24"/>
              <w:szCs w:val="24"/>
            </w:rPr>
          </w:rPrChange>
        </w:rPr>
        <w:t xml:space="preserve">communication failure occurs when a node meets the communication interruption with more than </w:t>
      </w:r>
      <m:oMath>
        <m:r>
          <w:rPr>
            <w:rFonts w:ascii="Cambria Math" w:eastAsia="宋体" w:hAnsi="Cambria Math" w:cs="Times New Roman"/>
            <w:kern w:val="0"/>
            <w:sz w:val="24"/>
            <w:szCs w:val="24"/>
            <w:highlight w:val="cyan"/>
            <w:rPrChange w:id="837" w:author="ThinkPad" w:date="2022-06-06T19:23:00Z">
              <w:rPr>
                <w:rFonts w:ascii="Cambria Math" w:eastAsia="宋体" w:hAnsi="Cambria Math" w:cs="Times New Roman"/>
                <w:kern w:val="0"/>
                <w:sz w:val="24"/>
                <w:szCs w:val="24"/>
              </w:rPr>
            </w:rPrChange>
          </w:rPr>
          <m:t>⌈</m:t>
        </m:r>
        <m:f>
          <m:fPr>
            <m:ctrlPr>
              <w:rPr>
                <w:rFonts w:ascii="Cambria Math" w:eastAsia="宋体" w:hAnsi="Cambria Math" w:cs="Times New Roman"/>
                <w:i/>
                <w:kern w:val="0"/>
                <w:sz w:val="24"/>
                <w:szCs w:val="24"/>
                <w:highlight w:val="cyan"/>
                <w:rPrChange w:id="838" w:author="ThinkPad" w:date="2022-06-06T19:23:00Z">
                  <w:rPr>
                    <w:rFonts w:ascii="Cambria Math" w:eastAsia="宋体" w:hAnsi="Cambria Math" w:cs="Times New Roman"/>
                    <w:i/>
                    <w:kern w:val="0"/>
                    <w:sz w:val="24"/>
                    <w:szCs w:val="24"/>
                  </w:rPr>
                </w:rPrChange>
              </w:rPr>
            </m:ctrlPr>
          </m:fPr>
          <m:num>
            <m:r>
              <w:rPr>
                <w:rFonts w:ascii="Cambria Math" w:eastAsia="宋体" w:hAnsi="Cambria Math" w:cs="Times New Roman"/>
                <w:kern w:val="0"/>
                <w:sz w:val="24"/>
                <w:szCs w:val="24"/>
                <w:highlight w:val="cyan"/>
                <w:rPrChange w:id="839" w:author="ThinkPad" w:date="2022-06-06T19:23:00Z">
                  <w:rPr>
                    <w:rFonts w:ascii="Cambria Math" w:eastAsia="宋体" w:hAnsi="Cambria Math" w:cs="Times New Roman"/>
                    <w:kern w:val="0"/>
                    <w:sz w:val="24"/>
                    <w:szCs w:val="24"/>
                  </w:rPr>
                </w:rPrChange>
              </w:rPr>
              <m:t>N</m:t>
            </m:r>
          </m:num>
          <m:den>
            <m:r>
              <w:rPr>
                <w:rFonts w:ascii="Cambria Math" w:eastAsia="宋体" w:hAnsi="Cambria Math" w:cs="Times New Roman"/>
                <w:kern w:val="0"/>
                <w:sz w:val="24"/>
                <w:szCs w:val="24"/>
                <w:highlight w:val="cyan"/>
                <w:rPrChange w:id="840" w:author="ThinkPad" w:date="2022-06-06T19:23:00Z">
                  <w:rPr>
                    <w:rFonts w:ascii="Cambria Math" w:eastAsia="宋体" w:hAnsi="Cambria Math" w:cs="Times New Roman"/>
                    <w:kern w:val="0"/>
                    <w:sz w:val="24"/>
                    <w:szCs w:val="24"/>
                  </w:rPr>
                </w:rPrChange>
              </w:rPr>
              <m:t>2</m:t>
            </m:r>
          </m:den>
        </m:f>
        <m:r>
          <w:rPr>
            <w:rFonts w:ascii="Cambria Math" w:eastAsia="宋体" w:hAnsi="Cambria Math" w:cs="Times New Roman"/>
            <w:kern w:val="0"/>
            <w:sz w:val="24"/>
            <w:szCs w:val="24"/>
            <w:highlight w:val="cyan"/>
            <w:rPrChange w:id="841" w:author="ThinkPad" w:date="2022-06-06T19:23:00Z">
              <w:rPr>
                <w:rFonts w:ascii="Cambria Math" w:eastAsia="宋体" w:hAnsi="Cambria Math" w:cs="Times New Roman"/>
                <w:kern w:val="0"/>
                <w:sz w:val="24"/>
                <w:szCs w:val="24"/>
              </w:rPr>
            </w:rPrChange>
          </w:rPr>
          <m:t>⌉</m:t>
        </m:r>
      </m:oMath>
      <w:r w:rsidRPr="000D1A63">
        <w:rPr>
          <w:rFonts w:ascii="Times New Roman" w:eastAsia="宋体" w:hAnsi="Times New Roman" w:cs="Times New Roman" w:hint="eastAsia"/>
          <w:kern w:val="0"/>
          <w:sz w:val="24"/>
          <w:szCs w:val="24"/>
          <w:highlight w:val="cyan"/>
          <w:rPrChange w:id="842" w:author="ThinkPad" w:date="2022-06-06T19:23:00Z">
            <w:rPr>
              <w:rFonts w:ascii="Times New Roman" w:eastAsia="宋体" w:hAnsi="Times New Roman" w:cs="Times New Roman" w:hint="eastAsia"/>
              <w:kern w:val="0"/>
              <w:sz w:val="24"/>
              <w:szCs w:val="24"/>
            </w:rPr>
          </w:rPrChange>
        </w:rPr>
        <w:t xml:space="preserve"> </w:t>
      </w:r>
      <w:r w:rsidRPr="000D1A63">
        <w:rPr>
          <w:rFonts w:ascii="Times New Roman" w:eastAsia="宋体" w:hAnsi="Times New Roman" w:cs="Times New Roman"/>
          <w:kern w:val="0"/>
          <w:sz w:val="24"/>
          <w:szCs w:val="24"/>
          <w:highlight w:val="cyan"/>
          <w:rPrChange w:id="843" w:author="ThinkPad" w:date="2022-06-06T19:23:00Z">
            <w:rPr>
              <w:rFonts w:ascii="Times New Roman" w:eastAsia="宋体" w:hAnsi="Times New Roman" w:cs="Times New Roman"/>
              <w:kern w:val="0"/>
              <w:sz w:val="24"/>
              <w:szCs w:val="24"/>
            </w:rPr>
          </w:rPrChange>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highlight w:val="cyan"/>
            <w:rPrChange w:id="844" w:author="ThinkPad" w:date="2022-06-06T19:23:00Z">
              <w:rPr>
                <w:rFonts w:ascii="Cambria Math" w:eastAsia="宋体" w:hAnsi="Cambria Math" w:cs="Times New Roman"/>
                <w:kern w:val="0"/>
                <w:sz w:val="24"/>
                <w:szCs w:val="24"/>
              </w:rPr>
            </w:rPrChange>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The communication failure proba</w:t>
      </w:r>
      <w:proofErr w:type="spellStart"/>
      <w:r w:rsidR="00C9684A">
        <w:rPr>
          <w:rFonts w:ascii="Times New Roman" w:eastAsia="宋体" w:hAnsi="Times New Roman" w:cs="Times New Roman"/>
          <w:kern w:val="0"/>
          <w:sz w:val="24"/>
          <w:szCs w:val="24"/>
        </w:rPr>
        <w:t>bility</w:t>
      </w:r>
      <w:proofErr w:type="spellEnd"/>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62034C67" w14:textId="77777777" w:rsidR="00467850" w:rsidRPr="007816C8" w:rsidRDefault="008E321A"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highlight w:val="cyan"/>
                  <w:rPrChange w:id="845" w:author="ThinkPad" w:date="2022-06-06T19:52: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cyan"/>
                  <w:rPrChange w:id="846" w:author="ThinkPad" w:date="2022-06-06T19:52:00Z">
                    <w:rPr>
                      <w:rFonts w:ascii="Cambria Math" w:eastAsia="宋体" w:hAnsi="Cambria Math" w:cs="Times New Roman"/>
                      <w:kern w:val="0"/>
                      <w:sz w:val="24"/>
                      <w:szCs w:val="24"/>
                    </w:rPr>
                  </w:rPrChange>
                </w:rPr>
                <m:t>p</m:t>
              </m:r>
            </m:e>
            <m:sub>
              <m:r>
                <w:rPr>
                  <w:rFonts w:ascii="Cambria Math" w:eastAsia="宋体" w:hAnsi="Cambria Math" w:cs="Times New Roman"/>
                  <w:kern w:val="0"/>
                  <w:sz w:val="24"/>
                  <w:szCs w:val="24"/>
                  <w:highlight w:val="cyan"/>
                  <w:rPrChange w:id="847" w:author="ThinkPad" w:date="2022-06-06T19:52:00Z">
                    <w:rPr>
                      <w:rFonts w:ascii="Cambria Math" w:eastAsia="宋体" w:hAnsi="Cambria Math" w:cs="Times New Roman"/>
                      <w:kern w:val="0"/>
                      <w:sz w:val="24"/>
                      <w:szCs w:val="24"/>
                    </w:rPr>
                  </w:rPrChange>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m:t>
              </m:r>
            </m:e>
          </m:nary>
        </m:oMath>
      </m:oMathPara>
    </w:p>
    <w:p w14:paraId="3396E5DC"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SINR communication interruption probability between </w:t>
      </w:r>
      <m:oMath>
        <m:r>
          <w:rPr>
            <w:rFonts w:ascii="Cambria Math" w:eastAsia="宋体" w:hAnsi="Cambria Math" w:cs="Times New Roman"/>
            <w:kern w:val="0"/>
            <w:sz w:val="24"/>
            <w:szCs w:val="24"/>
            <w:highlight w:val="cyan"/>
            <w:rPrChange w:id="848" w:author="ThinkPad" w:date="2022-06-06T21:43:00Z">
              <w:rPr>
                <w:rFonts w:ascii="Cambria Math" w:eastAsia="宋体" w:hAnsi="Cambria Math" w:cs="Times New Roman"/>
                <w:kern w:val="0"/>
                <w:sz w:val="24"/>
                <w:szCs w:val="24"/>
              </w:rPr>
            </w:rPrChange>
          </w:rPr>
          <m:t>Nod</m:t>
        </m:r>
        <m:sSub>
          <m:sSubPr>
            <m:ctrlPr>
              <w:rPr>
                <w:rFonts w:ascii="Cambria Math" w:eastAsia="宋体" w:hAnsi="Cambria Math" w:cs="Times New Roman"/>
                <w:i/>
                <w:kern w:val="0"/>
                <w:sz w:val="24"/>
                <w:szCs w:val="24"/>
                <w:highlight w:val="cyan"/>
                <w:rPrChange w:id="849" w:author="ThinkPad" w:date="2022-06-06T21:43: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cyan"/>
                <w:rPrChange w:id="850" w:author="ThinkPad" w:date="2022-06-06T21:43:00Z">
                  <w:rPr>
                    <w:rFonts w:ascii="Cambria Math" w:eastAsia="宋体" w:hAnsi="Cambria Math" w:cs="Times New Roman"/>
                    <w:kern w:val="0"/>
                    <w:sz w:val="24"/>
                    <w:szCs w:val="24"/>
                  </w:rPr>
                </w:rPrChange>
              </w:rPr>
              <m:t>e</m:t>
            </m:r>
          </m:e>
          <m:sub>
            <m:r>
              <w:rPr>
                <w:rFonts w:ascii="Cambria Math" w:eastAsia="宋体" w:hAnsi="Cambria Math" w:cs="Times New Roman"/>
                <w:kern w:val="0"/>
                <w:sz w:val="24"/>
                <w:szCs w:val="24"/>
                <w:highlight w:val="cyan"/>
                <w:rPrChange w:id="851" w:author="ThinkPad" w:date="2022-06-06T21:43:00Z">
                  <w:rPr>
                    <w:rFonts w:ascii="Cambria Math" w:eastAsia="宋体" w:hAnsi="Cambria Math" w:cs="Times New Roman"/>
                    <w:kern w:val="0"/>
                    <w:sz w:val="24"/>
                    <w:szCs w:val="24"/>
                  </w:rPr>
                </w:rPrChange>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highlight w:val="cyan"/>
            <w:rPrChange w:id="852" w:author="ThinkPad" w:date="2022-06-06T21:43:00Z">
              <w:rPr>
                <w:rFonts w:ascii="Cambria Math" w:eastAsia="宋体" w:hAnsi="Cambria Math" w:cs="Times New Roman"/>
                <w:kern w:val="0"/>
                <w:sz w:val="24"/>
                <w:szCs w:val="24"/>
              </w:rPr>
            </w:rPrChange>
          </w:rPr>
          <m:t>Nod</m:t>
        </m:r>
        <m:sSub>
          <m:sSubPr>
            <m:ctrlPr>
              <w:rPr>
                <w:rFonts w:ascii="Cambria Math" w:eastAsia="宋体" w:hAnsi="Cambria Math" w:cs="Times New Roman"/>
                <w:i/>
                <w:kern w:val="0"/>
                <w:sz w:val="24"/>
                <w:szCs w:val="24"/>
                <w:highlight w:val="cyan"/>
                <w:rPrChange w:id="853" w:author="ThinkPad" w:date="2022-06-06T21:43: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cyan"/>
                <w:rPrChange w:id="854" w:author="ThinkPad" w:date="2022-06-06T21:43:00Z">
                  <w:rPr>
                    <w:rFonts w:ascii="Cambria Math" w:eastAsia="宋体" w:hAnsi="Cambria Math" w:cs="Times New Roman"/>
                    <w:kern w:val="0"/>
                    <w:sz w:val="24"/>
                    <w:szCs w:val="24"/>
                  </w:rPr>
                </w:rPrChange>
              </w:rPr>
              <m:t>e</m:t>
            </m:r>
          </m:e>
          <m:sub>
            <m:r>
              <w:rPr>
                <w:rFonts w:ascii="Cambria Math" w:eastAsia="宋体" w:hAnsi="Cambria Math" w:cs="Times New Roman"/>
                <w:kern w:val="0"/>
                <w:sz w:val="24"/>
                <w:szCs w:val="24"/>
                <w:highlight w:val="cyan"/>
                <w:rPrChange w:id="855" w:author="ThinkPad" w:date="2022-06-06T21:43:00Z">
                  <w:rPr>
                    <w:rFonts w:ascii="Cambria Math" w:eastAsia="宋体" w:hAnsi="Cambria Math" w:cs="Times New Roman"/>
                    <w:kern w:val="0"/>
                    <w:sz w:val="24"/>
                    <w:szCs w:val="24"/>
                  </w:rPr>
                </w:rPrChange>
              </w:rPr>
              <m:t>v</m:t>
            </m:r>
          </m:sub>
        </m:sSub>
      </m:oMath>
      <w:r>
        <w:rPr>
          <w:rFonts w:ascii="Times New Roman" w:eastAsia="宋体" w:hAnsi="Times New Roman" w:cs="Times New Roman" w:hint="eastAsia"/>
          <w:kern w:val="0"/>
          <w:sz w:val="24"/>
          <w:szCs w:val="24"/>
        </w:rPr>
        <w:t>.</w:t>
      </w:r>
    </w:p>
    <w:p w14:paraId="3EFCE59D" w14:textId="0ED96C6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b/>
        <w:t xml:space="preserve">The security of SWIB </w:t>
      </w:r>
      <w:del w:id="856" w:author="ThinkPad" w:date="2022-06-06T19:35:00Z">
        <w:r w:rsidRPr="0005722D" w:rsidDel="0005722D">
          <w:rPr>
            <w:rFonts w:ascii="Times New Roman" w:eastAsia="宋体" w:hAnsi="Times New Roman" w:cs="Times New Roman"/>
            <w:kern w:val="0"/>
            <w:sz w:val="24"/>
            <w:szCs w:val="24"/>
            <w:highlight w:val="cyan"/>
            <w:rPrChange w:id="857" w:author="ThinkPad" w:date="2022-06-06T19:35:00Z">
              <w:rPr>
                <w:rFonts w:ascii="Times New Roman" w:eastAsia="宋体" w:hAnsi="Times New Roman" w:cs="Times New Roman"/>
                <w:kern w:val="0"/>
                <w:sz w:val="24"/>
                <w:szCs w:val="24"/>
              </w:rPr>
            </w:rPrChange>
          </w:rPr>
          <w:delText>not</w:delText>
        </w:r>
        <w:r w:rsidDel="0005722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relies on the correct</w:t>
      </w:r>
      <w:ins w:id="858" w:author="ThinkPad" w:date="2022-06-06T19:35:00Z">
        <w:r w:rsidR="0005722D">
          <w:rPr>
            <w:rFonts w:ascii="Times New Roman" w:eastAsia="宋体" w:hAnsi="Times New Roman" w:cs="Times New Roman" w:hint="eastAsia"/>
            <w:kern w:val="0"/>
            <w:sz w:val="24"/>
            <w:szCs w:val="24"/>
          </w:rPr>
          <w:t>ness</w:t>
        </w:r>
      </w:ins>
      <w:r>
        <w:rPr>
          <w:rFonts w:ascii="Times New Roman" w:eastAsia="宋体" w:hAnsi="Times New Roman" w:cs="Times New Roman"/>
          <w:kern w:val="0"/>
          <w:sz w:val="24"/>
          <w:szCs w:val="24"/>
        </w:rPr>
        <w:t xml:space="preserve"> of block proposer. When block proposer is faulty, the rest of honest </w:t>
      </w:r>
      <w:ins w:id="859" w:author="ThinkPad" w:date="2022-06-06T19:35:00Z">
        <w:r w:rsidR="0005722D">
          <w:rPr>
            <w:rFonts w:ascii="Times New Roman" w:eastAsia="宋体" w:hAnsi="Times New Roman" w:cs="Times New Roman"/>
            <w:kern w:val="0"/>
            <w:sz w:val="24"/>
            <w:szCs w:val="24"/>
          </w:rPr>
          <w:t xml:space="preserve">nodes </w:t>
        </w:r>
      </w:ins>
      <w:r>
        <w:rPr>
          <w:rFonts w:ascii="Times New Roman" w:eastAsia="宋体" w:hAnsi="Times New Roman" w:cs="Times New Roman"/>
          <w:kern w:val="0"/>
          <w:sz w:val="24"/>
          <w:szCs w:val="24"/>
        </w:rPr>
        <w:t xml:space="preserve">can vote for an empty block and reach consensus eventually. If all honest nodes failed to aggregate enough partial signature shares, the consensus process in a round will be interrupted. Our protocol can tolerate at most </w:t>
      </w:r>
      <m:oMath>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in </w:t>
      </w:r>
      <w:ins w:id="860" w:author="ThinkPad" w:date="2022-06-06T19:36:00Z">
        <w:r w:rsidR="0005722D">
          <w:rPr>
            <w:rFonts w:ascii="Times New Roman" w:eastAsia="宋体" w:hAnsi="Times New Roman" w:cs="Times New Roman"/>
            <w:kern w:val="0"/>
            <w:sz w:val="24"/>
            <w:szCs w:val="24"/>
          </w:rPr>
          <w:t xml:space="preserve">an </w:t>
        </w:r>
        <w:r w:rsidR="0005722D" w:rsidRPr="0005722D">
          <w:rPr>
            <w:rFonts w:ascii="Times New Roman" w:eastAsia="宋体" w:hAnsi="Times New Roman" w:cs="Times New Roman"/>
            <w:i/>
            <w:iCs/>
            <w:kern w:val="0"/>
            <w:sz w:val="24"/>
            <w:szCs w:val="24"/>
            <w:rPrChange w:id="861" w:author="ThinkPad" w:date="2022-06-06T19:36:00Z">
              <w:rPr>
                <w:rFonts w:ascii="Times New Roman" w:eastAsia="宋体" w:hAnsi="Times New Roman" w:cs="Times New Roman"/>
                <w:kern w:val="0"/>
                <w:sz w:val="24"/>
                <w:szCs w:val="24"/>
              </w:rPr>
            </w:rPrChange>
          </w:rPr>
          <w:t>N</w:t>
        </w:r>
        <w:r w:rsidR="0005722D">
          <w:rPr>
            <w:rFonts w:ascii="Times New Roman" w:eastAsia="宋体" w:hAnsi="Times New Roman" w:cs="Times New Roman"/>
            <w:kern w:val="0"/>
            <w:sz w:val="24"/>
            <w:szCs w:val="24"/>
          </w:rPr>
          <w:t xml:space="preserve">-node </w:t>
        </w:r>
      </w:ins>
      <w:r>
        <w:rPr>
          <w:rFonts w:ascii="Times New Roman" w:eastAsia="宋体" w:hAnsi="Times New Roman" w:cs="Times New Roman"/>
          <w:kern w:val="0"/>
          <w:sz w:val="24"/>
          <w:szCs w:val="24"/>
        </w:rPr>
        <w:t>network</w:t>
      </w:r>
      <w:del w:id="862" w:author="ThinkPad" w:date="2022-06-06T19:36:00Z">
        <w:r w:rsidDel="0005722D">
          <w:rPr>
            <w:rFonts w:ascii="Times New Roman" w:eastAsia="宋体" w:hAnsi="Times New Roman" w:cs="Times New Roman"/>
            <w:kern w:val="0"/>
            <w:sz w:val="24"/>
            <w:szCs w:val="24"/>
          </w:rPr>
          <w:delText xml:space="preserve"> of size </w:delText>
        </w:r>
      </w:del>
      <m:oMath>
        <m:r>
          <w:del w:id="863" w:author="ThinkPad" w:date="2022-06-06T19:36:00Z">
            <w:rPr>
              <w:rFonts w:ascii="Cambria Math" w:eastAsia="宋体" w:hAnsi="Cambria Math" w:cs="Times New Roman"/>
              <w:kern w:val="0"/>
              <w:sz w:val="24"/>
              <w:szCs w:val="24"/>
            </w:rPr>
            <m:t>N</m:t>
          </w:del>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Y</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denotes the number of honest nodes in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the probability of consensus interruption when the number of honest nodes is </w:t>
      </w:r>
      <w:del w:id="864" w:author="ThinkPad" w:date="2022-06-06T19:36:00Z">
        <w:r w:rsidDel="0005722D">
          <w:rPr>
            <w:rFonts w:ascii="Times New Roman" w:eastAsia="宋体" w:hAnsi="Times New Roman" w:cs="Times New Roman"/>
            <w:kern w:val="0"/>
            <w:sz w:val="24"/>
            <w:szCs w:val="24"/>
          </w:rPr>
          <w:delText xml:space="preserve">bigger </w:delText>
        </w:r>
      </w:del>
      <w:ins w:id="865" w:author="ThinkPad" w:date="2022-06-06T19:36:00Z">
        <w:r w:rsidR="0005722D">
          <w:rPr>
            <w:rFonts w:ascii="Times New Roman" w:eastAsia="宋体" w:hAnsi="Times New Roman" w:cs="Times New Roman"/>
            <w:kern w:val="0"/>
            <w:sz w:val="24"/>
            <w:szCs w:val="24"/>
          </w:rPr>
          <w:t>lar</w:t>
        </w:r>
        <w:r w:rsidR="0005722D">
          <w:rPr>
            <w:rFonts w:ascii="Times New Roman" w:eastAsia="宋体" w:hAnsi="Times New Roman" w:cs="Times New Roman"/>
            <w:kern w:val="0"/>
            <w:sz w:val="24"/>
            <w:szCs w:val="24"/>
          </w:rPr>
          <w:t xml:space="preserve">ger </w:t>
        </w:r>
      </w:ins>
      <w:r>
        <w:rPr>
          <w:rFonts w:ascii="Times New Roman" w:eastAsia="宋体" w:hAnsi="Times New Roman" w:cs="Times New Roman"/>
          <w:kern w:val="0"/>
          <w:sz w:val="24"/>
          <w:szCs w:val="24"/>
        </w:rPr>
        <w:t xml:space="preserve">than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expressed as</w:t>
      </w:r>
    </w:p>
    <w:p w14:paraId="070196D3" w14:textId="77777777" w:rsidR="00467850" w:rsidRDefault="008E321A"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Pr⁡</m:t>
          </m:r>
          <m:r>
            <w:rPr>
              <w:rFonts w:ascii="Cambria Math" w:eastAsia="宋体" w:hAnsi="Cambria Math" w:cs="Times New Roman"/>
              <w:kern w:val="0"/>
              <w:sz w:val="24"/>
              <w:szCs w:val="24"/>
            </w:rPr>
            <m:t>[Y&gt;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highlight w:val="cyan"/>
                  <w:rPrChange w:id="866" w:author="ThinkPad" w:date="2022-06-06T19:37:00Z">
                    <w:rPr>
                      <w:rFonts w:ascii="Cambria Math" w:eastAsia="宋体" w:hAnsi="Cambria Math" w:cs="Times New Roman"/>
                      <w:i/>
                      <w:kern w:val="0"/>
                      <w:sz w:val="24"/>
                      <w:szCs w:val="24"/>
                    </w:rPr>
                  </w:rPrChange>
                </w:rPr>
              </m:ctrlPr>
            </m:naryPr>
            <m:sub>
              <m:r>
                <w:rPr>
                  <w:rFonts w:ascii="Cambria Math" w:eastAsia="宋体" w:hAnsi="Cambria Math" w:cs="Times New Roman"/>
                  <w:kern w:val="0"/>
                  <w:sz w:val="24"/>
                  <w:szCs w:val="24"/>
                  <w:highlight w:val="cyan"/>
                  <w:rPrChange w:id="867" w:author="ThinkPad" w:date="2022-06-06T19:37:00Z">
                    <w:rPr>
                      <w:rFonts w:ascii="Cambria Math" w:eastAsia="宋体" w:hAnsi="Cambria Math" w:cs="Times New Roman"/>
                      <w:kern w:val="0"/>
                      <w:sz w:val="24"/>
                      <w:szCs w:val="24"/>
                    </w:rPr>
                  </w:rPrChange>
                </w:rPr>
                <m:t>t=⌈</m:t>
              </m:r>
              <m:f>
                <m:fPr>
                  <m:ctrlPr>
                    <w:rPr>
                      <w:rFonts w:ascii="Cambria Math" w:eastAsia="宋体" w:hAnsi="Cambria Math" w:cs="Times New Roman"/>
                      <w:i/>
                      <w:kern w:val="0"/>
                      <w:sz w:val="24"/>
                      <w:szCs w:val="24"/>
                      <w:highlight w:val="cyan"/>
                      <w:rPrChange w:id="868" w:author="ThinkPad" w:date="2022-06-06T19:37:00Z">
                        <w:rPr>
                          <w:rFonts w:ascii="Cambria Math" w:eastAsia="宋体" w:hAnsi="Cambria Math" w:cs="Times New Roman"/>
                          <w:i/>
                          <w:kern w:val="0"/>
                          <w:sz w:val="24"/>
                          <w:szCs w:val="24"/>
                        </w:rPr>
                      </w:rPrChange>
                    </w:rPr>
                  </m:ctrlPr>
                </m:fPr>
                <m:num>
                  <m:r>
                    <w:rPr>
                      <w:rFonts w:ascii="Cambria Math" w:eastAsia="宋体" w:hAnsi="Cambria Math" w:cs="Times New Roman"/>
                      <w:kern w:val="0"/>
                      <w:sz w:val="24"/>
                      <w:szCs w:val="24"/>
                      <w:highlight w:val="cyan"/>
                      <w:rPrChange w:id="869" w:author="ThinkPad" w:date="2022-06-06T19:37:00Z">
                        <w:rPr>
                          <w:rFonts w:ascii="Cambria Math" w:eastAsia="宋体" w:hAnsi="Cambria Math" w:cs="Times New Roman"/>
                          <w:kern w:val="0"/>
                          <w:sz w:val="24"/>
                          <w:szCs w:val="24"/>
                        </w:rPr>
                      </w:rPrChange>
                    </w:rPr>
                    <m:t>N</m:t>
                  </m:r>
                </m:num>
                <m:den>
                  <m:r>
                    <w:rPr>
                      <w:rFonts w:ascii="Cambria Math" w:eastAsia="宋体" w:hAnsi="Cambria Math" w:cs="Times New Roman"/>
                      <w:kern w:val="0"/>
                      <w:sz w:val="24"/>
                      <w:szCs w:val="24"/>
                      <w:highlight w:val="cyan"/>
                      <w:rPrChange w:id="870" w:author="ThinkPad" w:date="2022-06-06T19:37:00Z">
                        <w:rPr>
                          <w:rFonts w:ascii="Cambria Math" w:eastAsia="宋体" w:hAnsi="Cambria Math" w:cs="Times New Roman"/>
                          <w:kern w:val="0"/>
                          <w:sz w:val="24"/>
                          <w:szCs w:val="24"/>
                        </w:rPr>
                      </w:rPrChange>
                    </w:rPr>
                    <m:t>2</m:t>
                  </m:r>
                </m:den>
              </m:f>
              <m:r>
                <w:rPr>
                  <w:rFonts w:ascii="Cambria Math" w:eastAsia="宋体" w:hAnsi="Cambria Math" w:cs="Times New Roman"/>
                  <w:kern w:val="0"/>
                  <w:sz w:val="24"/>
                  <w:szCs w:val="24"/>
                  <w:highlight w:val="cyan"/>
                  <w:rPrChange w:id="871" w:author="ThinkPad" w:date="2022-06-06T19:37:00Z">
                    <w:rPr>
                      <w:rFonts w:ascii="Cambria Math" w:eastAsia="宋体" w:hAnsi="Cambria Math" w:cs="Times New Roman"/>
                      <w:kern w:val="0"/>
                      <w:sz w:val="24"/>
                      <w:szCs w:val="24"/>
                    </w:rPr>
                  </w:rPrChange>
                </w:rPr>
                <m:t xml:space="preserve">⌉ </m:t>
              </m:r>
            </m:sub>
            <m:sup>
              <m:r>
                <w:rPr>
                  <w:rFonts w:ascii="Cambria Math" w:eastAsia="宋体" w:hAnsi="Cambria Math" w:cs="Times New Roman"/>
                  <w:kern w:val="0"/>
                  <w:sz w:val="24"/>
                  <w:szCs w:val="24"/>
                  <w:highlight w:val="cyan"/>
                  <w:rPrChange w:id="872" w:author="ThinkPad" w:date="2022-06-06T19:37:00Z">
                    <w:rPr>
                      <w:rFonts w:ascii="Cambria Math" w:eastAsia="宋体" w:hAnsi="Cambria Math" w:cs="Times New Roman"/>
                      <w:kern w:val="0"/>
                      <w:sz w:val="24"/>
                      <w:szCs w:val="24"/>
                    </w:rPr>
                  </w:rPrChange>
                </w:rPr>
                <m:t>N</m:t>
              </m:r>
            </m:sup>
            <m:e>
              <m:sSubSup>
                <m:sSubSupPr>
                  <m:ctrlPr>
                    <w:rPr>
                      <w:rFonts w:ascii="Cambria Math" w:eastAsia="宋体" w:hAnsi="Cambria Math" w:cs="Times New Roman"/>
                      <w:i/>
                      <w:kern w:val="0"/>
                      <w:sz w:val="24"/>
                      <w:szCs w:val="24"/>
                      <w:highlight w:val="cyan"/>
                      <w:rPrChange w:id="873" w:author="ThinkPad" w:date="2022-06-06T19:37:00Z">
                        <w:rPr>
                          <w:rFonts w:ascii="Cambria Math" w:eastAsia="宋体" w:hAnsi="Cambria Math" w:cs="Times New Roman"/>
                          <w:i/>
                          <w:kern w:val="0"/>
                          <w:sz w:val="24"/>
                          <w:szCs w:val="24"/>
                        </w:rPr>
                      </w:rPrChange>
                    </w:rPr>
                  </m:ctrlPr>
                </m:sSubSupPr>
                <m:e>
                  <m:r>
                    <w:rPr>
                      <w:rFonts w:ascii="Cambria Math" w:eastAsia="宋体" w:hAnsi="Cambria Math" w:cs="Times New Roman"/>
                      <w:kern w:val="0"/>
                      <w:sz w:val="24"/>
                      <w:szCs w:val="24"/>
                      <w:highlight w:val="cyan"/>
                      <w:rPrChange w:id="874" w:author="ThinkPad" w:date="2022-06-06T19:37:00Z">
                        <w:rPr>
                          <w:rFonts w:ascii="Cambria Math" w:eastAsia="宋体" w:hAnsi="Cambria Math" w:cs="Times New Roman"/>
                          <w:kern w:val="0"/>
                          <w:sz w:val="24"/>
                          <w:szCs w:val="24"/>
                        </w:rPr>
                      </w:rPrChange>
                    </w:rPr>
                    <m:t>p</m:t>
                  </m:r>
                </m:e>
                <m:sub>
                  <m:r>
                    <w:rPr>
                      <w:rFonts w:ascii="Cambria Math" w:eastAsia="宋体" w:hAnsi="Cambria Math" w:cs="Times New Roman"/>
                      <w:kern w:val="0"/>
                      <w:sz w:val="24"/>
                      <w:szCs w:val="24"/>
                      <w:highlight w:val="cyan"/>
                      <w:rPrChange w:id="875" w:author="ThinkPad" w:date="2022-06-06T19:37:00Z">
                        <w:rPr>
                          <w:rFonts w:ascii="Cambria Math" w:eastAsia="宋体" w:hAnsi="Cambria Math" w:cs="Times New Roman"/>
                          <w:kern w:val="0"/>
                          <w:sz w:val="24"/>
                          <w:szCs w:val="24"/>
                        </w:rPr>
                      </w:rPrChange>
                    </w:rPr>
                    <m:t xml:space="preserve"> Comm,v</m:t>
                  </m:r>
                </m:sub>
                <m:sup>
                  <m:r>
                    <w:rPr>
                      <w:rFonts w:ascii="Cambria Math" w:eastAsia="宋体" w:hAnsi="Cambria Math" w:cs="Times New Roman"/>
                      <w:kern w:val="0"/>
                      <w:sz w:val="24"/>
                      <w:szCs w:val="24"/>
                      <w:highlight w:val="cyan"/>
                      <w:rPrChange w:id="876" w:author="ThinkPad" w:date="2022-06-06T19:37:00Z">
                        <w:rPr>
                          <w:rFonts w:ascii="Cambria Math" w:eastAsia="宋体" w:hAnsi="Cambria Math" w:cs="Times New Roman"/>
                          <w:kern w:val="0"/>
                          <w:sz w:val="24"/>
                          <w:szCs w:val="24"/>
                        </w:rPr>
                      </w:rPrChange>
                    </w:rPr>
                    <m:t>t</m:t>
                  </m:r>
                </m:sup>
              </m:sSubSup>
              <m:r>
                <w:rPr>
                  <w:rFonts w:ascii="Cambria Math" w:eastAsia="宋体" w:hAnsi="Cambria Math" w:cs="Times New Roman"/>
                  <w:kern w:val="0"/>
                  <w:sz w:val="24"/>
                  <w:szCs w:val="24"/>
                  <w:highlight w:val="cyan"/>
                  <w:rPrChange w:id="877" w:author="ThinkPad" w:date="2022-06-06T19:37:00Z">
                    <w:rPr>
                      <w:rFonts w:ascii="Cambria Math" w:eastAsia="宋体" w:hAnsi="Cambria Math" w:cs="Times New Roman"/>
                      <w:kern w:val="0"/>
                      <w:sz w:val="24"/>
                      <w:szCs w:val="24"/>
                    </w:rPr>
                  </w:rPrChange>
                </w:rPr>
                <m:t>.</m:t>
              </m:r>
            </m:e>
          </m:nary>
        </m:oMath>
      </m:oMathPara>
    </w:p>
    <w:p w14:paraId="6303C782"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2309C289" w14:textId="77777777" w:rsidR="00467850" w:rsidRPr="00F878E5" w:rsidRDefault="008E321A" w:rsidP="00467850">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nary>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w,v</m:t>
                                      </m:r>
                                    </m:sub>
                                  </m:sSub>
                                </m:e>
                              </m:d>
                            </m:e>
                          </m:nary>
                        </m:e>
                      </m:nary>
                    </m:e>
                  </m:d>
                </m:e>
                <m:sup>
                  <m:r>
                    <w:rPr>
                      <w:rFonts w:ascii="Cambria Math" w:eastAsia="宋体" w:hAnsi="Cambria Math" w:cs="Times New Roman"/>
                      <w:kern w:val="0"/>
                      <w:sz w:val="24"/>
                      <w:szCs w:val="24"/>
                    </w:rPr>
                    <m:t>t</m:t>
                  </m:r>
                </m:sup>
              </m:sSup>
            </m:e>
          </m:nary>
        </m:oMath>
      </m:oMathPara>
    </w:p>
    <w:p w14:paraId="4878C25C" w14:textId="77777777" w:rsidR="00467850" w:rsidRDefault="00467850" w:rsidP="00467850">
      <w:pPr>
        <w:spacing w:afterLines="50" w:after="156"/>
        <w:ind w:left="1680" w:firstLine="420"/>
        <w:rPr>
          <w:rFonts w:ascii="Times New Roman" w:eastAsia="宋体" w:hAnsi="Times New Roman" w:cs="Times New Roman"/>
          <w:kern w:val="0"/>
          <w:sz w:val="24"/>
          <w:szCs w:val="24"/>
        </w:rPr>
      </w:pPr>
      <m:oMath>
        <m:r>
          <w:rPr>
            <w:rFonts w:ascii="Cambria Math" w:eastAsia="宋体" w:hAnsi="Cambria Math" w:cs="Times New Roman"/>
            <w:kern w:val="0"/>
            <w:sz w:val="24"/>
            <w:szCs w:val="24"/>
          </w:rPr>
          <m:t xml:space="preserve">≥ 1- </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 xml:space="preserve"> </w:t>
      </w:r>
    </w:p>
    <w:p w14:paraId="5BC50CED" w14:textId="77777777" w:rsidR="00467850" w:rsidRPr="00BE3FBD" w:rsidRDefault="00467850" w:rsidP="00467850">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m:oMathPara>
    </w:p>
    <w:p w14:paraId="318DC135" w14:textId="77777777" w:rsidR="00467850" w:rsidRPr="00D9415D" w:rsidRDefault="00467850" w:rsidP="00467850">
      <w:pPr>
        <w:spacing w:afterLines="50" w:after="156"/>
        <w:ind w:left="780"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2639D151" w14:textId="77777777" w:rsidR="00467850" w:rsidRPr="00D9415D" w:rsidRDefault="00467850" w:rsidP="0046785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SINR communication interruption probability and the minimum SINR communication interruption probability in the network, respectively. </w:t>
      </w:r>
      <w:r>
        <w:rPr>
          <w:rFonts w:ascii="Lucida Sans Unicode" w:eastAsia="宋体" w:hAnsi="Lucida Sans Unicode" w:cs="Lucida Sans Unicode"/>
          <w:kern w:val="0"/>
          <w:sz w:val="24"/>
          <w:szCs w:val="24"/>
        </w:rPr>
        <w:t>■</w:t>
      </w:r>
    </w:p>
    <w:p w14:paraId="131FD9B5" w14:textId="7AA67748" w:rsidR="00467850"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SINR communication interruption probability between nodes because the consensus security of SWIB </w:t>
      </w:r>
      <w:ins w:id="878" w:author="ThinkPad" w:date="2022-06-06T19:38:00Z">
        <w:r w:rsidR="0005722D">
          <w:rPr>
            <w:rFonts w:ascii="Times New Roman" w:eastAsia="宋体" w:hAnsi="Times New Roman" w:cs="Times New Roman"/>
            <w:kern w:val="0"/>
            <w:sz w:val="24"/>
            <w:szCs w:val="24"/>
          </w:rPr>
          <w:t>doe</w:t>
        </w:r>
      </w:ins>
      <w:ins w:id="879" w:author="ThinkPad" w:date="2022-06-06T19:39:00Z">
        <w:r w:rsidR="0005722D">
          <w:rPr>
            <w:rFonts w:ascii="Times New Roman" w:eastAsia="宋体" w:hAnsi="Times New Roman" w:cs="Times New Roman"/>
            <w:kern w:val="0"/>
            <w:sz w:val="24"/>
            <w:szCs w:val="24"/>
          </w:rPr>
          <w:t xml:space="preserve">s </w:t>
        </w:r>
      </w:ins>
      <w:r w:rsidRPr="0005722D">
        <w:rPr>
          <w:rFonts w:ascii="Times New Roman" w:eastAsia="宋体" w:hAnsi="Times New Roman" w:cs="Times New Roman"/>
          <w:kern w:val="0"/>
          <w:sz w:val="24"/>
          <w:szCs w:val="24"/>
          <w:highlight w:val="cyan"/>
          <w:rPrChange w:id="880" w:author="ThinkPad" w:date="2022-06-06T19:38:00Z">
            <w:rPr>
              <w:rFonts w:ascii="Times New Roman" w:eastAsia="宋体" w:hAnsi="Times New Roman" w:cs="Times New Roman"/>
              <w:kern w:val="0"/>
              <w:sz w:val="24"/>
              <w:szCs w:val="24"/>
            </w:rPr>
          </w:rPrChange>
        </w:rPr>
        <w:t>not</w:t>
      </w:r>
      <w:r>
        <w:rPr>
          <w:rFonts w:ascii="Times New Roman" w:eastAsia="宋体" w:hAnsi="Times New Roman" w:cs="Times New Roman"/>
          <w:kern w:val="0"/>
          <w:sz w:val="24"/>
          <w:szCs w:val="24"/>
        </w:rPr>
        <w:t xml:space="preserve"> rely on correct block proposer driving communications.</w:t>
      </w:r>
    </w:p>
    <w:p w14:paraId="47EFC0F5" w14:textId="1DF8BBA9" w:rsidR="00467850"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kern w:val="0"/>
          <w:sz w:val="24"/>
          <w:szCs w:val="24"/>
        </w:rPr>
        <w:t xml:space="preserve"> be the consensus latency of a valid block</w:t>
      </w:r>
      <w:r w:rsidR="00B46B00">
        <w:rPr>
          <w:rFonts w:ascii="Times New Roman" w:eastAsia="宋体" w:hAnsi="Times New Roman" w:cs="Times New Roman"/>
          <w:kern w:val="0"/>
          <w:sz w:val="24"/>
          <w:szCs w:val="24"/>
        </w:rPr>
        <w:t xml:space="preserve">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B46B00">
        <w:rPr>
          <w:rFonts w:ascii="Times New Roman" w:eastAsia="宋体" w:hAnsi="Times New Roman" w:cs="Times New Roman" w:hint="eastAsia"/>
          <w:kern w:val="0"/>
          <w:sz w:val="24"/>
          <w:szCs w:val="24"/>
        </w:rPr>
        <w:t xml:space="preserve"> </w:t>
      </w:r>
      <w:r w:rsidR="00B46B00">
        <w:rPr>
          <w:rFonts w:ascii="Times New Roman" w:eastAsia="宋体" w:hAnsi="Times New Roman" w:cs="Times New Roman"/>
          <w:kern w:val="0"/>
          <w:sz w:val="24"/>
          <w:szCs w:val="24"/>
        </w:rPr>
        <w:t>round</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00B46B00" w:rsidRPr="00B46B00">
        <w:rPr>
          <w:rFonts w:ascii="Times New Roman" w:eastAsia="宋体" w:hAnsi="Times New Roman" w:cs="Times New Roman"/>
          <w:kern w:val="0"/>
          <w:sz w:val="24"/>
          <w:szCs w:val="24"/>
        </w:rPr>
        <w:t xml:space="preserve"> </w:t>
      </w:r>
      <w:r w:rsidR="00B46B00">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B46B00">
        <w:rPr>
          <w:rFonts w:ascii="Times New Roman" w:eastAsia="宋体" w:hAnsi="Times New Roman" w:cs="Times New Roman" w:hint="eastAsia"/>
          <w:kern w:val="0"/>
          <w:sz w:val="24"/>
          <w:szCs w:val="24"/>
        </w:rPr>
        <w:t xml:space="preserve"> </w:t>
      </w:r>
      <w:r w:rsidR="00B46B00">
        <w:rPr>
          <w:rFonts w:ascii="Times New Roman" w:eastAsia="宋体" w:hAnsi="Times New Roman" w:cs="Times New Roman"/>
          <w:kern w:val="0"/>
          <w:sz w:val="24"/>
          <w:szCs w:val="24"/>
        </w:rPr>
        <w:t>round</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w:t>
      </w:r>
      <w:del w:id="881" w:author="ThinkPad" w:date="2022-06-06T19:39:00Z">
        <w:r w:rsidDel="00E673D0">
          <w:rPr>
            <w:rFonts w:ascii="Times New Roman" w:eastAsia="宋体" w:hAnsi="Times New Roman" w:cs="Times New Roman"/>
            <w:kern w:val="0"/>
            <w:sz w:val="24"/>
            <w:szCs w:val="24"/>
          </w:rPr>
          <w:delText>We use</w:delText>
        </w:r>
      </w:del>
      <w:ins w:id="882" w:author="ThinkPad" w:date="2022-06-06T19:39:00Z">
        <w:r w:rsidR="00E673D0">
          <w:rPr>
            <w:rFonts w:ascii="Times New Roman" w:eastAsia="宋体" w:hAnsi="Times New Roman" w:cs="Times New Roman"/>
            <w:kern w:val="0"/>
            <w:sz w:val="24"/>
            <w:szCs w:val="24"/>
          </w:rPr>
          <w:t>Let</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w:t>
      </w:r>
      <w:del w:id="883" w:author="ThinkPad" w:date="2022-06-06T19:39:00Z">
        <w:r w:rsidDel="00E673D0">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probability that elected block proposer is faulty in</w:t>
      </w:r>
      <w:ins w:id="884" w:author="ThinkPad" w:date="2022-06-06T19:40:00Z">
        <w:r w:rsidR="00E673D0">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53CA466D" w14:textId="790CFE90" w:rsidR="00467850" w:rsidRPr="00BA454B" w:rsidRDefault="008E321A" w:rsidP="00467850">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 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2477FF7D" w14:textId="1DA2CBFB" w:rsidR="00C9684A" w:rsidRDefault="00467850" w:rsidP="00B46B0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r w:rsidR="00C9684A">
        <w:rPr>
          <w:rFonts w:ascii="Times New Roman" w:eastAsia="宋体" w:hAnsi="Times New Roman" w:cs="Times New Roman"/>
          <w:kern w:val="0"/>
          <w:sz w:val="24"/>
          <w:szCs w:val="24"/>
        </w:rPr>
        <w:t>rounds.</w:t>
      </w:r>
    </w:p>
    <w:p w14:paraId="2649FFAB" w14:textId="77777777" w:rsidR="00467850" w:rsidRPr="004246D7" w:rsidRDefault="00467850" w:rsidP="00467850">
      <w:pPr>
        <w:pStyle w:val="2"/>
        <w:rPr>
          <w:rFonts w:ascii="Times New Roman" w:eastAsia="黑体" w:hAnsi="Times New Roman" w:cs="Times New Roman"/>
          <w:sz w:val="28"/>
          <w:szCs w:val="28"/>
        </w:rPr>
      </w:pPr>
      <w:bookmarkStart w:id="885"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885"/>
      <w:r w:rsidRPr="004246D7">
        <w:rPr>
          <w:rFonts w:ascii="Times New Roman" w:eastAsia="黑体" w:hAnsi="Times New Roman" w:cs="Times New Roman"/>
          <w:sz w:val="28"/>
          <w:szCs w:val="28"/>
        </w:rPr>
        <w:t>Security Analysis</w:t>
      </w:r>
    </w:p>
    <w:p w14:paraId="7FE203A1"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1CB246C1" w14:textId="77777777" w:rsidR="00467850" w:rsidRPr="006768F2" w:rsidRDefault="00467850" w:rsidP="00467850">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7E5118FA" w14:textId="77777777" w:rsidR="00467850" w:rsidRPr="006768F2" w:rsidRDefault="00467850" w:rsidP="00467850">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083817E0"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6AF892F6" w14:textId="77777777" w:rsidR="00467850" w:rsidRPr="006768F2" w:rsidRDefault="00467850" w:rsidP="00467850">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 xml:space="preserve">s can recover the </w:t>
      </w:r>
      <w:r w:rsidRPr="006768F2">
        <w:rPr>
          <w:rFonts w:ascii="Times New Roman" w:eastAsia="宋体" w:hAnsi="Times New Roman" w:cs="Times New Roman"/>
          <w:kern w:val="0"/>
          <w:sz w:val="24"/>
          <w:szCs w:val="24"/>
        </w:rPr>
        <w:lastRenderedPageBreak/>
        <w:t>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5D2AD61C" w14:textId="77777777" w:rsidR="00467850" w:rsidRPr="006768F2" w:rsidRDefault="00467850" w:rsidP="00467850">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protocol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4F64DBFE"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6B5887B9"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out protocol can guarantee persistence:</w:t>
      </w:r>
    </w:p>
    <w:p w14:paraId="3E5BA5FD" w14:textId="77777777" w:rsidR="00467850" w:rsidRDefault="00467850" w:rsidP="00467850">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5CFBB665" w14:textId="77777777" w:rsidR="00467850" w:rsidRDefault="00467850" w:rsidP="00467850">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3F913894"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1345138"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F1CA7D0" w14:textId="77777777" w:rsidR="00467850" w:rsidRPr="00CB6C73"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95EA191"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E690AB3" w14:textId="77777777" w:rsidR="00467850" w:rsidRPr="000446F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3ECC3265" w14:textId="77777777" w:rsidR="00467850" w:rsidRDefault="00467850" w:rsidP="00467850">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3AB61D77" w14:textId="77777777" w:rsidR="00467850" w:rsidRDefault="00467850" w:rsidP="00467850">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779530B9"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317B28E3"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5CDC53B8"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B84B016"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63E13A"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protocol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protocol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protocol can make sure that adversary cannot always control the election of block proposer. </w:t>
      </w:r>
    </w:p>
    <w:p w14:paraId="1EC478D7" w14:textId="77777777" w:rsidR="00467850" w:rsidRPr="00CB6C73"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725C92DD"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647B226B" w14:textId="77777777" w:rsidR="00467850" w:rsidRPr="00351D29" w:rsidRDefault="00467850" w:rsidP="00467850">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it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expected probability of adversary that creates multiple</w:t>
      </w:r>
      <w:r w:rsidRPr="009B496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pseudonyms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Pr>
          <w:rFonts w:ascii="Times New Roman" w:eastAsia="宋体" w:hAnsi="Times New Roman" w:cs="Times New Roman"/>
          <w:kern w:val="0"/>
          <w:sz w:val="24"/>
          <w:szCs w:val="24"/>
        </w:rPr>
        <w:t>.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 xml:space="preserve">pseudonyms will decrease the elected probability. As result, rational nodes are motivated to not issue Sybil attacks to create too many pseudonyms. </w:t>
      </w:r>
    </w:p>
    <w:p w14:paraId="62E43FB5"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w:t>
      </w:r>
      <w:r>
        <w:rPr>
          <w:rFonts w:ascii="Times New Roman" w:eastAsia="宋体" w:hAnsi="Times New Roman" w:cs="Times New Roman"/>
          <w:kern w:val="0"/>
          <w:sz w:val="24"/>
          <w:szCs w:val="24"/>
        </w:rPr>
        <w:lastRenderedPageBreak/>
        <w:t xml:space="preserve">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696CDE9D" w14:textId="77777777" w:rsidR="00467850" w:rsidRPr="00FD3036" w:rsidRDefault="00467850" w:rsidP="00467850">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10A52167"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 Such design can ensure the liveness of blockchain system under adversary issuing jamming attack, further ensuring the security of wireless blockchain system.</w:t>
      </w:r>
    </w:p>
    <w:p w14:paraId="29FF2344"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3BF8C00B" w14:textId="77777777" w:rsidR="00467850" w:rsidRDefault="00467850" w:rsidP="0046785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at least </w:t>
      </w:r>
      <m:oMath>
        <m:r>
          <w:rPr>
            <w:rFonts w:ascii="Cambria Math" w:eastAsia="宋体" w:hAnsi="Cambria Math" w:cs="Times New Roman"/>
            <w:kern w:val="0"/>
            <w:sz w:val="24"/>
            <w:szCs w:val="24"/>
          </w:rPr>
          <m:t>δ</m:t>
        </m:r>
      </m:oMath>
      <w:r>
        <w:rPr>
          <w:rFonts w:ascii="Times New Roman" w:eastAsia="宋体" w:hAnsi="Times New Roman" w:cs="Times New Roman"/>
          <w:kern w:val="0"/>
          <w:sz w:val="24"/>
          <w:szCs w:val="24"/>
        </w:rPr>
        <w:t xml:space="preserve">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50EC45C1" w14:textId="77777777" w:rsidR="00467850" w:rsidRDefault="00467850" w:rsidP="0046785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r>
          <w:rPr>
            <w:rFonts w:ascii="Cambria Math" w:eastAsia="宋体" w:hAnsi="Cambria Math" w:cs="Times New Roman"/>
            <w:kern w:val="0"/>
            <w:sz w:val="24"/>
            <w:szCs w:val="24"/>
          </w:rPr>
          <w:lastRenderedPageBreak/>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133CDC33"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20D85743" w14:textId="77777777" w:rsidR="00467850" w:rsidRPr="0041694A"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26986ACD" w14:textId="77777777" w:rsidR="00467850" w:rsidRPr="00966C9C" w:rsidRDefault="00467850" w:rsidP="00467850">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4045FC8F" w14:textId="77777777" w:rsidR="00467850" w:rsidRPr="00B16695" w:rsidRDefault="00467850" w:rsidP="00467850">
      <w:pPr>
        <w:pStyle w:val="2"/>
        <w:rPr>
          <w:rFonts w:ascii="Times New Roman" w:eastAsia="黑体" w:hAnsi="Times New Roman" w:cs="Times New Roman"/>
          <w:sz w:val="28"/>
          <w:szCs w:val="28"/>
        </w:rPr>
      </w:pPr>
      <w:bookmarkStart w:id="886" w:name="_Toc94273385"/>
      <w:r w:rsidRPr="00B16695">
        <w:rPr>
          <w:rFonts w:ascii="Times New Roman" w:eastAsia="黑体" w:hAnsi="Times New Roman" w:cs="Times New Roman"/>
          <w:sz w:val="28"/>
          <w:szCs w:val="28"/>
        </w:rPr>
        <w:t xml:space="preserve">6.1 </w:t>
      </w:r>
      <w:bookmarkEnd w:id="886"/>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57F6DBBB"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 stability.</w:t>
      </w:r>
    </w:p>
    <w:p w14:paraId="34587059"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protocol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3FDAD0E3" w14:textId="77777777" w:rsidR="00467850" w:rsidRPr="00BB1C94"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lastRenderedPageBreak/>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7(a).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488C640A" w14:textId="77777777" w:rsidR="00467850" w:rsidRDefault="00467850" w:rsidP="00467850">
      <w:pPr>
        <w:keepNext/>
        <w:widowControl/>
        <w:shd w:val="clear" w:color="auto" w:fill="FFFFFF"/>
        <w:spacing w:line="450" w:lineRule="atLeast"/>
        <w:ind w:firstLine="420"/>
        <w:jc w:val="left"/>
        <w:rPr>
          <w:noProof/>
        </w:rPr>
      </w:pPr>
      <w:r>
        <w:rPr>
          <w:noProof/>
        </w:rPr>
        <w:drawing>
          <wp:inline distT="0" distB="0" distL="0" distR="0" wp14:anchorId="01FA2F60" wp14:editId="75F82813">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4C265591" wp14:editId="75AD8566">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501" cy="2055917"/>
                    </a:xfrm>
                    <a:prstGeom prst="rect">
                      <a:avLst/>
                    </a:prstGeom>
                  </pic:spPr>
                </pic:pic>
              </a:graphicData>
            </a:graphic>
          </wp:inline>
        </w:drawing>
      </w:r>
    </w:p>
    <w:p w14:paraId="4CE6A9BA" w14:textId="77777777" w:rsidR="00467850" w:rsidRPr="00587B20" w:rsidRDefault="00467850" w:rsidP="00467850">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480A1318" w14:textId="77777777" w:rsidR="00467850" w:rsidRPr="001E4CC7" w:rsidRDefault="00467850" w:rsidP="00467850">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7.</w:t>
      </w:r>
      <w:r w:rsidRPr="001E4CC7">
        <w:rPr>
          <w:rFonts w:ascii="Times New Roman" w:hAnsi="Times New Roman" w:cs="Times New Roman"/>
          <w:b/>
          <w:bCs/>
        </w:rPr>
        <w:t xml:space="preserve"> Percentage of high-quality under different coefficients</w:t>
      </w:r>
    </w:p>
    <w:p w14:paraId="458B6758" w14:textId="77777777" w:rsidR="00467850"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These parameters can be changed dynamically </w:t>
      </w:r>
    </w:p>
    <w:p w14:paraId="10087CD4" w14:textId="77777777" w:rsidR="00467850" w:rsidRPr="00B16695" w:rsidRDefault="00467850" w:rsidP="00467850">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0A98D09" w14:textId="77777777" w:rsidR="00467850" w:rsidRDefault="00467850" w:rsidP="00467850">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8 shows the trend of consensus interruption probability with a varying communication interruption probability.</w:t>
      </w:r>
    </w:p>
    <w:p w14:paraId="739458B3" w14:textId="77777777" w:rsidR="00467850" w:rsidRPr="00BD2F50" w:rsidRDefault="00467850" w:rsidP="00467850">
      <w:pPr>
        <w:keepNext/>
        <w:spacing w:beforeLines="50" w:before="156" w:afterLines="50" w:after="156"/>
        <w:ind w:left="420"/>
        <w:rPr>
          <w:rFonts w:ascii="Times New Roman" w:hAnsi="Times New Roman" w:cs="Times New Roman"/>
          <w:b/>
          <w:bCs/>
        </w:rPr>
      </w:pPr>
      <w:r>
        <w:rPr>
          <w:noProof/>
        </w:rPr>
        <w:lastRenderedPageBreak/>
        <w:drawing>
          <wp:inline distT="0" distB="0" distL="0" distR="0" wp14:anchorId="1CE37F36" wp14:editId="5E93F67C">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0436" cy="1893002"/>
                    </a:xfrm>
                    <a:prstGeom prst="rect">
                      <a:avLst/>
                    </a:prstGeom>
                  </pic:spPr>
                </pic:pic>
              </a:graphicData>
            </a:graphic>
          </wp:inline>
        </w:drawing>
      </w:r>
      <w:r w:rsidRPr="0035546B">
        <w:rPr>
          <w:noProof/>
        </w:rPr>
        <w:t xml:space="preserve"> </w:t>
      </w:r>
      <w:r>
        <w:rPr>
          <w:noProof/>
        </w:rPr>
        <w:drawing>
          <wp:inline distT="0" distB="0" distL="0" distR="0" wp14:anchorId="6D63D1E7" wp14:editId="29788979">
            <wp:extent cx="2620676" cy="189271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491" cy="1912076"/>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1D1BC157" w14:textId="77777777" w:rsidR="00467850" w:rsidRPr="000941F3" w:rsidRDefault="00467850" w:rsidP="00467850">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Consensus interruption probability comparison.</w:t>
      </w:r>
    </w:p>
    <w:p w14:paraId="4CD4F940" w14:textId="77777777" w:rsidR="00467850" w:rsidRPr="0087304F"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8(a)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216AF381" w14:textId="77777777" w:rsidR="00467850" w:rsidRPr="00B16695" w:rsidRDefault="00467850" w:rsidP="00467850">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1F0C5AE1" w14:textId="77777777" w:rsidR="00467850" w:rsidRDefault="00467850" w:rsidP="00467850">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38073A5D" w14:textId="77777777" w:rsidR="00467850" w:rsidRPr="00ED2A1C" w:rsidRDefault="00467850" w:rsidP="00467850">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highlight w:val="cyan"/>
                <w:rPrChange w:id="887" w:author="ThinkPad" w:date="2022-06-06T21:45:00Z">
                  <w:rPr>
                    <w:rFonts w:ascii="Cambria Math" w:eastAsia="宋体" w:hAnsi="Cambria Math" w:cs="Times New Roman"/>
                    <w:i/>
                    <w:kern w:val="0"/>
                    <w:sz w:val="24"/>
                    <w:szCs w:val="24"/>
                  </w:rPr>
                </w:rPrChange>
              </w:rPr>
            </m:ctrlPr>
          </m:sSubPr>
          <m:e>
            <m:r>
              <w:rPr>
                <w:rFonts w:ascii="Cambria Math" w:eastAsia="宋体" w:hAnsi="Cambria Math" w:cs="Times New Roman"/>
                <w:kern w:val="0"/>
                <w:sz w:val="24"/>
                <w:szCs w:val="24"/>
                <w:highlight w:val="cyan"/>
                <w:rPrChange w:id="888" w:author="ThinkPad" w:date="2022-06-06T21:45:00Z">
                  <w:rPr>
                    <w:rFonts w:ascii="Cambria Math" w:eastAsia="宋体" w:hAnsi="Cambria Math" w:cs="Times New Roman"/>
                    <w:kern w:val="0"/>
                    <w:sz w:val="24"/>
                    <w:szCs w:val="24"/>
                  </w:rPr>
                </w:rPrChange>
              </w:rPr>
              <m:t>P</m:t>
            </m:r>
          </m:e>
          <m:sub>
            <m:r>
              <w:rPr>
                <w:rFonts w:ascii="Cambria Math" w:eastAsia="宋体" w:hAnsi="Cambria Math" w:cs="Times New Roman"/>
                <w:kern w:val="0"/>
                <w:sz w:val="24"/>
                <w:szCs w:val="24"/>
                <w:highlight w:val="cyan"/>
                <w:rPrChange w:id="889" w:author="ThinkPad" w:date="2022-06-06T21:45:00Z">
                  <w:rPr>
                    <w:rFonts w:ascii="Cambria Math" w:eastAsia="宋体" w:hAnsi="Cambria Math" w:cs="Times New Roman"/>
                    <w:kern w:val="0"/>
                    <w:sz w:val="24"/>
                    <w:szCs w:val="24"/>
                  </w:rPr>
                </w:rPrChange>
              </w:rPr>
              <m:t>n</m:t>
            </m:r>
          </m:sub>
        </m:sSub>
        <m:r>
          <w:rPr>
            <w:rFonts w:ascii="Cambria Math" w:eastAsia="宋体" w:hAnsi="Cambria Math" w:cs="Times New Roman"/>
            <w:kern w:val="0"/>
            <w:sz w:val="24"/>
            <w:szCs w:val="24"/>
            <w:highlight w:val="cyan"/>
            <w:rPrChange w:id="890" w:author="ThinkPad" w:date="2022-06-06T21:45:00Z">
              <w:rPr>
                <w:rFonts w:ascii="Cambria Math" w:eastAsia="宋体" w:hAnsi="Cambria Math" w:cs="Times New Roman"/>
                <w:kern w:val="0"/>
                <w:sz w:val="24"/>
                <w:szCs w:val="24"/>
              </w:rPr>
            </w:rPrChange>
          </w:rPr>
          <m:t>=</m:t>
        </m:r>
        <m:sSup>
          <m:sSupPr>
            <m:ctrlPr>
              <w:rPr>
                <w:rFonts w:ascii="Cambria Math" w:eastAsia="宋体" w:hAnsi="Cambria Math" w:cs="Times New Roman"/>
                <w:i/>
                <w:kern w:val="0"/>
                <w:sz w:val="24"/>
                <w:szCs w:val="24"/>
                <w:highlight w:val="cyan"/>
                <w:rPrChange w:id="891" w:author="ThinkPad" w:date="2022-06-06T21:45:00Z">
                  <w:rPr>
                    <w:rFonts w:ascii="Cambria Math" w:eastAsia="宋体" w:hAnsi="Cambria Math" w:cs="Times New Roman"/>
                    <w:i/>
                    <w:kern w:val="0"/>
                    <w:sz w:val="24"/>
                    <w:szCs w:val="24"/>
                  </w:rPr>
                </w:rPrChange>
              </w:rPr>
            </m:ctrlPr>
          </m:sSupPr>
          <m:e>
            <m:r>
              <w:rPr>
                <w:rFonts w:ascii="Cambria Math" w:eastAsia="宋体" w:hAnsi="Cambria Math" w:cs="Times New Roman"/>
                <w:kern w:val="0"/>
                <w:sz w:val="24"/>
                <w:szCs w:val="24"/>
                <w:highlight w:val="cyan"/>
                <w:rPrChange w:id="892" w:author="ThinkPad" w:date="2022-06-06T21:45:00Z">
                  <w:rPr>
                    <w:rFonts w:ascii="Cambria Math" w:eastAsia="宋体" w:hAnsi="Cambria Math" w:cs="Times New Roman"/>
                    <w:kern w:val="0"/>
                    <w:sz w:val="24"/>
                    <w:szCs w:val="24"/>
                  </w:rPr>
                </w:rPrChange>
              </w:rPr>
              <m:t>10</m:t>
            </m:r>
          </m:e>
          <m:sup>
            <m:r>
              <w:rPr>
                <w:rFonts w:ascii="Cambria Math" w:eastAsia="宋体" w:hAnsi="Cambria Math" w:cs="Times New Roman"/>
                <w:kern w:val="0"/>
                <w:sz w:val="24"/>
                <w:szCs w:val="24"/>
                <w:highlight w:val="cyan"/>
                <w:rPrChange w:id="893" w:author="ThinkPad" w:date="2022-06-06T21:45:00Z">
                  <w:rPr>
                    <w:rFonts w:ascii="Cambria Math" w:eastAsia="宋体" w:hAnsi="Cambria Math" w:cs="Times New Roman"/>
                    <w:kern w:val="0"/>
                    <w:sz w:val="24"/>
                    <w:szCs w:val="24"/>
                  </w:rPr>
                </w:rPrChange>
              </w:rPr>
              <m:t>-9</m:t>
            </m:r>
          </m:sup>
        </m:sSup>
      </m:oMath>
      <w:r w:rsidRPr="0046673A">
        <w:rPr>
          <w:rFonts w:ascii="Times New Roman" w:eastAsia="宋体" w:hAnsi="Times New Roman" w:cs="Times New Roman" w:hint="eastAsia"/>
          <w:kern w:val="0"/>
          <w:sz w:val="24"/>
          <w:szCs w:val="24"/>
          <w:highlight w:val="cyan"/>
          <w:rPrChange w:id="894" w:author="ThinkPad" w:date="2022-06-06T21:45:00Z">
            <w:rPr>
              <w:rFonts w:ascii="Times New Roman" w:eastAsia="宋体" w:hAnsi="Times New Roman" w:cs="Times New Roman" w:hint="eastAsia"/>
              <w:kern w:val="0"/>
              <w:sz w:val="24"/>
              <w:szCs w:val="24"/>
            </w:rPr>
          </w:rPrChange>
        </w:rPr>
        <w:t>m</w:t>
      </w:r>
      <w:r w:rsidRPr="0046673A">
        <w:rPr>
          <w:rFonts w:ascii="Times New Roman" w:eastAsia="宋体" w:hAnsi="Times New Roman" w:cs="Times New Roman"/>
          <w:kern w:val="0"/>
          <w:sz w:val="24"/>
          <w:szCs w:val="24"/>
          <w:highlight w:val="cyan"/>
          <w:rPrChange w:id="895" w:author="ThinkPad" w:date="2022-06-06T21:45:00Z">
            <w:rPr>
              <w:rFonts w:ascii="Times New Roman" w:eastAsia="宋体" w:hAnsi="Times New Roman" w:cs="Times New Roman"/>
              <w:kern w:val="0"/>
              <w:sz w:val="24"/>
              <w:szCs w:val="24"/>
            </w:rPr>
          </w:rPrChange>
        </w:rPr>
        <w:t>W</w:t>
      </w:r>
      <w:r>
        <w:rPr>
          <w:rFonts w:ascii="Times New Roman" w:eastAsia="宋体" w:hAnsi="Times New Roman" w:cs="Times New Roman"/>
          <w:kern w:val="0"/>
          <w:sz w:val="24"/>
          <w:szCs w:val="24"/>
        </w:rPr>
        <w:t xml:space="preserve">. We also fix the path loss exponent as </w:t>
      </w:r>
      <m:oMath>
        <m:r>
          <w:rPr>
            <w:rFonts w:ascii="Cambria Math" w:eastAsia="宋体" w:hAnsi="Cambria Math" w:cs="Times New Roman"/>
            <w:kern w:val="0"/>
            <w:sz w:val="24"/>
            <w:szCs w:val="24"/>
          </w:rPr>
          <m:t>α=3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w:t>
      </w:r>
      <w:proofErr w:type="spellStart"/>
      <w:r>
        <w:rPr>
          <w:rFonts w:ascii="Times New Roman" w:eastAsia="宋体" w:hAnsi="Times New Roman" w:cs="Times New Roman"/>
          <w:kern w:val="0"/>
          <w:sz w:val="24"/>
          <w:szCs w:val="24"/>
        </w:rPr>
        <w:t>Friis</w:t>
      </w:r>
      <w:proofErr w:type="spellEnd"/>
      <w:r>
        <w:rPr>
          <w:rFonts w:ascii="Times New Roman" w:eastAsia="宋体" w:hAnsi="Times New Roman" w:cs="Times New Roman"/>
          <w:kern w:val="0"/>
          <w:sz w:val="24"/>
          <w:szCs w:val="24"/>
        </w:rPr>
        <w:t xml:space="preserve">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highlight w:val="cyan"/>
            <w:rPrChange w:id="896" w:author="ThinkPad" w:date="2022-06-06T21:46:00Z">
              <w:rPr>
                <w:rFonts w:ascii="Cambria Math" w:eastAsia="宋体" w:hAnsi="Cambria Math" w:cs="Times New Roman"/>
                <w:kern w:val="0"/>
                <w:sz w:val="24"/>
                <w:szCs w:val="24"/>
              </w:rPr>
            </w:rPrChange>
          </w:rPr>
          <m:t>50μs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network bandwidth in our experiments is limited to 35 </w:t>
      </w:r>
      <w:r w:rsidRPr="0046673A">
        <w:rPr>
          <w:rFonts w:ascii="Times New Roman" w:eastAsia="宋体" w:hAnsi="Times New Roman" w:cs="Times New Roman"/>
          <w:kern w:val="0"/>
          <w:sz w:val="24"/>
          <w:szCs w:val="24"/>
          <w:highlight w:val="cyan"/>
          <w:rPrChange w:id="897" w:author="ThinkPad" w:date="2022-06-06T21:46:00Z">
            <w:rPr>
              <w:rFonts w:ascii="Times New Roman" w:eastAsia="宋体" w:hAnsi="Times New Roman" w:cs="Times New Roman"/>
              <w:kern w:val="0"/>
              <w:sz w:val="24"/>
              <w:szCs w:val="24"/>
            </w:rPr>
          </w:rPrChange>
        </w:rPr>
        <w:t>Mbps</w:t>
      </w:r>
      <w:r>
        <w:rPr>
          <w:rFonts w:ascii="Times New Roman" w:eastAsia="宋体" w:hAnsi="Times New Roman" w:cs="Times New Roman"/>
          <w:kern w:val="0"/>
          <w:sz w:val="24"/>
          <w:szCs w:val="24"/>
        </w:rPr>
        <w:t>.</w:t>
      </w:r>
    </w:p>
    <w:p w14:paraId="0856C659" w14:textId="77777777" w:rsidR="00467850" w:rsidRPr="00F516C1"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w:t>
      </w:r>
      <w:r>
        <w:rPr>
          <w:rFonts w:ascii="Times New Roman" w:eastAsia="宋体" w:hAnsi="Times New Roman" w:cs="Times New Roman"/>
          <w:kern w:val="0"/>
          <w:sz w:val="24"/>
          <w:szCs w:val="24"/>
        </w:rPr>
        <w:lastRenderedPageBreak/>
        <w:t xml:space="preserve">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403FF88" w14:textId="77777777" w:rsidR="00467850" w:rsidRDefault="00467850" w:rsidP="00467850">
      <w:pPr>
        <w:keepNext/>
        <w:widowControl/>
        <w:shd w:val="clear" w:color="auto" w:fill="FFFFFF"/>
        <w:spacing w:afterLines="100" w:after="312" w:line="450" w:lineRule="atLeast"/>
        <w:ind w:firstLine="420"/>
        <w:jc w:val="center"/>
        <w:rPr>
          <w:noProof/>
        </w:rPr>
      </w:pPr>
      <w:r w:rsidRPr="00F516C1">
        <w:rPr>
          <w:noProof/>
        </w:rPr>
        <w:drawing>
          <wp:inline distT="0" distB="0" distL="0" distR="0" wp14:anchorId="103EB8DB" wp14:editId="5146717D">
            <wp:extent cx="2452047" cy="170367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042" cy="1720349"/>
                    </a:xfrm>
                    <a:prstGeom prst="rect">
                      <a:avLst/>
                    </a:prstGeom>
                  </pic:spPr>
                </pic:pic>
              </a:graphicData>
            </a:graphic>
          </wp:inline>
        </w:drawing>
      </w:r>
      <w:r w:rsidRPr="00F516C1">
        <w:rPr>
          <w:noProof/>
        </w:rPr>
        <w:drawing>
          <wp:inline distT="0" distB="0" distL="0" distR="0" wp14:anchorId="167CB0A3" wp14:editId="48912A17">
            <wp:extent cx="2492991" cy="169591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7656" cy="1712691"/>
                    </a:xfrm>
                    <a:prstGeom prst="rect">
                      <a:avLst/>
                    </a:prstGeom>
                  </pic:spPr>
                </pic:pic>
              </a:graphicData>
            </a:graphic>
          </wp:inline>
        </w:drawing>
      </w:r>
    </w:p>
    <w:p w14:paraId="286EA48D" w14:textId="77777777" w:rsidR="00467850" w:rsidRPr="008E40A9" w:rsidRDefault="00467850" w:rsidP="00467850">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37AB8C24" w14:textId="77777777" w:rsidR="00467850" w:rsidRPr="00D67760" w:rsidRDefault="00467850" w:rsidP="0046785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9. The performance of SWIB vs. block size</w:t>
      </w:r>
    </w:p>
    <w:p w14:paraId="4B2C0F87" w14:textId="77777777" w:rsidR="00467850" w:rsidRPr="000D39E6"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9(a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2 MB, the average consensus latency is less than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9(b)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745C8EB3"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1DDB4F02" w14:textId="77777777" w:rsidR="00467850" w:rsidRDefault="00467850" w:rsidP="00467850">
      <w:pPr>
        <w:keepNext/>
        <w:widowControl/>
        <w:shd w:val="clear" w:color="auto" w:fill="FFFFFF"/>
        <w:spacing w:afterLines="100" w:after="312" w:line="450" w:lineRule="atLeast"/>
        <w:ind w:firstLine="420"/>
        <w:jc w:val="left"/>
        <w:rPr>
          <w:noProof/>
        </w:rPr>
      </w:pPr>
      <w:r>
        <w:rPr>
          <w:noProof/>
        </w:rPr>
        <w:drawing>
          <wp:inline distT="0" distB="0" distL="0" distR="0" wp14:anchorId="04089C23" wp14:editId="595A8DC8">
            <wp:extent cx="2605548" cy="185071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1794" cy="1869354"/>
                    </a:xfrm>
                    <a:prstGeom prst="rect">
                      <a:avLst/>
                    </a:prstGeom>
                  </pic:spPr>
                </pic:pic>
              </a:graphicData>
            </a:graphic>
          </wp:inline>
        </w:drawing>
      </w:r>
      <w:r>
        <w:rPr>
          <w:noProof/>
        </w:rPr>
        <w:t xml:space="preserve"> </w:t>
      </w:r>
      <w:r>
        <w:rPr>
          <w:noProof/>
        </w:rPr>
        <w:drawing>
          <wp:inline distT="0" distB="0" distL="0" distR="0" wp14:anchorId="01FE0BCD" wp14:editId="0A17584B">
            <wp:extent cx="2649015" cy="18484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7561" cy="1875361"/>
                    </a:xfrm>
                    <a:prstGeom prst="rect">
                      <a:avLst/>
                    </a:prstGeom>
                  </pic:spPr>
                </pic:pic>
              </a:graphicData>
            </a:graphic>
          </wp:inline>
        </w:drawing>
      </w:r>
    </w:p>
    <w:p w14:paraId="0172BB73" w14:textId="77777777" w:rsidR="00467850" w:rsidRPr="00101385" w:rsidRDefault="00467850" w:rsidP="00467850">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98DD557" w14:textId="77777777" w:rsidR="00467850" w:rsidRPr="00B95734" w:rsidRDefault="00467850" w:rsidP="00467850">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413E24AD" w14:textId="77777777" w:rsidR="00467850" w:rsidRDefault="00467850" w:rsidP="00467850">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10 (a), consensus latency increases with the number of consensus nodes, and achieving acceptable values even for network size of 500 nodes and block size of 1 </w:t>
      </w:r>
      <w:r>
        <w:rPr>
          <w:rFonts w:ascii="Times New Roman" w:eastAsia="宋体" w:hAnsi="Times New Roman" w:cs="Times New Roman"/>
          <w:kern w:val="0"/>
          <w:sz w:val="24"/>
          <w:szCs w:val="24"/>
        </w:rPr>
        <w:lastRenderedPageBreak/>
        <w:t>MB. Due to the broadcast nature of wireless communication, block transmission time with same network bandwidth restriction will be similar in different network sizes. However, block 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10 (b) shows that average transaction throughput can reach approximate 3000 TPS for network size of 500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0811DD6D" w14:textId="77777777" w:rsidR="00467850" w:rsidRDefault="00467850" w:rsidP="00467850">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3CA2FE27" wp14:editId="53FD04E2">
            <wp:extent cx="2541639" cy="18301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7434" cy="1848733"/>
                    </a:xfrm>
                    <a:prstGeom prst="rect">
                      <a:avLst/>
                    </a:prstGeom>
                  </pic:spPr>
                </pic:pic>
              </a:graphicData>
            </a:graphic>
          </wp:inline>
        </w:drawing>
      </w:r>
      <w:r>
        <w:rPr>
          <w:noProof/>
        </w:rPr>
        <w:t xml:space="preserve"> </w:t>
      </w:r>
      <w:r>
        <w:rPr>
          <w:noProof/>
        </w:rPr>
        <w:drawing>
          <wp:inline distT="0" distB="0" distL="0" distR="0" wp14:anchorId="2CB14425" wp14:editId="27900474">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8230" cy="1834605"/>
                    </a:xfrm>
                    <a:prstGeom prst="rect">
                      <a:avLst/>
                    </a:prstGeom>
                  </pic:spPr>
                </pic:pic>
              </a:graphicData>
            </a:graphic>
          </wp:inline>
        </w:drawing>
      </w:r>
    </w:p>
    <w:p w14:paraId="30684EDA" w14:textId="77777777" w:rsidR="00467850" w:rsidRPr="00101385" w:rsidRDefault="00467850" w:rsidP="00467850">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CA5DA23" w14:textId="77777777" w:rsidR="00467850" w:rsidRPr="004B4643" w:rsidRDefault="00467850" w:rsidP="00467850">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 The performance of SWIB vs. network sizes</w:t>
      </w:r>
    </w:p>
    <w:p w14:paraId="71AE3B7E" w14:textId="77777777" w:rsidR="00467850" w:rsidRDefault="00467850" w:rsidP="00467850">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500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11(a)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SWIB allows to securely reach block consensus in a round of voting, which further reducing consensus latency while PBFT requires two round s communications to reach consensus on a block. </w:t>
      </w:r>
    </w:p>
    <w:p w14:paraId="442D3541" w14:textId="77777777" w:rsidR="00467850" w:rsidRPr="007B56CF" w:rsidRDefault="00467850" w:rsidP="00467850">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In PBFT, view change happens when malicious leader proposed </w:t>
      </w:r>
      <w:proofErr w:type="spellStart"/>
      <w:proofErr w:type="gramStart"/>
      <w:r>
        <w:rPr>
          <w:rFonts w:ascii="Times New Roman" w:eastAsia="宋体" w:hAnsi="Times New Roman" w:cs="Times New Roman"/>
          <w:kern w:val="0"/>
          <w:sz w:val="24"/>
          <w:szCs w:val="24"/>
        </w:rPr>
        <w:t>a</w:t>
      </w:r>
      <w:proofErr w:type="spellEnd"/>
      <w:proofErr w:type="gramEnd"/>
      <w:r>
        <w:rPr>
          <w:rFonts w:ascii="Times New Roman" w:eastAsia="宋体" w:hAnsi="Times New Roman" w:cs="Times New Roman"/>
          <w:kern w:val="0"/>
          <w:sz w:val="24"/>
          <w:szCs w:val="24"/>
        </w:rPr>
        <w:t xml:space="preserve"> invalid block or not proposed any block. In this case, all honest nodes require two round communications to determine new leader. In SWIB, honest nodes will discard invalid block and sign an empty block instead, then </w:t>
      </w:r>
      <w:r>
        <w:rPr>
          <w:rFonts w:ascii="Times New Roman" w:eastAsia="宋体" w:hAnsi="Times New Roman" w:cs="Times New Roman"/>
          <w:kern w:val="0"/>
          <w:sz w:val="24"/>
          <w:szCs w:val="24"/>
        </w:rPr>
        <w:lastRenderedPageBreak/>
        <w:t>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11 (b) shows a comparison of the 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1560C86C" w14:textId="77777777" w:rsidR="00467850" w:rsidRPr="00B16695" w:rsidRDefault="00467850" w:rsidP="00467850">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3CF5877D" w14:textId="77777777" w:rsidR="00467850" w:rsidRPr="005160E9" w:rsidRDefault="00467850" w:rsidP="00467850">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r>
        <w:rPr>
          <w:noProof/>
        </w:rPr>
        <w:t xml:space="preserve"> </w:t>
      </w:r>
    </w:p>
    <w:p w14:paraId="325B9F5A" w14:textId="77777777" w:rsidR="00467850" w:rsidRDefault="00467850" w:rsidP="00467850">
      <w:pPr>
        <w:keepNext/>
        <w:widowControl/>
        <w:shd w:val="clear" w:color="auto" w:fill="FFFFFF"/>
        <w:spacing w:afterLines="100" w:after="312" w:line="450" w:lineRule="atLeast"/>
        <w:ind w:firstLine="420"/>
        <w:jc w:val="left"/>
        <w:rPr>
          <w:noProof/>
        </w:rPr>
      </w:pPr>
      <w:r w:rsidRPr="001B55D4">
        <w:rPr>
          <w:noProof/>
        </w:rPr>
        <w:drawing>
          <wp:inline distT="0" distB="0" distL="0" distR="0" wp14:anchorId="5B0794C8" wp14:editId="4CE390CD">
            <wp:extent cx="2465695" cy="17151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5734" cy="1722124"/>
                    </a:xfrm>
                    <a:prstGeom prst="rect">
                      <a:avLst/>
                    </a:prstGeom>
                  </pic:spPr>
                </pic:pic>
              </a:graphicData>
            </a:graphic>
          </wp:inline>
        </w:drawing>
      </w:r>
      <w:r w:rsidRPr="001B55D4">
        <w:rPr>
          <w:noProof/>
        </w:rPr>
        <w:t xml:space="preserve"> </w:t>
      </w:r>
      <w:r w:rsidRPr="001B55D4">
        <w:rPr>
          <w:noProof/>
        </w:rPr>
        <w:drawing>
          <wp:inline distT="0" distB="0" distL="0" distR="0" wp14:anchorId="5136E1A3" wp14:editId="417B09E6">
            <wp:extent cx="2391089" cy="170597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0891" cy="1720098"/>
                    </a:xfrm>
                    <a:prstGeom prst="rect">
                      <a:avLst/>
                    </a:prstGeom>
                  </pic:spPr>
                </pic:pic>
              </a:graphicData>
            </a:graphic>
          </wp:inline>
        </w:drawing>
      </w:r>
    </w:p>
    <w:p w14:paraId="7FFD0A78" w14:textId="77777777" w:rsidR="00467850" w:rsidRPr="00654277" w:rsidRDefault="00467850" w:rsidP="00467850">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2987A870" w14:textId="77777777" w:rsidR="00467850" w:rsidRPr="00B95734" w:rsidRDefault="00467850" w:rsidP="00467850">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12</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54559A7E" w14:textId="77777777" w:rsidR="00467850" w:rsidRPr="009D51CB"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12 (a) shows that consensus latency decreases with the increase of Sybil nodes percentage. Since Sybil nodes are not absent from block proposer process, empty block will be generated while Sybil nodes become block proposer. Compare with propagating a valid block, propagating an empty block requires small number of time slots. Besides,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12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in network of small size. Meanwhile, our protocol can achieve approximate 4000 TPS in blockchain </w:t>
      </w:r>
      <w:r>
        <w:rPr>
          <w:rFonts w:ascii="Times New Roman" w:eastAsia="宋体" w:hAnsi="Times New Roman" w:cs="Times New Roman"/>
          <w:kern w:val="0"/>
          <w:sz w:val="24"/>
          <w:szCs w:val="24"/>
        </w:rPr>
        <w:lastRenderedPageBreak/>
        <w:t>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average transaction throughput not significantly </w:t>
      </w:r>
      <w:r w:rsidRPr="009D51CB">
        <w:rPr>
          <w:rFonts w:ascii="Times New Roman" w:eastAsia="宋体" w:hAnsi="Times New Roman" w:cs="Times New Roman"/>
          <w:kern w:val="0"/>
          <w:sz w:val="24"/>
          <w:szCs w:val="24"/>
        </w:rPr>
        <w:t xml:space="preserve">fluctuate with the increase of the </w:t>
      </w:r>
      <w:r>
        <w:rPr>
          <w:rFonts w:ascii="Times New Roman" w:eastAsia="宋体" w:hAnsi="Times New Roman" w:cs="Times New Roman"/>
          <w:kern w:val="0"/>
          <w:sz w:val="24"/>
          <w:szCs w:val="24"/>
        </w:rPr>
        <w:t>percentage</w:t>
      </w:r>
      <w:r w:rsidRPr="009D51CB">
        <w:rPr>
          <w:rFonts w:ascii="Times New Roman" w:eastAsia="宋体" w:hAnsi="Times New Roman" w:cs="Times New Roman"/>
          <w:kern w:val="0"/>
          <w:sz w:val="24"/>
          <w:szCs w:val="24"/>
        </w:rPr>
        <w:t xml:space="preserve"> of </w:t>
      </w:r>
      <w:r>
        <w:rPr>
          <w:rFonts w:ascii="Times New Roman" w:eastAsia="宋体" w:hAnsi="Times New Roman" w:cs="Times New Roman"/>
          <w:kern w:val="0"/>
          <w:sz w:val="24"/>
          <w:szCs w:val="24"/>
        </w:rPr>
        <w:t>Sybil</w:t>
      </w:r>
      <w:r w:rsidRPr="009D51CB">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in large size network</w:t>
      </w:r>
      <w:r w:rsidRPr="009D51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is because that consensus latency will decrease when channel contentions decrease with the increase of Sybil nodes percentage </w:t>
      </w:r>
      <w:r>
        <w:rPr>
          <w:rFonts w:ascii="Times New Roman" w:eastAsia="宋体" w:hAnsi="Times New Roman" w:cs="Times New Roman" w:hint="eastAsia"/>
          <w:kern w:val="0"/>
          <w:sz w:val="24"/>
          <w:szCs w:val="24"/>
        </w:rPr>
        <w:t>in</w:t>
      </w:r>
      <w:r>
        <w:rPr>
          <w:rFonts w:ascii="Times New Roman" w:eastAsia="宋体" w:hAnsi="Times New Roman" w:cs="Times New Roman"/>
          <w:kern w:val="0"/>
          <w:sz w:val="24"/>
          <w:szCs w:val="24"/>
        </w:rPr>
        <w:t xml:space="preserve"> large scale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7314AA63" w14:textId="77777777" w:rsidR="00467850" w:rsidRPr="004A1B7B" w:rsidRDefault="00467850" w:rsidP="00467850">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in the two attack strategies.</w:t>
      </w:r>
    </w:p>
    <w:p w14:paraId="7AD99744" w14:textId="77777777" w:rsidR="00467850" w:rsidRPr="006C5156" w:rsidRDefault="00467850" w:rsidP="00467850">
      <w:pPr>
        <w:keepNext/>
        <w:widowControl/>
        <w:shd w:val="clear" w:color="auto" w:fill="FFFFFF"/>
        <w:spacing w:afterLines="100" w:after="312" w:line="450" w:lineRule="atLeast"/>
        <w:ind w:firstLine="420"/>
        <w:jc w:val="left"/>
      </w:pPr>
      <w:r w:rsidRPr="0008091F">
        <w:rPr>
          <w:noProof/>
        </w:rPr>
        <w:drawing>
          <wp:inline distT="0" distB="0" distL="0" distR="0" wp14:anchorId="283794AC" wp14:editId="774F5556">
            <wp:extent cx="2674900" cy="18742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3996" cy="1880665"/>
                    </a:xfrm>
                    <a:prstGeom prst="rect">
                      <a:avLst/>
                    </a:prstGeom>
                  </pic:spPr>
                </pic:pic>
              </a:graphicData>
            </a:graphic>
          </wp:inline>
        </w:drawing>
      </w:r>
      <w:r w:rsidRPr="0008091F">
        <w:rPr>
          <w:noProof/>
        </w:rPr>
        <w:drawing>
          <wp:inline distT="0" distB="0" distL="0" distR="0" wp14:anchorId="3989AFB1" wp14:editId="7225DF0E">
            <wp:extent cx="2643117" cy="1859191"/>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0950" cy="1878769"/>
                    </a:xfrm>
                    <a:prstGeom prst="rect">
                      <a:avLst/>
                    </a:prstGeom>
                  </pic:spPr>
                </pic:pic>
              </a:graphicData>
            </a:graphic>
          </wp:inline>
        </w:drawing>
      </w:r>
    </w:p>
    <w:p w14:paraId="088CFCEC" w14:textId="77777777" w:rsidR="00467850" w:rsidRPr="007767DD" w:rsidRDefault="00467850" w:rsidP="00467850">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23CFAEE5" w14:textId="77777777" w:rsidR="00467850" w:rsidRPr="00B121D4" w:rsidRDefault="00467850" w:rsidP="00467850">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13. The performance of SWIB when confronting Jamming attacks</w:t>
      </w:r>
    </w:p>
    <w:p w14:paraId="717553C4" w14:textId="5C40564A" w:rsidR="00467850" w:rsidRPr="0088243E" w:rsidRDefault="00467850" w:rsidP="00467850">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13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decrease</w:t>
      </w:r>
      <w:r w:rsidR="00A6783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w:t>
      </w:r>
      <w:proofErr w:type="spellStart"/>
      <w:r>
        <w:rPr>
          <w:rFonts w:ascii="Times New Roman" w:eastAsia="宋体" w:hAnsi="Times New Roman" w:cs="Times New Roman"/>
          <w:kern w:val="0"/>
          <w:sz w:val="24"/>
          <w:szCs w:val="24"/>
        </w:rPr>
        <w:t>smission</w:t>
      </w:r>
      <w:proofErr w:type="spellEnd"/>
      <w:r>
        <w:rPr>
          <w:rFonts w:ascii="Times New Roman" w:eastAsia="宋体" w:hAnsi="Times New Roman" w:cs="Times New Roman"/>
          <w:kern w:val="0"/>
          <w:sz w:val="24"/>
          <w:szCs w:val="24"/>
        </w:rPr>
        <w:t xml:space="preserve">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w:t>
      </w:r>
      <w:r w:rsidR="00A6783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13 (b) shows that the throughput of our protocol is keep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significantly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0.8, 100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lastRenderedPageBreak/>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3D1B7878" w14:textId="77777777" w:rsidR="00467850" w:rsidRPr="00B16695"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61E96D95" w14:textId="6F12B1BB"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 a stable wireless blockchain consensus protocol SWIB, which can ensure stable and secure consensus process by adopting verifiable random function and threshold signature scheme. We use a new verifiable block proposer protocol</w:t>
      </w:r>
      <w:r w:rsidR="007755DF">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w:t>
      </w:r>
      <w:r w:rsidR="00A83ACC">
        <w:rPr>
          <w:rFonts w:ascii="Times New Roman" w:eastAsia="宋体" w:hAnsi="Times New Roman" w:cs="Times New Roman"/>
          <w:kern w:val="0"/>
          <w:sz w:val="24"/>
          <w:szCs w:val="24"/>
        </w:rPr>
        <w:t>Moreover</w:t>
      </w:r>
      <w:r>
        <w:rPr>
          <w:rFonts w:ascii="Times New Roman" w:eastAsia="宋体" w:hAnsi="Times New Roman" w:cs="Times New Roman"/>
          <w:kern w:val="0"/>
          <w:sz w:val="24"/>
          <w:szCs w:val="24"/>
        </w:rPr>
        <w:t>, our protocol can still work</w:t>
      </w:r>
      <w:r w:rsidR="00A83ACC">
        <w:rPr>
          <w:rFonts w:ascii="Times New Roman" w:eastAsia="宋体" w:hAnsi="Times New Roman" w:cs="Times New Roman"/>
          <w:kern w:val="0"/>
          <w:sz w:val="24"/>
          <w:szCs w:val="24"/>
        </w:rPr>
        <w:t xml:space="preserve"> efficiently</w:t>
      </w:r>
      <w:r>
        <w:rPr>
          <w:rFonts w:ascii="Times New Roman" w:eastAsia="宋体" w:hAnsi="Times New Roman" w:cs="Times New Roman"/>
          <w:kern w:val="0"/>
          <w:sz w:val="24"/>
          <w:szCs w:val="24"/>
        </w:rPr>
        <w:t xml:space="preserve"> in wireless blockchain system under Sybil attacks and jamming attacks. Analysis and results show the efficiency and security properties of the SWIB protocol.</w:t>
      </w:r>
    </w:p>
    <w:p w14:paraId="531DCCBD" w14:textId="3B393E3B" w:rsidR="00467850" w:rsidRPr="00A97969"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What's more, it is necessary to investigate the impacts of mobility in ad hoc wireless network. Also, we will explore whether our protocol can mitigate other attacks such as long-term attacks, nothing-at-stake attacks, eclipse attacks, etc.</w:t>
      </w:r>
    </w:p>
    <w:p w14:paraId="39443FCF" w14:textId="77777777" w:rsidR="00467850" w:rsidRPr="009F53F5" w:rsidRDefault="00467850" w:rsidP="00467850">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0A50B72D"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898"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10.23919/JCC.2020.04.008.</w:t>
      </w:r>
    </w:p>
    <w:p w14:paraId="558FFE0E"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w:t>
      </w:r>
      <w:proofErr w:type="spellStart"/>
      <w:r w:rsidRPr="00513ED5">
        <w:rPr>
          <w:rFonts w:ascii="Times New Roman" w:hAnsi="Times New Roman" w:cs="Times New Roman"/>
          <w:sz w:val="20"/>
          <w:szCs w:val="20"/>
        </w:rPr>
        <w:t>Gazda</w:t>
      </w:r>
      <w:proofErr w:type="spellEnd"/>
      <w:r w:rsidRPr="00513ED5">
        <w:rPr>
          <w:rFonts w:ascii="Times New Roman" w:hAnsi="Times New Roman" w:cs="Times New Roman"/>
          <w:sz w:val="20"/>
          <w:szCs w:val="20"/>
        </w:rPr>
        <w:t xml:space="preserve">,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10.1109/AIACT.2019.8847762.</w:t>
      </w:r>
    </w:p>
    <w:p w14:paraId="10124E95"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w:t>
      </w:r>
      <w:proofErr w:type="spellStart"/>
      <w:r w:rsidRPr="00513ED5">
        <w:rPr>
          <w:rFonts w:ascii="Times New Roman" w:hAnsi="Times New Roman" w:cs="Times New Roman"/>
          <w:sz w:val="20"/>
          <w:szCs w:val="20"/>
        </w:rPr>
        <w:t>Shinoy</w:t>
      </w:r>
      <w:proofErr w:type="spellEnd"/>
      <w:r w:rsidRPr="00513ED5">
        <w:rPr>
          <w:rFonts w:ascii="Times New Roman" w:hAnsi="Times New Roman" w:cs="Times New Roman"/>
          <w:sz w:val="20"/>
          <w:szCs w:val="20"/>
        </w:rPr>
        <w:t xml:space="preserve">, "Blockchain for the Internet of Vehicles: How to Use Blockchain to Secure Vehicle-to-Everything (V2X) Communication and Payment?," in IEEE Sensors Journal, vol. 21, no. 14, pp. 15807-15823, 15 July15,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10.1109/JSEN.2021.3062219.</w:t>
      </w:r>
    </w:p>
    <w:p w14:paraId="295D6865"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899" w:name="_Ref70424734"/>
      <w:bookmarkEnd w:id="898"/>
    </w:p>
    <w:p w14:paraId="7F7AC25B"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899"/>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237F0AD5"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5BCF44E6" w14:textId="77777777" w:rsidR="00467850" w:rsidRPr="00513ED5" w:rsidRDefault="00467850" w:rsidP="00467850">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9931C3F" w14:textId="77777777" w:rsidR="00467850" w:rsidRPr="00513ED5" w:rsidRDefault="00467850" w:rsidP="00467850">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xml:space="preserve">, S. Zhou and Z. </w:t>
      </w:r>
      <w:proofErr w:type="spellStart"/>
      <w:r w:rsidRPr="00513ED5">
        <w:rPr>
          <w:rFonts w:ascii="Times New Roman" w:hAnsi="Times New Roman" w:cs="Times New Roman"/>
          <w:sz w:val="20"/>
          <w:szCs w:val="20"/>
        </w:rPr>
        <w:t>Niu</w:t>
      </w:r>
      <w:proofErr w:type="spellEnd"/>
      <w:r w:rsidRPr="00513ED5">
        <w:rPr>
          <w:rFonts w:ascii="Times New Roman" w:hAnsi="Times New Roman" w:cs="Times New Roman"/>
          <w:sz w:val="20"/>
          <w:szCs w:val="20"/>
        </w:rPr>
        <w:t>, "SENATE: A Permissionless Byzantine Consensus Protocol in Wireless Networks for Real-Time Internet-of-Things Applications," in IEEE Internet of Things Journal, vol. 7, no. 7, pp. 6576-6588, July 2020.</w:t>
      </w:r>
    </w:p>
    <w:p w14:paraId="5BAF7DEB"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767E82D3"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E6DCC6A"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10.1109/TMC.2022.3162117.</w:t>
      </w:r>
    </w:p>
    <w:p w14:paraId="0547F0C7"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33ECB5EB"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1B0BD7FB"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30698955"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xml:space="preserve">, S. Faust, V. Kolmogorov, and K. </w:t>
      </w:r>
      <w:proofErr w:type="spellStart"/>
      <w:r w:rsidRPr="005774EA">
        <w:rPr>
          <w:rFonts w:ascii="Times New Roman" w:eastAsia="宋体" w:hAnsi="Times New Roman" w:cs="Times New Roman"/>
          <w:kern w:val="0"/>
          <w:sz w:val="20"/>
          <w:szCs w:val="20"/>
        </w:rPr>
        <w:t>Pietrzak</w:t>
      </w:r>
      <w:proofErr w:type="spellEnd"/>
      <w:r w:rsidRPr="005774EA">
        <w:rPr>
          <w:rFonts w:ascii="Times New Roman" w:eastAsia="宋体" w:hAnsi="Times New Roman" w:cs="Times New Roman"/>
          <w:kern w:val="0"/>
          <w:sz w:val="20"/>
          <w:szCs w:val="20"/>
        </w:rPr>
        <w:t>,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5BC650DA"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6218A644"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w:t>
      </w:r>
      <w:proofErr w:type="spellStart"/>
      <w:r w:rsidRPr="00513ED5">
        <w:rPr>
          <w:rFonts w:ascii="Times New Roman" w:eastAsia="宋体" w:hAnsi="Times New Roman" w:cs="Times New Roman"/>
          <w:kern w:val="0"/>
          <w:sz w:val="20"/>
          <w:szCs w:val="20"/>
        </w:rPr>
        <w:t>Buterin</w:t>
      </w:r>
      <w:proofErr w:type="spellEnd"/>
      <w:r w:rsidRPr="00513ED5">
        <w:rPr>
          <w:rFonts w:ascii="Times New Roman" w:eastAsia="宋体" w:hAnsi="Times New Roman" w:cs="Times New Roman"/>
          <w:kern w:val="0"/>
          <w:sz w:val="20"/>
          <w:szCs w:val="20"/>
        </w:rPr>
        <w:t xml:space="preserve"> and V. Griffith, ‘‘Casper the friendly finality gadget,’’ 2017, arXiv:1710.09437. [Online]. Available: https://arxiv.org/abs/1710.09437</w:t>
      </w:r>
    </w:p>
    <w:p w14:paraId="66AF6E32"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732358CA"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2E123B6A" w14:textId="77777777" w:rsidR="00467850" w:rsidRDefault="00467850" w:rsidP="00467850">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0"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0C7E1911"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w:t>
      </w:r>
      <w:proofErr w:type="spellStart"/>
      <w:r w:rsidRPr="00513ED5">
        <w:rPr>
          <w:rFonts w:ascii="Times New Roman" w:eastAsia="宋体" w:hAnsi="Times New Roman" w:cs="Times New Roman"/>
          <w:kern w:val="0"/>
          <w:sz w:val="20"/>
          <w:szCs w:val="20"/>
        </w:rPr>
        <w:t>Kotla</w:t>
      </w:r>
      <w:proofErr w:type="spellEnd"/>
      <w:r w:rsidRPr="00513ED5">
        <w:rPr>
          <w:rFonts w:ascii="Times New Roman" w:eastAsia="宋体" w:hAnsi="Times New Roman" w:cs="Times New Roman"/>
          <w:kern w:val="0"/>
          <w:sz w:val="20"/>
          <w:szCs w:val="20"/>
        </w:rPr>
        <w:t xml:space="preserve">,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5C94668F" w14:textId="77777777" w:rsidR="00467850"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442F5D6E"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Micali</w:t>
      </w:r>
      <w:proofErr w:type="spellEnd"/>
      <w:r w:rsidRPr="00513ED5">
        <w:rPr>
          <w:rFonts w:ascii="Times New Roman" w:eastAsia="宋体" w:hAnsi="Times New Roman" w:cs="Times New Roman"/>
          <w:kern w:val="0"/>
          <w:sz w:val="20"/>
          <w:szCs w:val="20"/>
        </w:rPr>
        <w:t xml:space="preserve">,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68202ADC"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35193B53"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H. </w:t>
      </w:r>
      <w:proofErr w:type="spellStart"/>
      <w:r w:rsidRPr="00513ED5">
        <w:rPr>
          <w:rFonts w:ascii="Times New Roman" w:eastAsia="宋体" w:hAnsi="Times New Roman" w:cs="Times New Roman"/>
          <w:kern w:val="0"/>
          <w:sz w:val="20"/>
          <w:szCs w:val="20"/>
        </w:rPr>
        <w:t>Boche</w:t>
      </w:r>
      <w:proofErr w:type="spellEnd"/>
      <w:r w:rsidRPr="00513ED5">
        <w:rPr>
          <w:rFonts w:ascii="Times New Roman" w:eastAsia="宋体" w:hAnsi="Times New Roman" w:cs="Times New Roman"/>
          <w:kern w:val="0"/>
          <w:sz w:val="20"/>
          <w:szCs w:val="20"/>
        </w:rPr>
        <w:t xml:space="preserv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w:t>
      </w:r>
      <w:proofErr w:type="spellStart"/>
      <w:r w:rsidRPr="00513ED5">
        <w:rPr>
          <w:rFonts w:ascii="Times New Roman" w:eastAsia="宋体" w:hAnsi="Times New Roman" w:cs="Times New Roman"/>
          <w:kern w:val="0"/>
          <w:sz w:val="20"/>
          <w:szCs w:val="20"/>
        </w:rPr>
        <w:t>Symp</w:t>
      </w:r>
      <w:proofErr w:type="spellEnd"/>
      <w:r w:rsidRPr="00513ED5">
        <w:rPr>
          <w:rFonts w:ascii="Times New Roman" w:eastAsia="宋体" w:hAnsi="Times New Roman" w:cs="Times New Roman"/>
          <w:kern w:val="0"/>
          <w:sz w:val="20"/>
          <w:szCs w:val="20"/>
        </w:rPr>
        <w:t xml:space="preserve">.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405AD3B"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08D36E41"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w:t>
      </w:r>
      <w:proofErr w:type="spellStart"/>
      <w:r w:rsidRPr="00513ED5">
        <w:rPr>
          <w:rFonts w:ascii="Times New Roman" w:eastAsia="宋体" w:hAnsi="Times New Roman" w:cs="Times New Roman"/>
          <w:kern w:val="0"/>
          <w:sz w:val="20"/>
          <w:szCs w:val="20"/>
        </w:rPr>
        <w:t>Raisch</w:t>
      </w:r>
      <w:proofErr w:type="spellEnd"/>
      <w:r w:rsidRPr="00513ED5">
        <w:rPr>
          <w:rFonts w:ascii="Times New Roman" w:eastAsia="宋体" w:hAnsi="Times New Roman" w:cs="Times New Roman"/>
          <w:kern w:val="0"/>
          <w:sz w:val="20"/>
          <w:szCs w:val="20"/>
        </w:rPr>
        <w:t>, "Max-Consensus Over Fading Wireless Channels," in IEEE Transactions on Control of Network Systems, vol. 8, no. 2, pp. 791-802, June 2021.</w:t>
      </w:r>
    </w:p>
    <w:p w14:paraId="32396178"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5E5D18BA"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[29] A. </w:t>
      </w:r>
      <w:proofErr w:type="spellStart"/>
      <w:r w:rsidRPr="00513ED5">
        <w:rPr>
          <w:rFonts w:ascii="Times New Roman" w:eastAsia="宋体" w:hAnsi="Times New Roman" w:cs="Times New Roman"/>
          <w:kern w:val="0"/>
          <w:sz w:val="20"/>
          <w:szCs w:val="20"/>
        </w:rPr>
        <w:t>Boldyreva</w:t>
      </w:r>
      <w:proofErr w:type="spellEnd"/>
      <w:r w:rsidRPr="00513ED5">
        <w:rPr>
          <w:rFonts w:ascii="Times New Roman" w:eastAsia="宋体" w:hAnsi="Times New Roman" w:cs="Times New Roman"/>
          <w:kern w:val="0"/>
          <w:sz w:val="20"/>
          <w:szCs w:val="20"/>
        </w:rPr>
        <w:t>.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348A7322"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3E6FB7D8"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w:t>
      </w:r>
      <w:proofErr w:type="spellStart"/>
      <w:r w:rsidRPr="00513ED5">
        <w:rPr>
          <w:rFonts w:ascii="Times New Roman" w:eastAsia="宋体" w:hAnsi="Times New Roman" w:cs="Times New Roman"/>
          <w:kern w:val="0"/>
          <w:sz w:val="20"/>
          <w:szCs w:val="20"/>
        </w:rPr>
        <w:t>Jarecki</w:t>
      </w:r>
      <w:proofErr w:type="spellEnd"/>
      <w:r w:rsidRPr="00513ED5">
        <w:rPr>
          <w:rFonts w:ascii="Times New Roman" w:eastAsia="宋体" w:hAnsi="Times New Roman" w:cs="Times New Roman"/>
          <w:kern w:val="0"/>
          <w:sz w:val="20"/>
          <w:szCs w:val="20"/>
        </w:rPr>
        <w:t xml:space="preserve">,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xml:space="preserve">. Conf. Theory Appl. Cryptograph. </w:t>
      </w:r>
      <w:proofErr w:type="spellStart"/>
      <w:r w:rsidRPr="00513ED5">
        <w:rPr>
          <w:rFonts w:ascii="Times New Roman" w:eastAsia="宋体" w:hAnsi="Times New Roman" w:cs="Times New Roman"/>
          <w:kern w:val="0"/>
          <w:sz w:val="20"/>
          <w:szCs w:val="20"/>
        </w:rPr>
        <w:t>Techn</w:t>
      </w:r>
      <w:proofErr w:type="spellEnd"/>
      <w:r w:rsidRPr="00513ED5">
        <w:rPr>
          <w:rFonts w:ascii="Times New Roman" w:eastAsia="宋体" w:hAnsi="Times New Roman" w:cs="Times New Roman"/>
          <w:kern w:val="0"/>
          <w:sz w:val="20"/>
          <w:szCs w:val="20"/>
        </w:rPr>
        <w:t>.,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EECA0CD" w14:textId="77777777" w:rsidR="00467850" w:rsidRPr="00513ED5" w:rsidRDefault="00467850" w:rsidP="00467850">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36E1AF51" w14:textId="77777777" w:rsidR="00467850" w:rsidRPr="00A3470E" w:rsidRDefault="00467850" w:rsidP="00467850">
      <w:pPr>
        <w:rPr>
          <w:rFonts w:ascii="Times New Roman" w:hAnsi="Times New Roman" w:cs="Times New Roman"/>
          <w:sz w:val="20"/>
          <w:szCs w:val="20"/>
        </w:rPr>
      </w:pPr>
    </w:p>
    <w:p w14:paraId="25520CEA" w14:textId="77777777" w:rsidR="00B4661E" w:rsidRPr="00467850" w:rsidRDefault="008E321A"/>
    <w:sectPr w:rsidR="00B4661E" w:rsidRPr="00467850" w:rsidSect="0090530C">
      <w:headerReference w:type="even" r:id="rId31"/>
      <w:headerReference w:type="default" r:id="rId3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39666" w14:textId="77777777" w:rsidR="008E321A" w:rsidRDefault="008E321A" w:rsidP="00467850">
      <w:r>
        <w:separator/>
      </w:r>
    </w:p>
  </w:endnote>
  <w:endnote w:type="continuationSeparator" w:id="0">
    <w:p w14:paraId="02BFDB20" w14:textId="77777777" w:rsidR="008E321A" w:rsidRDefault="008E321A" w:rsidP="0046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6BD9E" w14:textId="77777777" w:rsidR="008E321A" w:rsidRDefault="008E321A" w:rsidP="00467850">
      <w:r>
        <w:separator/>
      </w:r>
    </w:p>
  </w:footnote>
  <w:footnote w:type="continuationSeparator" w:id="0">
    <w:p w14:paraId="635C4F03" w14:textId="77777777" w:rsidR="008E321A" w:rsidRDefault="008E321A" w:rsidP="004678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B2069" w14:textId="77777777" w:rsidR="00E81EC6" w:rsidRDefault="008E321A"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CE4B4" w14:textId="77777777" w:rsidR="00E81EC6" w:rsidRDefault="008E321A"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672761016">
    <w:abstractNumId w:val="23"/>
  </w:num>
  <w:num w:numId="2" w16cid:durableId="831798219">
    <w:abstractNumId w:val="5"/>
  </w:num>
  <w:num w:numId="3" w16cid:durableId="642268904">
    <w:abstractNumId w:val="0"/>
  </w:num>
  <w:num w:numId="4" w16cid:durableId="2123188758">
    <w:abstractNumId w:val="8"/>
  </w:num>
  <w:num w:numId="5" w16cid:durableId="1695958090">
    <w:abstractNumId w:val="3"/>
  </w:num>
  <w:num w:numId="6" w16cid:durableId="14311486">
    <w:abstractNumId w:val="24"/>
  </w:num>
  <w:num w:numId="7" w16cid:durableId="2042121916">
    <w:abstractNumId w:val="16"/>
  </w:num>
  <w:num w:numId="8" w16cid:durableId="1054624077">
    <w:abstractNumId w:val="12"/>
  </w:num>
  <w:num w:numId="9" w16cid:durableId="1107039326">
    <w:abstractNumId w:val="19"/>
  </w:num>
  <w:num w:numId="10" w16cid:durableId="136185293">
    <w:abstractNumId w:val="1"/>
  </w:num>
  <w:num w:numId="11" w16cid:durableId="898631912">
    <w:abstractNumId w:val="22"/>
  </w:num>
  <w:num w:numId="12" w16cid:durableId="1497333204">
    <w:abstractNumId w:val="25"/>
  </w:num>
  <w:num w:numId="13" w16cid:durableId="2125734377">
    <w:abstractNumId w:val="15"/>
  </w:num>
  <w:num w:numId="14" w16cid:durableId="692611465">
    <w:abstractNumId w:val="17"/>
  </w:num>
  <w:num w:numId="15" w16cid:durableId="1894536482">
    <w:abstractNumId w:val="27"/>
  </w:num>
  <w:num w:numId="16" w16cid:durableId="789472864">
    <w:abstractNumId w:val="18"/>
  </w:num>
  <w:num w:numId="17" w16cid:durableId="998922059">
    <w:abstractNumId w:val="2"/>
  </w:num>
  <w:num w:numId="18" w16cid:durableId="627510035">
    <w:abstractNumId w:val="21"/>
  </w:num>
  <w:num w:numId="19" w16cid:durableId="147139412">
    <w:abstractNumId w:val="11"/>
  </w:num>
  <w:num w:numId="20" w16cid:durableId="2070616698">
    <w:abstractNumId w:val="13"/>
  </w:num>
  <w:num w:numId="21" w16cid:durableId="1898709363">
    <w:abstractNumId w:val="4"/>
  </w:num>
  <w:num w:numId="22" w16cid:durableId="1359314394">
    <w:abstractNumId w:val="7"/>
  </w:num>
  <w:num w:numId="23" w16cid:durableId="1642731755">
    <w:abstractNumId w:val="26"/>
  </w:num>
  <w:num w:numId="24" w16cid:durableId="625309360">
    <w:abstractNumId w:val="14"/>
  </w:num>
  <w:num w:numId="25" w16cid:durableId="369688803">
    <w:abstractNumId w:val="9"/>
  </w:num>
  <w:num w:numId="26" w16cid:durableId="836117029">
    <w:abstractNumId w:val="6"/>
  </w:num>
  <w:num w:numId="27" w16cid:durableId="654604329">
    <w:abstractNumId w:val="10"/>
  </w:num>
  <w:num w:numId="28" w16cid:durableId="566918867">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6DB"/>
    <w:rsid w:val="000006E1"/>
    <w:rsid w:val="000048D6"/>
    <w:rsid w:val="00027179"/>
    <w:rsid w:val="0003258F"/>
    <w:rsid w:val="00037045"/>
    <w:rsid w:val="00051F04"/>
    <w:rsid w:val="0005722D"/>
    <w:rsid w:val="00062DFD"/>
    <w:rsid w:val="0007791A"/>
    <w:rsid w:val="0009314C"/>
    <w:rsid w:val="000B2CFA"/>
    <w:rsid w:val="000D1A63"/>
    <w:rsid w:val="000E0DD4"/>
    <w:rsid w:val="000E2450"/>
    <w:rsid w:val="0015322C"/>
    <w:rsid w:val="001711D7"/>
    <w:rsid w:val="00193E1F"/>
    <w:rsid w:val="00197254"/>
    <w:rsid w:val="001C5FA6"/>
    <w:rsid w:val="001D3168"/>
    <w:rsid w:val="0021737A"/>
    <w:rsid w:val="002A177F"/>
    <w:rsid w:val="002B6606"/>
    <w:rsid w:val="002D4BE7"/>
    <w:rsid w:val="002E5360"/>
    <w:rsid w:val="00382137"/>
    <w:rsid w:val="003A1DD2"/>
    <w:rsid w:val="003D02FB"/>
    <w:rsid w:val="003D13C8"/>
    <w:rsid w:val="003D21DC"/>
    <w:rsid w:val="00433911"/>
    <w:rsid w:val="00450A9C"/>
    <w:rsid w:val="0046673A"/>
    <w:rsid w:val="00467850"/>
    <w:rsid w:val="004745FF"/>
    <w:rsid w:val="00475B90"/>
    <w:rsid w:val="004906CE"/>
    <w:rsid w:val="004B690D"/>
    <w:rsid w:val="004D4175"/>
    <w:rsid w:val="00503231"/>
    <w:rsid w:val="005073F8"/>
    <w:rsid w:val="005370BD"/>
    <w:rsid w:val="005618B8"/>
    <w:rsid w:val="00577121"/>
    <w:rsid w:val="0059668D"/>
    <w:rsid w:val="005A3896"/>
    <w:rsid w:val="005E5DF7"/>
    <w:rsid w:val="006144D7"/>
    <w:rsid w:val="00645875"/>
    <w:rsid w:val="0068231F"/>
    <w:rsid w:val="006A6B24"/>
    <w:rsid w:val="0072501F"/>
    <w:rsid w:val="00726DFD"/>
    <w:rsid w:val="00761F38"/>
    <w:rsid w:val="007755DF"/>
    <w:rsid w:val="007945D4"/>
    <w:rsid w:val="007B52E3"/>
    <w:rsid w:val="007E6569"/>
    <w:rsid w:val="00807D95"/>
    <w:rsid w:val="008317A5"/>
    <w:rsid w:val="00841405"/>
    <w:rsid w:val="008817BC"/>
    <w:rsid w:val="00881A50"/>
    <w:rsid w:val="008C5AD1"/>
    <w:rsid w:val="008D7124"/>
    <w:rsid w:val="008E321A"/>
    <w:rsid w:val="008F67A4"/>
    <w:rsid w:val="00901B51"/>
    <w:rsid w:val="00933675"/>
    <w:rsid w:val="009369E5"/>
    <w:rsid w:val="00953BEE"/>
    <w:rsid w:val="009A6FD8"/>
    <w:rsid w:val="009B1C44"/>
    <w:rsid w:val="009B3999"/>
    <w:rsid w:val="00A15829"/>
    <w:rsid w:val="00A41D89"/>
    <w:rsid w:val="00A67832"/>
    <w:rsid w:val="00A70D1B"/>
    <w:rsid w:val="00A734F1"/>
    <w:rsid w:val="00A7789D"/>
    <w:rsid w:val="00A83ACC"/>
    <w:rsid w:val="00AE44C2"/>
    <w:rsid w:val="00B21C4D"/>
    <w:rsid w:val="00B33CE6"/>
    <w:rsid w:val="00B42047"/>
    <w:rsid w:val="00B46B00"/>
    <w:rsid w:val="00B7210D"/>
    <w:rsid w:val="00B81FB3"/>
    <w:rsid w:val="00B95649"/>
    <w:rsid w:val="00BA0464"/>
    <w:rsid w:val="00BC5ADE"/>
    <w:rsid w:val="00C34A5E"/>
    <w:rsid w:val="00C51605"/>
    <w:rsid w:val="00C566DB"/>
    <w:rsid w:val="00C66BF9"/>
    <w:rsid w:val="00C9684A"/>
    <w:rsid w:val="00CA221F"/>
    <w:rsid w:val="00CB6413"/>
    <w:rsid w:val="00CB67DE"/>
    <w:rsid w:val="00CD2C8E"/>
    <w:rsid w:val="00CF5634"/>
    <w:rsid w:val="00D00ABE"/>
    <w:rsid w:val="00D05654"/>
    <w:rsid w:val="00D05F23"/>
    <w:rsid w:val="00D57907"/>
    <w:rsid w:val="00D7721C"/>
    <w:rsid w:val="00D85894"/>
    <w:rsid w:val="00D93702"/>
    <w:rsid w:val="00D937CD"/>
    <w:rsid w:val="00E30C30"/>
    <w:rsid w:val="00E660A7"/>
    <w:rsid w:val="00E673D0"/>
    <w:rsid w:val="00EA0B45"/>
    <w:rsid w:val="00F56642"/>
    <w:rsid w:val="00FB38A7"/>
    <w:rsid w:val="00FC4D42"/>
    <w:rsid w:val="00FD2B2B"/>
    <w:rsid w:val="00FE5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9FE78"/>
  <w15:chartTrackingRefBased/>
  <w15:docId w15:val="{2CA6E12B-03F2-4897-BD8A-053F54851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850"/>
    <w:pPr>
      <w:widowControl w:val="0"/>
      <w:jc w:val="both"/>
    </w:pPr>
  </w:style>
  <w:style w:type="paragraph" w:styleId="1">
    <w:name w:val="heading 1"/>
    <w:basedOn w:val="a"/>
    <w:next w:val="a"/>
    <w:link w:val="10"/>
    <w:uiPriority w:val="9"/>
    <w:qFormat/>
    <w:rsid w:val="004678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78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8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78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8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850"/>
    <w:rPr>
      <w:sz w:val="18"/>
      <w:szCs w:val="18"/>
    </w:rPr>
  </w:style>
  <w:style w:type="paragraph" w:styleId="a5">
    <w:name w:val="footer"/>
    <w:basedOn w:val="a"/>
    <w:link w:val="a6"/>
    <w:uiPriority w:val="99"/>
    <w:unhideWhenUsed/>
    <w:rsid w:val="00467850"/>
    <w:pPr>
      <w:tabs>
        <w:tab w:val="center" w:pos="4153"/>
        <w:tab w:val="right" w:pos="8306"/>
      </w:tabs>
      <w:snapToGrid w:val="0"/>
      <w:jc w:val="left"/>
    </w:pPr>
    <w:rPr>
      <w:sz w:val="18"/>
      <w:szCs w:val="18"/>
    </w:rPr>
  </w:style>
  <w:style w:type="character" w:customStyle="1" w:styleId="a6">
    <w:name w:val="页脚 字符"/>
    <w:basedOn w:val="a0"/>
    <w:link w:val="a5"/>
    <w:uiPriority w:val="99"/>
    <w:rsid w:val="00467850"/>
    <w:rPr>
      <w:sz w:val="18"/>
      <w:szCs w:val="18"/>
    </w:rPr>
  </w:style>
  <w:style w:type="character" w:customStyle="1" w:styleId="10">
    <w:name w:val="标题 1 字符"/>
    <w:basedOn w:val="a0"/>
    <w:link w:val="1"/>
    <w:uiPriority w:val="9"/>
    <w:rsid w:val="00467850"/>
    <w:rPr>
      <w:b/>
      <w:bCs/>
      <w:kern w:val="44"/>
      <w:sz w:val="44"/>
      <w:szCs w:val="44"/>
    </w:rPr>
  </w:style>
  <w:style w:type="character" w:customStyle="1" w:styleId="20">
    <w:name w:val="标题 2 字符"/>
    <w:basedOn w:val="a0"/>
    <w:link w:val="2"/>
    <w:uiPriority w:val="9"/>
    <w:rsid w:val="0046785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7850"/>
    <w:rPr>
      <w:b/>
      <w:bCs/>
      <w:sz w:val="32"/>
      <w:szCs w:val="32"/>
    </w:rPr>
  </w:style>
  <w:style w:type="character" w:customStyle="1" w:styleId="40">
    <w:name w:val="标题 4 字符"/>
    <w:basedOn w:val="a0"/>
    <w:link w:val="4"/>
    <w:uiPriority w:val="9"/>
    <w:rsid w:val="00467850"/>
    <w:rPr>
      <w:rFonts w:asciiTheme="majorHAnsi" w:eastAsiaTheme="majorEastAsia" w:hAnsiTheme="majorHAnsi" w:cstheme="majorBidi"/>
      <w:b/>
      <w:bCs/>
      <w:sz w:val="28"/>
      <w:szCs w:val="28"/>
    </w:rPr>
  </w:style>
  <w:style w:type="paragraph" w:styleId="a7">
    <w:name w:val="List Paragraph"/>
    <w:basedOn w:val="a"/>
    <w:uiPriority w:val="34"/>
    <w:qFormat/>
    <w:rsid w:val="00467850"/>
    <w:pPr>
      <w:ind w:firstLineChars="200" w:firstLine="420"/>
    </w:pPr>
  </w:style>
  <w:style w:type="character" w:customStyle="1" w:styleId="q4iawc">
    <w:name w:val="q4iawc"/>
    <w:basedOn w:val="a0"/>
    <w:rsid w:val="00467850"/>
  </w:style>
  <w:style w:type="character" w:customStyle="1" w:styleId="fontstyle01">
    <w:name w:val="fontstyle01"/>
    <w:basedOn w:val="a0"/>
    <w:rsid w:val="00467850"/>
    <w:rPr>
      <w:rFonts w:ascii="NimbusSanL-Regu" w:hAnsi="NimbusSanL-Regu" w:hint="default"/>
      <w:b w:val="0"/>
      <w:bCs w:val="0"/>
      <w:i w:val="0"/>
      <w:iCs w:val="0"/>
      <w:color w:val="000000"/>
      <w:sz w:val="16"/>
      <w:szCs w:val="16"/>
    </w:rPr>
  </w:style>
  <w:style w:type="character" w:styleId="a8">
    <w:name w:val="Hyperlink"/>
    <w:basedOn w:val="a0"/>
    <w:uiPriority w:val="99"/>
    <w:unhideWhenUsed/>
    <w:rsid w:val="00467850"/>
    <w:rPr>
      <w:color w:val="0563C1" w:themeColor="hyperlink"/>
      <w:u w:val="single"/>
    </w:rPr>
  </w:style>
  <w:style w:type="character" w:styleId="a9">
    <w:name w:val="Unresolved Mention"/>
    <w:basedOn w:val="a0"/>
    <w:uiPriority w:val="99"/>
    <w:semiHidden/>
    <w:unhideWhenUsed/>
    <w:rsid w:val="00467850"/>
    <w:rPr>
      <w:color w:val="605E5C"/>
      <w:shd w:val="clear" w:color="auto" w:fill="E1DFDD"/>
    </w:rPr>
  </w:style>
  <w:style w:type="character" w:styleId="aa">
    <w:name w:val="Strong"/>
    <w:basedOn w:val="a0"/>
    <w:uiPriority w:val="22"/>
    <w:qFormat/>
    <w:rsid w:val="00467850"/>
    <w:rPr>
      <w:b/>
      <w:bCs/>
    </w:rPr>
  </w:style>
  <w:style w:type="character" w:styleId="ab">
    <w:name w:val="Placeholder Text"/>
    <w:basedOn w:val="a0"/>
    <w:uiPriority w:val="99"/>
    <w:semiHidden/>
    <w:rsid w:val="00467850"/>
    <w:rPr>
      <w:color w:val="808080"/>
    </w:rPr>
  </w:style>
  <w:style w:type="paragraph" w:styleId="ac">
    <w:name w:val="caption"/>
    <w:basedOn w:val="a"/>
    <w:next w:val="a"/>
    <w:uiPriority w:val="35"/>
    <w:unhideWhenUsed/>
    <w:qFormat/>
    <w:rsid w:val="00467850"/>
    <w:rPr>
      <w:rFonts w:asciiTheme="majorHAnsi" w:eastAsia="黑体" w:hAnsiTheme="majorHAnsi" w:cstheme="majorBidi"/>
      <w:sz w:val="20"/>
      <w:szCs w:val="20"/>
    </w:rPr>
  </w:style>
  <w:style w:type="character" w:styleId="ad">
    <w:name w:val="Emphasis"/>
    <w:basedOn w:val="a0"/>
    <w:uiPriority w:val="20"/>
    <w:qFormat/>
    <w:rsid w:val="00467850"/>
    <w:rPr>
      <w:i/>
      <w:iCs/>
    </w:rPr>
  </w:style>
  <w:style w:type="character" w:customStyle="1" w:styleId="fontstyle21">
    <w:name w:val="fontstyle21"/>
    <w:basedOn w:val="a0"/>
    <w:rsid w:val="00467850"/>
    <w:rPr>
      <w:rFonts w:ascii="URWPalladioL-Ital" w:hAnsi="URWPalladioL-Ital" w:hint="default"/>
      <w:b w:val="0"/>
      <w:bCs w:val="0"/>
      <w:i/>
      <w:iCs/>
      <w:color w:val="000000"/>
      <w:sz w:val="16"/>
      <w:szCs w:val="16"/>
    </w:rPr>
  </w:style>
  <w:style w:type="paragraph" w:customStyle="1" w:styleId="nova-legacy-e-listitem">
    <w:name w:val="nova-legacy-e-list__item"/>
    <w:basedOn w:val="a"/>
    <w:rsid w:val="00467850"/>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67850"/>
  </w:style>
  <w:style w:type="paragraph" w:styleId="ae">
    <w:name w:val="Revision"/>
    <w:hidden/>
    <w:uiPriority w:val="99"/>
    <w:semiHidden/>
    <w:rsid w:val="00467850"/>
  </w:style>
  <w:style w:type="table" w:styleId="af">
    <w:name w:val="Table Grid"/>
    <w:basedOn w:val="a1"/>
    <w:uiPriority w:val="39"/>
    <w:rsid w:val="004678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rxiv.org/abs/2105.07459"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14507</Words>
  <Characters>82693</Characters>
  <Application>Microsoft Office Word</Application>
  <DocSecurity>0</DocSecurity>
  <Lines>689</Lines>
  <Paragraphs>194</Paragraphs>
  <ScaleCrop>false</ScaleCrop>
  <Company/>
  <LinksUpToDate>false</LinksUpToDate>
  <CharactersWithSpaces>97006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ThinkPad</cp:lastModifiedBy>
  <cp:revision>2</cp:revision>
  <dcterms:created xsi:type="dcterms:W3CDTF">2022-06-06T13:51:00Z</dcterms:created>
  <dcterms:modified xsi:type="dcterms:W3CDTF">2022-06-06T13:51:00Z</dcterms:modified>
</cp:coreProperties>
</file>
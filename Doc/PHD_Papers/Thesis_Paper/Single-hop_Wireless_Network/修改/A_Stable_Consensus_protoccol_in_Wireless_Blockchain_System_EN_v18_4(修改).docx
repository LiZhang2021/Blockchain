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0B3E14D1"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0"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1" w:author="Zhang Li" w:date="2022-06-12T10:58:00Z">
        <w:r w:rsidR="00425EFA">
          <w:rPr>
            <w:rFonts w:ascii="Times New Roman" w:hAnsi="Times New Roman" w:cs="Times New Roman"/>
            <w:sz w:val="24"/>
            <w:szCs w:val="24"/>
          </w:rPr>
          <w:t>an innovative</w:t>
        </w:r>
      </w:ins>
      <w:r>
        <w:rPr>
          <w:rFonts w:ascii="Times New Roman" w:hAnsi="Times New Roman" w:cs="Times New Roman"/>
          <w:sz w:val="24"/>
          <w:szCs w:val="24"/>
        </w:rPr>
        <w:t xml:space="preserve"> Byzantine fault-tolerant consensus protocol SWIB for blockchain in wireless networks, which do not rely on reliable </w:t>
      </w:r>
      <w:del w:id="2"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3"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4"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5"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6"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7"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8"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9"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08933ABF"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0" w:author="Zhang Li" w:date="2022-06-12T11:07:00Z">
        <w:r w:rsidR="00B8086E" w:rsidDel="00B8086E">
          <w:rPr>
            <w:rFonts w:ascii="Times New Roman" w:eastAsia="宋体" w:hAnsi="Times New Roman" w:cs="Times New Roman"/>
            <w:sz w:val="24"/>
            <w:szCs w:val="24"/>
          </w:rPr>
          <w:delText xml:space="preserve">has </w:delText>
        </w:r>
      </w:del>
      <w:ins w:id="11" w:author="Zhang Li" w:date="2022-06-12T11:07:00Z">
        <w:r w:rsidR="00B8086E">
          <w:rPr>
            <w:rFonts w:ascii="Times New Roman" w:eastAsia="宋体" w:hAnsi="Times New Roman" w:cs="Times New Roman"/>
            <w:sz w:val="24"/>
            <w:szCs w:val="24"/>
          </w:rPr>
          <w:t>have</w:t>
        </w:r>
      </w:ins>
      <w:r>
        <w:rPr>
          <w:rFonts w:ascii="Times New Roman" w:eastAsia="宋体" w:hAnsi="Times New Roman" w:cs="Times New Roman"/>
          <w:sz w:val="24"/>
          <w:szCs w:val="24"/>
        </w:rPr>
        <w:t xml:space="preser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ins w:id="12"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13" w:author="Zhang Li" w:date="2022-06-12T11:07:00Z">
        <w:r w:rsidRPr="00920E1E" w:rsidDel="00B43A38">
          <w:rPr>
            <w:rFonts w:ascii="Times New Roman" w:eastAsia="宋体" w:hAnsi="Times New Roman" w:cs="Times New Roman"/>
            <w:sz w:val="24"/>
            <w:szCs w:val="24"/>
          </w:rPr>
          <w:delText xml:space="preserve">vehicles </w:delText>
        </w:r>
      </w:del>
      <w:ins w:id="14"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15"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Applications that built on wireless network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devices are vulnerable </w:t>
      </w:r>
      <w:r w:rsidR="00C37654">
        <w:rPr>
          <w:rFonts w:ascii="Times New Roman" w:eastAsia="宋体" w:hAnsi="Times New Roman" w:cs="Times New Roman"/>
          <w:sz w:val="24"/>
          <w:szCs w:val="24"/>
        </w:rPr>
        <w:t xml:space="preserve">to various attacks. </w:t>
      </w:r>
      <w:ins w:id="16" w:author="Zhang Li" w:date="2022-06-12T11:18:00Z">
        <w:r w:rsidR="004C0605">
          <w:rPr>
            <w:rFonts w:ascii="Times New Roman" w:eastAsia="宋体" w:hAnsi="Times New Roman" w:cs="Times New Roman"/>
            <w:sz w:val="24"/>
            <w:szCs w:val="24"/>
          </w:rPr>
          <w:t xml:space="preserve">Meanwhile, the open communication of wireless networks is heavily impacted by environment. Both channels bandwidth and jamming attack make the communication of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17"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8A4769" w14:textId="08E4BF7C"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18" w:author="Zhang Li" w:date="2022-06-12T11:23:00Z">
        <w:r w:rsidR="007B6A40" w:rsidDel="007B6A40">
          <w:rPr>
            <w:rFonts w:ascii="Times New Roman" w:eastAsia="宋体" w:hAnsi="Times New Roman" w:cs="Times New Roman" w:hint="eastAsia"/>
            <w:sz w:val="24"/>
            <w:szCs w:val="24"/>
          </w:rPr>
          <w:delText>is</w:delText>
        </w:r>
      </w:del>
      <w:ins w:id="19" w:author="Zhang Li" w:date="2022-06-12T11:23:00Z">
        <w:r w:rsidR="007B6A40">
          <w:rPr>
            <w:rFonts w:ascii="Times New Roman" w:eastAsia="宋体" w:hAnsi="Times New Roman" w:cs="Times New Roman" w:hint="eastAsia"/>
            <w:sz w:val="24"/>
            <w:szCs w:val="24"/>
          </w:rPr>
          <w:t>are</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w:t>
      </w:r>
      <w:r w:rsidRPr="00920E1E">
        <w:rPr>
          <w:rFonts w:ascii="Times New Roman" w:eastAsia="宋体" w:hAnsi="Times New Roman" w:cs="Times New Roman"/>
          <w:sz w:val="24"/>
          <w:szCs w:val="24"/>
        </w:rPr>
        <w:t xml:space="preserve">onsensus </w:t>
      </w:r>
      <w:ins w:id="20" w:author="Zhang Li" w:date="2022-06-12T11:24:00Z">
        <w:r w:rsidR="007B6A40">
          <w:rPr>
            <w:rFonts w:ascii="Times New Roman" w:eastAsia="宋体" w:hAnsi="Times New Roman" w:cs="Times New Roman"/>
            <w:sz w:val="24"/>
            <w:szCs w:val="24"/>
          </w:rPr>
          <w:t>protocols</w:t>
        </w:r>
      </w:ins>
      <w:del w:id="21"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22"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23"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24"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25"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r w:rsidR="00A8166D" w:rsidRPr="00920E1E">
          <w:rPr>
            <w:rFonts w:ascii="Times New Roman" w:eastAsia="宋体" w:hAnsi="Times New Roman" w:cs="Times New Roman"/>
            <w:sz w:val="24"/>
            <w:szCs w:val="24"/>
          </w:rPr>
          <w:t xml:space="preserve"> </w:t>
        </w:r>
        <w:proofErr w:type="gramStart"/>
        <w:r w:rsidR="00A8166D" w:rsidRPr="00920E1E">
          <w:rPr>
            <w:rFonts w:ascii="Times New Roman" w:eastAsia="宋体" w:hAnsi="Times New Roman" w:cs="Times New Roman"/>
            <w:sz w:val="24"/>
            <w:szCs w:val="24"/>
          </w:rPr>
          <w:t>are</w:t>
        </w:r>
        <w:proofErr w:type="gramEnd"/>
        <w:r w:rsidR="00A8166D">
          <w:rPr>
            <w:rFonts w:ascii="Times New Roman" w:eastAsia="宋体" w:hAnsi="Times New Roman" w:cs="Times New Roman"/>
            <w:sz w:val="24"/>
            <w:szCs w:val="24"/>
          </w:rPr>
          <w:t xml:space="preserve"> difficult to be deployed in </w:t>
        </w:r>
        <w:r w:rsidR="00A8166D" w:rsidRPr="00920E1E">
          <w:rPr>
            <w:rFonts w:ascii="Times New Roman" w:eastAsia="宋体" w:hAnsi="Times New Roman" w:cs="Times New Roman"/>
            <w:sz w:val="24"/>
            <w:szCs w:val="24"/>
          </w:rPr>
          <w:t xml:space="preserve">wireless networks. </w:t>
        </w:r>
      </w:ins>
      <w:ins w:id="26" w:author="Zhang Li" w:date="2022-06-12T11:30:00Z">
        <w:r w:rsidR="00A8166D">
          <w:rPr>
            <w:rFonts w:ascii="Times New Roman" w:eastAsia="宋体" w:hAnsi="Times New Roman" w:cs="Times New Roman"/>
            <w:sz w:val="24"/>
            <w:szCs w:val="24"/>
          </w:rPr>
          <w:t>This</w:t>
        </w:r>
      </w:ins>
      <w:ins w:id="27"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28" w:author="Zhang Li" w:date="2022-06-12T11:30:00Z">
        <w:r w:rsidR="00A8166D">
          <w:rPr>
            <w:rFonts w:ascii="Times New Roman" w:eastAsia="宋体" w:hAnsi="Times New Roman" w:cs="Times New Roman"/>
            <w:sz w:val="24"/>
            <w:szCs w:val="24"/>
          </w:rPr>
          <w:t>s</w:t>
        </w:r>
      </w:ins>
      <w:ins w:id="29"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 xml:space="preserve">blockchain protocol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61801867" w14:textId="6812E7E8"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del w:id="30"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ins w:id="31" w:author="Zhang Li" w:date="2022-06-12T11:43:00Z">
        <w:r w:rsidR="000C690C">
          <w:rPr>
            <w:rFonts w:ascii="Times New Roman" w:eastAsia="宋体" w:hAnsi="Times New Roman" w:cs="Times New Roman"/>
            <w:sz w:val="24"/>
            <w:szCs w:val="24"/>
          </w:rPr>
          <w:t xml:space="preserve">Considering </w:t>
        </w:r>
        <w:r w:rsidR="000C690C" w:rsidRPr="00920E1E">
          <w:rPr>
            <w:rFonts w:ascii="Times New Roman" w:eastAsia="宋体" w:hAnsi="Times New Roman" w:cs="Times New Roman"/>
            <w:sz w:val="24"/>
            <w:szCs w:val="24"/>
          </w:rPr>
          <w:t>the high dynamics of</w:t>
        </w:r>
        <w:r w:rsidR="000C690C">
          <w:rPr>
            <w:rFonts w:ascii="Times New Roman" w:eastAsia="宋体" w:hAnsi="Times New Roman" w:cs="Times New Roman"/>
            <w:sz w:val="24"/>
            <w:szCs w:val="24"/>
          </w:rPr>
          <w:t xml:space="preserve"> </w:t>
        </w:r>
        <w:r w:rsidR="000C690C" w:rsidRPr="00920E1E">
          <w:rPr>
            <w:rFonts w:ascii="Times New Roman" w:eastAsia="宋体" w:hAnsi="Times New Roman" w:cs="Times New Roman"/>
            <w:sz w:val="24"/>
            <w:szCs w:val="24"/>
          </w:rPr>
          <w:t>mobile ad-hoc network</w:t>
        </w:r>
      </w:ins>
      <w:del w:id="32"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r w:rsidRPr="00920E1E">
        <w:rPr>
          <w:rFonts w:ascii="Times New Roman" w:eastAsia="宋体" w:hAnsi="Times New Roman" w:cs="Times New Roman"/>
          <w:sz w:val="24"/>
          <w:szCs w:val="24"/>
        </w:rPr>
        <w:t>,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w:t>
      </w:r>
      <w:r w:rsidR="000C690C">
        <w:rPr>
          <w:rFonts w:ascii="Times New Roman" w:eastAsia="宋体" w:hAnsi="Times New Roman" w:cs="Times New Roman"/>
          <w:sz w:val="24"/>
          <w:szCs w:val="24"/>
        </w:rPr>
        <w:t xml:space="preserve"> </w:t>
      </w:r>
      <w:ins w:id="33" w:author="Zhang Li" w:date="2022-06-12T11:44:00Z">
        <w:r w:rsidR="000C690C">
          <w:rPr>
            <w:rFonts w:ascii="Times New Roman" w:eastAsia="宋体" w:hAnsi="Times New Roman" w:cs="Times New Roman"/>
            <w:sz w:val="24"/>
            <w:szCs w:val="24"/>
          </w:rPr>
          <w:t>P</w:t>
        </w:r>
        <w:r w:rsidR="000C690C" w:rsidRPr="00920E1E">
          <w:rPr>
            <w:rFonts w:ascii="Times New Roman" w:eastAsia="宋体" w:hAnsi="Times New Roman" w:cs="Times New Roman"/>
            <w:sz w:val="24"/>
            <w:szCs w:val="24"/>
          </w:rPr>
          <w:t xml:space="preserve">roof of </w:t>
        </w:r>
        <w:r w:rsidR="000C690C">
          <w:rPr>
            <w:rFonts w:ascii="Times New Roman" w:eastAsia="宋体" w:hAnsi="Times New Roman" w:cs="Times New Roman"/>
            <w:sz w:val="24"/>
            <w:szCs w:val="24"/>
          </w:rPr>
          <w:t>W</w:t>
        </w:r>
        <w:r w:rsidR="000C690C" w:rsidRPr="00920E1E">
          <w:rPr>
            <w:rFonts w:ascii="Times New Roman" w:eastAsia="宋体" w:hAnsi="Times New Roman" w:cs="Times New Roman"/>
            <w:sz w:val="24"/>
            <w:szCs w:val="24"/>
          </w:rPr>
          <w:t>ork</w:t>
        </w:r>
      </w:ins>
      <w:del w:id="34" w:author="Zhang Li" w:date="2022-06-12T11:44:00Z">
        <w:r w:rsidR="000C690C" w:rsidDel="000C690C">
          <w:rPr>
            <w:rFonts w:ascii="Times New Roman" w:eastAsia="宋体" w:hAnsi="Times New Roman" w:cs="Times New Roman"/>
            <w:sz w:val="24"/>
            <w:szCs w:val="24"/>
          </w:rPr>
          <w:delText>proof of work</w:delText>
        </w:r>
      </w:del>
      <w:r w:rsidRPr="00920E1E">
        <w:rPr>
          <w:rFonts w:ascii="Times New Roman" w:eastAsia="宋体" w:hAnsi="Times New Roman" w:cs="Times New Roman"/>
          <w:sz w:val="24"/>
          <w:szCs w:val="24"/>
        </w:rPr>
        <w:t xml:space="preserve">. This novel design can make sure wireless blockchain system work efficiently and steadily. According to </w:t>
      </w:r>
      <w:ins w:id="35" w:author="Zhang Li" w:date="2022-06-12T11:45:00Z">
        <w:r w:rsidR="000C690C" w:rsidRPr="00920E1E">
          <w:rPr>
            <w:rFonts w:ascii="Times New Roman" w:eastAsia="宋体" w:hAnsi="Times New Roman" w:cs="Times New Roman"/>
            <w:sz w:val="24"/>
            <w:szCs w:val="24"/>
          </w:rPr>
          <w:t>the communication characteristics of wireless network</w:t>
        </w:r>
      </w:ins>
      <w:del w:id="36"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r w:rsidRPr="00920E1E">
        <w:rPr>
          <w:rFonts w:ascii="Times New Roman" w:eastAsia="宋体" w:hAnsi="Times New Roman" w:cs="Times New Roman"/>
          <w:sz w:val="24"/>
          <w:szCs w:val="24"/>
        </w:rPr>
        <w:t>,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ins w:id="37" w:author="Zhang Li" w:date="2022-06-12T11:45:00Z">
        <w:r w:rsidR="000C690C">
          <w:rPr>
            <w:rFonts w:ascii="Times New Roman" w:eastAsia="宋体" w:hAnsi="Times New Roman" w:cs="Times New Roman"/>
            <w:sz w:val="24"/>
            <w:szCs w:val="24"/>
          </w:rPr>
          <w:t>achieve</w:t>
        </w:r>
      </w:ins>
      <w:del w:id="38" w:author="Zhang Li" w:date="2022-06-12T11:45:00Z">
        <w:r w:rsidR="000C690C" w:rsidDel="000C690C">
          <w:rPr>
            <w:rFonts w:ascii="Times New Roman" w:eastAsia="宋体" w:hAnsi="Times New Roman" w:cs="Times New Roman"/>
            <w:sz w:val="24"/>
            <w:szCs w:val="24"/>
          </w:rPr>
          <w:delText>realize</w:delText>
        </w:r>
      </w:del>
      <w:r w:rsidR="000C690C">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xml:space="preserve">, which is based on a Proof-of-Channel consensus algorithm [11]. </w:t>
      </w:r>
      <w:del w:id="39"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ins w:id="40" w:author="Zhang Li" w:date="2022-06-12T11:47:00Z">
        <w:r w:rsidR="006D457C">
          <w:rPr>
            <w:rFonts w:ascii="Times New Roman" w:eastAsia="宋体" w:hAnsi="Times New Roman" w:cs="Times New Roman"/>
            <w:sz w:val="24"/>
            <w:szCs w:val="24"/>
          </w:rPr>
          <w:t xml:space="preserve">And the communication of consensus process in these protocols are driven by leader. </w:t>
        </w:r>
      </w:ins>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0A351AF6" w14:textId="02311D14"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41" w:author="Zhang Li" w:date="2022-06-12T11:48:00Z">
        <w:r w:rsidR="006D457C">
          <w:rPr>
            <w:rFonts w:ascii="Times New Roman" w:eastAsia="宋体" w:hAnsi="Times New Roman" w:cs="Times New Roman"/>
            <w:sz w:val="24"/>
            <w:szCs w:val="24"/>
          </w:rPr>
          <w:t>analogous to</w:t>
        </w:r>
      </w:ins>
      <w:del w:id="42"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Proof</w:t>
      </w:r>
      <w:r w:rsidR="00455324">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of</w:t>
      </w:r>
      <w:r w:rsidR="00455324">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43" w:author="Zhang Li" w:date="2022-06-12T11:48:00Z">
        <w:r w:rsidR="006D457C">
          <w:rPr>
            <w:rFonts w:ascii="Times New Roman" w:eastAsia="宋体" w:hAnsi="Times New Roman" w:cs="Times New Roman"/>
            <w:sz w:val="24"/>
            <w:szCs w:val="24"/>
          </w:rPr>
          <w:t>protocol</w:t>
        </w:r>
      </w:ins>
      <w:del w:id="44"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45"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46"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47"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w:t>
        </w:r>
        <w:r w:rsidR="006D457C">
          <w:rPr>
            <w:rFonts w:ascii="Times New Roman" w:eastAsia="宋体" w:hAnsi="Times New Roman" w:cs="Times New Roman"/>
            <w:sz w:val="24"/>
            <w:szCs w:val="24"/>
          </w:rPr>
          <w:lastRenderedPageBreak/>
          <w:t xml:space="preserve">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del w:id="48"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49"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5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w:t>
      </w:r>
      <w:del w:id="5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5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5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overhead of consensus process</w:t>
      </w:r>
      <w:r w:rsidR="003C7754">
        <w:rPr>
          <w:rFonts w:ascii="Times New Roman" w:eastAsia="宋体" w:hAnsi="Times New Roman" w:cs="Times New Roman"/>
          <w:sz w:val="24"/>
          <w:szCs w:val="24"/>
        </w:rPr>
        <w:t xml:space="preserve"> and</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decoupl</w:t>
      </w:r>
      <w:r w:rsidR="003C7754">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54"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55"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56"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57"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24A424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9D80875"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more suitable for wireless networks. </w:t>
      </w:r>
      <w:ins w:id="58" w:author="Zhang Li" w:date="2022-06-12T11:56:00Z">
        <w:r w:rsidR="002915FC">
          <w:rPr>
            <w:rFonts w:ascii="Times New Roman" w:eastAsia="宋体" w:hAnsi="Times New Roman" w:cs="Times New Roman"/>
            <w:sz w:val="24"/>
            <w:szCs w:val="24"/>
          </w:rPr>
          <w:t xml:space="preserve">Consequently, </w:t>
        </w:r>
      </w:ins>
      <w:r w:rsidR="001D3BAA">
        <w:rPr>
          <w:rFonts w:ascii="Times New Roman" w:eastAsia="宋体" w:hAnsi="Times New Roman" w:cs="Times New Roman"/>
          <w:sz w:val="24"/>
          <w:szCs w:val="24"/>
        </w:rPr>
        <w:t>t</w:t>
      </w:r>
      <w:r>
        <w:rPr>
          <w:rFonts w:ascii="Times New Roman" w:eastAsia="宋体" w:hAnsi="Times New Roman" w:cs="Times New Roman"/>
          <w:sz w:val="24"/>
          <w:szCs w:val="24"/>
        </w:rPr>
        <w:t xml:space="preserve">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w:t>
      </w:r>
      <w:ins w:id="59" w:author="Zhang Li" w:date="2022-06-12T11:57:00Z">
        <w:r w:rsidR="002915FC">
          <w:rPr>
            <w:rFonts w:ascii="Times New Roman" w:eastAsia="宋体" w:hAnsi="Times New Roman" w:cs="Times New Roman"/>
            <w:sz w:val="24"/>
            <w:szCs w:val="24"/>
          </w:rPr>
          <w:t>, which</w:t>
        </w:r>
      </w:ins>
      <w:del w:id="60"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7A225D11"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sidR="001D3BAA">
        <w:rPr>
          <w:rFonts w:ascii="Times New Roman" w:eastAsia="宋体" w:hAnsi="Times New Roman" w:cs="Times New Roman"/>
          <w:sz w:val="24"/>
          <w:szCs w:val="24"/>
        </w:rPr>
        <w:t xml:space="preserve"> </w:t>
      </w:r>
      <w:ins w:id="61"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ins w:id="62" w:author="Zhang Li" w:date="2022-06-12T12:00:00Z">
        <w:r w:rsidR="00D730A6">
          <w:rPr>
            <w:rFonts w:ascii="Times New Roman" w:eastAsia="宋体" w:hAnsi="Times New Roman" w:cs="Times New Roman"/>
            <w:sz w:val="24"/>
            <w:szCs w:val="24"/>
          </w:rPr>
          <w:t>one</w:t>
        </w:r>
      </w:ins>
      <w:del w:id="63"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093B32E5" w:rsidR="00CA5769" w:rsidRPr="00D730A6" w:rsidDel="00D730A6" w:rsidRDefault="00D730A6" w:rsidP="00D730A6">
      <w:pPr>
        <w:pStyle w:val="a7"/>
        <w:numPr>
          <w:ilvl w:val="0"/>
          <w:numId w:val="16"/>
        </w:numPr>
        <w:spacing w:afterLines="100" w:after="312"/>
        <w:ind w:firstLineChars="0"/>
        <w:rPr>
          <w:del w:id="64" w:author="Zhang Li" w:date="2022-06-12T12:01:00Z"/>
          <w:rFonts w:ascii="Times New Roman" w:eastAsia="宋体" w:hAnsi="Times New Roman" w:cs="Times New Roman"/>
          <w:sz w:val="24"/>
          <w:szCs w:val="24"/>
        </w:rPr>
      </w:pPr>
      <w:ins w:id="65" w:author="Zhang Li" w:date="2022-06-12T12:01:00Z">
        <w:r w:rsidRPr="00D730A6">
          <w:rPr>
            <w:rFonts w:ascii="Times New Roman" w:eastAsia="宋体" w:hAnsi="Times New Roman" w:cs="Times New Roman"/>
            <w:sz w:val="24"/>
            <w:szCs w:val="24"/>
          </w:rPr>
          <w:t xml:space="preserve">We analyze the consensus success probability and expected consensus latency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protocol, and discuss the consensus security and attack resistance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when adversary controls less than 50% of voting </w:t>
        </w:r>
        <w:proofErr w:type="spellStart"/>
        <w:r w:rsidRPr="00D730A6">
          <w:rPr>
            <w:rFonts w:ascii="Times New Roman" w:eastAsia="宋体" w:hAnsi="Times New Roman" w:cs="Times New Roman"/>
            <w:sz w:val="24"/>
            <w:szCs w:val="24"/>
          </w:rPr>
          <w:t>power.</w:t>
        </w:r>
      </w:ins>
      <w:del w:id="66"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lastRenderedPageBreak/>
        <w:t>Finally</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35D0BE"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67"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ins w:id="68"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69"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70"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71"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w:t>
      </w:r>
      <w:ins w:id="72"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 popular blockchain consensus protocols into resource-proof-based consensus protocols and communication-based consensus protocols. We briefly introduce 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w:t>
      </w:r>
      <w:r w:rsidRPr="00D36810">
        <w:rPr>
          <w:rFonts w:ascii="Times New Roman" w:eastAsia="宋体" w:hAnsi="Times New Roman" w:cs="Times New Roman"/>
          <w:sz w:val="24"/>
          <w:szCs w:val="24"/>
        </w:rPr>
        <w:lastRenderedPageBreak/>
        <w:t>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1578DD4D" w:rsidR="00CA5769" w:rsidRDefault="00CA5769" w:rsidP="00CA5769">
      <w:pPr>
        <w:spacing w:afterLines="100" w:after="312"/>
        <w:ind w:firstLine="420"/>
        <w:rPr>
          <w:ins w:id="73" w:author="Zhang Li" w:date="2022-06-12T12:05: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0149D414" w14:textId="699B9475" w:rsidR="008D0987" w:rsidRPr="00DE3197" w:rsidDel="008D0987" w:rsidRDefault="008D0987" w:rsidP="008D0987">
      <w:pPr>
        <w:pStyle w:val="2"/>
        <w:rPr>
          <w:del w:id="74" w:author="Zhang Li" w:date="2022-06-12T12:05:00Z"/>
          <w:rFonts w:ascii="Times New Roman" w:eastAsia="黑体" w:hAnsi="Times New Roman" w:cs="Times New Roman"/>
          <w:sz w:val="28"/>
          <w:szCs w:val="28"/>
        </w:rPr>
      </w:pPr>
      <w:bookmarkStart w:id="75" w:name="_Toc94273360"/>
      <w:del w:id="76" w:author="Zhang Li" w:date="2022-06-12T12:05:00Z">
        <w:r w:rsidRPr="00DE3197" w:rsidDel="008D0987">
          <w:rPr>
            <w:rFonts w:ascii="Times New Roman" w:eastAsia="黑体" w:hAnsi="Times New Roman" w:cs="Times New Roman"/>
            <w:sz w:val="28"/>
            <w:szCs w:val="28"/>
          </w:rPr>
          <w:delText xml:space="preserve">2.3 </w:delText>
        </w:r>
        <w:bookmarkEnd w:id="75"/>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77" w:author="Zhang Li" w:date="2022-06-12T12:05:00Z"/>
          <w:rFonts w:ascii="Times New Roman" w:eastAsia="宋体" w:hAnsi="Times New Roman" w:cs="Times New Roman"/>
          <w:kern w:val="0"/>
          <w:sz w:val="24"/>
          <w:szCs w:val="24"/>
        </w:rPr>
      </w:pPr>
      <w:del w:id="78"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79" w:author="Zhang Li" w:date="2022-06-12T12:05:00Z">
                <w:rPr>
                  <w:rFonts w:ascii="Cambria Math" w:eastAsia="宋体" w:hAnsi="Cambria Math" w:cs="Times New Roman"/>
                  <w:i/>
                  <w:kern w:val="0"/>
                  <w:sz w:val="24"/>
                  <w:szCs w:val="24"/>
                </w:rPr>
              </w:del>
            </m:ctrlPr>
          </m:dPr>
          <m:e>
            <m:r>
              <w:del w:id="80" w:author="Zhang Li" w:date="2022-06-12T12:05:00Z">
                <w:rPr>
                  <w:rFonts w:ascii="Cambria Math" w:eastAsia="宋体" w:hAnsi="Cambria Math" w:cs="Times New Roman"/>
                  <w:kern w:val="0"/>
                  <w:sz w:val="24"/>
                  <w:szCs w:val="24"/>
                </w:rPr>
                <m:t>t,n</m:t>
              </w:del>
            </m:r>
          </m:e>
        </m:d>
      </m:oMath>
      <w:del w:id="8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82" w:author="Zhang Li" w:date="2022-06-12T12:05:00Z">
            <w:rPr>
              <w:rFonts w:ascii="Cambria Math" w:eastAsia="宋体" w:hAnsi="Cambria Math" w:cs="Times New Roman"/>
              <w:kern w:val="0"/>
              <w:sz w:val="24"/>
              <w:szCs w:val="24"/>
            </w:rPr>
            <m:t>n</m:t>
          </w:del>
        </m:r>
      </m:oMath>
      <w:del w:id="8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84" w:author="Zhang Li" w:date="2022-06-12T12:05:00Z">
            <w:rPr>
              <w:rFonts w:ascii="Cambria Math" w:eastAsia="宋体" w:hAnsi="Cambria Math" w:cs="Times New Roman"/>
              <w:kern w:val="0"/>
              <w:sz w:val="24"/>
              <w:szCs w:val="24"/>
            </w:rPr>
            <m:t>t≤n</m:t>
          </w:del>
        </m:r>
      </m:oMath>
      <w:del w:id="8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86" w:author="Zhang Li" w:date="2022-06-12T12:05:00Z">
            <w:rPr>
              <w:rFonts w:ascii="Cambria Math" w:eastAsia="宋体" w:hAnsi="Cambria Math" w:cs="Times New Roman"/>
              <w:kern w:val="0"/>
              <w:sz w:val="24"/>
              <w:szCs w:val="24"/>
            </w:rPr>
            <m:t>t-1</m:t>
          </w:del>
        </m:r>
      </m:oMath>
      <w:del w:id="8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88" w:author="Zhang Li" w:date="2022-06-12T12:05:00Z"/>
          <w:rFonts w:ascii="Times New Roman" w:eastAsia="宋体" w:hAnsi="Times New Roman" w:cs="Times New Roman"/>
          <w:kern w:val="0"/>
          <w:sz w:val="24"/>
          <w:szCs w:val="24"/>
        </w:rPr>
      </w:pPr>
      <w:del w:id="89"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w:delText>
        </w:r>
        <w:r w:rsidDel="008D0987">
          <w:rPr>
            <w:rFonts w:ascii="Times New Roman" w:eastAsia="宋体" w:hAnsi="Times New Roman" w:cs="Times New Roman"/>
            <w:kern w:val="0"/>
            <w:sz w:val="24"/>
            <w:szCs w:val="24"/>
          </w:rPr>
          <w:lastRenderedPageBreak/>
          <w:delText xml:space="preserve">aggregate signature, which used in multi-party signature and verification. BLS signature scheme consists of signature generation algorithm and signature verification algorithm. Let </w:delText>
        </w:r>
      </w:del>
      <m:oMath>
        <m:sSub>
          <m:sSubPr>
            <m:ctrlPr>
              <w:del w:id="90" w:author="Zhang Li" w:date="2022-06-12T12:05:00Z">
                <w:rPr>
                  <w:rFonts w:ascii="Cambria Math" w:eastAsia="宋体" w:hAnsi="Cambria Math" w:cs="Times New Roman"/>
                  <w:kern w:val="0"/>
                  <w:sz w:val="24"/>
                  <w:szCs w:val="24"/>
                </w:rPr>
              </w:del>
            </m:ctrlPr>
          </m:sSubPr>
          <m:e>
            <m:r>
              <w:del w:id="91" w:author="Zhang Li" w:date="2022-06-12T12:05:00Z">
                <m:rPr>
                  <m:sty m:val="p"/>
                </m:rPr>
                <w:rPr>
                  <w:rFonts w:ascii="Cambria Math" w:eastAsia="宋体" w:hAnsi="Cambria Math" w:cs="Times New Roman"/>
                  <w:kern w:val="0"/>
                  <w:sz w:val="24"/>
                  <w:szCs w:val="24"/>
                </w:rPr>
                <m:t>G</m:t>
              </w:del>
            </m:r>
          </m:e>
          <m:sub>
            <m:r>
              <w:del w:id="92" w:author="Zhang Li" w:date="2022-06-12T12:05:00Z">
                <m:rPr>
                  <m:sty m:val="p"/>
                </m:rPr>
                <w:rPr>
                  <w:rFonts w:ascii="Cambria Math" w:eastAsia="宋体" w:hAnsi="Cambria Math" w:cs="Times New Roman"/>
                  <w:kern w:val="0"/>
                  <w:sz w:val="24"/>
                  <w:szCs w:val="24"/>
                </w:rPr>
                <m:t>1</m:t>
              </w:del>
            </m:r>
          </m:sub>
        </m:sSub>
      </m:oMath>
      <w:del w:id="93"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4" w:author="Zhang Li" w:date="2022-06-12T12:05:00Z">
            <w:rPr>
              <w:rFonts w:ascii="Cambria Math" w:eastAsia="宋体" w:hAnsi="Cambria Math" w:cs="Times New Roman"/>
              <w:kern w:val="0"/>
              <w:sz w:val="24"/>
              <w:szCs w:val="24"/>
            </w:rPr>
            <m:t>p</m:t>
          </w:del>
        </m:r>
      </m:oMath>
      <w:del w:id="95"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6" w:author="Zhang Li" w:date="2022-06-12T12:05:00Z">
                <w:rPr>
                  <w:rFonts w:ascii="Cambria Math" w:eastAsia="宋体" w:hAnsi="Cambria Math" w:cs="Times New Roman"/>
                  <w:kern w:val="0"/>
                  <w:sz w:val="24"/>
                  <w:szCs w:val="24"/>
                </w:rPr>
              </w:del>
            </m:ctrlPr>
          </m:sSubPr>
          <m:e>
            <m:r>
              <w:del w:id="97" w:author="Zhang Li" w:date="2022-06-12T12:05:00Z">
                <w:rPr>
                  <w:rFonts w:ascii="Cambria Math" w:eastAsia="宋体" w:hAnsi="Cambria Math" w:cs="Times New Roman"/>
                  <w:kern w:val="0"/>
                  <w:sz w:val="24"/>
                  <w:szCs w:val="24"/>
                </w:rPr>
                <m:t>g</m:t>
              </w:del>
            </m:r>
          </m:e>
          <m:sub>
            <m:r>
              <w:del w:id="98" w:author="Zhang Li" w:date="2022-06-12T12:05:00Z">
                <m:rPr>
                  <m:sty m:val="p"/>
                </m:rPr>
                <w:rPr>
                  <w:rFonts w:ascii="Cambria Math" w:eastAsia="宋体" w:hAnsi="Cambria Math" w:cs="Times New Roman"/>
                  <w:kern w:val="0"/>
                  <w:sz w:val="24"/>
                  <w:szCs w:val="24"/>
                </w:rPr>
                <m:t>1</m:t>
              </w:del>
            </m:r>
          </m:sub>
        </m:sSub>
      </m:oMath>
      <w:del w:id="99"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100" w:author="Zhang Li" w:date="2022-06-12T12:05:00Z">
            <w:rPr>
              <w:rFonts w:ascii="Cambria Math" w:eastAsia="宋体" w:hAnsi="Cambria Math" w:cs="Times New Roman"/>
              <w:kern w:val="0"/>
              <w:sz w:val="24"/>
              <w:szCs w:val="24"/>
            </w:rPr>
            <m:t>H</m:t>
          </w:del>
        </m:r>
        <m:r>
          <w:del w:id="101" w:author="Zhang Li" w:date="2022-06-12T12:05:00Z">
            <m:rPr>
              <m:sty m:val="p"/>
            </m:rPr>
            <w:rPr>
              <w:rFonts w:ascii="Cambria Math" w:eastAsia="宋体" w:hAnsi="Cambria Math" w:cs="Times New Roman"/>
              <w:kern w:val="0"/>
              <w:sz w:val="24"/>
              <w:szCs w:val="24"/>
            </w:rPr>
            <m:t>:{0,1</m:t>
          </w:del>
        </m:r>
        <m:sSup>
          <m:sSupPr>
            <m:ctrlPr>
              <w:del w:id="102" w:author="Zhang Li" w:date="2022-06-12T12:05:00Z">
                <w:rPr>
                  <w:rFonts w:ascii="Cambria Math" w:eastAsia="宋体" w:hAnsi="Cambria Math" w:cs="Times New Roman"/>
                  <w:kern w:val="0"/>
                  <w:sz w:val="24"/>
                  <w:szCs w:val="24"/>
                </w:rPr>
              </w:del>
            </m:ctrlPr>
          </m:sSupPr>
          <m:e>
            <m:r>
              <w:del w:id="103" w:author="Zhang Li" w:date="2022-06-12T12:05:00Z">
                <m:rPr>
                  <m:sty m:val="p"/>
                </m:rPr>
                <w:rPr>
                  <w:rFonts w:ascii="Cambria Math" w:eastAsia="宋体" w:hAnsi="Cambria Math" w:cs="Times New Roman"/>
                  <w:kern w:val="0"/>
                  <w:sz w:val="24"/>
                  <w:szCs w:val="24"/>
                </w:rPr>
                <m:t>}</m:t>
              </w:del>
            </m:r>
          </m:e>
          <m:sup>
            <m:r>
              <w:del w:id="104" w:author="Zhang Li" w:date="2022-06-12T12:05:00Z">
                <m:rPr>
                  <m:sty m:val="p"/>
                </m:rPr>
                <w:rPr>
                  <w:rFonts w:ascii="Cambria Math" w:eastAsia="宋体" w:hAnsi="Cambria Math" w:cs="Times New Roman"/>
                  <w:kern w:val="0"/>
                  <w:sz w:val="24"/>
                  <w:szCs w:val="24"/>
                </w:rPr>
                <m:t>*</m:t>
              </w:del>
            </m:r>
          </m:sup>
        </m:sSup>
        <m:r>
          <w:del w:id="105" w:author="Zhang Li" w:date="2022-06-12T12:05:00Z">
            <m:rPr>
              <m:sty m:val="p"/>
            </m:rPr>
            <w:rPr>
              <w:rFonts w:ascii="Cambria Math" w:eastAsia="宋体" w:hAnsi="Cambria Math" w:cs="Times New Roman" w:hint="eastAsia"/>
              <w:kern w:val="0"/>
              <w:sz w:val="24"/>
              <w:szCs w:val="24"/>
            </w:rPr>
            <m:t>→</m:t>
          </w:del>
        </m:r>
        <m:sSub>
          <m:sSubPr>
            <m:ctrlPr>
              <w:del w:id="106" w:author="Zhang Li" w:date="2022-06-12T12:05:00Z">
                <w:rPr>
                  <w:rFonts w:ascii="Cambria Math" w:eastAsia="宋体" w:hAnsi="Cambria Math" w:cs="Times New Roman"/>
                  <w:kern w:val="0"/>
                  <w:sz w:val="24"/>
                  <w:szCs w:val="24"/>
                </w:rPr>
              </w:del>
            </m:ctrlPr>
          </m:sSubPr>
          <m:e>
            <m:r>
              <w:del w:id="107" w:author="Zhang Li" w:date="2022-06-12T12:05:00Z">
                <w:rPr>
                  <w:rFonts w:ascii="Cambria Math" w:eastAsia="宋体" w:hAnsi="Cambria Math" w:cs="Times New Roman"/>
                  <w:kern w:val="0"/>
                  <w:sz w:val="24"/>
                  <w:szCs w:val="24"/>
                </w:rPr>
                <m:t>G</m:t>
              </w:del>
            </m:r>
          </m:e>
          <m:sub>
            <m:r>
              <w:del w:id="108" w:author="Zhang Li" w:date="2022-06-12T12:05:00Z">
                <m:rPr>
                  <m:sty m:val="p"/>
                </m:rPr>
                <w:rPr>
                  <w:rFonts w:ascii="Cambria Math" w:eastAsia="宋体" w:hAnsi="Cambria Math" w:cs="Times New Roman"/>
                  <w:kern w:val="0"/>
                  <w:sz w:val="24"/>
                  <w:szCs w:val="24"/>
                </w:rPr>
                <m:t>1</m:t>
              </w:del>
            </m:r>
          </m:sub>
        </m:sSub>
      </m:oMath>
      <w:del w:id="10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110" w:author="Zhang Li" w:date="2022-06-12T12:05:00Z">
                <w:rPr>
                  <w:rFonts w:ascii="Cambria Math" w:eastAsia="宋体" w:hAnsi="Cambria Math" w:cs="Times New Roman"/>
                  <w:kern w:val="0"/>
                  <w:sz w:val="24"/>
                  <w:szCs w:val="24"/>
                </w:rPr>
              </w:del>
            </m:ctrlPr>
          </m:dPr>
          <m:e>
            <m:sSub>
              <m:sSubPr>
                <m:ctrlPr>
                  <w:del w:id="111" w:author="Zhang Li" w:date="2022-06-12T12:05:00Z">
                    <w:rPr>
                      <w:rFonts w:ascii="Cambria Math" w:eastAsia="宋体" w:hAnsi="Cambria Math" w:cs="Times New Roman"/>
                      <w:kern w:val="0"/>
                      <w:sz w:val="24"/>
                      <w:szCs w:val="24"/>
                    </w:rPr>
                  </w:del>
                </m:ctrlPr>
              </m:sSubPr>
              <m:e>
                <m:r>
                  <w:del w:id="112" w:author="Zhang Li" w:date="2022-06-12T12:05:00Z">
                    <w:rPr>
                      <w:rFonts w:ascii="Cambria Math" w:eastAsia="宋体" w:hAnsi="Cambria Math" w:cs="Times New Roman"/>
                      <w:kern w:val="0"/>
                      <w:sz w:val="24"/>
                      <w:szCs w:val="24"/>
                    </w:rPr>
                    <m:t>G</m:t>
                  </w:del>
                </m:r>
              </m:e>
              <m:sub>
                <m:r>
                  <w:del w:id="113" w:author="Zhang Li" w:date="2022-06-12T12:05:00Z">
                    <m:rPr>
                      <m:sty m:val="p"/>
                    </m:rPr>
                    <w:rPr>
                      <w:rFonts w:ascii="Cambria Math" w:eastAsia="宋体" w:hAnsi="Cambria Math" w:cs="Times New Roman"/>
                      <w:kern w:val="0"/>
                      <w:sz w:val="24"/>
                      <w:szCs w:val="24"/>
                    </w:rPr>
                    <m:t>1</m:t>
                  </w:del>
                </m:r>
              </m:sub>
            </m:sSub>
            <m:r>
              <w:del w:id="114" w:author="Zhang Li" w:date="2022-06-12T12:05:00Z">
                <m:rPr>
                  <m:sty m:val="p"/>
                </m:rPr>
                <w:rPr>
                  <w:rFonts w:ascii="Cambria Math" w:eastAsia="宋体" w:hAnsi="Cambria Math" w:cs="Times New Roman"/>
                  <w:kern w:val="0"/>
                  <w:sz w:val="24"/>
                  <w:szCs w:val="24"/>
                </w:rPr>
                <m:t>,</m:t>
              </w:del>
            </m:r>
            <m:sSub>
              <m:sSubPr>
                <m:ctrlPr>
                  <w:del w:id="115" w:author="Zhang Li" w:date="2022-06-12T12:05:00Z">
                    <w:rPr>
                      <w:rFonts w:ascii="Cambria Math" w:eastAsia="宋体" w:hAnsi="Cambria Math" w:cs="Times New Roman"/>
                      <w:kern w:val="0"/>
                      <w:sz w:val="24"/>
                      <w:szCs w:val="24"/>
                    </w:rPr>
                  </w:del>
                </m:ctrlPr>
              </m:sSubPr>
              <m:e>
                <m:r>
                  <w:del w:id="116" w:author="Zhang Li" w:date="2022-06-12T12:05:00Z">
                    <w:rPr>
                      <w:rFonts w:ascii="Cambria Math" w:eastAsia="宋体" w:hAnsi="Cambria Math" w:cs="Times New Roman"/>
                      <w:kern w:val="0"/>
                      <w:sz w:val="24"/>
                      <w:szCs w:val="24"/>
                    </w:rPr>
                    <m:t>g</m:t>
                  </w:del>
                </m:r>
              </m:e>
              <m:sub>
                <m:r>
                  <w:del w:id="117" w:author="Zhang Li" w:date="2022-06-12T12:05:00Z">
                    <m:rPr>
                      <m:sty m:val="p"/>
                    </m:rPr>
                    <w:rPr>
                      <w:rFonts w:ascii="Cambria Math" w:eastAsia="宋体" w:hAnsi="Cambria Math" w:cs="Times New Roman"/>
                      <w:kern w:val="0"/>
                      <w:sz w:val="24"/>
                      <w:szCs w:val="24"/>
                    </w:rPr>
                    <m:t>1</m:t>
                  </w:del>
                </m:r>
              </m:sub>
            </m:sSub>
            <m:r>
              <w:del w:id="118" w:author="Zhang Li" w:date="2022-06-12T12:05:00Z">
                <m:rPr>
                  <m:sty m:val="p"/>
                </m:rPr>
                <w:rPr>
                  <w:rFonts w:ascii="Cambria Math" w:eastAsia="宋体" w:hAnsi="Cambria Math" w:cs="Times New Roman"/>
                  <w:kern w:val="0"/>
                  <w:sz w:val="24"/>
                  <w:szCs w:val="24"/>
                </w:rPr>
                <m:t>,</m:t>
              </w:del>
            </m:r>
            <m:r>
              <w:del w:id="119" w:author="Zhang Li" w:date="2022-06-12T12:05:00Z">
                <w:rPr>
                  <w:rFonts w:ascii="Cambria Math" w:eastAsia="宋体" w:hAnsi="Cambria Math" w:cs="Times New Roman"/>
                  <w:kern w:val="0"/>
                  <w:sz w:val="24"/>
                  <w:szCs w:val="24"/>
                </w:rPr>
                <m:t>p</m:t>
              </w:del>
            </m:r>
            <m:r>
              <w:del w:id="120" w:author="Zhang Li" w:date="2022-06-12T12:05:00Z">
                <m:rPr>
                  <m:sty m:val="p"/>
                </m:rPr>
                <w:rPr>
                  <w:rFonts w:ascii="Cambria Math" w:eastAsia="宋体" w:hAnsi="Cambria Math" w:cs="Times New Roman"/>
                  <w:kern w:val="0"/>
                  <w:sz w:val="24"/>
                  <w:szCs w:val="24"/>
                </w:rPr>
                <m:t>,</m:t>
              </w:del>
            </m:r>
            <m:r>
              <w:del w:id="121" w:author="Zhang Li" w:date="2022-06-12T12:05:00Z">
                <w:rPr>
                  <w:rFonts w:ascii="Cambria Math" w:eastAsia="宋体" w:hAnsi="Cambria Math" w:cs="Times New Roman"/>
                  <w:kern w:val="0"/>
                  <w:sz w:val="24"/>
                  <w:szCs w:val="24"/>
                </w:rPr>
                <m:t>H</m:t>
              </w:del>
            </m:r>
          </m:e>
        </m:d>
      </m:oMath>
      <w:del w:id="12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123" w:author="Zhang Li" w:date="2022-06-12T12:05:00Z">
            <w:rPr>
              <w:rFonts w:ascii="Cambria Math" w:eastAsia="宋体" w:hAnsi="Cambria Math" w:cs="Times New Roman"/>
              <w:kern w:val="0"/>
              <w:sz w:val="24"/>
              <w:szCs w:val="24"/>
            </w:rPr>
            <m:t>i</m:t>
          </w:del>
        </m:r>
      </m:oMath>
      <w:del w:id="124"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125" w:author="Zhang Li" w:date="2022-06-12T12:05:00Z">
                <w:rPr>
                  <w:rFonts w:ascii="Cambria Math" w:eastAsia="宋体" w:hAnsi="Cambria Math" w:cs="Times New Roman"/>
                  <w:kern w:val="0"/>
                  <w:sz w:val="24"/>
                  <w:szCs w:val="24"/>
                </w:rPr>
              </w:del>
            </m:ctrlPr>
          </m:dPr>
          <m:e>
            <m:r>
              <w:del w:id="126" w:author="Zhang Li" w:date="2022-06-12T12:05:00Z">
                <w:rPr>
                  <w:rFonts w:ascii="Cambria Math" w:eastAsia="宋体" w:hAnsi="Cambria Math" w:cs="Times New Roman"/>
                  <w:kern w:val="0"/>
                  <w:sz w:val="24"/>
                  <w:szCs w:val="24"/>
                </w:rPr>
                <m:t>s</m:t>
              </w:del>
            </m:r>
            <m:sSub>
              <m:sSubPr>
                <m:ctrlPr>
                  <w:del w:id="127" w:author="Zhang Li" w:date="2022-06-12T12:05:00Z">
                    <w:rPr>
                      <w:rFonts w:ascii="Cambria Math" w:eastAsia="宋体" w:hAnsi="Cambria Math" w:cs="Times New Roman"/>
                      <w:kern w:val="0"/>
                      <w:sz w:val="24"/>
                      <w:szCs w:val="24"/>
                    </w:rPr>
                  </w:del>
                </m:ctrlPr>
              </m:sSubPr>
              <m:e>
                <m:r>
                  <w:del w:id="128" w:author="Zhang Li" w:date="2022-06-12T12:05:00Z">
                    <w:rPr>
                      <w:rFonts w:ascii="Cambria Math" w:eastAsia="宋体" w:hAnsi="Cambria Math" w:cs="Times New Roman"/>
                      <w:kern w:val="0"/>
                      <w:sz w:val="24"/>
                      <w:szCs w:val="24"/>
                    </w:rPr>
                    <m:t>k</m:t>
                  </w:del>
                </m:r>
              </m:e>
              <m:sub>
                <m:r>
                  <w:del w:id="129" w:author="Zhang Li" w:date="2022-06-12T12:05:00Z">
                    <w:rPr>
                      <w:rFonts w:ascii="Cambria Math" w:eastAsia="宋体" w:hAnsi="Cambria Math" w:cs="Times New Roman"/>
                      <w:kern w:val="0"/>
                      <w:sz w:val="24"/>
                      <w:szCs w:val="24"/>
                    </w:rPr>
                    <m:t>i</m:t>
                  </w:del>
                </m:r>
              </m:sub>
            </m:sSub>
            <m:r>
              <w:del w:id="130" w:author="Zhang Li" w:date="2022-06-12T12:05:00Z">
                <m:rPr>
                  <m:sty m:val="p"/>
                </m:rPr>
                <w:rPr>
                  <w:rFonts w:ascii="Cambria Math" w:eastAsia="宋体" w:hAnsi="Cambria Math" w:cs="Times New Roman"/>
                  <w:kern w:val="0"/>
                  <w:sz w:val="24"/>
                  <w:szCs w:val="24"/>
                </w:rPr>
                <m:t>,</m:t>
              </w:del>
            </m:r>
            <m:r>
              <w:del w:id="131" w:author="Zhang Li" w:date="2022-06-12T12:05:00Z">
                <w:rPr>
                  <w:rFonts w:ascii="Cambria Math" w:eastAsia="宋体" w:hAnsi="Cambria Math" w:cs="Times New Roman"/>
                  <w:kern w:val="0"/>
                  <w:sz w:val="24"/>
                  <w:szCs w:val="24"/>
                </w:rPr>
                <m:t>p</m:t>
              </w:del>
            </m:r>
            <m:sSub>
              <m:sSubPr>
                <m:ctrlPr>
                  <w:del w:id="132" w:author="Zhang Li" w:date="2022-06-12T12:05:00Z">
                    <w:rPr>
                      <w:rFonts w:ascii="Cambria Math" w:eastAsia="宋体" w:hAnsi="Cambria Math" w:cs="Times New Roman"/>
                      <w:kern w:val="0"/>
                      <w:sz w:val="24"/>
                      <w:szCs w:val="24"/>
                    </w:rPr>
                  </w:del>
                </m:ctrlPr>
              </m:sSubPr>
              <m:e>
                <m:r>
                  <w:del w:id="133" w:author="Zhang Li" w:date="2022-06-12T12:05:00Z">
                    <w:rPr>
                      <w:rFonts w:ascii="Cambria Math" w:eastAsia="宋体" w:hAnsi="Cambria Math" w:cs="Times New Roman"/>
                      <w:kern w:val="0"/>
                      <w:sz w:val="24"/>
                      <w:szCs w:val="24"/>
                    </w:rPr>
                    <m:t>k</m:t>
                  </w:del>
                </m:r>
              </m:e>
              <m:sub>
                <m:r>
                  <w:del w:id="134" w:author="Zhang Li" w:date="2022-06-12T12:05:00Z">
                    <w:rPr>
                      <w:rFonts w:ascii="Cambria Math" w:eastAsia="宋体" w:hAnsi="Cambria Math" w:cs="Times New Roman"/>
                      <w:kern w:val="0"/>
                      <w:sz w:val="24"/>
                      <w:szCs w:val="24"/>
                    </w:rPr>
                    <m:t>i</m:t>
                  </w:del>
                </m:r>
              </m:sub>
            </m:sSub>
          </m:e>
        </m:d>
      </m:oMath>
      <w:del w:id="135"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136" w:author="Zhang Li" w:date="2022-06-12T12:05:00Z">
            <w:rPr>
              <w:rFonts w:ascii="Cambria Math" w:eastAsia="宋体" w:hAnsi="Cambria Math" w:cs="Times New Roman" w:hint="eastAsia"/>
              <w:kern w:val="0"/>
              <w:sz w:val="24"/>
              <w:szCs w:val="24"/>
            </w:rPr>
            <m:t>s</m:t>
          </w:del>
        </m:r>
        <m:sSub>
          <m:sSubPr>
            <m:ctrlPr>
              <w:del w:id="137" w:author="Zhang Li" w:date="2022-06-12T12:05:00Z">
                <w:rPr>
                  <w:rFonts w:ascii="Cambria Math" w:eastAsia="宋体" w:hAnsi="Cambria Math" w:cs="Times New Roman"/>
                  <w:i/>
                  <w:kern w:val="0"/>
                  <w:sz w:val="24"/>
                  <w:szCs w:val="24"/>
                </w:rPr>
              </w:del>
            </m:ctrlPr>
          </m:sSubPr>
          <m:e>
            <m:r>
              <w:del w:id="138" w:author="Zhang Li" w:date="2022-06-12T12:05:00Z">
                <w:rPr>
                  <w:rFonts w:ascii="Cambria Math" w:eastAsia="宋体" w:hAnsi="Cambria Math" w:cs="Times New Roman" w:hint="eastAsia"/>
                  <w:kern w:val="0"/>
                  <w:sz w:val="24"/>
                  <w:szCs w:val="24"/>
                </w:rPr>
                <m:t>k</m:t>
              </w:del>
            </m:r>
            <m:ctrlPr>
              <w:del w:id="139" w:author="Zhang Li" w:date="2022-06-12T12:05:00Z">
                <w:rPr>
                  <w:rFonts w:ascii="Cambria Math" w:eastAsia="宋体" w:hAnsi="Cambria Math" w:cs="Times New Roman" w:hint="eastAsia"/>
                  <w:i/>
                  <w:kern w:val="0"/>
                  <w:sz w:val="24"/>
                  <w:szCs w:val="24"/>
                </w:rPr>
              </w:del>
            </m:ctrlPr>
          </m:e>
          <m:sub>
            <m:r>
              <w:del w:id="140" w:author="Zhang Li" w:date="2022-06-12T12:05:00Z">
                <w:rPr>
                  <w:rFonts w:ascii="Cambria Math" w:eastAsia="宋体" w:hAnsi="Cambria Math" w:cs="Times New Roman" w:hint="eastAsia"/>
                  <w:kern w:val="0"/>
                  <w:sz w:val="24"/>
                  <w:szCs w:val="24"/>
                </w:rPr>
                <m:t>i</m:t>
              </w:del>
            </m:r>
          </m:sub>
        </m:sSub>
      </m:oMath>
      <w:del w:id="141"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142" w:author="Zhang Li" w:date="2022-06-12T12:05:00Z">
            <w:rPr>
              <w:rFonts w:ascii="Cambria Math" w:eastAsia="宋体" w:hAnsi="Cambria Math" w:cs="Times New Roman"/>
              <w:kern w:val="0"/>
              <w:sz w:val="24"/>
              <w:szCs w:val="24"/>
            </w:rPr>
            <m:t>p</m:t>
          </w:del>
        </m:r>
        <m:sSub>
          <m:sSubPr>
            <m:ctrlPr>
              <w:del w:id="143" w:author="Zhang Li" w:date="2022-06-12T12:05:00Z">
                <w:rPr>
                  <w:rFonts w:ascii="Cambria Math" w:eastAsia="宋体" w:hAnsi="Cambria Math" w:cs="Times New Roman"/>
                  <w:kern w:val="0"/>
                  <w:sz w:val="24"/>
                  <w:szCs w:val="24"/>
                </w:rPr>
              </w:del>
            </m:ctrlPr>
          </m:sSubPr>
          <m:e>
            <m:r>
              <w:del w:id="144" w:author="Zhang Li" w:date="2022-06-12T12:05:00Z">
                <w:rPr>
                  <w:rFonts w:ascii="Cambria Math" w:eastAsia="宋体" w:hAnsi="Cambria Math" w:cs="Times New Roman"/>
                  <w:kern w:val="0"/>
                  <w:sz w:val="24"/>
                  <w:szCs w:val="24"/>
                </w:rPr>
                <m:t>k</m:t>
              </w:del>
            </m:r>
          </m:e>
          <m:sub>
            <m:r>
              <w:del w:id="145" w:author="Zhang Li" w:date="2022-06-12T12:05:00Z">
                <w:rPr>
                  <w:rFonts w:ascii="Cambria Math" w:eastAsia="宋体" w:hAnsi="Cambria Math" w:cs="Times New Roman"/>
                  <w:kern w:val="0"/>
                  <w:sz w:val="24"/>
                  <w:szCs w:val="24"/>
                </w:rPr>
                <m:t>i</m:t>
              </w:del>
            </m:r>
          </m:sub>
        </m:sSub>
        <m:r>
          <w:del w:id="146" w:author="Zhang Li" w:date="2022-06-12T12:05:00Z">
            <m:rPr>
              <m:sty m:val="p"/>
            </m:rPr>
            <w:rPr>
              <w:rFonts w:ascii="Cambria Math" w:eastAsia="宋体" w:hAnsi="Cambria Math" w:cs="Times New Roman"/>
              <w:kern w:val="0"/>
              <w:sz w:val="24"/>
              <w:szCs w:val="24"/>
            </w:rPr>
            <m:t>=</m:t>
          </w:del>
        </m:r>
        <m:r>
          <w:del w:id="147" w:author="Zhang Li" w:date="2022-06-12T12:05:00Z">
            <w:rPr>
              <w:rFonts w:ascii="Cambria Math" w:eastAsia="宋体" w:hAnsi="Cambria Math" w:cs="Times New Roman"/>
              <w:kern w:val="0"/>
              <w:sz w:val="24"/>
              <w:szCs w:val="24"/>
            </w:rPr>
            <m:t>s</m:t>
          </w:del>
        </m:r>
        <m:sSub>
          <m:sSubPr>
            <m:ctrlPr>
              <w:del w:id="148" w:author="Zhang Li" w:date="2022-06-12T12:05:00Z">
                <w:rPr>
                  <w:rFonts w:ascii="Cambria Math" w:eastAsia="宋体" w:hAnsi="Cambria Math" w:cs="Times New Roman"/>
                  <w:kern w:val="0"/>
                  <w:sz w:val="24"/>
                  <w:szCs w:val="24"/>
                </w:rPr>
              </w:del>
            </m:ctrlPr>
          </m:sSubPr>
          <m:e>
            <m:r>
              <w:del w:id="149" w:author="Zhang Li" w:date="2022-06-12T12:05:00Z">
                <w:rPr>
                  <w:rFonts w:ascii="Cambria Math" w:eastAsia="宋体" w:hAnsi="Cambria Math" w:cs="Times New Roman"/>
                  <w:kern w:val="0"/>
                  <w:sz w:val="24"/>
                  <w:szCs w:val="24"/>
                </w:rPr>
                <m:t>k</m:t>
              </w:del>
            </m:r>
          </m:e>
          <m:sub>
            <m:r>
              <w:del w:id="150" w:author="Zhang Li" w:date="2022-06-12T12:05:00Z">
                <w:rPr>
                  <w:rFonts w:ascii="Cambria Math" w:eastAsia="宋体" w:hAnsi="Cambria Math" w:cs="Times New Roman"/>
                  <w:kern w:val="0"/>
                  <w:sz w:val="24"/>
                  <w:szCs w:val="24"/>
                </w:rPr>
                <m:t>i</m:t>
              </w:del>
            </m:r>
          </m:sub>
        </m:sSub>
        <m:r>
          <w:del w:id="151" w:author="Zhang Li" w:date="2022-06-12T12:05:00Z">
            <m:rPr>
              <m:sty m:val="p"/>
            </m:rPr>
            <w:rPr>
              <w:rFonts w:ascii="Cambria Math" w:eastAsia="宋体" w:hAnsi="Cambria Math" w:cs="Times New Roman" w:hint="eastAsia"/>
              <w:kern w:val="0"/>
              <w:sz w:val="24"/>
              <w:szCs w:val="24"/>
            </w:rPr>
            <m:t>×</m:t>
          </w:del>
        </m:r>
        <m:sSub>
          <m:sSubPr>
            <m:ctrlPr>
              <w:del w:id="152" w:author="Zhang Li" w:date="2022-06-12T12:05:00Z">
                <w:rPr>
                  <w:rFonts w:ascii="Cambria Math" w:eastAsia="宋体" w:hAnsi="Cambria Math" w:cs="Times New Roman"/>
                  <w:kern w:val="0"/>
                  <w:sz w:val="24"/>
                  <w:szCs w:val="24"/>
                </w:rPr>
              </w:del>
            </m:ctrlPr>
          </m:sSubPr>
          <m:e>
            <m:r>
              <w:del w:id="153" w:author="Zhang Li" w:date="2022-06-12T12:05:00Z">
                <w:rPr>
                  <w:rFonts w:ascii="Cambria Math" w:eastAsia="宋体" w:hAnsi="Cambria Math" w:cs="Times New Roman"/>
                  <w:kern w:val="0"/>
                  <w:sz w:val="24"/>
                  <w:szCs w:val="24"/>
                </w:rPr>
                <m:t>G</m:t>
              </w:del>
            </m:r>
          </m:e>
          <m:sub>
            <m:r>
              <w:del w:id="154" w:author="Zhang Li" w:date="2022-06-12T12:05:00Z">
                <m:rPr>
                  <m:sty m:val="p"/>
                </m:rPr>
                <w:rPr>
                  <w:rFonts w:ascii="Cambria Math" w:eastAsia="宋体" w:hAnsi="Cambria Math" w:cs="Times New Roman"/>
                  <w:kern w:val="0"/>
                  <w:sz w:val="24"/>
                  <w:szCs w:val="24"/>
                </w:rPr>
                <m:t>1</m:t>
              </w:del>
            </m:r>
          </m:sub>
        </m:sSub>
      </m:oMath>
      <w:del w:id="155"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156" w:author="Zhang Li" w:date="2022-06-12T12:05:00Z">
            <w:rPr>
              <w:rFonts w:ascii="Cambria Math" w:eastAsia="宋体" w:hAnsi="Cambria Math" w:cs="Times New Roman"/>
              <w:kern w:val="0"/>
              <w:sz w:val="24"/>
              <w:szCs w:val="24"/>
            </w:rPr>
            <m:t>si</m:t>
          </w:del>
        </m:r>
        <m:sSub>
          <m:sSubPr>
            <m:ctrlPr>
              <w:del w:id="157" w:author="Zhang Li" w:date="2022-06-12T12:05:00Z">
                <w:rPr>
                  <w:rFonts w:ascii="Cambria Math" w:eastAsia="宋体" w:hAnsi="Cambria Math" w:cs="Times New Roman"/>
                  <w:kern w:val="0"/>
                  <w:sz w:val="24"/>
                  <w:szCs w:val="24"/>
                </w:rPr>
              </w:del>
            </m:ctrlPr>
          </m:sSubPr>
          <m:e>
            <m:r>
              <w:del w:id="158" w:author="Zhang Li" w:date="2022-06-12T12:05:00Z">
                <w:rPr>
                  <w:rFonts w:ascii="Cambria Math" w:eastAsia="宋体" w:hAnsi="Cambria Math" w:cs="Times New Roman"/>
                  <w:kern w:val="0"/>
                  <w:sz w:val="24"/>
                  <w:szCs w:val="24"/>
                </w:rPr>
                <m:t>g</m:t>
              </w:del>
            </m:r>
          </m:e>
          <m:sub>
            <m:r>
              <w:del w:id="159" w:author="Zhang Li" w:date="2022-06-12T12:05:00Z">
                <w:rPr>
                  <w:rFonts w:ascii="Cambria Math" w:eastAsia="宋体" w:hAnsi="Cambria Math" w:cs="Times New Roman"/>
                  <w:kern w:val="0"/>
                  <w:sz w:val="24"/>
                  <w:szCs w:val="24"/>
                </w:rPr>
                <m:t>i</m:t>
              </w:del>
            </m:r>
          </m:sub>
        </m:sSub>
      </m:oMath>
      <w:del w:id="160" w:author="Zhang Li" w:date="2022-06-12T12:05:00Z">
        <w:r w:rsidDel="008D0987">
          <w:rPr>
            <w:rFonts w:ascii="Times New Roman" w:eastAsia="宋体" w:hAnsi="Times New Roman" w:cs="Times New Roman"/>
            <w:kern w:val="0"/>
            <w:sz w:val="24"/>
            <w:szCs w:val="24"/>
          </w:rPr>
          <w:delText xml:space="preserve"> of message </w:delText>
        </w:r>
      </w:del>
      <m:oMath>
        <m:r>
          <w:del w:id="161" w:author="Zhang Li" w:date="2022-06-12T12:05:00Z">
            <w:rPr>
              <w:rFonts w:ascii="Cambria Math" w:eastAsia="宋体" w:hAnsi="Cambria Math" w:cs="Times New Roman"/>
              <w:kern w:val="0"/>
              <w:sz w:val="24"/>
              <w:szCs w:val="24"/>
            </w:rPr>
            <m:t>MSG</m:t>
          </w:del>
        </m:r>
      </m:oMath>
      <w:del w:id="16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163" w:author="Zhang Li" w:date="2022-06-12T12:05:00Z">
            <w:rPr>
              <w:rFonts w:ascii="Cambria Math" w:eastAsia="宋体" w:hAnsi="Cambria Math" w:cs="Times New Roman"/>
              <w:kern w:val="0"/>
              <w:sz w:val="24"/>
              <w:szCs w:val="24"/>
            </w:rPr>
            <m:t xml:space="preserve"> si</m:t>
          </w:del>
        </m:r>
        <m:sSub>
          <m:sSubPr>
            <m:ctrlPr>
              <w:del w:id="164" w:author="Zhang Li" w:date="2022-06-12T12:05:00Z">
                <w:rPr>
                  <w:rFonts w:ascii="Cambria Math" w:eastAsia="宋体" w:hAnsi="Cambria Math" w:cs="Times New Roman"/>
                  <w:kern w:val="0"/>
                  <w:sz w:val="24"/>
                  <w:szCs w:val="24"/>
                </w:rPr>
              </w:del>
            </m:ctrlPr>
          </m:sSubPr>
          <m:e>
            <m:r>
              <w:del w:id="165" w:author="Zhang Li" w:date="2022-06-12T12:05:00Z">
                <w:rPr>
                  <w:rFonts w:ascii="Cambria Math" w:eastAsia="宋体" w:hAnsi="Cambria Math" w:cs="Times New Roman"/>
                  <w:kern w:val="0"/>
                  <w:sz w:val="24"/>
                  <w:szCs w:val="24"/>
                </w:rPr>
                <m:t>g</m:t>
              </w:del>
            </m:r>
          </m:e>
          <m:sub>
            <m:r>
              <w:del w:id="166" w:author="Zhang Li" w:date="2022-06-12T12:05:00Z">
                <w:rPr>
                  <w:rFonts w:ascii="Cambria Math" w:eastAsia="宋体" w:hAnsi="Cambria Math" w:cs="Times New Roman"/>
                  <w:kern w:val="0"/>
                  <w:sz w:val="24"/>
                  <w:szCs w:val="24"/>
                </w:rPr>
                <m:t>i</m:t>
              </w:del>
            </m:r>
          </m:sub>
        </m:sSub>
        <m:r>
          <w:del w:id="167" w:author="Zhang Li" w:date="2022-06-12T12:05:00Z">
            <m:rPr>
              <m:sty m:val="p"/>
            </m:rPr>
            <w:rPr>
              <w:rFonts w:ascii="Cambria Math" w:eastAsia="宋体" w:hAnsi="Cambria Math" w:cs="Times New Roman"/>
              <w:kern w:val="0"/>
              <w:sz w:val="24"/>
              <w:szCs w:val="24"/>
            </w:rPr>
            <m:t>=</m:t>
          </w:del>
        </m:r>
        <m:r>
          <w:del w:id="168" w:author="Zhang Li" w:date="2022-06-12T12:05:00Z">
            <w:rPr>
              <w:rFonts w:ascii="Cambria Math" w:eastAsia="宋体" w:hAnsi="Cambria Math" w:cs="Times New Roman"/>
              <w:kern w:val="0"/>
              <w:sz w:val="24"/>
              <w:szCs w:val="24"/>
            </w:rPr>
            <m:t>s</m:t>
          </w:del>
        </m:r>
        <m:sSub>
          <m:sSubPr>
            <m:ctrlPr>
              <w:del w:id="169" w:author="Zhang Li" w:date="2022-06-12T12:05:00Z">
                <w:rPr>
                  <w:rFonts w:ascii="Cambria Math" w:eastAsia="宋体" w:hAnsi="Cambria Math" w:cs="Times New Roman"/>
                  <w:kern w:val="0"/>
                  <w:sz w:val="24"/>
                  <w:szCs w:val="24"/>
                </w:rPr>
              </w:del>
            </m:ctrlPr>
          </m:sSubPr>
          <m:e>
            <m:r>
              <w:del w:id="170" w:author="Zhang Li" w:date="2022-06-12T12:05:00Z">
                <w:rPr>
                  <w:rFonts w:ascii="Cambria Math" w:eastAsia="宋体" w:hAnsi="Cambria Math" w:cs="Times New Roman"/>
                  <w:kern w:val="0"/>
                  <w:sz w:val="24"/>
                  <w:szCs w:val="24"/>
                </w:rPr>
                <m:t>k</m:t>
              </w:del>
            </m:r>
          </m:e>
          <m:sub>
            <m:r>
              <w:del w:id="171" w:author="Zhang Li" w:date="2022-06-12T12:05:00Z">
                <w:rPr>
                  <w:rFonts w:ascii="Cambria Math" w:eastAsia="宋体" w:hAnsi="Cambria Math" w:cs="Times New Roman"/>
                  <w:kern w:val="0"/>
                  <w:sz w:val="24"/>
                  <w:szCs w:val="24"/>
                </w:rPr>
                <m:t>i</m:t>
              </w:del>
            </m:r>
          </m:sub>
        </m:sSub>
        <m:r>
          <w:del w:id="172" w:author="Zhang Li" w:date="2022-06-12T12:05:00Z">
            <m:rPr>
              <m:sty m:val="p"/>
            </m:rPr>
            <w:rPr>
              <w:rFonts w:ascii="Cambria Math" w:eastAsia="宋体" w:hAnsi="Cambria Math" w:cs="Times New Roman" w:hint="eastAsia"/>
              <w:kern w:val="0"/>
              <w:sz w:val="24"/>
              <w:szCs w:val="24"/>
            </w:rPr>
            <m:t>×</m:t>
          </w:del>
        </m:r>
        <m:r>
          <w:del w:id="173" w:author="Zhang Li" w:date="2022-06-12T12:05:00Z">
            <w:rPr>
              <w:rFonts w:ascii="Cambria Math" w:eastAsia="宋体" w:hAnsi="Cambria Math" w:cs="Times New Roman"/>
              <w:kern w:val="0"/>
              <w:sz w:val="24"/>
              <w:szCs w:val="24"/>
            </w:rPr>
            <m:t>H</m:t>
          </w:del>
        </m:r>
        <m:sSub>
          <m:sSubPr>
            <m:ctrlPr>
              <w:del w:id="174" w:author="Zhang Li" w:date="2022-06-12T12:05:00Z">
                <w:rPr>
                  <w:rFonts w:ascii="Cambria Math" w:eastAsia="宋体" w:hAnsi="Cambria Math" w:cs="Times New Roman"/>
                  <w:kern w:val="0"/>
                  <w:sz w:val="24"/>
                  <w:szCs w:val="24"/>
                </w:rPr>
              </w:del>
            </m:ctrlPr>
          </m:sSubPr>
          <m:e>
            <m:d>
              <m:dPr>
                <m:ctrlPr>
                  <w:del w:id="175" w:author="Zhang Li" w:date="2022-06-12T12:05:00Z">
                    <w:rPr>
                      <w:rFonts w:ascii="Cambria Math" w:eastAsia="宋体" w:hAnsi="Cambria Math" w:cs="Times New Roman"/>
                      <w:kern w:val="0"/>
                      <w:sz w:val="24"/>
                      <w:szCs w:val="24"/>
                    </w:rPr>
                  </w:del>
                </m:ctrlPr>
              </m:dPr>
              <m:e>
                <m:r>
                  <w:del w:id="176" w:author="Zhang Li" w:date="2022-06-12T12:05:00Z">
                    <w:rPr>
                      <w:rFonts w:ascii="Cambria Math" w:eastAsia="宋体" w:hAnsi="Cambria Math" w:cs="Times New Roman"/>
                      <w:kern w:val="0"/>
                      <w:sz w:val="24"/>
                      <w:szCs w:val="24"/>
                    </w:rPr>
                    <m:t>MSG</m:t>
                  </w:del>
                </m:r>
              </m:e>
            </m:d>
          </m:e>
          <m:sub>
            <m:r>
              <w:del w:id="177" w:author="Zhang Li" w:date="2022-06-12T12:05:00Z">
                <w:rPr>
                  <w:rFonts w:ascii="Cambria Math" w:eastAsia="宋体" w:hAnsi="Cambria Math" w:cs="Times New Roman"/>
                  <w:kern w:val="0"/>
                  <w:sz w:val="24"/>
                  <w:szCs w:val="24"/>
                </w:rPr>
                <m:t>i</m:t>
              </w:del>
            </m:r>
          </m:sub>
        </m:sSub>
      </m:oMath>
      <w:del w:id="178" w:author="Zhang Li" w:date="2022-06-12T12:05:00Z">
        <w:r w:rsidDel="008D0987">
          <w:rPr>
            <w:rFonts w:ascii="Times New Roman" w:eastAsia="宋体" w:hAnsi="Times New Roman" w:cs="Times New Roman"/>
            <w:kern w:val="0"/>
            <w:sz w:val="24"/>
            <w:szCs w:val="24"/>
          </w:rPr>
          <w:delText xml:space="preserve">, where </w:delText>
        </w:r>
      </w:del>
      <m:oMath>
        <m:r>
          <w:del w:id="179" w:author="Zhang Li" w:date="2022-06-12T12:05:00Z">
            <w:rPr>
              <w:rFonts w:ascii="Cambria Math" w:eastAsia="宋体" w:hAnsi="Cambria Math" w:cs="Times New Roman"/>
              <w:kern w:val="0"/>
              <w:sz w:val="24"/>
              <w:szCs w:val="24"/>
            </w:rPr>
            <m:t>H</m:t>
          </w:del>
        </m:r>
        <m:sSub>
          <m:sSubPr>
            <m:ctrlPr>
              <w:del w:id="180" w:author="Zhang Li" w:date="2022-06-12T12:05:00Z">
                <w:rPr>
                  <w:rFonts w:ascii="Cambria Math" w:eastAsia="宋体" w:hAnsi="Cambria Math" w:cs="Times New Roman"/>
                  <w:kern w:val="0"/>
                  <w:sz w:val="24"/>
                  <w:szCs w:val="24"/>
                </w:rPr>
              </w:del>
            </m:ctrlPr>
          </m:sSubPr>
          <m:e>
            <m:d>
              <m:dPr>
                <m:ctrlPr>
                  <w:del w:id="181" w:author="Zhang Li" w:date="2022-06-12T12:05:00Z">
                    <w:rPr>
                      <w:rFonts w:ascii="Cambria Math" w:eastAsia="宋体" w:hAnsi="Cambria Math" w:cs="Times New Roman"/>
                      <w:kern w:val="0"/>
                      <w:sz w:val="24"/>
                      <w:szCs w:val="24"/>
                    </w:rPr>
                  </w:del>
                </m:ctrlPr>
              </m:dPr>
              <m:e>
                <m:r>
                  <w:del w:id="182" w:author="Zhang Li" w:date="2022-06-12T12:05:00Z">
                    <w:rPr>
                      <w:rFonts w:ascii="Cambria Math" w:eastAsia="宋体" w:hAnsi="Cambria Math" w:cs="Times New Roman"/>
                      <w:kern w:val="0"/>
                      <w:sz w:val="24"/>
                      <w:szCs w:val="24"/>
                    </w:rPr>
                    <m:t>MSG</m:t>
                  </w:del>
                </m:r>
              </m:e>
            </m:d>
          </m:e>
          <m:sub>
            <m:r>
              <w:del w:id="183" w:author="Zhang Li" w:date="2022-06-12T12:05:00Z">
                <w:rPr>
                  <w:rFonts w:ascii="Cambria Math" w:eastAsia="宋体" w:hAnsi="Cambria Math" w:cs="Times New Roman"/>
                  <w:kern w:val="0"/>
                  <w:sz w:val="24"/>
                  <w:szCs w:val="24"/>
                </w:rPr>
                <m:t>i</m:t>
              </w:del>
            </m:r>
          </m:sub>
        </m:sSub>
      </m:oMath>
      <w:del w:id="18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85" w:author="Zhang Li" w:date="2022-06-12T12:05:00Z">
            <w:rPr>
              <w:rFonts w:ascii="Cambria Math" w:eastAsia="宋体" w:hAnsi="Cambria Math" w:cs="Times New Roman"/>
              <w:kern w:val="0"/>
              <w:sz w:val="24"/>
              <w:szCs w:val="24"/>
            </w:rPr>
            <m:t>MSG.</m:t>
          </w:del>
        </m:r>
      </m:oMath>
      <w:del w:id="186"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87" w:author="Zhang Li" w:date="2022-06-12T12:05:00Z">
            <w:rPr>
              <w:rFonts w:ascii="Cambria Math" w:eastAsia="宋体" w:hAnsi="Cambria Math" w:cs="Times New Roman"/>
              <w:kern w:val="0"/>
              <w:sz w:val="24"/>
              <w:szCs w:val="24"/>
            </w:rPr>
            <m:t xml:space="preserve"> </m:t>
          </w:del>
        </m:r>
        <m:d>
          <m:dPr>
            <m:ctrlPr>
              <w:del w:id="188" w:author="Zhang Li" w:date="2022-06-12T12:05:00Z">
                <w:rPr>
                  <w:rFonts w:ascii="Cambria Math" w:eastAsia="宋体" w:hAnsi="Cambria Math" w:cs="Times New Roman"/>
                  <w:kern w:val="0"/>
                  <w:sz w:val="24"/>
                  <w:szCs w:val="24"/>
                </w:rPr>
              </w:del>
            </m:ctrlPr>
          </m:dPr>
          <m:e>
            <m:sSub>
              <m:sSubPr>
                <m:ctrlPr>
                  <w:del w:id="189" w:author="Zhang Li" w:date="2022-06-12T12:05:00Z">
                    <w:rPr>
                      <w:rFonts w:ascii="Cambria Math" w:eastAsia="宋体" w:hAnsi="Cambria Math" w:cs="Times New Roman"/>
                      <w:kern w:val="0"/>
                      <w:sz w:val="24"/>
                      <w:szCs w:val="24"/>
                    </w:rPr>
                  </w:del>
                </m:ctrlPr>
              </m:sSubPr>
              <m:e>
                <m:r>
                  <w:del w:id="190" w:author="Zhang Li" w:date="2022-06-12T12:05:00Z">
                    <w:rPr>
                      <w:rFonts w:ascii="Cambria Math" w:eastAsia="宋体" w:hAnsi="Cambria Math" w:cs="Times New Roman"/>
                      <w:kern w:val="0"/>
                      <w:sz w:val="24"/>
                      <w:szCs w:val="24"/>
                    </w:rPr>
                    <m:t>g</m:t>
                  </w:del>
                </m:r>
              </m:e>
              <m:sub>
                <m:r>
                  <w:del w:id="191" w:author="Zhang Li" w:date="2022-06-12T12:05:00Z">
                    <m:rPr>
                      <m:sty m:val="p"/>
                    </m:rPr>
                    <w:rPr>
                      <w:rFonts w:ascii="Cambria Math" w:eastAsia="宋体" w:hAnsi="Cambria Math" w:cs="Times New Roman"/>
                      <w:kern w:val="0"/>
                      <w:sz w:val="24"/>
                      <w:szCs w:val="24"/>
                    </w:rPr>
                    <m:t>1</m:t>
                  </w:del>
                </m:r>
              </m:sub>
            </m:sSub>
            <m:r>
              <w:del w:id="192" w:author="Zhang Li" w:date="2022-06-12T12:05:00Z">
                <m:rPr>
                  <m:sty m:val="p"/>
                </m:rPr>
                <w:rPr>
                  <w:rFonts w:ascii="Cambria Math" w:eastAsia="宋体" w:hAnsi="Cambria Math" w:cs="Times New Roman"/>
                  <w:kern w:val="0"/>
                  <w:sz w:val="24"/>
                  <w:szCs w:val="24"/>
                </w:rPr>
                <m:t>,</m:t>
              </w:del>
            </m:r>
            <m:r>
              <w:del w:id="193" w:author="Zhang Li" w:date="2022-06-12T12:05:00Z">
                <w:rPr>
                  <w:rFonts w:ascii="Cambria Math" w:eastAsia="宋体" w:hAnsi="Cambria Math" w:cs="Times New Roman"/>
                  <w:kern w:val="0"/>
                  <w:sz w:val="24"/>
                  <w:szCs w:val="24"/>
                </w:rPr>
                <m:t>p</m:t>
              </w:del>
            </m:r>
            <m:sSub>
              <m:sSubPr>
                <m:ctrlPr>
                  <w:del w:id="194" w:author="Zhang Li" w:date="2022-06-12T12:05:00Z">
                    <w:rPr>
                      <w:rFonts w:ascii="Cambria Math" w:eastAsia="宋体" w:hAnsi="Cambria Math" w:cs="Times New Roman"/>
                      <w:kern w:val="0"/>
                      <w:sz w:val="24"/>
                      <w:szCs w:val="24"/>
                    </w:rPr>
                  </w:del>
                </m:ctrlPr>
              </m:sSubPr>
              <m:e>
                <m:r>
                  <w:del w:id="195" w:author="Zhang Li" w:date="2022-06-12T12:05:00Z">
                    <w:rPr>
                      <w:rFonts w:ascii="Cambria Math" w:eastAsia="宋体" w:hAnsi="Cambria Math" w:cs="Times New Roman"/>
                      <w:kern w:val="0"/>
                      <w:sz w:val="24"/>
                      <w:szCs w:val="24"/>
                    </w:rPr>
                    <m:t>k</m:t>
                  </w:del>
                </m:r>
              </m:e>
              <m:sub>
                <m:r>
                  <w:del w:id="196" w:author="Zhang Li" w:date="2022-06-12T12:05:00Z">
                    <w:rPr>
                      <w:rFonts w:ascii="Cambria Math" w:eastAsia="宋体" w:hAnsi="Cambria Math" w:cs="Times New Roman"/>
                      <w:kern w:val="0"/>
                      <w:sz w:val="24"/>
                      <w:szCs w:val="24"/>
                    </w:rPr>
                    <m:t>i</m:t>
                  </w:del>
                </m:r>
              </m:sub>
            </m:sSub>
            <m:r>
              <w:del w:id="197" w:author="Zhang Li" w:date="2022-06-12T12:05:00Z">
                <m:rPr>
                  <m:sty m:val="p"/>
                </m:rPr>
                <w:rPr>
                  <w:rFonts w:ascii="Cambria Math" w:eastAsia="宋体" w:hAnsi="Cambria Math" w:cs="Times New Roman"/>
                  <w:kern w:val="0"/>
                  <w:sz w:val="24"/>
                  <w:szCs w:val="24"/>
                </w:rPr>
                <m:t>,</m:t>
              </w:del>
            </m:r>
            <m:r>
              <w:del w:id="198" w:author="Zhang Li" w:date="2022-06-12T12:05:00Z">
                <w:rPr>
                  <w:rFonts w:ascii="Cambria Math" w:eastAsia="宋体" w:hAnsi="Cambria Math" w:cs="Times New Roman"/>
                  <w:kern w:val="0"/>
                  <w:sz w:val="24"/>
                  <w:szCs w:val="24"/>
                </w:rPr>
                <m:t>H</m:t>
              </w:del>
            </m:r>
            <m:sSub>
              <m:sSubPr>
                <m:ctrlPr>
                  <w:del w:id="199" w:author="Zhang Li" w:date="2022-06-12T12:05:00Z">
                    <w:rPr>
                      <w:rFonts w:ascii="Cambria Math" w:eastAsia="宋体" w:hAnsi="Cambria Math" w:cs="Times New Roman"/>
                      <w:kern w:val="0"/>
                      <w:sz w:val="24"/>
                      <w:szCs w:val="24"/>
                    </w:rPr>
                  </w:del>
                </m:ctrlPr>
              </m:sSubPr>
              <m:e>
                <m:d>
                  <m:dPr>
                    <m:ctrlPr>
                      <w:del w:id="200" w:author="Zhang Li" w:date="2022-06-12T12:05:00Z">
                        <w:rPr>
                          <w:rFonts w:ascii="Cambria Math" w:eastAsia="宋体" w:hAnsi="Cambria Math" w:cs="Times New Roman"/>
                          <w:kern w:val="0"/>
                          <w:sz w:val="24"/>
                          <w:szCs w:val="24"/>
                        </w:rPr>
                      </w:del>
                    </m:ctrlPr>
                  </m:dPr>
                  <m:e>
                    <m:r>
                      <w:del w:id="201" w:author="Zhang Li" w:date="2022-06-12T12:05:00Z">
                        <w:rPr>
                          <w:rFonts w:ascii="Cambria Math" w:eastAsia="宋体" w:hAnsi="Cambria Math" w:cs="Times New Roman"/>
                          <w:kern w:val="0"/>
                          <w:sz w:val="24"/>
                          <w:szCs w:val="24"/>
                        </w:rPr>
                        <m:t>MSG</m:t>
                      </w:del>
                    </m:r>
                  </m:e>
                </m:d>
              </m:e>
              <m:sub>
                <m:r>
                  <w:del w:id="202" w:author="Zhang Li" w:date="2022-06-12T12:05:00Z">
                    <w:rPr>
                      <w:rFonts w:ascii="Cambria Math" w:eastAsia="宋体" w:hAnsi="Cambria Math" w:cs="Times New Roman"/>
                      <w:kern w:val="0"/>
                      <w:sz w:val="24"/>
                      <w:szCs w:val="24"/>
                    </w:rPr>
                    <m:t>i</m:t>
                  </w:del>
                </m:r>
              </m:sub>
            </m:sSub>
            <m:r>
              <w:del w:id="203" w:author="Zhang Li" w:date="2022-06-12T12:05:00Z">
                <m:rPr>
                  <m:sty m:val="p"/>
                </m:rPr>
                <w:rPr>
                  <w:rFonts w:ascii="Cambria Math" w:eastAsia="宋体" w:hAnsi="Cambria Math" w:cs="Times New Roman"/>
                  <w:kern w:val="0"/>
                  <w:sz w:val="24"/>
                  <w:szCs w:val="24"/>
                </w:rPr>
                <m:t>,</m:t>
              </w:del>
            </m:r>
            <m:r>
              <w:del w:id="204" w:author="Zhang Li" w:date="2022-06-12T12:05:00Z">
                <w:rPr>
                  <w:rFonts w:ascii="Cambria Math" w:eastAsia="宋体" w:hAnsi="Cambria Math" w:cs="Times New Roman"/>
                  <w:kern w:val="0"/>
                  <w:sz w:val="24"/>
                  <w:szCs w:val="24"/>
                </w:rPr>
                <m:t>si</m:t>
              </w:del>
            </m:r>
            <m:sSub>
              <m:sSubPr>
                <m:ctrlPr>
                  <w:del w:id="205" w:author="Zhang Li" w:date="2022-06-12T12:05:00Z">
                    <w:rPr>
                      <w:rFonts w:ascii="Cambria Math" w:eastAsia="宋体" w:hAnsi="Cambria Math" w:cs="Times New Roman"/>
                      <w:kern w:val="0"/>
                      <w:sz w:val="24"/>
                      <w:szCs w:val="24"/>
                    </w:rPr>
                  </w:del>
                </m:ctrlPr>
              </m:sSubPr>
              <m:e>
                <m:r>
                  <w:del w:id="206" w:author="Zhang Li" w:date="2022-06-12T12:05:00Z">
                    <w:rPr>
                      <w:rFonts w:ascii="Cambria Math" w:eastAsia="宋体" w:hAnsi="Cambria Math" w:cs="Times New Roman"/>
                      <w:kern w:val="0"/>
                      <w:sz w:val="24"/>
                      <w:szCs w:val="24"/>
                    </w:rPr>
                    <m:t>g</m:t>
                  </w:del>
                </m:r>
              </m:e>
              <m:sub>
                <m:r>
                  <w:del w:id="207" w:author="Zhang Li" w:date="2022-06-12T12:05:00Z">
                    <w:rPr>
                      <w:rFonts w:ascii="Cambria Math" w:eastAsia="宋体" w:hAnsi="Cambria Math" w:cs="Times New Roman"/>
                      <w:kern w:val="0"/>
                      <w:sz w:val="24"/>
                      <w:szCs w:val="24"/>
                    </w:rPr>
                    <m:t>i</m:t>
                  </w:del>
                </m:r>
              </m:sub>
            </m:sSub>
          </m:e>
        </m:d>
      </m:oMath>
      <w:del w:id="20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209" w:author="Zhang Li" w:date="2022-06-12T12:05:00Z"/>
          <w:rFonts w:ascii="Times New Roman" w:eastAsia="宋体" w:hAnsi="Times New Roman" w:cs="Times New Roman"/>
          <w:kern w:val="0"/>
          <w:sz w:val="24"/>
          <w:szCs w:val="24"/>
        </w:rPr>
      </w:pPr>
      <w:del w:id="210"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211" w:author="Zhang Li" w:date="2022-06-12T12:05:00Z">
                <w:rPr>
                  <w:rFonts w:ascii="Cambria Math" w:eastAsia="宋体" w:hAnsi="Cambria Math" w:cs="Times New Roman"/>
                  <w:kern w:val="0"/>
                  <w:sz w:val="24"/>
                  <w:szCs w:val="24"/>
                </w:rPr>
              </w:del>
            </m:ctrlPr>
          </m:dPr>
          <m:e>
            <m:r>
              <w:del w:id="212" w:author="Zhang Li" w:date="2022-06-12T12:05:00Z">
                <w:rPr>
                  <w:rFonts w:ascii="Cambria Math" w:eastAsia="宋体" w:hAnsi="Cambria Math" w:cs="Times New Roman"/>
                  <w:kern w:val="0"/>
                  <w:sz w:val="24"/>
                  <w:szCs w:val="24"/>
                </w:rPr>
                <m:t>s</m:t>
              </w:del>
            </m:r>
            <m:sSub>
              <m:sSubPr>
                <m:ctrlPr>
                  <w:del w:id="213" w:author="Zhang Li" w:date="2022-06-12T12:05:00Z">
                    <w:rPr>
                      <w:rFonts w:ascii="Cambria Math" w:eastAsia="宋体" w:hAnsi="Cambria Math" w:cs="Times New Roman"/>
                      <w:kern w:val="0"/>
                      <w:sz w:val="24"/>
                      <w:szCs w:val="24"/>
                    </w:rPr>
                  </w:del>
                </m:ctrlPr>
              </m:sSubPr>
              <m:e>
                <m:r>
                  <w:del w:id="214" w:author="Zhang Li" w:date="2022-06-12T12:05:00Z">
                    <w:rPr>
                      <w:rFonts w:ascii="Cambria Math" w:eastAsia="宋体" w:hAnsi="Cambria Math" w:cs="Times New Roman"/>
                      <w:kern w:val="0"/>
                      <w:sz w:val="24"/>
                      <w:szCs w:val="24"/>
                    </w:rPr>
                    <m:t>k</m:t>
                  </w:del>
                </m:r>
              </m:e>
              <m:sub>
                <m:r>
                  <w:del w:id="215" w:author="Zhang Li" w:date="2022-06-12T12:05:00Z">
                    <w:rPr>
                      <w:rFonts w:ascii="Cambria Math" w:eastAsia="宋体" w:hAnsi="Cambria Math" w:cs="Times New Roman"/>
                      <w:kern w:val="0"/>
                      <w:sz w:val="24"/>
                      <w:szCs w:val="24"/>
                    </w:rPr>
                    <m:t>i</m:t>
                  </w:del>
                </m:r>
              </m:sub>
            </m:sSub>
            <m:r>
              <w:del w:id="216" w:author="Zhang Li" w:date="2022-06-12T12:05:00Z">
                <m:rPr>
                  <m:sty m:val="p"/>
                </m:rPr>
                <w:rPr>
                  <w:rFonts w:ascii="Cambria Math" w:eastAsia="宋体" w:hAnsi="Cambria Math" w:cs="Times New Roman"/>
                  <w:kern w:val="0"/>
                  <w:sz w:val="24"/>
                  <w:szCs w:val="24"/>
                </w:rPr>
                <m:t>,</m:t>
              </w:del>
            </m:r>
            <m:r>
              <w:del w:id="217" w:author="Zhang Li" w:date="2022-06-12T12:05:00Z">
                <w:rPr>
                  <w:rFonts w:ascii="Cambria Math" w:eastAsia="宋体" w:hAnsi="Cambria Math" w:cs="Times New Roman"/>
                  <w:kern w:val="0"/>
                  <w:sz w:val="24"/>
                  <w:szCs w:val="24"/>
                </w:rPr>
                <m:t>p</m:t>
              </w:del>
            </m:r>
            <m:sSub>
              <m:sSubPr>
                <m:ctrlPr>
                  <w:del w:id="218" w:author="Zhang Li" w:date="2022-06-12T12:05:00Z">
                    <w:rPr>
                      <w:rFonts w:ascii="Cambria Math" w:eastAsia="宋体" w:hAnsi="Cambria Math" w:cs="Times New Roman"/>
                      <w:kern w:val="0"/>
                      <w:sz w:val="24"/>
                      <w:szCs w:val="24"/>
                    </w:rPr>
                  </w:del>
                </m:ctrlPr>
              </m:sSubPr>
              <m:e>
                <m:r>
                  <w:del w:id="219" w:author="Zhang Li" w:date="2022-06-12T12:05:00Z">
                    <w:rPr>
                      <w:rFonts w:ascii="Cambria Math" w:eastAsia="宋体" w:hAnsi="Cambria Math" w:cs="Times New Roman"/>
                      <w:kern w:val="0"/>
                      <w:sz w:val="24"/>
                      <w:szCs w:val="24"/>
                    </w:rPr>
                    <m:t>k</m:t>
                  </w:del>
                </m:r>
              </m:e>
              <m:sub>
                <m:r>
                  <w:del w:id="220" w:author="Zhang Li" w:date="2022-06-12T12:05:00Z">
                    <w:rPr>
                      <w:rFonts w:ascii="Cambria Math" w:eastAsia="宋体" w:hAnsi="Cambria Math" w:cs="Times New Roman"/>
                      <w:kern w:val="0"/>
                      <w:sz w:val="24"/>
                      <w:szCs w:val="24"/>
                    </w:rPr>
                    <m:t>i</m:t>
                  </w:del>
                </m:r>
              </m:sub>
            </m:sSub>
          </m:e>
        </m:d>
      </m:oMath>
      <w:del w:id="221"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222" w:author="Zhang Li" w:date="2022-06-12T12:05:00Z">
            <w:rPr>
              <w:rFonts w:ascii="Cambria Math" w:eastAsia="宋体" w:hAnsi="Cambria Math" w:cs="Times New Roman"/>
              <w:kern w:val="0"/>
              <w:sz w:val="24"/>
              <w:szCs w:val="24"/>
            </w:rPr>
            <m:t>pk</m:t>
          </w:del>
        </m:r>
      </m:oMath>
      <w:del w:id="223"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224" w:author="Zhang Li" w:date="2022-06-12T12:05:00Z">
            <w:rPr>
              <w:rFonts w:ascii="Cambria Math" w:eastAsia="宋体" w:hAnsi="Cambria Math" w:cs="Times New Roman"/>
              <w:kern w:val="0"/>
              <w:sz w:val="24"/>
              <w:szCs w:val="24"/>
            </w:rPr>
            <m:t>p</m:t>
          </w:del>
        </m:r>
        <m:sSub>
          <m:sSubPr>
            <m:ctrlPr>
              <w:del w:id="225" w:author="Zhang Li" w:date="2022-06-12T12:05:00Z">
                <w:rPr>
                  <w:rFonts w:ascii="Cambria Math" w:eastAsia="宋体" w:hAnsi="Cambria Math" w:cs="Times New Roman"/>
                  <w:kern w:val="0"/>
                  <w:sz w:val="24"/>
                  <w:szCs w:val="24"/>
                </w:rPr>
              </w:del>
            </m:ctrlPr>
          </m:sSubPr>
          <m:e>
            <m:r>
              <w:del w:id="226" w:author="Zhang Li" w:date="2022-06-12T12:05:00Z">
                <w:rPr>
                  <w:rFonts w:ascii="Cambria Math" w:eastAsia="宋体" w:hAnsi="Cambria Math" w:cs="Times New Roman"/>
                  <w:kern w:val="0"/>
                  <w:sz w:val="24"/>
                  <w:szCs w:val="24"/>
                </w:rPr>
                <m:t>k</m:t>
              </w:del>
            </m:r>
          </m:e>
          <m:sub>
            <m:r>
              <w:del w:id="227" w:author="Zhang Li" w:date="2022-06-12T12:05:00Z">
                <w:rPr>
                  <w:rFonts w:ascii="Cambria Math" w:eastAsia="宋体" w:hAnsi="Cambria Math" w:cs="Times New Roman"/>
                  <w:kern w:val="0"/>
                  <w:sz w:val="24"/>
                  <w:szCs w:val="24"/>
                </w:rPr>
                <m:t>j</m:t>
              </w:del>
            </m:r>
          </m:sub>
        </m:sSub>
        <m:r>
          <w:del w:id="228" w:author="Zhang Li" w:date="2022-06-12T12:05:00Z">
            <m:rPr>
              <m:sty m:val="p"/>
            </m:rPr>
            <w:rPr>
              <w:rFonts w:ascii="Cambria Math" w:eastAsia="宋体" w:hAnsi="Cambria Math" w:cs="Times New Roman"/>
              <w:kern w:val="0"/>
              <w:sz w:val="24"/>
              <w:szCs w:val="24"/>
            </w:rPr>
            <m:t>(</m:t>
          </w:del>
        </m:r>
        <m:r>
          <w:del w:id="229" w:author="Zhang Li" w:date="2022-06-12T12:05:00Z">
            <w:rPr>
              <w:rFonts w:ascii="Cambria Math" w:eastAsia="宋体" w:hAnsi="Cambria Math" w:cs="Times New Roman"/>
              <w:kern w:val="0"/>
              <w:sz w:val="24"/>
              <w:szCs w:val="24"/>
            </w:rPr>
            <m:t>j</m:t>
          </w:del>
        </m:r>
        <m:r>
          <w:del w:id="230" w:author="Zhang Li" w:date="2022-06-12T12:05:00Z">
            <m:rPr>
              <m:sty m:val="p"/>
            </m:rPr>
            <w:rPr>
              <w:rFonts w:ascii="Cambria Math" w:eastAsia="宋体" w:hAnsi="Cambria Math" w:cs="Times New Roman"/>
              <w:kern w:val="0"/>
              <w:sz w:val="24"/>
              <w:szCs w:val="24"/>
            </w:rPr>
            <m:t>≠</m:t>
          </w:del>
        </m:r>
        <m:r>
          <w:del w:id="231" w:author="Zhang Li" w:date="2022-06-12T12:05:00Z">
            <w:rPr>
              <w:rFonts w:ascii="Cambria Math" w:eastAsia="宋体" w:hAnsi="Cambria Math" w:cs="Times New Roman"/>
              <w:kern w:val="0"/>
              <w:sz w:val="24"/>
              <w:szCs w:val="24"/>
            </w:rPr>
            <m:t>i</m:t>
          </w:del>
        </m:r>
        <m:r>
          <w:del w:id="232" w:author="Zhang Li" w:date="2022-06-12T12:05:00Z">
            <m:rPr>
              <m:sty m:val="p"/>
            </m:rPr>
            <w:rPr>
              <w:rFonts w:ascii="Cambria Math" w:eastAsia="宋体" w:hAnsi="Cambria Math" w:cs="Times New Roman"/>
              <w:kern w:val="0"/>
              <w:sz w:val="24"/>
              <w:szCs w:val="24"/>
            </w:rPr>
            <m:t>)</m:t>
          </w:del>
        </m:r>
      </m:oMath>
      <w:del w:id="233"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234" w:author="Zhang Li" w:date="2022-06-12T12:05:00Z">
                <w:rPr>
                  <w:rFonts w:ascii="Cambria Math" w:eastAsia="宋体" w:hAnsi="Cambria Math" w:cs="Times New Roman"/>
                  <w:kern w:val="0"/>
                  <w:sz w:val="24"/>
                  <w:szCs w:val="24"/>
                </w:rPr>
              </w:del>
            </m:ctrlPr>
          </m:sSubPr>
          <m:e>
            <m:r>
              <w:del w:id="235" w:author="Zhang Li" w:date="2022-06-12T12:05:00Z">
                <w:rPr>
                  <w:rFonts w:ascii="Cambria Math" w:eastAsia="宋体" w:hAnsi="Cambria Math" w:cs="Times New Roman"/>
                  <w:kern w:val="0"/>
                  <w:sz w:val="24"/>
                  <w:szCs w:val="24"/>
                </w:rPr>
                <m:t>p</m:t>
              </w:del>
            </m:r>
          </m:e>
          <m:sub>
            <m:r>
              <w:del w:id="236" w:author="Zhang Li" w:date="2022-06-12T12:05:00Z">
                <m:rPr>
                  <m:sty m:val="p"/>
                </m:rPr>
                <w:rPr>
                  <w:rFonts w:ascii="Cambria Math" w:eastAsia="宋体" w:hAnsi="Cambria Math" w:cs="Times New Roman"/>
                  <w:kern w:val="0"/>
                  <w:sz w:val="24"/>
                  <w:szCs w:val="24"/>
                </w:rPr>
                <m:t>2</m:t>
              </w:del>
            </m:r>
          </m:sub>
        </m:sSub>
      </m:oMath>
      <w:del w:id="23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238" w:author="Zhang Li" w:date="2022-06-12T12:05:00Z">
                <w:rPr>
                  <w:rFonts w:ascii="Cambria Math" w:eastAsia="宋体" w:hAnsi="Cambria Math" w:cs="Times New Roman"/>
                  <w:kern w:val="0"/>
                  <w:sz w:val="24"/>
                  <w:szCs w:val="24"/>
                </w:rPr>
              </w:del>
            </m:ctrlPr>
          </m:sSubPr>
          <m:e>
            <m:r>
              <w:del w:id="239" w:author="Zhang Li" w:date="2022-06-12T12:05:00Z">
                <w:rPr>
                  <w:rFonts w:ascii="Cambria Math" w:eastAsia="宋体" w:hAnsi="Cambria Math" w:cs="Times New Roman"/>
                  <w:kern w:val="0"/>
                  <w:sz w:val="24"/>
                  <w:szCs w:val="24"/>
                </w:rPr>
                <m:t>g</m:t>
              </w:del>
            </m:r>
          </m:e>
          <m:sub>
            <m:r>
              <w:del w:id="240" w:author="Zhang Li" w:date="2022-06-12T12:05:00Z">
                <m:rPr>
                  <m:sty m:val="p"/>
                </m:rPr>
                <w:rPr>
                  <w:rFonts w:ascii="Cambria Math" w:eastAsia="宋体" w:hAnsi="Cambria Math" w:cs="Times New Roman"/>
                  <w:kern w:val="0"/>
                  <w:sz w:val="24"/>
                  <w:szCs w:val="24"/>
                </w:rPr>
                <m:t>2</m:t>
              </w:del>
            </m:r>
          </m:sub>
        </m:sSub>
      </m:oMath>
      <w:del w:id="24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242" w:author="Zhang Li" w:date="2022-06-12T12:05:00Z">
                <w:rPr>
                  <w:rFonts w:ascii="Cambria Math" w:eastAsia="宋体" w:hAnsi="Cambria Math" w:cs="Times New Roman"/>
                  <w:kern w:val="0"/>
                  <w:sz w:val="24"/>
                  <w:szCs w:val="24"/>
                </w:rPr>
              </w:del>
            </m:ctrlPr>
          </m:sSubPr>
          <m:e>
            <m:r>
              <w:del w:id="243" w:author="Zhang Li" w:date="2022-06-12T12:05:00Z">
                <w:rPr>
                  <w:rFonts w:ascii="Cambria Math" w:eastAsia="宋体" w:hAnsi="Cambria Math" w:cs="Times New Roman"/>
                  <w:kern w:val="0"/>
                  <w:sz w:val="24"/>
                  <w:szCs w:val="24"/>
                </w:rPr>
                <m:t xml:space="preserve"> G</m:t>
              </w:del>
            </m:r>
          </m:e>
          <m:sub>
            <m:r>
              <w:del w:id="244" w:author="Zhang Li" w:date="2022-06-12T12:05:00Z">
                <m:rPr>
                  <m:sty m:val="p"/>
                </m:rPr>
                <w:rPr>
                  <w:rFonts w:ascii="Cambria Math" w:eastAsia="宋体" w:hAnsi="Cambria Math" w:cs="Times New Roman"/>
                  <w:kern w:val="0"/>
                  <w:sz w:val="24"/>
                  <w:szCs w:val="24"/>
                </w:rPr>
                <m:t>2</m:t>
              </w:del>
            </m:r>
          </m:sub>
        </m:sSub>
      </m:oMath>
      <w:del w:id="24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246" w:author="Zhang Li" w:date="2022-06-12T12:05:00Z">
                <w:rPr>
                  <w:rFonts w:ascii="Cambria Math" w:eastAsia="宋体" w:hAnsi="Cambria Math" w:cs="Times New Roman"/>
                  <w:kern w:val="0"/>
                  <w:sz w:val="24"/>
                  <w:szCs w:val="24"/>
                </w:rPr>
              </w:del>
            </m:ctrlPr>
          </m:dPr>
          <m:e>
            <m:sSub>
              <m:sSubPr>
                <m:ctrlPr>
                  <w:del w:id="247" w:author="Zhang Li" w:date="2022-06-12T12:05:00Z">
                    <w:rPr>
                      <w:rFonts w:ascii="Cambria Math" w:eastAsia="宋体" w:hAnsi="Cambria Math" w:cs="Times New Roman"/>
                      <w:kern w:val="0"/>
                      <w:sz w:val="24"/>
                      <w:szCs w:val="24"/>
                    </w:rPr>
                  </w:del>
                </m:ctrlPr>
              </m:sSubPr>
              <m:e>
                <m:r>
                  <w:del w:id="248" w:author="Zhang Li" w:date="2022-06-12T12:05:00Z">
                    <w:rPr>
                      <w:rFonts w:ascii="Cambria Math" w:eastAsia="宋体" w:hAnsi="Cambria Math" w:cs="Times New Roman"/>
                      <w:kern w:val="0"/>
                      <w:sz w:val="24"/>
                      <w:szCs w:val="24"/>
                    </w:rPr>
                    <m:t>G</m:t>
                  </w:del>
                </m:r>
              </m:e>
              <m:sub>
                <m:r>
                  <w:del w:id="249" w:author="Zhang Li" w:date="2022-06-12T12:05:00Z">
                    <m:rPr>
                      <m:sty m:val="p"/>
                    </m:rPr>
                    <w:rPr>
                      <w:rFonts w:ascii="Cambria Math" w:eastAsia="宋体" w:hAnsi="Cambria Math" w:cs="Times New Roman"/>
                      <w:kern w:val="0"/>
                      <w:sz w:val="24"/>
                      <w:szCs w:val="24"/>
                    </w:rPr>
                    <m:t>2</m:t>
                  </w:del>
                </m:r>
              </m:sub>
            </m:sSub>
            <m:r>
              <w:del w:id="250" w:author="Zhang Li" w:date="2022-06-12T12:05:00Z">
                <m:rPr>
                  <m:sty m:val="p"/>
                </m:rPr>
                <w:rPr>
                  <w:rFonts w:ascii="Cambria Math" w:eastAsia="宋体" w:hAnsi="Cambria Math" w:cs="Times New Roman"/>
                  <w:kern w:val="0"/>
                  <w:sz w:val="24"/>
                  <w:szCs w:val="24"/>
                </w:rPr>
                <m:t>,</m:t>
              </w:del>
            </m:r>
            <m:sSub>
              <m:sSubPr>
                <m:ctrlPr>
                  <w:del w:id="251" w:author="Zhang Li" w:date="2022-06-12T12:05:00Z">
                    <w:rPr>
                      <w:rFonts w:ascii="Cambria Math" w:eastAsia="宋体" w:hAnsi="Cambria Math" w:cs="Times New Roman"/>
                      <w:kern w:val="0"/>
                      <w:sz w:val="24"/>
                      <w:szCs w:val="24"/>
                    </w:rPr>
                  </w:del>
                </m:ctrlPr>
              </m:sSubPr>
              <m:e>
                <m:r>
                  <w:del w:id="252" w:author="Zhang Li" w:date="2022-06-12T12:05:00Z">
                    <w:rPr>
                      <w:rFonts w:ascii="Cambria Math" w:eastAsia="宋体" w:hAnsi="Cambria Math" w:cs="Times New Roman"/>
                      <w:kern w:val="0"/>
                      <w:sz w:val="24"/>
                      <w:szCs w:val="24"/>
                    </w:rPr>
                    <m:t>g</m:t>
                  </w:del>
                </m:r>
              </m:e>
              <m:sub>
                <m:r>
                  <w:del w:id="253" w:author="Zhang Li" w:date="2022-06-12T12:05:00Z">
                    <m:rPr>
                      <m:sty m:val="p"/>
                    </m:rPr>
                    <w:rPr>
                      <w:rFonts w:ascii="Cambria Math" w:eastAsia="宋体" w:hAnsi="Cambria Math" w:cs="Times New Roman"/>
                      <w:kern w:val="0"/>
                      <w:sz w:val="24"/>
                      <w:szCs w:val="24"/>
                    </w:rPr>
                    <m:t>2</m:t>
                  </w:del>
                </m:r>
              </m:sub>
            </m:sSub>
            <m:r>
              <w:del w:id="254" w:author="Zhang Li" w:date="2022-06-12T12:05:00Z">
                <m:rPr>
                  <m:sty m:val="p"/>
                </m:rPr>
                <w:rPr>
                  <w:rFonts w:ascii="Cambria Math" w:eastAsia="宋体" w:hAnsi="Cambria Math" w:cs="Times New Roman"/>
                  <w:kern w:val="0"/>
                  <w:sz w:val="24"/>
                  <w:szCs w:val="24"/>
                </w:rPr>
                <m:t>,</m:t>
              </w:del>
            </m:r>
            <m:sSub>
              <m:sSubPr>
                <m:ctrlPr>
                  <w:del w:id="255" w:author="Zhang Li" w:date="2022-06-12T12:05:00Z">
                    <w:rPr>
                      <w:rFonts w:ascii="Cambria Math" w:eastAsia="宋体" w:hAnsi="Cambria Math" w:cs="Times New Roman"/>
                      <w:kern w:val="0"/>
                      <w:sz w:val="24"/>
                      <w:szCs w:val="24"/>
                    </w:rPr>
                  </w:del>
                </m:ctrlPr>
              </m:sSubPr>
              <m:e>
                <m:r>
                  <w:del w:id="256" w:author="Zhang Li" w:date="2022-06-12T12:05:00Z">
                    <w:rPr>
                      <w:rFonts w:ascii="Cambria Math" w:eastAsia="宋体" w:hAnsi="Cambria Math" w:cs="Times New Roman"/>
                      <w:kern w:val="0"/>
                      <w:sz w:val="24"/>
                      <w:szCs w:val="24"/>
                    </w:rPr>
                    <m:t>p</m:t>
                  </w:del>
                </m:r>
              </m:e>
              <m:sub>
                <m:r>
                  <w:del w:id="257" w:author="Zhang Li" w:date="2022-06-12T12:05:00Z">
                    <m:rPr>
                      <m:sty m:val="p"/>
                    </m:rPr>
                    <w:rPr>
                      <w:rFonts w:ascii="Cambria Math" w:eastAsia="宋体" w:hAnsi="Cambria Math" w:cs="Times New Roman"/>
                      <w:kern w:val="0"/>
                      <w:sz w:val="24"/>
                      <w:szCs w:val="24"/>
                    </w:rPr>
                    <m:t>2</m:t>
                  </w:del>
                </m:r>
              </m:sub>
            </m:sSub>
            <m:r>
              <w:del w:id="258" w:author="Zhang Li" w:date="2022-06-12T12:05:00Z">
                <m:rPr>
                  <m:sty m:val="p"/>
                </m:rPr>
                <w:rPr>
                  <w:rFonts w:ascii="Cambria Math" w:eastAsia="宋体" w:hAnsi="Cambria Math" w:cs="Times New Roman"/>
                  <w:kern w:val="0"/>
                  <w:sz w:val="24"/>
                  <w:szCs w:val="24"/>
                </w:rPr>
                <m:t>,</m:t>
              </w:del>
            </m:r>
            <m:r>
              <w:del w:id="259" w:author="Zhang Li" w:date="2022-06-12T12:05:00Z">
                <w:rPr>
                  <w:rFonts w:ascii="Cambria Math" w:eastAsia="宋体" w:hAnsi="Cambria Math" w:cs="Times New Roman"/>
                  <w:kern w:val="0"/>
                  <w:sz w:val="24"/>
                  <w:szCs w:val="24"/>
                </w:rPr>
                <m:t>H</m:t>
              </w:del>
            </m:r>
          </m:e>
        </m:d>
      </m:oMath>
      <w:del w:id="26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261" w:author="Zhang Li" w:date="2022-06-12T12:05:00Z">
            <w:rPr>
              <w:rFonts w:ascii="Cambria Math" w:eastAsia="宋体" w:hAnsi="Cambria Math" w:cs="Times New Roman"/>
              <w:kern w:val="0"/>
              <w:sz w:val="24"/>
              <w:szCs w:val="24"/>
            </w:rPr>
            <m:t xml:space="preserve"> sk</m:t>
          </w:del>
        </m:r>
      </m:oMath>
      <w:del w:id="262" w:author="Zhang Li" w:date="2022-06-12T12:05:00Z">
        <w:r w:rsidDel="008D0987">
          <w:rPr>
            <w:rFonts w:ascii="Times New Roman" w:eastAsia="宋体" w:hAnsi="Times New Roman" w:cs="Times New Roman"/>
            <w:kern w:val="0"/>
            <w:sz w:val="24"/>
            <w:szCs w:val="24"/>
          </w:rPr>
          <w:delText xml:space="preserve"> of </w:delText>
        </w:r>
      </w:del>
      <m:oMath>
        <m:r>
          <w:del w:id="263" w:author="Zhang Li" w:date="2022-06-12T12:05:00Z">
            <w:rPr>
              <w:rFonts w:ascii="Cambria Math" w:eastAsia="宋体" w:hAnsi="Cambria Math" w:cs="Times New Roman"/>
              <w:kern w:val="0"/>
              <w:sz w:val="24"/>
              <w:szCs w:val="24"/>
            </w:rPr>
            <m:t>t</m:t>
          </w:del>
        </m:r>
      </m:oMath>
      <w:del w:id="264" w:author="Zhang Li" w:date="2022-06-12T12:05:00Z">
        <w:r w:rsidDel="008D0987">
          <w:rPr>
            <w:rFonts w:ascii="Times New Roman" w:eastAsia="宋体" w:hAnsi="Times New Roman" w:cs="Times New Roman"/>
            <w:kern w:val="0"/>
            <w:sz w:val="24"/>
            <w:szCs w:val="24"/>
          </w:rPr>
          <w:delText xml:space="preserve">-degree polynomial </w:delText>
        </w:r>
      </w:del>
      <m:oMath>
        <m:r>
          <w:del w:id="265" w:author="Zhang Li" w:date="2022-06-12T12:05:00Z">
            <w:rPr>
              <w:rFonts w:ascii="Cambria Math" w:eastAsia="宋体" w:hAnsi="Cambria Math" w:cs="Times New Roman"/>
              <w:kern w:val="0"/>
              <w:sz w:val="24"/>
              <w:szCs w:val="24"/>
            </w:rPr>
            <m:t>P</m:t>
          </w:del>
        </m:r>
      </m:oMath>
      <w:del w:id="266"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267" w:author="Zhang Li" w:date="2022-06-12T12:05:00Z">
            <w:rPr>
              <w:rFonts w:ascii="Cambria Math" w:eastAsia="宋体" w:hAnsi="Cambria Math" w:cs="Times New Roman"/>
              <w:kern w:val="0"/>
              <w:sz w:val="24"/>
              <w:szCs w:val="24"/>
            </w:rPr>
            <m:t>pk=sk×</m:t>
          </w:del>
        </m:r>
        <m:sSub>
          <m:sSubPr>
            <m:ctrlPr>
              <w:del w:id="268" w:author="Zhang Li" w:date="2022-06-12T12:05:00Z">
                <w:rPr>
                  <w:rFonts w:ascii="Cambria Math" w:eastAsia="宋体" w:hAnsi="Cambria Math" w:cs="Times New Roman"/>
                  <w:i/>
                  <w:kern w:val="0"/>
                  <w:sz w:val="24"/>
                  <w:szCs w:val="24"/>
                </w:rPr>
              </w:del>
            </m:ctrlPr>
          </m:sSubPr>
          <m:e>
            <m:r>
              <w:del w:id="269" w:author="Zhang Li" w:date="2022-06-12T12:05:00Z">
                <w:rPr>
                  <w:rFonts w:ascii="Cambria Math" w:eastAsia="宋体" w:hAnsi="Cambria Math" w:cs="Times New Roman"/>
                  <w:kern w:val="0"/>
                  <w:sz w:val="24"/>
                  <w:szCs w:val="24"/>
                </w:rPr>
                <m:t>G</m:t>
              </w:del>
            </m:r>
          </m:e>
          <m:sub>
            <m:r>
              <w:del w:id="270" w:author="Zhang Li" w:date="2022-06-12T12:05:00Z">
                <w:rPr>
                  <w:rFonts w:ascii="Cambria Math" w:eastAsia="宋体" w:hAnsi="Cambria Math" w:cs="Times New Roman"/>
                  <w:kern w:val="0"/>
                  <w:sz w:val="24"/>
                  <w:szCs w:val="24"/>
                </w:rPr>
                <m:t>2</m:t>
              </w:del>
            </m:r>
          </m:sub>
        </m:sSub>
      </m:oMath>
      <w:del w:id="271"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272" w:author="Zhang Li" w:date="2022-06-12T12:05:00Z">
                <w:rPr>
                  <w:rFonts w:ascii="Cambria Math" w:eastAsia="宋体" w:hAnsi="Cambria Math" w:cs="Times New Roman"/>
                  <w:kern w:val="0"/>
                  <w:sz w:val="24"/>
                  <w:szCs w:val="24"/>
                </w:rPr>
              </w:del>
            </m:ctrlPr>
          </m:sSubPr>
          <m:e>
            <m:r>
              <w:del w:id="273" w:author="Zhang Li" w:date="2022-06-12T12:05:00Z">
                <w:rPr>
                  <w:rFonts w:ascii="Cambria Math" w:eastAsia="宋体" w:hAnsi="Cambria Math" w:cs="Times New Roman"/>
                  <w:kern w:val="0"/>
                  <w:sz w:val="24"/>
                  <w:szCs w:val="24"/>
                </w:rPr>
                <m:t>sk</m:t>
              </w:del>
            </m:r>
          </m:e>
          <m:sub>
            <m:r>
              <w:del w:id="274" w:author="Zhang Li" w:date="2022-06-12T12:05:00Z">
                <w:rPr>
                  <w:rFonts w:ascii="Cambria Math" w:eastAsia="宋体" w:hAnsi="Cambria Math" w:cs="Times New Roman"/>
                  <w:kern w:val="0"/>
                  <w:sz w:val="24"/>
                  <w:szCs w:val="24"/>
                </w:rPr>
                <m:t>i</m:t>
              </w:del>
            </m:r>
          </m:sub>
        </m:sSub>
      </m:oMath>
      <w:del w:id="275"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276" w:author="Zhang Li" w:date="2022-06-12T12:05:00Z">
                <w:rPr>
                  <w:rFonts w:ascii="Cambria Math" w:eastAsia="宋体" w:hAnsi="Cambria Math" w:cs="Times New Roman"/>
                  <w:kern w:val="0"/>
                  <w:sz w:val="24"/>
                  <w:szCs w:val="24"/>
                </w:rPr>
              </w:del>
            </m:ctrlPr>
          </m:dPr>
          <m:e>
            <m:r>
              <w:del w:id="277" w:author="Zhang Li" w:date="2022-06-12T12:05:00Z">
                <w:rPr>
                  <w:rFonts w:ascii="Cambria Math" w:eastAsia="宋体" w:hAnsi="Cambria Math" w:cs="Times New Roman"/>
                  <w:kern w:val="0"/>
                  <w:sz w:val="24"/>
                  <w:szCs w:val="24"/>
                </w:rPr>
                <m:t>s</m:t>
              </w:del>
            </m:r>
            <m:sSub>
              <m:sSubPr>
                <m:ctrlPr>
                  <w:del w:id="278" w:author="Zhang Li" w:date="2022-06-12T12:05:00Z">
                    <w:rPr>
                      <w:rFonts w:ascii="Cambria Math" w:eastAsia="宋体" w:hAnsi="Cambria Math" w:cs="Times New Roman"/>
                      <w:kern w:val="0"/>
                      <w:sz w:val="24"/>
                      <w:szCs w:val="24"/>
                    </w:rPr>
                  </w:del>
                </m:ctrlPr>
              </m:sSubPr>
              <m:e>
                <m:r>
                  <w:del w:id="279" w:author="Zhang Li" w:date="2022-06-12T12:05:00Z">
                    <w:rPr>
                      <w:rFonts w:ascii="Cambria Math" w:eastAsia="宋体" w:hAnsi="Cambria Math" w:cs="Times New Roman"/>
                      <w:kern w:val="0"/>
                      <w:sz w:val="24"/>
                      <w:szCs w:val="24"/>
                    </w:rPr>
                    <m:t>k</m:t>
                  </w:del>
                </m:r>
              </m:e>
              <m:sub>
                <m:r>
                  <w:del w:id="280" w:author="Zhang Li" w:date="2022-06-12T12:05:00Z">
                    <w:rPr>
                      <w:rFonts w:ascii="Cambria Math" w:eastAsia="宋体" w:hAnsi="Cambria Math" w:cs="Times New Roman"/>
                      <w:kern w:val="0"/>
                      <w:sz w:val="24"/>
                      <w:szCs w:val="24"/>
                    </w:rPr>
                    <m:t>i</m:t>
                  </w:del>
                </m:r>
              </m:sub>
            </m:sSub>
            <m:r>
              <w:del w:id="281" w:author="Zhang Li" w:date="2022-06-12T12:05:00Z">
                <m:rPr>
                  <m:sty m:val="p"/>
                </m:rPr>
                <w:rPr>
                  <w:rFonts w:ascii="Cambria Math" w:eastAsia="宋体" w:hAnsi="Cambria Math" w:cs="Times New Roman"/>
                  <w:kern w:val="0"/>
                  <w:sz w:val="24"/>
                  <w:szCs w:val="24"/>
                </w:rPr>
                <m:t>,</m:t>
              </w:del>
            </m:r>
            <m:r>
              <w:del w:id="282" w:author="Zhang Li" w:date="2022-06-12T12:05:00Z">
                <w:rPr>
                  <w:rFonts w:ascii="Cambria Math" w:eastAsia="宋体" w:hAnsi="Cambria Math" w:cs="Times New Roman"/>
                  <w:kern w:val="0"/>
                  <w:sz w:val="24"/>
                  <w:szCs w:val="24"/>
                </w:rPr>
                <m:t>p</m:t>
              </w:del>
            </m:r>
            <m:sSub>
              <m:sSubPr>
                <m:ctrlPr>
                  <w:del w:id="283" w:author="Zhang Li" w:date="2022-06-12T12:05:00Z">
                    <w:rPr>
                      <w:rFonts w:ascii="Cambria Math" w:eastAsia="宋体" w:hAnsi="Cambria Math" w:cs="Times New Roman"/>
                      <w:kern w:val="0"/>
                      <w:sz w:val="24"/>
                      <w:szCs w:val="24"/>
                    </w:rPr>
                  </w:del>
                </m:ctrlPr>
              </m:sSubPr>
              <m:e>
                <m:r>
                  <w:del w:id="284" w:author="Zhang Li" w:date="2022-06-12T12:05:00Z">
                    <w:rPr>
                      <w:rFonts w:ascii="Cambria Math" w:eastAsia="宋体" w:hAnsi="Cambria Math" w:cs="Times New Roman"/>
                      <w:kern w:val="0"/>
                      <w:sz w:val="24"/>
                      <w:szCs w:val="24"/>
                    </w:rPr>
                    <m:t>k</m:t>
                  </w:del>
                </m:r>
              </m:e>
              <m:sub>
                <m:r>
                  <w:del w:id="285" w:author="Zhang Li" w:date="2022-06-12T12:05:00Z">
                    <w:rPr>
                      <w:rFonts w:ascii="Cambria Math" w:eastAsia="宋体" w:hAnsi="Cambria Math" w:cs="Times New Roman"/>
                      <w:kern w:val="0"/>
                      <w:sz w:val="24"/>
                      <w:szCs w:val="24"/>
                    </w:rPr>
                    <m:t>i</m:t>
                  </w:del>
                </m:r>
              </m:sub>
            </m:sSub>
          </m:e>
        </m:d>
      </m:oMath>
      <w:del w:id="286"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287" w:author="Zhang Li" w:date="2022-06-12T12:05:00Z">
            <w:rPr>
              <w:rFonts w:ascii="Cambria Math" w:eastAsia="宋体" w:hAnsi="Cambria Math" w:cs="Times New Roman"/>
              <w:kern w:val="0"/>
              <w:sz w:val="24"/>
              <w:szCs w:val="24"/>
            </w:rPr>
            <m:t>s</m:t>
          </w:del>
        </m:r>
      </m:oMath>
      <w:del w:id="288"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289" w:author="Zhang Li" w:date="2022-06-12T12:05:00Z">
            <w:rPr>
              <w:rFonts w:ascii="Cambria Math" w:eastAsia="宋体" w:hAnsi="Cambria Math" w:cs="Times New Roman" w:hint="eastAsia"/>
              <w:kern w:val="0"/>
              <w:sz w:val="24"/>
              <w:szCs w:val="24"/>
            </w:rPr>
            <m:t>pk</m:t>
          </w:del>
        </m:r>
      </m:oMath>
      <w:del w:id="29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to verify the validation of the complete 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291" w:author="Zhang Li" w:date="2022-06-12T12:05:00Z"/>
          <w:rFonts w:ascii="Times New Roman" w:eastAsia="宋体" w:hAnsi="Times New Roman" w:cs="Times New Roman"/>
          <w:kern w:val="0"/>
          <w:sz w:val="24"/>
          <w:szCs w:val="24"/>
        </w:rPr>
      </w:pPr>
      <w:del w:id="292" w:author="Zhang Li" w:date="2022-06-12T12:05:00Z">
        <w:r w:rsidDel="008D0987">
          <w:rPr>
            <w:rFonts w:ascii="Times New Roman" w:eastAsia="宋体" w:hAnsi="Times New Roman" w:cs="Times New Roman"/>
            <w:kern w:val="0"/>
            <w:sz w:val="24"/>
            <w:szCs w:val="24"/>
          </w:rPr>
          <w:delText xml:space="preserve">SWIB protocol leverages </w:delText>
        </w:r>
      </w:del>
      <m:oMath>
        <m:r>
          <w:del w:id="293" w:author="Zhang Li" w:date="2022-06-12T12:05:00Z">
            <w:rPr>
              <w:rFonts w:ascii="Cambria Math" w:eastAsia="宋体" w:hAnsi="Cambria Math" w:cs="Times New Roman"/>
              <w:kern w:val="0"/>
              <w:sz w:val="24"/>
              <w:szCs w:val="24"/>
            </w:rPr>
            <m:t>(t,n)</m:t>
          </w:del>
        </m:r>
      </m:oMath>
      <w:del w:id="29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295" w:name="_Toc94273366"/>
      <w:r w:rsidRPr="008F182E">
        <w:rPr>
          <w:rFonts w:ascii="Times New Roman" w:eastAsia="黑体" w:hAnsi="Times New Roman" w:cs="Times New Roman"/>
          <w:sz w:val="32"/>
          <w:szCs w:val="32"/>
        </w:rPr>
        <w:lastRenderedPageBreak/>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296" w:name="_Toc94273367"/>
      <w:bookmarkEnd w:id="295"/>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96"/>
      <w:r w:rsidRPr="00DE3197">
        <w:rPr>
          <w:rFonts w:ascii="Times New Roman" w:eastAsia="黑体" w:hAnsi="Times New Roman" w:cs="Times New Roman"/>
          <w:sz w:val="28"/>
          <w:szCs w:val="28"/>
        </w:rPr>
        <w:t>Network Model</w:t>
      </w:r>
    </w:p>
    <w:p w14:paraId="0A0ADC06" w14:textId="4EAD50CE" w:rsidR="008D0987" w:rsidRDefault="008D0987" w:rsidP="00CA5769">
      <w:pPr>
        <w:spacing w:afterLines="100" w:after="312"/>
        <w:ind w:firstLine="420"/>
        <w:rPr>
          <w:ins w:id="297" w:author="Zhang Li" w:date="2022-06-12T12:06:00Z"/>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298"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w:t>
      </w:r>
      <w:commentRangeStart w:id="299"/>
      <w:r>
        <w:rPr>
          <w:rFonts w:ascii="Times New Roman" w:eastAsia="宋体" w:hAnsi="Times New Roman" w:cs="Times New Roman"/>
          <w:kern w:val="0"/>
          <w:sz w:val="24"/>
          <w:szCs w:val="24"/>
        </w:rPr>
        <w:t xml:space="preserve"> </w:t>
      </w:r>
      <w:del w:id="300" w:author="Zhang Li" w:date="2022-06-12T12:07:00Z">
        <w:r w:rsidDel="00DD6F55">
          <w:rPr>
            <w:rFonts w:ascii="Times New Roman" w:eastAsia="宋体" w:hAnsi="Times New Roman" w:cs="Times New Roman"/>
            <w:kern w:val="0"/>
            <w:sz w:val="24"/>
            <w:szCs w:val="24"/>
          </w:rPr>
          <w:delText>packets</w:delText>
        </w:r>
      </w:del>
      <w:commentRangeEnd w:id="299"/>
      <w:r w:rsidR="00DD6F55">
        <w:rPr>
          <w:rStyle w:val="af0"/>
        </w:rPr>
        <w:commentReference w:id="299"/>
      </w:r>
      <w:ins w:id="301"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302" w:author="Zhang Li" w:date="2022-06-12T12:09:00Z">
        <w:r w:rsidDel="00DD6F55">
          <w:rPr>
            <w:rFonts w:ascii="Times New Roman" w:eastAsia="宋体" w:hAnsi="Times New Roman" w:cs="Times New Roman"/>
            <w:kern w:val="0"/>
            <w:sz w:val="24"/>
            <w:szCs w:val="24"/>
          </w:rPr>
          <w:delText>packet</w:delText>
        </w:r>
      </w:del>
      <w:ins w:id="303"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3B8FC0A5" w14:textId="77777777" w:rsidR="00CA5769" w:rsidRDefault="00CA5769" w:rsidP="00CA5769">
      <w:pPr>
        <w:pStyle w:val="2"/>
        <w:rPr>
          <w:rFonts w:ascii="Times New Roman" w:eastAsia="黑体" w:hAnsi="Times New Roman" w:cs="Times New Roman"/>
          <w:sz w:val="28"/>
          <w:szCs w:val="28"/>
        </w:rPr>
      </w:pPr>
      <w:bookmarkStart w:id="304"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04"/>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59480CC1"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m:oMath>
        <m:r>
          <w:ins w:id="305" w:author="Zhang Li" w:date="2022-06-12T12:11:00Z">
            <w:rPr>
              <w:rFonts w:ascii="Cambria Math" w:eastAsia="宋体" w:hAnsi="Cambria Math" w:cs="Times New Roman"/>
              <w:kern w:val="0"/>
              <w:sz w:val="24"/>
              <w:szCs w:val="24"/>
            </w:rPr>
            <m:t>u</m:t>
          </w:ins>
        </m:r>
        <m:r>
          <w:del w:id="306" w:author="Zhang Li" w:date="2022-06-12T12:11:00Z">
            <w:rPr>
              <w:rFonts w:ascii="Cambria Math" w:eastAsia="宋体" w:hAnsi="Cambria Math" w:cs="Times New Roman"/>
              <w:kern w:val="0"/>
              <w:sz w:val="24"/>
              <w:szCs w:val="24"/>
            </w:rPr>
            <m:t>Nod</m:t>
          </w:del>
        </m:r>
        <m:sSub>
          <m:sSubPr>
            <m:ctrlPr>
              <w:del w:id="307" w:author="Zhang Li" w:date="2022-06-12T12:11:00Z">
                <w:rPr>
                  <w:rFonts w:ascii="Cambria Math" w:eastAsia="宋体" w:hAnsi="Cambria Math" w:cs="Times New Roman"/>
                  <w:i/>
                  <w:kern w:val="0"/>
                  <w:sz w:val="24"/>
                  <w:szCs w:val="24"/>
                </w:rPr>
              </w:del>
            </m:ctrlPr>
          </m:sSubPr>
          <m:e>
            <m:r>
              <w:del w:id="308" w:author="Zhang Li" w:date="2022-06-12T12:11:00Z">
                <w:rPr>
                  <w:rFonts w:ascii="Cambria Math" w:eastAsia="宋体" w:hAnsi="Cambria Math" w:cs="Times New Roman"/>
                  <w:kern w:val="0"/>
                  <w:sz w:val="24"/>
                  <w:szCs w:val="24"/>
                </w:rPr>
                <m:t>e</m:t>
              </w:del>
            </m:r>
          </m:e>
          <m:sub>
            <m:r>
              <w:del w:id="309" w:author="Zhang Li" w:date="2022-06-12T12:11:00Z">
                <w:rPr>
                  <w:rFonts w:ascii="Cambria Math" w:eastAsia="宋体" w:hAnsi="Cambria Math" w:cs="Times New Roman"/>
                  <w:kern w:val="0"/>
                  <w:sz w:val="24"/>
                  <w:szCs w:val="24"/>
                </w:rPr>
                <m:t>u</m:t>
              </w:del>
            </m:r>
          </m:sub>
        </m:sSub>
      </m:oMath>
      <w:del w:id="310" w:author="Zhang Li" w:date="2022-06-12T12:11:00Z">
        <w:r w:rsidDel="00DD6F5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 xml:space="preserve">and </w:t>
      </w:r>
      <m:oMath>
        <m:r>
          <w:ins w:id="311" w:author="Zhang Li" w:date="2022-06-12T12:12:00Z">
            <w:rPr>
              <w:rFonts w:ascii="Cambria Math" w:eastAsia="宋体" w:hAnsi="Cambria Math" w:cs="Times New Roman"/>
              <w:kern w:val="0"/>
              <w:sz w:val="24"/>
              <w:szCs w:val="24"/>
            </w:rPr>
            <m:t>v</m:t>
          </w:ins>
        </m:r>
        <m:r>
          <w:del w:id="312" w:author="Zhang Li" w:date="2022-06-12T12:12:00Z">
            <w:rPr>
              <w:rFonts w:ascii="Cambria Math" w:eastAsia="宋体" w:hAnsi="Cambria Math" w:cs="Times New Roman"/>
              <w:kern w:val="0"/>
              <w:sz w:val="24"/>
              <w:szCs w:val="24"/>
            </w:rPr>
            <m:t>Nod</m:t>
          </w:del>
        </m:r>
        <m:sSub>
          <m:sSubPr>
            <m:ctrlPr>
              <w:del w:id="313" w:author="Zhang Li" w:date="2022-06-12T12:12:00Z">
                <w:rPr>
                  <w:rFonts w:ascii="Cambria Math" w:eastAsia="宋体" w:hAnsi="Cambria Math" w:cs="Times New Roman"/>
                  <w:i/>
                  <w:kern w:val="0"/>
                  <w:sz w:val="24"/>
                  <w:szCs w:val="24"/>
                </w:rPr>
              </w:del>
            </m:ctrlPr>
          </m:sSubPr>
          <m:e>
            <m:r>
              <w:del w:id="314" w:author="Zhang Li" w:date="2022-06-12T12:12:00Z">
                <w:rPr>
                  <w:rFonts w:ascii="Cambria Math" w:eastAsia="宋体" w:hAnsi="Cambria Math" w:cs="Times New Roman"/>
                  <w:kern w:val="0"/>
                  <w:sz w:val="24"/>
                  <w:szCs w:val="24"/>
                </w:rPr>
                <m:t>e</m:t>
              </w:del>
            </m:r>
          </m:e>
          <m:sub>
            <m:r>
              <w:del w:id="315"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3691C3F0" w:rsidR="00CA5769" w:rsidRPr="008F5A36" w:rsidRDefault="00DD6F55"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ins w:id="316" w:author="Zhang Li" w:date="2022-06-12T12:13:00Z">
            <m:rPr>
              <m:sty m:val="p"/>
            </m:rPr>
            <w:rPr>
              <w:rFonts w:ascii="Cambria Math" w:eastAsia="宋体" w:hAnsi="Cambria Math" w:cs="Times New Roman"/>
              <w:kern w:val="0"/>
              <w:sz w:val="24"/>
              <w:szCs w:val="24"/>
            </w:rPr>
            <m:t xml:space="preserve"> </m:t>
          </w:ins>
        </m:r>
        <m:r>
          <w:ins w:id="317" w:author="Zhang Li" w:date="2022-06-12T12:13:00Z">
            <w:rPr>
              <w:rFonts w:ascii="Cambria Math" w:eastAsia="宋体" w:hAnsi="Cambria Math" w:cs="Times New Roman"/>
              <w:kern w:val="0"/>
              <w:sz w:val="24"/>
              <w:szCs w:val="24"/>
            </w:rPr>
            <m:t>u</m:t>
          </w:ins>
        </m:r>
        <m:r>
          <w:ins w:id="318" w:author="Zhang Li" w:date="2022-06-12T12:13:00Z">
            <m:rPr>
              <m:sty m:val="p"/>
            </m:rPr>
            <w:rPr>
              <w:rFonts w:ascii="Cambria Math" w:eastAsia="宋体" w:hAnsi="Cambria Math" w:cs="Times New Roman" w:hint="eastAsia"/>
              <w:kern w:val="0"/>
              <w:sz w:val="24"/>
              <w:szCs w:val="24"/>
            </w:rPr>
            <m:t xml:space="preserve"> </m:t>
          </w:ins>
        </m:r>
        <m:r>
          <w:ins w:id="319" w:author="Zhang Li" w:date="2022-06-12T12:13:00Z">
            <m:rPr>
              <m:sty m:val="p"/>
            </m:rPr>
            <w:rPr>
              <w:rFonts w:ascii="Cambria Math" w:eastAsia="宋体" w:hAnsi="Cambria Math" w:cs="Times New Roman"/>
              <w:kern w:val="0"/>
              <w:sz w:val="24"/>
              <w:szCs w:val="24"/>
            </w:rPr>
            <m:t xml:space="preserve">and </m:t>
          </w:ins>
        </m:r>
        <m:r>
          <w:ins w:id="320" w:author="Zhang Li" w:date="2022-06-12T12:13:00Z">
            <w:rPr>
              <w:rFonts w:ascii="Cambria Math" w:eastAsia="宋体" w:hAnsi="Cambria Math" w:cs="Times New Roman"/>
              <w:kern w:val="0"/>
              <w:sz w:val="24"/>
              <w:szCs w:val="24"/>
            </w:rPr>
            <m:t>v</m:t>
          </w:ins>
        </m:r>
        <m:r>
          <w:ins w:id="321" w:author="Zhang Li" w:date="2022-06-12T12:13:00Z">
            <m:rPr>
              <m:sty m:val="p"/>
            </m:rPr>
            <w:rPr>
              <w:rFonts w:ascii="Cambria Math" w:eastAsia="宋体" w:hAnsi="Cambria Math" w:cs="Times New Roman"/>
              <w:kern w:val="0"/>
              <w:sz w:val="24"/>
              <w:szCs w:val="24"/>
            </w:rPr>
            <m:t>,</m:t>
          </w:ins>
        </m:r>
        <m:r>
          <w:del w:id="322" w:author="Zhang Li" w:date="2022-06-12T12:13:00Z">
            <w:rPr>
              <w:rFonts w:ascii="Cambria Math" w:eastAsia="宋体" w:hAnsi="Cambria Math" w:cs="Times New Roman"/>
              <w:kern w:val="0"/>
              <w:sz w:val="24"/>
              <w:szCs w:val="24"/>
            </w:rPr>
            <m:t>Nod</m:t>
          </w:del>
        </m:r>
        <m:sSub>
          <m:sSubPr>
            <m:ctrlPr>
              <w:del w:id="323" w:author="Zhang Li" w:date="2022-06-12T12:13:00Z">
                <w:rPr>
                  <w:rFonts w:ascii="Cambria Math" w:eastAsia="宋体" w:hAnsi="Cambria Math" w:cs="Times New Roman"/>
                  <w:i/>
                  <w:kern w:val="0"/>
                  <w:sz w:val="24"/>
                  <w:szCs w:val="24"/>
                </w:rPr>
              </w:del>
            </m:ctrlPr>
          </m:sSubPr>
          <m:e>
            <m:r>
              <w:del w:id="324" w:author="Zhang Li" w:date="2022-06-12T12:13:00Z">
                <w:rPr>
                  <w:rFonts w:ascii="Cambria Math" w:eastAsia="宋体" w:hAnsi="Cambria Math" w:cs="Times New Roman"/>
                  <w:kern w:val="0"/>
                  <w:sz w:val="24"/>
                  <w:szCs w:val="24"/>
                </w:rPr>
                <m:t>e</m:t>
              </w:del>
            </m:r>
          </m:e>
          <m:sub>
            <m:r>
              <w:del w:id="325" w:author="Zhang Li" w:date="2022-06-12T12:13:00Z">
                <w:rPr>
                  <w:rFonts w:ascii="Cambria Math" w:eastAsia="宋体" w:hAnsi="Cambria Math" w:cs="Times New Roman"/>
                  <w:kern w:val="0"/>
                  <w:sz w:val="24"/>
                  <w:szCs w:val="24"/>
                </w:rPr>
                <m:t>u</m:t>
              </w:del>
            </m:r>
          </m:sub>
        </m:sSub>
      </m:oMath>
      <w:del w:id="326" w:author="Zhang Li" w:date="2022-06-12T12:13:00Z">
        <w:r w:rsidDel="00911CF3">
          <w:rPr>
            <w:rFonts w:ascii="Times New Roman" w:eastAsia="宋体" w:hAnsi="Times New Roman" w:cs="Times New Roman" w:hint="eastAsia"/>
            <w:kern w:val="0"/>
            <w:sz w:val="24"/>
            <w:szCs w:val="24"/>
          </w:rPr>
          <w:delText xml:space="preserve"> </w:delText>
        </w:r>
        <w:r w:rsidDel="00911CF3">
          <w:rPr>
            <w:rFonts w:ascii="Times New Roman" w:eastAsia="宋体" w:hAnsi="Times New Roman" w:cs="Times New Roman"/>
            <w:kern w:val="0"/>
            <w:sz w:val="24"/>
            <w:szCs w:val="24"/>
          </w:rPr>
          <w:delText xml:space="preserve">and </w:delText>
        </w:r>
      </w:del>
      <m:oMath>
        <m:r>
          <w:del w:id="327" w:author="Zhang Li" w:date="2022-06-12T12:13:00Z">
            <w:rPr>
              <w:rFonts w:ascii="Cambria Math" w:eastAsia="宋体" w:hAnsi="Cambria Math" w:cs="Times New Roman"/>
              <w:kern w:val="0"/>
              <w:sz w:val="24"/>
              <w:szCs w:val="24"/>
            </w:rPr>
            <m:t>Nod</m:t>
          </w:del>
        </m:r>
        <m:sSub>
          <m:sSubPr>
            <m:ctrlPr>
              <w:del w:id="328" w:author="Zhang Li" w:date="2022-06-12T12:13:00Z">
                <w:rPr>
                  <w:rFonts w:ascii="Cambria Math" w:eastAsia="宋体" w:hAnsi="Cambria Math" w:cs="Times New Roman"/>
                  <w:i/>
                  <w:kern w:val="0"/>
                  <w:sz w:val="24"/>
                  <w:szCs w:val="24"/>
                </w:rPr>
              </w:del>
            </m:ctrlPr>
          </m:sSubPr>
          <m:e>
            <m:r>
              <w:del w:id="329" w:author="Zhang Li" w:date="2022-06-12T12:13:00Z">
                <w:rPr>
                  <w:rFonts w:ascii="Cambria Math" w:eastAsia="宋体" w:hAnsi="Cambria Math" w:cs="Times New Roman"/>
                  <w:kern w:val="0"/>
                  <w:sz w:val="24"/>
                  <w:szCs w:val="24"/>
                </w:rPr>
                <m:t>e</m:t>
              </w:del>
            </m:r>
          </m:e>
          <m:sub>
            <m:r>
              <w:del w:id="330" w:author="Zhang Li" w:date="2022-06-12T12:1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ins w:id="331" w:author="Zhang Li" w:date="2022-06-12T12:13:00Z">
            <w:rPr>
              <w:rFonts w:ascii="Cambria Math" w:eastAsia="宋体" w:hAnsi="Cambria Math" w:cs="Times New Roman"/>
              <w:kern w:val="0"/>
              <w:sz w:val="24"/>
              <w:szCs w:val="24"/>
            </w:rPr>
            <m:t>u</m:t>
          </w:ins>
        </m:r>
      </m:oMath>
      <w:ins w:id="332"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333" w:author="Zhang Li" w:date="2022-06-12T12:13:00Z">
            <w:rPr>
              <w:rFonts w:ascii="Cambria Math" w:eastAsia="宋体" w:hAnsi="Cambria Math" w:cs="Times New Roman"/>
              <w:kern w:val="0"/>
              <w:sz w:val="24"/>
              <w:szCs w:val="24"/>
            </w:rPr>
            <m:t>v</m:t>
          </w:ins>
        </m:r>
        <m:r>
          <w:del w:id="334" w:author="Zhang Li" w:date="2022-06-12T12:13:00Z">
            <w:rPr>
              <w:rFonts w:ascii="Cambria Math" w:eastAsia="宋体" w:hAnsi="Cambria Math" w:cs="Times New Roman"/>
              <w:kern w:val="0"/>
              <w:sz w:val="24"/>
              <w:szCs w:val="24"/>
            </w:rPr>
            <m:t>Nod</m:t>
          </w:del>
        </m:r>
        <m:sSub>
          <m:sSubPr>
            <m:ctrlPr>
              <w:del w:id="335" w:author="Zhang Li" w:date="2022-06-12T12:13:00Z">
                <w:rPr>
                  <w:rFonts w:ascii="Cambria Math" w:eastAsia="宋体" w:hAnsi="Cambria Math" w:cs="Times New Roman"/>
                  <w:kern w:val="0"/>
                  <w:sz w:val="24"/>
                  <w:szCs w:val="24"/>
                </w:rPr>
              </w:del>
            </m:ctrlPr>
          </m:sSubPr>
          <m:e>
            <m:r>
              <w:del w:id="336" w:author="Zhang Li" w:date="2022-06-12T12:13:00Z">
                <w:rPr>
                  <w:rFonts w:ascii="Cambria Math" w:eastAsia="宋体" w:hAnsi="Cambria Math" w:cs="Times New Roman"/>
                  <w:kern w:val="0"/>
                  <w:sz w:val="24"/>
                  <w:szCs w:val="24"/>
                </w:rPr>
                <m:t>e</m:t>
              </w:del>
            </m:r>
          </m:e>
          <m:sub>
            <m:r>
              <w:del w:id="337" w:author="Zhang Li" w:date="2022-06-12T12:13:00Z">
                <w:rPr>
                  <w:rFonts w:ascii="Cambria Math" w:eastAsia="宋体" w:hAnsi="Cambria Math" w:cs="Times New Roman"/>
                  <w:kern w:val="0"/>
                  <w:sz w:val="24"/>
                  <w:szCs w:val="24"/>
                </w:rPr>
                <m:t>u</m:t>
              </w:del>
            </m:r>
          </m:sub>
        </m:sSub>
      </m:oMath>
      <w:del w:id="338" w:author="Zhang Li" w:date="2022-06-12T12:13:00Z">
        <w:r w:rsidDel="00911CF3">
          <w:rPr>
            <w:rFonts w:ascii="Times New Roman" w:eastAsia="宋体" w:hAnsi="Times New Roman" w:cs="Times New Roman" w:hint="eastAsia"/>
            <w:kern w:val="0"/>
            <w:sz w:val="24"/>
            <w:szCs w:val="24"/>
          </w:rPr>
          <w:delText xml:space="preserve"> </w:delText>
        </w:r>
        <w:r w:rsidDel="00911CF3">
          <w:rPr>
            <w:rFonts w:ascii="Times New Roman" w:eastAsia="宋体" w:hAnsi="Times New Roman" w:cs="Times New Roman"/>
            <w:kern w:val="0"/>
            <w:sz w:val="24"/>
            <w:szCs w:val="24"/>
          </w:rPr>
          <w:delText xml:space="preserve">to </w:delText>
        </w:r>
      </w:del>
      <m:oMath>
        <m:r>
          <w:del w:id="339" w:author="Zhang Li" w:date="2022-06-12T12:13:00Z">
            <w:rPr>
              <w:rFonts w:ascii="Cambria Math" w:eastAsia="宋体" w:hAnsi="Cambria Math" w:cs="Times New Roman"/>
              <w:kern w:val="0"/>
              <w:sz w:val="24"/>
              <w:szCs w:val="24"/>
            </w:rPr>
            <m:t>Nod</m:t>
          </w:del>
        </m:r>
        <m:sSub>
          <m:sSubPr>
            <m:ctrlPr>
              <w:del w:id="340" w:author="Zhang Li" w:date="2022-06-12T12:13:00Z">
                <w:rPr>
                  <w:rFonts w:ascii="Cambria Math" w:eastAsia="宋体" w:hAnsi="Cambria Math" w:cs="Times New Roman"/>
                  <w:kern w:val="0"/>
                  <w:sz w:val="24"/>
                  <w:szCs w:val="24"/>
                </w:rPr>
              </w:del>
            </m:ctrlPr>
          </m:sSubPr>
          <m:e>
            <m:r>
              <w:del w:id="341" w:author="Zhang Li" w:date="2022-06-12T12:13:00Z">
                <w:rPr>
                  <w:rFonts w:ascii="Cambria Math" w:eastAsia="宋体" w:hAnsi="Cambria Math" w:cs="Times New Roman"/>
                  <w:kern w:val="0"/>
                  <w:sz w:val="24"/>
                  <w:szCs w:val="24"/>
                </w:rPr>
                <m:t>e</m:t>
              </w:del>
            </m:r>
          </m:e>
          <m:sub>
            <m:r>
              <w:del w:id="342" w:author="Zhang Li" w:date="2022-06-12T12:13: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343" w:author="Zhang Li" w:date="2022-06-12T12:14:00Z">
            <w:rPr>
              <w:rFonts w:ascii="Cambria Math" w:eastAsia="宋体" w:hAnsi="Cambria Math" w:cs="Times New Roman"/>
              <w:kern w:val="0"/>
              <w:sz w:val="24"/>
              <w:szCs w:val="24"/>
            </w:rPr>
            <m:t>u</m:t>
          </w:ins>
        </m:r>
      </m:oMath>
      <w:ins w:id="344" w:author="Zhang Li" w:date="2022-06-12T12:14:00Z">
        <w:r w:rsidR="00911CF3" w:rsidRPr="008F5A36">
          <w:rPr>
            <w:rFonts w:ascii="Times New Roman" w:eastAsia="宋体" w:hAnsi="Times New Roman" w:cs="Times New Roman"/>
            <w:kern w:val="0"/>
            <w:sz w:val="24"/>
            <w:szCs w:val="24"/>
          </w:rPr>
          <w:t xml:space="preserve"> to </w:t>
        </w:r>
      </w:ins>
      <m:oMath>
        <m:r>
          <w:ins w:id="345" w:author="Zhang Li" w:date="2022-06-12T12:14:00Z">
            <w:rPr>
              <w:rFonts w:ascii="Cambria Math" w:eastAsia="宋体" w:hAnsi="Cambria Math" w:cs="Times New Roman"/>
              <w:kern w:val="0"/>
              <w:sz w:val="24"/>
              <w:szCs w:val="24"/>
            </w:rPr>
            <m:t>v</m:t>
          </w:ins>
        </m:r>
        <m:r>
          <w:del w:id="346" w:author="Zhang Li" w:date="2022-06-12T12:14:00Z">
            <w:rPr>
              <w:rFonts w:ascii="Cambria Math" w:eastAsia="宋体" w:hAnsi="Cambria Math" w:cs="Times New Roman"/>
              <w:kern w:val="0"/>
              <w:sz w:val="24"/>
              <w:szCs w:val="24"/>
            </w:rPr>
            <m:t>Nod</m:t>
          </w:del>
        </m:r>
        <m:sSub>
          <m:sSubPr>
            <m:ctrlPr>
              <w:del w:id="347" w:author="Zhang Li" w:date="2022-06-12T12:14:00Z">
                <w:rPr>
                  <w:rFonts w:ascii="Cambria Math" w:eastAsia="宋体" w:hAnsi="Cambria Math" w:cs="Times New Roman"/>
                  <w:kern w:val="0"/>
                  <w:sz w:val="24"/>
                  <w:szCs w:val="24"/>
                </w:rPr>
              </w:del>
            </m:ctrlPr>
          </m:sSubPr>
          <m:e>
            <m:r>
              <w:del w:id="348" w:author="Zhang Li" w:date="2022-06-12T12:14:00Z">
                <w:rPr>
                  <w:rFonts w:ascii="Cambria Math" w:eastAsia="宋体" w:hAnsi="Cambria Math" w:cs="Times New Roman"/>
                  <w:kern w:val="0"/>
                  <w:sz w:val="24"/>
                  <w:szCs w:val="24"/>
                </w:rPr>
                <m:t>e</m:t>
              </w:del>
            </m:r>
          </m:e>
          <m:sub>
            <m:r>
              <w:del w:id="349" w:author="Zhang Li" w:date="2022-06-12T12:14:00Z">
                <w:rPr>
                  <w:rFonts w:ascii="Cambria Math" w:eastAsia="宋体" w:hAnsi="Cambria Math" w:cs="Times New Roman"/>
                  <w:kern w:val="0"/>
                  <w:sz w:val="24"/>
                  <w:szCs w:val="24"/>
                </w:rPr>
                <m:t>u</m:t>
              </w:del>
            </m:r>
          </m:sub>
        </m:sSub>
      </m:oMath>
      <w:del w:id="350"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351" w:author="Zhang Li" w:date="2022-06-12T12:14:00Z">
            <w:rPr>
              <w:rFonts w:ascii="Cambria Math" w:eastAsia="宋体" w:hAnsi="Cambria Math" w:cs="Times New Roman"/>
              <w:kern w:val="0"/>
              <w:sz w:val="24"/>
              <w:szCs w:val="24"/>
            </w:rPr>
            <m:t>Nod</m:t>
          </w:del>
        </m:r>
        <m:sSub>
          <m:sSubPr>
            <m:ctrlPr>
              <w:del w:id="352" w:author="Zhang Li" w:date="2022-06-12T12:14:00Z">
                <w:rPr>
                  <w:rFonts w:ascii="Cambria Math" w:eastAsia="宋体" w:hAnsi="Cambria Math" w:cs="Times New Roman"/>
                  <w:kern w:val="0"/>
                  <w:sz w:val="24"/>
                  <w:szCs w:val="24"/>
                </w:rPr>
              </w:del>
            </m:ctrlPr>
          </m:sSubPr>
          <m:e>
            <m:r>
              <w:del w:id="353" w:author="Zhang Li" w:date="2022-06-12T12:14:00Z">
                <w:rPr>
                  <w:rFonts w:ascii="Cambria Math" w:eastAsia="宋体" w:hAnsi="Cambria Math" w:cs="Times New Roman"/>
                  <w:kern w:val="0"/>
                  <w:sz w:val="24"/>
                  <w:szCs w:val="24"/>
                </w:rPr>
                <m:t>e</m:t>
              </w:del>
            </m:r>
          </m:e>
          <m:sub>
            <m:r>
              <w:del w:id="354"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355" w:author="Zhang Li" w:date="2022-06-12T12:14:00Z">
        <w:r w:rsidR="00911CF3" w:rsidRPr="008F5A36">
          <w:rPr>
            <w:rFonts w:ascii="Times New Roman" w:eastAsia="宋体" w:hAnsi="Times New Roman" w:cs="Times New Roman"/>
            <w:kern w:val="0"/>
            <w:sz w:val="24"/>
            <w:szCs w:val="24"/>
          </w:rPr>
          <w:t>Signal-to-Noise ratio</w:t>
        </w:r>
      </w:ins>
      <w:del w:id="356"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357" w:author="Zhang Li" w:date="2022-06-12T12:15:00Z">
            <w:rPr>
              <w:rFonts w:ascii="Cambria Math" w:eastAsia="宋体" w:hAnsi="Cambria Math" w:cs="Times New Roman"/>
              <w:kern w:val="0"/>
              <w:sz w:val="24"/>
              <w:szCs w:val="24"/>
            </w:rPr>
            <m:t>Nod</m:t>
          </w:del>
        </m:r>
        <m:sSub>
          <m:sSubPr>
            <m:ctrlPr>
              <w:del w:id="358" w:author="Zhang Li" w:date="2022-06-12T12:15:00Z">
                <w:rPr>
                  <w:rFonts w:ascii="Cambria Math" w:eastAsia="宋体" w:hAnsi="Cambria Math" w:cs="Times New Roman"/>
                  <w:kern w:val="0"/>
                  <w:sz w:val="24"/>
                  <w:szCs w:val="24"/>
                </w:rPr>
              </w:del>
            </m:ctrlPr>
          </m:sSubPr>
          <m:e>
            <m:r>
              <w:del w:id="359" w:author="Zhang Li" w:date="2022-06-12T12:15:00Z">
                <w:rPr>
                  <w:rFonts w:ascii="Cambria Math" w:eastAsia="宋体" w:hAnsi="Cambria Math" w:cs="Times New Roman"/>
                  <w:kern w:val="0"/>
                  <w:sz w:val="24"/>
                  <w:szCs w:val="24"/>
                </w:rPr>
                <m:t>e</m:t>
              </w:del>
            </m:r>
          </m:e>
          <m:sub>
            <m:r>
              <w:del w:id="360" w:author="Zhang Li" w:date="2022-06-12T12:15:00Z">
                <w:rPr>
                  <w:rFonts w:ascii="Cambria Math" w:eastAsia="宋体" w:hAnsi="Cambria Math" w:cs="Times New Roman"/>
                  <w:kern w:val="0"/>
                  <w:sz w:val="24"/>
                  <w:szCs w:val="24"/>
                </w:rPr>
                <m:t>v</m:t>
              </w:del>
            </m:r>
          </m:sub>
        </m:sSub>
        <m:r>
          <w:ins w:id="361"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362"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363"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364" w:author="Zhang Li" w:date="2022-06-12T12:16:00Z">
                <w:rPr>
                  <w:rFonts w:ascii="Cambria Math" w:eastAsia="宋体" w:hAnsi="Cambria Math" w:cs="Times New Roman"/>
                  <w:kern w:val="0"/>
                  <w:sz w:val="24"/>
                  <w:szCs w:val="24"/>
                </w:rPr>
              </w:del>
            </m:ctrlPr>
          </m:sSubPr>
          <m:e>
            <m:r>
              <w:del w:id="365" w:author="Zhang Li" w:date="2022-06-12T12:16:00Z">
                <w:rPr>
                  <w:rFonts w:ascii="Cambria Math" w:eastAsia="宋体" w:hAnsi="Cambria Math" w:cs="Times New Roman"/>
                  <w:kern w:val="0"/>
                  <w:sz w:val="24"/>
                  <w:szCs w:val="24"/>
                </w:rPr>
                <m:t>N</m:t>
              </w:del>
            </m:r>
          </m:e>
          <m:sub>
            <m:r>
              <w:del w:id="366" w:author="Zhang Li" w:date="2022-06-12T12:16:00Z">
                <w:rPr>
                  <w:rFonts w:ascii="Cambria Math" w:eastAsia="宋体" w:hAnsi="Cambria Math" w:cs="Times New Roman"/>
                  <w:kern w:val="0"/>
                  <w:sz w:val="24"/>
                  <w:szCs w:val="24"/>
                </w:rPr>
                <m:t>l</m:t>
              </w:del>
            </m:r>
          </m:sub>
        </m:sSub>
      </m:oMath>
      <w:del w:id="367"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368" w:author="Zhang Li" w:date="2022-06-12T12:16:00Z">
            <w:rPr>
              <w:rFonts w:ascii="Cambria Math" w:eastAsia="宋体" w:hAnsi="Cambria Math" w:cs="Times New Roman"/>
              <w:kern w:val="0"/>
              <w:sz w:val="24"/>
              <w:szCs w:val="24"/>
            </w:rPr>
            <m:t>Nod</m:t>
          </w:del>
        </m:r>
        <m:sSub>
          <m:sSubPr>
            <m:ctrlPr>
              <w:del w:id="369" w:author="Zhang Li" w:date="2022-06-12T12:16:00Z">
                <w:rPr>
                  <w:rFonts w:ascii="Cambria Math" w:eastAsia="宋体" w:hAnsi="Cambria Math" w:cs="Times New Roman"/>
                  <w:kern w:val="0"/>
                  <w:sz w:val="24"/>
                  <w:szCs w:val="24"/>
                </w:rPr>
              </w:del>
            </m:ctrlPr>
          </m:sSubPr>
          <m:e>
            <m:r>
              <w:del w:id="370" w:author="Zhang Li" w:date="2022-06-12T12:16:00Z">
                <w:rPr>
                  <w:rFonts w:ascii="Cambria Math" w:eastAsia="宋体" w:hAnsi="Cambria Math" w:cs="Times New Roman"/>
                  <w:kern w:val="0"/>
                  <w:sz w:val="24"/>
                  <w:szCs w:val="24"/>
                </w:rPr>
                <m:t>e</m:t>
              </w:del>
            </m:r>
          </m:e>
          <m:sub>
            <m:r>
              <w:del w:id="371" w:author="Zhang Li" w:date="2022-06-12T12:16:00Z">
                <w:rPr>
                  <w:rFonts w:ascii="Cambria Math" w:eastAsia="宋体" w:hAnsi="Cambria Math" w:cs="Times New Roman"/>
                  <w:kern w:val="0"/>
                  <w:sz w:val="24"/>
                  <w:szCs w:val="24"/>
                </w:rPr>
                <m:t>v</m:t>
              </w:del>
            </m:r>
          </m:sub>
        </m:sSub>
      </m:oMath>
      <w:del w:id="372"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373" w:author="Zhang Li" w:date="2022-06-12T12:16:00Z">
            <w:rPr>
              <w:rFonts w:ascii="Cambria Math" w:eastAsia="宋体" w:hAnsi="Cambria Math" w:cs="Times New Roman"/>
              <w:kern w:val="0"/>
              <w:sz w:val="24"/>
              <w:szCs w:val="24"/>
            </w:rPr>
            <w:lastRenderedPageBreak/>
            <m:t>Nod</m:t>
          </w:del>
        </m:r>
        <m:sSub>
          <m:sSubPr>
            <m:ctrlPr>
              <w:del w:id="374" w:author="Zhang Li" w:date="2022-06-12T12:16:00Z">
                <w:rPr>
                  <w:rFonts w:ascii="Cambria Math" w:eastAsia="宋体" w:hAnsi="Cambria Math" w:cs="Times New Roman"/>
                  <w:kern w:val="0"/>
                  <w:sz w:val="24"/>
                  <w:szCs w:val="24"/>
                </w:rPr>
              </w:del>
            </m:ctrlPr>
          </m:sSubPr>
          <m:e>
            <m:r>
              <w:del w:id="375" w:author="Zhang Li" w:date="2022-06-12T12:16:00Z">
                <w:rPr>
                  <w:rFonts w:ascii="Cambria Math" w:eastAsia="宋体" w:hAnsi="Cambria Math" w:cs="Times New Roman"/>
                  <w:kern w:val="0"/>
                  <w:sz w:val="24"/>
                  <w:szCs w:val="24"/>
                </w:rPr>
                <m:t>e</m:t>
              </w:del>
            </m:r>
            <m:ctrlPr>
              <w:del w:id="376" w:author="Zhang Li" w:date="2022-06-12T12:16:00Z">
                <w:rPr>
                  <w:rFonts w:ascii="Cambria Math" w:eastAsia="宋体" w:hAnsi="Cambria Math" w:cs="Times New Roman" w:hint="eastAsia"/>
                  <w:kern w:val="0"/>
                  <w:sz w:val="24"/>
                  <w:szCs w:val="24"/>
                </w:rPr>
              </w:del>
            </m:ctrlPr>
          </m:e>
          <m:sub>
            <m:r>
              <w:del w:id="377" w:author="Zhang Li" w:date="2022-06-12T12:16:00Z">
                <w:rPr>
                  <w:rFonts w:ascii="Cambria Math" w:eastAsia="宋体" w:hAnsi="Cambria Math" w:cs="Times New Roman"/>
                  <w:kern w:val="0"/>
                  <w:sz w:val="24"/>
                  <w:szCs w:val="24"/>
                </w:rPr>
                <m:t>u</m:t>
              </w:del>
            </m:r>
          </m:sub>
        </m:sSub>
      </m:oMath>
      <w:del w:id="378" w:author="Zhang Li" w:date="2022-06-12T12:16:00Z">
        <w:r w:rsidRPr="00911CF3" w:rsidDel="00911CF3">
          <w:rPr>
            <w:rFonts w:ascii="Times New Roman" w:eastAsia="宋体" w:hAnsi="Times New Roman" w:cs="Times New Roman"/>
            <w:kern w:val="0"/>
            <w:sz w:val="24"/>
            <w:szCs w:val="24"/>
          </w:rPr>
          <w:delText xml:space="preserve"> and </w:delText>
        </w:r>
      </w:del>
      <m:oMath>
        <m:r>
          <w:del w:id="379" w:author="Zhang Li" w:date="2022-06-12T12:16:00Z">
            <w:rPr>
              <w:rFonts w:ascii="Cambria Math" w:eastAsia="宋体" w:hAnsi="Cambria Math" w:cs="Times New Roman"/>
              <w:kern w:val="0"/>
              <w:sz w:val="24"/>
              <w:szCs w:val="24"/>
            </w:rPr>
            <m:t>Nod</m:t>
          </w:del>
        </m:r>
        <m:sSub>
          <m:sSubPr>
            <m:ctrlPr>
              <w:del w:id="380" w:author="Zhang Li" w:date="2022-06-12T12:16:00Z">
                <w:rPr>
                  <w:rFonts w:ascii="Cambria Math" w:eastAsia="宋体" w:hAnsi="Cambria Math" w:cs="Times New Roman"/>
                  <w:kern w:val="0"/>
                  <w:sz w:val="24"/>
                  <w:szCs w:val="24"/>
                </w:rPr>
              </w:del>
            </m:ctrlPr>
          </m:sSubPr>
          <m:e>
            <m:r>
              <w:del w:id="381" w:author="Zhang Li" w:date="2022-06-12T12:16:00Z">
                <w:rPr>
                  <w:rFonts w:ascii="Cambria Math" w:eastAsia="宋体" w:hAnsi="Cambria Math" w:cs="Times New Roman"/>
                  <w:kern w:val="0"/>
                  <w:sz w:val="24"/>
                  <w:szCs w:val="24"/>
                </w:rPr>
                <m:t>e</m:t>
              </w:del>
            </m:r>
          </m:e>
          <m:sub>
            <m:r>
              <w:del w:id="382" w:author="Zhang Li" w:date="2022-06-12T12:16:00Z">
                <w:rPr>
                  <w:rFonts w:ascii="Cambria Math" w:eastAsia="宋体" w:hAnsi="Cambria Math" w:cs="Times New Roman"/>
                  <w:kern w:val="0"/>
                  <w:sz w:val="24"/>
                  <w:szCs w:val="24"/>
                </w:rPr>
                <m:t>v</m:t>
              </w:del>
            </m:r>
          </m:sub>
        </m:sSub>
      </m:oMath>
      <w:del w:id="383"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384" w:author="Zhang Li" w:date="2022-06-12T12:16:00Z">
                <w:rPr>
                  <w:rFonts w:ascii="Cambria Math" w:eastAsia="宋体" w:hAnsi="Cambria Math" w:cs="Times New Roman"/>
                  <w:kern w:val="0"/>
                  <w:sz w:val="24"/>
                  <w:szCs w:val="24"/>
                </w:rPr>
              </w:del>
            </m:ctrlPr>
          </m:sSubPr>
          <m:e>
            <m:r>
              <w:del w:id="385" w:author="Zhang Li" w:date="2022-06-12T12:16:00Z">
                <w:rPr>
                  <w:rFonts w:ascii="Cambria Math" w:eastAsia="宋体" w:hAnsi="Cambria Math" w:cs="Times New Roman"/>
                  <w:kern w:val="0"/>
                  <w:sz w:val="24"/>
                  <w:szCs w:val="24"/>
                </w:rPr>
                <m:t>I</m:t>
              </w:del>
            </m:r>
          </m:e>
          <m:sub>
            <m:r>
              <w:del w:id="386" w:author="Zhang Li" w:date="2022-06-12T12:16:00Z">
                <w:rPr>
                  <w:rFonts w:ascii="Cambria Math" w:eastAsia="宋体" w:hAnsi="Cambria Math" w:cs="Times New Roman"/>
                  <w:kern w:val="0"/>
                  <w:sz w:val="24"/>
                  <w:szCs w:val="24"/>
                </w:rPr>
                <m:t>u</m:t>
              </w:del>
            </m:r>
            <m:r>
              <w:del w:id="387" w:author="Zhang Li" w:date="2022-06-12T12:16:00Z">
                <m:rPr>
                  <m:sty m:val="p"/>
                </m:rPr>
                <w:rPr>
                  <w:rFonts w:ascii="Cambria Math" w:eastAsia="宋体" w:hAnsi="Cambria Math" w:cs="Times New Roman"/>
                  <w:kern w:val="0"/>
                  <w:sz w:val="24"/>
                  <w:szCs w:val="24"/>
                </w:rPr>
                <m:t>,</m:t>
              </w:del>
            </m:r>
            <m:r>
              <w:del w:id="388" w:author="Zhang Li" w:date="2022-06-12T12:16:00Z">
                <w:rPr>
                  <w:rFonts w:ascii="Cambria Math" w:eastAsia="宋体" w:hAnsi="Cambria Math" w:cs="Times New Roman"/>
                  <w:kern w:val="0"/>
                  <w:sz w:val="24"/>
                  <w:szCs w:val="24"/>
                </w:rPr>
                <m:t>v</m:t>
              </w:del>
            </m:r>
          </m:sub>
        </m:sSub>
        <m:r>
          <w:del w:id="389" w:author="Zhang Li" w:date="2022-06-12T12:16:00Z">
            <m:rPr>
              <m:sty m:val="p"/>
            </m:rPr>
            <w:rPr>
              <w:rFonts w:ascii="Cambria Math" w:eastAsia="宋体" w:hAnsi="Cambria Math" w:cs="Times New Roman"/>
              <w:kern w:val="0"/>
              <w:sz w:val="24"/>
              <w:szCs w:val="24"/>
            </w:rPr>
            <m:t xml:space="preserve">= </m:t>
          </w:del>
        </m:r>
        <m:nary>
          <m:naryPr>
            <m:chr m:val="∑"/>
            <m:ctrlPr>
              <w:del w:id="390" w:author="Zhang Li" w:date="2022-06-12T12:16:00Z">
                <w:rPr>
                  <w:rFonts w:ascii="Cambria Math" w:eastAsia="宋体" w:hAnsi="Cambria Math" w:cs="Times New Roman"/>
                  <w:kern w:val="0"/>
                  <w:sz w:val="24"/>
                  <w:szCs w:val="24"/>
                </w:rPr>
              </w:del>
            </m:ctrlPr>
          </m:naryPr>
          <m:sub>
            <m:r>
              <w:del w:id="391" w:author="Zhang Li" w:date="2022-06-12T12:16:00Z">
                <w:rPr>
                  <w:rFonts w:ascii="Cambria Math" w:eastAsia="宋体" w:hAnsi="Cambria Math" w:cs="Times New Roman"/>
                  <w:kern w:val="0"/>
                  <w:sz w:val="24"/>
                  <w:szCs w:val="24"/>
                </w:rPr>
                <m:t>l</m:t>
              </w:del>
            </m:r>
            <m:r>
              <w:del w:id="392" w:author="Zhang Li" w:date="2022-06-12T12:16:00Z">
                <m:rPr>
                  <m:sty m:val="p"/>
                </m:rPr>
                <w:rPr>
                  <w:rFonts w:ascii="Cambria Math" w:eastAsia="宋体" w:hAnsi="Cambria Math" w:cs="Times New Roman"/>
                  <w:kern w:val="0"/>
                  <w:sz w:val="24"/>
                  <w:szCs w:val="24"/>
                </w:rPr>
                <m:t>=1</m:t>
              </w:del>
            </m:r>
          </m:sub>
          <m:sup>
            <m:sSub>
              <m:sSubPr>
                <m:ctrlPr>
                  <w:del w:id="393" w:author="Zhang Li" w:date="2022-06-12T12:16:00Z">
                    <w:rPr>
                      <w:rFonts w:ascii="Cambria Math" w:eastAsia="宋体" w:hAnsi="Cambria Math" w:cs="Times New Roman"/>
                      <w:kern w:val="0"/>
                      <w:sz w:val="24"/>
                      <w:szCs w:val="24"/>
                    </w:rPr>
                  </w:del>
                </m:ctrlPr>
              </m:sSubPr>
              <m:e>
                <m:r>
                  <w:del w:id="394" w:author="Zhang Li" w:date="2022-06-12T12:16:00Z">
                    <w:rPr>
                      <w:rFonts w:ascii="Cambria Math" w:eastAsia="宋体" w:hAnsi="Cambria Math" w:cs="Times New Roman"/>
                      <w:kern w:val="0"/>
                      <w:sz w:val="24"/>
                      <w:szCs w:val="24"/>
                    </w:rPr>
                    <m:t>N</m:t>
                  </w:del>
                </m:r>
              </m:e>
              <m:sub>
                <m:r>
                  <w:del w:id="395" w:author="Zhang Li" w:date="2022-06-12T12:16:00Z">
                    <w:rPr>
                      <w:rFonts w:ascii="Cambria Math" w:eastAsia="宋体" w:hAnsi="Cambria Math" w:cs="Times New Roman"/>
                      <w:kern w:val="0"/>
                      <w:sz w:val="24"/>
                      <w:szCs w:val="24"/>
                    </w:rPr>
                    <m:t>l</m:t>
                  </w:del>
                </m:r>
              </m:sub>
            </m:sSub>
          </m:sup>
          <m:e>
            <m:sSub>
              <m:sSubPr>
                <m:ctrlPr>
                  <w:del w:id="396" w:author="Zhang Li" w:date="2022-06-12T12:16:00Z">
                    <w:rPr>
                      <w:rFonts w:ascii="Cambria Math" w:eastAsia="宋体" w:hAnsi="Cambria Math" w:cs="Times New Roman"/>
                      <w:kern w:val="0"/>
                      <w:sz w:val="24"/>
                      <w:szCs w:val="24"/>
                    </w:rPr>
                  </w:del>
                </m:ctrlPr>
              </m:sSubPr>
              <m:e>
                <m:r>
                  <w:del w:id="397" w:author="Zhang Li" w:date="2022-06-12T12:16:00Z">
                    <w:rPr>
                      <w:rFonts w:ascii="Cambria Math" w:eastAsia="宋体" w:hAnsi="Cambria Math" w:cs="Times New Roman"/>
                      <w:kern w:val="0"/>
                      <w:sz w:val="24"/>
                      <w:szCs w:val="24"/>
                    </w:rPr>
                    <m:t>P</m:t>
                  </w:del>
                </m:r>
              </m:e>
              <m:sub>
                <m:r>
                  <w:del w:id="398" w:author="Zhang Li" w:date="2022-06-12T12:16:00Z">
                    <w:rPr>
                      <w:rFonts w:ascii="Cambria Math" w:eastAsia="宋体" w:hAnsi="Cambria Math" w:cs="Times New Roman"/>
                      <w:kern w:val="0"/>
                      <w:sz w:val="24"/>
                      <w:szCs w:val="24"/>
                    </w:rPr>
                    <m:t>t</m:t>
                  </w:del>
                </m:r>
              </m:sub>
            </m:sSub>
          </m:e>
        </m:nary>
        <m:sSup>
          <m:sSupPr>
            <m:ctrlPr>
              <w:del w:id="399" w:author="Zhang Li" w:date="2022-06-12T12:16:00Z">
                <w:rPr>
                  <w:rFonts w:ascii="Cambria Math" w:eastAsia="宋体" w:hAnsi="Cambria Math" w:cs="Times New Roman"/>
                  <w:kern w:val="0"/>
                  <w:sz w:val="24"/>
                  <w:szCs w:val="24"/>
                </w:rPr>
              </w:del>
            </m:ctrlPr>
          </m:sSupPr>
          <m:e>
            <m:d>
              <m:dPr>
                <m:begChr m:val="|"/>
                <m:endChr m:val="|"/>
                <m:ctrlPr>
                  <w:del w:id="400" w:author="Zhang Li" w:date="2022-06-12T12:16:00Z">
                    <w:rPr>
                      <w:rFonts w:ascii="Cambria Math" w:eastAsia="宋体" w:hAnsi="Cambria Math" w:cs="Times New Roman"/>
                      <w:kern w:val="0"/>
                      <w:sz w:val="24"/>
                      <w:szCs w:val="24"/>
                    </w:rPr>
                  </w:del>
                </m:ctrlPr>
              </m:dPr>
              <m:e>
                <m:sSub>
                  <m:sSubPr>
                    <m:ctrlPr>
                      <w:del w:id="401" w:author="Zhang Li" w:date="2022-06-12T12:16:00Z">
                        <w:rPr>
                          <w:rFonts w:ascii="Cambria Math" w:eastAsia="宋体" w:hAnsi="Cambria Math" w:cs="Times New Roman"/>
                          <w:kern w:val="0"/>
                          <w:sz w:val="24"/>
                          <w:szCs w:val="24"/>
                        </w:rPr>
                      </w:del>
                    </m:ctrlPr>
                  </m:sSubPr>
                  <m:e>
                    <m:r>
                      <w:del w:id="402" w:author="Zhang Li" w:date="2022-06-12T12:16:00Z">
                        <w:rPr>
                          <w:rFonts w:ascii="Cambria Math" w:eastAsia="宋体" w:hAnsi="Cambria Math" w:cs="Times New Roman"/>
                          <w:kern w:val="0"/>
                          <w:sz w:val="24"/>
                          <w:szCs w:val="24"/>
                        </w:rPr>
                        <m:t>H</m:t>
                      </w:del>
                    </m:r>
                  </m:e>
                  <m:sub>
                    <m:r>
                      <w:del w:id="403" w:author="Zhang Li" w:date="2022-06-12T12:16:00Z">
                        <w:rPr>
                          <w:rFonts w:ascii="Cambria Math" w:eastAsia="宋体" w:hAnsi="Cambria Math" w:cs="Times New Roman"/>
                          <w:kern w:val="0"/>
                          <w:sz w:val="24"/>
                          <w:szCs w:val="24"/>
                        </w:rPr>
                        <m:t>u</m:t>
                      </w:del>
                    </m:r>
                    <m:r>
                      <w:del w:id="404" w:author="Zhang Li" w:date="2022-06-12T12:16:00Z">
                        <m:rPr>
                          <m:sty m:val="p"/>
                        </m:rPr>
                        <w:rPr>
                          <w:rFonts w:ascii="Cambria Math" w:eastAsia="宋体" w:hAnsi="Cambria Math" w:cs="Times New Roman"/>
                          <w:kern w:val="0"/>
                          <w:sz w:val="24"/>
                          <w:szCs w:val="24"/>
                        </w:rPr>
                        <m:t>,</m:t>
                      </w:del>
                    </m:r>
                    <m:r>
                      <w:del w:id="405" w:author="Zhang Li" w:date="2022-06-12T12:16:00Z">
                        <w:rPr>
                          <w:rFonts w:ascii="Cambria Math" w:eastAsia="宋体" w:hAnsi="Cambria Math" w:cs="Times New Roman"/>
                          <w:kern w:val="0"/>
                          <w:sz w:val="24"/>
                          <w:szCs w:val="24"/>
                        </w:rPr>
                        <m:t>v</m:t>
                      </w:del>
                    </m:r>
                  </m:sub>
                </m:sSub>
              </m:e>
            </m:d>
          </m:e>
          <m:sup>
            <m:r>
              <w:del w:id="406" w:author="Zhang Li" w:date="2022-06-12T12:16:00Z">
                <m:rPr>
                  <m:sty m:val="p"/>
                </m:rPr>
                <w:rPr>
                  <w:rFonts w:ascii="Cambria Math" w:eastAsia="宋体" w:hAnsi="Cambria Math" w:cs="Times New Roman"/>
                  <w:kern w:val="0"/>
                  <w:sz w:val="24"/>
                  <w:szCs w:val="24"/>
                </w:rPr>
                <m:t>2</m:t>
              </w:del>
            </m:r>
          </m:sup>
        </m:sSup>
        <m:sSup>
          <m:sSupPr>
            <m:ctrlPr>
              <w:del w:id="407" w:author="Zhang Li" w:date="2022-06-12T12:16:00Z">
                <w:rPr>
                  <w:rFonts w:ascii="Cambria Math" w:eastAsia="宋体" w:hAnsi="Cambria Math" w:cs="Times New Roman"/>
                  <w:kern w:val="0"/>
                  <w:sz w:val="24"/>
                  <w:szCs w:val="24"/>
                </w:rPr>
              </w:del>
            </m:ctrlPr>
          </m:sSupPr>
          <m:e>
            <m:d>
              <m:dPr>
                <m:ctrlPr>
                  <w:del w:id="408" w:author="Zhang Li" w:date="2022-06-12T12:16:00Z">
                    <w:rPr>
                      <w:rFonts w:ascii="Cambria Math" w:eastAsia="宋体" w:hAnsi="Cambria Math" w:cs="Times New Roman"/>
                      <w:kern w:val="0"/>
                      <w:sz w:val="24"/>
                      <w:szCs w:val="24"/>
                    </w:rPr>
                  </w:del>
                </m:ctrlPr>
              </m:dPr>
              <m:e>
                <m:f>
                  <m:fPr>
                    <m:ctrlPr>
                      <w:del w:id="409" w:author="Zhang Li" w:date="2022-06-12T12:16:00Z">
                        <w:rPr>
                          <w:rFonts w:ascii="Cambria Math" w:eastAsia="宋体" w:hAnsi="Cambria Math" w:cs="Times New Roman"/>
                          <w:kern w:val="0"/>
                          <w:sz w:val="24"/>
                          <w:szCs w:val="24"/>
                        </w:rPr>
                      </w:del>
                    </m:ctrlPr>
                  </m:fPr>
                  <m:num>
                    <m:sSub>
                      <m:sSubPr>
                        <m:ctrlPr>
                          <w:del w:id="410" w:author="Zhang Li" w:date="2022-06-12T12:16:00Z">
                            <w:rPr>
                              <w:rFonts w:ascii="Cambria Math" w:eastAsia="宋体" w:hAnsi="Cambria Math" w:cs="Times New Roman"/>
                              <w:kern w:val="0"/>
                              <w:sz w:val="24"/>
                              <w:szCs w:val="24"/>
                            </w:rPr>
                          </w:del>
                        </m:ctrlPr>
                      </m:sSubPr>
                      <m:e>
                        <m:r>
                          <w:del w:id="411" w:author="Zhang Li" w:date="2022-06-12T12:16:00Z">
                            <w:rPr>
                              <w:rFonts w:ascii="Cambria Math" w:eastAsia="宋体" w:hAnsi="Cambria Math" w:cs="Times New Roman"/>
                              <w:kern w:val="0"/>
                              <w:sz w:val="24"/>
                              <w:szCs w:val="24"/>
                            </w:rPr>
                            <m:t>d</m:t>
                          </w:del>
                        </m:r>
                      </m:e>
                      <m:sub>
                        <m:r>
                          <w:del w:id="412" w:author="Zhang Li" w:date="2022-06-12T12:16:00Z">
                            <w:rPr>
                              <w:rFonts w:ascii="Cambria Math" w:eastAsia="宋体" w:hAnsi="Cambria Math" w:cs="Times New Roman"/>
                              <w:kern w:val="0"/>
                              <w:sz w:val="24"/>
                              <w:szCs w:val="24"/>
                            </w:rPr>
                            <m:t>u</m:t>
                          </w:del>
                        </m:r>
                        <m:r>
                          <w:del w:id="413" w:author="Zhang Li" w:date="2022-06-12T12:16:00Z">
                            <m:rPr>
                              <m:sty m:val="p"/>
                            </m:rPr>
                            <w:rPr>
                              <w:rFonts w:ascii="Cambria Math" w:eastAsia="宋体" w:hAnsi="Cambria Math" w:cs="Times New Roman"/>
                              <w:kern w:val="0"/>
                              <w:sz w:val="24"/>
                              <w:szCs w:val="24"/>
                            </w:rPr>
                            <m:t>,</m:t>
                          </w:del>
                        </m:r>
                        <m:r>
                          <w:del w:id="414" w:author="Zhang Li" w:date="2022-06-12T12:16:00Z">
                            <w:rPr>
                              <w:rFonts w:ascii="Cambria Math" w:eastAsia="宋体" w:hAnsi="Cambria Math" w:cs="Times New Roman"/>
                              <w:kern w:val="0"/>
                              <w:sz w:val="24"/>
                              <w:szCs w:val="24"/>
                            </w:rPr>
                            <m:t>v</m:t>
                          </w:del>
                        </m:r>
                      </m:sub>
                    </m:sSub>
                  </m:num>
                  <m:den>
                    <m:sSub>
                      <m:sSubPr>
                        <m:ctrlPr>
                          <w:del w:id="415" w:author="Zhang Li" w:date="2022-06-12T12:16:00Z">
                            <w:rPr>
                              <w:rFonts w:ascii="Cambria Math" w:eastAsia="宋体" w:hAnsi="Cambria Math" w:cs="Times New Roman"/>
                              <w:kern w:val="0"/>
                              <w:sz w:val="24"/>
                              <w:szCs w:val="24"/>
                            </w:rPr>
                          </w:del>
                        </m:ctrlPr>
                      </m:sSubPr>
                      <m:e>
                        <m:r>
                          <w:del w:id="416" w:author="Zhang Li" w:date="2022-06-12T12:16:00Z">
                            <w:rPr>
                              <w:rFonts w:ascii="Cambria Math" w:eastAsia="宋体" w:hAnsi="Cambria Math" w:cs="Times New Roman"/>
                              <w:kern w:val="0"/>
                              <w:sz w:val="24"/>
                              <w:szCs w:val="24"/>
                            </w:rPr>
                            <m:t>d</m:t>
                          </w:del>
                        </m:r>
                      </m:e>
                      <m:sub>
                        <m:r>
                          <w:del w:id="417" w:author="Zhang Li" w:date="2022-06-12T12:16:00Z">
                            <m:rPr>
                              <m:sty m:val="p"/>
                            </m:rPr>
                            <w:rPr>
                              <w:rFonts w:ascii="Cambria Math" w:eastAsia="宋体" w:hAnsi="Cambria Math" w:cs="Times New Roman"/>
                              <w:kern w:val="0"/>
                              <w:sz w:val="24"/>
                              <w:szCs w:val="24"/>
                            </w:rPr>
                            <m:t>0</m:t>
                          </w:del>
                        </m:r>
                      </m:sub>
                    </m:sSub>
                  </m:den>
                </m:f>
              </m:e>
            </m:d>
          </m:e>
          <m:sup>
            <m:r>
              <w:del w:id="418" w:author="Zhang Li" w:date="2022-06-12T12:16:00Z">
                <m:rPr>
                  <m:sty m:val="p"/>
                </m:rPr>
                <w:rPr>
                  <w:rFonts w:ascii="Cambria Math" w:eastAsia="宋体" w:hAnsi="Cambria Math" w:cs="Times New Roman"/>
                  <w:kern w:val="0"/>
                  <w:sz w:val="24"/>
                  <w:szCs w:val="24"/>
                </w:rPr>
                <m:t>-</m:t>
              </w:del>
            </m:r>
            <m:r>
              <w:del w:id="419" w:author="Zhang Li" w:date="2022-06-12T12:16:00Z">
                <w:rPr>
                  <w:rFonts w:ascii="Cambria Math" w:eastAsia="宋体" w:hAnsi="Cambria Math" w:cs="Times New Roman"/>
                  <w:kern w:val="0"/>
                  <w:sz w:val="24"/>
                  <w:szCs w:val="24"/>
                </w:rPr>
                <m:t>α</m:t>
              </w:del>
            </m:r>
          </m:sup>
        </m:sSup>
      </m:oMath>
      <w:del w:id="420"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421" w:author="Zhang Li" w:date="2022-06-12T12:16:00Z">
                <w:rPr>
                  <w:rFonts w:ascii="Cambria Math" w:eastAsia="宋体" w:hAnsi="Cambria Math" w:cs="Times New Roman"/>
                  <w:kern w:val="0"/>
                  <w:sz w:val="24"/>
                  <w:szCs w:val="24"/>
                </w:rPr>
              </w:del>
            </m:ctrlPr>
          </m:sSubPr>
          <m:e>
            <m:r>
              <w:del w:id="422" w:author="Zhang Li" w:date="2022-06-12T12:16:00Z">
                <w:rPr>
                  <w:rFonts w:ascii="Cambria Math" w:eastAsia="宋体" w:hAnsi="Cambria Math" w:cs="Times New Roman"/>
                  <w:kern w:val="0"/>
                  <w:sz w:val="24"/>
                  <w:szCs w:val="24"/>
                </w:rPr>
                <m:t>I</m:t>
              </w:del>
            </m:r>
          </m:e>
          <m:sub>
            <m:r>
              <w:del w:id="423" w:author="Zhang Li" w:date="2022-06-12T12:16:00Z">
                <w:rPr>
                  <w:rFonts w:ascii="Cambria Math" w:eastAsia="宋体" w:hAnsi="Cambria Math" w:cs="Times New Roman"/>
                  <w:kern w:val="0"/>
                  <w:sz w:val="24"/>
                  <w:szCs w:val="24"/>
                </w:rPr>
                <m:t>u</m:t>
              </w:del>
            </m:r>
            <m:r>
              <w:del w:id="424" w:author="Zhang Li" w:date="2022-06-12T12:16:00Z">
                <m:rPr>
                  <m:sty m:val="p"/>
                </m:rPr>
                <w:rPr>
                  <w:rFonts w:ascii="Cambria Math" w:eastAsia="宋体" w:hAnsi="Cambria Math" w:cs="Times New Roman"/>
                  <w:kern w:val="0"/>
                  <w:sz w:val="24"/>
                  <w:szCs w:val="24"/>
                </w:rPr>
                <m:t>,</m:t>
              </w:del>
            </m:r>
            <m:r>
              <w:del w:id="425" w:author="Zhang Li" w:date="2022-06-12T12:16:00Z">
                <w:rPr>
                  <w:rFonts w:ascii="Cambria Math" w:eastAsia="宋体" w:hAnsi="Cambria Math" w:cs="Times New Roman"/>
                  <w:kern w:val="0"/>
                  <w:sz w:val="24"/>
                  <w:szCs w:val="24"/>
                </w:rPr>
                <m:t>v</m:t>
              </w:del>
            </m:r>
          </m:sub>
        </m:sSub>
        <m:r>
          <w:del w:id="426" w:author="Zhang Li" w:date="2022-06-12T12:16:00Z">
            <m:rPr>
              <m:sty m:val="p"/>
            </m:rPr>
            <w:rPr>
              <w:rFonts w:ascii="Cambria Math" w:eastAsia="宋体" w:hAnsi="Cambria Math" w:cs="Times New Roman"/>
              <w:kern w:val="0"/>
              <w:sz w:val="24"/>
              <w:szCs w:val="24"/>
            </w:rPr>
            <m:t>≪</m:t>
          </w:del>
        </m:r>
        <m:sSub>
          <m:sSubPr>
            <m:ctrlPr>
              <w:del w:id="427" w:author="Zhang Li" w:date="2022-06-12T12:16:00Z">
                <w:rPr>
                  <w:rFonts w:ascii="Cambria Math" w:eastAsia="宋体" w:hAnsi="Cambria Math" w:cs="Times New Roman"/>
                  <w:kern w:val="0"/>
                  <w:sz w:val="24"/>
                  <w:szCs w:val="24"/>
                </w:rPr>
              </w:del>
            </m:ctrlPr>
          </m:sSubPr>
          <m:e>
            <m:r>
              <w:del w:id="428" w:author="Zhang Li" w:date="2022-06-12T12:16:00Z">
                <w:rPr>
                  <w:rFonts w:ascii="Cambria Math" w:eastAsia="宋体" w:hAnsi="Cambria Math" w:cs="Times New Roman"/>
                  <w:kern w:val="0"/>
                  <w:sz w:val="24"/>
                  <w:szCs w:val="24"/>
                </w:rPr>
                <m:t>P</m:t>
              </w:del>
            </m:r>
          </m:e>
          <m:sub>
            <m:r>
              <w:del w:id="429" w:author="Zhang Li" w:date="2022-06-12T12:16:00Z">
                <w:rPr>
                  <w:rFonts w:ascii="Cambria Math" w:eastAsia="宋体" w:hAnsi="Cambria Math" w:cs="Times New Roman"/>
                  <w:kern w:val="0"/>
                  <w:sz w:val="24"/>
                  <w:szCs w:val="24"/>
                </w:rPr>
                <m:t>n</m:t>
              </w:del>
            </m:r>
          </m:sub>
        </m:sSub>
      </m:oMath>
      <w:del w:id="430" w:author="Zhang Li" w:date="2022-06-12T12:16:00Z">
        <w:r w:rsidRPr="00911CF3" w:rsidDel="00911CF3">
          <w:rPr>
            <w:rFonts w:ascii="Times New Roman" w:eastAsia="宋体" w:hAnsi="Times New Roman" w:cs="Times New Roman"/>
            <w:kern w:val="0"/>
            <w:sz w:val="24"/>
            <w:szCs w:val="24"/>
          </w:rPr>
          <w:delText xml:space="preserve"> for all </w:delText>
        </w:r>
      </w:del>
      <m:oMath>
        <m:r>
          <w:del w:id="431" w:author="Zhang Li" w:date="2022-06-12T12:16:00Z">
            <w:rPr>
              <w:rFonts w:ascii="Cambria Math" w:eastAsia="宋体" w:hAnsi="Cambria Math" w:cs="Times New Roman"/>
              <w:kern w:val="0"/>
              <w:sz w:val="24"/>
              <w:szCs w:val="24"/>
            </w:rPr>
            <m:t>u</m:t>
          </w:del>
        </m:r>
        <m:r>
          <w:del w:id="432" w:author="Zhang Li" w:date="2022-06-12T12:16:00Z">
            <m:rPr>
              <m:sty m:val="p"/>
            </m:rPr>
            <w:rPr>
              <w:rFonts w:ascii="Cambria Math" w:eastAsia="宋体" w:hAnsi="Cambria Math" w:cs="Times New Roman" w:hint="eastAsia"/>
              <w:kern w:val="0"/>
              <w:sz w:val="24"/>
              <w:szCs w:val="24"/>
            </w:rPr>
            <m:t>∈</m:t>
          </w:del>
        </m:r>
        <m:r>
          <w:del w:id="433" w:author="Zhang Li" w:date="2022-06-12T12:16:00Z">
            <w:rPr>
              <w:rFonts w:ascii="Cambria Math" w:eastAsia="宋体" w:hAnsi="Cambria Math" w:cs="Times New Roman" w:hint="eastAsia"/>
              <w:kern w:val="0"/>
              <w:sz w:val="24"/>
              <w:szCs w:val="24"/>
            </w:rPr>
            <m:t>V</m:t>
          </w:del>
        </m:r>
      </m:oMath>
      <w:del w:id="434"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435"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436" w:author="Zhang Li" w:date="2022-06-12T12:16:00Z">
          <w:pPr>
            <w:spacing w:afterLines="100" w:after="312"/>
            <w:ind w:firstLine="420"/>
          </w:pPr>
        </w:pPrChange>
      </w:pPr>
      <m:oMathPara>
        <m:oMath>
          <m:r>
            <w:del w:id="437" w:author="Zhang Li" w:date="2022-06-12T12:16:00Z">
              <w:rPr>
                <w:rFonts w:ascii="Cambria Math" w:eastAsia="宋体" w:hAnsi="Cambria Math" w:cs="Times New Roman"/>
                <w:kern w:val="0"/>
                <w:sz w:val="24"/>
                <w:szCs w:val="24"/>
              </w:rPr>
              <m:t>SINR</m:t>
            </w:del>
          </m:r>
          <m:d>
            <m:dPr>
              <m:ctrlPr>
                <w:del w:id="438" w:author="Zhang Li" w:date="2022-06-12T12:16:00Z">
                  <w:rPr>
                    <w:rFonts w:ascii="Cambria Math" w:eastAsia="宋体" w:hAnsi="Cambria Math" w:cs="Times New Roman"/>
                    <w:i/>
                    <w:kern w:val="0"/>
                    <w:sz w:val="24"/>
                    <w:szCs w:val="24"/>
                  </w:rPr>
                </w:del>
              </m:ctrlPr>
            </m:dPr>
            <m:e>
              <m:r>
                <w:del w:id="439" w:author="Zhang Li" w:date="2022-06-12T12:16:00Z">
                  <w:rPr>
                    <w:rFonts w:ascii="Cambria Math" w:eastAsia="宋体" w:hAnsi="Cambria Math" w:cs="Times New Roman"/>
                    <w:kern w:val="0"/>
                    <w:sz w:val="24"/>
                    <w:szCs w:val="24"/>
                  </w:rPr>
                  <m:t>u,v</m:t>
                </w:del>
              </m:r>
            </m:e>
          </m:d>
          <m:r>
            <w:del w:id="440" w:author="Zhang Li" w:date="2022-06-12T12:16:00Z">
              <w:rPr>
                <w:rFonts w:ascii="Cambria Math" w:eastAsia="宋体" w:hAnsi="Cambria Math" w:cs="Times New Roman"/>
                <w:kern w:val="0"/>
                <w:sz w:val="24"/>
                <w:szCs w:val="24"/>
              </w:rPr>
              <m:t>≈</m:t>
            </w:del>
          </m:r>
          <m:sSup>
            <m:sSupPr>
              <m:ctrlPr>
                <w:del w:id="441" w:author="Zhang Li" w:date="2022-06-12T12:16:00Z">
                  <w:rPr>
                    <w:rFonts w:ascii="Cambria Math" w:eastAsia="宋体" w:hAnsi="Cambria Math" w:cs="Times New Roman"/>
                    <w:i/>
                    <w:kern w:val="0"/>
                    <w:sz w:val="24"/>
                    <w:szCs w:val="24"/>
                  </w:rPr>
                </w:del>
              </m:ctrlPr>
            </m:sSupPr>
            <m:e>
              <m:r>
                <w:del w:id="442" w:author="Zhang Li" w:date="2022-06-12T12:16:00Z">
                  <w:rPr>
                    <w:rFonts w:ascii="Cambria Math" w:eastAsia="宋体" w:hAnsi="Cambria Math" w:cs="Times New Roman"/>
                    <w:kern w:val="0"/>
                    <w:sz w:val="24"/>
                    <w:szCs w:val="24"/>
                  </w:rPr>
                  <m:t>10</m:t>
                </w:del>
              </m:r>
            </m:e>
            <m:sup>
              <m:f>
                <m:fPr>
                  <m:ctrlPr>
                    <w:del w:id="443" w:author="Zhang Li" w:date="2022-06-12T12:16:00Z">
                      <w:rPr>
                        <w:rFonts w:ascii="Cambria Math" w:eastAsia="宋体" w:hAnsi="Cambria Math" w:cs="Times New Roman"/>
                        <w:i/>
                        <w:kern w:val="0"/>
                        <w:sz w:val="24"/>
                        <w:szCs w:val="24"/>
                      </w:rPr>
                    </w:del>
                  </m:ctrlPr>
                </m:fPr>
                <m:num>
                  <m:r>
                    <w:del w:id="444" w:author="Zhang Li" w:date="2022-06-12T12:16:00Z">
                      <w:rPr>
                        <w:rFonts w:ascii="Cambria Math" w:eastAsia="宋体" w:hAnsi="Cambria Math" w:cs="Times New Roman"/>
                        <w:kern w:val="0"/>
                        <w:sz w:val="24"/>
                        <w:szCs w:val="24"/>
                      </w:rPr>
                      <m:t xml:space="preserve"> P</m:t>
                    </w:del>
                  </m:r>
                  <m:sSub>
                    <m:sSubPr>
                      <m:ctrlPr>
                        <w:del w:id="445" w:author="Zhang Li" w:date="2022-06-12T12:16:00Z">
                          <w:rPr>
                            <w:rFonts w:ascii="Cambria Math" w:eastAsia="宋体" w:hAnsi="Cambria Math" w:cs="Times New Roman"/>
                            <w:i/>
                            <w:kern w:val="0"/>
                            <w:sz w:val="24"/>
                            <w:szCs w:val="24"/>
                          </w:rPr>
                        </w:del>
                      </m:ctrlPr>
                    </m:sSubPr>
                    <m:e>
                      <m:r>
                        <w:del w:id="446" w:author="Zhang Li" w:date="2022-06-12T12:16:00Z">
                          <w:rPr>
                            <w:rFonts w:ascii="Cambria Math" w:eastAsia="宋体" w:hAnsi="Cambria Math" w:cs="Times New Roman"/>
                            <w:kern w:val="0"/>
                            <w:sz w:val="24"/>
                            <w:szCs w:val="24"/>
                          </w:rPr>
                          <m:t>L</m:t>
                        </w:del>
                      </m:r>
                    </m:e>
                    <m:sub>
                      <m:r>
                        <w:del w:id="447" w:author="Zhang Li" w:date="2022-06-12T12:16:00Z">
                          <w:rPr>
                            <w:rFonts w:ascii="Cambria Math" w:eastAsia="宋体" w:hAnsi="Cambria Math" w:cs="Times New Roman"/>
                            <w:kern w:val="0"/>
                            <w:sz w:val="24"/>
                            <w:szCs w:val="24"/>
                          </w:rPr>
                          <m:t>dB</m:t>
                        </w:del>
                      </m:r>
                    </m:sub>
                  </m:sSub>
                  <m:d>
                    <m:dPr>
                      <m:ctrlPr>
                        <w:del w:id="448" w:author="Zhang Li" w:date="2022-06-12T12:16:00Z">
                          <w:rPr>
                            <w:rFonts w:ascii="Cambria Math" w:eastAsia="宋体" w:hAnsi="Cambria Math" w:cs="Times New Roman"/>
                            <w:i/>
                            <w:kern w:val="0"/>
                            <w:sz w:val="24"/>
                            <w:szCs w:val="24"/>
                          </w:rPr>
                        </w:del>
                      </m:ctrlPr>
                    </m:dPr>
                    <m:e>
                      <m:sSub>
                        <m:sSubPr>
                          <m:ctrlPr>
                            <w:del w:id="449" w:author="Zhang Li" w:date="2022-06-12T12:16:00Z">
                              <w:rPr>
                                <w:rFonts w:ascii="Cambria Math" w:eastAsia="宋体" w:hAnsi="Cambria Math" w:cs="Times New Roman"/>
                                <w:i/>
                                <w:kern w:val="0"/>
                                <w:sz w:val="24"/>
                                <w:szCs w:val="24"/>
                              </w:rPr>
                            </w:del>
                          </m:ctrlPr>
                        </m:sSubPr>
                        <m:e>
                          <m:r>
                            <w:del w:id="450" w:author="Zhang Li" w:date="2022-06-12T12:16:00Z">
                              <w:rPr>
                                <w:rFonts w:ascii="Cambria Math" w:eastAsia="宋体" w:hAnsi="Cambria Math" w:cs="Times New Roman"/>
                                <w:kern w:val="0"/>
                                <w:sz w:val="24"/>
                                <w:szCs w:val="24"/>
                              </w:rPr>
                              <m:t>d</m:t>
                            </w:del>
                          </m:r>
                        </m:e>
                        <m:sub>
                          <m:r>
                            <w:del w:id="451" w:author="Zhang Li" w:date="2022-06-12T12:16:00Z">
                              <w:rPr>
                                <w:rFonts w:ascii="Cambria Math" w:eastAsia="宋体" w:hAnsi="Cambria Math" w:cs="Times New Roman"/>
                                <w:kern w:val="0"/>
                                <w:sz w:val="24"/>
                                <w:szCs w:val="24"/>
                              </w:rPr>
                              <m:t>0</m:t>
                            </w:del>
                          </m:r>
                        </m:sub>
                      </m:sSub>
                    </m:e>
                  </m:d>
                </m:num>
                <m:den>
                  <m:r>
                    <w:del w:id="452" w:author="Zhang Li" w:date="2022-06-12T12:16:00Z">
                      <w:rPr>
                        <w:rFonts w:ascii="Cambria Math" w:eastAsia="宋体" w:hAnsi="Cambria Math" w:cs="Times New Roman"/>
                        <w:kern w:val="0"/>
                        <w:sz w:val="24"/>
                        <w:szCs w:val="24"/>
                      </w:rPr>
                      <m:t>10</m:t>
                    </w:del>
                  </m:r>
                </m:den>
              </m:f>
            </m:sup>
          </m:sSup>
          <m:r>
            <w:del w:id="453" w:author="Zhang Li" w:date="2022-06-12T12:16:00Z">
              <w:rPr>
                <w:rFonts w:ascii="Cambria Math" w:eastAsia="宋体" w:hAnsi="Cambria Math" w:cs="Times New Roman"/>
                <w:kern w:val="0"/>
                <w:sz w:val="24"/>
                <w:szCs w:val="24"/>
              </w:rPr>
              <m:t xml:space="preserve">⋅  </m:t>
            </w:del>
          </m:r>
          <m:f>
            <m:fPr>
              <m:ctrlPr>
                <w:del w:id="454" w:author="Zhang Li" w:date="2022-06-12T12:16:00Z">
                  <w:rPr>
                    <w:rFonts w:ascii="Cambria Math" w:eastAsia="宋体" w:hAnsi="Cambria Math" w:cs="Times New Roman"/>
                    <w:i/>
                    <w:kern w:val="0"/>
                    <w:sz w:val="24"/>
                    <w:szCs w:val="24"/>
                  </w:rPr>
                </w:del>
              </m:ctrlPr>
            </m:fPr>
            <m:num>
              <m:sSub>
                <m:sSubPr>
                  <m:ctrlPr>
                    <w:del w:id="455" w:author="Zhang Li" w:date="2022-06-12T12:16:00Z">
                      <w:rPr>
                        <w:rFonts w:ascii="Cambria Math" w:eastAsia="宋体" w:hAnsi="Cambria Math" w:cs="Times New Roman"/>
                        <w:i/>
                        <w:kern w:val="0"/>
                        <w:sz w:val="24"/>
                        <w:szCs w:val="24"/>
                      </w:rPr>
                    </w:del>
                  </m:ctrlPr>
                </m:sSubPr>
                <m:e>
                  <m:r>
                    <w:del w:id="456" w:author="Zhang Li" w:date="2022-06-12T12:16:00Z">
                      <w:rPr>
                        <w:rFonts w:ascii="Cambria Math" w:eastAsia="宋体" w:hAnsi="Cambria Math" w:cs="Times New Roman"/>
                        <w:kern w:val="0"/>
                        <w:sz w:val="24"/>
                        <w:szCs w:val="24"/>
                      </w:rPr>
                      <m:t>P</m:t>
                    </w:del>
                  </m:r>
                </m:e>
                <m:sub>
                  <m:r>
                    <w:del w:id="457" w:author="Zhang Li" w:date="2022-06-12T12:16:00Z">
                      <w:rPr>
                        <w:rFonts w:ascii="Cambria Math" w:eastAsia="宋体" w:hAnsi="Cambria Math" w:cs="Times New Roman"/>
                        <w:kern w:val="0"/>
                        <w:sz w:val="24"/>
                        <w:szCs w:val="24"/>
                      </w:rPr>
                      <m:t>t</m:t>
                    </w:del>
                  </m:r>
                </m:sub>
              </m:sSub>
              <m:r>
                <w:del w:id="458" w:author="Zhang Li" w:date="2022-06-12T12:16:00Z">
                  <w:rPr>
                    <w:rFonts w:ascii="Cambria Math" w:eastAsia="宋体" w:hAnsi="Cambria Math" w:cs="Times New Roman"/>
                    <w:kern w:val="0"/>
                    <w:sz w:val="24"/>
                    <w:szCs w:val="24"/>
                  </w:rPr>
                  <m:t>⋅</m:t>
                </w:del>
              </m:r>
              <m:sSup>
                <m:sSupPr>
                  <m:ctrlPr>
                    <w:del w:id="459" w:author="Zhang Li" w:date="2022-06-12T12:16:00Z">
                      <w:rPr>
                        <w:rFonts w:ascii="Cambria Math" w:eastAsia="宋体" w:hAnsi="Cambria Math" w:cs="Times New Roman"/>
                        <w:i/>
                        <w:kern w:val="0"/>
                        <w:sz w:val="24"/>
                        <w:szCs w:val="24"/>
                      </w:rPr>
                    </w:del>
                  </m:ctrlPr>
                </m:sSupPr>
                <m:e>
                  <m:d>
                    <m:dPr>
                      <m:begChr m:val="|"/>
                      <m:endChr m:val="|"/>
                      <m:ctrlPr>
                        <w:del w:id="460" w:author="Zhang Li" w:date="2022-06-12T12:16:00Z">
                          <w:rPr>
                            <w:rFonts w:ascii="Cambria Math" w:eastAsia="宋体" w:hAnsi="Cambria Math" w:cs="Times New Roman"/>
                            <w:i/>
                            <w:kern w:val="0"/>
                            <w:sz w:val="24"/>
                            <w:szCs w:val="24"/>
                          </w:rPr>
                        </w:del>
                      </m:ctrlPr>
                    </m:dPr>
                    <m:e>
                      <m:sSub>
                        <m:sSubPr>
                          <m:ctrlPr>
                            <w:del w:id="461" w:author="Zhang Li" w:date="2022-06-12T12:16:00Z">
                              <w:rPr>
                                <w:rFonts w:ascii="Cambria Math" w:eastAsia="宋体" w:hAnsi="Cambria Math" w:cs="Times New Roman"/>
                                <w:i/>
                                <w:kern w:val="0"/>
                                <w:sz w:val="24"/>
                                <w:szCs w:val="24"/>
                              </w:rPr>
                            </w:del>
                          </m:ctrlPr>
                        </m:sSubPr>
                        <m:e>
                          <m:r>
                            <w:del w:id="462" w:author="Zhang Li" w:date="2022-06-12T12:16:00Z">
                              <w:rPr>
                                <w:rFonts w:ascii="Cambria Math" w:eastAsia="宋体" w:hAnsi="Cambria Math" w:cs="Times New Roman"/>
                                <w:kern w:val="0"/>
                                <w:sz w:val="24"/>
                                <w:szCs w:val="24"/>
                              </w:rPr>
                              <m:t>H</m:t>
                            </w:del>
                          </m:r>
                        </m:e>
                        <m:sub>
                          <m:r>
                            <w:del w:id="463" w:author="Zhang Li" w:date="2022-06-12T12:16:00Z">
                              <w:rPr>
                                <w:rFonts w:ascii="Cambria Math" w:eastAsia="宋体" w:hAnsi="Cambria Math" w:cs="Times New Roman"/>
                                <w:kern w:val="0"/>
                                <w:sz w:val="24"/>
                                <w:szCs w:val="24"/>
                              </w:rPr>
                              <m:t>u,v</m:t>
                            </w:del>
                          </m:r>
                        </m:sub>
                      </m:sSub>
                    </m:e>
                  </m:d>
                </m:e>
                <m:sup>
                  <m:r>
                    <w:del w:id="464" w:author="Zhang Li" w:date="2022-06-12T12:16:00Z">
                      <w:rPr>
                        <w:rFonts w:ascii="Cambria Math" w:eastAsia="宋体" w:hAnsi="Cambria Math" w:cs="Times New Roman"/>
                        <w:kern w:val="0"/>
                        <w:sz w:val="24"/>
                        <w:szCs w:val="24"/>
                      </w:rPr>
                      <m:t>2</m:t>
                    </w:del>
                  </m:r>
                </m:sup>
              </m:sSup>
            </m:num>
            <m:den>
              <m:sSub>
                <m:sSubPr>
                  <m:ctrlPr>
                    <w:del w:id="465" w:author="Zhang Li" w:date="2022-06-12T12:16:00Z">
                      <w:rPr>
                        <w:rFonts w:ascii="Cambria Math" w:eastAsia="宋体" w:hAnsi="Cambria Math" w:cs="Times New Roman"/>
                        <w:i/>
                        <w:kern w:val="0"/>
                        <w:sz w:val="24"/>
                        <w:szCs w:val="24"/>
                      </w:rPr>
                    </w:del>
                  </m:ctrlPr>
                </m:sSubPr>
                <m:e>
                  <m:r>
                    <w:del w:id="466" w:author="Zhang Li" w:date="2022-06-12T12:16:00Z">
                      <w:rPr>
                        <w:rFonts w:ascii="Cambria Math" w:eastAsia="宋体" w:hAnsi="Cambria Math" w:cs="Times New Roman"/>
                        <w:kern w:val="0"/>
                        <w:sz w:val="24"/>
                        <w:szCs w:val="24"/>
                      </w:rPr>
                      <m:t>P</m:t>
                    </w:del>
                  </m:r>
                </m:e>
                <m:sub>
                  <m:r>
                    <w:del w:id="467" w:author="Zhang Li" w:date="2022-06-12T12:16:00Z">
                      <w:rPr>
                        <w:rFonts w:ascii="Cambria Math" w:eastAsia="宋体" w:hAnsi="Cambria Math" w:cs="Times New Roman"/>
                        <w:kern w:val="0"/>
                        <w:sz w:val="24"/>
                        <w:szCs w:val="24"/>
                      </w:rPr>
                      <m:t>n</m:t>
                    </w:del>
                  </m:r>
                </m:sub>
              </m:sSub>
            </m:den>
          </m:f>
          <m:r>
            <w:del w:id="468" w:author="Zhang Li" w:date="2022-06-12T12:16:00Z">
              <w:rPr>
                <w:rFonts w:ascii="Cambria Math" w:eastAsia="宋体" w:hAnsi="Cambria Math" w:cs="Times New Roman"/>
                <w:kern w:val="0"/>
                <w:sz w:val="24"/>
                <w:szCs w:val="24"/>
              </w:rPr>
              <m:t>⋅</m:t>
            </w:del>
          </m:r>
          <m:sSup>
            <m:sSupPr>
              <m:ctrlPr>
                <w:del w:id="469" w:author="Zhang Li" w:date="2022-06-12T12:16:00Z">
                  <w:rPr>
                    <w:rFonts w:ascii="Cambria Math" w:eastAsia="宋体" w:hAnsi="Cambria Math" w:cs="Times New Roman"/>
                    <w:i/>
                    <w:kern w:val="0"/>
                    <w:sz w:val="24"/>
                    <w:szCs w:val="24"/>
                  </w:rPr>
                </w:del>
              </m:ctrlPr>
            </m:sSupPr>
            <m:e>
              <m:d>
                <m:dPr>
                  <m:ctrlPr>
                    <w:del w:id="470" w:author="Zhang Li" w:date="2022-06-12T12:16:00Z">
                      <w:rPr>
                        <w:rFonts w:ascii="Cambria Math" w:eastAsia="宋体" w:hAnsi="Cambria Math" w:cs="Times New Roman"/>
                        <w:i/>
                        <w:kern w:val="0"/>
                        <w:sz w:val="24"/>
                        <w:szCs w:val="24"/>
                      </w:rPr>
                    </w:del>
                  </m:ctrlPr>
                </m:dPr>
                <m:e>
                  <m:f>
                    <m:fPr>
                      <m:ctrlPr>
                        <w:del w:id="471" w:author="Zhang Li" w:date="2022-06-12T12:16:00Z">
                          <w:rPr>
                            <w:rFonts w:ascii="Cambria Math" w:eastAsia="宋体" w:hAnsi="Cambria Math" w:cs="Times New Roman"/>
                            <w:i/>
                            <w:kern w:val="0"/>
                            <w:sz w:val="24"/>
                            <w:szCs w:val="24"/>
                          </w:rPr>
                        </w:del>
                      </m:ctrlPr>
                    </m:fPr>
                    <m:num>
                      <m:sSub>
                        <m:sSubPr>
                          <m:ctrlPr>
                            <w:del w:id="472" w:author="Zhang Li" w:date="2022-06-12T12:16:00Z">
                              <w:rPr>
                                <w:rFonts w:ascii="Cambria Math" w:eastAsia="宋体" w:hAnsi="Cambria Math" w:cs="Times New Roman"/>
                                <w:i/>
                                <w:kern w:val="0"/>
                                <w:sz w:val="24"/>
                                <w:szCs w:val="24"/>
                              </w:rPr>
                            </w:del>
                          </m:ctrlPr>
                        </m:sSubPr>
                        <m:e>
                          <m:r>
                            <w:del w:id="473" w:author="Zhang Li" w:date="2022-06-12T12:16:00Z">
                              <w:rPr>
                                <w:rFonts w:ascii="Cambria Math" w:eastAsia="宋体" w:hAnsi="Cambria Math" w:cs="Times New Roman"/>
                                <w:kern w:val="0"/>
                                <w:sz w:val="24"/>
                                <w:szCs w:val="24"/>
                              </w:rPr>
                              <m:t>d</m:t>
                            </w:del>
                          </m:r>
                        </m:e>
                        <m:sub>
                          <m:r>
                            <w:del w:id="474" w:author="Zhang Li" w:date="2022-06-12T12:16:00Z">
                              <w:rPr>
                                <w:rFonts w:ascii="Cambria Math" w:eastAsia="宋体" w:hAnsi="Cambria Math" w:cs="Times New Roman"/>
                                <w:kern w:val="0"/>
                                <w:sz w:val="24"/>
                                <w:szCs w:val="24"/>
                              </w:rPr>
                              <m:t>u,v</m:t>
                            </w:del>
                          </m:r>
                        </m:sub>
                      </m:sSub>
                    </m:num>
                    <m:den>
                      <m:sSub>
                        <m:sSubPr>
                          <m:ctrlPr>
                            <w:del w:id="475" w:author="Zhang Li" w:date="2022-06-12T12:16:00Z">
                              <w:rPr>
                                <w:rFonts w:ascii="Cambria Math" w:eastAsia="宋体" w:hAnsi="Cambria Math" w:cs="Times New Roman"/>
                                <w:i/>
                                <w:kern w:val="0"/>
                                <w:sz w:val="24"/>
                                <w:szCs w:val="24"/>
                              </w:rPr>
                            </w:del>
                          </m:ctrlPr>
                        </m:sSubPr>
                        <m:e>
                          <m:r>
                            <w:del w:id="476" w:author="Zhang Li" w:date="2022-06-12T12:16:00Z">
                              <w:rPr>
                                <w:rFonts w:ascii="Cambria Math" w:eastAsia="宋体" w:hAnsi="Cambria Math" w:cs="Times New Roman"/>
                                <w:kern w:val="0"/>
                                <w:sz w:val="24"/>
                                <w:szCs w:val="24"/>
                              </w:rPr>
                              <m:t>d</m:t>
                            </w:del>
                          </m:r>
                        </m:e>
                        <m:sub>
                          <m:r>
                            <w:del w:id="477" w:author="Zhang Li" w:date="2022-06-12T12:16:00Z">
                              <w:rPr>
                                <w:rFonts w:ascii="Cambria Math" w:eastAsia="宋体" w:hAnsi="Cambria Math" w:cs="Times New Roman"/>
                                <w:kern w:val="0"/>
                                <w:sz w:val="24"/>
                                <w:szCs w:val="24"/>
                              </w:rPr>
                              <m:t>0</m:t>
                            </w:del>
                          </m:r>
                        </m:sub>
                      </m:sSub>
                    </m:den>
                  </m:f>
                </m:e>
              </m:d>
            </m:e>
            <m:sup>
              <m:r>
                <w:del w:id="478"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479" w:author="Zhang Li" w:date="2022-06-12T12:17:00Z">
        <w:r w:rsidDel="00F75717">
          <w:rPr>
            <w:rFonts w:ascii="Times New Roman" w:eastAsia="宋体" w:hAnsi="Times New Roman" w:cs="Times New Roman"/>
            <w:kern w:val="0"/>
            <w:sz w:val="24"/>
            <w:szCs w:val="24"/>
          </w:rPr>
          <w:delText>.</w:delText>
        </w:r>
      </w:del>
      <w:ins w:id="480" w:author="Zhang Li" w:date="2022-06-12T12:17:00Z">
        <w:r w:rsidR="00F75717">
          <w:rPr>
            <w:rFonts w:ascii="Times New Roman" w:eastAsia="宋体" w:hAnsi="Times New Roman" w:cs="Times New Roman"/>
            <w:kern w:val="0"/>
            <w:sz w:val="24"/>
            <w:szCs w:val="24"/>
          </w:rPr>
          <w:t>:</w:t>
        </w:r>
      </w:ins>
    </w:p>
    <w:p w14:paraId="0BA85BB4" w14:textId="16ACAE44" w:rsidR="00F75717" w:rsidRDefault="00475216"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481" w:author="Zhang Li" w:date="2022-06-12T12:17:00Z">
                      <w:rPr>
                        <w:rFonts w:ascii="Cambria Math" w:eastAsia="宋体" w:hAnsi="Cambria Math" w:cs="Times New Roman"/>
                        <w:kern w:val="0"/>
                        <w:sz w:val="24"/>
                        <w:szCs w:val="24"/>
                      </w:rPr>
                      <m:t>β</m:t>
                    </w:ins>
                  </m:r>
                  <m:r>
                    <w:del w:id="482" w:author="Zhang Li" w:date="2022-06-12T12:17:00Z">
                      <w:rPr>
                        <w:rFonts w:ascii="Cambria Math" w:eastAsia="宋体" w:hAnsi="Cambria Math" w:cs="Times New Roman"/>
                        <w:kern w:val="0"/>
                        <w:sz w:val="24"/>
                        <w:szCs w:val="24"/>
                      </w:rPr>
                      <m:t>SINR</m:t>
                    </w:del>
                  </m:r>
                  <m:d>
                    <m:dPr>
                      <m:ctrlPr>
                        <w:del w:id="483" w:author="Zhang Li" w:date="2022-06-12T12:17:00Z">
                          <w:rPr>
                            <w:rFonts w:ascii="Cambria Math" w:eastAsia="宋体" w:hAnsi="Cambria Math" w:cs="Times New Roman"/>
                            <w:i/>
                            <w:kern w:val="0"/>
                            <w:sz w:val="24"/>
                            <w:szCs w:val="24"/>
                          </w:rPr>
                        </w:del>
                      </m:ctrlPr>
                    </m:dPr>
                    <m:e>
                      <m:r>
                        <w:del w:id="484"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73D6576F"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485" w:author="Zhang Li" w:date="2022-06-12T12:18:00Z">
            <w:rPr>
              <w:rFonts w:ascii="Cambria Math" w:eastAsia="宋体" w:hAnsi="Cambria Math" w:cs="Times New Roman"/>
              <w:kern w:val="0"/>
              <w:sz w:val="24"/>
              <w:szCs w:val="24"/>
            </w:rPr>
            <m:t>β</m:t>
          </w:ins>
        </m:r>
        <m:r>
          <w:del w:id="486" w:author="Zhang Li" w:date="2022-06-12T12:18:00Z">
            <w:rPr>
              <w:rFonts w:ascii="Cambria Math" w:eastAsia="宋体" w:hAnsi="Cambria Math" w:cs="Times New Roman"/>
              <w:kern w:val="0"/>
              <w:sz w:val="24"/>
              <w:szCs w:val="24"/>
            </w:rPr>
            <m:t>SINR</m:t>
          </w:del>
        </m:r>
        <m:d>
          <m:dPr>
            <m:ctrlPr>
              <w:del w:id="487" w:author="Zhang Li" w:date="2022-06-12T12:18:00Z">
                <w:rPr>
                  <w:rFonts w:ascii="Cambria Math" w:eastAsia="宋体" w:hAnsi="Cambria Math" w:cs="Times New Roman"/>
                  <w:i/>
                  <w:kern w:val="0"/>
                  <w:sz w:val="24"/>
                  <w:szCs w:val="24"/>
                </w:rPr>
              </w:del>
            </m:ctrlPr>
          </m:dPr>
          <m:e>
            <m:r>
              <w:del w:id="488"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489"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490"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ins w:id="491" w:author="Zhang Li" w:date="2022-06-12T12:19:00Z">
            <w:rPr>
              <w:rFonts w:ascii="Cambria Math" w:eastAsia="宋体" w:hAnsi="Cambria Math" w:cs="Times New Roman"/>
              <w:kern w:val="0"/>
              <w:sz w:val="24"/>
              <w:szCs w:val="24"/>
            </w:rPr>
            <m:t>u</m:t>
          </w:ins>
        </m:r>
      </m:oMath>
      <w:ins w:id="492" w:author="Zhang Li" w:date="2022-06-12T12:1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w:ins>
      <m:oMath>
        <m:r>
          <w:ins w:id="493" w:author="Zhang Li" w:date="2022-06-12T12:19:00Z">
            <w:rPr>
              <w:rFonts w:ascii="Cambria Math" w:eastAsia="宋体" w:hAnsi="Cambria Math" w:cs="Times New Roman"/>
              <w:kern w:val="0"/>
              <w:sz w:val="24"/>
              <w:szCs w:val="24"/>
            </w:rPr>
            <m:t>v</m:t>
          </w:ins>
        </m:r>
        <m:r>
          <w:del w:id="494" w:author="Zhang Li" w:date="2022-06-12T12:19:00Z">
            <w:rPr>
              <w:rFonts w:ascii="Cambria Math" w:eastAsia="宋体" w:hAnsi="Cambria Math" w:cs="Times New Roman"/>
              <w:kern w:val="0"/>
              <w:sz w:val="24"/>
              <w:szCs w:val="24"/>
            </w:rPr>
            <m:t>Nod</m:t>
          </w:del>
        </m:r>
        <m:sSub>
          <m:sSubPr>
            <m:ctrlPr>
              <w:del w:id="495" w:author="Zhang Li" w:date="2022-06-12T12:19:00Z">
                <w:rPr>
                  <w:rFonts w:ascii="Cambria Math" w:eastAsia="宋体" w:hAnsi="Cambria Math" w:cs="Times New Roman"/>
                  <w:i/>
                  <w:kern w:val="0"/>
                  <w:sz w:val="24"/>
                  <w:szCs w:val="24"/>
                </w:rPr>
              </w:del>
            </m:ctrlPr>
          </m:sSubPr>
          <m:e>
            <m:r>
              <w:del w:id="496" w:author="Zhang Li" w:date="2022-06-12T12:19:00Z">
                <w:rPr>
                  <w:rFonts w:ascii="Cambria Math" w:eastAsia="宋体" w:hAnsi="Cambria Math" w:cs="Times New Roman"/>
                  <w:kern w:val="0"/>
                  <w:sz w:val="24"/>
                  <w:szCs w:val="24"/>
                </w:rPr>
                <m:t>e</m:t>
              </w:del>
            </m:r>
          </m:e>
          <m:sub>
            <m:r>
              <w:del w:id="497" w:author="Zhang Li" w:date="2022-06-12T12:19:00Z">
                <w:rPr>
                  <w:rFonts w:ascii="Cambria Math" w:eastAsia="宋体" w:hAnsi="Cambria Math" w:cs="Times New Roman"/>
                  <w:kern w:val="0"/>
                  <w:sz w:val="24"/>
                  <w:szCs w:val="24"/>
                </w:rPr>
                <m:t>u</m:t>
              </w:del>
            </m:r>
          </m:sub>
        </m:sSub>
      </m:oMath>
      <w:del w:id="498"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499" w:author="Zhang Li" w:date="2022-06-12T12:19:00Z">
            <w:rPr>
              <w:rFonts w:ascii="Cambria Math" w:eastAsia="宋体" w:hAnsi="Cambria Math" w:cs="Times New Roman"/>
              <w:kern w:val="0"/>
              <w:sz w:val="24"/>
              <w:szCs w:val="24"/>
            </w:rPr>
            <m:t>Nod</m:t>
          </w:del>
        </m:r>
        <m:sSub>
          <m:sSubPr>
            <m:ctrlPr>
              <w:del w:id="500" w:author="Zhang Li" w:date="2022-06-12T12:19:00Z">
                <w:rPr>
                  <w:rFonts w:ascii="Cambria Math" w:eastAsia="宋体" w:hAnsi="Cambria Math" w:cs="Times New Roman"/>
                  <w:i/>
                  <w:kern w:val="0"/>
                  <w:sz w:val="24"/>
                  <w:szCs w:val="24"/>
                </w:rPr>
              </w:del>
            </m:ctrlPr>
          </m:sSubPr>
          <m:e>
            <m:r>
              <w:del w:id="501" w:author="Zhang Li" w:date="2022-06-12T12:19:00Z">
                <w:rPr>
                  <w:rFonts w:ascii="Cambria Math" w:eastAsia="宋体" w:hAnsi="Cambria Math" w:cs="Times New Roman"/>
                  <w:kern w:val="0"/>
                  <w:sz w:val="24"/>
                  <w:szCs w:val="24"/>
                </w:rPr>
                <m:t>e</m:t>
              </w:del>
            </m:r>
          </m:e>
          <m:sub>
            <m:r>
              <w:del w:id="502"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ins w:id="503" w:author="Zhang Li" w:date="2022-06-12T12:20:00Z">
                <w:rPr>
                  <w:rFonts w:ascii="Cambria Math" w:eastAsia="宋体" w:hAnsi="Cambria Math" w:cs="Times New Roman"/>
                  <w:i/>
                  <w:kern w:val="0"/>
                  <w:sz w:val="24"/>
                  <w:szCs w:val="24"/>
                </w:rPr>
              </w:ins>
            </m:ctrlPr>
          </m:sSupPr>
          <m:e>
            <m:d>
              <m:dPr>
                <m:begChr m:val="|"/>
                <m:endChr m:val="|"/>
                <m:ctrlPr>
                  <w:ins w:id="504" w:author="Zhang Li" w:date="2022-06-12T12:20:00Z">
                    <w:rPr>
                      <w:rFonts w:ascii="Cambria Math" w:eastAsia="宋体" w:hAnsi="Cambria Math" w:cs="Times New Roman"/>
                      <w:i/>
                      <w:kern w:val="0"/>
                      <w:sz w:val="24"/>
                      <w:szCs w:val="24"/>
                    </w:rPr>
                  </w:ins>
                </m:ctrlPr>
              </m:dPr>
              <m:e>
                <m:sSub>
                  <m:sSubPr>
                    <m:ctrlPr>
                      <w:ins w:id="505" w:author="Zhang Li" w:date="2022-06-12T12:20:00Z">
                        <w:rPr>
                          <w:rFonts w:ascii="Cambria Math" w:eastAsia="宋体" w:hAnsi="Cambria Math" w:cs="Times New Roman"/>
                          <w:i/>
                          <w:kern w:val="0"/>
                          <w:sz w:val="24"/>
                          <w:szCs w:val="24"/>
                        </w:rPr>
                      </w:ins>
                    </m:ctrlPr>
                  </m:sSubPr>
                  <m:e>
                    <m:r>
                      <w:ins w:id="506" w:author="Zhang Li" w:date="2022-06-12T12:20:00Z">
                        <w:rPr>
                          <w:rFonts w:ascii="Cambria Math" w:eastAsia="宋体" w:hAnsi="Cambria Math" w:cs="Times New Roman"/>
                          <w:kern w:val="0"/>
                          <w:sz w:val="24"/>
                          <w:szCs w:val="24"/>
                        </w:rPr>
                        <m:t>H</m:t>
                      </w:ins>
                    </m:r>
                  </m:e>
                  <m:sub>
                    <m:r>
                      <w:ins w:id="507" w:author="Zhang Li" w:date="2022-06-12T12:20:00Z">
                        <w:rPr>
                          <w:rFonts w:ascii="Cambria Math" w:eastAsia="宋体" w:hAnsi="Cambria Math" w:cs="Times New Roman"/>
                          <w:kern w:val="0"/>
                          <w:sz w:val="24"/>
                          <w:szCs w:val="24"/>
                        </w:rPr>
                        <m:t>u,v</m:t>
                      </w:ins>
                    </m:r>
                  </m:sub>
                </m:sSub>
              </m:e>
            </m:d>
          </m:e>
          <m:sup>
            <m:r>
              <w:ins w:id="508" w:author="Zhang Li" w:date="2022-06-12T12:20:00Z">
                <w:rPr>
                  <w:rFonts w:ascii="Cambria Math" w:eastAsia="宋体" w:hAnsi="Cambria Math" w:cs="Times New Roman"/>
                  <w:kern w:val="0"/>
                  <w:sz w:val="24"/>
                  <w:szCs w:val="24"/>
                </w:rPr>
                <m:t>2</m:t>
              </w:ins>
            </m:r>
          </m:sup>
        </m:sSup>
        <m:sSub>
          <m:sSubPr>
            <m:ctrlPr>
              <w:del w:id="509" w:author="Zhang Li" w:date="2022-06-12T12:20:00Z">
                <w:rPr>
                  <w:rFonts w:ascii="Cambria Math" w:eastAsia="宋体" w:hAnsi="Cambria Math" w:cs="Times New Roman"/>
                  <w:i/>
                  <w:kern w:val="0"/>
                  <w:sz w:val="24"/>
                  <w:szCs w:val="24"/>
                </w:rPr>
              </w:del>
            </m:ctrlPr>
          </m:sSubPr>
          <m:e>
            <m:r>
              <w:del w:id="510" w:author="Zhang Li" w:date="2022-06-12T12:20:00Z">
                <w:rPr>
                  <w:rFonts w:ascii="Cambria Math" w:eastAsia="宋体" w:hAnsi="Cambria Math" w:cs="Times New Roman"/>
                  <w:kern w:val="0"/>
                  <w:sz w:val="24"/>
                  <w:szCs w:val="24"/>
                </w:rPr>
                <m:t>H</m:t>
              </w:del>
            </m:r>
          </m:e>
          <m:sub>
            <m:r>
              <w:del w:id="511"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ins w:id="512" w:author="Zhang Li" w:date="2022-06-12T12:20:00Z">
            <w:rPr>
              <w:rFonts w:ascii="Cambria Math" w:eastAsia="宋体" w:hAnsi="Cambria Math" w:cs="Times New Roman"/>
              <w:kern w:val="0"/>
              <w:sz w:val="24"/>
              <w:szCs w:val="24"/>
            </w:rPr>
            <m:t>u</m:t>
          </w:ins>
        </m:r>
      </m:oMath>
      <w:ins w:id="513"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514" w:author="Zhang Li" w:date="2022-06-12T12:20:00Z">
            <w:rPr>
              <w:rFonts w:ascii="Cambria Math" w:eastAsia="宋体" w:hAnsi="Cambria Math" w:cs="Times New Roman"/>
              <w:kern w:val="0"/>
              <w:sz w:val="24"/>
              <w:szCs w:val="24"/>
            </w:rPr>
            <m:t>v</m:t>
          </w:ins>
        </m:r>
        <m:r>
          <w:del w:id="515" w:author="Zhang Li" w:date="2022-06-12T12:20:00Z">
            <w:rPr>
              <w:rFonts w:ascii="Cambria Math" w:eastAsia="宋体" w:hAnsi="Cambria Math" w:cs="Times New Roman" w:hint="eastAsia"/>
              <w:kern w:val="0"/>
              <w:sz w:val="24"/>
              <w:szCs w:val="24"/>
            </w:rPr>
            <m:t>Nod</m:t>
          </w:del>
        </m:r>
        <m:sSub>
          <m:sSubPr>
            <m:ctrlPr>
              <w:del w:id="516" w:author="Zhang Li" w:date="2022-06-12T12:20:00Z">
                <w:rPr>
                  <w:rFonts w:ascii="Cambria Math" w:eastAsia="宋体" w:hAnsi="Cambria Math" w:cs="Times New Roman"/>
                  <w:kern w:val="0"/>
                  <w:sz w:val="24"/>
                  <w:szCs w:val="24"/>
                </w:rPr>
              </w:del>
            </m:ctrlPr>
          </m:sSubPr>
          <m:e>
            <m:r>
              <w:del w:id="517" w:author="Zhang Li" w:date="2022-06-12T12:20:00Z">
                <w:rPr>
                  <w:rFonts w:ascii="Cambria Math" w:eastAsia="宋体" w:hAnsi="Cambria Math" w:cs="Times New Roman" w:hint="eastAsia"/>
                  <w:kern w:val="0"/>
                  <w:sz w:val="24"/>
                  <w:szCs w:val="24"/>
                </w:rPr>
                <m:t>e</m:t>
              </w:del>
            </m:r>
            <m:ctrlPr>
              <w:del w:id="518" w:author="Zhang Li" w:date="2022-06-12T12:20:00Z">
                <w:rPr>
                  <w:rFonts w:ascii="Cambria Math" w:eastAsia="宋体" w:hAnsi="Cambria Math" w:cs="Times New Roman" w:hint="eastAsia"/>
                  <w:kern w:val="0"/>
                  <w:sz w:val="24"/>
                  <w:szCs w:val="24"/>
                </w:rPr>
              </w:del>
            </m:ctrlPr>
          </m:e>
          <m:sub>
            <m:r>
              <w:del w:id="519" w:author="Zhang Li" w:date="2022-06-12T12:20:00Z">
                <w:rPr>
                  <w:rFonts w:ascii="Cambria Math" w:eastAsia="宋体" w:hAnsi="Cambria Math" w:cs="Times New Roman"/>
                  <w:kern w:val="0"/>
                  <w:sz w:val="24"/>
                  <w:szCs w:val="24"/>
                </w:rPr>
                <m:t>u</m:t>
              </w:del>
            </m:r>
          </m:sub>
        </m:sSub>
      </m:oMath>
      <w:del w:id="520"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521" w:author="Zhang Li" w:date="2022-06-12T12:20:00Z">
            <w:rPr>
              <w:rFonts w:ascii="Cambria Math" w:eastAsia="宋体" w:hAnsi="Cambria Math" w:cs="Times New Roman"/>
              <w:kern w:val="0"/>
              <w:sz w:val="24"/>
              <w:szCs w:val="24"/>
            </w:rPr>
            <m:t>Nod</m:t>
          </w:del>
        </m:r>
        <m:sSub>
          <m:sSubPr>
            <m:ctrlPr>
              <w:del w:id="522" w:author="Zhang Li" w:date="2022-06-12T12:20:00Z">
                <w:rPr>
                  <w:rFonts w:ascii="Cambria Math" w:eastAsia="宋体" w:hAnsi="Cambria Math" w:cs="Times New Roman"/>
                  <w:kern w:val="0"/>
                  <w:sz w:val="24"/>
                  <w:szCs w:val="24"/>
                </w:rPr>
              </w:del>
            </m:ctrlPr>
          </m:sSubPr>
          <m:e>
            <m:r>
              <w:del w:id="523" w:author="Zhang Li" w:date="2022-06-12T12:20:00Z">
                <w:rPr>
                  <w:rFonts w:ascii="Cambria Math" w:eastAsia="宋体" w:hAnsi="Cambria Math" w:cs="Times New Roman"/>
                  <w:kern w:val="0"/>
                  <w:sz w:val="24"/>
                  <w:szCs w:val="24"/>
                </w:rPr>
                <m:t>e</m:t>
              </w:del>
            </m:r>
          </m:e>
          <m:sub>
            <m:r>
              <w:del w:id="524"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525"/>
    <w:p w14:paraId="3FCDD6CE" w14:textId="77777777" w:rsidR="00F75717" w:rsidRPr="007D4019" w:rsidRDefault="00475216" w:rsidP="00F75717">
      <w:pPr>
        <w:spacing w:afterLines="100" w:after="312"/>
        <w:rPr>
          <w:ins w:id="526" w:author="Zhang Li" w:date="2022-06-12T12:21:00Z"/>
          <w:rFonts w:ascii="Times New Roman" w:eastAsia="宋体" w:hAnsi="Times New Roman" w:cs="Times New Roman"/>
          <w:kern w:val="0"/>
          <w:sz w:val="24"/>
          <w:szCs w:val="24"/>
        </w:rPr>
      </w:pPr>
      <m:oMathPara>
        <m:oMath>
          <m:sSub>
            <m:sSubPr>
              <m:ctrlPr>
                <w:ins w:id="527" w:author="Zhang Li" w:date="2022-06-12T12:21:00Z">
                  <w:rPr>
                    <w:rFonts w:ascii="Cambria Math" w:eastAsia="宋体" w:hAnsi="Cambria Math" w:cs="Times New Roman"/>
                    <w:i/>
                    <w:kern w:val="0"/>
                    <w:sz w:val="24"/>
                    <w:szCs w:val="24"/>
                  </w:rPr>
                </w:ins>
              </m:ctrlPr>
            </m:sSubPr>
            <m:e>
              <m:r>
                <w:ins w:id="528" w:author="Zhang Li" w:date="2022-06-12T12:21:00Z">
                  <w:rPr>
                    <w:rFonts w:ascii="Cambria Math" w:eastAsia="宋体" w:hAnsi="Cambria Math" w:cs="Times New Roman"/>
                    <w:kern w:val="0"/>
                    <w:sz w:val="24"/>
                    <w:szCs w:val="24"/>
                  </w:rPr>
                  <m:t>ϵ</m:t>
                </w:ins>
              </m:r>
            </m:e>
            <m:sub>
              <m:r>
                <w:ins w:id="529" w:author="Zhang Li" w:date="2022-06-12T12:21:00Z">
                  <w:rPr>
                    <w:rFonts w:ascii="Cambria Math" w:eastAsia="宋体" w:hAnsi="Cambria Math" w:cs="Times New Roman"/>
                    <w:kern w:val="0"/>
                    <w:sz w:val="24"/>
                    <w:szCs w:val="24"/>
                  </w:rPr>
                  <m:t>u,v</m:t>
                </w:ins>
              </m:r>
            </m:sub>
          </m:sSub>
          <m:r>
            <w:ins w:id="530" w:author="Zhang Li" w:date="2022-06-12T12:21:00Z">
              <w:rPr>
                <w:rFonts w:ascii="Cambria Math" w:eastAsia="宋体" w:hAnsi="Cambria Math" w:cs="Times New Roman"/>
                <w:kern w:val="0"/>
                <w:sz w:val="24"/>
                <w:szCs w:val="24"/>
              </w:rPr>
              <m:t>=</m:t>
            </w:ins>
          </m:r>
          <m:func>
            <m:funcPr>
              <m:ctrlPr>
                <w:ins w:id="531" w:author="Zhang Li" w:date="2022-06-12T12:21:00Z">
                  <w:rPr>
                    <w:rFonts w:ascii="Cambria Math" w:eastAsia="宋体" w:hAnsi="Cambria Math" w:cs="Times New Roman"/>
                    <w:i/>
                    <w:kern w:val="0"/>
                    <w:sz w:val="24"/>
                    <w:szCs w:val="24"/>
                  </w:rPr>
                </w:ins>
              </m:ctrlPr>
            </m:funcPr>
            <m:fName>
              <m:r>
                <w:ins w:id="532" w:author="Zhang Li" w:date="2022-06-12T12:21:00Z">
                  <m:rPr>
                    <m:sty m:val="p"/>
                  </m:rPr>
                  <w:rPr>
                    <w:rFonts w:ascii="Cambria Math" w:eastAsia="宋体" w:hAnsi="Cambria Math" w:cs="Times New Roman"/>
                    <w:kern w:val="0"/>
                    <w:sz w:val="24"/>
                    <w:szCs w:val="24"/>
                  </w:rPr>
                  <m:t>Pr</m:t>
                </w:ins>
              </m:r>
            </m:fName>
            <m:e>
              <m:d>
                <m:dPr>
                  <m:begChr m:val="["/>
                  <m:endChr m:val="]"/>
                  <m:ctrlPr>
                    <w:ins w:id="533" w:author="Zhang Li" w:date="2022-06-12T12:21:00Z">
                      <w:rPr>
                        <w:rFonts w:ascii="Cambria Math" w:eastAsia="宋体" w:hAnsi="Cambria Math" w:cs="Times New Roman"/>
                        <w:i/>
                        <w:kern w:val="0"/>
                        <w:sz w:val="24"/>
                        <w:szCs w:val="24"/>
                      </w:rPr>
                    </w:ins>
                  </m:ctrlPr>
                </m:dPr>
                <m:e>
                  <m:r>
                    <w:ins w:id="534" w:author="Zhang Li" w:date="2022-06-12T12:21:00Z">
                      <w:rPr>
                        <w:rFonts w:ascii="Cambria Math" w:eastAsia="宋体" w:hAnsi="Cambria Math" w:cs="Times New Roman"/>
                        <w:kern w:val="0"/>
                        <w:sz w:val="24"/>
                        <w:szCs w:val="24"/>
                      </w:rPr>
                      <m:t>SINR</m:t>
                    </w:ins>
                  </m:r>
                  <m:d>
                    <m:dPr>
                      <m:ctrlPr>
                        <w:ins w:id="535" w:author="Zhang Li" w:date="2022-06-12T12:21:00Z">
                          <w:rPr>
                            <w:rFonts w:ascii="Cambria Math" w:eastAsia="宋体" w:hAnsi="Cambria Math" w:cs="Times New Roman"/>
                            <w:i/>
                            <w:kern w:val="0"/>
                            <w:sz w:val="24"/>
                            <w:szCs w:val="24"/>
                          </w:rPr>
                        </w:ins>
                      </m:ctrlPr>
                    </m:dPr>
                    <m:e>
                      <m:r>
                        <w:ins w:id="536" w:author="Zhang Li" w:date="2022-06-12T12:21:00Z">
                          <w:rPr>
                            <w:rFonts w:ascii="Cambria Math" w:eastAsia="宋体" w:hAnsi="Cambria Math" w:cs="Times New Roman"/>
                            <w:kern w:val="0"/>
                            <w:sz w:val="24"/>
                            <w:szCs w:val="24"/>
                          </w:rPr>
                          <m:t>u,v</m:t>
                        </w:ins>
                      </m:r>
                    </m:e>
                  </m:d>
                  <m:r>
                    <w:ins w:id="537" w:author="Zhang Li" w:date="2022-06-12T12:21:00Z">
                      <w:rPr>
                        <w:rFonts w:ascii="Cambria Math" w:eastAsia="宋体" w:hAnsi="Cambria Math" w:cs="Times New Roman"/>
                        <w:kern w:val="0"/>
                        <w:sz w:val="24"/>
                        <w:szCs w:val="24"/>
                      </w:rPr>
                      <m:t>&lt;β</m:t>
                    </w:ins>
                  </m:r>
                </m:e>
              </m:d>
            </m:e>
          </m:func>
          <m:r>
            <w:ins w:id="538" w:author="Zhang Li" w:date="2022-06-12T12:21:00Z">
              <w:rPr>
                <w:rFonts w:ascii="Cambria Math" w:eastAsia="宋体" w:hAnsi="Cambria Math" w:cs="Times New Roman"/>
                <w:kern w:val="0"/>
                <w:sz w:val="24"/>
                <w:szCs w:val="24"/>
              </w:rPr>
              <m:t xml:space="preserve">= </m:t>
            </w:ins>
          </m:r>
          <m:r>
            <w:ins w:id="539" w:author="Zhang Li" w:date="2022-06-12T12:21:00Z">
              <m:rPr>
                <m:sty m:val="p"/>
              </m:rPr>
              <w:rPr>
                <w:rFonts w:ascii="Cambria Math" w:eastAsia="宋体" w:hAnsi="Cambria Math" w:cs="Times New Roman"/>
                <w:kern w:val="0"/>
                <w:sz w:val="24"/>
                <w:szCs w:val="24"/>
              </w:rPr>
              <m:t>Pr</m:t>
            </w:ins>
          </m:r>
          <m:d>
            <m:dPr>
              <m:begChr m:val="["/>
              <m:endChr m:val="]"/>
              <m:ctrlPr>
                <w:ins w:id="540" w:author="Zhang Li" w:date="2022-06-12T12:21:00Z">
                  <w:rPr>
                    <w:rFonts w:ascii="Cambria Math" w:eastAsia="宋体" w:hAnsi="Cambria Math" w:cs="Times New Roman"/>
                    <w:i/>
                    <w:kern w:val="0"/>
                    <w:sz w:val="24"/>
                    <w:szCs w:val="24"/>
                  </w:rPr>
                </w:ins>
              </m:ctrlPr>
            </m:dPr>
            <m:e>
              <m:sSub>
                <m:sSubPr>
                  <m:ctrlPr>
                    <w:ins w:id="541" w:author="Zhang Li" w:date="2022-06-12T12:21:00Z">
                      <w:rPr>
                        <w:rFonts w:ascii="Cambria Math" w:eastAsia="宋体" w:hAnsi="Cambria Math" w:cs="Times New Roman"/>
                        <w:i/>
                        <w:kern w:val="0"/>
                        <w:sz w:val="24"/>
                        <w:szCs w:val="24"/>
                      </w:rPr>
                    </w:ins>
                  </m:ctrlPr>
                </m:sSubPr>
                <m:e>
                  <m:r>
                    <w:ins w:id="542" w:author="Zhang Li" w:date="2022-06-12T12:21:00Z">
                      <w:rPr>
                        <w:rFonts w:ascii="Cambria Math" w:eastAsia="宋体" w:hAnsi="Cambria Math" w:cs="Times New Roman"/>
                        <w:kern w:val="0"/>
                        <w:sz w:val="24"/>
                        <w:szCs w:val="24"/>
                      </w:rPr>
                      <m:t>|H</m:t>
                    </w:ins>
                  </m:r>
                </m:e>
                <m:sub>
                  <m:r>
                    <w:ins w:id="543" w:author="Zhang Li" w:date="2022-06-12T12:21:00Z">
                      <w:rPr>
                        <w:rFonts w:ascii="Cambria Math" w:eastAsia="宋体" w:hAnsi="Cambria Math" w:cs="Times New Roman"/>
                        <w:kern w:val="0"/>
                        <w:sz w:val="24"/>
                        <w:szCs w:val="24"/>
                      </w:rPr>
                      <m:t>u,v</m:t>
                    </w:ins>
                  </m:r>
                </m:sub>
              </m:sSub>
              <m:sSup>
                <m:sSupPr>
                  <m:ctrlPr>
                    <w:ins w:id="544" w:author="Zhang Li" w:date="2022-06-12T12:21:00Z">
                      <w:rPr>
                        <w:rFonts w:ascii="Cambria Math" w:eastAsia="宋体" w:hAnsi="Cambria Math" w:cs="Times New Roman"/>
                        <w:i/>
                        <w:kern w:val="0"/>
                        <w:sz w:val="24"/>
                        <w:szCs w:val="24"/>
                      </w:rPr>
                    </w:ins>
                  </m:ctrlPr>
                </m:sSupPr>
                <m:e>
                  <m:d>
                    <m:dPr>
                      <m:begChr m:val=""/>
                      <m:endChr m:val="|"/>
                      <m:ctrlPr>
                        <w:ins w:id="545" w:author="Zhang Li" w:date="2022-06-12T12:21:00Z">
                          <w:rPr>
                            <w:rFonts w:ascii="Cambria Math" w:eastAsia="宋体" w:hAnsi="Cambria Math" w:cs="Times New Roman"/>
                            <w:i/>
                            <w:kern w:val="0"/>
                            <w:sz w:val="24"/>
                            <w:szCs w:val="24"/>
                          </w:rPr>
                        </w:ins>
                      </m:ctrlPr>
                    </m:dPr>
                    <m:e>
                      <m:r>
                        <w:ins w:id="546" w:author="Zhang Li" w:date="2022-06-12T12:21:00Z">
                          <w:rPr>
                            <w:rFonts w:ascii="Cambria Math" w:eastAsia="宋体" w:hAnsi="Cambria Math" w:cs="Times New Roman"/>
                            <w:kern w:val="0"/>
                            <w:sz w:val="24"/>
                            <w:szCs w:val="24"/>
                          </w:rPr>
                          <m:t>​</m:t>
                        </w:ins>
                      </m:r>
                    </m:e>
                  </m:d>
                </m:e>
                <m:sup>
                  <m:r>
                    <w:ins w:id="547" w:author="Zhang Li" w:date="2022-06-12T12:21:00Z">
                      <w:rPr>
                        <w:rFonts w:ascii="Cambria Math" w:eastAsia="宋体" w:hAnsi="Cambria Math" w:cs="Times New Roman"/>
                        <w:kern w:val="0"/>
                        <w:sz w:val="24"/>
                        <w:szCs w:val="24"/>
                      </w:rPr>
                      <m:t>2</m:t>
                    </w:ins>
                  </m:r>
                </m:sup>
              </m:sSup>
              <m:r>
                <w:ins w:id="548" w:author="Zhang Li" w:date="2022-06-12T12:21:00Z">
                  <w:rPr>
                    <w:rFonts w:ascii="Cambria Math" w:eastAsia="宋体" w:hAnsi="Cambria Math" w:cs="Times New Roman"/>
                    <w:kern w:val="0"/>
                    <w:sz w:val="24"/>
                    <w:szCs w:val="24"/>
                  </w:rPr>
                  <m:t>&lt;</m:t>
                </w:ins>
              </m:r>
              <m:sSup>
                <m:sSupPr>
                  <m:ctrlPr>
                    <w:ins w:id="549" w:author="Zhang Li" w:date="2022-06-12T12:21:00Z">
                      <w:rPr>
                        <w:rFonts w:ascii="Cambria Math" w:eastAsia="宋体" w:hAnsi="Cambria Math" w:cs="Times New Roman"/>
                        <w:i/>
                        <w:kern w:val="0"/>
                        <w:sz w:val="24"/>
                        <w:szCs w:val="24"/>
                      </w:rPr>
                    </w:ins>
                  </m:ctrlPr>
                </m:sSupPr>
                <m:e>
                  <m:r>
                    <w:ins w:id="550" w:author="Zhang Li" w:date="2022-06-12T12:21:00Z">
                      <w:rPr>
                        <w:rFonts w:ascii="Cambria Math" w:eastAsia="宋体" w:hAnsi="Cambria Math" w:cs="Times New Roman"/>
                        <w:kern w:val="0"/>
                        <w:sz w:val="24"/>
                        <w:szCs w:val="24"/>
                      </w:rPr>
                      <m:t>10</m:t>
                    </w:ins>
                  </m:r>
                </m:e>
                <m:sup>
                  <m:r>
                    <w:ins w:id="551" w:author="Zhang Li" w:date="2022-06-12T12:21:00Z">
                      <w:rPr>
                        <w:rFonts w:ascii="Cambria Math" w:eastAsia="宋体" w:hAnsi="Cambria Math" w:cs="Times New Roman"/>
                        <w:kern w:val="0"/>
                        <w:sz w:val="24"/>
                        <w:szCs w:val="24"/>
                      </w:rPr>
                      <m:t>-</m:t>
                    </w:ins>
                  </m:r>
                  <m:f>
                    <m:fPr>
                      <m:ctrlPr>
                        <w:ins w:id="552" w:author="Zhang Li" w:date="2022-06-12T12:21:00Z">
                          <w:rPr>
                            <w:rFonts w:ascii="Cambria Math" w:eastAsia="宋体" w:hAnsi="Cambria Math" w:cs="Times New Roman"/>
                            <w:i/>
                            <w:kern w:val="0"/>
                            <w:sz w:val="24"/>
                            <w:szCs w:val="24"/>
                          </w:rPr>
                        </w:ins>
                      </m:ctrlPr>
                    </m:fPr>
                    <m:num>
                      <m:r>
                        <w:ins w:id="553" w:author="Zhang Li" w:date="2022-06-12T12:21:00Z">
                          <w:rPr>
                            <w:rFonts w:ascii="Cambria Math" w:eastAsia="宋体" w:hAnsi="Cambria Math" w:cs="Times New Roman"/>
                            <w:kern w:val="0"/>
                            <w:sz w:val="24"/>
                            <w:szCs w:val="24"/>
                          </w:rPr>
                          <m:t xml:space="preserve"> P</m:t>
                        </w:ins>
                      </m:r>
                      <m:sSub>
                        <m:sSubPr>
                          <m:ctrlPr>
                            <w:ins w:id="554" w:author="Zhang Li" w:date="2022-06-12T12:21:00Z">
                              <w:rPr>
                                <w:rFonts w:ascii="Cambria Math" w:eastAsia="宋体" w:hAnsi="Cambria Math" w:cs="Times New Roman"/>
                                <w:i/>
                                <w:kern w:val="0"/>
                                <w:sz w:val="24"/>
                                <w:szCs w:val="24"/>
                              </w:rPr>
                            </w:ins>
                          </m:ctrlPr>
                        </m:sSubPr>
                        <m:e>
                          <m:r>
                            <w:ins w:id="555" w:author="Zhang Li" w:date="2022-06-12T12:21:00Z">
                              <w:rPr>
                                <w:rFonts w:ascii="Cambria Math" w:eastAsia="宋体" w:hAnsi="Cambria Math" w:cs="Times New Roman"/>
                                <w:kern w:val="0"/>
                                <w:sz w:val="24"/>
                                <w:szCs w:val="24"/>
                              </w:rPr>
                              <m:t>L</m:t>
                            </w:ins>
                          </m:r>
                        </m:e>
                        <m:sub>
                          <m:r>
                            <w:ins w:id="556" w:author="Zhang Li" w:date="2022-06-12T12:21:00Z">
                              <w:rPr>
                                <w:rFonts w:ascii="Cambria Math" w:eastAsia="宋体" w:hAnsi="Cambria Math" w:cs="Times New Roman"/>
                                <w:kern w:val="0"/>
                                <w:sz w:val="24"/>
                                <w:szCs w:val="24"/>
                              </w:rPr>
                              <m:t>dB</m:t>
                            </w:ins>
                          </m:r>
                        </m:sub>
                      </m:sSub>
                      <m:d>
                        <m:dPr>
                          <m:ctrlPr>
                            <w:ins w:id="557" w:author="Zhang Li" w:date="2022-06-12T12:21:00Z">
                              <w:rPr>
                                <w:rFonts w:ascii="Cambria Math" w:eastAsia="宋体" w:hAnsi="Cambria Math" w:cs="Times New Roman"/>
                                <w:i/>
                                <w:kern w:val="0"/>
                                <w:sz w:val="24"/>
                                <w:szCs w:val="24"/>
                              </w:rPr>
                            </w:ins>
                          </m:ctrlPr>
                        </m:dPr>
                        <m:e>
                          <m:sSub>
                            <m:sSubPr>
                              <m:ctrlPr>
                                <w:ins w:id="558" w:author="Zhang Li" w:date="2022-06-12T12:21:00Z">
                                  <w:rPr>
                                    <w:rFonts w:ascii="Cambria Math" w:eastAsia="宋体" w:hAnsi="Cambria Math" w:cs="Times New Roman"/>
                                    <w:i/>
                                    <w:kern w:val="0"/>
                                    <w:sz w:val="24"/>
                                    <w:szCs w:val="24"/>
                                  </w:rPr>
                                </w:ins>
                              </m:ctrlPr>
                            </m:sSubPr>
                            <m:e>
                              <m:r>
                                <w:ins w:id="559" w:author="Zhang Li" w:date="2022-06-12T12:21:00Z">
                                  <w:rPr>
                                    <w:rFonts w:ascii="Cambria Math" w:eastAsia="宋体" w:hAnsi="Cambria Math" w:cs="Times New Roman"/>
                                    <w:kern w:val="0"/>
                                    <w:sz w:val="24"/>
                                    <w:szCs w:val="24"/>
                                  </w:rPr>
                                  <m:t>d</m:t>
                                </w:ins>
                              </m:r>
                            </m:e>
                            <m:sub>
                              <m:r>
                                <w:ins w:id="560" w:author="Zhang Li" w:date="2022-06-12T12:21:00Z">
                                  <w:rPr>
                                    <w:rFonts w:ascii="Cambria Math" w:eastAsia="宋体" w:hAnsi="Cambria Math" w:cs="Times New Roman"/>
                                    <w:kern w:val="0"/>
                                    <w:sz w:val="24"/>
                                    <w:szCs w:val="24"/>
                                  </w:rPr>
                                  <m:t>0</m:t>
                                </w:ins>
                              </m:r>
                            </m:sub>
                          </m:sSub>
                        </m:e>
                      </m:d>
                    </m:num>
                    <m:den>
                      <m:r>
                        <w:ins w:id="561" w:author="Zhang Li" w:date="2022-06-12T12:21:00Z">
                          <w:rPr>
                            <w:rFonts w:ascii="Cambria Math" w:eastAsia="宋体" w:hAnsi="Cambria Math" w:cs="Times New Roman"/>
                            <w:kern w:val="0"/>
                            <w:sz w:val="24"/>
                            <w:szCs w:val="24"/>
                          </w:rPr>
                          <m:t>10</m:t>
                        </w:ins>
                      </m:r>
                    </m:den>
                  </m:f>
                </m:sup>
              </m:sSup>
              <m:r>
                <w:ins w:id="562" w:author="Zhang Li" w:date="2022-06-12T12:21:00Z">
                  <w:rPr>
                    <w:rFonts w:ascii="Cambria Math" w:eastAsia="宋体" w:hAnsi="Cambria Math" w:cs="Times New Roman"/>
                    <w:kern w:val="0"/>
                    <w:sz w:val="24"/>
                    <w:szCs w:val="24"/>
                  </w:rPr>
                  <m:t>⋅</m:t>
                </w:ins>
              </m:r>
              <m:f>
                <m:fPr>
                  <m:ctrlPr>
                    <w:ins w:id="563" w:author="Zhang Li" w:date="2022-06-12T12:21:00Z">
                      <w:rPr>
                        <w:rFonts w:ascii="Cambria Math" w:eastAsia="宋体" w:hAnsi="Cambria Math" w:cs="Times New Roman"/>
                        <w:i/>
                        <w:kern w:val="0"/>
                        <w:sz w:val="24"/>
                        <w:szCs w:val="24"/>
                      </w:rPr>
                    </w:ins>
                  </m:ctrlPr>
                </m:fPr>
                <m:num>
                  <m:r>
                    <w:ins w:id="564" w:author="Zhang Li" w:date="2022-06-12T12:21:00Z">
                      <w:rPr>
                        <w:rFonts w:ascii="Cambria Math" w:eastAsia="宋体" w:hAnsi="Cambria Math" w:cs="Times New Roman"/>
                        <w:kern w:val="0"/>
                        <w:sz w:val="24"/>
                        <w:szCs w:val="24"/>
                      </w:rPr>
                      <m:t>β</m:t>
                    </w:ins>
                  </m:r>
                  <m:sSub>
                    <m:sSubPr>
                      <m:ctrlPr>
                        <w:ins w:id="565" w:author="Zhang Li" w:date="2022-06-12T12:21:00Z">
                          <w:rPr>
                            <w:rFonts w:ascii="Cambria Math" w:eastAsia="宋体" w:hAnsi="Cambria Math" w:cs="Times New Roman"/>
                            <w:i/>
                            <w:kern w:val="0"/>
                            <w:sz w:val="24"/>
                            <w:szCs w:val="24"/>
                          </w:rPr>
                        </w:ins>
                      </m:ctrlPr>
                    </m:sSubPr>
                    <m:e>
                      <m:r>
                        <w:ins w:id="566" w:author="Zhang Li" w:date="2022-06-12T12:21:00Z">
                          <w:rPr>
                            <w:rFonts w:ascii="Cambria Math" w:eastAsia="宋体" w:hAnsi="Cambria Math" w:cs="Times New Roman"/>
                            <w:kern w:val="0"/>
                            <w:sz w:val="24"/>
                            <w:szCs w:val="24"/>
                          </w:rPr>
                          <m:t>P</m:t>
                        </w:ins>
                      </m:r>
                    </m:e>
                    <m:sub>
                      <m:r>
                        <w:ins w:id="567" w:author="Zhang Li" w:date="2022-06-12T12:21:00Z">
                          <w:rPr>
                            <w:rFonts w:ascii="Cambria Math" w:eastAsia="宋体" w:hAnsi="Cambria Math" w:cs="Times New Roman"/>
                            <w:kern w:val="0"/>
                            <w:sz w:val="24"/>
                            <w:szCs w:val="24"/>
                          </w:rPr>
                          <m:t>n</m:t>
                        </w:ins>
                      </m:r>
                    </m:sub>
                  </m:sSub>
                </m:num>
                <m:den>
                  <m:sSub>
                    <m:sSubPr>
                      <m:ctrlPr>
                        <w:ins w:id="568" w:author="Zhang Li" w:date="2022-06-12T12:21:00Z">
                          <w:rPr>
                            <w:rFonts w:ascii="Cambria Math" w:eastAsia="宋体" w:hAnsi="Cambria Math" w:cs="Times New Roman"/>
                            <w:i/>
                            <w:kern w:val="0"/>
                            <w:sz w:val="24"/>
                            <w:szCs w:val="24"/>
                          </w:rPr>
                        </w:ins>
                      </m:ctrlPr>
                    </m:sSubPr>
                    <m:e>
                      <m:r>
                        <w:ins w:id="569" w:author="Zhang Li" w:date="2022-06-12T12:21:00Z">
                          <w:rPr>
                            <w:rFonts w:ascii="Cambria Math" w:eastAsia="宋体" w:hAnsi="Cambria Math" w:cs="Times New Roman"/>
                            <w:kern w:val="0"/>
                            <w:sz w:val="24"/>
                            <w:szCs w:val="24"/>
                          </w:rPr>
                          <m:t>P</m:t>
                        </w:ins>
                      </m:r>
                    </m:e>
                    <m:sub>
                      <m:r>
                        <w:ins w:id="570" w:author="Zhang Li" w:date="2022-06-12T12:21:00Z">
                          <w:rPr>
                            <w:rFonts w:ascii="Cambria Math" w:eastAsia="宋体" w:hAnsi="Cambria Math" w:cs="Times New Roman"/>
                            <w:kern w:val="0"/>
                            <w:sz w:val="24"/>
                            <w:szCs w:val="24"/>
                          </w:rPr>
                          <m:t>t</m:t>
                        </w:ins>
                      </m:r>
                    </m:sub>
                  </m:sSub>
                </m:den>
              </m:f>
              <m:r>
                <w:ins w:id="571" w:author="Zhang Li" w:date="2022-06-12T12:21:00Z">
                  <w:rPr>
                    <w:rFonts w:ascii="Cambria Math" w:eastAsia="宋体" w:hAnsi="Cambria Math" w:cs="Times New Roman"/>
                    <w:kern w:val="0"/>
                    <w:sz w:val="24"/>
                    <w:szCs w:val="24"/>
                  </w:rPr>
                  <m:t>⋅</m:t>
                </w:ins>
              </m:r>
              <m:sSup>
                <m:sSupPr>
                  <m:ctrlPr>
                    <w:ins w:id="572" w:author="Zhang Li" w:date="2022-06-12T12:21:00Z">
                      <w:rPr>
                        <w:rFonts w:ascii="Cambria Math" w:eastAsia="宋体" w:hAnsi="Cambria Math" w:cs="Times New Roman"/>
                        <w:i/>
                        <w:kern w:val="0"/>
                        <w:sz w:val="24"/>
                        <w:szCs w:val="24"/>
                      </w:rPr>
                    </w:ins>
                  </m:ctrlPr>
                </m:sSupPr>
                <m:e>
                  <m:d>
                    <m:dPr>
                      <m:ctrlPr>
                        <w:ins w:id="573" w:author="Zhang Li" w:date="2022-06-12T12:21:00Z">
                          <w:rPr>
                            <w:rFonts w:ascii="Cambria Math" w:eastAsia="宋体" w:hAnsi="Cambria Math" w:cs="Times New Roman"/>
                            <w:i/>
                            <w:kern w:val="0"/>
                            <w:sz w:val="24"/>
                            <w:szCs w:val="24"/>
                          </w:rPr>
                        </w:ins>
                      </m:ctrlPr>
                    </m:dPr>
                    <m:e>
                      <m:f>
                        <m:fPr>
                          <m:ctrlPr>
                            <w:ins w:id="574" w:author="Zhang Li" w:date="2022-06-12T12:21:00Z">
                              <w:rPr>
                                <w:rFonts w:ascii="Cambria Math" w:eastAsia="宋体" w:hAnsi="Cambria Math" w:cs="Times New Roman"/>
                                <w:i/>
                                <w:kern w:val="0"/>
                                <w:sz w:val="24"/>
                                <w:szCs w:val="24"/>
                              </w:rPr>
                            </w:ins>
                          </m:ctrlPr>
                        </m:fPr>
                        <m:num>
                          <m:sSub>
                            <m:sSubPr>
                              <m:ctrlPr>
                                <w:ins w:id="575" w:author="Zhang Li" w:date="2022-06-12T12:21:00Z">
                                  <w:rPr>
                                    <w:rFonts w:ascii="Cambria Math" w:eastAsia="宋体" w:hAnsi="Cambria Math" w:cs="Times New Roman"/>
                                    <w:i/>
                                    <w:kern w:val="0"/>
                                    <w:sz w:val="24"/>
                                    <w:szCs w:val="24"/>
                                  </w:rPr>
                                </w:ins>
                              </m:ctrlPr>
                            </m:sSubPr>
                            <m:e>
                              <m:r>
                                <w:ins w:id="576" w:author="Zhang Li" w:date="2022-06-12T12:21:00Z">
                                  <w:rPr>
                                    <w:rFonts w:ascii="Cambria Math" w:eastAsia="宋体" w:hAnsi="Cambria Math" w:cs="Times New Roman"/>
                                    <w:kern w:val="0"/>
                                    <w:sz w:val="24"/>
                                    <w:szCs w:val="24"/>
                                  </w:rPr>
                                  <m:t>d</m:t>
                                </w:ins>
                              </m:r>
                            </m:e>
                            <m:sub>
                              <m:r>
                                <w:ins w:id="577" w:author="Zhang Li" w:date="2022-06-12T12:21:00Z">
                                  <w:rPr>
                                    <w:rFonts w:ascii="Cambria Math" w:eastAsia="宋体" w:hAnsi="Cambria Math" w:cs="Times New Roman"/>
                                    <w:kern w:val="0"/>
                                    <w:sz w:val="24"/>
                                    <w:szCs w:val="24"/>
                                  </w:rPr>
                                  <m:t>u,v</m:t>
                                </w:ins>
                              </m:r>
                            </m:sub>
                          </m:sSub>
                        </m:num>
                        <m:den>
                          <m:sSub>
                            <m:sSubPr>
                              <m:ctrlPr>
                                <w:ins w:id="578" w:author="Zhang Li" w:date="2022-06-12T12:21:00Z">
                                  <w:rPr>
                                    <w:rFonts w:ascii="Cambria Math" w:eastAsia="宋体" w:hAnsi="Cambria Math" w:cs="Times New Roman"/>
                                    <w:i/>
                                    <w:kern w:val="0"/>
                                    <w:sz w:val="24"/>
                                    <w:szCs w:val="24"/>
                                  </w:rPr>
                                </w:ins>
                              </m:ctrlPr>
                            </m:sSubPr>
                            <m:e>
                              <m:r>
                                <w:ins w:id="579" w:author="Zhang Li" w:date="2022-06-12T12:21:00Z">
                                  <w:rPr>
                                    <w:rFonts w:ascii="Cambria Math" w:eastAsia="宋体" w:hAnsi="Cambria Math" w:cs="Times New Roman"/>
                                    <w:kern w:val="0"/>
                                    <w:sz w:val="24"/>
                                    <w:szCs w:val="24"/>
                                  </w:rPr>
                                  <m:t>d</m:t>
                                </w:ins>
                              </m:r>
                            </m:e>
                            <m:sub>
                              <m:r>
                                <w:ins w:id="580" w:author="Zhang Li" w:date="2022-06-12T12:21:00Z">
                                  <w:rPr>
                                    <w:rFonts w:ascii="Cambria Math" w:eastAsia="宋体" w:hAnsi="Cambria Math" w:cs="Times New Roman"/>
                                    <w:kern w:val="0"/>
                                    <w:sz w:val="24"/>
                                    <w:szCs w:val="24"/>
                                  </w:rPr>
                                  <m:t>0</m:t>
                                </w:ins>
                              </m:r>
                            </m:sub>
                          </m:sSub>
                        </m:den>
                      </m:f>
                    </m:e>
                  </m:d>
                </m:e>
                <m:sup>
                  <m:r>
                    <w:ins w:id="581" w:author="Zhang Li" w:date="2022-06-12T12:21:00Z">
                      <w:rPr>
                        <w:rFonts w:ascii="Cambria Math" w:eastAsia="宋体" w:hAnsi="Cambria Math" w:cs="Times New Roman"/>
                        <w:kern w:val="0"/>
                        <w:sz w:val="24"/>
                        <w:szCs w:val="24"/>
                      </w:rPr>
                      <m:t>α</m:t>
                    </w:ins>
                  </m:r>
                </m:sup>
              </m:sSup>
            </m:e>
          </m:d>
          <m:r>
            <w:ins w:id="582" w:author="Zhang Li" w:date="2022-06-12T12:21:00Z">
              <w:rPr>
                <w:rFonts w:ascii="Cambria Math" w:eastAsia="宋体" w:hAnsi="Cambria Math" w:cs="Times New Roman"/>
                <w:kern w:val="0"/>
                <w:sz w:val="24"/>
                <w:szCs w:val="24"/>
              </w:rPr>
              <m:t>=1-</m:t>
            </w:ins>
          </m:r>
          <m:sSup>
            <m:sSupPr>
              <m:ctrlPr>
                <w:ins w:id="583" w:author="Zhang Li" w:date="2022-06-12T12:21:00Z">
                  <w:rPr>
                    <w:rFonts w:ascii="Cambria Math" w:eastAsia="宋体" w:hAnsi="Cambria Math" w:cs="Times New Roman"/>
                    <w:i/>
                    <w:kern w:val="0"/>
                    <w:sz w:val="24"/>
                    <w:szCs w:val="24"/>
                  </w:rPr>
                </w:ins>
              </m:ctrlPr>
            </m:sSupPr>
            <m:e>
              <m:r>
                <w:ins w:id="584" w:author="Zhang Li" w:date="2022-06-12T12:21:00Z">
                  <w:rPr>
                    <w:rFonts w:ascii="Cambria Math" w:eastAsia="宋体" w:hAnsi="Cambria Math" w:cs="Times New Roman"/>
                    <w:kern w:val="0"/>
                    <w:sz w:val="24"/>
                    <w:szCs w:val="24"/>
                  </w:rPr>
                  <m:t>e</m:t>
                </w:ins>
              </m:r>
            </m:e>
            <m:sup>
              <m:r>
                <w:ins w:id="585" w:author="Zhang Li" w:date="2022-06-12T12:21:00Z">
                  <w:rPr>
                    <w:rFonts w:ascii="Cambria Math" w:eastAsia="宋体" w:hAnsi="Cambria Math" w:cs="Times New Roman"/>
                    <w:kern w:val="0"/>
                    <w:sz w:val="24"/>
                    <w:szCs w:val="24"/>
                  </w:rPr>
                  <m:t>-</m:t>
                </w:ins>
              </m:r>
              <m:sSup>
                <m:sSupPr>
                  <m:ctrlPr>
                    <w:ins w:id="586" w:author="Zhang Li" w:date="2022-06-12T12:21:00Z">
                      <w:rPr>
                        <w:rFonts w:ascii="Cambria Math" w:eastAsia="宋体" w:hAnsi="Cambria Math" w:cs="Times New Roman"/>
                        <w:i/>
                        <w:kern w:val="0"/>
                        <w:sz w:val="24"/>
                        <w:szCs w:val="24"/>
                      </w:rPr>
                    </w:ins>
                  </m:ctrlPr>
                </m:sSupPr>
                <m:e>
                  <m:r>
                    <w:ins w:id="587" w:author="Zhang Li" w:date="2022-06-12T12:21:00Z">
                      <w:rPr>
                        <w:rFonts w:ascii="Cambria Math" w:eastAsia="宋体" w:hAnsi="Cambria Math" w:cs="Times New Roman"/>
                        <w:kern w:val="0"/>
                        <w:sz w:val="24"/>
                        <w:szCs w:val="24"/>
                      </w:rPr>
                      <m:t>10</m:t>
                    </w:ins>
                  </m:r>
                </m:e>
                <m:sup>
                  <m:f>
                    <m:fPr>
                      <m:ctrlPr>
                        <w:ins w:id="588" w:author="Zhang Li" w:date="2022-06-12T12:21:00Z">
                          <w:rPr>
                            <w:rFonts w:ascii="Cambria Math" w:eastAsia="宋体" w:hAnsi="Cambria Math" w:cs="Times New Roman"/>
                            <w:i/>
                            <w:kern w:val="0"/>
                            <w:sz w:val="24"/>
                            <w:szCs w:val="24"/>
                          </w:rPr>
                        </w:ins>
                      </m:ctrlPr>
                    </m:fPr>
                    <m:num>
                      <m:r>
                        <w:ins w:id="589" w:author="Zhang Li" w:date="2022-06-12T12:21:00Z">
                          <w:rPr>
                            <w:rFonts w:ascii="Cambria Math" w:eastAsia="宋体" w:hAnsi="Cambria Math" w:cs="Times New Roman"/>
                            <w:kern w:val="0"/>
                            <w:sz w:val="24"/>
                            <w:szCs w:val="24"/>
                          </w:rPr>
                          <m:t xml:space="preserve"> P</m:t>
                        </w:ins>
                      </m:r>
                      <m:sSub>
                        <m:sSubPr>
                          <m:ctrlPr>
                            <w:ins w:id="590" w:author="Zhang Li" w:date="2022-06-12T12:21:00Z">
                              <w:rPr>
                                <w:rFonts w:ascii="Cambria Math" w:eastAsia="宋体" w:hAnsi="Cambria Math" w:cs="Times New Roman"/>
                                <w:i/>
                                <w:kern w:val="0"/>
                                <w:sz w:val="24"/>
                                <w:szCs w:val="24"/>
                              </w:rPr>
                            </w:ins>
                          </m:ctrlPr>
                        </m:sSubPr>
                        <m:e>
                          <m:r>
                            <w:ins w:id="591" w:author="Zhang Li" w:date="2022-06-12T12:21:00Z">
                              <w:rPr>
                                <w:rFonts w:ascii="Cambria Math" w:eastAsia="宋体" w:hAnsi="Cambria Math" w:cs="Times New Roman"/>
                                <w:kern w:val="0"/>
                                <w:sz w:val="24"/>
                                <w:szCs w:val="24"/>
                              </w:rPr>
                              <m:t>L</m:t>
                            </w:ins>
                          </m:r>
                        </m:e>
                        <m:sub>
                          <m:r>
                            <w:ins w:id="592" w:author="Zhang Li" w:date="2022-06-12T12:21:00Z">
                              <w:rPr>
                                <w:rFonts w:ascii="Cambria Math" w:eastAsia="宋体" w:hAnsi="Cambria Math" w:cs="Times New Roman"/>
                                <w:kern w:val="0"/>
                                <w:sz w:val="24"/>
                                <w:szCs w:val="24"/>
                              </w:rPr>
                              <m:t>dB</m:t>
                            </w:ins>
                          </m:r>
                        </m:sub>
                      </m:sSub>
                      <m:d>
                        <m:dPr>
                          <m:ctrlPr>
                            <w:ins w:id="593" w:author="Zhang Li" w:date="2022-06-12T12:21:00Z">
                              <w:rPr>
                                <w:rFonts w:ascii="Cambria Math" w:eastAsia="宋体" w:hAnsi="Cambria Math" w:cs="Times New Roman"/>
                                <w:i/>
                                <w:kern w:val="0"/>
                                <w:sz w:val="24"/>
                                <w:szCs w:val="24"/>
                              </w:rPr>
                            </w:ins>
                          </m:ctrlPr>
                        </m:dPr>
                        <m:e>
                          <m:sSub>
                            <m:sSubPr>
                              <m:ctrlPr>
                                <w:ins w:id="594" w:author="Zhang Li" w:date="2022-06-12T12:21:00Z">
                                  <w:rPr>
                                    <w:rFonts w:ascii="Cambria Math" w:eastAsia="宋体" w:hAnsi="Cambria Math" w:cs="Times New Roman"/>
                                    <w:i/>
                                    <w:kern w:val="0"/>
                                    <w:sz w:val="24"/>
                                    <w:szCs w:val="24"/>
                                  </w:rPr>
                                </w:ins>
                              </m:ctrlPr>
                            </m:sSubPr>
                            <m:e>
                              <m:r>
                                <w:ins w:id="595" w:author="Zhang Li" w:date="2022-06-12T12:21:00Z">
                                  <w:rPr>
                                    <w:rFonts w:ascii="Cambria Math" w:eastAsia="宋体" w:hAnsi="Cambria Math" w:cs="Times New Roman"/>
                                    <w:kern w:val="0"/>
                                    <w:sz w:val="24"/>
                                    <w:szCs w:val="24"/>
                                  </w:rPr>
                                  <m:t>d</m:t>
                                </w:ins>
                              </m:r>
                            </m:e>
                            <m:sub>
                              <m:r>
                                <w:ins w:id="596" w:author="Zhang Li" w:date="2022-06-12T12:21:00Z">
                                  <w:rPr>
                                    <w:rFonts w:ascii="Cambria Math" w:eastAsia="宋体" w:hAnsi="Cambria Math" w:cs="Times New Roman"/>
                                    <w:kern w:val="0"/>
                                    <w:sz w:val="24"/>
                                    <w:szCs w:val="24"/>
                                  </w:rPr>
                                  <m:t>0</m:t>
                                </w:ins>
                              </m:r>
                            </m:sub>
                          </m:sSub>
                        </m:e>
                      </m:d>
                    </m:num>
                    <m:den>
                      <m:r>
                        <w:ins w:id="597" w:author="Zhang Li" w:date="2022-06-12T12:21:00Z">
                          <w:rPr>
                            <w:rFonts w:ascii="Cambria Math" w:eastAsia="宋体" w:hAnsi="Cambria Math" w:cs="Times New Roman"/>
                            <w:kern w:val="0"/>
                            <w:sz w:val="24"/>
                            <w:szCs w:val="24"/>
                          </w:rPr>
                          <m:t>10</m:t>
                        </w:ins>
                      </m:r>
                    </m:den>
                  </m:f>
                </m:sup>
              </m:sSup>
              <m:r>
                <w:ins w:id="598" w:author="Zhang Li" w:date="2022-06-12T12:21:00Z">
                  <w:rPr>
                    <w:rFonts w:ascii="Cambria Math" w:eastAsia="宋体" w:hAnsi="Cambria Math" w:cs="Times New Roman"/>
                    <w:kern w:val="0"/>
                    <w:sz w:val="24"/>
                    <w:szCs w:val="24"/>
                  </w:rPr>
                  <m:t>⋅</m:t>
                </w:ins>
              </m:r>
              <m:f>
                <m:fPr>
                  <m:ctrlPr>
                    <w:ins w:id="599" w:author="Zhang Li" w:date="2022-06-12T12:21:00Z">
                      <w:rPr>
                        <w:rFonts w:ascii="Cambria Math" w:eastAsia="宋体" w:hAnsi="Cambria Math" w:cs="Times New Roman"/>
                        <w:i/>
                        <w:kern w:val="0"/>
                        <w:sz w:val="24"/>
                        <w:szCs w:val="24"/>
                      </w:rPr>
                    </w:ins>
                  </m:ctrlPr>
                </m:fPr>
                <m:num>
                  <m:r>
                    <w:ins w:id="600" w:author="Zhang Li" w:date="2022-06-12T12:21:00Z">
                      <w:rPr>
                        <w:rFonts w:ascii="Cambria Math" w:eastAsia="宋体" w:hAnsi="Cambria Math" w:cs="Times New Roman"/>
                        <w:kern w:val="0"/>
                        <w:sz w:val="24"/>
                        <w:szCs w:val="24"/>
                      </w:rPr>
                      <m:t>β</m:t>
                    </w:ins>
                  </m:r>
                  <m:sSub>
                    <m:sSubPr>
                      <m:ctrlPr>
                        <w:ins w:id="601" w:author="Zhang Li" w:date="2022-06-12T12:21:00Z">
                          <w:rPr>
                            <w:rFonts w:ascii="Cambria Math" w:eastAsia="宋体" w:hAnsi="Cambria Math" w:cs="Times New Roman"/>
                            <w:i/>
                            <w:kern w:val="0"/>
                            <w:sz w:val="24"/>
                            <w:szCs w:val="24"/>
                          </w:rPr>
                        </w:ins>
                      </m:ctrlPr>
                    </m:sSubPr>
                    <m:e>
                      <m:r>
                        <w:ins w:id="602" w:author="Zhang Li" w:date="2022-06-12T12:21:00Z">
                          <w:rPr>
                            <w:rFonts w:ascii="Cambria Math" w:eastAsia="宋体" w:hAnsi="Cambria Math" w:cs="Times New Roman"/>
                            <w:kern w:val="0"/>
                            <w:sz w:val="24"/>
                            <w:szCs w:val="24"/>
                          </w:rPr>
                          <m:t>P</m:t>
                        </w:ins>
                      </m:r>
                    </m:e>
                    <m:sub>
                      <m:r>
                        <w:ins w:id="603" w:author="Zhang Li" w:date="2022-06-12T12:21:00Z">
                          <w:rPr>
                            <w:rFonts w:ascii="Cambria Math" w:eastAsia="宋体" w:hAnsi="Cambria Math" w:cs="Times New Roman"/>
                            <w:kern w:val="0"/>
                            <w:sz w:val="24"/>
                            <w:szCs w:val="24"/>
                          </w:rPr>
                          <m:t>n</m:t>
                        </w:ins>
                      </m:r>
                    </m:sub>
                  </m:sSub>
                </m:num>
                <m:den>
                  <m:sSub>
                    <m:sSubPr>
                      <m:ctrlPr>
                        <w:ins w:id="604" w:author="Zhang Li" w:date="2022-06-12T12:21:00Z">
                          <w:rPr>
                            <w:rFonts w:ascii="Cambria Math" w:eastAsia="宋体" w:hAnsi="Cambria Math" w:cs="Times New Roman"/>
                            <w:i/>
                            <w:kern w:val="0"/>
                            <w:sz w:val="24"/>
                            <w:szCs w:val="24"/>
                          </w:rPr>
                        </w:ins>
                      </m:ctrlPr>
                    </m:sSubPr>
                    <m:e>
                      <m:r>
                        <w:ins w:id="605" w:author="Zhang Li" w:date="2022-06-12T12:21:00Z">
                          <w:rPr>
                            <w:rFonts w:ascii="Cambria Math" w:eastAsia="宋体" w:hAnsi="Cambria Math" w:cs="Times New Roman"/>
                            <w:kern w:val="0"/>
                            <w:sz w:val="24"/>
                            <w:szCs w:val="24"/>
                          </w:rPr>
                          <m:t>P</m:t>
                        </w:ins>
                      </m:r>
                    </m:e>
                    <m:sub>
                      <m:r>
                        <w:ins w:id="606" w:author="Zhang Li" w:date="2022-06-12T12:21:00Z">
                          <w:rPr>
                            <w:rFonts w:ascii="Cambria Math" w:eastAsia="宋体" w:hAnsi="Cambria Math" w:cs="Times New Roman"/>
                            <w:kern w:val="0"/>
                            <w:sz w:val="24"/>
                            <w:szCs w:val="24"/>
                          </w:rPr>
                          <m:t>t</m:t>
                        </w:ins>
                      </m:r>
                    </m:sub>
                  </m:sSub>
                </m:den>
              </m:f>
              <m:r>
                <w:ins w:id="607" w:author="Zhang Li" w:date="2022-06-12T12:21:00Z">
                  <w:rPr>
                    <w:rFonts w:ascii="Cambria Math" w:eastAsia="宋体" w:hAnsi="Cambria Math" w:cs="Times New Roman"/>
                    <w:kern w:val="0"/>
                    <w:sz w:val="24"/>
                    <w:szCs w:val="24"/>
                  </w:rPr>
                  <m:t>⋅</m:t>
                </w:ins>
              </m:r>
              <m:sSup>
                <m:sSupPr>
                  <m:ctrlPr>
                    <w:ins w:id="608" w:author="Zhang Li" w:date="2022-06-12T12:21:00Z">
                      <w:rPr>
                        <w:rFonts w:ascii="Cambria Math" w:eastAsia="宋体" w:hAnsi="Cambria Math" w:cs="Times New Roman"/>
                        <w:i/>
                        <w:kern w:val="0"/>
                        <w:sz w:val="24"/>
                        <w:szCs w:val="24"/>
                      </w:rPr>
                    </w:ins>
                  </m:ctrlPr>
                </m:sSupPr>
                <m:e>
                  <m:d>
                    <m:dPr>
                      <m:ctrlPr>
                        <w:ins w:id="609" w:author="Zhang Li" w:date="2022-06-12T12:21:00Z">
                          <w:rPr>
                            <w:rFonts w:ascii="Cambria Math" w:eastAsia="宋体" w:hAnsi="Cambria Math" w:cs="Times New Roman"/>
                            <w:i/>
                            <w:kern w:val="0"/>
                            <w:sz w:val="24"/>
                            <w:szCs w:val="24"/>
                          </w:rPr>
                        </w:ins>
                      </m:ctrlPr>
                    </m:dPr>
                    <m:e>
                      <m:f>
                        <m:fPr>
                          <m:ctrlPr>
                            <w:ins w:id="610" w:author="Zhang Li" w:date="2022-06-12T12:21:00Z">
                              <w:rPr>
                                <w:rFonts w:ascii="Cambria Math" w:eastAsia="宋体" w:hAnsi="Cambria Math" w:cs="Times New Roman"/>
                                <w:i/>
                                <w:kern w:val="0"/>
                                <w:sz w:val="24"/>
                                <w:szCs w:val="24"/>
                              </w:rPr>
                            </w:ins>
                          </m:ctrlPr>
                        </m:fPr>
                        <m:num>
                          <m:sSub>
                            <m:sSubPr>
                              <m:ctrlPr>
                                <w:ins w:id="611" w:author="Zhang Li" w:date="2022-06-12T12:21:00Z">
                                  <w:rPr>
                                    <w:rFonts w:ascii="Cambria Math" w:eastAsia="宋体" w:hAnsi="Cambria Math" w:cs="Times New Roman"/>
                                    <w:i/>
                                    <w:kern w:val="0"/>
                                    <w:sz w:val="24"/>
                                    <w:szCs w:val="24"/>
                                  </w:rPr>
                                </w:ins>
                              </m:ctrlPr>
                            </m:sSubPr>
                            <m:e>
                              <m:r>
                                <w:ins w:id="612" w:author="Zhang Li" w:date="2022-06-12T12:21:00Z">
                                  <w:rPr>
                                    <w:rFonts w:ascii="Cambria Math" w:eastAsia="宋体" w:hAnsi="Cambria Math" w:cs="Times New Roman"/>
                                    <w:kern w:val="0"/>
                                    <w:sz w:val="24"/>
                                    <w:szCs w:val="24"/>
                                  </w:rPr>
                                  <m:t>d</m:t>
                                </w:ins>
                              </m:r>
                            </m:e>
                            <m:sub>
                              <m:r>
                                <w:ins w:id="613" w:author="Zhang Li" w:date="2022-06-12T12:21:00Z">
                                  <w:rPr>
                                    <w:rFonts w:ascii="Cambria Math" w:eastAsia="宋体" w:hAnsi="Cambria Math" w:cs="Times New Roman"/>
                                    <w:kern w:val="0"/>
                                    <w:sz w:val="24"/>
                                    <w:szCs w:val="24"/>
                                  </w:rPr>
                                  <m:t>u,v</m:t>
                                </w:ins>
                              </m:r>
                            </m:sub>
                          </m:sSub>
                        </m:num>
                        <m:den>
                          <m:sSub>
                            <m:sSubPr>
                              <m:ctrlPr>
                                <w:ins w:id="614" w:author="Zhang Li" w:date="2022-06-12T12:21:00Z">
                                  <w:rPr>
                                    <w:rFonts w:ascii="Cambria Math" w:eastAsia="宋体" w:hAnsi="Cambria Math" w:cs="Times New Roman"/>
                                    <w:i/>
                                    <w:kern w:val="0"/>
                                    <w:sz w:val="24"/>
                                    <w:szCs w:val="24"/>
                                  </w:rPr>
                                </w:ins>
                              </m:ctrlPr>
                            </m:sSubPr>
                            <m:e>
                              <m:r>
                                <w:ins w:id="615" w:author="Zhang Li" w:date="2022-06-12T12:21:00Z">
                                  <w:rPr>
                                    <w:rFonts w:ascii="Cambria Math" w:eastAsia="宋体" w:hAnsi="Cambria Math" w:cs="Times New Roman"/>
                                    <w:kern w:val="0"/>
                                    <w:sz w:val="24"/>
                                    <w:szCs w:val="24"/>
                                  </w:rPr>
                                  <m:t>d</m:t>
                                </w:ins>
                              </m:r>
                            </m:e>
                            <m:sub>
                              <m:r>
                                <w:ins w:id="616" w:author="Zhang Li" w:date="2022-06-12T12:21:00Z">
                                  <w:rPr>
                                    <w:rFonts w:ascii="Cambria Math" w:eastAsia="宋体" w:hAnsi="Cambria Math" w:cs="Times New Roman"/>
                                    <w:kern w:val="0"/>
                                    <w:sz w:val="24"/>
                                    <w:szCs w:val="24"/>
                                  </w:rPr>
                                  <m:t>0</m:t>
                                </w:ins>
                              </m:r>
                            </m:sub>
                          </m:sSub>
                        </m:den>
                      </m:f>
                    </m:e>
                  </m:d>
                </m:e>
                <m:sup>
                  <m:r>
                    <w:ins w:id="617" w:author="Zhang Li" w:date="2022-06-12T12:21:00Z">
                      <w:rPr>
                        <w:rFonts w:ascii="Cambria Math" w:eastAsia="宋体" w:hAnsi="Cambria Math" w:cs="Times New Roman"/>
                        <w:kern w:val="0"/>
                        <w:sz w:val="24"/>
                        <w:szCs w:val="24"/>
                      </w:rPr>
                      <m:t>α</m:t>
                    </w:ins>
                  </m:r>
                </m:sup>
              </m:sSup>
            </m:sup>
          </m:sSup>
          <w:commentRangeEnd w:id="525"/>
          <m:r>
            <w:ins w:id="618" w:author="Zhang Li" w:date="2022-06-12T12:21:00Z">
              <m:rPr>
                <m:sty m:val="p"/>
              </m:rPr>
              <w:rPr>
                <w:rStyle w:val="af0"/>
              </w:rPr>
              <w:commentReference w:id="525"/>
            </w:ins>
          </m:r>
          <m:r>
            <w:ins w:id="619"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475216" w:rsidP="00F75717">
      <w:pPr>
        <w:spacing w:afterLines="100" w:after="312"/>
        <w:rPr>
          <w:del w:id="620" w:author="Zhang Li" w:date="2022-06-12T12:21:00Z"/>
          <w:rFonts w:ascii="Times New Roman" w:eastAsia="宋体" w:hAnsi="Times New Roman" w:cs="Times New Roman"/>
          <w:kern w:val="0"/>
          <w:sz w:val="24"/>
          <w:szCs w:val="24"/>
        </w:rPr>
      </w:pPr>
      <m:oMathPara>
        <m:oMath>
          <m:sSub>
            <m:sSubPr>
              <m:ctrlPr>
                <w:del w:id="621" w:author="Zhang Li" w:date="2022-06-12T12:21:00Z">
                  <w:rPr>
                    <w:rFonts w:ascii="Cambria Math" w:eastAsia="宋体" w:hAnsi="Cambria Math" w:cs="Times New Roman"/>
                    <w:i/>
                    <w:kern w:val="0"/>
                    <w:sz w:val="24"/>
                    <w:szCs w:val="24"/>
                  </w:rPr>
                </w:del>
              </m:ctrlPr>
            </m:sSubPr>
            <m:e>
              <m:r>
                <w:del w:id="622" w:author="Zhang Li" w:date="2022-06-12T12:21:00Z">
                  <w:rPr>
                    <w:rFonts w:ascii="Cambria Math" w:eastAsia="宋体" w:hAnsi="Cambria Math" w:cs="Times New Roman"/>
                    <w:kern w:val="0"/>
                    <w:sz w:val="24"/>
                    <w:szCs w:val="24"/>
                  </w:rPr>
                  <m:t>ϵ</m:t>
                </w:del>
              </m:r>
            </m:e>
            <m:sub>
              <m:r>
                <w:del w:id="623" w:author="Zhang Li" w:date="2022-06-12T12:21:00Z">
                  <w:rPr>
                    <w:rFonts w:ascii="Cambria Math" w:eastAsia="宋体" w:hAnsi="Cambria Math" w:cs="Times New Roman"/>
                    <w:kern w:val="0"/>
                    <w:sz w:val="24"/>
                    <w:szCs w:val="24"/>
                  </w:rPr>
                  <m:t>u,v</m:t>
                </w:del>
              </m:r>
            </m:sub>
          </m:sSub>
          <m:r>
            <w:del w:id="624" w:author="Zhang Li" w:date="2022-06-12T12:21:00Z">
              <w:rPr>
                <w:rFonts w:ascii="Cambria Math" w:eastAsia="宋体" w:hAnsi="Cambria Math" w:cs="Times New Roman"/>
                <w:kern w:val="0"/>
                <w:sz w:val="24"/>
                <w:szCs w:val="24"/>
              </w:rPr>
              <m:t>=</m:t>
            </w:del>
          </m:r>
          <m:func>
            <m:funcPr>
              <m:ctrlPr>
                <w:del w:id="625" w:author="Zhang Li" w:date="2022-06-12T12:21:00Z">
                  <w:rPr>
                    <w:rFonts w:ascii="Cambria Math" w:eastAsia="宋体" w:hAnsi="Cambria Math" w:cs="Times New Roman"/>
                    <w:i/>
                    <w:kern w:val="0"/>
                    <w:sz w:val="24"/>
                    <w:szCs w:val="24"/>
                  </w:rPr>
                </w:del>
              </m:ctrlPr>
            </m:funcPr>
            <m:fName>
              <m:r>
                <w:del w:id="626" w:author="Zhang Li" w:date="2022-06-12T12:21:00Z">
                  <m:rPr>
                    <m:sty m:val="p"/>
                  </m:rPr>
                  <w:rPr>
                    <w:rFonts w:ascii="Cambria Math" w:eastAsia="宋体" w:hAnsi="Cambria Math" w:cs="Times New Roman"/>
                    <w:kern w:val="0"/>
                    <w:sz w:val="24"/>
                    <w:szCs w:val="24"/>
                  </w:rPr>
                  <m:t>Pr</m:t>
                </w:del>
              </m:r>
            </m:fName>
            <m:e>
              <m:d>
                <m:dPr>
                  <m:begChr m:val="["/>
                  <m:endChr m:val="]"/>
                  <m:ctrlPr>
                    <w:del w:id="627" w:author="Zhang Li" w:date="2022-06-12T12:21:00Z">
                      <w:rPr>
                        <w:rFonts w:ascii="Cambria Math" w:eastAsia="宋体" w:hAnsi="Cambria Math" w:cs="Times New Roman"/>
                        <w:i/>
                        <w:kern w:val="0"/>
                        <w:sz w:val="24"/>
                        <w:szCs w:val="24"/>
                      </w:rPr>
                    </w:del>
                  </m:ctrlPr>
                </m:dPr>
                <m:e>
                  <m:r>
                    <w:del w:id="628" w:author="Zhang Li" w:date="2022-06-12T12:21:00Z">
                      <w:rPr>
                        <w:rFonts w:ascii="Cambria Math" w:eastAsia="宋体" w:hAnsi="Cambria Math" w:cs="Times New Roman"/>
                        <w:kern w:val="0"/>
                        <w:sz w:val="24"/>
                        <w:szCs w:val="24"/>
                      </w:rPr>
                      <m:t>SINR</m:t>
                    </w:del>
                  </m:r>
                  <m:d>
                    <m:dPr>
                      <m:ctrlPr>
                        <w:del w:id="629" w:author="Zhang Li" w:date="2022-06-12T12:21:00Z">
                          <w:rPr>
                            <w:rFonts w:ascii="Cambria Math" w:eastAsia="宋体" w:hAnsi="Cambria Math" w:cs="Times New Roman"/>
                            <w:i/>
                            <w:kern w:val="0"/>
                            <w:sz w:val="24"/>
                            <w:szCs w:val="24"/>
                          </w:rPr>
                        </w:del>
                      </m:ctrlPr>
                    </m:dPr>
                    <m:e>
                      <m:r>
                        <w:del w:id="630" w:author="Zhang Li" w:date="2022-06-12T12:21:00Z">
                          <w:rPr>
                            <w:rFonts w:ascii="Cambria Math" w:eastAsia="宋体" w:hAnsi="Cambria Math" w:cs="Times New Roman"/>
                            <w:kern w:val="0"/>
                            <w:sz w:val="24"/>
                            <w:szCs w:val="24"/>
                          </w:rPr>
                          <m:t>u,v</m:t>
                        </w:del>
                      </m:r>
                    </m:e>
                  </m:d>
                  <m:r>
                    <w:del w:id="631" w:author="Zhang Li" w:date="2022-06-12T12:21:00Z">
                      <w:rPr>
                        <w:rFonts w:ascii="Cambria Math" w:eastAsia="宋体" w:hAnsi="Cambria Math" w:cs="Times New Roman"/>
                        <w:kern w:val="0"/>
                        <w:sz w:val="24"/>
                        <w:szCs w:val="24"/>
                      </w:rPr>
                      <m:t>&lt;β</m:t>
                    </w:del>
                  </m:r>
                </m:e>
              </m:d>
            </m:e>
          </m:func>
          <m:r>
            <w:del w:id="632" w:author="Zhang Li" w:date="2022-06-12T12:21:00Z">
              <w:rPr>
                <w:rFonts w:ascii="Cambria Math" w:eastAsia="宋体" w:hAnsi="Cambria Math" w:cs="Times New Roman"/>
                <w:kern w:val="0"/>
                <w:sz w:val="24"/>
                <w:szCs w:val="24"/>
              </w:rPr>
              <m:t xml:space="preserve">= </m:t>
            </w:del>
          </m:r>
          <m:r>
            <w:del w:id="633" w:author="Zhang Li" w:date="2022-06-12T12:21:00Z">
              <m:rPr>
                <m:sty m:val="p"/>
              </m:rPr>
              <w:rPr>
                <w:rFonts w:ascii="Cambria Math" w:eastAsia="宋体" w:hAnsi="Cambria Math" w:cs="Times New Roman"/>
                <w:kern w:val="0"/>
                <w:sz w:val="24"/>
                <w:szCs w:val="24"/>
              </w:rPr>
              <m:t>Pr</m:t>
            </w:del>
          </m:r>
          <m:d>
            <m:dPr>
              <m:begChr m:val="["/>
              <m:endChr m:val="]"/>
              <m:ctrlPr>
                <w:del w:id="634" w:author="Zhang Li" w:date="2022-06-12T12:21:00Z">
                  <w:rPr>
                    <w:rFonts w:ascii="Cambria Math" w:eastAsia="宋体" w:hAnsi="Cambria Math" w:cs="Times New Roman"/>
                    <w:i/>
                    <w:kern w:val="0"/>
                    <w:sz w:val="24"/>
                    <w:szCs w:val="24"/>
                  </w:rPr>
                </w:del>
              </m:ctrlPr>
            </m:dPr>
            <m:e>
              <m:sSub>
                <m:sSubPr>
                  <m:ctrlPr>
                    <w:del w:id="635" w:author="Zhang Li" w:date="2022-06-12T12:21:00Z">
                      <w:rPr>
                        <w:rFonts w:ascii="Cambria Math" w:eastAsia="宋体" w:hAnsi="Cambria Math" w:cs="Times New Roman"/>
                        <w:i/>
                        <w:kern w:val="0"/>
                        <w:sz w:val="24"/>
                        <w:szCs w:val="24"/>
                      </w:rPr>
                    </w:del>
                  </m:ctrlPr>
                </m:sSubPr>
                <m:e>
                  <m:r>
                    <w:del w:id="636" w:author="Zhang Li" w:date="2022-06-12T12:21:00Z">
                      <w:rPr>
                        <w:rFonts w:ascii="Cambria Math" w:eastAsia="宋体" w:hAnsi="Cambria Math" w:cs="Times New Roman"/>
                        <w:kern w:val="0"/>
                        <w:sz w:val="24"/>
                        <w:szCs w:val="24"/>
                      </w:rPr>
                      <m:t>|H</m:t>
                    </w:del>
                  </m:r>
                </m:e>
                <m:sub>
                  <m:r>
                    <w:del w:id="637" w:author="Zhang Li" w:date="2022-06-12T12:21:00Z">
                      <w:rPr>
                        <w:rFonts w:ascii="Cambria Math" w:eastAsia="宋体" w:hAnsi="Cambria Math" w:cs="Times New Roman"/>
                        <w:kern w:val="0"/>
                        <w:sz w:val="24"/>
                        <w:szCs w:val="24"/>
                      </w:rPr>
                      <m:t>u,v</m:t>
                    </w:del>
                  </m:r>
                </m:sub>
              </m:sSub>
              <m:sSup>
                <m:sSupPr>
                  <m:ctrlPr>
                    <w:del w:id="638" w:author="Zhang Li" w:date="2022-06-12T12:21:00Z">
                      <w:rPr>
                        <w:rFonts w:ascii="Cambria Math" w:eastAsia="宋体" w:hAnsi="Cambria Math" w:cs="Times New Roman"/>
                        <w:i/>
                        <w:kern w:val="0"/>
                        <w:sz w:val="24"/>
                        <w:szCs w:val="24"/>
                      </w:rPr>
                    </w:del>
                  </m:ctrlPr>
                </m:sSupPr>
                <m:e>
                  <m:d>
                    <m:dPr>
                      <m:begChr m:val=""/>
                      <m:endChr m:val="|"/>
                      <m:ctrlPr>
                        <w:del w:id="639" w:author="Zhang Li" w:date="2022-06-12T12:21:00Z">
                          <w:rPr>
                            <w:rFonts w:ascii="Cambria Math" w:eastAsia="宋体" w:hAnsi="Cambria Math" w:cs="Times New Roman"/>
                            <w:i/>
                            <w:kern w:val="0"/>
                            <w:sz w:val="24"/>
                            <w:szCs w:val="24"/>
                          </w:rPr>
                        </w:del>
                      </m:ctrlPr>
                    </m:dPr>
                    <m:e>
                      <m:r>
                        <w:del w:id="640" w:author="Zhang Li" w:date="2022-06-12T12:21:00Z">
                          <w:rPr>
                            <w:rFonts w:ascii="Cambria Math" w:eastAsia="宋体" w:hAnsi="Cambria Math" w:cs="Times New Roman"/>
                            <w:kern w:val="0"/>
                            <w:sz w:val="24"/>
                            <w:szCs w:val="24"/>
                          </w:rPr>
                          <m:t>​</m:t>
                        </w:del>
                      </m:r>
                    </m:e>
                  </m:d>
                </m:e>
                <m:sup>
                  <m:r>
                    <w:del w:id="641" w:author="Zhang Li" w:date="2022-06-12T12:21:00Z">
                      <w:rPr>
                        <w:rFonts w:ascii="Cambria Math" w:eastAsia="宋体" w:hAnsi="Cambria Math" w:cs="Times New Roman"/>
                        <w:kern w:val="0"/>
                        <w:sz w:val="24"/>
                        <w:szCs w:val="24"/>
                      </w:rPr>
                      <m:t>2</m:t>
                    </w:del>
                  </m:r>
                </m:sup>
              </m:sSup>
              <m:r>
                <w:del w:id="642" w:author="Zhang Li" w:date="2022-06-12T12:21:00Z">
                  <w:rPr>
                    <w:rFonts w:ascii="Cambria Math" w:eastAsia="宋体" w:hAnsi="Cambria Math" w:cs="Times New Roman"/>
                    <w:kern w:val="0"/>
                    <w:sz w:val="24"/>
                    <w:szCs w:val="24"/>
                  </w:rPr>
                  <m:t>&lt;</m:t>
                </w:del>
              </m:r>
              <m:sSup>
                <m:sSupPr>
                  <m:ctrlPr>
                    <w:del w:id="643" w:author="Zhang Li" w:date="2022-06-12T12:21:00Z">
                      <w:rPr>
                        <w:rFonts w:ascii="Cambria Math" w:eastAsia="宋体" w:hAnsi="Cambria Math" w:cs="Times New Roman"/>
                        <w:i/>
                        <w:kern w:val="0"/>
                        <w:sz w:val="24"/>
                        <w:szCs w:val="24"/>
                      </w:rPr>
                    </w:del>
                  </m:ctrlPr>
                </m:sSupPr>
                <m:e>
                  <m:r>
                    <w:del w:id="644" w:author="Zhang Li" w:date="2022-06-12T12:21:00Z">
                      <w:rPr>
                        <w:rFonts w:ascii="Cambria Math" w:eastAsia="宋体" w:hAnsi="Cambria Math" w:cs="Times New Roman"/>
                        <w:kern w:val="0"/>
                        <w:sz w:val="24"/>
                        <w:szCs w:val="24"/>
                      </w:rPr>
                      <m:t>10</m:t>
                    </w:del>
                  </m:r>
                </m:e>
                <m:sup>
                  <m:f>
                    <m:fPr>
                      <m:ctrlPr>
                        <w:del w:id="645" w:author="Zhang Li" w:date="2022-06-12T12:21:00Z">
                          <w:rPr>
                            <w:rFonts w:ascii="Cambria Math" w:eastAsia="宋体" w:hAnsi="Cambria Math" w:cs="Times New Roman"/>
                            <w:i/>
                            <w:kern w:val="0"/>
                            <w:sz w:val="24"/>
                            <w:szCs w:val="24"/>
                          </w:rPr>
                        </w:del>
                      </m:ctrlPr>
                    </m:fPr>
                    <m:num>
                      <m:r>
                        <w:del w:id="646" w:author="Zhang Li" w:date="2022-06-12T12:21:00Z">
                          <w:rPr>
                            <w:rFonts w:ascii="Cambria Math" w:eastAsia="宋体" w:hAnsi="Cambria Math" w:cs="Times New Roman"/>
                            <w:kern w:val="0"/>
                            <w:sz w:val="24"/>
                            <w:szCs w:val="24"/>
                          </w:rPr>
                          <m:t xml:space="preserve"> P</m:t>
                        </w:del>
                      </m:r>
                      <m:sSub>
                        <m:sSubPr>
                          <m:ctrlPr>
                            <w:del w:id="647" w:author="Zhang Li" w:date="2022-06-12T12:21:00Z">
                              <w:rPr>
                                <w:rFonts w:ascii="Cambria Math" w:eastAsia="宋体" w:hAnsi="Cambria Math" w:cs="Times New Roman"/>
                                <w:i/>
                                <w:kern w:val="0"/>
                                <w:sz w:val="24"/>
                                <w:szCs w:val="24"/>
                              </w:rPr>
                            </w:del>
                          </m:ctrlPr>
                        </m:sSubPr>
                        <m:e>
                          <m:r>
                            <w:del w:id="648" w:author="Zhang Li" w:date="2022-06-12T12:21:00Z">
                              <w:rPr>
                                <w:rFonts w:ascii="Cambria Math" w:eastAsia="宋体" w:hAnsi="Cambria Math" w:cs="Times New Roman"/>
                                <w:kern w:val="0"/>
                                <w:sz w:val="24"/>
                                <w:szCs w:val="24"/>
                              </w:rPr>
                              <m:t>L</m:t>
                            </w:del>
                          </m:r>
                        </m:e>
                        <m:sub>
                          <m:r>
                            <w:del w:id="649" w:author="Zhang Li" w:date="2022-06-12T12:21:00Z">
                              <w:rPr>
                                <w:rFonts w:ascii="Cambria Math" w:eastAsia="宋体" w:hAnsi="Cambria Math" w:cs="Times New Roman"/>
                                <w:kern w:val="0"/>
                                <w:sz w:val="24"/>
                                <w:szCs w:val="24"/>
                              </w:rPr>
                              <m:t>dB</m:t>
                            </w:del>
                          </m:r>
                        </m:sub>
                      </m:sSub>
                      <m:d>
                        <m:dPr>
                          <m:ctrlPr>
                            <w:del w:id="650" w:author="Zhang Li" w:date="2022-06-12T12:21:00Z">
                              <w:rPr>
                                <w:rFonts w:ascii="Cambria Math" w:eastAsia="宋体" w:hAnsi="Cambria Math" w:cs="Times New Roman"/>
                                <w:i/>
                                <w:kern w:val="0"/>
                                <w:sz w:val="24"/>
                                <w:szCs w:val="24"/>
                              </w:rPr>
                            </w:del>
                          </m:ctrlPr>
                        </m:dPr>
                        <m:e>
                          <m:sSub>
                            <m:sSubPr>
                              <m:ctrlPr>
                                <w:del w:id="651" w:author="Zhang Li" w:date="2022-06-12T12:21:00Z">
                                  <w:rPr>
                                    <w:rFonts w:ascii="Cambria Math" w:eastAsia="宋体" w:hAnsi="Cambria Math" w:cs="Times New Roman"/>
                                    <w:i/>
                                    <w:kern w:val="0"/>
                                    <w:sz w:val="24"/>
                                    <w:szCs w:val="24"/>
                                  </w:rPr>
                                </w:del>
                              </m:ctrlPr>
                            </m:sSubPr>
                            <m:e>
                              <m:r>
                                <w:del w:id="652" w:author="Zhang Li" w:date="2022-06-12T12:21:00Z">
                                  <w:rPr>
                                    <w:rFonts w:ascii="Cambria Math" w:eastAsia="宋体" w:hAnsi="Cambria Math" w:cs="Times New Roman"/>
                                    <w:kern w:val="0"/>
                                    <w:sz w:val="24"/>
                                    <w:szCs w:val="24"/>
                                  </w:rPr>
                                  <m:t>d</m:t>
                                </w:del>
                              </m:r>
                            </m:e>
                            <m:sub>
                              <m:r>
                                <w:del w:id="653" w:author="Zhang Li" w:date="2022-06-12T12:21:00Z">
                                  <w:rPr>
                                    <w:rFonts w:ascii="Cambria Math" w:eastAsia="宋体" w:hAnsi="Cambria Math" w:cs="Times New Roman"/>
                                    <w:kern w:val="0"/>
                                    <w:sz w:val="24"/>
                                    <w:szCs w:val="24"/>
                                  </w:rPr>
                                  <m:t>0</m:t>
                                </w:del>
                              </m:r>
                            </m:sub>
                          </m:sSub>
                        </m:e>
                      </m:d>
                    </m:num>
                    <m:den>
                      <m:r>
                        <w:del w:id="654" w:author="Zhang Li" w:date="2022-06-12T12:21:00Z">
                          <w:rPr>
                            <w:rFonts w:ascii="Cambria Math" w:eastAsia="宋体" w:hAnsi="Cambria Math" w:cs="Times New Roman"/>
                            <w:kern w:val="0"/>
                            <w:sz w:val="24"/>
                            <w:szCs w:val="24"/>
                          </w:rPr>
                          <m:t>10</m:t>
                        </w:del>
                      </m:r>
                    </m:den>
                  </m:f>
                </m:sup>
              </m:sSup>
              <m:r>
                <w:del w:id="655" w:author="Zhang Li" w:date="2022-06-12T12:21:00Z">
                  <w:rPr>
                    <w:rFonts w:ascii="Cambria Math" w:eastAsia="宋体" w:hAnsi="Cambria Math" w:cs="Times New Roman"/>
                    <w:kern w:val="0"/>
                    <w:sz w:val="24"/>
                    <w:szCs w:val="24"/>
                  </w:rPr>
                  <m:t>⋅</m:t>
                </w:del>
              </m:r>
              <m:f>
                <m:fPr>
                  <m:ctrlPr>
                    <w:del w:id="656" w:author="Zhang Li" w:date="2022-06-12T12:21:00Z">
                      <w:rPr>
                        <w:rFonts w:ascii="Cambria Math" w:eastAsia="宋体" w:hAnsi="Cambria Math" w:cs="Times New Roman"/>
                        <w:i/>
                        <w:kern w:val="0"/>
                        <w:sz w:val="24"/>
                        <w:szCs w:val="24"/>
                      </w:rPr>
                    </w:del>
                  </m:ctrlPr>
                </m:fPr>
                <m:num>
                  <m:r>
                    <w:del w:id="657" w:author="Zhang Li" w:date="2022-06-12T12:21:00Z">
                      <w:rPr>
                        <w:rFonts w:ascii="Cambria Math" w:eastAsia="宋体" w:hAnsi="Cambria Math" w:cs="Times New Roman"/>
                        <w:kern w:val="0"/>
                        <w:sz w:val="24"/>
                        <w:szCs w:val="24"/>
                      </w:rPr>
                      <m:t>β</m:t>
                    </w:del>
                  </m:r>
                  <m:sSub>
                    <m:sSubPr>
                      <m:ctrlPr>
                        <w:del w:id="658" w:author="Zhang Li" w:date="2022-06-12T12:21:00Z">
                          <w:rPr>
                            <w:rFonts w:ascii="Cambria Math" w:eastAsia="宋体" w:hAnsi="Cambria Math" w:cs="Times New Roman"/>
                            <w:i/>
                            <w:kern w:val="0"/>
                            <w:sz w:val="24"/>
                            <w:szCs w:val="24"/>
                          </w:rPr>
                        </w:del>
                      </m:ctrlPr>
                    </m:sSubPr>
                    <m:e>
                      <m:r>
                        <w:del w:id="659" w:author="Zhang Li" w:date="2022-06-12T12:21:00Z">
                          <w:rPr>
                            <w:rFonts w:ascii="Cambria Math" w:eastAsia="宋体" w:hAnsi="Cambria Math" w:cs="Times New Roman"/>
                            <w:kern w:val="0"/>
                            <w:sz w:val="24"/>
                            <w:szCs w:val="24"/>
                          </w:rPr>
                          <m:t>P</m:t>
                        </w:del>
                      </m:r>
                    </m:e>
                    <m:sub>
                      <m:r>
                        <w:del w:id="660" w:author="Zhang Li" w:date="2022-06-12T12:21:00Z">
                          <w:rPr>
                            <w:rFonts w:ascii="Cambria Math" w:eastAsia="宋体" w:hAnsi="Cambria Math" w:cs="Times New Roman"/>
                            <w:kern w:val="0"/>
                            <w:sz w:val="24"/>
                            <w:szCs w:val="24"/>
                          </w:rPr>
                          <m:t>n</m:t>
                        </w:del>
                      </m:r>
                    </m:sub>
                  </m:sSub>
                </m:num>
                <m:den>
                  <m:sSub>
                    <m:sSubPr>
                      <m:ctrlPr>
                        <w:del w:id="661" w:author="Zhang Li" w:date="2022-06-12T12:21:00Z">
                          <w:rPr>
                            <w:rFonts w:ascii="Cambria Math" w:eastAsia="宋体" w:hAnsi="Cambria Math" w:cs="Times New Roman"/>
                            <w:i/>
                            <w:kern w:val="0"/>
                            <w:sz w:val="24"/>
                            <w:szCs w:val="24"/>
                          </w:rPr>
                        </w:del>
                      </m:ctrlPr>
                    </m:sSubPr>
                    <m:e>
                      <m:r>
                        <w:del w:id="662" w:author="Zhang Li" w:date="2022-06-12T12:21:00Z">
                          <w:rPr>
                            <w:rFonts w:ascii="Cambria Math" w:eastAsia="宋体" w:hAnsi="Cambria Math" w:cs="Times New Roman"/>
                            <w:kern w:val="0"/>
                            <w:sz w:val="24"/>
                            <w:szCs w:val="24"/>
                          </w:rPr>
                          <m:t>P</m:t>
                        </w:del>
                      </m:r>
                    </m:e>
                    <m:sub>
                      <m:r>
                        <w:del w:id="663" w:author="Zhang Li" w:date="2022-06-12T12:21:00Z">
                          <w:rPr>
                            <w:rFonts w:ascii="Cambria Math" w:eastAsia="宋体" w:hAnsi="Cambria Math" w:cs="Times New Roman"/>
                            <w:kern w:val="0"/>
                            <w:sz w:val="24"/>
                            <w:szCs w:val="24"/>
                          </w:rPr>
                          <m:t>t</m:t>
                        </w:del>
                      </m:r>
                    </m:sub>
                  </m:sSub>
                </m:den>
              </m:f>
              <m:r>
                <w:del w:id="664" w:author="Zhang Li" w:date="2022-06-12T12:21:00Z">
                  <w:rPr>
                    <w:rFonts w:ascii="Cambria Math" w:eastAsia="宋体" w:hAnsi="Cambria Math" w:cs="Times New Roman"/>
                    <w:kern w:val="0"/>
                    <w:sz w:val="24"/>
                    <w:szCs w:val="24"/>
                  </w:rPr>
                  <m:t>⋅</m:t>
                </w:del>
              </m:r>
              <m:sSup>
                <m:sSupPr>
                  <m:ctrlPr>
                    <w:del w:id="665" w:author="Zhang Li" w:date="2022-06-12T12:21:00Z">
                      <w:rPr>
                        <w:rFonts w:ascii="Cambria Math" w:eastAsia="宋体" w:hAnsi="Cambria Math" w:cs="Times New Roman"/>
                        <w:i/>
                        <w:kern w:val="0"/>
                        <w:sz w:val="24"/>
                        <w:szCs w:val="24"/>
                      </w:rPr>
                    </w:del>
                  </m:ctrlPr>
                </m:sSupPr>
                <m:e>
                  <m:d>
                    <m:dPr>
                      <m:ctrlPr>
                        <w:del w:id="666" w:author="Zhang Li" w:date="2022-06-12T12:21:00Z">
                          <w:rPr>
                            <w:rFonts w:ascii="Cambria Math" w:eastAsia="宋体" w:hAnsi="Cambria Math" w:cs="Times New Roman"/>
                            <w:i/>
                            <w:kern w:val="0"/>
                            <w:sz w:val="24"/>
                            <w:szCs w:val="24"/>
                          </w:rPr>
                        </w:del>
                      </m:ctrlPr>
                    </m:dPr>
                    <m:e>
                      <m:f>
                        <m:fPr>
                          <m:ctrlPr>
                            <w:del w:id="667" w:author="Zhang Li" w:date="2022-06-12T12:21:00Z">
                              <w:rPr>
                                <w:rFonts w:ascii="Cambria Math" w:eastAsia="宋体" w:hAnsi="Cambria Math" w:cs="Times New Roman"/>
                                <w:i/>
                                <w:kern w:val="0"/>
                                <w:sz w:val="24"/>
                                <w:szCs w:val="24"/>
                              </w:rPr>
                            </w:del>
                          </m:ctrlPr>
                        </m:fPr>
                        <m:num>
                          <m:sSub>
                            <m:sSubPr>
                              <m:ctrlPr>
                                <w:del w:id="668" w:author="Zhang Li" w:date="2022-06-12T12:21:00Z">
                                  <w:rPr>
                                    <w:rFonts w:ascii="Cambria Math" w:eastAsia="宋体" w:hAnsi="Cambria Math" w:cs="Times New Roman"/>
                                    <w:i/>
                                    <w:kern w:val="0"/>
                                    <w:sz w:val="24"/>
                                    <w:szCs w:val="24"/>
                                  </w:rPr>
                                </w:del>
                              </m:ctrlPr>
                            </m:sSubPr>
                            <m:e>
                              <m:r>
                                <w:del w:id="669" w:author="Zhang Li" w:date="2022-06-12T12:21:00Z">
                                  <w:rPr>
                                    <w:rFonts w:ascii="Cambria Math" w:eastAsia="宋体" w:hAnsi="Cambria Math" w:cs="Times New Roman"/>
                                    <w:kern w:val="0"/>
                                    <w:sz w:val="24"/>
                                    <w:szCs w:val="24"/>
                                  </w:rPr>
                                  <m:t>d</m:t>
                                </w:del>
                              </m:r>
                            </m:e>
                            <m:sub>
                              <m:r>
                                <w:del w:id="670" w:author="Zhang Li" w:date="2022-06-12T12:21:00Z">
                                  <w:rPr>
                                    <w:rFonts w:ascii="Cambria Math" w:eastAsia="宋体" w:hAnsi="Cambria Math" w:cs="Times New Roman"/>
                                    <w:kern w:val="0"/>
                                    <w:sz w:val="24"/>
                                    <w:szCs w:val="24"/>
                                  </w:rPr>
                                  <m:t>u,v</m:t>
                                </w:del>
                              </m:r>
                            </m:sub>
                          </m:sSub>
                        </m:num>
                        <m:den>
                          <m:sSub>
                            <m:sSubPr>
                              <m:ctrlPr>
                                <w:del w:id="671" w:author="Zhang Li" w:date="2022-06-12T12:21:00Z">
                                  <w:rPr>
                                    <w:rFonts w:ascii="Cambria Math" w:eastAsia="宋体" w:hAnsi="Cambria Math" w:cs="Times New Roman"/>
                                    <w:i/>
                                    <w:kern w:val="0"/>
                                    <w:sz w:val="24"/>
                                    <w:szCs w:val="24"/>
                                  </w:rPr>
                                </w:del>
                              </m:ctrlPr>
                            </m:sSubPr>
                            <m:e>
                              <m:r>
                                <w:del w:id="672" w:author="Zhang Li" w:date="2022-06-12T12:21:00Z">
                                  <w:rPr>
                                    <w:rFonts w:ascii="Cambria Math" w:eastAsia="宋体" w:hAnsi="Cambria Math" w:cs="Times New Roman"/>
                                    <w:kern w:val="0"/>
                                    <w:sz w:val="24"/>
                                    <w:szCs w:val="24"/>
                                  </w:rPr>
                                  <m:t>d</m:t>
                                </w:del>
                              </m:r>
                            </m:e>
                            <m:sub>
                              <m:r>
                                <w:del w:id="673" w:author="Zhang Li" w:date="2022-06-12T12:21:00Z">
                                  <w:rPr>
                                    <w:rFonts w:ascii="Cambria Math" w:eastAsia="宋体" w:hAnsi="Cambria Math" w:cs="Times New Roman"/>
                                    <w:kern w:val="0"/>
                                    <w:sz w:val="24"/>
                                    <w:szCs w:val="24"/>
                                  </w:rPr>
                                  <m:t>0</m:t>
                                </w:del>
                              </m:r>
                            </m:sub>
                          </m:sSub>
                        </m:den>
                      </m:f>
                    </m:e>
                  </m:d>
                </m:e>
                <m:sup>
                  <m:r>
                    <w:del w:id="674" w:author="Zhang Li" w:date="2022-06-12T12:21:00Z">
                      <w:rPr>
                        <w:rFonts w:ascii="Cambria Math" w:eastAsia="宋体" w:hAnsi="Cambria Math" w:cs="Times New Roman"/>
                        <w:kern w:val="0"/>
                        <w:sz w:val="24"/>
                        <w:szCs w:val="24"/>
                      </w:rPr>
                      <m:t>-α</m:t>
                    </w:del>
                  </m:r>
                </m:sup>
              </m:sSup>
            </m:e>
          </m:d>
          <m:r>
            <w:del w:id="675" w:author="Zhang Li" w:date="2022-06-12T12:21:00Z">
              <w:rPr>
                <w:rFonts w:ascii="Cambria Math" w:eastAsia="宋体" w:hAnsi="Cambria Math" w:cs="Times New Roman"/>
                <w:kern w:val="0"/>
                <w:sz w:val="24"/>
                <w:szCs w:val="24"/>
              </w:rPr>
              <m:t>=1-</m:t>
            </w:del>
          </m:r>
          <m:sSup>
            <m:sSupPr>
              <m:ctrlPr>
                <w:del w:id="676" w:author="Zhang Li" w:date="2022-06-12T12:21:00Z">
                  <w:rPr>
                    <w:rFonts w:ascii="Cambria Math" w:eastAsia="宋体" w:hAnsi="Cambria Math" w:cs="Times New Roman"/>
                    <w:i/>
                    <w:kern w:val="0"/>
                    <w:sz w:val="24"/>
                    <w:szCs w:val="24"/>
                  </w:rPr>
                </w:del>
              </m:ctrlPr>
            </m:sSupPr>
            <m:e>
              <m:r>
                <w:del w:id="677" w:author="Zhang Li" w:date="2022-06-12T12:21:00Z">
                  <w:rPr>
                    <w:rFonts w:ascii="Cambria Math" w:eastAsia="宋体" w:hAnsi="Cambria Math" w:cs="Times New Roman"/>
                    <w:kern w:val="0"/>
                    <w:sz w:val="24"/>
                    <w:szCs w:val="24"/>
                  </w:rPr>
                  <m:t>e</m:t>
                </w:del>
              </m:r>
            </m:e>
            <m:sup>
              <m:r>
                <w:del w:id="678" w:author="Zhang Li" w:date="2022-06-12T12:21:00Z">
                  <w:rPr>
                    <w:rFonts w:ascii="Cambria Math" w:eastAsia="宋体" w:hAnsi="Cambria Math" w:cs="Times New Roman"/>
                    <w:kern w:val="0"/>
                    <w:sz w:val="24"/>
                    <w:szCs w:val="24"/>
                  </w:rPr>
                  <m:t>-</m:t>
                </w:del>
              </m:r>
              <m:sSup>
                <m:sSupPr>
                  <m:ctrlPr>
                    <w:del w:id="679" w:author="Zhang Li" w:date="2022-06-12T12:21:00Z">
                      <w:rPr>
                        <w:rFonts w:ascii="Cambria Math" w:eastAsia="宋体" w:hAnsi="Cambria Math" w:cs="Times New Roman"/>
                        <w:i/>
                        <w:kern w:val="0"/>
                        <w:sz w:val="24"/>
                        <w:szCs w:val="24"/>
                      </w:rPr>
                    </w:del>
                  </m:ctrlPr>
                </m:sSupPr>
                <m:e>
                  <m:r>
                    <w:del w:id="680" w:author="Zhang Li" w:date="2022-06-12T12:21:00Z">
                      <w:rPr>
                        <w:rFonts w:ascii="Cambria Math" w:eastAsia="宋体" w:hAnsi="Cambria Math" w:cs="Times New Roman"/>
                        <w:kern w:val="0"/>
                        <w:sz w:val="24"/>
                        <w:szCs w:val="24"/>
                      </w:rPr>
                      <m:t>10</m:t>
                    </w:del>
                  </m:r>
                </m:e>
                <m:sup>
                  <m:f>
                    <m:fPr>
                      <m:ctrlPr>
                        <w:del w:id="681" w:author="Zhang Li" w:date="2022-06-12T12:21:00Z">
                          <w:rPr>
                            <w:rFonts w:ascii="Cambria Math" w:eastAsia="宋体" w:hAnsi="Cambria Math" w:cs="Times New Roman"/>
                            <w:i/>
                            <w:kern w:val="0"/>
                            <w:sz w:val="24"/>
                            <w:szCs w:val="24"/>
                          </w:rPr>
                        </w:del>
                      </m:ctrlPr>
                    </m:fPr>
                    <m:num>
                      <m:r>
                        <w:del w:id="682" w:author="Zhang Li" w:date="2022-06-12T12:21:00Z">
                          <w:rPr>
                            <w:rFonts w:ascii="Cambria Math" w:eastAsia="宋体" w:hAnsi="Cambria Math" w:cs="Times New Roman"/>
                            <w:kern w:val="0"/>
                            <w:sz w:val="24"/>
                            <w:szCs w:val="24"/>
                          </w:rPr>
                          <m:t xml:space="preserve"> P</m:t>
                        </w:del>
                      </m:r>
                      <m:sSub>
                        <m:sSubPr>
                          <m:ctrlPr>
                            <w:del w:id="683" w:author="Zhang Li" w:date="2022-06-12T12:21:00Z">
                              <w:rPr>
                                <w:rFonts w:ascii="Cambria Math" w:eastAsia="宋体" w:hAnsi="Cambria Math" w:cs="Times New Roman"/>
                                <w:i/>
                                <w:kern w:val="0"/>
                                <w:sz w:val="24"/>
                                <w:szCs w:val="24"/>
                              </w:rPr>
                            </w:del>
                          </m:ctrlPr>
                        </m:sSubPr>
                        <m:e>
                          <m:r>
                            <w:del w:id="684" w:author="Zhang Li" w:date="2022-06-12T12:21:00Z">
                              <w:rPr>
                                <w:rFonts w:ascii="Cambria Math" w:eastAsia="宋体" w:hAnsi="Cambria Math" w:cs="Times New Roman"/>
                                <w:kern w:val="0"/>
                                <w:sz w:val="24"/>
                                <w:szCs w:val="24"/>
                              </w:rPr>
                              <m:t>L</m:t>
                            </w:del>
                          </m:r>
                        </m:e>
                        <m:sub>
                          <m:r>
                            <w:del w:id="685" w:author="Zhang Li" w:date="2022-06-12T12:21:00Z">
                              <w:rPr>
                                <w:rFonts w:ascii="Cambria Math" w:eastAsia="宋体" w:hAnsi="Cambria Math" w:cs="Times New Roman"/>
                                <w:kern w:val="0"/>
                                <w:sz w:val="24"/>
                                <w:szCs w:val="24"/>
                              </w:rPr>
                              <m:t>dB</m:t>
                            </w:del>
                          </m:r>
                        </m:sub>
                      </m:sSub>
                      <m:d>
                        <m:dPr>
                          <m:ctrlPr>
                            <w:del w:id="686" w:author="Zhang Li" w:date="2022-06-12T12:21:00Z">
                              <w:rPr>
                                <w:rFonts w:ascii="Cambria Math" w:eastAsia="宋体" w:hAnsi="Cambria Math" w:cs="Times New Roman"/>
                                <w:i/>
                                <w:kern w:val="0"/>
                                <w:sz w:val="24"/>
                                <w:szCs w:val="24"/>
                              </w:rPr>
                            </w:del>
                          </m:ctrlPr>
                        </m:dPr>
                        <m:e>
                          <m:sSub>
                            <m:sSubPr>
                              <m:ctrlPr>
                                <w:del w:id="687" w:author="Zhang Li" w:date="2022-06-12T12:21:00Z">
                                  <w:rPr>
                                    <w:rFonts w:ascii="Cambria Math" w:eastAsia="宋体" w:hAnsi="Cambria Math" w:cs="Times New Roman"/>
                                    <w:i/>
                                    <w:kern w:val="0"/>
                                    <w:sz w:val="24"/>
                                    <w:szCs w:val="24"/>
                                  </w:rPr>
                                </w:del>
                              </m:ctrlPr>
                            </m:sSubPr>
                            <m:e>
                              <m:r>
                                <w:del w:id="688" w:author="Zhang Li" w:date="2022-06-12T12:21:00Z">
                                  <w:rPr>
                                    <w:rFonts w:ascii="Cambria Math" w:eastAsia="宋体" w:hAnsi="Cambria Math" w:cs="Times New Roman"/>
                                    <w:kern w:val="0"/>
                                    <w:sz w:val="24"/>
                                    <w:szCs w:val="24"/>
                                  </w:rPr>
                                  <m:t>d</m:t>
                                </w:del>
                              </m:r>
                            </m:e>
                            <m:sub>
                              <m:r>
                                <w:del w:id="689" w:author="Zhang Li" w:date="2022-06-12T12:21:00Z">
                                  <w:rPr>
                                    <w:rFonts w:ascii="Cambria Math" w:eastAsia="宋体" w:hAnsi="Cambria Math" w:cs="Times New Roman"/>
                                    <w:kern w:val="0"/>
                                    <w:sz w:val="24"/>
                                    <w:szCs w:val="24"/>
                                  </w:rPr>
                                  <m:t>0</m:t>
                                </w:del>
                              </m:r>
                            </m:sub>
                          </m:sSub>
                        </m:e>
                      </m:d>
                    </m:num>
                    <m:den>
                      <m:r>
                        <w:del w:id="690" w:author="Zhang Li" w:date="2022-06-12T12:21:00Z">
                          <w:rPr>
                            <w:rFonts w:ascii="Cambria Math" w:eastAsia="宋体" w:hAnsi="Cambria Math" w:cs="Times New Roman"/>
                            <w:kern w:val="0"/>
                            <w:sz w:val="24"/>
                            <w:szCs w:val="24"/>
                          </w:rPr>
                          <m:t>10</m:t>
                        </w:del>
                      </m:r>
                    </m:den>
                  </m:f>
                </m:sup>
              </m:sSup>
              <m:r>
                <w:del w:id="691" w:author="Zhang Li" w:date="2022-06-12T12:21:00Z">
                  <w:rPr>
                    <w:rFonts w:ascii="Cambria Math" w:eastAsia="宋体" w:hAnsi="Cambria Math" w:cs="Times New Roman"/>
                    <w:kern w:val="0"/>
                    <w:sz w:val="24"/>
                    <w:szCs w:val="24"/>
                  </w:rPr>
                  <m:t>⋅</m:t>
                </w:del>
              </m:r>
              <m:f>
                <m:fPr>
                  <m:ctrlPr>
                    <w:del w:id="692" w:author="Zhang Li" w:date="2022-06-12T12:21:00Z">
                      <w:rPr>
                        <w:rFonts w:ascii="Cambria Math" w:eastAsia="宋体" w:hAnsi="Cambria Math" w:cs="Times New Roman"/>
                        <w:i/>
                        <w:kern w:val="0"/>
                        <w:sz w:val="24"/>
                        <w:szCs w:val="24"/>
                      </w:rPr>
                    </w:del>
                  </m:ctrlPr>
                </m:fPr>
                <m:num>
                  <m:r>
                    <w:del w:id="693" w:author="Zhang Li" w:date="2022-06-12T12:21:00Z">
                      <w:rPr>
                        <w:rFonts w:ascii="Cambria Math" w:eastAsia="宋体" w:hAnsi="Cambria Math" w:cs="Times New Roman"/>
                        <w:kern w:val="0"/>
                        <w:sz w:val="24"/>
                        <w:szCs w:val="24"/>
                      </w:rPr>
                      <m:t>β</m:t>
                    </w:del>
                  </m:r>
                  <m:sSub>
                    <m:sSubPr>
                      <m:ctrlPr>
                        <w:del w:id="694" w:author="Zhang Li" w:date="2022-06-12T12:21:00Z">
                          <w:rPr>
                            <w:rFonts w:ascii="Cambria Math" w:eastAsia="宋体" w:hAnsi="Cambria Math" w:cs="Times New Roman"/>
                            <w:i/>
                            <w:kern w:val="0"/>
                            <w:sz w:val="24"/>
                            <w:szCs w:val="24"/>
                          </w:rPr>
                        </w:del>
                      </m:ctrlPr>
                    </m:sSubPr>
                    <m:e>
                      <m:r>
                        <w:del w:id="695" w:author="Zhang Li" w:date="2022-06-12T12:21:00Z">
                          <w:rPr>
                            <w:rFonts w:ascii="Cambria Math" w:eastAsia="宋体" w:hAnsi="Cambria Math" w:cs="Times New Roman"/>
                            <w:kern w:val="0"/>
                            <w:sz w:val="24"/>
                            <w:szCs w:val="24"/>
                          </w:rPr>
                          <m:t>P</m:t>
                        </w:del>
                      </m:r>
                    </m:e>
                    <m:sub>
                      <m:r>
                        <w:del w:id="696" w:author="Zhang Li" w:date="2022-06-12T12:21:00Z">
                          <w:rPr>
                            <w:rFonts w:ascii="Cambria Math" w:eastAsia="宋体" w:hAnsi="Cambria Math" w:cs="Times New Roman"/>
                            <w:kern w:val="0"/>
                            <w:sz w:val="24"/>
                            <w:szCs w:val="24"/>
                          </w:rPr>
                          <m:t>n</m:t>
                        </w:del>
                      </m:r>
                    </m:sub>
                  </m:sSub>
                </m:num>
                <m:den>
                  <m:sSub>
                    <m:sSubPr>
                      <m:ctrlPr>
                        <w:del w:id="697" w:author="Zhang Li" w:date="2022-06-12T12:21:00Z">
                          <w:rPr>
                            <w:rFonts w:ascii="Cambria Math" w:eastAsia="宋体" w:hAnsi="Cambria Math" w:cs="Times New Roman"/>
                            <w:i/>
                            <w:kern w:val="0"/>
                            <w:sz w:val="24"/>
                            <w:szCs w:val="24"/>
                          </w:rPr>
                        </w:del>
                      </m:ctrlPr>
                    </m:sSubPr>
                    <m:e>
                      <m:r>
                        <w:del w:id="698" w:author="Zhang Li" w:date="2022-06-12T12:21:00Z">
                          <w:rPr>
                            <w:rFonts w:ascii="Cambria Math" w:eastAsia="宋体" w:hAnsi="Cambria Math" w:cs="Times New Roman"/>
                            <w:kern w:val="0"/>
                            <w:sz w:val="24"/>
                            <w:szCs w:val="24"/>
                          </w:rPr>
                          <m:t>P</m:t>
                        </w:del>
                      </m:r>
                    </m:e>
                    <m:sub>
                      <m:r>
                        <w:del w:id="699" w:author="Zhang Li" w:date="2022-06-12T12:21:00Z">
                          <w:rPr>
                            <w:rFonts w:ascii="Cambria Math" w:eastAsia="宋体" w:hAnsi="Cambria Math" w:cs="Times New Roman"/>
                            <w:kern w:val="0"/>
                            <w:sz w:val="24"/>
                            <w:szCs w:val="24"/>
                          </w:rPr>
                          <m:t>t</m:t>
                        </w:del>
                      </m:r>
                    </m:sub>
                  </m:sSub>
                </m:den>
              </m:f>
              <m:r>
                <w:del w:id="700" w:author="Zhang Li" w:date="2022-06-12T12:21:00Z">
                  <w:rPr>
                    <w:rFonts w:ascii="Cambria Math" w:eastAsia="宋体" w:hAnsi="Cambria Math" w:cs="Times New Roman"/>
                    <w:kern w:val="0"/>
                    <w:sz w:val="24"/>
                    <w:szCs w:val="24"/>
                  </w:rPr>
                  <m:t>⋅</m:t>
                </w:del>
              </m:r>
              <m:sSup>
                <m:sSupPr>
                  <m:ctrlPr>
                    <w:del w:id="701" w:author="Zhang Li" w:date="2022-06-12T12:21:00Z">
                      <w:rPr>
                        <w:rFonts w:ascii="Cambria Math" w:eastAsia="宋体" w:hAnsi="Cambria Math" w:cs="Times New Roman"/>
                        <w:i/>
                        <w:kern w:val="0"/>
                        <w:sz w:val="24"/>
                        <w:szCs w:val="24"/>
                      </w:rPr>
                    </w:del>
                  </m:ctrlPr>
                </m:sSupPr>
                <m:e>
                  <m:d>
                    <m:dPr>
                      <m:ctrlPr>
                        <w:del w:id="702" w:author="Zhang Li" w:date="2022-06-12T12:21:00Z">
                          <w:rPr>
                            <w:rFonts w:ascii="Cambria Math" w:eastAsia="宋体" w:hAnsi="Cambria Math" w:cs="Times New Roman"/>
                            <w:i/>
                            <w:kern w:val="0"/>
                            <w:sz w:val="24"/>
                            <w:szCs w:val="24"/>
                          </w:rPr>
                        </w:del>
                      </m:ctrlPr>
                    </m:dPr>
                    <m:e>
                      <m:f>
                        <m:fPr>
                          <m:ctrlPr>
                            <w:del w:id="703" w:author="Zhang Li" w:date="2022-06-12T12:21:00Z">
                              <w:rPr>
                                <w:rFonts w:ascii="Cambria Math" w:eastAsia="宋体" w:hAnsi="Cambria Math" w:cs="Times New Roman"/>
                                <w:i/>
                                <w:kern w:val="0"/>
                                <w:sz w:val="24"/>
                                <w:szCs w:val="24"/>
                              </w:rPr>
                            </w:del>
                          </m:ctrlPr>
                        </m:fPr>
                        <m:num>
                          <m:sSub>
                            <m:sSubPr>
                              <m:ctrlPr>
                                <w:del w:id="704" w:author="Zhang Li" w:date="2022-06-12T12:21:00Z">
                                  <w:rPr>
                                    <w:rFonts w:ascii="Cambria Math" w:eastAsia="宋体" w:hAnsi="Cambria Math" w:cs="Times New Roman"/>
                                    <w:i/>
                                    <w:kern w:val="0"/>
                                    <w:sz w:val="24"/>
                                    <w:szCs w:val="24"/>
                                  </w:rPr>
                                </w:del>
                              </m:ctrlPr>
                            </m:sSubPr>
                            <m:e>
                              <m:r>
                                <w:del w:id="705" w:author="Zhang Li" w:date="2022-06-12T12:21:00Z">
                                  <w:rPr>
                                    <w:rFonts w:ascii="Cambria Math" w:eastAsia="宋体" w:hAnsi="Cambria Math" w:cs="Times New Roman"/>
                                    <w:kern w:val="0"/>
                                    <w:sz w:val="24"/>
                                    <w:szCs w:val="24"/>
                                  </w:rPr>
                                  <m:t>d</m:t>
                                </w:del>
                              </m:r>
                            </m:e>
                            <m:sub>
                              <m:r>
                                <w:del w:id="706" w:author="Zhang Li" w:date="2022-06-12T12:21:00Z">
                                  <w:rPr>
                                    <w:rFonts w:ascii="Cambria Math" w:eastAsia="宋体" w:hAnsi="Cambria Math" w:cs="Times New Roman"/>
                                    <w:kern w:val="0"/>
                                    <w:sz w:val="24"/>
                                    <w:szCs w:val="24"/>
                                  </w:rPr>
                                  <m:t>u,v</m:t>
                                </w:del>
                              </m:r>
                            </m:sub>
                          </m:sSub>
                        </m:num>
                        <m:den>
                          <m:sSub>
                            <m:sSubPr>
                              <m:ctrlPr>
                                <w:del w:id="707" w:author="Zhang Li" w:date="2022-06-12T12:21:00Z">
                                  <w:rPr>
                                    <w:rFonts w:ascii="Cambria Math" w:eastAsia="宋体" w:hAnsi="Cambria Math" w:cs="Times New Roman"/>
                                    <w:i/>
                                    <w:kern w:val="0"/>
                                    <w:sz w:val="24"/>
                                    <w:szCs w:val="24"/>
                                  </w:rPr>
                                </w:del>
                              </m:ctrlPr>
                            </m:sSubPr>
                            <m:e>
                              <m:r>
                                <w:del w:id="708" w:author="Zhang Li" w:date="2022-06-12T12:21:00Z">
                                  <w:rPr>
                                    <w:rFonts w:ascii="Cambria Math" w:eastAsia="宋体" w:hAnsi="Cambria Math" w:cs="Times New Roman"/>
                                    <w:kern w:val="0"/>
                                    <w:sz w:val="24"/>
                                    <w:szCs w:val="24"/>
                                  </w:rPr>
                                  <m:t>d</m:t>
                                </w:del>
                              </m:r>
                            </m:e>
                            <m:sub>
                              <m:r>
                                <w:del w:id="709" w:author="Zhang Li" w:date="2022-06-12T12:21:00Z">
                                  <w:rPr>
                                    <w:rFonts w:ascii="Cambria Math" w:eastAsia="宋体" w:hAnsi="Cambria Math" w:cs="Times New Roman"/>
                                    <w:kern w:val="0"/>
                                    <w:sz w:val="24"/>
                                    <w:szCs w:val="24"/>
                                  </w:rPr>
                                  <m:t>0</m:t>
                                </w:del>
                              </m:r>
                            </m:sub>
                          </m:sSub>
                        </m:den>
                      </m:f>
                    </m:e>
                  </m:d>
                </m:e>
                <m:sup>
                  <m:r>
                    <w:del w:id="710" w:author="Zhang Li" w:date="2022-06-12T12:21:00Z">
                      <w:rPr>
                        <w:rFonts w:ascii="Cambria Math" w:eastAsia="宋体" w:hAnsi="Cambria Math" w:cs="Times New Roman"/>
                        <w:kern w:val="0"/>
                        <w:sz w:val="24"/>
                        <w:szCs w:val="24"/>
                      </w:rPr>
                      <m:t>-α</m:t>
                    </w:del>
                  </m:r>
                </m:sup>
              </m:sSup>
            </m:sup>
          </m:sSup>
        </m:oMath>
      </m:oMathPara>
    </w:p>
    <w:p w14:paraId="4D901362" w14:textId="77777777" w:rsidR="0068181E" w:rsidRDefault="0068181E" w:rsidP="0068181E">
      <w:pPr>
        <w:spacing w:afterLines="100" w:after="312"/>
        <w:rPr>
          <w:ins w:id="711" w:author="Zhang Li" w:date="2022-06-12T12:25:00Z"/>
          <w:rFonts w:ascii="Times New Roman" w:eastAsia="宋体" w:hAnsi="Times New Roman" w:cs="Times New Roman"/>
          <w:kern w:val="0"/>
          <w:sz w:val="24"/>
          <w:szCs w:val="24"/>
        </w:rPr>
      </w:pPr>
      <w:ins w:id="712" w:author="Zhang Li" w:date="2022-06-12T12:25:00Z">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each transmit node that uses same transmission power </w:t>
        </w:r>
      </w:ins>
      <m:oMath>
        <m:sSub>
          <m:sSubPr>
            <m:ctrlPr>
              <w:ins w:id="713" w:author="Zhang Li" w:date="2022-06-12T12:25:00Z">
                <w:rPr>
                  <w:rFonts w:ascii="Cambria Math" w:eastAsia="宋体" w:hAnsi="Cambria Math" w:cs="Times New Roman"/>
                  <w:i/>
                  <w:kern w:val="0"/>
                  <w:sz w:val="24"/>
                  <w:szCs w:val="24"/>
                </w:rPr>
              </w:ins>
            </m:ctrlPr>
          </m:sSubPr>
          <m:e>
            <m:r>
              <w:ins w:id="714" w:author="Zhang Li" w:date="2022-06-12T12:25:00Z">
                <w:rPr>
                  <w:rFonts w:ascii="Cambria Math" w:eastAsia="宋体" w:hAnsi="Cambria Math" w:cs="Times New Roman"/>
                  <w:kern w:val="0"/>
                  <w:sz w:val="24"/>
                  <w:szCs w:val="24"/>
                </w:rPr>
                <m:t>P</m:t>
              </w:ins>
            </m:r>
          </m:e>
          <m:sub>
            <m:r>
              <w:ins w:id="715" w:author="Zhang Li" w:date="2022-06-12T12:25:00Z">
                <w:rPr>
                  <w:rFonts w:ascii="Cambria Math" w:eastAsia="宋体" w:hAnsi="Cambria Math" w:cs="Times New Roman"/>
                  <w:kern w:val="0"/>
                  <w:sz w:val="24"/>
                  <w:szCs w:val="24"/>
                </w:rPr>
                <m:t>t</m:t>
              </w:ins>
            </m:r>
          </m:sub>
        </m:sSub>
      </m:oMath>
      <w:ins w:id="716" w:author="Zhang Li" w:date="2022-06-12T12:25: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717" w:author="Zhang Li" w:date="2022-06-12T12:25:00Z"/>
          <w:rFonts w:ascii="Times New Roman" w:eastAsia="宋体" w:hAnsi="Times New Roman" w:cs="Times New Roman"/>
          <w:kern w:val="0"/>
          <w:sz w:val="24"/>
          <w:szCs w:val="24"/>
        </w:rPr>
      </w:pPr>
      <w:del w:id="718"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719" w:author="Zhang Li" w:date="2022-06-12T12:25:00Z">
            <w:rPr>
              <w:rFonts w:ascii="Cambria Math" w:eastAsia="宋体" w:hAnsi="Cambria Math" w:cs="Times New Roman"/>
              <w:kern w:val="0"/>
              <w:sz w:val="24"/>
              <w:szCs w:val="24"/>
            </w:rPr>
            <m:t>⌈</m:t>
          </w:del>
        </m:r>
        <m:f>
          <m:fPr>
            <m:ctrlPr>
              <w:del w:id="720" w:author="Zhang Li" w:date="2022-06-12T12:25:00Z">
                <w:rPr>
                  <w:rFonts w:ascii="Cambria Math" w:eastAsia="宋体" w:hAnsi="Cambria Math" w:cs="Times New Roman"/>
                  <w:i/>
                  <w:kern w:val="0"/>
                  <w:sz w:val="24"/>
                  <w:szCs w:val="24"/>
                </w:rPr>
              </w:del>
            </m:ctrlPr>
          </m:fPr>
          <m:num>
            <m:r>
              <w:del w:id="721" w:author="Zhang Li" w:date="2022-06-12T12:25:00Z">
                <w:rPr>
                  <w:rFonts w:ascii="Cambria Math" w:eastAsia="宋体" w:hAnsi="Cambria Math" w:cs="Times New Roman"/>
                  <w:kern w:val="0"/>
                  <w:sz w:val="24"/>
                  <w:szCs w:val="24"/>
                </w:rPr>
                <m:t>N</m:t>
              </w:del>
            </m:r>
          </m:num>
          <m:den>
            <m:r>
              <w:del w:id="722" w:author="Zhang Li" w:date="2022-06-12T12:25:00Z">
                <w:rPr>
                  <w:rFonts w:ascii="Cambria Math" w:eastAsia="宋体" w:hAnsi="Cambria Math" w:cs="Times New Roman"/>
                  <w:kern w:val="0"/>
                  <w:sz w:val="24"/>
                  <w:szCs w:val="24"/>
                </w:rPr>
                <m:t>2</m:t>
              </w:del>
            </m:r>
          </m:den>
        </m:f>
        <m:r>
          <w:del w:id="723" w:author="Zhang Li" w:date="2022-06-12T12:25:00Z">
            <w:rPr>
              <w:rFonts w:ascii="Cambria Math" w:eastAsia="宋体" w:hAnsi="Cambria Math" w:cs="Times New Roman"/>
              <w:kern w:val="0"/>
              <w:sz w:val="24"/>
              <w:szCs w:val="24"/>
            </w:rPr>
            <m:t>⌉</m:t>
          </w:del>
        </m:r>
      </m:oMath>
      <w:del w:id="72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725" w:author="Zhang Li" w:date="2022-06-12T12:25:00Z">
            <w:rPr>
              <w:rFonts w:ascii="Cambria Math" w:eastAsia="宋体" w:hAnsi="Cambria Math" w:cs="Times New Roman"/>
              <w:kern w:val="0"/>
              <w:sz w:val="24"/>
              <w:szCs w:val="24"/>
              <w:highlight w:val="yellow"/>
            </w:rPr>
            <m:t>V</m:t>
          </w:del>
        </m:r>
      </m:oMath>
      <w:del w:id="726"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727" w:author="Zhang Li" w:date="2022-06-12T12:25:00Z">
                <w:rPr>
                  <w:rFonts w:ascii="Cambria Math" w:eastAsia="宋体" w:hAnsi="Cambria Math" w:cs="Times New Roman"/>
                  <w:i/>
                  <w:kern w:val="0"/>
                  <w:sz w:val="24"/>
                  <w:szCs w:val="24"/>
                </w:rPr>
              </w:del>
            </m:ctrlPr>
          </m:sSubPr>
          <m:e>
            <m:r>
              <w:del w:id="728" w:author="Zhang Li" w:date="2022-06-12T12:25:00Z">
                <w:rPr>
                  <w:rFonts w:ascii="Cambria Math" w:eastAsia="宋体" w:hAnsi="Cambria Math" w:cs="Times New Roman"/>
                  <w:kern w:val="0"/>
                  <w:sz w:val="24"/>
                  <w:szCs w:val="24"/>
                </w:rPr>
                <m:t>V</m:t>
              </w:del>
            </m:r>
          </m:e>
          <m:sub>
            <m:r>
              <w:del w:id="729" w:author="Zhang Li" w:date="2022-06-12T12:25:00Z">
                <w:rPr>
                  <w:rFonts w:ascii="Cambria Math" w:eastAsia="宋体" w:hAnsi="Cambria Math" w:cs="Times New Roman"/>
                  <w:kern w:val="0"/>
                  <w:sz w:val="24"/>
                  <w:szCs w:val="24"/>
                </w:rPr>
                <m:t>f</m:t>
              </w:del>
            </m:r>
          </m:sub>
        </m:sSub>
      </m:oMath>
      <w:del w:id="730"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731" w:author="Zhang Li" w:date="2022-06-12T12:25:00Z">
                <w:rPr>
                  <w:rFonts w:ascii="Cambria Math" w:eastAsia="宋体" w:hAnsi="Cambria Math" w:cs="Times New Roman"/>
                  <w:i/>
                  <w:kern w:val="0"/>
                  <w:sz w:val="24"/>
                  <w:szCs w:val="24"/>
                </w:rPr>
              </w:del>
            </m:ctrlPr>
          </m:sSubPr>
          <m:e>
            <m:r>
              <w:del w:id="732" w:author="Zhang Li" w:date="2022-06-12T12:25:00Z">
                <w:rPr>
                  <w:rFonts w:ascii="Cambria Math" w:eastAsia="宋体" w:hAnsi="Cambria Math" w:cs="Times New Roman"/>
                  <w:kern w:val="0"/>
                  <w:sz w:val="24"/>
                  <w:szCs w:val="24"/>
                </w:rPr>
                <m:t>V</m:t>
              </w:del>
            </m:r>
          </m:e>
          <m:sub>
            <m:r>
              <w:del w:id="733" w:author="Zhang Li" w:date="2022-06-12T12:25:00Z">
                <w:rPr>
                  <w:rFonts w:ascii="Cambria Math" w:eastAsia="宋体" w:hAnsi="Cambria Math" w:cs="Times New Roman"/>
                  <w:kern w:val="0"/>
                  <w:sz w:val="24"/>
                  <w:szCs w:val="24"/>
                </w:rPr>
                <m:t>f</m:t>
              </w:del>
            </m:r>
          </m:sub>
        </m:sSub>
      </m:oMath>
      <w:del w:id="73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735" w:author="Zhang Li" w:date="2022-06-12T12:25:00Z">
            <w:rPr>
              <w:rFonts w:ascii="Cambria Math" w:eastAsia="宋体" w:hAnsi="Cambria Math" w:cs="Times New Roman"/>
              <w:kern w:val="0"/>
              <w:sz w:val="24"/>
              <w:szCs w:val="24"/>
            </w:rPr>
            <m:t>f</m:t>
          </w:del>
        </m:r>
      </m:oMath>
      <w:del w:id="736" w:author="Zhang Li" w:date="2022-06-12T12:25:00Z">
        <w:r w:rsidDel="0068181E">
          <w:rPr>
            <w:rFonts w:ascii="Times New Roman" w:eastAsia="宋体" w:hAnsi="Times New Roman" w:cs="Times New Roman"/>
            <w:kern w:val="0"/>
            <w:sz w:val="24"/>
            <w:szCs w:val="24"/>
          </w:rPr>
          <w:delText xml:space="preserve">. The communication failure </w:delText>
        </w:r>
        <w:r w:rsidDel="0068181E">
          <w:rPr>
            <w:rFonts w:ascii="Times New Roman" w:eastAsia="宋体" w:hAnsi="Times New Roman" w:cs="Times New Roman"/>
            <w:kern w:val="0"/>
            <w:sz w:val="24"/>
            <w:szCs w:val="24"/>
          </w:rPr>
          <w:lastRenderedPageBreak/>
          <w:delText xml:space="preserve">probability of </w:delText>
        </w:r>
      </w:del>
      <m:oMath>
        <m:r>
          <w:del w:id="737" w:author="Zhang Li" w:date="2022-06-12T12:25:00Z">
            <w:rPr>
              <w:rFonts w:ascii="Cambria Math" w:eastAsia="宋体" w:hAnsi="Cambria Math" w:cs="Times New Roman"/>
              <w:kern w:val="0"/>
              <w:sz w:val="24"/>
              <w:szCs w:val="24"/>
            </w:rPr>
            <m:t>Nod</m:t>
          </w:del>
        </m:r>
        <m:sSub>
          <m:sSubPr>
            <m:ctrlPr>
              <w:del w:id="738" w:author="Zhang Li" w:date="2022-06-12T12:25:00Z">
                <w:rPr>
                  <w:rFonts w:ascii="Cambria Math" w:eastAsia="宋体" w:hAnsi="Cambria Math" w:cs="Times New Roman"/>
                  <w:i/>
                  <w:kern w:val="0"/>
                  <w:sz w:val="24"/>
                  <w:szCs w:val="24"/>
                </w:rPr>
              </w:del>
            </m:ctrlPr>
          </m:sSubPr>
          <m:e>
            <m:r>
              <w:del w:id="739" w:author="Zhang Li" w:date="2022-06-12T12:25:00Z">
                <w:rPr>
                  <w:rFonts w:ascii="Cambria Math" w:eastAsia="宋体" w:hAnsi="Cambria Math" w:cs="Times New Roman"/>
                  <w:kern w:val="0"/>
                  <w:sz w:val="24"/>
                  <w:szCs w:val="24"/>
                </w:rPr>
                <m:t>e</m:t>
              </w:del>
            </m:r>
          </m:e>
          <m:sub>
            <m:r>
              <w:del w:id="740" w:author="Zhang Li" w:date="2022-06-12T12:25:00Z">
                <w:rPr>
                  <w:rFonts w:ascii="Cambria Math" w:eastAsia="宋体" w:hAnsi="Cambria Math" w:cs="Times New Roman"/>
                  <w:kern w:val="0"/>
                  <w:sz w:val="24"/>
                  <w:szCs w:val="24"/>
                </w:rPr>
                <m:t>v</m:t>
              </w:del>
            </m:r>
          </m:sub>
        </m:sSub>
      </m:oMath>
      <w:del w:id="741"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475216" w:rsidP="0068181E">
      <w:pPr>
        <w:spacing w:afterLines="100" w:after="312"/>
        <w:rPr>
          <w:del w:id="742" w:author="Zhang Li" w:date="2022-06-12T12:25:00Z"/>
          <w:rFonts w:ascii="Times New Roman" w:eastAsia="宋体" w:hAnsi="Times New Roman" w:cs="Times New Roman"/>
          <w:kern w:val="0"/>
          <w:sz w:val="24"/>
          <w:szCs w:val="24"/>
        </w:rPr>
      </w:pPr>
      <m:oMathPara>
        <m:oMath>
          <m:sSub>
            <m:sSubPr>
              <m:ctrlPr>
                <w:del w:id="743" w:author="Zhang Li" w:date="2022-06-12T12:25:00Z">
                  <w:rPr>
                    <w:rFonts w:ascii="Cambria Math" w:eastAsia="宋体" w:hAnsi="Cambria Math" w:cs="Times New Roman"/>
                    <w:i/>
                    <w:kern w:val="0"/>
                    <w:sz w:val="24"/>
                    <w:szCs w:val="24"/>
                  </w:rPr>
                </w:del>
              </m:ctrlPr>
            </m:sSubPr>
            <m:e>
              <m:r>
                <w:del w:id="744" w:author="Zhang Li" w:date="2022-06-12T12:25:00Z">
                  <w:rPr>
                    <w:rFonts w:ascii="Cambria Math" w:eastAsia="宋体" w:hAnsi="Cambria Math" w:cs="Times New Roman"/>
                    <w:kern w:val="0"/>
                    <w:sz w:val="24"/>
                    <w:szCs w:val="24"/>
                  </w:rPr>
                  <m:t>p</m:t>
                </w:del>
              </m:r>
            </m:e>
            <m:sub>
              <m:r>
                <w:del w:id="745" w:author="Zhang Li" w:date="2022-06-12T12:25:00Z">
                  <w:rPr>
                    <w:rFonts w:ascii="Cambria Math" w:eastAsia="宋体" w:hAnsi="Cambria Math" w:cs="Times New Roman"/>
                    <w:kern w:val="0"/>
                    <w:sz w:val="24"/>
                    <w:szCs w:val="24"/>
                  </w:rPr>
                  <m:t xml:space="preserve"> Comm,v</m:t>
                </w:del>
              </m:r>
            </m:sub>
          </m:sSub>
          <m:r>
            <w:del w:id="746" w:author="Zhang Li" w:date="2022-06-12T12:25:00Z">
              <w:rPr>
                <w:rFonts w:ascii="Cambria Math" w:eastAsia="宋体" w:hAnsi="Cambria Math" w:cs="Times New Roman"/>
                <w:kern w:val="0"/>
                <w:sz w:val="24"/>
                <w:szCs w:val="24"/>
              </w:rPr>
              <m:t>=</m:t>
            </w:del>
          </m:r>
          <m:nary>
            <m:naryPr>
              <m:chr m:val="∑"/>
              <m:ctrlPr>
                <w:del w:id="747" w:author="Zhang Li" w:date="2022-06-12T12:25:00Z">
                  <w:rPr>
                    <w:rFonts w:ascii="Cambria Math" w:eastAsia="宋体" w:hAnsi="Cambria Math" w:cs="Times New Roman"/>
                    <w:i/>
                    <w:kern w:val="0"/>
                    <w:sz w:val="24"/>
                    <w:szCs w:val="24"/>
                  </w:rPr>
                </w:del>
              </m:ctrlPr>
            </m:naryPr>
            <m:sub>
              <m:r>
                <w:del w:id="748" w:author="Zhang Li" w:date="2022-06-12T12:25:00Z">
                  <w:rPr>
                    <w:rFonts w:ascii="Cambria Math" w:eastAsia="宋体" w:hAnsi="Cambria Math" w:cs="Times New Roman"/>
                    <w:kern w:val="0"/>
                    <w:sz w:val="24"/>
                    <w:szCs w:val="24"/>
                  </w:rPr>
                  <m:t>f=⌈</m:t>
                </w:del>
              </m:r>
              <m:f>
                <m:fPr>
                  <m:ctrlPr>
                    <w:del w:id="749" w:author="Zhang Li" w:date="2022-06-12T12:25:00Z">
                      <w:rPr>
                        <w:rFonts w:ascii="Cambria Math" w:eastAsia="宋体" w:hAnsi="Cambria Math" w:cs="Times New Roman"/>
                        <w:i/>
                        <w:kern w:val="0"/>
                        <w:sz w:val="24"/>
                        <w:szCs w:val="24"/>
                      </w:rPr>
                    </w:del>
                  </m:ctrlPr>
                </m:fPr>
                <m:num>
                  <m:r>
                    <w:del w:id="750" w:author="Zhang Li" w:date="2022-06-12T12:25:00Z">
                      <w:rPr>
                        <w:rFonts w:ascii="Cambria Math" w:eastAsia="宋体" w:hAnsi="Cambria Math" w:cs="Times New Roman"/>
                        <w:kern w:val="0"/>
                        <w:sz w:val="24"/>
                        <w:szCs w:val="24"/>
                      </w:rPr>
                      <m:t>N</m:t>
                    </w:del>
                  </m:r>
                </m:num>
                <m:den>
                  <m:r>
                    <w:del w:id="751" w:author="Zhang Li" w:date="2022-06-12T12:25:00Z">
                      <w:rPr>
                        <w:rFonts w:ascii="Cambria Math" w:eastAsia="宋体" w:hAnsi="Cambria Math" w:cs="Times New Roman"/>
                        <w:kern w:val="0"/>
                        <w:sz w:val="24"/>
                        <w:szCs w:val="24"/>
                      </w:rPr>
                      <m:t>2</m:t>
                    </w:del>
                  </m:r>
                </m:den>
              </m:f>
              <m:r>
                <w:del w:id="752" w:author="Zhang Li" w:date="2022-06-12T12:25:00Z">
                  <w:rPr>
                    <w:rFonts w:ascii="Cambria Math" w:eastAsia="宋体" w:hAnsi="Cambria Math" w:cs="Times New Roman"/>
                    <w:kern w:val="0"/>
                    <w:sz w:val="24"/>
                    <w:szCs w:val="24"/>
                  </w:rPr>
                  <m:t>⌉</m:t>
                </w:del>
              </m:r>
            </m:sub>
            <m:sup>
              <m:r>
                <w:del w:id="753" w:author="Zhang Li" w:date="2022-06-12T12:25:00Z">
                  <w:rPr>
                    <w:rFonts w:ascii="Cambria Math" w:eastAsia="宋体" w:hAnsi="Cambria Math" w:cs="Times New Roman"/>
                    <w:kern w:val="0"/>
                    <w:sz w:val="24"/>
                    <w:szCs w:val="24"/>
                  </w:rPr>
                  <m:t>N-1</m:t>
                </w:del>
              </m:r>
            </m:sup>
            <m:e>
              <m:nary>
                <m:naryPr>
                  <m:chr m:val="∏"/>
                  <m:supHide m:val="1"/>
                  <m:ctrlPr>
                    <w:del w:id="754" w:author="Zhang Li" w:date="2022-06-12T12:25:00Z">
                      <w:rPr>
                        <w:rFonts w:ascii="Cambria Math" w:eastAsia="宋体" w:hAnsi="Cambria Math" w:cs="Times New Roman"/>
                        <w:i/>
                        <w:kern w:val="0"/>
                        <w:sz w:val="24"/>
                        <w:szCs w:val="24"/>
                      </w:rPr>
                    </w:del>
                  </m:ctrlPr>
                </m:naryPr>
                <m:sub>
                  <m:sSub>
                    <m:sSubPr>
                      <m:ctrlPr>
                        <w:del w:id="755" w:author="Zhang Li" w:date="2022-06-12T12:25:00Z">
                          <w:rPr>
                            <w:rFonts w:ascii="Cambria Math" w:eastAsia="宋体" w:hAnsi="Cambria Math" w:cs="Times New Roman"/>
                            <w:i/>
                            <w:kern w:val="0"/>
                            <w:sz w:val="24"/>
                            <w:szCs w:val="24"/>
                          </w:rPr>
                        </w:del>
                      </m:ctrlPr>
                    </m:sSubPr>
                    <m:e>
                      <m:r>
                        <w:del w:id="756" w:author="Zhang Li" w:date="2022-06-12T12:25:00Z">
                          <w:rPr>
                            <w:rFonts w:ascii="Cambria Math" w:eastAsia="宋体" w:hAnsi="Cambria Math" w:cs="Times New Roman"/>
                            <w:kern w:val="0"/>
                            <w:sz w:val="24"/>
                            <w:szCs w:val="24"/>
                          </w:rPr>
                          <m:t>v</m:t>
                        </w:del>
                      </m:r>
                    </m:e>
                    <m:sub>
                      <m:r>
                        <w:del w:id="757" w:author="Zhang Li" w:date="2022-06-12T12:25:00Z">
                          <w:rPr>
                            <w:rFonts w:ascii="Cambria Math" w:eastAsia="宋体" w:hAnsi="Cambria Math" w:cs="Times New Roman"/>
                            <w:kern w:val="0"/>
                            <w:sz w:val="24"/>
                            <w:szCs w:val="24"/>
                          </w:rPr>
                          <m:t>f</m:t>
                        </w:del>
                      </m:r>
                    </m:sub>
                  </m:sSub>
                  <m:r>
                    <w:del w:id="758" w:author="Zhang Li" w:date="2022-06-12T12:25:00Z">
                      <w:rPr>
                        <w:rFonts w:ascii="Cambria Math" w:eastAsia="宋体" w:hAnsi="Cambria Math" w:cs="Times New Roman"/>
                        <w:kern w:val="0"/>
                        <w:sz w:val="24"/>
                        <w:szCs w:val="24"/>
                      </w:rPr>
                      <m:t>∈</m:t>
                    </w:del>
                  </m:r>
                  <m:sSub>
                    <m:sSubPr>
                      <m:ctrlPr>
                        <w:del w:id="759" w:author="Zhang Li" w:date="2022-06-12T12:25:00Z">
                          <w:rPr>
                            <w:rFonts w:ascii="Cambria Math" w:eastAsia="宋体" w:hAnsi="Cambria Math" w:cs="Times New Roman"/>
                            <w:i/>
                            <w:kern w:val="0"/>
                            <w:sz w:val="24"/>
                            <w:szCs w:val="24"/>
                          </w:rPr>
                        </w:del>
                      </m:ctrlPr>
                    </m:sSubPr>
                    <m:e>
                      <m:r>
                        <w:del w:id="760" w:author="Zhang Li" w:date="2022-06-12T12:25:00Z">
                          <w:rPr>
                            <w:rFonts w:ascii="Cambria Math" w:eastAsia="宋体" w:hAnsi="Cambria Math" w:cs="Times New Roman"/>
                            <w:kern w:val="0"/>
                            <w:sz w:val="24"/>
                            <w:szCs w:val="24"/>
                          </w:rPr>
                          <m:t>V</m:t>
                        </w:del>
                      </m:r>
                    </m:e>
                    <m:sub>
                      <m:r>
                        <w:del w:id="761" w:author="Zhang Li" w:date="2022-06-12T12:25:00Z">
                          <w:rPr>
                            <w:rFonts w:ascii="Cambria Math" w:eastAsia="宋体" w:hAnsi="Cambria Math" w:cs="Times New Roman"/>
                            <w:kern w:val="0"/>
                            <w:sz w:val="24"/>
                            <w:szCs w:val="24"/>
                          </w:rPr>
                          <m:t>f</m:t>
                        </w:del>
                      </m:r>
                    </m:sub>
                  </m:sSub>
                </m:sub>
                <m:sup/>
                <m:e>
                  <m:sSub>
                    <m:sSubPr>
                      <m:ctrlPr>
                        <w:del w:id="762" w:author="Zhang Li" w:date="2022-06-12T12:25:00Z">
                          <w:rPr>
                            <w:rFonts w:ascii="Cambria Math" w:eastAsia="宋体" w:hAnsi="Cambria Math" w:cs="Times New Roman"/>
                            <w:i/>
                            <w:kern w:val="0"/>
                            <w:sz w:val="24"/>
                            <w:szCs w:val="24"/>
                          </w:rPr>
                        </w:del>
                      </m:ctrlPr>
                    </m:sSubPr>
                    <m:e>
                      <m:r>
                        <w:del w:id="763" w:author="Zhang Li" w:date="2022-06-12T12:25:00Z">
                          <w:rPr>
                            <w:rFonts w:ascii="Cambria Math" w:eastAsia="宋体" w:hAnsi="Cambria Math" w:cs="Times New Roman"/>
                            <w:kern w:val="0"/>
                            <w:sz w:val="24"/>
                            <w:szCs w:val="24"/>
                          </w:rPr>
                          <m:t>ϵ</m:t>
                        </w:del>
                      </m:r>
                    </m:e>
                    <m:sub>
                      <m:sSub>
                        <m:sSubPr>
                          <m:ctrlPr>
                            <w:del w:id="764" w:author="Zhang Li" w:date="2022-06-12T12:25:00Z">
                              <w:rPr>
                                <w:rFonts w:ascii="Cambria Math" w:eastAsia="宋体" w:hAnsi="Cambria Math" w:cs="Times New Roman"/>
                                <w:i/>
                                <w:kern w:val="0"/>
                                <w:sz w:val="24"/>
                                <w:szCs w:val="24"/>
                              </w:rPr>
                            </w:del>
                          </m:ctrlPr>
                        </m:sSubPr>
                        <m:e>
                          <m:r>
                            <w:del w:id="765" w:author="Zhang Li" w:date="2022-06-12T12:25:00Z">
                              <w:rPr>
                                <w:rFonts w:ascii="Cambria Math" w:eastAsia="宋体" w:hAnsi="Cambria Math" w:cs="Times New Roman"/>
                                <w:kern w:val="0"/>
                                <w:sz w:val="24"/>
                                <w:szCs w:val="24"/>
                              </w:rPr>
                              <m:t>v</m:t>
                            </w:del>
                          </m:r>
                        </m:e>
                        <m:sub>
                          <m:r>
                            <w:del w:id="766" w:author="Zhang Li" w:date="2022-06-12T12:25:00Z">
                              <w:rPr>
                                <w:rFonts w:ascii="Cambria Math" w:eastAsia="宋体" w:hAnsi="Cambria Math" w:cs="Times New Roman"/>
                                <w:kern w:val="0"/>
                                <w:sz w:val="24"/>
                                <w:szCs w:val="24"/>
                              </w:rPr>
                              <m:t>f</m:t>
                            </w:del>
                          </m:r>
                        </m:sub>
                      </m:sSub>
                      <m:r>
                        <w:del w:id="767" w:author="Zhang Li" w:date="2022-06-12T12:25:00Z">
                          <w:rPr>
                            <w:rFonts w:ascii="Cambria Math" w:eastAsia="宋体" w:hAnsi="Cambria Math" w:cs="Times New Roman"/>
                            <w:kern w:val="0"/>
                            <w:sz w:val="24"/>
                            <w:szCs w:val="24"/>
                          </w:rPr>
                          <m:t>,v</m:t>
                        </w:del>
                      </m:r>
                    </m:sub>
                  </m:sSub>
                </m:e>
              </m:nary>
              <m:nary>
                <m:naryPr>
                  <m:chr m:val="∏"/>
                  <m:supHide m:val="1"/>
                  <m:ctrlPr>
                    <w:del w:id="768" w:author="Zhang Li" w:date="2022-06-12T12:25:00Z">
                      <w:rPr>
                        <w:rFonts w:ascii="Cambria Math" w:eastAsia="宋体" w:hAnsi="Cambria Math" w:cs="Times New Roman"/>
                        <w:i/>
                        <w:kern w:val="0"/>
                        <w:sz w:val="24"/>
                        <w:szCs w:val="24"/>
                      </w:rPr>
                    </w:del>
                  </m:ctrlPr>
                </m:naryPr>
                <m:sub>
                  <m:sSub>
                    <m:sSubPr>
                      <m:ctrlPr>
                        <w:del w:id="769" w:author="Zhang Li" w:date="2022-06-12T12:25:00Z">
                          <w:rPr>
                            <w:rFonts w:ascii="Cambria Math" w:eastAsia="宋体" w:hAnsi="Cambria Math" w:cs="Times New Roman"/>
                            <w:i/>
                            <w:kern w:val="0"/>
                            <w:sz w:val="24"/>
                            <w:szCs w:val="24"/>
                          </w:rPr>
                        </w:del>
                      </m:ctrlPr>
                    </m:sSubPr>
                    <m:e>
                      <m:r>
                        <w:del w:id="770" w:author="Zhang Li" w:date="2022-06-12T12:25:00Z">
                          <w:rPr>
                            <w:rFonts w:ascii="Cambria Math" w:eastAsia="宋体" w:hAnsi="Cambria Math" w:cs="Times New Roman"/>
                            <w:kern w:val="0"/>
                            <w:sz w:val="24"/>
                            <w:szCs w:val="24"/>
                          </w:rPr>
                          <m:t>v</m:t>
                        </w:del>
                      </m:r>
                    </m:e>
                    <m:sub>
                      <m:r>
                        <w:del w:id="771" w:author="Zhang Li" w:date="2022-06-12T12:25:00Z">
                          <w:rPr>
                            <w:rFonts w:ascii="Cambria Math" w:eastAsia="宋体" w:hAnsi="Cambria Math" w:cs="Times New Roman"/>
                            <w:kern w:val="0"/>
                            <w:sz w:val="24"/>
                            <w:szCs w:val="24"/>
                          </w:rPr>
                          <m:t>h</m:t>
                        </w:del>
                      </m:r>
                    </m:sub>
                  </m:sSub>
                  <m:r>
                    <w:del w:id="772" w:author="Zhang Li" w:date="2022-06-12T12:25:00Z">
                      <w:rPr>
                        <w:rFonts w:ascii="Cambria Math" w:eastAsia="宋体" w:hAnsi="Cambria Math" w:cs="Times New Roman"/>
                        <w:kern w:val="0"/>
                        <w:sz w:val="24"/>
                        <w:szCs w:val="24"/>
                      </w:rPr>
                      <m:t>∈</m:t>
                    </w:del>
                  </m:r>
                  <m:r>
                    <w:del w:id="773" w:author="Zhang Li" w:date="2022-06-12T12:25:00Z">
                      <w:rPr>
                        <w:rFonts w:ascii="Cambria Math" w:eastAsia="宋体" w:hAnsi="Cambria Math" w:cs="Times New Roman" w:hint="eastAsia"/>
                        <w:kern w:val="0"/>
                        <w:sz w:val="24"/>
                        <w:szCs w:val="24"/>
                      </w:rPr>
                      <m:t>V</m:t>
                    </w:del>
                  </m:r>
                  <m:r>
                    <w:del w:id="774" w:author="Zhang Li" w:date="2022-06-12T12:25:00Z">
                      <w:rPr>
                        <w:rFonts w:ascii="Cambria Math" w:eastAsia="宋体" w:hAnsi="Cambria Math" w:cs="Times New Roman"/>
                        <w:kern w:val="0"/>
                        <w:sz w:val="24"/>
                        <w:szCs w:val="24"/>
                      </w:rPr>
                      <m:t>∖</m:t>
                    </w:del>
                  </m:r>
                  <m:sSub>
                    <m:sSubPr>
                      <m:ctrlPr>
                        <w:del w:id="775" w:author="Zhang Li" w:date="2022-06-12T12:25:00Z">
                          <w:rPr>
                            <w:rFonts w:ascii="Cambria Math" w:eastAsia="宋体" w:hAnsi="Cambria Math" w:cs="Times New Roman"/>
                            <w:i/>
                            <w:kern w:val="0"/>
                            <w:sz w:val="24"/>
                            <w:szCs w:val="24"/>
                          </w:rPr>
                        </w:del>
                      </m:ctrlPr>
                    </m:sSubPr>
                    <m:e>
                      <m:r>
                        <w:del w:id="776" w:author="Zhang Li" w:date="2022-06-12T12:25:00Z">
                          <w:rPr>
                            <w:rFonts w:ascii="Cambria Math" w:eastAsia="宋体" w:hAnsi="Cambria Math" w:cs="Times New Roman"/>
                            <w:kern w:val="0"/>
                            <w:sz w:val="24"/>
                            <w:szCs w:val="24"/>
                          </w:rPr>
                          <m:t>V</m:t>
                        </w:del>
                      </m:r>
                    </m:e>
                    <m:sub>
                      <m:r>
                        <w:del w:id="777" w:author="Zhang Li" w:date="2022-06-12T12:25:00Z">
                          <w:rPr>
                            <w:rFonts w:ascii="Cambria Math" w:eastAsia="宋体" w:hAnsi="Cambria Math" w:cs="Times New Roman"/>
                            <w:kern w:val="0"/>
                            <w:sz w:val="24"/>
                            <w:szCs w:val="24"/>
                          </w:rPr>
                          <m:t>f</m:t>
                        </w:del>
                      </m:r>
                    </m:sub>
                  </m:sSub>
                </m:sub>
                <m:sup/>
                <m:e>
                  <m:d>
                    <m:dPr>
                      <m:begChr m:val="["/>
                      <m:endChr m:val="]"/>
                      <m:ctrlPr>
                        <w:del w:id="778" w:author="Zhang Li" w:date="2022-06-12T12:25:00Z">
                          <w:rPr>
                            <w:rFonts w:ascii="Cambria Math" w:eastAsia="宋体" w:hAnsi="Cambria Math" w:cs="Times New Roman"/>
                            <w:i/>
                            <w:kern w:val="0"/>
                            <w:sz w:val="24"/>
                            <w:szCs w:val="24"/>
                          </w:rPr>
                        </w:del>
                      </m:ctrlPr>
                    </m:dPr>
                    <m:e>
                      <m:r>
                        <w:del w:id="779" w:author="Zhang Li" w:date="2022-06-12T12:25:00Z">
                          <w:rPr>
                            <w:rFonts w:ascii="Cambria Math" w:eastAsia="宋体" w:hAnsi="Cambria Math" w:cs="Times New Roman"/>
                            <w:kern w:val="0"/>
                            <w:sz w:val="24"/>
                            <w:szCs w:val="24"/>
                          </w:rPr>
                          <m:t>1-</m:t>
                        </w:del>
                      </m:r>
                      <m:sSub>
                        <m:sSubPr>
                          <m:ctrlPr>
                            <w:del w:id="780" w:author="Zhang Li" w:date="2022-06-12T12:25:00Z">
                              <w:rPr>
                                <w:rFonts w:ascii="Cambria Math" w:eastAsia="宋体" w:hAnsi="Cambria Math" w:cs="Times New Roman"/>
                                <w:i/>
                                <w:kern w:val="0"/>
                                <w:sz w:val="24"/>
                                <w:szCs w:val="24"/>
                              </w:rPr>
                            </w:del>
                          </m:ctrlPr>
                        </m:sSubPr>
                        <m:e>
                          <m:r>
                            <w:del w:id="781" w:author="Zhang Li" w:date="2022-06-12T12:25:00Z">
                              <w:rPr>
                                <w:rFonts w:ascii="Cambria Math" w:eastAsia="宋体" w:hAnsi="Cambria Math" w:cs="Times New Roman"/>
                                <w:kern w:val="0"/>
                                <w:sz w:val="24"/>
                                <w:szCs w:val="24"/>
                              </w:rPr>
                              <m:t>ϵ</m:t>
                            </w:del>
                          </m:r>
                        </m:e>
                        <m:sub>
                          <m:r>
                            <w:del w:id="782"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783" w:author="Zhang Li" w:date="2022-06-12T12:25:00Z"/>
          <w:rFonts w:ascii="Times New Roman" w:eastAsia="宋体" w:hAnsi="Times New Roman" w:cs="Times New Roman"/>
          <w:kern w:val="0"/>
          <w:sz w:val="24"/>
          <w:szCs w:val="24"/>
        </w:rPr>
      </w:pPr>
      <w:del w:id="784"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52BD8B8F"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commentRangeStart w:id="785"/>
      <w:del w:id="786" w:author="Zhang Li" w:date="2022-06-12T12:26:00Z">
        <w:r w:rsidDel="0068181E">
          <w:rPr>
            <w:rFonts w:ascii="Times New Roman" w:eastAsia="宋体" w:hAnsi="Times New Roman" w:cs="Times New Roman"/>
            <w:kern w:val="0"/>
            <w:sz w:val="24"/>
            <w:szCs w:val="24"/>
          </w:rPr>
          <w:delText>copy of the</w:delText>
        </w:r>
      </w:del>
      <w:commentRangeEnd w:id="785"/>
      <w:r>
        <w:rPr>
          <w:rStyle w:val="af0"/>
        </w:rPr>
        <w:commentReference w:id="785"/>
      </w:r>
      <w:ins w:id="787"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788" w:author="Zhang Li" w:date="2022-06-12T12:29:00Z">
        <w:r w:rsidDel="006961A3">
          <w:rPr>
            <w:rFonts w:ascii="Times New Roman" w:eastAsia="宋体" w:hAnsi="Times New Roman" w:cs="Times New Roman" w:hint="eastAsia"/>
            <w:kern w:val="0"/>
            <w:sz w:val="24"/>
            <w:szCs w:val="24"/>
          </w:rPr>
          <w:delText>transactions</w:delText>
        </w:r>
        <w:r w:rsidDel="006961A3">
          <w:rPr>
            <w:rFonts w:ascii="Times New Roman" w:eastAsia="宋体" w:hAnsi="Times New Roman" w:cs="Times New Roman" w:hint="eastAsia"/>
            <w:kern w:val="0"/>
            <w:sz w:val="24"/>
            <w:szCs w:val="24"/>
          </w:rPr>
          <w:delText>’</w:delText>
        </w:r>
      </w:del>
      <w:proofErr w:type="gramStart"/>
      <w:ins w:id="789" w:author="Zhang Li" w:date="2022-06-12T12:29:00Z">
        <w:r w:rsidR="006961A3">
          <w:rPr>
            <w:rFonts w:ascii="Times New Roman" w:eastAsia="宋体" w:hAnsi="Times New Roman" w:cs="Times New Roman" w:hint="eastAsia"/>
            <w:kern w:val="0"/>
            <w:sz w:val="24"/>
            <w:szCs w:val="24"/>
          </w:rPr>
          <w:t>‘</w:t>
        </w:r>
      </w:ins>
      <w:proofErr w:type="gramEnd"/>
      <w:del w:id="790" w:author="Zhang Li" w:date="2022-06-12T12:29:00Z">
        <w:r w:rsidDel="006961A3">
          <w:rPr>
            <w:rFonts w:ascii="Times New Roman" w:eastAsia="宋体" w:hAnsi="Times New Roman" w:cs="Times New Roman" w:hint="eastAsia"/>
            <w:kern w:val="0"/>
            <w:sz w:val="24"/>
            <w:szCs w:val="24"/>
          </w:rPr>
          <w:delText xml:space="preserve"> hash values</w:delText>
        </w:r>
      </w:del>
      <w:ins w:id="791"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792" w:author="Zhang Li" w:date="2022-06-12T12:30:00Z"/>
          <w:rFonts w:ascii="Times New Roman" w:eastAsia="黑体" w:hAnsi="Times New Roman" w:cs="Times New Roman"/>
          <w:sz w:val="28"/>
          <w:szCs w:val="28"/>
        </w:rPr>
      </w:pPr>
      <w:bookmarkStart w:id="793" w:name="_Toc94273372"/>
      <w:ins w:id="794" w:author="Zhang Li" w:date="2022-06-12T12:30:00Z">
        <w:r w:rsidRPr="00DE3197">
          <w:rPr>
            <w:rFonts w:ascii="Times New Roman" w:eastAsia="黑体" w:hAnsi="Times New Roman" w:cs="Times New Roman"/>
            <w:sz w:val="28"/>
            <w:szCs w:val="28"/>
          </w:rPr>
          <w:t xml:space="preserve">3.4 </w:t>
        </w:r>
        <w:bookmarkEnd w:id="793"/>
        <w:r w:rsidRPr="00DE3197">
          <w:rPr>
            <w:rFonts w:ascii="Times New Roman" w:eastAsia="黑体" w:hAnsi="Times New Roman" w:cs="Times New Roman"/>
            <w:sz w:val="28"/>
            <w:szCs w:val="28"/>
          </w:rPr>
          <w:t>Threshold Signature Scheme</w:t>
        </w:r>
      </w:ins>
    </w:p>
    <w:p w14:paraId="16F91D4C" w14:textId="77777777" w:rsidR="006961A3" w:rsidRDefault="006961A3" w:rsidP="006961A3">
      <w:pPr>
        <w:spacing w:afterLines="100" w:after="312"/>
        <w:ind w:firstLine="420"/>
        <w:rPr>
          <w:ins w:id="795" w:author="Zhang Li" w:date="2022-06-12T12:30:00Z"/>
          <w:rFonts w:ascii="Times New Roman" w:eastAsia="宋体" w:hAnsi="Times New Roman" w:cs="Times New Roman"/>
          <w:kern w:val="0"/>
          <w:sz w:val="24"/>
          <w:szCs w:val="24"/>
        </w:rPr>
      </w:pPr>
      <w:ins w:id="796" w:author="Zhang Li" w:date="2022-06-12T12:30:00Z">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797" w:author="Zhang Li" w:date="2022-06-12T12:30:00Z">
                <w:rPr>
                  <w:rFonts w:ascii="Cambria Math" w:eastAsia="宋体" w:hAnsi="Cambria Math" w:cs="Times New Roman"/>
                  <w:kern w:val="0"/>
                  <w:sz w:val="24"/>
                  <w:szCs w:val="24"/>
                </w:rPr>
              </w:ins>
            </m:ctrlPr>
          </m:dPr>
          <m:e>
            <m:r>
              <w:ins w:id="798" w:author="Zhang Li" w:date="2022-06-12T12:30:00Z">
                <w:rPr>
                  <w:rFonts w:ascii="Cambria Math" w:eastAsia="宋体" w:hAnsi="Cambria Math" w:cs="Times New Roman"/>
                  <w:kern w:val="0"/>
                  <w:sz w:val="24"/>
                  <w:szCs w:val="24"/>
                </w:rPr>
                <m:t>t</m:t>
              </w:ins>
            </m:r>
            <m:r>
              <w:ins w:id="799" w:author="Zhang Li" w:date="2022-06-12T12:30:00Z">
                <m:rPr>
                  <m:sty m:val="p"/>
                </m:rPr>
                <w:rPr>
                  <w:rFonts w:ascii="Cambria Math" w:eastAsia="宋体" w:hAnsi="Cambria Math" w:cs="Times New Roman"/>
                  <w:kern w:val="0"/>
                  <w:sz w:val="24"/>
                  <w:szCs w:val="24"/>
                </w:rPr>
                <m:t>,</m:t>
              </w:ins>
            </m:r>
            <m:r>
              <w:ins w:id="800" w:author="Zhang Li" w:date="2022-06-12T12:30:00Z">
                <w:rPr>
                  <w:rFonts w:ascii="Cambria Math" w:eastAsia="宋体" w:hAnsi="Cambria Math" w:cs="Times New Roman"/>
                  <w:kern w:val="0"/>
                  <w:sz w:val="24"/>
                  <w:szCs w:val="24"/>
                </w:rPr>
                <m:t>n</m:t>
              </w:ins>
            </m:r>
          </m:e>
        </m:d>
      </m:oMath>
      <w:ins w:id="801"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802" w:author="Zhang Li" w:date="2022-06-12T12:30:00Z">
            <w:rPr>
              <w:rFonts w:ascii="Cambria Math" w:eastAsia="宋体" w:hAnsi="Cambria Math" w:cs="Times New Roman"/>
              <w:kern w:val="0"/>
              <w:sz w:val="24"/>
              <w:szCs w:val="24"/>
            </w:rPr>
            <m:t>n</m:t>
          </w:ins>
        </m:r>
      </m:oMath>
      <w:ins w:id="80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w:ins>
      <m:oMath>
        <m:r>
          <w:ins w:id="804" w:author="Zhang Li" w:date="2022-06-12T12:30:00Z">
            <w:rPr>
              <w:rFonts w:ascii="Cambria Math" w:eastAsia="宋体" w:hAnsi="Cambria Math" w:cs="Times New Roman"/>
              <w:kern w:val="0"/>
              <w:sz w:val="24"/>
              <w:szCs w:val="24"/>
            </w:rPr>
            <m:t>t</m:t>
          </w:ins>
        </m:r>
        <m:r>
          <w:ins w:id="805" w:author="Zhang Li" w:date="2022-06-12T12:30:00Z">
            <m:rPr>
              <m:sty m:val="p"/>
            </m:rPr>
            <w:rPr>
              <w:rFonts w:ascii="Cambria Math" w:eastAsia="宋体" w:hAnsi="Cambria Math" w:cs="Times New Roman"/>
              <w:kern w:val="0"/>
              <w:sz w:val="24"/>
              <w:szCs w:val="24"/>
            </w:rPr>
            <m:t>≤</m:t>
          </w:ins>
        </m:r>
        <m:r>
          <w:ins w:id="806" w:author="Zhang Li" w:date="2022-06-12T12:30:00Z">
            <w:rPr>
              <w:rFonts w:ascii="Cambria Math" w:eastAsia="宋体" w:hAnsi="Cambria Math" w:cs="Times New Roman"/>
              <w:kern w:val="0"/>
              <w:sz w:val="24"/>
              <w:szCs w:val="24"/>
            </w:rPr>
            <m:t>n</m:t>
          </w:ins>
        </m:r>
      </m:oMath>
      <w:ins w:id="80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w:ins>
      <m:oMath>
        <m:r>
          <w:ins w:id="808" w:author="Zhang Li" w:date="2022-06-12T12:30:00Z">
            <w:rPr>
              <w:rFonts w:ascii="Cambria Math" w:eastAsia="宋体" w:hAnsi="Cambria Math" w:cs="Times New Roman"/>
              <w:kern w:val="0"/>
              <w:sz w:val="24"/>
              <w:szCs w:val="24"/>
            </w:rPr>
            <m:t>t</m:t>
          </w:ins>
        </m:r>
        <m:r>
          <w:ins w:id="809" w:author="Zhang Li" w:date="2022-06-12T12:30:00Z">
            <m:rPr>
              <m:sty m:val="p"/>
            </m:rPr>
            <w:rPr>
              <w:rFonts w:ascii="Cambria Math" w:eastAsia="宋体" w:hAnsi="Cambria Math" w:cs="Times New Roman"/>
              <w:kern w:val="0"/>
              <w:sz w:val="24"/>
              <w:szCs w:val="24"/>
            </w:rPr>
            <m:t>-1</m:t>
          </w:ins>
        </m:r>
      </m:oMath>
      <w:ins w:id="81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w:t>
        </w:r>
        <w:r>
          <w:rPr>
            <w:rFonts w:ascii="Times New Roman" w:eastAsia="宋体" w:hAnsi="Times New Roman" w:cs="Times New Roman"/>
            <w:kern w:val="0"/>
            <w:sz w:val="24"/>
            <w:szCs w:val="24"/>
          </w:rPr>
          <w:lastRenderedPageBreak/>
          <w:t>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ins>
    </w:p>
    <w:p w14:paraId="6DE5A1A8" w14:textId="77777777" w:rsidR="006961A3" w:rsidRPr="002B26EC" w:rsidRDefault="006961A3" w:rsidP="006961A3">
      <w:pPr>
        <w:spacing w:afterLines="100" w:after="312"/>
        <w:ind w:firstLine="420"/>
        <w:rPr>
          <w:ins w:id="811" w:author="Zhang Li" w:date="2022-06-12T12:30:00Z"/>
          <w:rFonts w:ascii="Times New Roman" w:eastAsia="宋体" w:hAnsi="Times New Roman" w:cs="Times New Roman"/>
          <w:kern w:val="0"/>
          <w:sz w:val="24"/>
          <w:szCs w:val="24"/>
        </w:rPr>
      </w:pPr>
      <w:bookmarkStart w:id="812" w:name="_Hlk101971789"/>
      <w:ins w:id="813" w:author="Zhang Li" w:date="2022-06-12T12:30:00Z">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w:ins>
      <m:oMath>
        <m:sSub>
          <m:sSubPr>
            <m:ctrlPr>
              <w:ins w:id="814" w:author="Zhang Li" w:date="2022-06-12T12:30:00Z">
                <w:rPr>
                  <w:rFonts w:ascii="Cambria Math" w:eastAsia="宋体" w:hAnsi="Cambria Math" w:cs="Times New Roman"/>
                  <w:kern w:val="0"/>
                  <w:sz w:val="24"/>
                  <w:szCs w:val="24"/>
                </w:rPr>
              </w:ins>
            </m:ctrlPr>
          </m:sSubPr>
          <m:e>
            <m:r>
              <w:ins w:id="815" w:author="Zhang Li" w:date="2022-06-12T12:30:00Z">
                <m:rPr>
                  <m:sty m:val="p"/>
                </m:rPr>
                <w:rPr>
                  <w:rFonts w:ascii="Cambria Math" w:eastAsia="宋体" w:hAnsi="Cambria Math" w:cs="Times New Roman"/>
                  <w:kern w:val="0"/>
                  <w:sz w:val="24"/>
                  <w:szCs w:val="24"/>
                </w:rPr>
                <m:t>G</m:t>
              </w:ins>
            </m:r>
          </m:e>
          <m:sub>
            <m:r>
              <w:ins w:id="816" w:author="Zhang Li" w:date="2022-06-12T12:30:00Z">
                <m:rPr>
                  <m:sty m:val="p"/>
                </m:rPr>
                <w:rPr>
                  <w:rFonts w:ascii="Cambria Math" w:eastAsia="宋体" w:hAnsi="Cambria Math" w:cs="Times New Roman"/>
                  <w:kern w:val="0"/>
                  <w:sz w:val="24"/>
                  <w:szCs w:val="24"/>
                </w:rPr>
                <m:t>1</m:t>
              </w:ins>
            </m:r>
          </m:sub>
        </m:sSub>
      </m:oMath>
      <w:ins w:id="817" w:author="Zhang Li" w:date="2022-06-12T12:30:00Z">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w:ins>
      <m:oMath>
        <m:r>
          <w:ins w:id="818" w:author="Zhang Li" w:date="2022-06-12T12:30:00Z">
            <w:rPr>
              <w:rFonts w:ascii="Cambria Math" w:eastAsia="宋体" w:hAnsi="Cambria Math" w:cs="Times New Roman"/>
              <w:kern w:val="0"/>
              <w:sz w:val="24"/>
              <w:szCs w:val="24"/>
            </w:rPr>
            <m:t>p</m:t>
          </w:ins>
        </m:r>
      </m:oMath>
      <w:ins w:id="819" w:author="Zhang Li" w:date="2022-06-12T12:30:00Z">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w:ins>
      <m:oMath>
        <m:sSub>
          <m:sSubPr>
            <m:ctrlPr>
              <w:ins w:id="820" w:author="Zhang Li" w:date="2022-06-12T12:30:00Z">
                <w:rPr>
                  <w:rFonts w:ascii="Cambria Math" w:eastAsia="宋体" w:hAnsi="Cambria Math" w:cs="Times New Roman"/>
                  <w:kern w:val="0"/>
                  <w:sz w:val="24"/>
                  <w:szCs w:val="24"/>
                </w:rPr>
              </w:ins>
            </m:ctrlPr>
          </m:sSubPr>
          <m:e>
            <m:r>
              <w:ins w:id="821" w:author="Zhang Li" w:date="2022-06-12T12:30:00Z">
                <w:rPr>
                  <w:rFonts w:ascii="Cambria Math" w:eastAsia="宋体" w:hAnsi="Cambria Math" w:cs="Times New Roman"/>
                  <w:kern w:val="0"/>
                  <w:sz w:val="24"/>
                  <w:szCs w:val="24"/>
                </w:rPr>
                <m:t>g</m:t>
              </w:ins>
            </m:r>
          </m:e>
          <m:sub>
            <m:r>
              <w:ins w:id="822" w:author="Zhang Li" w:date="2022-06-12T12:30:00Z">
                <m:rPr>
                  <m:sty m:val="p"/>
                </m:rPr>
                <w:rPr>
                  <w:rFonts w:ascii="Cambria Math" w:eastAsia="宋体" w:hAnsi="Cambria Math" w:cs="Times New Roman"/>
                  <w:kern w:val="0"/>
                  <w:sz w:val="24"/>
                  <w:szCs w:val="24"/>
                </w:rPr>
                <m:t>1</m:t>
              </w:ins>
            </m:r>
          </m:sub>
        </m:sSub>
      </m:oMath>
      <w:ins w:id="823"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w:ins>
      <m:oMath>
        <m:r>
          <w:ins w:id="824" w:author="Zhang Li" w:date="2022-06-12T12:30:00Z">
            <w:rPr>
              <w:rFonts w:ascii="Cambria Math" w:eastAsia="宋体" w:hAnsi="Cambria Math" w:cs="Times New Roman"/>
              <w:kern w:val="0"/>
              <w:sz w:val="24"/>
              <w:szCs w:val="24"/>
            </w:rPr>
            <m:t>H</m:t>
          </w:ins>
        </m:r>
        <m:r>
          <w:ins w:id="825" w:author="Zhang Li" w:date="2022-06-12T12:30:00Z">
            <m:rPr>
              <m:sty m:val="p"/>
            </m:rPr>
            <w:rPr>
              <w:rFonts w:ascii="Cambria Math" w:eastAsia="宋体" w:hAnsi="Cambria Math" w:cs="Times New Roman"/>
              <w:kern w:val="0"/>
              <w:sz w:val="24"/>
              <w:szCs w:val="24"/>
            </w:rPr>
            <m:t>:{0,1</m:t>
          </w:ins>
        </m:r>
        <m:sSup>
          <m:sSupPr>
            <m:ctrlPr>
              <w:ins w:id="826" w:author="Zhang Li" w:date="2022-06-12T12:30:00Z">
                <w:rPr>
                  <w:rFonts w:ascii="Cambria Math" w:eastAsia="宋体" w:hAnsi="Cambria Math" w:cs="Times New Roman"/>
                  <w:kern w:val="0"/>
                  <w:sz w:val="24"/>
                  <w:szCs w:val="24"/>
                </w:rPr>
              </w:ins>
            </m:ctrlPr>
          </m:sSupPr>
          <m:e>
            <m:r>
              <w:ins w:id="827" w:author="Zhang Li" w:date="2022-06-12T12:30:00Z">
                <m:rPr>
                  <m:sty m:val="p"/>
                </m:rPr>
                <w:rPr>
                  <w:rFonts w:ascii="Cambria Math" w:eastAsia="宋体" w:hAnsi="Cambria Math" w:cs="Times New Roman"/>
                  <w:kern w:val="0"/>
                  <w:sz w:val="24"/>
                  <w:szCs w:val="24"/>
                </w:rPr>
                <m:t>}</m:t>
              </w:ins>
            </m:r>
          </m:e>
          <m:sup>
            <m:r>
              <w:ins w:id="828" w:author="Zhang Li" w:date="2022-06-12T12:30:00Z">
                <m:rPr>
                  <m:sty m:val="p"/>
                </m:rPr>
                <w:rPr>
                  <w:rFonts w:ascii="Cambria Math" w:eastAsia="宋体" w:hAnsi="Cambria Math" w:cs="Times New Roman"/>
                  <w:kern w:val="0"/>
                  <w:sz w:val="24"/>
                  <w:szCs w:val="24"/>
                </w:rPr>
                <m:t>*</m:t>
              </w:ins>
            </m:r>
          </m:sup>
        </m:sSup>
        <m:r>
          <w:ins w:id="829" w:author="Zhang Li" w:date="2022-06-12T12:30:00Z">
            <m:rPr>
              <m:sty m:val="p"/>
            </m:rPr>
            <w:rPr>
              <w:rFonts w:ascii="Cambria Math" w:eastAsia="宋体" w:hAnsi="Cambria Math" w:cs="Times New Roman" w:hint="eastAsia"/>
              <w:kern w:val="0"/>
              <w:sz w:val="24"/>
              <w:szCs w:val="24"/>
            </w:rPr>
            <m:t>→</m:t>
          </w:ins>
        </m:r>
        <m:sSub>
          <m:sSubPr>
            <m:ctrlPr>
              <w:ins w:id="830" w:author="Zhang Li" w:date="2022-06-12T12:30:00Z">
                <w:rPr>
                  <w:rFonts w:ascii="Cambria Math" w:eastAsia="宋体" w:hAnsi="Cambria Math" w:cs="Times New Roman"/>
                  <w:kern w:val="0"/>
                  <w:sz w:val="24"/>
                  <w:szCs w:val="24"/>
                </w:rPr>
              </w:ins>
            </m:ctrlPr>
          </m:sSubPr>
          <m:e>
            <m:r>
              <w:ins w:id="831" w:author="Zhang Li" w:date="2022-06-12T12:30:00Z">
                <w:rPr>
                  <w:rFonts w:ascii="Cambria Math" w:eastAsia="宋体" w:hAnsi="Cambria Math" w:cs="Times New Roman"/>
                  <w:kern w:val="0"/>
                  <w:sz w:val="24"/>
                  <w:szCs w:val="24"/>
                </w:rPr>
                <m:t>G</m:t>
              </w:ins>
            </m:r>
          </m:e>
          <m:sub>
            <m:r>
              <w:ins w:id="832" w:author="Zhang Li" w:date="2022-06-12T12:30:00Z">
                <m:rPr>
                  <m:sty m:val="p"/>
                </m:rPr>
                <w:rPr>
                  <w:rFonts w:ascii="Cambria Math" w:eastAsia="宋体" w:hAnsi="Cambria Math" w:cs="Times New Roman"/>
                  <w:kern w:val="0"/>
                  <w:sz w:val="24"/>
                  <w:szCs w:val="24"/>
                </w:rPr>
                <m:t>1</m:t>
              </w:ins>
            </m:r>
          </m:sub>
        </m:sSub>
      </m:oMath>
      <w:ins w:id="83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w:ins>
      <m:oMath>
        <m:d>
          <m:dPr>
            <m:ctrlPr>
              <w:ins w:id="834" w:author="Zhang Li" w:date="2022-06-12T12:30:00Z">
                <w:rPr>
                  <w:rFonts w:ascii="Cambria Math" w:eastAsia="宋体" w:hAnsi="Cambria Math" w:cs="Times New Roman"/>
                  <w:kern w:val="0"/>
                  <w:sz w:val="24"/>
                  <w:szCs w:val="24"/>
                </w:rPr>
              </w:ins>
            </m:ctrlPr>
          </m:dPr>
          <m:e>
            <m:sSub>
              <m:sSubPr>
                <m:ctrlPr>
                  <w:ins w:id="835" w:author="Zhang Li" w:date="2022-06-12T12:30:00Z">
                    <w:rPr>
                      <w:rFonts w:ascii="Cambria Math" w:eastAsia="宋体" w:hAnsi="Cambria Math" w:cs="Times New Roman"/>
                      <w:kern w:val="0"/>
                      <w:sz w:val="24"/>
                      <w:szCs w:val="24"/>
                    </w:rPr>
                  </w:ins>
                </m:ctrlPr>
              </m:sSubPr>
              <m:e>
                <m:r>
                  <w:ins w:id="836" w:author="Zhang Li" w:date="2022-06-12T12:30:00Z">
                    <w:rPr>
                      <w:rFonts w:ascii="Cambria Math" w:eastAsia="宋体" w:hAnsi="Cambria Math" w:cs="Times New Roman"/>
                      <w:kern w:val="0"/>
                      <w:sz w:val="24"/>
                      <w:szCs w:val="24"/>
                    </w:rPr>
                    <m:t>G</m:t>
                  </w:ins>
                </m:r>
              </m:e>
              <m:sub>
                <m:r>
                  <w:ins w:id="837" w:author="Zhang Li" w:date="2022-06-12T12:30:00Z">
                    <m:rPr>
                      <m:sty m:val="p"/>
                    </m:rPr>
                    <w:rPr>
                      <w:rFonts w:ascii="Cambria Math" w:eastAsia="宋体" w:hAnsi="Cambria Math" w:cs="Times New Roman"/>
                      <w:kern w:val="0"/>
                      <w:sz w:val="24"/>
                      <w:szCs w:val="24"/>
                    </w:rPr>
                    <m:t>1</m:t>
                  </w:ins>
                </m:r>
              </m:sub>
            </m:sSub>
            <m:r>
              <w:ins w:id="838" w:author="Zhang Li" w:date="2022-06-12T12:30:00Z">
                <m:rPr>
                  <m:sty m:val="p"/>
                </m:rPr>
                <w:rPr>
                  <w:rFonts w:ascii="Cambria Math" w:eastAsia="宋体" w:hAnsi="Cambria Math" w:cs="Times New Roman"/>
                  <w:kern w:val="0"/>
                  <w:sz w:val="24"/>
                  <w:szCs w:val="24"/>
                </w:rPr>
                <m:t>,</m:t>
              </w:ins>
            </m:r>
            <m:sSub>
              <m:sSubPr>
                <m:ctrlPr>
                  <w:ins w:id="839" w:author="Zhang Li" w:date="2022-06-12T12:30:00Z">
                    <w:rPr>
                      <w:rFonts w:ascii="Cambria Math" w:eastAsia="宋体" w:hAnsi="Cambria Math" w:cs="Times New Roman"/>
                      <w:kern w:val="0"/>
                      <w:sz w:val="24"/>
                      <w:szCs w:val="24"/>
                    </w:rPr>
                  </w:ins>
                </m:ctrlPr>
              </m:sSubPr>
              <m:e>
                <m:r>
                  <w:ins w:id="840" w:author="Zhang Li" w:date="2022-06-12T12:30:00Z">
                    <w:rPr>
                      <w:rFonts w:ascii="Cambria Math" w:eastAsia="宋体" w:hAnsi="Cambria Math" w:cs="Times New Roman"/>
                      <w:kern w:val="0"/>
                      <w:sz w:val="24"/>
                      <w:szCs w:val="24"/>
                    </w:rPr>
                    <m:t>g</m:t>
                  </w:ins>
                </m:r>
              </m:e>
              <m:sub>
                <m:r>
                  <w:ins w:id="841" w:author="Zhang Li" w:date="2022-06-12T12:30:00Z">
                    <m:rPr>
                      <m:sty m:val="p"/>
                    </m:rPr>
                    <w:rPr>
                      <w:rFonts w:ascii="Cambria Math" w:eastAsia="宋体" w:hAnsi="Cambria Math" w:cs="Times New Roman"/>
                      <w:kern w:val="0"/>
                      <w:sz w:val="24"/>
                      <w:szCs w:val="24"/>
                    </w:rPr>
                    <m:t>1</m:t>
                  </w:ins>
                </m:r>
              </m:sub>
            </m:sSub>
            <m:r>
              <w:ins w:id="842" w:author="Zhang Li" w:date="2022-06-12T12:30:00Z">
                <m:rPr>
                  <m:sty m:val="p"/>
                </m:rPr>
                <w:rPr>
                  <w:rFonts w:ascii="Cambria Math" w:eastAsia="宋体" w:hAnsi="Cambria Math" w:cs="Times New Roman"/>
                  <w:kern w:val="0"/>
                  <w:sz w:val="24"/>
                  <w:szCs w:val="24"/>
                </w:rPr>
                <m:t>,</m:t>
              </w:ins>
            </m:r>
            <m:r>
              <w:ins w:id="843" w:author="Zhang Li" w:date="2022-06-12T12:30:00Z">
                <w:rPr>
                  <w:rFonts w:ascii="Cambria Math" w:eastAsia="宋体" w:hAnsi="Cambria Math" w:cs="Times New Roman"/>
                  <w:kern w:val="0"/>
                  <w:sz w:val="24"/>
                  <w:szCs w:val="24"/>
                </w:rPr>
                <m:t>p</m:t>
              </w:ins>
            </m:r>
            <m:r>
              <w:ins w:id="844" w:author="Zhang Li" w:date="2022-06-12T12:30:00Z">
                <m:rPr>
                  <m:sty m:val="p"/>
                </m:rPr>
                <w:rPr>
                  <w:rFonts w:ascii="Cambria Math" w:eastAsia="宋体" w:hAnsi="Cambria Math" w:cs="Times New Roman"/>
                  <w:kern w:val="0"/>
                  <w:sz w:val="24"/>
                  <w:szCs w:val="24"/>
                </w:rPr>
                <m:t>,</m:t>
              </w:ins>
            </m:r>
            <m:r>
              <w:ins w:id="845" w:author="Zhang Li" w:date="2022-06-12T12:30:00Z">
                <w:rPr>
                  <w:rFonts w:ascii="Cambria Math" w:eastAsia="宋体" w:hAnsi="Cambria Math" w:cs="Times New Roman"/>
                  <w:kern w:val="0"/>
                  <w:sz w:val="24"/>
                  <w:szCs w:val="24"/>
                </w:rPr>
                <m:t>H</m:t>
              </w:ins>
            </m:r>
          </m:e>
        </m:d>
      </m:oMath>
      <w:ins w:id="84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w:ins>
      <m:oMath>
        <m:r>
          <w:ins w:id="847" w:author="Zhang Li" w:date="2022-06-12T12:30:00Z">
            <w:rPr>
              <w:rFonts w:ascii="Cambria Math" w:eastAsia="宋体" w:hAnsi="Cambria Math" w:cs="Times New Roman"/>
              <w:kern w:val="0"/>
              <w:sz w:val="24"/>
              <w:szCs w:val="24"/>
            </w:rPr>
            <m:t>i</m:t>
          </w:ins>
        </m:r>
      </m:oMath>
      <w:ins w:id="848" w:author="Zhang Li" w:date="2022-06-12T12:30:00Z">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w:ins>
      <m:oMath>
        <m:d>
          <m:dPr>
            <m:ctrlPr>
              <w:ins w:id="849" w:author="Zhang Li" w:date="2022-06-12T12:30:00Z">
                <w:rPr>
                  <w:rFonts w:ascii="Cambria Math" w:eastAsia="宋体" w:hAnsi="Cambria Math" w:cs="Times New Roman"/>
                  <w:kern w:val="0"/>
                  <w:sz w:val="24"/>
                  <w:szCs w:val="24"/>
                </w:rPr>
              </w:ins>
            </m:ctrlPr>
          </m:dPr>
          <m:e>
            <m:r>
              <w:ins w:id="850" w:author="Zhang Li" w:date="2022-06-12T12:30:00Z">
                <w:rPr>
                  <w:rFonts w:ascii="Cambria Math" w:eastAsia="宋体" w:hAnsi="Cambria Math" w:cs="Times New Roman"/>
                  <w:kern w:val="0"/>
                  <w:sz w:val="24"/>
                  <w:szCs w:val="24"/>
                </w:rPr>
                <m:t>s</m:t>
              </w:ins>
            </m:r>
            <m:sSub>
              <m:sSubPr>
                <m:ctrlPr>
                  <w:ins w:id="851" w:author="Zhang Li" w:date="2022-06-12T12:30:00Z">
                    <w:rPr>
                      <w:rFonts w:ascii="Cambria Math" w:eastAsia="宋体" w:hAnsi="Cambria Math" w:cs="Times New Roman"/>
                      <w:kern w:val="0"/>
                      <w:sz w:val="24"/>
                      <w:szCs w:val="24"/>
                    </w:rPr>
                  </w:ins>
                </m:ctrlPr>
              </m:sSubPr>
              <m:e>
                <m:r>
                  <w:ins w:id="852" w:author="Zhang Li" w:date="2022-06-12T12:30:00Z">
                    <w:rPr>
                      <w:rFonts w:ascii="Cambria Math" w:eastAsia="宋体" w:hAnsi="Cambria Math" w:cs="Times New Roman"/>
                      <w:kern w:val="0"/>
                      <w:sz w:val="24"/>
                      <w:szCs w:val="24"/>
                    </w:rPr>
                    <m:t>k</m:t>
                  </w:ins>
                </m:r>
              </m:e>
              <m:sub>
                <m:r>
                  <w:ins w:id="853" w:author="Zhang Li" w:date="2022-06-12T12:30:00Z">
                    <w:rPr>
                      <w:rFonts w:ascii="Cambria Math" w:eastAsia="宋体" w:hAnsi="Cambria Math" w:cs="Times New Roman"/>
                      <w:kern w:val="0"/>
                      <w:sz w:val="24"/>
                      <w:szCs w:val="24"/>
                    </w:rPr>
                    <m:t>i</m:t>
                  </w:ins>
                </m:r>
              </m:sub>
            </m:sSub>
            <m:r>
              <w:ins w:id="854" w:author="Zhang Li" w:date="2022-06-12T12:30:00Z">
                <m:rPr>
                  <m:sty m:val="p"/>
                </m:rPr>
                <w:rPr>
                  <w:rFonts w:ascii="Cambria Math" w:eastAsia="宋体" w:hAnsi="Cambria Math" w:cs="Times New Roman"/>
                  <w:kern w:val="0"/>
                  <w:sz w:val="24"/>
                  <w:szCs w:val="24"/>
                </w:rPr>
                <m:t>,</m:t>
              </w:ins>
            </m:r>
            <m:r>
              <w:ins w:id="855" w:author="Zhang Li" w:date="2022-06-12T12:30:00Z">
                <w:rPr>
                  <w:rFonts w:ascii="Cambria Math" w:eastAsia="宋体" w:hAnsi="Cambria Math" w:cs="Times New Roman"/>
                  <w:kern w:val="0"/>
                  <w:sz w:val="24"/>
                  <w:szCs w:val="24"/>
                </w:rPr>
                <m:t>p</m:t>
              </w:ins>
            </m:r>
            <m:sSub>
              <m:sSubPr>
                <m:ctrlPr>
                  <w:ins w:id="856" w:author="Zhang Li" w:date="2022-06-12T12:30:00Z">
                    <w:rPr>
                      <w:rFonts w:ascii="Cambria Math" w:eastAsia="宋体" w:hAnsi="Cambria Math" w:cs="Times New Roman"/>
                      <w:kern w:val="0"/>
                      <w:sz w:val="24"/>
                      <w:szCs w:val="24"/>
                    </w:rPr>
                  </w:ins>
                </m:ctrlPr>
              </m:sSubPr>
              <m:e>
                <m:r>
                  <w:ins w:id="857" w:author="Zhang Li" w:date="2022-06-12T12:30:00Z">
                    <w:rPr>
                      <w:rFonts w:ascii="Cambria Math" w:eastAsia="宋体" w:hAnsi="Cambria Math" w:cs="Times New Roman"/>
                      <w:kern w:val="0"/>
                      <w:sz w:val="24"/>
                      <w:szCs w:val="24"/>
                    </w:rPr>
                    <m:t>k</m:t>
                  </w:ins>
                </m:r>
              </m:e>
              <m:sub>
                <m:r>
                  <w:ins w:id="858" w:author="Zhang Li" w:date="2022-06-12T12:30:00Z">
                    <w:rPr>
                      <w:rFonts w:ascii="Cambria Math" w:eastAsia="宋体" w:hAnsi="Cambria Math" w:cs="Times New Roman"/>
                      <w:kern w:val="0"/>
                      <w:sz w:val="24"/>
                      <w:szCs w:val="24"/>
                    </w:rPr>
                    <m:t>i</m:t>
                  </w:ins>
                </m:r>
              </m:sub>
            </m:sSub>
          </m:e>
        </m:d>
      </m:oMath>
      <w:ins w:id="859" w:author="Zhang Li" w:date="2022-06-12T12:30:00Z">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w:ins>
      <m:oMath>
        <m:r>
          <w:ins w:id="860" w:author="Zhang Li" w:date="2022-06-12T12:30:00Z">
            <w:rPr>
              <w:rFonts w:ascii="Cambria Math" w:eastAsia="宋体" w:hAnsi="Cambria Math" w:cs="Times New Roman" w:hint="eastAsia"/>
              <w:kern w:val="0"/>
              <w:sz w:val="24"/>
              <w:szCs w:val="24"/>
            </w:rPr>
            <m:t>s</m:t>
          </w:ins>
        </m:r>
        <m:sSub>
          <m:sSubPr>
            <m:ctrlPr>
              <w:ins w:id="861" w:author="Zhang Li" w:date="2022-06-12T12:30:00Z">
                <w:rPr>
                  <w:rFonts w:ascii="Cambria Math" w:eastAsia="宋体" w:hAnsi="Cambria Math" w:cs="Times New Roman"/>
                  <w:kern w:val="0"/>
                  <w:sz w:val="24"/>
                  <w:szCs w:val="24"/>
                </w:rPr>
              </w:ins>
            </m:ctrlPr>
          </m:sSubPr>
          <m:e>
            <m:r>
              <w:ins w:id="862" w:author="Zhang Li" w:date="2022-06-12T12:30:00Z">
                <w:rPr>
                  <w:rFonts w:ascii="Cambria Math" w:eastAsia="宋体" w:hAnsi="Cambria Math" w:cs="Times New Roman" w:hint="eastAsia"/>
                  <w:kern w:val="0"/>
                  <w:sz w:val="24"/>
                  <w:szCs w:val="24"/>
                </w:rPr>
                <m:t>k</m:t>
              </w:ins>
            </m:r>
            <m:ctrlPr>
              <w:ins w:id="863" w:author="Zhang Li" w:date="2022-06-12T12:30:00Z">
                <w:rPr>
                  <w:rFonts w:ascii="Cambria Math" w:eastAsia="宋体" w:hAnsi="Cambria Math" w:cs="Times New Roman" w:hint="eastAsia"/>
                  <w:kern w:val="0"/>
                  <w:sz w:val="24"/>
                  <w:szCs w:val="24"/>
                </w:rPr>
              </w:ins>
            </m:ctrlPr>
          </m:e>
          <m:sub>
            <m:r>
              <w:ins w:id="864" w:author="Zhang Li" w:date="2022-06-12T12:30:00Z">
                <w:rPr>
                  <w:rFonts w:ascii="Cambria Math" w:eastAsia="宋体" w:hAnsi="Cambria Math" w:cs="Times New Roman" w:hint="eastAsia"/>
                  <w:kern w:val="0"/>
                  <w:sz w:val="24"/>
                  <w:szCs w:val="24"/>
                </w:rPr>
                <m:t>i</m:t>
              </w:ins>
            </m:r>
          </m:sub>
        </m:sSub>
      </m:oMath>
      <w:ins w:id="865" w:author="Zhang Li" w:date="2022-06-12T12:30: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w:ins>
      <m:oMath>
        <m:r>
          <w:ins w:id="866" w:author="Zhang Li" w:date="2022-06-12T12:30:00Z">
            <w:rPr>
              <w:rFonts w:ascii="Cambria Math" w:eastAsia="宋体" w:hAnsi="Cambria Math" w:cs="Times New Roman"/>
              <w:kern w:val="0"/>
              <w:sz w:val="24"/>
              <w:szCs w:val="24"/>
            </w:rPr>
            <m:t>p</m:t>
          </w:ins>
        </m:r>
        <m:sSub>
          <m:sSubPr>
            <m:ctrlPr>
              <w:ins w:id="867" w:author="Zhang Li" w:date="2022-06-12T12:30:00Z">
                <w:rPr>
                  <w:rFonts w:ascii="Cambria Math" w:eastAsia="宋体" w:hAnsi="Cambria Math" w:cs="Times New Roman"/>
                  <w:kern w:val="0"/>
                  <w:sz w:val="24"/>
                  <w:szCs w:val="24"/>
                </w:rPr>
              </w:ins>
            </m:ctrlPr>
          </m:sSubPr>
          <m:e>
            <m:r>
              <w:ins w:id="868" w:author="Zhang Li" w:date="2022-06-12T12:30:00Z">
                <w:rPr>
                  <w:rFonts w:ascii="Cambria Math" w:eastAsia="宋体" w:hAnsi="Cambria Math" w:cs="Times New Roman"/>
                  <w:kern w:val="0"/>
                  <w:sz w:val="24"/>
                  <w:szCs w:val="24"/>
                </w:rPr>
                <m:t>k</m:t>
              </w:ins>
            </m:r>
          </m:e>
          <m:sub>
            <m:r>
              <w:ins w:id="869" w:author="Zhang Li" w:date="2022-06-12T12:30:00Z">
                <w:rPr>
                  <w:rFonts w:ascii="Cambria Math" w:eastAsia="宋体" w:hAnsi="Cambria Math" w:cs="Times New Roman"/>
                  <w:kern w:val="0"/>
                  <w:sz w:val="24"/>
                  <w:szCs w:val="24"/>
                </w:rPr>
                <m:t>i</m:t>
              </w:ins>
            </m:r>
          </m:sub>
        </m:sSub>
        <m:r>
          <w:ins w:id="870" w:author="Zhang Li" w:date="2022-06-12T12:30:00Z">
            <m:rPr>
              <m:sty m:val="p"/>
            </m:rPr>
            <w:rPr>
              <w:rFonts w:ascii="Cambria Math" w:eastAsia="宋体" w:hAnsi="Cambria Math" w:cs="Times New Roman"/>
              <w:kern w:val="0"/>
              <w:sz w:val="24"/>
              <w:szCs w:val="24"/>
            </w:rPr>
            <m:t>=</m:t>
          </w:ins>
        </m:r>
        <m:r>
          <w:ins w:id="871" w:author="Zhang Li" w:date="2022-06-12T12:30:00Z">
            <w:rPr>
              <w:rFonts w:ascii="Cambria Math" w:eastAsia="宋体" w:hAnsi="Cambria Math" w:cs="Times New Roman"/>
              <w:kern w:val="0"/>
              <w:sz w:val="24"/>
              <w:szCs w:val="24"/>
            </w:rPr>
            <m:t>s</m:t>
          </w:ins>
        </m:r>
        <m:sSub>
          <m:sSubPr>
            <m:ctrlPr>
              <w:ins w:id="872" w:author="Zhang Li" w:date="2022-06-12T12:30:00Z">
                <w:rPr>
                  <w:rFonts w:ascii="Cambria Math" w:eastAsia="宋体" w:hAnsi="Cambria Math" w:cs="Times New Roman"/>
                  <w:kern w:val="0"/>
                  <w:sz w:val="24"/>
                  <w:szCs w:val="24"/>
                </w:rPr>
              </w:ins>
            </m:ctrlPr>
          </m:sSubPr>
          <m:e>
            <m:r>
              <w:ins w:id="873" w:author="Zhang Li" w:date="2022-06-12T12:30:00Z">
                <w:rPr>
                  <w:rFonts w:ascii="Cambria Math" w:eastAsia="宋体" w:hAnsi="Cambria Math" w:cs="Times New Roman"/>
                  <w:kern w:val="0"/>
                  <w:sz w:val="24"/>
                  <w:szCs w:val="24"/>
                </w:rPr>
                <m:t>k</m:t>
              </w:ins>
            </m:r>
          </m:e>
          <m:sub>
            <m:r>
              <w:ins w:id="874" w:author="Zhang Li" w:date="2022-06-12T12:30:00Z">
                <w:rPr>
                  <w:rFonts w:ascii="Cambria Math" w:eastAsia="宋体" w:hAnsi="Cambria Math" w:cs="Times New Roman"/>
                  <w:kern w:val="0"/>
                  <w:sz w:val="24"/>
                  <w:szCs w:val="24"/>
                </w:rPr>
                <m:t>i</m:t>
              </w:ins>
            </m:r>
          </m:sub>
        </m:sSub>
        <m:r>
          <w:ins w:id="875" w:author="Zhang Li" w:date="2022-06-12T12:30:00Z">
            <m:rPr>
              <m:sty m:val="p"/>
            </m:rPr>
            <w:rPr>
              <w:rFonts w:ascii="Cambria Math" w:eastAsia="宋体" w:hAnsi="Cambria Math" w:cs="Times New Roman" w:hint="eastAsia"/>
              <w:kern w:val="0"/>
              <w:sz w:val="24"/>
              <w:szCs w:val="24"/>
            </w:rPr>
            <m:t>×</m:t>
          </w:ins>
        </m:r>
        <m:sSub>
          <m:sSubPr>
            <m:ctrlPr>
              <w:ins w:id="876" w:author="Zhang Li" w:date="2022-06-12T12:30:00Z">
                <w:rPr>
                  <w:rFonts w:ascii="Cambria Math" w:eastAsia="宋体" w:hAnsi="Cambria Math" w:cs="Times New Roman"/>
                  <w:kern w:val="0"/>
                  <w:sz w:val="24"/>
                  <w:szCs w:val="24"/>
                </w:rPr>
              </w:ins>
            </m:ctrlPr>
          </m:sSubPr>
          <m:e>
            <m:r>
              <w:ins w:id="877" w:author="Zhang Li" w:date="2022-06-12T12:30:00Z">
                <w:rPr>
                  <w:rFonts w:ascii="Cambria Math" w:eastAsia="宋体" w:hAnsi="Cambria Math" w:cs="Times New Roman"/>
                  <w:kern w:val="0"/>
                  <w:sz w:val="24"/>
                  <w:szCs w:val="24"/>
                </w:rPr>
                <m:t>G</m:t>
              </w:ins>
            </m:r>
          </m:e>
          <m:sub>
            <m:r>
              <w:ins w:id="878" w:author="Zhang Li" w:date="2022-06-12T12:30:00Z">
                <m:rPr>
                  <m:sty m:val="p"/>
                </m:rPr>
                <w:rPr>
                  <w:rFonts w:ascii="Cambria Math" w:eastAsia="宋体" w:hAnsi="Cambria Math" w:cs="Times New Roman"/>
                  <w:kern w:val="0"/>
                  <w:sz w:val="24"/>
                  <w:szCs w:val="24"/>
                </w:rPr>
                <m:t>1</m:t>
              </w:ins>
            </m:r>
          </m:sub>
        </m:sSub>
      </m:oMath>
      <w:ins w:id="879"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w:ins>
      <m:oMath>
        <m:r>
          <w:ins w:id="880" w:author="Zhang Li" w:date="2022-06-12T12:30:00Z">
            <w:rPr>
              <w:rFonts w:ascii="Cambria Math" w:eastAsia="宋体" w:hAnsi="Cambria Math" w:cs="Times New Roman"/>
              <w:kern w:val="0"/>
              <w:sz w:val="24"/>
              <w:szCs w:val="24"/>
            </w:rPr>
            <m:t>si</m:t>
          </w:ins>
        </m:r>
        <m:sSub>
          <m:sSubPr>
            <m:ctrlPr>
              <w:ins w:id="881" w:author="Zhang Li" w:date="2022-06-12T12:30:00Z">
                <w:rPr>
                  <w:rFonts w:ascii="Cambria Math" w:eastAsia="宋体" w:hAnsi="Cambria Math" w:cs="Times New Roman"/>
                  <w:kern w:val="0"/>
                  <w:sz w:val="24"/>
                  <w:szCs w:val="24"/>
                </w:rPr>
              </w:ins>
            </m:ctrlPr>
          </m:sSubPr>
          <m:e>
            <m:r>
              <w:ins w:id="882" w:author="Zhang Li" w:date="2022-06-12T12:30:00Z">
                <w:rPr>
                  <w:rFonts w:ascii="Cambria Math" w:eastAsia="宋体" w:hAnsi="Cambria Math" w:cs="Times New Roman"/>
                  <w:kern w:val="0"/>
                  <w:sz w:val="24"/>
                  <w:szCs w:val="24"/>
                </w:rPr>
                <m:t>g</m:t>
              </w:ins>
            </m:r>
          </m:e>
          <m:sub>
            <m:r>
              <w:ins w:id="883" w:author="Zhang Li" w:date="2022-06-12T12:30:00Z">
                <w:rPr>
                  <w:rFonts w:ascii="Cambria Math" w:eastAsia="宋体" w:hAnsi="Cambria Math" w:cs="Times New Roman"/>
                  <w:kern w:val="0"/>
                  <w:sz w:val="24"/>
                  <w:szCs w:val="24"/>
                </w:rPr>
                <m:t>i</m:t>
              </w:ins>
            </m:r>
          </m:sub>
        </m:sSub>
      </m:oMath>
      <w:ins w:id="884" w:author="Zhang Li" w:date="2022-06-12T12:30:00Z">
        <w:r>
          <w:rPr>
            <w:rFonts w:ascii="Times New Roman" w:eastAsia="宋体" w:hAnsi="Times New Roman" w:cs="Times New Roman"/>
            <w:kern w:val="0"/>
            <w:sz w:val="24"/>
            <w:szCs w:val="24"/>
          </w:rPr>
          <w:t xml:space="preserve"> of message </w:t>
        </w:r>
      </w:ins>
      <m:oMath>
        <m:r>
          <w:ins w:id="885" w:author="Zhang Li" w:date="2022-06-12T12:30:00Z">
            <w:rPr>
              <w:rFonts w:ascii="Cambria Math" w:eastAsia="宋体" w:hAnsi="Cambria Math" w:cs="Times New Roman"/>
              <w:kern w:val="0"/>
              <w:sz w:val="24"/>
              <w:szCs w:val="24"/>
            </w:rPr>
            <m:t>MSG</m:t>
          </w:ins>
        </m:r>
      </m:oMath>
      <w:ins w:id="88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w:ins>
      <m:oMath>
        <m:r>
          <w:ins w:id="887" w:author="Zhang Li" w:date="2022-06-12T12:30:00Z">
            <m:rPr>
              <m:sty m:val="p"/>
            </m:rPr>
            <w:rPr>
              <w:rFonts w:ascii="Cambria Math" w:eastAsia="宋体" w:hAnsi="Cambria Math" w:cs="Times New Roman"/>
              <w:kern w:val="0"/>
              <w:sz w:val="24"/>
              <w:szCs w:val="24"/>
            </w:rPr>
            <m:t xml:space="preserve"> </m:t>
          </w:ins>
        </m:r>
        <m:r>
          <w:ins w:id="888" w:author="Zhang Li" w:date="2022-06-12T12:30:00Z">
            <w:rPr>
              <w:rFonts w:ascii="Cambria Math" w:eastAsia="宋体" w:hAnsi="Cambria Math" w:cs="Times New Roman"/>
              <w:kern w:val="0"/>
              <w:sz w:val="24"/>
              <w:szCs w:val="24"/>
            </w:rPr>
            <m:t>si</m:t>
          </w:ins>
        </m:r>
        <m:sSub>
          <m:sSubPr>
            <m:ctrlPr>
              <w:ins w:id="889" w:author="Zhang Li" w:date="2022-06-12T12:30:00Z">
                <w:rPr>
                  <w:rFonts w:ascii="Cambria Math" w:eastAsia="宋体" w:hAnsi="Cambria Math" w:cs="Times New Roman"/>
                  <w:kern w:val="0"/>
                  <w:sz w:val="24"/>
                  <w:szCs w:val="24"/>
                </w:rPr>
              </w:ins>
            </m:ctrlPr>
          </m:sSubPr>
          <m:e>
            <m:r>
              <w:ins w:id="890" w:author="Zhang Li" w:date="2022-06-12T12:30:00Z">
                <w:rPr>
                  <w:rFonts w:ascii="Cambria Math" w:eastAsia="宋体" w:hAnsi="Cambria Math" w:cs="Times New Roman"/>
                  <w:kern w:val="0"/>
                  <w:sz w:val="24"/>
                  <w:szCs w:val="24"/>
                </w:rPr>
                <m:t>g</m:t>
              </w:ins>
            </m:r>
          </m:e>
          <m:sub>
            <m:r>
              <w:ins w:id="891" w:author="Zhang Li" w:date="2022-06-12T12:30:00Z">
                <w:rPr>
                  <w:rFonts w:ascii="Cambria Math" w:eastAsia="宋体" w:hAnsi="Cambria Math" w:cs="Times New Roman"/>
                  <w:kern w:val="0"/>
                  <w:sz w:val="24"/>
                  <w:szCs w:val="24"/>
                </w:rPr>
                <m:t>i</m:t>
              </w:ins>
            </m:r>
          </m:sub>
        </m:sSub>
        <m:r>
          <w:ins w:id="892" w:author="Zhang Li" w:date="2022-06-12T12:30:00Z">
            <m:rPr>
              <m:sty m:val="p"/>
            </m:rPr>
            <w:rPr>
              <w:rFonts w:ascii="Cambria Math" w:eastAsia="宋体" w:hAnsi="Cambria Math" w:cs="Times New Roman"/>
              <w:kern w:val="0"/>
              <w:sz w:val="24"/>
              <w:szCs w:val="24"/>
            </w:rPr>
            <m:t>=</m:t>
          </w:ins>
        </m:r>
        <m:r>
          <w:ins w:id="893" w:author="Zhang Li" w:date="2022-06-12T12:30:00Z">
            <w:rPr>
              <w:rFonts w:ascii="Cambria Math" w:eastAsia="宋体" w:hAnsi="Cambria Math" w:cs="Times New Roman"/>
              <w:kern w:val="0"/>
              <w:sz w:val="24"/>
              <w:szCs w:val="24"/>
            </w:rPr>
            <m:t>s</m:t>
          </w:ins>
        </m:r>
        <m:sSub>
          <m:sSubPr>
            <m:ctrlPr>
              <w:ins w:id="894" w:author="Zhang Li" w:date="2022-06-12T12:30:00Z">
                <w:rPr>
                  <w:rFonts w:ascii="Cambria Math" w:eastAsia="宋体" w:hAnsi="Cambria Math" w:cs="Times New Roman"/>
                  <w:kern w:val="0"/>
                  <w:sz w:val="24"/>
                  <w:szCs w:val="24"/>
                </w:rPr>
              </w:ins>
            </m:ctrlPr>
          </m:sSubPr>
          <m:e>
            <m:r>
              <w:ins w:id="895" w:author="Zhang Li" w:date="2022-06-12T12:30:00Z">
                <w:rPr>
                  <w:rFonts w:ascii="Cambria Math" w:eastAsia="宋体" w:hAnsi="Cambria Math" w:cs="Times New Roman"/>
                  <w:kern w:val="0"/>
                  <w:sz w:val="24"/>
                  <w:szCs w:val="24"/>
                </w:rPr>
                <m:t>k</m:t>
              </w:ins>
            </m:r>
          </m:e>
          <m:sub>
            <m:r>
              <w:ins w:id="896" w:author="Zhang Li" w:date="2022-06-12T12:30:00Z">
                <w:rPr>
                  <w:rFonts w:ascii="Cambria Math" w:eastAsia="宋体" w:hAnsi="Cambria Math" w:cs="Times New Roman"/>
                  <w:kern w:val="0"/>
                  <w:sz w:val="24"/>
                  <w:szCs w:val="24"/>
                </w:rPr>
                <m:t>i</m:t>
              </w:ins>
            </m:r>
          </m:sub>
        </m:sSub>
        <m:r>
          <w:ins w:id="897" w:author="Zhang Li" w:date="2022-06-12T12:30:00Z">
            <m:rPr>
              <m:sty m:val="p"/>
            </m:rPr>
            <w:rPr>
              <w:rFonts w:ascii="Cambria Math" w:eastAsia="宋体" w:hAnsi="Cambria Math" w:cs="Times New Roman" w:hint="eastAsia"/>
              <w:kern w:val="0"/>
              <w:sz w:val="24"/>
              <w:szCs w:val="24"/>
            </w:rPr>
            <m:t>×</m:t>
          </w:ins>
        </m:r>
        <m:r>
          <w:ins w:id="898" w:author="Zhang Li" w:date="2022-06-12T12:30:00Z">
            <w:rPr>
              <w:rFonts w:ascii="Cambria Math" w:eastAsia="宋体" w:hAnsi="Cambria Math" w:cs="Times New Roman"/>
              <w:kern w:val="0"/>
              <w:sz w:val="24"/>
              <w:szCs w:val="24"/>
            </w:rPr>
            <m:t>H</m:t>
          </w:ins>
        </m:r>
        <m:sSub>
          <m:sSubPr>
            <m:ctrlPr>
              <w:ins w:id="899" w:author="Zhang Li" w:date="2022-06-12T12:30:00Z">
                <w:rPr>
                  <w:rFonts w:ascii="Cambria Math" w:eastAsia="宋体" w:hAnsi="Cambria Math" w:cs="Times New Roman"/>
                  <w:kern w:val="0"/>
                  <w:sz w:val="24"/>
                  <w:szCs w:val="24"/>
                </w:rPr>
              </w:ins>
            </m:ctrlPr>
          </m:sSubPr>
          <m:e>
            <m:d>
              <m:dPr>
                <m:ctrlPr>
                  <w:ins w:id="900" w:author="Zhang Li" w:date="2022-06-12T12:30:00Z">
                    <w:rPr>
                      <w:rFonts w:ascii="Cambria Math" w:eastAsia="宋体" w:hAnsi="Cambria Math" w:cs="Times New Roman"/>
                      <w:kern w:val="0"/>
                      <w:sz w:val="24"/>
                      <w:szCs w:val="24"/>
                    </w:rPr>
                  </w:ins>
                </m:ctrlPr>
              </m:dPr>
              <m:e>
                <m:r>
                  <w:ins w:id="901" w:author="Zhang Li" w:date="2022-06-12T12:30:00Z">
                    <w:rPr>
                      <w:rFonts w:ascii="Cambria Math" w:eastAsia="宋体" w:hAnsi="Cambria Math" w:cs="Times New Roman"/>
                      <w:kern w:val="0"/>
                      <w:sz w:val="24"/>
                      <w:szCs w:val="24"/>
                    </w:rPr>
                    <m:t>MSG</m:t>
                  </w:ins>
                </m:r>
              </m:e>
            </m:d>
          </m:e>
          <m:sub>
            <m:r>
              <w:ins w:id="902" w:author="Zhang Li" w:date="2022-06-12T12:30:00Z">
                <w:rPr>
                  <w:rFonts w:ascii="Cambria Math" w:eastAsia="宋体" w:hAnsi="Cambria Math" w:cs="Times New Roman"/>
                  <w:kern w:val="0"/>
                  <w:sz w:val="24"/>
                  <w:szCs w:val="24"/>
                </w:rPr>
                <m:t>i</m:t>
              </w:ins>
            </m:r>
          </m:sub>
        </m:sSub>
      </m:oMath>
      <w:ins w:id="903" w:author="Zhang Li" w:date="2022-06-12T12:30:00Z">
        <w:r>
          <w:rPr>
            <w:rFonts w:ascii="Times New Roman" w:eastAsia="宋体" w:hAnsi="Times New Roman" w:cs="Times New Roman"/>
            <w:kern w:val="0"/>
            <w:sz w:val="24"/>
            <w:szCs w:val="24"/>
          </w:rPr>
          <w:t xml:space="preserve">, where </w:t>
        </w:r>
      </w:ins>
      <m:oMath>
        <m:r>
          <w:ins w:id="904" w:author="Zhang Li" w:date="2022-06-12T12:30:00Z">
            <w:rPr>
              <w:rFonts w:ascii="Cambria Math" w:eastAsia="宋体" w:hAnsi="Cambria Math" w:cs="Times New Roman"/>
              <w:kern w:val="0"/>
              <w:sz w:val="24"/>
              <w:szCs w:val="24"/>
            </w:rPr>
            <m:t>H</m:t>
          </w:ins>
        </m:r>
        <m:sSub>
          <m:sSubPr>
            <m:ctrlPr>
              <w:ins w:id="905" w:author="Zhang Li" w:date="2022-06-12T12:30:00Z">
                <w:rPr>
                  <w:rFonts w:ascii="Cambria Math" w:eastAsia="宋体" w:hAnsi="Cambria Math" w:cs="Times New Roman"/>
                  <w:kern w:val="0"/>
                  <w:sz w:val="24"/>
                  <w:szCs w:val="24"/>
                </w:rPr>
              </w:ins>
            </m:ctrlPr>
          </m:sSubPr>
          <m:e>
            <m:d>
              <m:dPr>
                <m:ctrlPr>
                  <w:ins w:id="906" w:author="Zhang Li" w:date="2022-06-12T12:30:00Z">
                    <w:rPr>
                      <w:rFonts w:ascii="Cambria Math" w:eastAsia="宋体" w:hAnsi="Cambria Math" w:cs="Times New Roman"/>
                      <w:kern w:val="0"/>
                      <w:sz w:val="24"/>
                      <w:szCs w:val="24"/>
                    </w:rPr>
                  </w:ins>
                </m:ctrlPr>
              </m:dPr>
              <m:e>
                <m:r>
                  <w:ins w:id="907" w:author="Zhang Li" w:date="2022-06-12T12:30:00Z">
                    <w:rPr>
                      <w:rFonts w:ascii="Cambria Math" w:eastAsia="宋体" w:hAnsi="Cambria Math" w:cs="Times New Roman"/>
                      <w:kern w:val="0"/>
                      <w:sz w:val="24"/>
                      <w:szCs w:val="24"/>
                    </w:rPr>
                    <m:t>MSG</m:t>
                  </w:ins>
                </m:r>
              </m:e>
            </m:d>
          </m:e>
          <m:sub>
            <m:r>
              <w:ins w:id="908" w:author="Zhang Li" w:date="2022-06-12T12:30:00Z">
                <w:rPr>
                  <w:rFonts w:ascii="Cambria Math" w:eastAsia="宋体" w:hAnsi="Cambria Math" w:cs="Times New Roman"/>
                  <w:kern w:val="0"/>
                  <w:sz w:val="24"/>
                  <w:szCs w:val="24"/>
                </w:rPr>
                <m:t>i</m:t>
              </w:ins>
            </m:r>
          </m:sub>
        </m:sSub>
      </m:oMath>
      <w:ins w:id="90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w:ins>
      <m:oMath>
        <m:r>
          <w:ins w:id="910" w:author="Zhang Li" w:date="2022-06-12T12:30:00Z">
            <w:rPr>
              <w:rFonts w:ascii="Cambria Math" w:eastAsia="宋体" w:hAnsi="Cambria Math" w:cs="Times New Roman"/>
              <w:kern w:val="0"/>
              <w:sz w:val="24"/>
              <w:szCs w:val="24"/>
            </w:rPr>
            <m:t>MSG</m:t>
          </w:ins>
        </m:r>
        <m:r>
          <w:ins w:id="911" w:author="Zhang Li" w:date="2022-06-12T12:30:00Z">
            <m:rPr>
              <m:sty m:val="p"/>
            </m:rPr>
            <w:rPr>
              <w:rFonts w:ascii="Cambria Math" w:eastAsia="宋体" w:hAnsi="Cambria Math" w:cs="Times New Roman"/>
              <w:kern w:val="0"/>
              <w:sz w:val="24"/>
              <w:szCs w:val="24"/>
            </w:rPr>
            <m:t>.</m:t>
          </w:ins>
        </m:r>
      </m:oMath>
      <w:ins w:id="912" w:author="Zhang Li" w:date="2022-06-12T12:30:00Z">
        <w:r>
          <w:rPr>
            <w:rFonts w:ascii="Times New Roman" w:eastAsia="宋体" w:hAnsi="Times New Roman" w:cs="Times New Roman"/>
            <w:kern w:val="0"/>
            <w:sz w:val="24"/>
            <w:szCs w:val="24"/>
          </w:rPr>
          <w:t xml:space="preserve">Verifiers can verify the signature by checking whether </w:t>
        </w:r>
      </w:ins>
      <m:oMath>
        <m:r>
          <w:ins w:id="913" w:author="Zhang Li" w:date="2022-06-12T12:30:00Z">
            <m:rPr>
              <m:sty m:val="p"/>
            </m:rPr>
            <w:rPr>
              <w:rFonts w:ascii="Cambria Math" w:eastAsia="宋体" w:hAnsi="Cambria Math" w:cs="Times New Roman"/>
              <w:kern w:val="0"/>
              <w:sz w:val="24"/>
              <w:szCs w:val="24"/>
            </w:rPr>
            <m:t xml:space="preserve"> </m:t>
          </w:ins>
        </m:r>
        <m:d>
          <m:dPr>
            <m:ctrlPr>
              <w:ins w:id="914" w:author="Zhang Li" w:date="2022-06-12T12:30:00Z">
                <w:rPr>
                  <w:rFonts w:ascii="Cambria Math" w:eastAsia="宋体" w:hAnsi="Cambria Math" w:cs="Times New Roman"/>
                  <w:kern w:val="0"/>
                  <w:sz w:val="24"/>
                  <w:szCs w:val="24"/>
                </w:rPr>
              </w:ins>
            </m:ctrlPr>
          </m:dPr>
          <m:e>
            <m:sSub>
              <m:sSubPr>
                <m:ctrlPr>
                  <w:ins w:id="915" w:author="Zhang Li" w:date="2022-06-12T12:30:00Z">
                    <w:rPr>
                      <w:rFonts w:ascii="Cambria Math" w:eastAsia="宋体" w:hAnsi="Cambria Math" w:cs="Times New Roman"/>
                      <w:kern w:val="0"/>
                      <w:sz w:val="24"/>
                      <w:szCs w:val="24"/>
                    </w:rPr>
                  </w:ins>
                </m:ctrlPr>
              </m:sSubPr>
              <m:e>
                <m:r>
                  <w:ins w:id="916" w:author="Zhang Li" w:date="2022-06-12T12:30:00Z">
                    <w:rPr>
                      <w:rFonts w:ascii="Cambria Math" w:eastAsia="宋体" w:hAnsi="Cambria Math" w:cs="Times New Roman"/>
                      <w:kern w:val="0"/>
                      <w:sz w:val="24"/>
                      <w:szCs w:val="24"/>
                    </w:rPr>
                    <m:t>g</m:t>
                  </w:ins>
                </m:r>
              </m:e>
              <m:sub>
                <m:r>
                  <w:ins w:id="917" w:author="Zhang Li" w:date="2022-06-12T12:30:00Z">
                    <m:rPr>
                      <m:sty m:val="p"/>
                    </m:rPr>
                    <w:rPr>
                      <w:rFonts w:ascii="Cambria Math" w:eastAsia="宋体" w:hAnsi="Cambria Math" w:cs="Times New Roman"/>
                      <w:kern w:val="0"/>
                      <w:sz w:val="24"/>
                      <w:szCs w:val="24"/>
                    </w:rPr>
                    <m:t>1</m:t>
                  </w:ins>
                </m:r>
              </m:sub>
            </m:sSub>
            <m:r>
              <w:ins w:id="918" w:author="Zhang Li" w:date="2022-06-12T12:30:00Z">
                <m:rPr>
                  <m:sty m:val="p"/>
                </m:rPr>
                <w:rPr>
                  <w:rFonts w:ascii="Cambria Math" w:eastAsia="宋体" w:hAnsi="Cambria Math" w:cs="Times New Roman"/>
                  <w:kern w:val="0"/>
                  <w:sz w:val="24"/>
                  <w:szCs w:val="24"/>
                </w:rPr>
                <m:t>,</m:t>
              </w:ins>
            </m:r>
            <m:r>
              <w:ins w:id="919" w:author="Zhang Li" w:date="2022-06-12T12:30:00Z">
                <w:rPr>
                  <w:rFonts w:ascii="Cambria Math" w:eastAsia="宋体" w:hAnsi="Cambria Math" w:cs="Times New Roman"/>
                  <w:kern w:val="0"/>
                  <w:sz w:val="24"/>
                  <w:szCs w:val="24"/>
                </w:rPr>
                <m:t>p</m:t>
              </w:ins>
            </m:r>
            <m:sSub>
              <m:sSubPr>
                <m:ctrlPr>
                  <w:ins w:id="920" w:author="Zhang Li" w:date="2022-06-12T12:30:00Z">
                    <w:rPr>
                      <w:rFonts w:ascii="Cambria Math" w:eastAsia="宋体" w:hAnsi="Cambria Math" w:cs="Times New Roman"/>
                      <w:kern w:val="0"/>
                      <w:sz w:val="24"/>
                      <w:szCs w:val="24"/>
                    </w:rPr>
                  </w:ins>
                </m:ctrlPr>
              </m:sSubPr>
              <m:e>
                <m:r>
                  <w:ins w:id="921" w:author="Zhang Li" w:date="2022-06-12T12:30:00Z">
                    <w:rPr>
                      <w:rFonts w:ascii="Cambria Math" w:eastAsia="宋体" w:hAnsi="Cambria Math" w:cs="Times New Roman"/>
                      <w:kern w:val="0"/>
                      <w:sz w:val="24"/>
                      <w:szCs w:val="24"/>
                    </w:rPr>
                    <m:t>k</m:t>
                  </w:ins>
                </m:r>
              </m:e>
              <m:sub>
                <m:r>
                  <w:ins w:id="922" w:author="Zhang Li" w:date="2022-06-12T12:30:00Z">
                    <w:rPr>
                      <w:rFonts w:ascii="Cambria Math" w:eastAsia="宋体" w:hAnsi="Cambria Math" w:cs="Times New Roman"/>
                      <w:kern w:val="0"/>
                      <w:sz w:val="24"/>
                      <w:szCs w:val="24"/>
                    </w:rPr>
                    <m:t>i</m:t>
                  </w:ins>
                </m:r>
              </m:sub>
            </m:sSub>
            <m:r>
              <w:ins w:id="923" w:author="Zhang Li" w:date="2022-06-12T12:30:00Z">
                <m:rPr>
                  <m:sty m:val="p"/>
                </m:rPr>
                <w:rPr>
                  <w:rFonts w:ascii="Cambria Math" w:eastAsia="宋体" w:hAnsi="Cambria Math" w:cs="Times New Roman"/>
                  <w:kern w:val="0"/>
                  <w:sz w:val="24"/>
                  <w:szCs w:val="24"/>
                </w:rPr>
                <m:t>,</m:t>
              </w:ins>
            </m:r>
            <m:r>
              <w:ins w:id="924" w:author="Zhang Li" w:date="2022-06-12T12:30:00Z">
                <w:rPr>
                  <w:rFonts w:ascii="Cambria Math" w:eastAsia="宋体" w:hAnsi="Cambria Math" w:cs="Times New Roman"/>
                  <w:kern w:val="0"/>
                  <w:sz w:val="24"/>
                  <w:szCs w:val="24"/>
                </w:rPr>
                <m:t>H</m:t>
              </w:ins>
            </m:r>
            <m:sSub>
              <m:sSubPr>
                <m:ctrlPr>
                  <w:ins w:id="925" w:author="Zhang Li" w:date="2022-06-12T12:30:00Z">
                    <w:rPr>
                      <w:rFonts w:ascii="Cambria Math" w:eastAsia="宋体" w:hAnsi="Cambria Math" w:cs="Times New Roman"/>
                      <w:kern w:val="0"/>
                      <w:sz w:val="24"/>
                      <w:szCs w:val="24"/>
                    </w:rPr>
                  </w:ins>
                </m:ctrlPr>
              </m:sSubPr>
              <m:e>
                <m:d>
                  <m:dPr>
                    <m:ctrlPr>
                      <w:ins w:id="926" w:author="Zhang Li" w:date="2022-06-12T12:30:00Z">
                        <w:rPr>
                          <w:rFonts w:ascii="Cambria Math" w:eastAsia="宋体" w:hAnsi="Cambria Math" w:cs="Times New Roman"/>
                          <w:kern w:val="0"/>
                          <w:sz w:val="24"/>
                          <w:szCs w:val="24"/>
                        </w:rPr>
                      </w:ins>
                    </m:ctrlPr>
                  </m:dPr>
                  <m:e>
                    <m:r>
                      <w:ins w:id="927" w:author="Zhang Li" w:date="2022-06-12T12:30:00Z">
                        <w:rPr>
                          <w:rFonts w:ascii="Cambria Math" w:eastAsia="宋体" w:hAnsi="Cambria Math" w:cs="Times New Roman"/>
                          <w:kern w:val="0"/>
                          <w:sz w:val="24"/>
                          <w:szCs w:val="24"/>
                        </w:rPr>
                        <m:t>MSG</m:t>
                      </w:ins>
                    </m:r>
                  </m:e>
                </m:d>
              </m:e>
              <m:sub>
                <m:r>
                  <w:ins w:id="928" w:author="Zhang Li" w:date="2022-06-12T12:30:00Z">
                    <w:rPr>
                      <w:rFonts w:ascii="Cambria Math" w:eastAsia="宋体" w:hAnsi="Cambria Math" w:cs="Times New Roman"/>
                      <w:kern w:val="0"/>
                      <w:sz w:val="24"/>
                      <w:szCs w:val="24"/>
                    </w:rPr>
                    <m:t>i</m:t>
                  </w:ins>
                </m:r>
              </m:sub>
            </m:sSub>
            <m:r>
              <w:ins w:id="929" w:author="Zhang Li" w:date="2022-06-12T12:30:00Z">
                <m:rPr>
                  <m:sty m:val="p"/>
                </m:rPr>
                <w:rPr>
                  <w:rFonts w:ascii="Cambria Math" w:eastAsia="宋体" w:hAnsi="Cambria Math" w:cs="Times New Roman"/>
                  <w:kern w:val="0"/>
                  <w:sz w:val="24"/>
                  <w:szCs w:val="24"/>
                </w:rPr>
                <m:t>,</m:t>
              </w:ins>
            </m:r>
            <m:r>
              <w:ins w:id="930" w:author="Zhang Li" w:date="2022-06-12T12:30:00Z">
                <w:rPr>
                  <w:rFonts w:ascii="Cambria Math" w:eastAsia="宋体" w:hAnsi="Cambria Math" w:cs="Times New Roman"/>
                  <w:kern w:val="0"/>
                  <w:sz w:val="24"/>
                  <w:szCs w:val="24"/>
                </w:rPr>
                <m:t>si</m:t>
              </w:ins>
            </m:r>
            <m:sSub>
              <m:sSubPr>
                <m:ctrlPr>
                  <w:ins w:id="931" w:author="Zhang Li" w:date="2022-06-12T12:30:00Z">
                    <w:rPr>
                      <w:rFonts w:ascii="Cambria Math" w:eastAsia="宋体" w:hAnsi="Cambria Math" w:cs="Times New Roman"/>
                      <w:kern w:val="0"/>
                      <w:sz w:val="24"/>
                      <w:szCs w:val="24"/>
                    </w:rPr>
                  </w:ins>
                </m:ctrlPr>
              </m:sSubPr>
              <m:e>
                <m:r>
                  <w:ins w:id="932" w:author="Zhang Li" w:date="2022-06-12T12:30:00Z">
                    <w:rPr>
                      <w:rFonts w:ascii="Cambria Math" w:eastAsia="宋体" w:hAnsi="Cambria Math" w:cs="Times New Roman"/>
                      <w:kern w:val="0"/>
                      <w:sz w:val="24"/>
                      <w:szCs w:val="24"/>
                    </w:rPr>
                    <m:t>g</m:t>
                  </w:ins>
                </m:r>
              </m:e>
              <m:sub>
                <m:r>
                  <w:ins w:id="933" w:author="Zhang Li" w:date="2022-06-12T12:30:00Z">
                    <w:rPr>
                      <w:rFonts w:ascii="Cambria Math" w:eastAsia="宋体" w:hAnsi="Cambria Math" w:cs="Times New Roman"/>
                      <w:kern w:val="0"/>
                      <w:sz w:val="24"/>
                      <w:szCs w:val="24"/>
                    </w:rPr>
                    <m:t>i</m:t>
                  </w:ins>
                </m:r>
              </m:sub>
            </m:sSub>
          </m:e>
        </m:d>
      </m:oMath>
      <w:ins w:id="934"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ins>
    </w:p>
    <w:bookmarkEnd w:id="812"/>
    <w:p w14:paraId="6A97539D" w14:textId="4640F69B" w:rsidR="006961A3" w:rsidRPr="006961A3" w:rsidRDefault="006961A3" w:rsidP="006961A3">
      <w:pPr>
        <w:spacing w:afterLines="100" w:after="312"/>
        <w:ind w:firstLine="420"/>
        <w:rPr>
          <w:rFonts w:ascii="Times New Roman" w:eastAsia="宋体" w:hAnsi="Times New Roman" w:cs="Times New Roman"/>
          <w:kern w:val="0"/>
          <w:sz w:val="24"/>
          <w:szCs w:val="24"/>
        </w:rPr>
      </w:pPr>
      <w:ins w:id="935"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w:ins>
      <m:oMath>
        <m:d>
          <m:dPr>
            <m:ctrlPr>
              <w:ins w:id="936" w:author="Zhang Li" w:date="2022-06-12T12:30:00Z">
                <w:rPr>
                  <w:rFonts w:ascii="Cambria Math" w:eastAsia="宋体" w:hAnsi="Cambria Math" w:cs="Times New Roman"/>
                  <w:kern w:val="0"/>
                  <w:sz w:val="24"/>
                  <w:szCs w:val="24"/>
                </w:rPr>
              </w:ins>
            </m:ctrlPr>
          </m:dPr>
          <m:e>
            <m:r>
              <w:ins w:id="937" w:author="Zhang Li" w:date="2022-06-12T12:30:00Z">
                <w:rPr>
                  <w:rFonts w:ascii="Cambria Math" w:eastAsia="宋体" w:hAnsi="Cambria Math" w:cs="Times New Roman"/>
                  <w:kern w:val="0"/>
                  <w:sz w:val="24"/>
                  <w:szCs w:val="24"/>
                </w:rPr>
                <m:t>s</m:t>
              </w:ins>
            </m:r>
            <m:sSub>
              <m:sSubPr>
                <m:ctrlPr>
                  <w:ins w:id="938" w:author="Zhang Li" w:date="2022-06-12T12:30:00Z">
                    <w:rPr>
                      <w:rFonts w:ascii="Cambria Math" w:eastAsia="宋体" w:hAnsi="Cambria Math" w:cs="Times New Roman"/>
                      <w:kern w:val="0"/>
                      <w:sz w:val="24"/>
                      <w:szCs w:val="24"/>
                    </w:rPr>
                  </w:ins>
                </m:ctrlPr>
              </m:sSubPr>
              <m:e>
                <m:r>
                  <w:ins w:id="939" w:author="Zhang Li" w:date="2022-06-12T12:30:00Z">
                    <w:rPr>
                      <w:rFonts w:ascii="Cambria Math" w:eastAsia="宋体" w:hAnsi="Cambria Math" w:cs="Times New Roman"/>
                      <w:kern w:val="0"/>
                      <w:sz w:val="24"/>
                      <w:szCs w:val="24"/>
                    </w:rPr>
                    <m:t>k</m:t>
                  </w:ins>
                </m:r>
              </m:e>
              <m:sub>
                <m:r>
                  <w:ins w:id="940" w:author="Zhang Li" w:date="2022-06-12T12:30:00Z">
                    <w:rPr>
                      <w:rFonts w:ascii="Cambria Math" w:eastAsia="宋体" w:hAnsi="Cambria Math" w:cs="Times New Roman"/>
                      <w:kern w:val="0"/>
                      <w:sz w:val="24"/>
                      <w:szCs w:val="24"/>
                    </w:rPr>
                    <m:t>i</m:t>
                  </w:ins>
                </m:r>
              </m:sub>
            </m:sSub>
            <m:r>
              <w:ins w:id="941" w:author="Zhang Li" w:date="2022-06-12T12:30:00Z">
                <m:rPr>
                  <m:sty m:val="p"/>
                </m:rPr>
                <w:rPr>
                  <w:rFonts w:ascii="Cambria Math" w:eastAsia="宋体" w:hAnsi="Cambria Math" w:cs="Times New Roman"/>
                  <w:kern w:val="0"/>
                  <w:sz w:val="24"/>
                  <w:szCs w:val="24"/>
                </w:rPr>
                <m:t>,</m:t>
              </w:ins>
            </m:r>
            <m:r>
              <w:ins w:id="942" w:author="Zhang Li" w:date="2022-06-12T12:30:00Z">
                <w:rPr>
                  <w:rFonts w:ascii="Cambria Math" w:eastAsia="宋体" w:hAnsi="Cambria Math" w:cs="Times New Roman"/>
                  <w:kern w:val="0"/>
                  <w:sz w:val="24"/>
                  <w:szCs w:val="24"/>
                </w:rPr>
                <m:t>p</m:t>
              </w:ins>
            </m:r>
            <m:sSub>
              <m:sSubPr>
                <m:ctrlPr>
                  <w:ins w:id="943" w:author="Zhang Li" w:date="2022-06-12T12:30:00Z">
                    <w:rPr>
                      <w:rFonts w:ascii="Cambria Math" w:eastAsia="宋体" w:hAnsi="Cambria Math" w:cs="Times New Roman"/>
                      <w:kern w:val="0"/>
                      <w:sz w:val="24"/>
                      <w:szCs w:val="24"/>
                    </w:rPr>
                  </w:ins>
                </m:ctrlPr>
              </m:sSubPr>
              <m:e>
                <m:r>
                  <w:ins w:id="944" w:author="Zhang Li" w:date="2022-06-12T12:30:00Z">
                    <w:rPr>
                      <w:rFonts w:ascii="Cambria Math" w:eastAsia="宋体" w:hAnsi="Cambria Math" w:cs="Times New Roman"/>
                      <w:kern w:val="0"/>
                      <w:sz w:val="24"/>
                      <w:szCs w:val="24"/>
                    </w:rPr>
                    <m:t>k</m:t>
                  </w:ins>
                </m:r>
              </m:e>
              <m:sub>
                <m:r>
                  <w:ins w:id="945" w:author="Zhang Li" w:date="2022-06-12T12:30:00Z">
                    <w:rPr>
                      <w:rFonts w:ascii="Cambria Math" w:eastAsia="宋体" w:hAnsi="Cambria Math" w:cs="Times New Roman"/>
                      <w:kern w:val="0"/>
                      <w:sz w:val="24"/>
                      <w:szCs w:val="24"/>
                    </w:rPr>
                    <m:t>i</m:t>
                  </w:ins>
                </m:r>
              </m:sub>
            </m:sSub>
          </m:e>
        </m:d>
      </m:oMath>
      <w:ins w:id="946" w:author="Zhang Li" w:date="2022-06-12T12:30:00Z">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w:ins>
      <m:oMath>
        <m:r>
          <w:ins w:id="947" w:author="Zhang Li" w:date="2022-06-12T12:30:00Z">
            <w:rPr>
              <w:rFonts w:ascii="Cambria Math" w:eastAsia="宋体" w:hAnsi="Cambria Math" w:cs="Times New Roman"/>
              <w:kern w:val="0"/>
              <w:sz w:val="24"/>
              <w:szCs w:val="24"/>
            </w:rPr>
            <m:t>pk</m:t>
          </w:ins>
        </m:r>
      </m:oMath>
      <w:ins w:id="948" w:author="Zhang Li" w:date="2022-06-12T12:30:00Z">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w:ins>
      <m:oMath>
        <m:r>
          <w:ins w:id="949" w:author="Zhang Li" w:date="2022-06-12T12:30:00Z">
            <w:rPr>
              <w:rFonts w:ascii="Cambria Math" w:eastAsia="宋体" w:hAnsi="Cambria Math" w:cs="Times New Roman"/>
              <w:kern w:val="0"/>
              <w:sz w:val="24"/>
              <w:szCs w:val="24"/>
            </w:rPr>
            <m:t>p</m:t>
          </w:ins>
        </m:r>
        <m:sSub>
          <m:sSubPr>
            <m:ctrlPr>
              <w:ins w:id="950" w:author="Zhang Li" w:date="2022-06-12T12:30:00Z">
                <w:rPr>
                  <w:rFonts w:ascii="Cambria Math" w:eastAsia="宋体" w:hAnsi="Cambria Math" w:cs="Times New Roman"/>
                  <w:kern w:val="0"/>
                  <w:sz w:val="24"/>
                  <w:szCs w:val="24"/>
                </w:rPr>
              </w:ins>
            </m:ctrlPr>
          </m:sSubPr>
          <m:e>
            <m:r>
              <w:ins w:id="951" w:author="Zhang Li" w:date="2022-06-12T12:30:00Z">
                <w:rPr>
                  <w:rFonts w:ascii="Cambria Math" w:eastAsia="宋体" w:hAnsi="Cambria Math" w:cs="Times New Roman"/>
                  <w:kern w:val="0"/>
                  <w:sz w:val="24"/>
                  <w:szCs w:val="24"/>
                </w:rPr>
                <m:t>k</m:t>
              </w:ins>
            </m:r>
          </m:e>
          <m:sub>
            <m:r>
              <w:ins w:id="952" w:author="Zhang Li" w:date="2022-06-12T12:30:00Z">
                <w:rPr>
                  <w:rFonts w:ascii="Cambria Math" w:eastAsia="宋体" w:hAnsi="Cambria Math" w:cs="Times New Roman"/>
                  <w:kern w:val="0"/>
                  <w:sz w:val="24"/>
                  <w:szCs w:val="24"/>
                </w:rPr>
                <m:t>j</m:t>
              </w:ins>
            </m:r>
          </m:sub>
        </m:sSub>
        <m:r>
          <w:ins w:id="953" w:author="Zhang Li" w:date="2022-06-12T12:30:00Z">
            <m:rPr>
              <m:sty m:val="p"/>
            </m:rPr>
            <w:rPr>
              <w:rFonts w:ascii="Cambria Math" w:eastAsia="宋体" w:hAnsi="Cambria Math" w:cs="Times New Roman"/>
              <w:kern w:val="0"/>
              <w:sz w:val="24"/>
              <w:szCs w:val="24"/>
            </w:rPr>
            <m:t>(</m:t>
          </w:ins>
        </m:r>
        <m:r>
          <w:ins w:id="954" w:author="Zhang Li" w:date="2022-06-12T12:30:00Z">
            <w:rPr>
              <w:rFonts w:ascii="Cambria Math" w:eastAsia="宋体" w:hAnsi="Cambria Math" w:cs="Times New Roman"/>
              <w:kern w:val="0"/>
              <w:sz w:val="24"/>
              <w:szCs w:val="24"/>
            </w:rPr>
            <m:t>j</m:t>
          </w:ins>
        </m:r>
        <m:r>
          <w:ins w:id="955" w:author="Zhang Li" w:date="2022-06-12T12:30:00Z">
            <m:rPr>
              <m:sty m:val="p"/>
            </m:rPr>
            <w:rPr>
              <w:rFonts w:ascii="Cambria Math" w:eastAsia="宋体" w:hAnsi="Cambria Math" w:cs="Times New Roman"/>
              <w:kern w:val="0"/>
              <w:sz w:val="24"/>
              <w:szCs w:val="24"/>
            </w:rPr>
            <m:t>≠</m:t>
          </w:ins>
        </m:r>
        <m:r>
          <w:ins w:id="956" w:author="Zhang Li" w:date="2022-06-12T12:30:00Z">
            <w:rPr>
              <w:rFonts w:ascii="Cambria Math" w:eastAsia="宋体" w:hAnsi="Cambria Math" w:cs="Times New Roman"/>
              <w:kern w:val="0"/>
              <w:sz w:val="24"/>
              <w:szCs w:val="24"/>
            </w:rPr>
            <m:t>i</m:t>
          </w:ins>
        </m:r>
        <m:r>
          <w:ins w:id="957" w:author="Zhang Li" w:date="2022-06-12T12:30:00Z">
            <m:rPr>
              <m:sty m:val="p"/>
            </m:rPr>
            <w:rPr>
              <w:rFonts w:ascii="Cambria Math" w:eastAsia="宋体" w:hAnsi="Cambria Math" w:cs="Times New Roman"/>
              <w:kern w:val="0"/>
              <w:sz w:val="24"/>
              <w:szCs w:val="24"/>
            </w:rPr>
            <m:t>)</m:t>
          </w:ins>
        </m:r>
      </m:oMath>
      <w:ins w:id="958" w:author="Zhang Li" w:date="2022-06-12T12:30:00Z">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 key generation algorithm of threshold BLS signature scheme. Let </w:t>
        </w:r>
      </w:ins>
      <m:oMath>
        <m:sSub>
          <m:sSubPr>
            <m:ctrlPr>
              <w:ins w:id="959" w:author="Zhang Li" w:date="2022-06-12T12:30:00Z">
                <w:rPr>
                  <w:rFonts w:ascii="Cambria Math" w:eastAsia="宋体" w:hAnsi="Cambria Math" w:cs="Times New Roman"/>
                  <w:kern w:val="0"/>
                  <w:sz w:val="24"/>
                  <w:szCs w:val="24"/>
                </w:rPr>
              </w:ins>
            </m:ctrlPr>
          </m:sSubPr>
          <m:e>
            <m:r>
              <w:ins w:id="960" w:author="Zhang Li" w:date="2022-06-12T12:30:00Z">
                <w:rPr>
                  <w:rFonts w:ascii="Cambria Math" w:eastAsia="宋体" w:hAnsi="Cambria Math" w:cs="Times New Roman"/>
                  <w:kern w:val="0"/>
                  <w:sz w:val="24"/>
                  <w:szCs w:val="24"/>
                </w:rPr>
                <m:t>p</m:t>
              </w:ins>
            </m:r>
          </m:e>
          <m:sub>
            <m:r>
              <w:ins w:id="961" w:author="Zhang Li" w:date="2022-06-12T12:30:00Z">
                <m:rPr>
                  <m:sty m:val="p"/>
                </m:rPr>
                <w:rPr>
                  <w:rFonts w:ascii="Cambria Math" w:eastAsia="宋体" w:hAnsi="Cambria Math" w:cs="Times New Roman"/>
                  <w:kern w:val="0"/>
                  <w:sz w:val="24"/>
                  <w:szCs w:val="24"/>
                </w:rPr>
                <m:t>2</m:t>
              </w:ins>
            </m:r>
          </m:sub>
        </m:sSub>
      </m:oMath>
      <w:ins w:id="96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963" w:author="Zhang Li" w:date="2022-06-12T12:30:00Z">
                <w:rPr>
                  <w:rFonts w:ascii="Cambria Math" w:eastAsia="宋体" w:hAnsi="Cambria Math" w:cs="Times New Roman"/>
                  <w:kern w:val="0"/>
                  <w:sz w:val="24"/>
                  <w:szCs w:val="24"/>
                </w:rPr>
              </w:ins>
            </m:ctrlPr>
          </m:sSubPr>
          <m:e>
            <m:r>
              <w:ins w:id="964" w:author="Zhang Li" w:date="2022-06-12T12:30:00Z">
                <w:rPr>
                  <w:rFonts w:ascii="Cambria Math" w:eastAsia="宋体" w:hAnsi="Cambria Math" w:cs="Times New Roman"/>
                  <w:kern w:val="0"/>
                  <w:sz w:val="24"/>
                  <w:szCs w:val="24"/>
                </w:rPr>
                <m:t>g</m:t>
              </w:ins>
            </m:r>
          </m:e>
          <m:sub>
            <m:r>
              <w:ins w:id="965" w:author="Zhang Li" w:date="2022-06-12T12:30:00Z">
                <m:rPr>
                  <m:sty m:val="p"/>
                </m:rPr>
                <w:rPr>
                  <w:rFonts w:ascii="Cambria Math" w:eastAsia="宋体" w:hAnsi="Cambria Math" w:cs="Times New Roman"/>
                  <w:kern w:val="0"/>
                  <w:sz w:val="24"/>
                  <w:szCs w:val="24"/>
                </w:rPr>
                <m:t>2</m:t>
              </w:ins>
            </m:r>
          </m:sub>
        </m:sSub>
      </m:oMath>
      <w:ins w:id="96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967" w:author="Zhang Li" w:date="2022-06-12T12:30:00Z">
                <w:rPr>
                  <w:rFonts w:ascii="Cambria Math" w:eastAsia="宋体" w:hAnsi="Cambria Math" w:cs="Times New Roman"/>
                  <w:kern w:val="0"/>
                  <w:sz w:val="24"/>
                  <w:szCs w:val="24"/>
                </w:rPr>
              </w:ins>
            </m:ctrlPr>
          </m:sSubPr>
          <m:e>
            <m:r>
              <w:ins w:id="968" w:author="Zhang Li" w:date="2022-06-12T12:30:00Z">
                <m:rPr>
                  <m:sty m:val="p"/>
                </m:rPr>
                <w:rPr>
                  <w:rFonts w:ascii="Cambria Math" w:eastAsia="宋体" w:hAnsi="Cambria Math" w:cs="Times New Roman"/>
                  <w:kern w:val="0"/>
                  <w:sz w:val="24"/>
                  <w:szCs w:val="24"/>
                </w:rPr>
                <m:t xml:space="preserve"> </m:t>
              </w:ins>
            </m:r>
            <m:r>
              <w:ins w:id="969" w:author="Zhang Li" w:date="2022-06-12T12:30:00Z">
                <w:rPr>
                  <w:rFonts w:ascii="Cambria Math" w:eastAsia="宋体" w:hAnsi="Cambria Math" w:cs="Times New Roman"/>
                  <w:kern w:val="0"/>
                  <w:sz w:val="24"/>
                  <w:szCs w:val="24"/>
                </w:rPr>
                <m:t>G</m:t>
              </w:ins>
            </m:r>
          </m:e>
          <m:sub>
            <m:r>
              <w:ins w:id="970" w:author="Zhang Li" w:date="2022-06-12T12:30:00Z">
                <m:rPr>
                  <m:sty m:val="p"/>
                </m:rPr>
                <w:rPr>
                  <w:rFonts w:ascii="Cambria Math" w:eastAsia="宋体" w:hAnsi="Cambria Math" w:cs="Times New Roman"/>
                  <w:kern w:val="0"/>
                  <w:sz w:val="24"/>
                  <w:szCs w:val="24"/>
                </w:rPr>
                <m:t>2</m:t>
              </w:ins>
            </m:r>
          </m:sub>
        </m:sSub>
      </m:oMath>
      <w:ins w:id="97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972" w:author="Zhang Li" w:date="2022-06-12T12:30:00Z">
                <w:rPr>
                  <w:rFonts w:ascii="Cambria Math" w:eastAsia="宋体" w:hAnsi="Cambria Math" w:cs="Times New Roman"/>
                  <w:kern w:val="0"/>
                  <w:sz w:val="24"/>
                  <w:szCs w:val="24"/>
                </w:rPr>
              </w:ins>
            </m:ctrlPr>
          </m:dPr>
          <m:e>
            <m:sSub>
              <m:sSubPr>
                <m:ctrlPr>
                  <w:ins w:id="973" w:author="Zhang Li" w:date="2022-06-12T12:30:00Z">
                    <w:rPr>
                      <w:rFonts w:ascii="Cambria Math" w:eastAsia="宋体" w:hAnsi="Cambria Math" w:cs="Times New Roman"/>
                      <w:kern w:val="0"/>
                      <w:sz w:val="24"/>
                      <w:szCs w:val="24"/>
                    </w:rPr>
                  </w:ins>
                </m:ctrlPr>
              </m:sSubPr>
              <m:e>
                <m:r>
                  <w:ins w:id="974" w:author="Zhang Li" w:date="2022-06-12T12:30:00Z">
                    <w:rPr>
                      <w:rFonts w:ascii="Cambria Math" w:eastAsia="宋体" w:hAnsi="Cambria Math" w:cs="Times New Roman"/>
                      <w:kern w:val="0"/>
                      <w:sz w:val="24"/>
                      <w:szCs w:val="24"/>
                    </w:rPr>
                    <m:t>G</m:t>
                  </w:ins>
                </m:r>
              </m:e>
              <m:sub>
                <m:r>
                  <w:ins w:id="975" w:author="Zhang Li" w:date="2022-06-12T12:30:00Z">
                    <m:rPr>
                      <m:sty m:val="p"/>
                    </m:rPr>
                    <w:rPr>
                      <w:rFonts w:ascii="Cambria Math" w:eastAsia="宋体" w:hAnsi="Cambria Math" w:cs="Times New Roman"/>
                      <w:kern w:val="0"/>
                      <w:sz w:val="24"/>
                      <w:szCs w:val="24"/>
                    </w:rPr>
                    <m:t>2</m:t>
                  </w:ins>
                </m:r>
              </m:sub>
            </m:sSub>
            <m:r>
              <w:ins w:id="976" w:author="Zhang Li" w:date="2022-06-12T12:30:00Z">
                <m:rPr>
                  <m:sty m:val="p"/>
                </m:rPr>
                <w:rPr>
                  <w:rFonts w:ascii="Cambria Math" w:eastAsia="宋体" w:hAnsi="Cambria Math" w:cs="Times New Roman"/>
                  <w:kern w:val="0"/>
                  <w:sz w:val="24"/>
                  <w:szCs w:val="24"/>
                </w:rPr>
                <m:t>,</m:t>
              </w:ins>
            </m:r>
            <m:sSub>
              <m:sSubPr>
                <m:ctrlPr>
                  <w:ins w:id="977" w:author="Zhang Li" w:date="2022-06-12T12:30:00Z">
                    <w:rPr>
                      <w:rFonts w:ascii="Cambria Math" w:eastAsia="宋体" w:hAnsi="Cambria Math" w:cs="Times New Roman"/>
                      <w:kern w:val="0"/>
                      <w:sz w:val="24"/>
                      <w:szCs w:val="24"/>
                    </w:rPr>
                  </w:ins>
                </m:ctrlPr>
              </m:sSubPr>
              <m:e>
                <m:r>
                  <w:ins w:id="978" w:author="Zhang Li" w:date="2022-06-12T12:30:00Z">
                    <w:rPr>
                      <w:rFonts w:ascii="Cambria Math" w:eastAsia="宋体" w:hAnsi="Cambria Math" w:cs="Times New Roman"/>
                      <w:kern w:val="0"/>
                      <w:sz w:val="24"/>
                      <w:szCs w:val="24"/>
                    </w:rPr>
                    <m:t>g</m:t>
                  </w:ins>
                </m:r>
              </m:e>
              <m:sub>
                <m:r>
                  <w:ins w:id="979" w:author="Zhang Li" w:date="2022-06-12T12:30:00Z">
                    <m:rPr>
                      <m:sty m:val="p"/>
                    </m:rPr>
                    <w:rPr>
                      <w:rFonts w:ascii="Cambria Math" w:eastAsia="宋体" w:hAnsi="Cambria Math" w:cs="Times New Roman"/>
                      <w:kern w:val="0"/>
                      <w:sz w:val="24"/>
                      <w:szCs w:val="24"/>
                    </w:rPr>
                    <m:t>2</m:t>
                  </w:ins>
                </m:r>
              </m:sub>
            </m:sSub>
            <m:r>
              <w:ins w:id="980" w:author="Zhang Li" w:date="2022-06-12T12:30:00Z">
                <m:rPr>
                  <m:sty m:val="p"/>
                </m:rPr>
                <w:rPr>
                  <w:rFonts w:ascii="Cambria Math" w:eastAsia="宋体" w:hAnsi="Cambria Math" w:cs="Times New Roman"/>
                  <w:kern w:val="0"/>
                  <w:sz w:val="24"/>
                  <w:szCs w:val="24"/>
                </w:rPr>
                <m:t>,</m:t>
              </w:ins>
            </m:r>
            <m:sSub>
              <m:sSubPr>
                <m:ctrlPr>
                  <w:ins w:id="981" w:author="Zhang Li" w:date="2022-06-12T12:30:00Z">
                    <w:rPr>
                      <w:rFonts w:ascii="Cambria Math" w:eastAsia="宋体" w:hAnsi="Cambria Math" w:cs="Times New Roman"/>
                      <w:kern w:val="0"/>
                      <w:sz w:val="24"/>
                      <w:szCs w:val="24"/>
                    </w:rPr>
                  </w:ins>
                </m:ctrlPr>
              </m:sSubPr>
              <m:e>
                <m:r>
                  <w:ins w:id="982" w:author="Zhang Li" w:date="2022-06-12T12:30:00Z">
                    <w:rPr>
                      <w:rFonts w:ascii="Cambria Math" w:eastAsia="宋体" w:hAnsi="Cambria Math" w:cs="Times New Roman"/>
                      <w:kern w:val="0"/>
                      <w:sz w:val="24"/>
                      <w:szCs w:val="24"/>
                    </w:rPr>
                    <m:t>p</m:t>
                  </w:ins>
                </m:r>
              </m:e>
              <m:sub>
                <m:r>
                  <w:ins w:id="983" w:author="Zhang Li" w:date="2022-06-12T12:30:00Z">
                    <m:rPr>
                      <m:sty m:val="p"/>
                    </m:rPr>
                    <w:rPr>
                      <w:rFonts w:ascii="Cambria Math" w:eastAsia="宋体" w:hAnsi="Cambria Math" w:cs="Times New Roman"/>
                      <w:kern w:val="0"/>
                      <w:sz w:val="24"/>
                      <w:szCs w:val="24"/>
                    </w:rPr>
                    <m:t>2</m:t>
                  </w:ins>
                </m:r>
              </m:sub>
            </m:sSub>
            <m:r>
              <w:ins w:id="984" w:author="Zhang Li" w:date="2022-06-12T12:30:00Z">
                <m:rPr>
                  <m:sty m:val="p"/>
                </m:rPr>
                <w:rPr>
                  <w:rFonts w:ascii="Cambria Math" w:eastAsia="宋体" w:hAnsi="Cambria Math" w:cs="Times New Roman"/>
                  <w:kern w:val="0"/>
                  <w:sz w:val="24"/>
                  <w:szCs w:val="24"/>
                </w:rPr>
                <m:t>,</m:t>
              </w:ins>
            </m:r>
            <m:r>
              <w:ins w:id="985" w:author="Zhang Li" w:date="2022-06-12T12:30:00Z">
                <w:rPr>
                  <w:rFonts w:ascii="Cambria Math" w:eastAsia="宋体" w:hAnsi="Cambria Math" w:cs="Times New Roman"/>
                  <w:kern w:val="0"/>
                  <w:sz w:val="24"/>
                  <w:szCs w:val="24"/>
                </w:rPr>
                <m:t>H</m:t>
              </w:ins>
            </m:r>
          </m:e>
        </m:d>
      </m:oMath>
      <w:ins w:id="98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987" w:author="Zhang Li" w:date="2022-06-12T12:30:00Z">
            <m:rPr>
              <m:sty m:val="p"/>
            </m:rPr>
            <w:rPr>
              <w:rFonts w:ascii="Cambria Math" w:eastAsia="宋体" w:hAnsi="Cambria Math" w:cs="Times New Roman"/>
              <w:kern w:val="0"/>
              <w:sz w:val="24"/>
              <w:szCs w:val="24"/>
            </w:rPr>
            <m:t xml:space="preserve"> </m:t>
          </w:ins>
        </m:r>
        <m:r>
          <w:ins w:id="988" w:author="Zhang Li" w:date="2022-06-12T12:30:00Z">
            <w:rPr>
              <w:rFonts w:ascii="Cambria Math" w:eastAsia="宋体" w:hAnsi="Cambria Math" w:cs="Times New Roman"/>
              <w:kern w:val="0"/>
              <w:sz w:val="24"/>
              <w:szCs w:val="24"/>
            </w:rPr>
            <m:t>sk</m:t>
          </w:ins>
        </m:r>
      </m:oMath>
      <w:ins w:id="989" w:author="Zhang Li" w:date="2022-06-12T12:30:00Z">
        <w:r>
          <w:rPr>
            <w:rFonts w:ascii="Times New Roman" w:eastAsia="宋体" w:hAnsi="Times New Roman" w:cs="Times New Roman"/>
            <w:kern w:val="0"/>
            <w:sz w:val="24"/>
            <w:szCs w:val="24"/>
          </w:rPr>
          <w:t xml:space="preserve"> of </w:t>
        </w:r>
      </w:ins>
      <m:oMath>
        <m:r>
          <w:ins w:id="990" w:author="Zhang Li" w:date="2022-06-12T12:30:00Z">
            <w:rPr>
              <w:rFonts w:ascii="Cambria Math" w:eastAsia="宋体" w:hAnsi="Cambria Math" w:cs="Times New Roman"/>
              <w:kern w:val="0"/>
              <w:sz w:val="24"/>
              <w:szCs w:val="24"/>
            </w:rPr>
            <m:t>t</m:t>
          </w:ins>
        </m:r>
      </m:oMath>
      <w:ins w:id="991" w:author="Zhang Li" w:date="2022-06-12T12:30:00Z">
        <w:r>
          <w:rPr>
            <w:rFonts w:ascii="Times New Roman" w:eastAsia="宋体" w:hAnsi="Times New Roman" w:cs="Times New Roman"/>
            <w:kern w:val="0"/>
            <w:sz w:val="24"/>
            <w:szCs w:val="24"/>
          </w:rPr>
          <w:t xml:space="preserve">-degree polynomial </w:t>
        </w:r>
      </w:ins>
      <m:oMath>
        <m:r>
          <w:ins w:id="992" w:author="Zhang Li" w:date="2022-06-12T12:30:00Z">
            <w:rPr>
              <w:rFonts w:ascii="Cambria Math" w:eastAsia="宋体" w:hAnsi="Cambria Math" w:cs="Times New Roman"/>
              <w:kern w:val="0"/>
              <w:sz w:val="24"/>
              <w:szCs w:val="24"/>
            </w:rPr>
            <m:t>P</m:t>
          </w:ins>
        </m:r>
      </m:oMath>
      <w:ins w:id="993" w:author="Zhang Li" w:date="2022-06-12T12:30:00Z">
        <w:r>
          <w:rPr>
            <w:rFonts w:ascii="Times New Roman" w:eastAsia="宋体" w:hAnsi="Times New Roman" w:cs="Times New Roman"/>
            <w:kern w:val="0"/>
            <w:sz w:val="24"/>
            <w:szCs w:val="24"/>
          </w:rPr>
          <w:t xml:space="preserve"> to generate main complete public key </w:t>
        </w:r>
      </w:ins>
      <m:oMath>
        <m:r>
          <w:ins w:id="994" w:author="Zhang Li" w:date="2022-06-12T12:30:00Z">
            <w:rPr>
              <w:rFonts w:ascii="Cambria Math" w:eastAsia="宋体" w:hAnsi="Cambria Math" w:cs="Times New Roman"/>
              <w:kern w:val="0"/>
              <w:sz w:val="24"/>
              <w:szCs w:val="24"/>
            </w:rPr>
            <m:t>pk</m:t>
          </w:ins>
        </m:r>
        <m:r>
          <w:ins w:id="995" w:author="Zhang Li" w:date="2022-06-12T12:30:00Z">
            <m:rPr>
              <m:sty m:val="p"/>
            </m:rPr>
            <w:rPr>
              <w:rFonts w:ascii="Cambria Math" w:eastAsia="宋体" w:hAnsi="Cambria Math" w:cs="Times New Roman"/>
              <w:kern w:val="0"/>
              <w:sz w:val="24"/>
              <w:szCs w:val="24"/>
            </w:rPr>
            <m:t>=</m:t>
          </w:ins>
        </m:r>
        <m:r>
          <w:ins w:id="996" w:author="Zhang Li" w:date="2022-06-12T12:30:00Z">
            <w:rPr>
              <w:rFonts w:ascii="Cambria Math" w:eastAsia="宋体" w:hAnsi="Cambria Math" w:cs="Times New Roman"/>
              <w:kern w:val="0"/>
              <w:sz w:val="24"/>
              <w:szCs w:val="24"/>
            </w:rPr>
            <m:t>sk</m:t>
          </w:ins>
        </m:r>
        <m:r>
          <w:ins w:id="997" w:author="Zhang Li" w:date="2022-06-12T12:30:00Z">
            <m:rPr>
              <m:sty m:val="p"/>
            </m:rPr>
            <w:rPr>
              <w:rFonts w:ascii="Cambria Math" w:eastAsia="宋体" w:hAnsi="Cambria Math" w:cs="Times New Roman"/>
              <w:kern w:val="0"/>
              <w:sz w:val="24"/>
              <w:szCs w:val="24"/>
            </w:rPr>
            <m:t>×</m:t>
          </w:ins>
        </m:r>
        <m:sSub>
          <m:sSubPr>
            <m:ctrlPr>
              <w:ins w:id="998" w:author="Zhang Li" w:date="2022-06-12T12:30:00Z">
                <w:rPr>
                  <w:rFonts w:ascii="Cambria Math" w:eastAsia="宋体" w:hAnsi="Cambria Math" w:cs="Times New Roman"/>
                  <w:kern w:val="0"/>
                  <w:sz w:val="24"/>
                  <w:szCs w:val="24"/>
                </w:rPr>
              </w:ins>
            </m:ctrlPr>
          </m:sSubPr>
          <m:e>
            <m:r>
              <w:ins w:id="999" w:author="Zhang Li" w:date="2022-06-12T12:30:00Z">
                <w:rPr>
                  <w:rFonts w:ascii="Cambria Math" w:eastAsia="宋体" w:hAnsi="Cambria Math" w:cs="Times New Roman"/>
                  <w:kern w:val="0"/>
                  <w:sz w:val="24"/>
                  <w:szCs w:val="24"/>
                </w:rPr>
                <m:t>G</m:t>
              </w:ins>
            </m:r>
          </m:e>
          <m:sub>
            <m:r>
              <w:ins w:id="1000" w:author="Zhang Li" w:date="2022-06-12T12:30:00Z">
                <m:rPr>
                  <m:sty m:val="p"/>
                </m:rPr>
                <w:rPr>
                  <w:rFonts w:ascii="Cambria Math" w:eastAsia="宋体" w:hAnsi="Cambria Math" w:cs="Times New Roman"/>
                  <w:kern w:val="0"/>
                  <w:sz w:val="24"/>
                  <w:szCs w:val="24"/>
                </w:rPr>
                <m:t>2</m:t>
              </w:ins>
            </m:r>
          </m:sub>
        </m:sSub>
      </m:oMath>
      <w:ins w:id="1001"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w:ins>
      <m:oMath>
        <m:sSub>
          <m:sSubPr>
            <m:ctrlPr>
              <w:ins w:id="1002" w:author="Zhang Li" w:date="2022-06-12T12:30:00Z">
                <w:rPr>
                  <w:rFonts w:ascii="Cambria Math" w:eastAsia="宋体" w:hAnsi="Cambria Math" w:cs="Times New Roman"/>
                  <w:kern w:val="0"/>
                  <w:sz w:val="24"/>
                  <w:szCs w:val="24"/>
                </w:rPr>
              </w:ins>
            </m:ctrlPr>
          </m:sSubPr>
          <m:e>
            <m:r>
              <w:ins w:id="1003" w:author="Zhang Li" w:date="2022-06-12T12:30:00Z">
                <w:rPr>
                  <w:rFonts w:ascii="Cambria Math" w:eastAsia="宋体" w:hAnsi="Cambria Math" w:cs="Times New Roman"/>
                  <w:kern w:val="0"/>
                  <w:sz w:val="24"/>
                  <w:szCs w:val="24"/>
                </w:rPr>
                <m:t>sk</m:t>
              </w:ins>
            </m:r>
          </m:e>
          <m:sub>
            <m:r>
              <w:ins w:id="1004" w:author="Zhang Li" w:date="2022-06-12T12:30:00Z">
                <w:rPr>
                  <w:rFonts w:ascii="Cambria Math" w:eastAsia="宋体" w:hAnsi="Cambria Math" w:cs="Times New Roman"/>
                  <w:kern w:val="0"/>
                  <w:sz w:val="24"/>
                  <w:szCs w:val="24"/>
                </w:rPr>
                <m:t>i</m:t>
              </w:ins>
            </m:r>
          </m:sub>
        </m:sSub>
      </m:oMath>
      <w:ins w:id="1005"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1006" w:author="Zhang Li" w:date="2022-06-12T12:30:00Z">
                <w:rPr>
                  <w:rFonts w:ascii="Cambria Math" w:eastAsia="宋体" w:hAnsi="Cambria Math" w:cs="Times New Roman"/>
                  <w:kern w:val="0"/>
                  <w:sz w:val="24"/>
                  <w:szCs w:val="24"/>
                </w:rPr>
              </w:ins>
            </m:ctrlPr>
          </m:dPr>
          <m:e>
            <m:r>
              <w:ins w:id="1007" w:author="Zhang Li" w:date="2022-06-12T12:30:00Z">
                <w:rPr>
                  <w:rFonts w:ascii="Cambria Math" w:eastAsia="宋体" w:hAnsi="Cambria Math" w:cs="Times New Roman"/>
                  <w:kern w:val="0"/>
                  <w:sz w:val="24"/>
                  <w:szCs w:val="24"/>
                </w:rPr>
                <m:t>s</m:t>
              </w:ins>
            </m:r>
            <m:sSub>
              <m:sSubPr>
                <m:ctrlPr>
                  <w:ins w:id="1008" w:author="Zhang Li" w:date="2022-06-12T12:30:00Z">
                    <w:rPr>
                      <w:rFonts w:ascii="Cambria Math" w:eastAsia="宋体" w:hAnsi="Cambria Math" w:cs="Times New Roman"/>
                      <w:kern w:val="0"/>
                      <w:sz w:val="24"/>
                      <w:szCs w:val="24"/>
                    </w:rPr>
                  </w:ins>
                </m:ctrlPr>
              </m:sSubPr>
              <m:e>
                <m:r>
                  <w:ins w:id="1009" w:author="Zhang Li" w:date="2022-06-12T12:30:00Z">
                    <w:rPr>
                      <w:rFonts w:ascii="Cambria Math" w:eastAsia="宋体" w:hAnsi="Cambria Math" w:cs="Times New Roman"/>
                      <w:kern w:val="0"/>
                      <w:sz w:val="24"/>
                      <w:szCs w:val="24"/>
                    </w:rPr>
                    <m:t>k</m:t>
                  </w:ins>
                </m:r>
              </m:e>
              <m:sub>
                <m:r>
                  <w:ins w:id="1010" w:author="Zhang Li" w:date="2022-06-12T12:30:00Z">
                    <w:rPr>
                      <w:rFonts w:ascii="Cambria Math" w:eastAsia="宋体" w:hAnsi="Cambria Math" w:cs="Times New Roman"/>
                      <w:kern w:val="0"/>
                      <w:sz w:val="24"/>
                      <w:szCs w:val="24"/>
                    </w:rPr>
                    <m:t>i</m:t>
                  </w:ins>
                </m:r>
              </m:sub>
            </m:sSub>
            <m:r>
              <w:ins w:id="1011" w:author="Zhang Li" w:date="2022-06-12T12:30:00Z">
                <m:rPr>
                  <m:sty m:val="p"/>
                </m:rPr>
                <w:rPr>
                  <w:rFonts w:ascii="Cambria Math" w:eastAsia="宋体" w:hAnsi="Cambria Math" w:cs="Times New Roman"/>
                  <w:kern w:val="0"/>
                  <w:sz w:val="24"/>
                  <w:szCs w:val="24"/>
                </w:rPr>
                <m:t>,</m:t>
              </w:ins>
            </m:r>
            <m:r>
              <w:ins w:id="1012" w:author="Zhang Li" w:date="2022-06-12T12:30:00Z">
                <w:rPr>
                  <w:rFonts w:ascii="Cambria Math" w:eastAsia="宋体" w:hAnsi="Cambria Math" w:cs="Times New Roman"/>
                  <w:kern w:val="0"/>
                  <w:sz w:val="24"/>
                  <w:szCs w:val="24"/>
                </w:rPr>
                <m:t>p</m:t>
              </w:ins>
            </m:r>
            <m:sSub>
              <m:sSubPr>
                <m:ctrlPr>
                  <w:ins w:id="1013" w:author="Zhang Li" w:date="2022-06-12T12:30:00Z">
                    <w:rPr>
                      <w:rFonts w:ascii="Cambria Math" w:eastAsia="宋体" w:hAnsi="Cambria Math" w:cs="Times New Roman"/>
                      <w:kern w:val="0"/>
                      <w:sz w:val="24"/>
                      <w:szCs w:val="24"/>
                    </w:rPr>
                  </w:ins>
                </m:ctrlPr>
              </m:sSubPr>
              <m:e>
                <m:r>
                  <w:ins w:id="1014" w:author="Zhang Li" w:date="2022-06-12T12:30:00Z">
                    <w:rPr>
                      <w:rFonts w:ascii="Cambria Math" w:eastAsia="宋体" w:hAnsi="Cambria Math" w:cs="Times New Roman"/>
                      <w:kern w:val="0"/>
                      <w:sz w:val="24"/>
                      <w:szCs w:val="24"/>
                    </w:rPr>
                    <m:t>k</m:t>
                  </w:ins>
                </m:r>
              </m:e>
              <m:sub>
                <m:r>
                  <w:ins w:id="1015" w:author="Zhang Li" w:date="2022-06-12T12:30:00Z">
                    <w:rPr>
                      <w:rFonts w:ascii="Cambria Math" w:eastAsia="宋体" w:hAnsi="Cambria Math" w:cs="Times New Roman"/>
                      <w:kern w:val="0"/>
                      <w:sz w:val="24"/>
                      <w:szCs w:val="24"/>
                    </w:rPr>
                    <m:t>i</m:t>
                  </w:ins>
                </m:r>
              </m:sub>
            </m:sSub>
          </m:e>
        </m:d>
      </m:oMath>
      <w:ins w:id="1016"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1017" w:author="Zhang Li" w:date="2022-06-12T12:30:00Z">
            <w:rPr>
              <w:rFonts w:ascii="Cambria Math" w:eastAsia="宋体" w:hAnsi="Cambria Math" w:cs="Times New Roman"/>
              <w:kern w:val="0"/>
              <w:sz w:val="24"/>
              <w:szCs w:val="24"/>
            </w:rPr>
            <m:t>s</m:t>
          </w:ins>
        </m:r>
      </m:oMath>
      <w:ins w:id="1018"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1019" w:author="Zhang Li" w:date="2022-06-12T12:30:00Z">
            <w:rPr>
              <w:rFonts w:ascii="Cambria Math" w:eastAsia="宋体" w:hAnsi="Cambria Math" w:cs="Times New Roman" w:hint="eastAsia"/>
              <w:kern w:val="0"/>
              <w:sz w:val="24"/>
              <w:szCs w:val="24"/>
            </w:rPr>
            <m:t>pk</m:t>
          </w:ins>
        </m:r>
      </m:oMath>
      <w:ins w:id="102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w:t>
      </w:r>
      <w:r>
        <w:rPr>
          <w:rFonts w:ascii="Times New Roman" w:eastAsia="宋体" w:hAnsi="Times New Roman" w:cs="Times New Roman"/>
          <w:kern w:val="0"/>
          <w:sz w:val="24"/>
          <w:szCs w:val="24"/>
        </w:rPr>
        <w:lastRenderedPageBreak/>
        <w:t>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9A19AD6"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proofErr w:type="gramStart"/>
      <w:r>
        <w:rPr>
          <w:rFonts w:ascii="Times New Roman" w:eastAsia="宋体" w:hAnsi="Times New Roman" w:cs="Times New Roman"/>
          <w:kern w:val="0"/>
          <w:sz w:val="24"/>
          <w:szCs w:val="24"/>
        </w:rPr>
        <w:t>SWIB</w:t>
      </w:r>
      <w:proofErr w:type="spellEnd"/>
      <w:ins w:id="1021" w:author="Zhang Li" w:date="2022-06-12T12:31:00Z">
        <w:r w:rsidR="006961A3">
          <w:rPr>
            <w:rFonts w:ascii="Times New Roman" w:eastAsia="宋体" w:hAnsi="Times New Roman" w:cs="Times New Roman"/>
            <w:kern w:val="0"/>
            <w:sz w:val="24"/>
            <w:szCs w:val="24"/>
          </w:rPr>
          <w:t>(</w:t>
        </w:r>
        <w:proofErr w:type="gramEnd"/>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lastRenderedPageBreak/>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0A4F48C1"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1022" w:author="Zhang Li" w:date="2022-06-12T12:38:00Z">
        <w:r w:rsidDel="000659A8">
          <w:rPr>
            <w:rFonts w:ascii="Times New Roman" w:eastAsia="宋体" w:hAnsi="Times New Roman" w:cs="Times New Roman"/>
            <w:kern w:val="0"/>
            <w:sz w:val="24"/>
            <w:szCs w:val="24"/>
          </w:rPr>
          <w:delText>protocol</w:delText>
        </w:r>
      </w:del>
      <w:ins w:id="1023"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proofErr w:type="spellStart"/>
      <w:r>
        <w:rPr>
          <w:rFonts w:ascii="Times New Roman" w:eastAsia="宋体" w:hAnsi="Times New Roman" w:cs="Times New Roman"/>
          <w:kern w:val="0"/>
          <w:sz w:val="24"/>
          <w:szCs w:val="24"/>
        </w:rPr>
        <w:t>generation</w:t>
      </w:r>
      <w:del w:id="1024" w:author="Zhang Li" w:date="2022-06-12T12:39:00Z">
        <w:r w:rsidDel="000659A8">
          <w:rPr>
            <w:rFonts w:ascii="Times New Roman" w:eastAsia="宋体" w:hAnsi="Times New Roman" w:cs="Times New Roman"/>
            <w:kern w:val="0"/>
            <w:sz w:val="24"/>
            <w:szCs w:val="24"/>
          </w:rPr>
          <w:delText xml:space="preserve"> protocol</w:delText>
        </w:r>
      </w:del>
      <w:ins w:id="1025" w:author="Zhang Li" w:date="2022-06-12T12:39:00Z">
        <w:r w:rsidR="000659A8">
          <w:rPr>
            <w:rFonts w:ascii="Times New Roman" w:eastAsia="宋体" w:hAnsi="Times New Roman" w:cs="Times New Roman"/>
            <w:kern w:val="0"/>
            <w:sz w:val="24"/>
            <w:szCs w:val="24"/>
          </w:rPr>
          <w:t>method</w:t>
        </w:r>
      </w:ins>
      <w:proofErr w:type="spellEnd"/>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1026" w:author="Zhang Li" w:date="2022-06-12T12:39:00Z">
        <w:r w:rsidDel="000659A8">
          <w:rPr>
            <w:rFonts w:ascii="Times New Roman" w:eastAsia="宋体" w:hAnsi="Times New Roman" w:cs="Times New Roman"/>
            <w:kern w:val="0"/>
            <w:sz w:val="24"/>
            <w:szCs w:val="24"/>
          </w:rPr>
          <w:delText>protocol</w:delText>
        </w:r>
      </w:del>
      <w:ins w:id="1027"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1028"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77777777" w:rsidR="000659A8" w:rsidRPr="006D7BB0" w:rsidRDefault="000659A8" w:rsidP="000659A8">
      <w:pPr>
        <w:spacing w:afterLines="50" w:after="156"/>
        <w:ind w:firstLineChars="200" w:firstLine="480"/>
        <w:rPr>
          <w:ins w:id="1029" w:author="Zhang Li" w:date="2022-06-12T12:40:00Z"/>
          <w:rFonts w:ascii="Times New Roman" w:eastAsia="宋体" w:hAnsi="Times New Roman" w:cs="Times New Roman"/>
          <w:kern w:val="0"/>
          <w:sz w:val="24"/>
          <w:szCs w:val="24"/>
        </w:rPr>
      </w:pPr>
      <w:ins w:id="1030" w:author="Zhang Li" w:date="2022-06-12T12:40:00Z">
        <w:r>
          <w:rPr>
            <w:rFonts w:ascii="Times New Roman" w:eastAsia="宋体" w:hAnsi="Times New Roman" w:cs="Times New Roman"/>
            <w:kern w:val="0"/>
            <w:sz w:val="24"/>
            <w:szCs w:val="24"/>
          </w:rPr>
          <w:t>The consensus process contains four important parts are given in the following:</w:t>
        </w:r>
      </w:ins>
    </w:p>
    <w:p w14:paraId="009BC356" w14:textId="13206549" w:rsidR="000659A8" w:rsidRPr="00BB7EA6" w:rsidDel="000659A8" w:rsidRDefault="000659A8" w:rsidP="000659A8">
      <w:pPr>
        <w:spacing w:afterLines="50" w:after="156"/>
        <w:ind w:firstLineChars="200" w:firstLine="480"/>
        <w:rPr>
          <w:del w:id="1031" w:author="Zhang Li" w:date="2022-06-12T12:40:00Z"/>
          <w:rFonts w:ascii="Times New Roman" w:eastAsia="宋体" w:hAnsi="Times New Roman" w:cs="Times New Roman"/>
          <w:kern w:val="0"/>
          <w:sz w:val="24"/>
          <w:szCs w:val="24"/>
        </w:rPr>
      </w:pPr>
      <w:del w:id="1032"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1033" w:author="Zhang Li" w:date="2022-06-12T12:40:00Z"/>
        </w:rPr>
      </w:pPr>
      <w:del w:id="1034"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1035" w:author="Zhang Li" w:date="2022-06-12T12:40:00Z"/>
          <w:rFonts w:ascii="Times New Roman" w:hAnsi="Times New Roman" w:cs="Times New Roman"/>
          <w:b/>
          <w:bCs/>
        </w:rPr>
      </w:pPr>
      <w:del w:id="1036" w:author="Zhang Li" w:date="2022-06-12T12:40:00Z">
        <w:r w:rsidRPr="00184F6B" w:rsidDel="000659A8">
          <w:rPr>
            <w:rFonts w:ascii="Times New Roman" w:hAnsi="Times New Roman" w:cs="Times New Roman"/>
            <w:b/>
            <w:bCs/>
          </w:rPr>
          <w:lastRenderedPageBreak/>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1037"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1038" w:author="Zhang Li" w:date="2022-06-12T12:41:00Z">
        <w:r w:rsidDel="000659A8">
          <w:rPr>
            <w:rFonts w:ascii="Times New Roman" w:eastAsia="宋体" w:hAnsi="Times New Roman" w:cs="Times New Roman"/>
            <w:kern w:val="0"/>
            <w:sz w:val="24"/>
            <w:szCs w:val="24"/>
          </w:rPr>
          <w:delText>protocol</w:delText>
        </w:r>
      </w:del>
      <w:ins w:id="1039"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1040"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1041"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1042" w:author="Zhang Li" w:date="2022-06-12T12:43:00Z"/>
          <w:rFonts w:ascii="Times New Roman" w:eastAsia="宋体" w:hAnsi="Times New Roman" w:cs="Times New Roman"/>
          <w:kern w:val="0"/>
          <w:sz w:val="24"/>
          <w:szCs w:val="24"/>
        </w:rPr>
      </w:pPr>
      <w:ins w:id="1043" w:author="Zhang Li" w:date="2022-06-12T12:43:00Z">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1044" w:author="Zhang Li" w:date="2022-06-12T12:44:00Z">
        <w:r w:rsidR="005967DC" w:rsidDel="005967DC">
          <w:rPr>
            <w:rFonts w:ascii="Times New Roman" w:eastAsia="宋体" w:hAnsi="Times New Roman" w:cs="Times New Roman"/>
            <w:kern w:val="0"/>
            <w:sz w:val="24"/>
            <w:szCs w:val="24"/>
          </w:rPr>
          <w:delText>protocol</w:delText>
        </w:r>
      </w:del>
      <w:ins w:id="1045"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104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04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1DD73844"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1047" w:author="Zhang Li" w:date="2022-06-12T12:50:00Z">
        <w:r>
          <w:rPr>
            <w:rFonts w:ascii="Times New Roman" w:eastAsia="宋体" w:hAnsi="Times New Roman" w:cs="Times New Roman"/>
            <w:kern w:val="0"/>
            <w:sz w:val="24"/>
            <w:szCs w:val="24"/>
          </w:rPr>
          <w:t>each node will generate key pairs and the main public key through a distributed key generation algorithm.</w:t>
        </w:r>
      </w:ins>
      <w:del w:id="1048"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1049"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proofErr w:type="spellStart"/>
      <w:ins w:id="1050" w:author="Zhang Li" w:date="2022-06-12T12:51: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contains four important parts: block proposer election, block generation, block verification and block finalization. In the following subsections, we detailed describe the four parts.</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3009A734" w:rsidR="00CA5769" w:rsidRDefault="00060406" w:rsidP="000604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ins w:id="1051" w:author="Zhang Li" w:date="2022-06-12T12:52:00Z">
        <w:r>
          <w:rPr>
            <w:rFonts w:ascii="Times New Roman" w:eastAsia="宋体" w:hAnsi="Times New Roman" w:cs="Times New Roman"/>
            <w:kern w:val="0"/>
            <w:sz w:val="24"/>
            <w:szCs w:val="24"/>
          </w:rPr>
          <w:t>algorithm</w:t>
        </w:r>
      </w:ins>
      <w:del w:id="1052" w:author="Zhang Li" w:date="2022-06-12T12:52:00Z">
        <w:r w:rsidRPr="00060406" w:rsidDel="00060406">
          <w:rPr>
            <w:rFonts w:ascii="Times New Roman" w:eastAsia="宋体" w:hAnsi="Times New Roman" w:cs="Times New Roman"/>
            <w:kern w:val="0"/>
            <w:sz w:val="24"/>
            <w:szCs w:val="24"/>
          </w:rPr>
          <w:delText>protocol</w:delText>
        </w:r>
      </w:del>
      <w:r>
        <w:rPr>
          <w:rFonts w:ascii="Times New Roman" w:eastAsia="宋体" w:hAnsi="Times New Roman" w:cs="Times New Roman"/>
          <w:kern w:val="0"/>
          <w:sz w:val="24"/>
          <w:szCs w:val="24"/>
        </w:rPr>
        <w:t xml:space="preserve">, which is based on distributed randomness generation </w:t>
      </w:r>
      <w:del w:id="1053" w:author="Zhang Li" w:date="2022-06-12T12:52:00Z">
        <w:r w:rsidRPr="00060406" w:rsidDel="00060406">
          <w:rPr>
            <w:rFonts w:ascii="Times New Roman" w:eastAsia="宋体" w:hAnsi="Times New Roman" w:cs="Times New Roman"/>
            <w:kern w:val="0"/>
            <w:sz w:val="24"/>
            <w:szCs w:val="24"/>
          </w:rPr>
          <w:delText>protocol</w:delText>
        </w:r>
        <w:r w:rsidDel="00060406">
          <w:rPr>
            <w:rFonts w:ascii="Times New Roman" w:eastAsia="宋体" w:hAnsi="Times New Roman" w:cs="Times New Roman"/>
            <w:kern w:val="0"/>
            <w:sz w:val="24"/>
            <w:szCs w:val="24"/>
          </w:rPr>
          <w:delText xml:space="preserve"> </w:delText>
        </w:r>
      </w:del>
      <w:ins w:id="1054" w:author="Zhang Li" w:date="2022-06-12T12:52: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and</w:t>
      </w:r>
      <w:del w:id="1055" w:author="Zhang Li" w:date="2022-06-12T12:52:00Z">
        <w:r w:rsidDel="00060406">
          <w:rPr>
            <w:rFonts w:ascii="Times New Roman" w:eastAsia="宋体" w:hAnsi="Times New Roman" w:cs="Times New Roman"/>
            <w:kern w:val="0"/>
            <w:sz w:val="24"/>
            <w:szCs w:val="24"/>
          </w:rPr>
          <w:delText xml:space="preserve"> verifiable random function as well as</w:delText>
        </w:r>
      </w:del>
      <w:r>
        <w:rPr>
          <w:rFonts w:ascii="Times New Roman" w:eastAsia="宋体" w:hAnsi="Times New Roman" w:cs="Times New Roman"/>
          <w:kern w:val="0"/>
          <w:sz w:val="24"/>
          <w:szCs w:val="24"/>
        </w:rPr>
        <w:t xml:space="preserve">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6334442B" w14:textId="4FB1FA5D"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w:t>
      </w:r>
      <w:del w:id="1056" w:author="Zhang Li" w:date="2022-06-12T12:53:00Z">
        <w:r w:rsidDel="00060406">
          <w:rPr>
            <w:rFonts w:ascii="Times New Roman" w:eastAsia="宋体" w:hAnsi="Times New Roman" w:cs="Times New Roman"/>
            <w:kern w:val="0"/>
            <w:sz w:val="24"/>
            <w:szCs w:val="24"/>
          </w:rPr>
          <w:delText xml:space="preserve">protocol </w:delText>
        </w:r>
      </w:del>
      <w:ins w:id="1057"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1058" w:author="Zhang Li" w:date="2022-06-12T12:54:00Z">
        <w:r w:rsidDel="009F4622">
          <w:rPr>
            <w:rFonts w:ascii="Times New Roman" w:eastAsia="宋体" w:hAnsi="Times New Roman" w:cs="Times New Roman"/>
            <w:kern w:val="0"/>
            <w:sz w:val="24"/>
            <w:szCs w:val="24"/>
          </w:rPr>
          <w:delText>4</w:delText>
        </w:r>
      </w:del>
      <w:ins w:id="1059"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61F07D20"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1060" w:author="Zhang Li" w:date="2022-06-12T12:55:00Z">
        <w:r w:rsidDel="009F4622">
          <w:rPr>
            <w:rFonts w:ascii="Times New Roman" w:eastAsia="宋体" w:hAnsi="Times New Roman" w:cs="Times New Roman"/>
            <w:kern w:val="0"/>
            <w:sz w:val="24"/>
            <w:szCs w:val="24"/>
          </w:rPr>
          <w:delText xml:space="preserve">protocol </w:delText>
        </w:r>
      </w:del>
      <w:ins w:id="1061"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w:t>
      </w:r>
      <w:r>
        <w:rPr>
          <w:rFonts w:ascii="Times New Roman" w:eastAsia="宋体" w:hAnsi="Times New Roman" w:cs="Times New Roman"/>
          <w:kern w:val="0"/>
          <w:sz w:val="24"/>
          <w:szCs w:val="24"/>
        </w:rPr>
        <w:lastRenderedPageBreak/>
        <w:t xml:space="preserve">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1062" w:author="Zhang Li" w:date="2022-06-12T12:56:00Z">
        <w:r w:rsidDel="009F4622">
          <w:rPr>
            <w:rFonts w:ascii="Times New Roman" w:eastAsia="宋体" w:hAnsi="Times New Roman" w:cs="Times New Roman"/>
            <w:kern w:val="0"/>
            <w:sz w:val="24"/>
            <w:szCs w:val="24"/>
          </w:rPr>
          <w:delText xml:space="preserve">protocol </w:delText>
        </w:r>
      </w:del>
      <w:ins w:id="1063"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del w:id="1064" w:author="Zhang Li" w:date="2022-06-12T12:57:00Z">
        <w:r w:rsidDel="009F4622">
          <w:rPr>
            <w:rFonts w:ascii="Times New Roman" w:eastAsia="宋体" w:hAnsi="Times New Roman" w:cs="Times New Roman"/>
            <w:kern w:val="0"/>
            <w:sz w:val="24"/>
            <w:szCs w:val="24"/>
          </w:rPr>
          <w:delText xml:space="preserve">protocol </w:delText>
        </w:r>
      </w:del>
      <w:ins w:id="1065"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744EB069" w14:textId="183C869E"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1066"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1067" w:author="Zhang Li" w:date="2022-06-12T12:58:00Z">
                <w:rPr>
                  <w:rFonts w:ascii="Cambria Math" w:eastAsia="宋体" w:hAnsi="Cambria Math" w:cs="Times New Roman"/>
                  <w:kern w:val="0"/>
                  <w:sz w:val="24"/>
                  <w:szCs w:val="24"/>
                </w:rPr>
              </w:ins>
            </m:ctrlPr>
          </m:dPr>
          <m:e>
            <m:r>
              <w:ins w:id="1068" w:author="Zhang Li" w:date="2022-06-12T12:58:00Z">
                <w:rPr>
                  <w:rFonts w:ascii="Cambria Math" w:eastAsia="宋体" w:hAnsi="Cambria Math" w:cs="Times New Roman"/>
                  <w:kern w:val="0"/>
                  <w:sz w:val="24"/>
                  <w:szCs w:val="24"/>
                </w:rPr>
                <m:t>s</m:t>
              </w:ins>
            </m:r>
            <m:sSub>
              <m:sSubPr>
                <m:ctrlPr>
                  <w:ins w:id="1069" w:author="Zhang Li" w:date="2022-06-12T12:58:00Z">
                    <w:rPr>
                      <w:rFonts w:ascii="Cambria Math" w:eastAsia="宋体" w:hAnsi="Cambria Math" w:cs="Times New Roman"/>
                      <w:kern w:val="0"/>
                      <w:sz w:val="24"/>
                      <w:szCs w:val="24"/>
                    </w:rPr>
                  </w:ins>
                </m:ctrlPr>
              </m:sSubPr>
              <m:e>
                <m:r>
                  <w:ins w:id="1070" w:author="Zhang Li" w:date="2022-06-12T12:58:00Z">
                    <w:rPr>
                      <w:rFonts w:ascii="Cambria Math" w:eastAsia="宋体" w:hAnsi="Cambria Math" w:cs="Times New Roman"/>
                      <w:kern w:val="0"/>
                      <w:sz w:val="24"/>
                      <w:szCs w:val="24"/>
                    </w:rPr>
                    <m:t>k</m:t>
                  </w:ins>
                </m:r>
              </m:e>
              <m:sub>
                <m:r>
                  <w:ins w:id="1071" w:author="Zhang Li" w:date="2022-06-12T12:58:00Z">
                    <w:rPr>
                      <w:rFonts w:ascii="Cambria Math" w:eastAsia="宋体" w:hAnsi="Cambria Math" w:cs="Times New Roman"/>
                      <w:kern w:val="0"/>
                      <w:sz w:val="24"/>
                      <w:szCs w:val="24"/>
                    </w:rPr>
                    <m:t>i</m:t>
                  </w:ins>
                </m:r>
              </m:sub>
            </m:sSub>
            <m:r>
              <w:ins w:id="1072" w:author="Zhang Li" w:date="2022-06-12T12:58:00Z">
                <m:rPr>
                  <m:sty m:val="p"/>
                </m:rPr>
                <w:rPr>
                  <w:rFonts w:ascii="Cambria Math" w:eastAsia="宋体" w:hAnsi="Cambria Math" w:cs="Times New Roman"/>
                  <w:kern w:val="0"/>
                  <w:sz w:val="24"/>
                  <w:szCs w:val="24"/>
                </w:rPr>
                <m:t>,</m:t>
              </w:ins>
            </m:r>
            <m:r>
              <w:ins w:id="1073" w:author="Zhang Li" w:date="2022-06-12T12:58:00Z">
                <w:rPr>
                  <w:rFonts w:ascii="Cambria Math" w:eastAsia="宋体" w:hAnsi="Cambria Math" w:cs="Times New Roman"/>
                  <w:kern w:val="0"/>
                  <w:sz w:val="24"/>
                  <w:szCs w:val="24"/>
                </w:rPr>
                <m:t>p</m:t>
              </w:ins>
            </m:r>
            <m:sSub>
              <m:sSubPr>
                <m:ctrlPr>
                  <w:ins w:id="1074" w:author="Zhang Li" w:date="2022-06-12T12:58:00Z">
                    <w:rPr>
                      <w:rFonts w:ascii="Cambria Math" w:eastAsia="宋体" w:hAnsi="Cambria Math" w:cs="Times New Roman"/>
                      <w:kern w:val="0"/>
                      <w:sz w:val="24"/>
                      <w:szCs w:val="24"/>
                    </w:rPr>
                  </w:ins>
                </m:ctrlPr>
              </m:sSubPr>
              <m:e>
                <m:r>
                  <w:ins w:id="1075" w:author="Zhang Li" w:date="2022-06-12T12:58:00Z">
                    <w:rPr>
                      <w:rFonts w:ascii="Cambria Math" w:eastAsia="宋体" w:hAnsi="Cambria Math" w:cs="Times New Roman"/>
                      <w:kern w:val="0"/>
                      <w:sz w:val="24"/>
                      <w:szCs w:val="24"/>
                    </w:rPr>
                    <m:t>k</m:t>
                  </w:ins>
                </m:r>
              </m:e>
              <m:sub>
                <m:r>
                  <w:ins w:id="1076" w:author="Zhang Li" w:date="2022-06-12T12:58:00Z">
                    <w:rPr>
                      <w:rFonts w:ascii="Cambria Math" w:eastAsia="宋体" w:hAnsi="Cambria Math" w:cs="Times New Roman"/>
                      <w:kern w:val="0"/>
                      <w:sz w:val="24"/>
                      <w:szCs w:val="24"/>
                    </w:rPr>
                    <m:t>i</m:t>
                  </w:ins>
                </m:r>
              </m:sub>
            </m:sSub>
          </m:e>
        </m:d>
      </m:oMath>
      <w:ins w:id="1077"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1078"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1079" w:author="Zhang Li" w:date="2022-06-12T12:58:00Z">
                <w:rPr>
                  <w:rFonts w:ascii="Cambria Math" w:eastAsia="宋体" w:hAnsi="Cambria Math" w:cs="Times New Roman"/>
                  <w:kern w:val="0"/>
                  <w:sz w:val="24"/>
                  <w:szCs w:val="24"/>
                </w:rPr>
              </w:del>
            </m:ctrlPr>
          </m:dPr>
          <m:e>
            <m:r>
              <w:del w:id="1080" w:author="Zhang Li" w:date="2022-06-12T12:58:00Z">
                <w:rPr>
                  <w:rFonts w:ascii="Cambria Math" w:eastAsia="宋体" w:hAnsi="Cambria Math" w:cs="Times New Roman"/>
                  <w:kern w:val="0"/>
                  <w:sz w:val="24"/>
                  <w:szCs w:val="24"/>
                </w:rPr>
                <m:t>s</m:t>
              </w:del>
            </m:r>
            <m:sSub>
              <m:sSubPr>
                <m:ctrlPr>
                  <w:del w:id="1081" w:author="Zhang Li" w:date="2022-06-12T12:58:00Z">
                    <w:rPr>
                      <w:rFonts w:ascii="Cambria Math" w:eastAsia="宋体" w:hAnsi="Cambria Math" w:cs="Times New Roman"/>
                      <w:kern w:val="0"/>
                      <w:sz w:val="24"/>
                      <w:szCs w:val="24"/>
                    </w:rPr>
                  </w:del>
                </m:ctrlPr>
              </m:sSubPr>
              <m:e>
                <m:r>
                  <w:del w:id="1082" w:author="Zhang Li" w:date="2022-06-12T12:58:00Z">
                    <w:rPr>
                      <w:rFonts w:ascii="Cambria Math" w:eastAsia="宋体" w:hAnsi="Cambria Math" w:cs="Times New Roman"/>
                      <w:kern w:val="0"/>
                      <w:sz w:val="24"/>
                      <w:szCs w:val="24"/>
                    </w:rPr>
                    <m:t>k</m:t>
                  </w:del>
                </m:r>
              </m:e>
              <m:sub>
                <m:r>
                  <w:del w:id="1083" w:author="Zhang Li" w:date="2022-06-12T12:58:00Z">
                    <w:rPr>
                      <w:rFonts w:ascii="Cambria Math" w:eastAsia="宋体" w:hAnsi="Cambria Math" w:cs="Times New Roman"/>
                      <w:kern w:val="0"/>
                      <w:sz w:val="24"/>
                      <w:szCs w:val="24"/>
                    </w:rPr>
                    <m:t>i</m:t>
                  </w:del>
                </m:r>
              </m:sub>
            </m:sSub>
            <m:r>
              <w:del w:id="1084" w:author="Zhang Li" w:date="2022-06-12T12:58:00Z">
                <m:rPr>
                  <m:sty m:val="p"/>
                </m:rPr>
                <w:rPr>
                  <w:rFonts w:ascii="Cambria Math" w:eastAsia="宋体" w:hAnsi="Cambria Math" w:cs="Times New Roman"/>
                  <w:kern w:val="0"/>
                  <w:sz w:val="24"/>
                  <w:szCs w:val="24"/>
                </w:rPr>
                <m:t>,</m:t>
              </w:del>
            </m:r>
            <m:r>
              <w:del w:id="1085" w:author="Zhang Li" w:date="2022-06-12T12:58:00Z">
                <w:rPr>
                  <w:rFonts w:ascii="Cambria Math" w:eastAsia="宋体" w:hAnsi="Cambria Math" w:cs="Times New Roman"/>
                  <w:kern w:val="0"/>
                  <w:sz w:val="24"/>
                  <w:szCs w:val="24"/>
                </w:rPr>
                <m:t>p</m:t>
              </w:del>
            </m:r>
            <m:sSub>
              <m:sSubPr>
                <m:ctrlPr>
                  <w:del w:id="1086" w:author="Zhang Li" w:date="2022-06-12T12:58:00Z">
                    <w:rPr>
                      <w:rFonts w:ascii="Cambria Math" w:eastAsia="宋体" w:hAnsi="Cambria Math" w:cs="Times New Roman"/>
                      <w:kern w:val="0"/>
                      <w:sz w:val="24"/>
                      <w:szCs w:val="24"/>
                    </w:rPr>
                  </w:del>
                </m:ctrlPr>
              </m:sSubPr>
              <m:e>
                <m:r>
                  <w:del w:id="1087" w:author="Zhang Li" w:date="2022-06-12T12:58:00Z">
                    <w:rPr>
                      <w:rFonts w:ascii="Cambria Math" w:eastAsia="宋体" w:hAnsi="Cambria Math" w:cs="Times New Roman"/>
                      <w:kern w:val="0"/>
                      <w:sz w:val="24"/>
                      <w:szCs w:val="24"/>
                    </w:rPr>
                    <m:t>k</m:t>
                  </w:del>
                </m:r>
              </m:e>
              <m:sub>
                <m:r>
                  <w:del w:id="1088" w:author="Zhang Li" w:date="2022-06-12T12:58:00Z">
                    <w:rPr>
                      <w:rFonts w:ascii="Cambria Math" w:eastAsia="宋体" w:hAnsi="Cambria Math" w:cs="Times New Roman"/>
                      <w:kern w:val="0"/>
                      <w:sz w:val="24"/>
                      <w:szCs w:val="24"/>
                    </w:rPr>
                    <m:t>i</m:t>
                  </w:del>
                </m:r>
              </m:sub>
            </m:sSub>
          </m:e>
        </m:d>
        <m:r>
          <w:del w:id="1089" w:author="Zhang Li" w:date="2022-06-12T12:58:00Z">
            <m:rPr>
              <m:sty m:val="p"/>
            </m:rPr>
            <w:rPr>
              <w:rFonts w:ascii="Cambria Math" w:eastAsia="宋体" w:hAnsi="Cambria Math" w:cs="Times New Roman"/>
              <w:kern w:val="0"/>
              <w:sz w:val="24"/>
              <w:szCs w:val="24"/>
            </w:rPr>
            <m:t xml:space="preserve"> </m:t>
          </w:del>
        </m:r>
      </m:oMath>
      <w:del w:id="1090"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1091" w:author="Zhang Li" w:date="2022-06-12T12:58:00Z">
            <w:rPr>
              <w:rFonts w:ascii="Cambria Math" w:eastAsia="宋体" w:hAnsi="Cambria Math" w:cs="Times New Roman"/>
              <w:kern w:val="0"/>
              <w:sz w:val="24"/>
              <w:szCs w:val="24"/>
            </w:rPr>
            <m:t>pk</m:t>
          </w:del>
        </m:r>
      </m:oMath>
      <w:del w:id="1092"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1093" w:author="Zhang Li" w:date="2022-06-12T12:59:00Z">
        <w:r w:rsidDel="004F2D6E">
          <w:rPr>
            <w:rFonts w:ascii="Times New Roman" w:eastAsia="宋体" w:hAnsi="Times New Roman" w:cs="Times New Roman"/>
            <w:kern w:val="0"/>
            <w:sz w:val="24"/>
            <w:szCs w:val="24"/>
          </w:rPr>
          <w:delText>Thus, t</w:delText>
        </w:r>
      </w:del>
      <w:ins w:id="1094"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1095" w:author="Zhang Li" w:date="2022-06-12T13:00:00Z">
        <w:r w:rsidR="004F2D6E">
          <w:rPr>
            <w:rFonts w:ascii="Times New Roman" w:eastAsia="宋体" w:hAnsi="Times New Roman" w:cs="Times New Roman"/>
            <w:kern w:val="0"/>
            <w:sz w:val="24"/>
            <w:szCs w:val="24"/>
          </w:rPr>
          <w:t>As illustrated in Fig. 4, all participants have same view of the public keys list.</w:t>
        </w:r>
      </w:ins>
    </w:p>
    <w:p w14:paraId="2D291009" w14:textId="116EDBAE"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1096" w:author="Zhang Li" w:date="2022-06-12T13:01:00Z">
        <w:r w:rsidDel="004F2D6E">
          <w:rPr>
            <w:rFonts w:ascii="Times New Roman" w:eastAsia="宋体" w:hAnsi="Times New Roman" w:cs="Times New Roman"/>
            <w:kern w:val="0"/>
            <w:sz w:val="24"/>
            <w:szCs w:val="24"/>
          </w:rPr>
          <w:delText xml:space="preserve">protocol </w:delText>
        </w:r>
      </w:del>
      <w:ins w:id="1097"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ins w:id="1098" w:author="Zhang Li" w:date="2022-06-12T13:02:00Z">
            <w:rPr>
              <w:rFonts w:ascii="Cambria Math" w:eastAsia="宋体" w:hAnsi="Cambria Math" w:cs="Times New Roman"/>
              <w:kern w:val="0"/>
              <w:sz w:val="24"/>
              <w:szCs w:val="24"/>
            </w:rPr>
            <m:t>v</m:t>
          </w:ins>
        </m:r>
        <m:sSub>
          <m:sSubPr>
            <m:ctrlPr>
              <w:del w:id="1099" w:author="Zhang Li" w:date="2022-06-12T13:02:00Z">
                <w:rPr>
                  <w:rFonts w:ascii="Cambria Math" w:eastAsia="宋体" w:hAnsi="Cambria Math" w:cs="Times New Roman"/>
                  <w:kern w:val="0"/>
                  <w:sz w:val="24"/>
                  <w:szCs w:val="24"/>
                </w:rPr>
              </w:del>
            </m:ctrlPr>
          </m:sSubPr>
          <m:e>
            <m:r>
              <w:del w:id="1100" w:author="Zhang Li" w:date="2022-06-12T13:02:00Z">
                <m:rPr>
                  <m:nor/>
                </m:rPr>
                <w:rPr>
                  <w:rFonts w:ascii="Times New Roman" w:eastAsia="宋体" w:hAnsi="Times New Roman" w:cs="Times New Roman"/>
                  <w:i/>
                  <w:iCs/>
                  <w:kern w:val="0"/>
                  <w:sz w:val="24"/>
                  <w:szCs w:val="24"/>
                </w:rPr>
                <m:t>Node</m:t>
              </w:del>
            </m:r>
          </m:e>
          <m:sub>
            <m:r>
              <w:del w:id="110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ins w:id="1102" w:author="Zhang Li" w:date="2022-06-12T13:02:00Z">
            <w:rPr>
              <w:rFonts w:ascii="Cambria Math" w:eastAsia="宋体" w:hAnsi="Cambria Math" w:cs="Times New Roman"/>
              <w:kern w:val="0"/>
              <w:sz w:val="24"/>
              <w:szCs w:val="24"/>
            </w:rPr>
            <m:t>v</m:t>
          </w:ins>
        </m:r>
        <m:sSub>
          <m:sSubPr>
            <m:ctrlPr>
              <w:del w:id="1103" w:author="Zhang Li" w:date="2022-06-12T13:02:00Z">
                <w:rPr>
                  <w:rFonts w:ascii="Cambria Math" w:eastAsia="宋体" w:hAnsi="Cambria Math" w:cs="Times New Roman"/>
                  <w:kern w:val="0"/>
                  <w:sz w:val="24"/>
                  <w:szCs w:val="24"/>
                </w:rPr>
              </w:del>
            </m:ctrlPr>
          </m:sSubPr>
          <m:e>
            <m:r>
              <w:del w:id="1104" w:author="Zhang Li" w:date="2022-06-12T13:02:00Z">
                <m:rPr>
                  <m:nor/>
                </m:rPr>
                <w:rPr>
                  <w:rFonts w:ascii="Times New Roman" w:eastAsia="宋体" w:hAnsi="Times New Roman" w:cs="Times New Roman"/>
                  <w:i/>
                  <w:iCs/>
                  <w:kern w:val="0"/>
                  <w:sz w:val="24"/>
                  <w:szCs w:val="24"/>
                </w:rPr>
                <m:t>Node</m:t>
              </w:del>
            </m:r>
          </m:e>
          <m:sub>
            <m:r>
              <w:del w:id="110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ins w:id="1106" w:author="Zhang Li" w:date="2022-06-12T13:02:00Z">
            <w:rPr>
              <w:rFonts w:ascii="Cambria Math" w:eastAsia="宋体" w:hAnsi="Cambria Math" w:cs="Times New Roman"/>
              <w:kern w:val="0"/>
              <w:sz w:val="24"/>
              <w:szCs w:val="24"/>
            </w:rPr>
            <m:t>v</m:t>
          </w:ins>
        </m:r>
        <m:sSub>
          <m:sSubPr>
            <m:ctrlPr>
              <w:del w:id="1107" w:author="Zhang Li" w:date="2022-06-12T13:02:00Z">
                <w:rPr>
                  <w:rFonts w:ascii="Cambria Math" w:eastAsia="宋体" w:hAnsi="Cambria Math" w:cs="Times New Roman"/>
                  <w:kern w:val="0"/>
                  <w:sz w:val="24"/>
                  <w:szCs w:val="24"/>
                </w:rPr>
              </w:del>
            </m:ctrlPr>
          </m:sSubPr>
          <m:e>
            <m:r>
              <w:del w:id="1108" w:author="Zhang Li" w:date="2022-06-12T13:02:00Z">
                <m:rPr>
                  <m:nor/>
                </m:rPr>
                <w:rPr>
                  <w:rFonts w:ascii="Times New Roman" w:eastAsia="宋体" w:hAnsi="Times New Roman" w:cs="Times New Roman"/>
                  <w:i/>
                  <w:iCs/>
                  <w:kern w:val="0"/>
                  <w:sz w:val="24"/>
                  <w:szCs w:val="24"/>
                </w:rPr>
                <m:t>Node</m:t>
              </w:del>
            </m:r>
          </m:e>
          <m:sub>
            <m:r>
              <w:del w:id="110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1110" w:author="Zhang Li" w:date="2022-06-12T13:02:00Z">
            <w:rPr>
              <w:rFonts w:ascii="Cambria Math" w:eastAsia="宋体" w:hAnsi="Cambria Math" w:cs="Times New Roman"/>
              <w:kern w:val="0"/>
              <w:sz w:val="24"/>
              <w:szCs w:val="24"/>
            </w:rPr>
            <m:t>v</m:t>
          </w:ins>
        </m:r>
        <m:sSub>
          <m:sSubPr>
            <m:ctrlPr>
              <w:del w:id="1111" w:author="Zhang Li" w:date="2022-06-12T13:02:00Z">
                <w:rPr>
                  <w:rFonts w:ascii="Cambria Math" w:eastAsia="宋体" w:hAnsi="Cambria Math" w:cs="Times New Roman"/>
                  <w:kern w:val="0"/>
                  <w:sz w:val="24"/>
                  <w:szCs w:val="24"/>
                </w:rPr>
              </w:del>
            </m:ctrlPr>
          </m:sSubPr>
          <m:e>
            <m:r>
              <w:del w:id="1112" w:author="Zhang Li" w:date="2022-06-12T13:02:00Z">
                <m:rPr>
                  <m:nor/>
                </m:rPr>
                <w:rPr>
                  <w:rFonts w:ascii="Times New Roman" w:eastAsia="宋体" w:hAnsi="Times New Roman" w:cs="Times New Roman"/>
                  <w:kern w:val="0"/>
                  <w:sz w:val="24"/>
                  <w:szCs w:val="24"/>
                </w:rPr>
                <m:t>Node</m:t>
              </w:del>
            </m:r>
          </m:e>
          <m:sub>
            <m:r>
              <w:del w:id="1113"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w:lastRenderedPageBreak/>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ins w:id="1114" w:author="Zhang Li" w:date="2022-06-12T13:02:00Z">
            <w:rPr>
              <w:rFonts w:ascii="Cambria Math" w:eastAsia="宋体" w:hAnsi="Cambria Math" w:cs="Times New Roman"/>
              <w:kern w:val="0"/>
              <w:sz w:val="24"/>
              <w:szCs w:val="24"/>
            </w:rPr>
            <m:t>v</m:t>
          </w:ins>
        </m:r>
        <m:sSub>
          <m:sSubPr>
            <m:ctrlPr>
              <w:del w:id="1115" w:author="Zhang Li" w:date="2022-06-12T13:02:00Z">
                <w:rPr>
                  <w:rFonts w:ascii="Cambria Math" w:eastAsia="宋体" w:hAnsi="Cambria Math" w:cs="Times New Roman"/>
                  <w:i/>
                  <w:kern w:val="0"/>
                  <w:sz w:val="24"/>
                  <w:szCs w:val="24"/>
                </w:rPr>
              </w:del>
            </m:ctrlPr>
          </m:sSubPr>
          <m:e>
            <m:r>
              <w:del w:id="1116" w:author="Zhang Li" w:date="2022-06-12T13:02:00Z">
                <m:rPr>
                  <m:nor/>
                </m:rPr>
                <w:rPr>
                  <w:rFonts w:ascii="Times New Roman" w:eastAsia="宋体" w:hAnsi="Times New Roman" w:cs="Times New Roman"/>
                  <w:i/>
                  <w:kern w:val="0"/>
                  <w:sz w:val="24"/>
                  <w:szCs w:val="24"/>
                </w:rPr>
                <m:t>Node</m:t>
              </w:del>
            </m:r>
          </m:e>
          <m:sub>
            <m:r>
              <w:del w:id="1117"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ins w:id="1118" w:author="Zhang Li" w:date="2022-06-12T13:03:00Z">
            <w:rPr>
              <w:rFonts w:ascii="Cambria Math" w:eastAsia="宋体" w:hAnsi="Cambria Math" w:cs="Times New Roman"/>
              <w:kern w:val="0"/>
              <w:sz w:val="24"/>
              <w:szCs w:val="24"/>
            </w:rPr>
            <m:t>v</m:t>
          </w:ins>
        </m:r>
        <m:sSub>
          <m:sSubPr>
            <m:ctrlPr>
              <w:del w:id="1119" w:author="Zhang Li" w:date="2022-06-12T13:03:00Z">
                <w:rPr>
                  <w:rFonts w:ascii="Cambria Math" w:eastAsia="宋体" w:hAnsi="Cambria Math" w:cs="Times New Roman"/>
                  <w:kern w:val="0"/>
                  <w:sz w:val="24"/>
                  <w:szCs w:val="24"/>
                </w:rPr>
              </w:del>
            </m:ctrlPr>
          </m:sSubPr>
          <m:e>
            <m:r>
              <w:del w:id="1120" w:author="Zhang Li" w:date="2022-06-12T13:03:00Z">
                <m:rPr>
                  <m:nor/>
                </m:rPr>
                <w:rPr>
                  <w:rFonts w:ascii="Times New Roman" w:eastAsia="宋体" w:hAnsi="Times New Roman" w:cs="Times New Roman"/>
                  <w:i/>
                  <w:iCs/>
                  <w:kern w:val="0"/>
                  <w:sz w:val="24"/>
                  <w:szCs w:val="24"/>
                </w:rPr>
                <m:t>Node</m:t>
              </w:del>
            </m:r>
          </m:e>
          <m:sub>
            <m:r>
              <w:del w:id="1121"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122"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1123" w:author="Zhang Li" w:date="2022-06-12T13:03:00Z">
            <w:rPr>
              <w:rFonts w:ascii="Cambria Math" w:eastAsia="宋体" w:hAnsi="Cambria Math" w:cs="Times New Roman"/>
              <w:kern w:val="0"/>
              <w:sz w:val="24"/>
              <w:szCs w:val="24"/>
            </w:rPr>
            <m:t>Rdm</m:t>
          </w:del>
        </m:r>
      </m:oMath>
      <w:del w:id="1124"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200DB4E0"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1125" w:author="Zhang Li" w:date="2022-06-12T13:04:00Z">
        <w:r w:rsidR="004E5784">
          <w:rPr>
            <w:rFonts w:ascii="Times New Roman" w:eastAsia="宋体" w:hAnsi="Times New Roman" w:cs="Times New Roman"/>
            <w:kern w:val="0"/>
            <w:sz w:val="24"/>
            <w:szCs w:val="24"/>
          </w:rPr>
          <w:t>random</w:t>
        </w:r>
      </w:ins>
      <w:del w:id="1126"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1127" w:author="Zhang Li" w:date="2022-06-12T13:04:00Z">
        <w:r w:rsidDel="004E5784">
          <w:rPr>
            <w:rFonts w:ascii="Times New Roman" w:eastAsia="宋体" w:hAnsi="Times New Roman" w:cs="Times New Roman"/>
            <w:kern w:val="0"/>
            <w:sz w:val="24"/>
            <w:szCs w:val="24"/>
          </w:rPr>
          <w:delText xml:space="preserve">protocol </w:delText>
        </w:r>
      </w:del>
      <w:ins w:id="1128" w:author="Zhang Li" w:date="2022-06-12T13:04:00Z">
        <w:r w:rsidR="004E5784">
          <w:rPr>
            <w:rFonts w:ascii="Times New Roman" w:eastAsia="宋体" w:hAnsi="Times New Roman" w:cs="Times New Roman"/>
            <w:kern w:val="0"/>
            <w:sz w:val="24"/>
            <w:szCs w:val="24"/>
          </w:rPr>
          <w:t xml:space="preserve">algorithm </w:t>
        </w:r>
      </w:ins>
      <w:del w:id="1129"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1130"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t>
      </w:r>
      <w:del w:id="1131" w:author="Zhang Li" w:date="2022-06-12T13:10:00Z">
        <w:r w:rsidDel="00E83549">
          <w:rPr>
            <w:rFonts w:ascii="Times New Roman" w:eastAsia="宋体" w:hAnsi="Times New Roman" w:cs="Times New Roman"/>
            <w:kern w:val="0"/>
            <w:sz w:val="24"/>
            <w:szCs w:val="24"/>
          </w:rPr>
          <w:delText xml:space="preserve">will </w:delText>
        </w:r>
      </w:del>
      <w:ins w:id="1132"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they are the block proposer of </w:t>
      </w:r>
      <w:del w:id="1133" w:author="Zhang Li" w:date="2022-06-12T13:12:00Z">
        <w:r w:rsidDel="00E83549">
          <w:rPr>
            <w:rFonts w:ascii="Times New Roman" w:eastAsia="宋体" w:hAnsi="Times New Roman" w:cs="Times New Roman"/>
            <w:kern w:val="0"/>
            <w:sz w:val="24"/>
            <w:szCs w:val="24"/>
          </w:rPr>
          <w:delText xml:space="preserve">a </w:delText>
        </w:r>
      </w:del>
      <w:ins w:id="1134"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1135"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1136" w:author="Zhang Li" w:date="2022-06-12T13:12:00Z">
            <w:rPr>
              <w:rFonts w:ascii="Cambria Math" w:eastAsia="宋体" w:hAnsi="Cambria Math" w:cs="Times New Roman"/>
              <w:kern w:val="0"/>
              <w:sz w:val="24"/>
              <w:szCs w:val="24"/>
            </w:rPr>
            <m:t>Rdm</m:t>
          </w:del>
        </m:r>
      </m:oMath>
      <w:del w:id="1137"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1138"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r>
        <w:rPr>
          <w:rFonts w:ascii="Times New Roman" w:eastAsia="宋体" w:hAnsi="Times New Roman" w:cs="Times New Roman"/>
          <w:kern w:val="0"/>
          <w:sz w:val="24"/>
          <w:szCs w:val="24"/>
        </w:rPr>
        <w:t xml:space="preserve">other nodes can verify the legality of elected block proposer </w:t>
      </w:r>
      <w:del w:id="1139" w:author="Zhang Li" w:date="2022-06-12T13:12:00Z">
        <w:r w:rsidDel="00E83549">
          <w:rPr>
            <w:rFonts w:ascii="Times New Roman" w:eastAsia="宋体" w:hAnsi="Times New Roman" w:cs="Times New Roman"/>
            <w:kern w:val="0"/>
            <w:sz w:val="24"/>
            <w:szCs w:val="24"/>
          </w:rPr>
          <w:delText xml:space="preserve">by its public key, </w:delText>
        </w:r>
      </w:del>
      <m:oMath>
        <m:r>
          <w:del w:id="1140" w:author="Zhang Li" w:date="2022-06-12T13:12:00Z">
            <w:rPr>
              <w:rFonts w:ascii="Cambria Math" w:eastAsia="宋体" w:hAnsi="Cambria Math" w:cs="Times New Roman"/>
              <w:kern w:val="0"/>
              <w:sz w:val="24"/>
              <w:szCs w:val="24"/>
            </w:rPr>
            <m:t>Rdm</m:t>
          </w:del>
        </m:r>
      </m:oMath>
      <w:del w:id="1141"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1142" w:author="Zhang Li" w:date="2022-06-12T13:12:00Z">
        <w:r w:rsidR="00E83549">
          <w:rPr>
            <w:rFonts w:ascii="Times New Roman" w:eastAsia="宋体" w:hAnsi="Times New Roman" w:cs="Times New Roman"/>
            <w:kern w:val="0"/>
            <w:sz w:val="24"/>
            <w:szCs w:val="24"/>
          </w:rPr>
          <w:t>according they maintained nodes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1143"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61E8D852"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1144" w:author="Zhang Li" w:date="2022-06-12T13:15:00Z">
            <m:rPr>
              <m:sty m:val="p"/>
            </m:rPr>
            <w:rPr>
              <w:rFonts w:ascii="Cambria Math" w:eastAsia="宋体" w:hAnsi="Cambria Math" w:cs="Times New Roman"/>
              <w:kern w:val="0"/>
              <w:sz w:val="24"/>
              <w:szCs w:val="24"/>
            </w:rPr>
            <m:t xml:space="preserve">, </m:t>
          </w:ins>
        </m:r>
        <m:sSub>
          <m:sSubPr>
            <m:ctrlPr>
              <w:ins w:id="1145" w:author="Zhang Li" w:date="2022-06-12T13:15:00Z">
                <w:rPr>
                  <w:rFonts w:ascii="Cambria Math" w:eastAsia="宋体" w:hAnsi="Cambria Math" w:cs="Times New Roman"/>
                  <w:i/>
                  <w:iCs/>
                  <w:kern w:val="0"/>
                  <w:sz w:val="24"/>
                  <w:szCs w:val="24"/>
                </w:rPr>
              </w:ins>
            </m:ctrlPr>
          </m:sSubPr>
          <m:e>
            <m:r>
              <w:ins w:id="1146" w:author="Zhang Li" w:date="2022-06-12T13:15:00Z">
                <w:rPr>
                  <w:rFonts w:ascii="Cambria Math" w:eastAsia="宋体" w:hAnsi="Cambria Math" w:cs="Times New Roman"/>
                  <w:kern w:val="0"/>
                  <w:sz w:val="24"/>
                  <w:szCs w:val="24"/>
                </w:rPr>
                <m:t>H</m:t>
              </w:ins>
            </m:r>
          </m:e>
          <m:sub>
            <m:r>
              <w:ins w:id="1147" w:author="Zhang Li" w:date="2022-06-12T13:15:00Z">
                <w:rPr>
                  <w:rFonts w:ascii="Cambria Math" w:eastAsia="宋体" w:hAnsi="Cambria Math" w:cs="Times New Roman"/>
                  <w:kern w:val="0"/>
                  <w:sz w:val="24"/>
                  <w:szCs w:val="24"/>
                </w:rPr>
                <m:t>tx</m:t>
              </w:ins>
            </m:r>
            <m:r>
              <w:ins w:id="1148"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identity of the current block proposer</w:t>
      </w:r>
      <w:ins w:id="1149" w:author="Zhang Li" w:date="2022-06-12T13:15:00Z">
        <w:r w:rsidR="001C482B">
          <w:rPr>
            <w:rFonts w:ascii="Times New Roman" w:eastAsia="宋体" w:hAnsi="Times New Roman" w:cs="Times New Roman"/>
            <w:kern w:val="0"/>
            <w:sz w:val="24"/>
            <w:szCs w:val="24"/>
          </w:rPr>
          <w:t xml:space="preserve">, as well as </w:t>
        </w:r>
      </w:ins>
      <m:oMath>
        <m:sSub>
          <m:sSubPr>
            <m:ctrlPr>
              <w:ins w:id="1150" w:author="Zhang Li" w:date="2022-06-12T13:15:00Z">
                <w:rPr>
                  <w:rFonts w:ascii="Cambria Math" w:eastAsia="宋体" w:hAnsi="Cambria Math" w:cs="Times New Roman"/>
                  <w:i/>
                  <w:kern w:val="0"/>
                  <w:sz w:val="24"/>
                  <w:szCs w:val="24"/>
                </w:rPr>
              </w:ins>
            </m:ctrlPr>
          </m:sSubPr>
          <m:e>
            <m:r>
              <w:ins w:id="1151" w:author="Zhang Li" w:date="2022-06-12T13:15:00Z">
                <w:rPr>
                  <w:rFonts w:ascii="Cambria Math" w:eastAsia="宋体" w:hAnsi="Cambria Math" w:cs="Times New Roman"/>
                  <w:kern w:val="0"/>
                  <w:sz w:val="24"/>
                  <w:szCs w:val="24"/>
                </w:rPr>
                <m:t>H</m:t>
              </w:ins>
            </m:r>
          </m:e>
          <m:sub>
            <m:r>
              <w:ins w:id="1152" w:author="Zhang Li" w:date="2022-06-12T13:15:00Z">
                <w:rPr>
                  <w:rFonts w:ascii="Cambria Math" w:eastAsia="宋体" w:hAnsi="Cambria Math" w:cs="Times New Roman"/>
                  <w:kern w:val="0"/>
                  <w:sz w:val="24"/>
                  <w:szCs w:val="24"/>
                </w:rPr>
                <m:t>t</m:t>
              </w:ins>
            </m:r>
            <m:r>
              <w:ins w:id="1153" w:author="Zhang Li" w:date="2022-06-12T13:16:00Z">
                <w:rPr>
                  <w:rFonts w:ascii="Cambria Math" w:eastAsia="宋体" w:hAnsi="Cambria Math" w:cs="Times New Roman"/>
                  <w:kern w:val="0"/>
                  <w:sz w:val="24"/>
                  <w:szCs w:val="24"/>
                </w:rPr>
                <m:t>xs</m:t>
              </w:ins>
            </m:r>
          </m:sub>
        </m:sSub>
      </m:oMath>
      <w:ins w:id="1154"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5E75E46B" w14:textId="15ED21BB"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1155"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del w:id="1156"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three important </w:t>
      </w:r>
      <w:del w:id="1157" w:author="Zhang Li" w:date="2022-06-12T13:42:00Z">
        <w:r w:rsidDel="00106131">
          <w:rPr>
            <w:rFonts w:ascii="Times New Roman" w:eastAsia="宋体" w:hAnsi="Times New Roman" w:cs="Times New Roman"/>
            <w:kern w:val="0"/>
            <w:sz w:val="24"/>
            <w:szCs w:val="24"/>
          </w:rPr>
          <w:delText xml:space="preserve">functions </w:delText>
        </w:r>
      </w:del>
      <w:ins w:id="1158" w:author="Zhang Li" w:date="2022-06-12T13:42:00Z">
        <w:r w:rsidR="00106131">
          <w:rPr>
            <w:rFonts w:ascii="Times New Roman" w:eastAsia="宋体" w:hAnsi="Times New Roman" w:cs="Times New Roman"/>
            <w:kern w:val="0"/>
            <w:sz w:val="24"/>
            <w:szCs w:val="24"/>
          </w:rPr>
          <w:t xml:space="preserve">algorithms </w:t>
        </w:r>
      </w:ins>
      <w:r>
        <w:rPr>
          <w:rFonts w:ascii="Times New Roman" w:eastAsia="宋体" w:hAnsi="Times New Roman" w:cs="Times New Roman"/>
          <w:kern w:val="0"/>
          <w:sz w:val="24"/>
          <w:szCs w:val="24"/>
        </w:rPr>
        <w:t xml:space="preserve">of threshold BLS signature scheme: </w:t>
      </w:r>
      <w:r>
        <w:rPr>
          <w:rFonts w:ascii="Times New Roman" w:eastAsia="宋体" w:hAnsi="Times New Roman" w:cs="Times New Roman"/>
          <w:kern w:val="0"/>
          <w:sz w:val="24"/>
          <w:szCs w:val="24"/>
        </w:rPr>
        <w:lastRenderedPageBreak/>
        <w:t xml:space="preserve">a signature generation </w:t>
      </w:r>
      <w:del w:id="1159" w:author="Zhang Li" w:date="2022-06-12T13:42:00Z">
        <w:r w:rsidDel="00106131">
          <w:rPr>
            <w:rFonts w:ascii="Times New Roman" w:eastAsia="宋体" w:hAnsi="Times New Roman" w:cs="Times New Roman"/>
            <w:kern w:val="0"/>
            <w:sz w:val="24"/>
            <w:szCs w:val="24"/>
          </w:rPr>
          <w:delText xml:space="preserve">function </w:delText>
        </w:r>
      </w:del>
      <w:ins w:id="1160"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generate partial signature; a signature recovery algorithm to reconstruct the full signature from a threshold of partial signature shares, as well as a signature verify </w:t>
      </w:r>
      <w:del w:id="1161" w:author="Zhang Li" w:date="2022-06-12T13:42:00Z">
        <w:r w:rsidDel="00106131">
          <w:rPr>
            <w:rFonts w:ascii="Times New Roman" w:eastAsia="宋体" w:hAnsi="Times New Roman" w:cs="Times New Roman"/>
            <w:kern w:val="0"/>
            <w:sz w:val="24"/>
            <w:szCs w:val="24"/>
          </w:rPr>
          <w:delText xml:space="preserve">function </w:delText>
        </w:r>
      </w:del>
      <w:ins w:id="1162"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328FDEAB"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1163"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1164"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1165"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1166"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del w:id="1167" w:author="Zhang Li" w:date="2022-06-12T13:44:00Z">
        <w:r w:rsidR="00106131" w:rsidRPr="006768F2" w:rsidDel="00106131">
          <w:rPr>
            <w:rFonts w:ascii="Times New Roman" w:eastAsia="宋体" w:hAnsi="Times New Roman" w:cs="Times New Roman"/>
            <w:kern w:val="0"/>
            <w:sz w:val="24"/>
            <w:szCs w:val="24"/>
          </w:rPr>
          <w:delText>true</w:delText>
        </w:r>
      </w:del>
      <w:ins w:id="1168" w:author="Zhang Li" w:date="2022-06-12T13:44:00Z">
        <w:r w:rsidR="00106131">
          <w:rPr>
            <w:rFonts w:ascii="Times New Roman" w:eastAsia="宋体" w:hAnsi="Times New Roman" w:cs="Times New Roman"/>
            <w:kern w:val="0"/>
            <w:sz w:val="24"/>
            <w:szCs w:val="24"/>
          </w:rPr>
          <w:t>same with the index of block proposer in its nodes list</w:t>
        </w:r>
      </w:ins>
      <w:r w:rsidR="00106131" w:rsidRPr="006768F2">
        <w:rPr>
          <w:rFonts w:ascii="Times New Roman" w:eastAsia="宋体" w:hAnsi="Times New Roman" w:cs="Times New Roman"/>
          <w:kern w:val="0"/>
          <w:sz w:val="24"/>
          <w:szCs w:val="24"/>
        </w:rPr>
        <w:t>.</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3E1D4FB4"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1169" w:author="Zhang Li" w:date="2022-06-12T13:46:00Z">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w:t>
        </w:r>
      </w:ins>
      <w:r>
        <w:rPr>
          <w:rFonts w:ascii="Times New Roman" w:eastAsia="宋体" w:hAnsi="Times New Roman" w:cs="Times New Roman"/>
          <w:kern w:val="0"/>
          <w:sz w:val="24"/>
          <w:szCs w:val="24"/>
        </w:rPr>
        <w:t xml:space="preserve">As shown in Fig. </w:t>
      </w:r>
      <w:del w:id="1170" w:author="Zhang Li" w:date="2022-06-12T13:46:00Z">
        <w:r w:rsidDel="00106131">
          <w:rPr>
            <w:rFonts w:ascii="Times New Roman" w:eastAsia="宋体" w:hAnsi="Times New Roman" w:cs="Times New Roman"/>
            <w:kern w:val="0"/>
            <w:sz w:val="24"/>
            <w:szCs w:val="24"/>
          </w:rPr>
          <w:delText>6</w:delText>
        </w:r>
      </w:del>
      <w:ins w:id="1171"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1172" w:author="Zhang Li" w:date="2022-06-12T13:47:00Z">
        <w:r w:rsidR="005D60A4">
          <w:rPr>
            <w:rFonts w:ascii="Times New Roman" w:eastAsia="宋体" w:hAnsi="Times New Roman" w:cs="Times New Roman"/>
            <w:kern w:val="0"/>
            <w:sz w:val="24"/>
            <w:szCs w:val="24"/>
          </w:rPr>
          <w:t>each node can gather a sufficient number of partial signature shares of the block hash to recover the full signature</w:t>
        </w:r>
      </w:ins>
      <w:del w:id="1173"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1174"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threshold of nodes </w:t>
      </w:r>
      <w:del w:id="1175" w:author="Zhang Li" w:date="2022-06-12T13:50:00Z">
        <w:r w:rsidDel="005D60A4">
          <w:rPr>
            <w:rFonts w:ascii="Times New Roman" w:eastAsia="宋体" w:hAnsi="Times New Roman" w:cs="Times New Roman"/>
            <w:kern w:val="0"/>
            <w:sz w:val="24"/>
            <w:szCs w:val="24"/>
          </w:rPr>
          <w:delText>have signed</w:delText>
        </w:r>
      </w:del>
      <w:ins w:id="1176"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1177"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w:t>
      </w:r>
      <w:ins w:id="1178" w:author="Zhang Li" w:date="2022-06-12T13:52:00Z">
        <w:r w:rsidR="00E81E35">
          <w:rPr>
            <w:rFonts w:ascii="Times New Roman" w:eastAsia="宋体" w:hAnsi="Times New Roman" w:cs="Times New Roman"/>
            <w:kern w:val="0"/>
            <w:sz w:val="24"/>
            <w:szCs w:val="24"/>
          </w:rPr>
          <w:t>steadily</w:t>
        </w:r>
      </w:ins>
      <w:del w:id="1179"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correct nodes can only vote once in a round, only one block will be confirmed in a complete round. </w:t>
      </w:r>
      <w:del w:id="1180" w:author="Zhang Li" w:date="2022-06-12T13:53:00Z">
        <w:r w:rsidDel="00E81E35">
          <w:rPr>
            <w:rFonts w:ascii="Times New Roman" w:eastAsia="宋体" w:hAnsi="Times New Roman" w:cs="Times New Roman"/>
            <w:kern w:val="0"/>
            <w:sz w:val="24"/>
            <w:szCs w:val="24"/>
          </w:rPr>
          <w:delText>In this case</w:delText>
        </w:r>
      </w:del>
      <w:ins w:id="1181"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46AD1704"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1591A18E" w14:textId="77777777"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w:t>
      </w:r>
    </w:p>
    <w:p w14:paraId="1C99310B" w14:textId="348891AA"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1182" w:author="Zhang Li" w:date="2022-06-12T14:00:00Z">
        <w:r w:rsidDel="00A517C5">
          <w:rPr>
            <w:rFonts w:ascii="Times New Roman" w:eastAsia="宋体" w:hAnsi="Times New Roman" w:cs="Times New Roman"/>
            <w:kern w:val="0"/>
            <w:sz w:val="24"/>
            <w:szCs w:val="24"/>
          </w:rPr>
          <w:delText xml:space="preserve">resting </w:delText>
        </w:r>
      </w:del>
      <w:ins w:id="1183"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1184"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w:t>
        </w:r>
      </w:ins>
      <w:del w:id="1185"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1186"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1187" w:author="Zhang Li" w:date="2022-06-12T14:07:00Z">
        <w:r w:rsidR="00BA4987">
          <w:rPr>
            <w:rFonts w:ascii="Times New Roman" w:eastAsia="宋体" w:hAnsi="Times New Roman" w:cs="Times New Roman"/>
            <w:kern w:val="0"/>
            <w:sz w:val="24"/>
            <w:szCs w:val="24"/>
          </w:rPr>
          <w:t xml:space="preserve"> that</w:t>
        </w:r>
      </w:ins>
      <w:ins w:id="1188" w:author="Zhang Li" w:date="2022-06-12T14:02:00Z">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p>
    <w:p w14:paraId="15957405" w14:textId="7E98639B" w:rsidR="00A517C5" w:rsidRPr="00E5221B" w:rsidRDefault="00A517C5" w:rsidP="00A517C5">
      <w:pPr>
        <w:spacing w:afterLines="50" w:after="156"/>
        <w:ind w:firstLineChars="200" w:firstLine="480"/>
        <w:rPr>
          <w:rFonts w:ascii="Times New Roman" w:eastAsia="宋体" w:hAnsi="Times New Roman" w:cs="Times New Roman"/>
          <w:kern w:val="0"/>
          <w:sz w:val="24"/>
          <w:szCs w:val="24"/>
        </w:rPr>
      </w:pPr>
      <w:del w:id="1189"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1190" w:author="Zhang Li" w:date="2022-06-12T14:02:00Z">
            <w:rPr>
              <w:rFonts w:ascii="Cambria Math" w:eastAsia="宋体" w:hAnsi="Cambria Math" w:cs="Times New Roman"/>
              <w:kern w:val="0"/>
              <w:sz w:val="24"/>
              <w:szCs w:val="24"/>
            </w:rPr>
            <m:t>Sigs</m:t>
          </w:del>
        </m:r>
        <m:r>
          <w:del w:id="1191" w:author="Zhang Li" w:date="2022-06-12T14:02:00Z">
            <m:rPr>
              <m:sty m:val="p"/>
            </m:rPr>
            <w:rPr>
              <w:rFonts w:ascii="Cambria Math" w:eastAsia="宋体" w:hAnsi="Cambria Math" w:cs="Times New Roman"/>
              <w:kern w:val="0"/>
              <w:sz w:val="24"/>
              <w:szCs w:val="24"/>
            </w:rPr>
            <m:t>={</m:t>
          </w:del>
        </m:r>
        <m:r>
          <w:del w:id="1192" w:author="Zhang Li" w:date="2022-06-12T14:02:00Z">
            <w:rPr>
              <w:rFonts w:ascii="Cambria Math" w:eastAsia="宋体" w:hAnsi="Cambria Math" w:cs="Times New Roman"/>
              <w:kern w:val="0"/>
              <w:sz w:val="24"/>
              <w:szCs w:val="24"/>
            </w:rPr>
            <m:t>si</m:t>
          </w:del>
        </m:r>
        <m:sSub>
          <m:sSubPr>
            <m:ctrlPr>
              <w:del w:id="1193" w:author="Zhang Li" w:date="2022-06-12T14:02:00Z">
                <w:rPr>
                  <w:rFonts w:ascii="Cambria Math" w:eastAsia="宋体" w:hAnsi="Cambria Math" w:cs="Times New Roman"/>
                  <w:kern w:val="0"/>
                  <w:sz w:val="24"/>
                  <w:szCs w:val="24"/>
                </w:rPr>
              </w:del>
            </m:ctrlPr>
          </m:sSubPr>
          <m:e>
            <m:r>
              <w:del w:id="1194" w:author="Zhang Li" w:date="2022-06-12T14:02:00Z">
                <w:rPr>
                  <w:rFonts w:ascii="Cambria Math" w:eastAsia="宋体" w:hAnsi="Cambria Math" w:cs="Times New Roman"/>
                  <w:kern w:val="0"/>
                  <w:sz w:val="24"/>
                  <w:szCs w:val="24"/>
                </w:rPr>
                <m:t>g</m:t>
              </w:del>
            </m:r>
          </m:e>
          <m:sub>
            <m:r>
              <w:del w:id="1195" w:author="Zhang Li" w:date="2022-06-12T14:02:00Z">
                <m:rPr>
                  <m:sty m:val="p"/>
                </m:rPr>
                <w:rPr>
                  <w:rFonts w:ascii="Cambria Math" w:eastAsia="宋体" w:hAnsi="Cambria Math" w:cs="Times New Roman"/>
                  <w:kern w:val="0"/>
                  <w:sz w:val="24"/>
                  <w:szCs w:val="24"/>
                </w:rPr>
                <m:t>1</m:t>
              </w:del>
            </m:r>
          </m:sub>
        </m:sSub>
        <m:r>
          <w:del w:id="1196" w:author="Zhang Li" w:date="2022-06-12T14:02:00Z">
            <m:rPr>
              <m:sty m:val="p"/>
            </m:rPr>
            <w:rPr>
              <w:rFonts w:ascii="Cambria Math" w:eastAsia="宋体" w:hAnsi="Cambria Math" w:cs="Times New Roman"/>
              <w:kern w:val="0"/>
              <w:sz w:val="24"/>
              <w:szCs w:val="24"/>
            </w:rPr>
            <m:t>,</m:t>
          </w:del>
        </m:r>
        <m:r>
          <w:del w:id="1197" w:author="Zhang Li" w:date="2022-06-12T14:02:00Z">
            <w:rPr>
              <w:rFonts w:ascii="Cambria Math" w:eastAsia="宋体" w:hAnsi="Cambria Math" w:cs="Times New Roman"/>
              <w:kern w:val="0"/>
              <w:sz w:val="24"/>
              <w:szCs w:val="24"/>
            </w:rPr>
            <m:t>si</m:t>
          </w:del>
        </m:r>
        <m:sSub>
          <m:sSubPr>
            <m:ctrlPr>
              <w:del w:id="1198" w:author="Zhang Li" w:date="2022-06-12T14:02:00Z">
                <w:rPr>
                  <w:rFonts w:ascii="Cambria Math" w:eastAsia="宋体" w:hAnsi="Cambria Math" w:cs="Times New Roman"/>
                  <w:kern w:val="0"/>
                  <w:sz w:val="24"/>
                  <w:szCs w:val="24"/>
                </w:rPr>
              </w:del>
            </m:ctrlPr>
          </m:sSubPr>
          <m:e>
            <m:r>
              <w:del w:id="1199" w:author="Zhang Li" w:date="2022-06-12T14:02:00Z">
                <w:rPr>
                  <w:rFonts w:ascii="Cambria Math" w:eastAsia="宋体" w:hAnsi="Cambria Math" w:cs="Times New Roman"/>
                  <w:kern w:val="0"/>
                  <w:sz w:val="24"/>
                  <w:szCs w:val="24"/>
                </w:rPr>
                <m:t>g</m:t>
              </w:del>
            </m:r>
          </m:e>
          <m:sub>
            <m:r>
              <w:del w:id="1200" w:author="Zhang Li" w:date="2022-06-12T14:02:00Z">
                <m:rPr>
                  <m:sty m:val="p"/>
                </m:rPr>
                <w:rPr>
                  <w:rFonts w:ascii="Cambria Math" w:eastAsia="宋体" w:hAnsi="Cambria Math" w:cs="Times New Roman"/>
                  <w:kern w:val="0"/>
                  <w:sz w:val="24"/>
                  <w:szCs w:val="24"/>
                </w:rPr>
                <m:t>2</m:t>
              </w:del>
            </m:r>
          </m:sub>
        </m:sSub>
        <m:r>
          <w:del w:id="1201" w:author="Zhang Li" w:date="2022-06-12T14:02:00Z">
            <m:rPr>
              <m:sty m:val="p"/>
            </m:rPr>
            <w:rPr>
              <w:rFonts w:ascii="Cambria Math" w:eastAsia="宋体" w:hAnsi="Cambria Math" w:cs="Times New Roman"/>
              <w:kern w:val="0"/>
              <w:sz w:val="24"/>
              <w:szCs w:val="24"/>
            </w:rPr>
            <m:t>,⋯,</m:t>
          </w:del>
        </m:r>
        <m:r>
          <w:del w:id="1202" w:author="Zhang Li" w:date="2022-06-12T14:02:00Z">
            <w:rPr>
              <w:rFonts w:ascii="Cambria Math" w:eastAsia="宋体" w:hAnsi="Cambria Math" w:cs="Times New Roman"/>
              <w:kern w:val="0"/>
              <w:sz w:val="24"/>
              <w:szCs w:val="24"/>
            </w:rPr>
            <m:t>si</m:t>
          </w:del>
        </m:r>
        <m:sSub>
          <m:sSubPr>
            <m:ctrlPr>
              <w:del w:id="1203" w:author="Zhang Li" w:date="2022-06-12T14:02:00Z">
                <w:rPr>
                  <w:rFonts w:ascii="Cambria Math" w:eastAsia="宋体" w:hAnsi="Cambria Math" w:cs="Times New Roman"/>
                  <w:kern w:val="0"/>
                  <w:sz w:val="24"/>
                  <w:szCs w:val="24"/>
                </w:rPr>
              </w:del>
            </m:ctrlPr>
          </m:sSubPr>
          <m:e>
            <m:r>
              <w:del w:id="1204" w:author="Zhang Li" w:date="2022-06-12T14:02:00Z">
                <w:rPr>
                  <w:rFonts w:ascii="Cambria Math" w:eastAsia="宋体" w:hAnsi="Cambria Math" w:cs="Times New Roman"/>
                  <w:kern w:val="0"/>
                  <w:sz w:val="24"/>
                  <w:szCs w:val="24"/>
                </w:rPr>
                <m:t>g</m:t>
              </w:del>
            </m:r>
          </m:e>
          <m:sub>
            <m:r>
              <w:del w:id="1205" w:author="Zhang Li" w:date="2022-06-12T14:02:00Z">
                <w:rPr>
                  <w:rFonts w:ascii="Cambria Math" w:eastAsia="宋体" w:hAnsi="Cambria Math" w:cs="Times New Roman"/>
                  <w:kern w:val="0"/>
                  <w:sz w:val="24"/>
                  <w:szCs w:val="24"/>
                </w:rPr>
                <m:t>m</m:t>
              </w:del>
            </m:r>
          </m:sub>
        </m:sSub>
        <m:r>
          <w:del w:id="1206" w:author="Zhang Li" w:date="2022-06-12T14:02:00Z">
            <m:rPr>
              <m:sty m:val="p"/>
            </m:rPr>
            <w:rPr>
              <w:rFonts w:ascii="Cambria Math" w:eastAsia="宋体" w:hAnsi="Cambria Math" w:cs="Times New Roman"/>
              <w:kern w:val="0"/>
              <w:sz w:val="24"/>
              <w:szCs w:val="24"/>
            </w:rPr>
            <m:t>}</m:t>
          </w:del>
        </m:r>
      </m:oMath>
      <w:del w:id="1207"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1208" w:author="Zhang Li" w:date="2022-06-12T14:02:00Z">
            <w:rPr>
              <w:rFonts w:ascii="Cambria Math" w:eastAsia="宋体" w:hAnsi="Cambria Math" w:cs="Times New Roman"/>
              <w:kern w:val="0"/>
              <w:sz w:val="24"/>
              <w:szCs w:val="24"/>
            </w:rPr>
            <m:t>Ts</m:t>
          </w:del>
        </m:r>
        <m:r>
          <w:del w:id="1209" w:author="Zhang Li" w:date="2022-06-12T14:02:00Z">
            <m:rPr>
              <m:sty m:val="p"/>
            </m:rPr>
            <w:rPr>
              <w:rFonts w:ascii="Cambria Math" w:eastAsia="宋体" w:hAnsi="Cambria Math" w:cs="Times New Roman"/>
              <w:kern w:val="0"/>
              <w:sz w:val="24"/>
              <w:szCs w:val="24"/>
            </w:rPr>
            <m:t>=</m:t>
          </w:del>
        </m:r>
        <m:d>
          <m:dPr>
            <m:begChr m:val="{"/>
            <m:endChr m:val="}"/>
            <m:ctrlPr>
              <w:del w:id="1210" w:author="Zhang Li" w:date="2022-06-12T14:02:00Z">
                <w:rPr>
                  <w:rFonts w:ascii="Cambria Math" w:eastAsia="宋体" w:hAnsi="Cambria Math" w:cs="Times New Roman"/>
                  <w:kern w:val="0"/>
                  <w:sz w:val="24"/>
                  <w:szCs w:val="24"/>
                </w:rPr>
              </w:del>
            </m:ctrlPr>
          </m:dPr>
          <m:e>
            <m:sSub>
              <m:sSubPr>
                <m:ctrlPr>
                  <w:del w:id="1211" w:author="Zhang Li" w:date="2022-06-12T14:02:00Z">
                    <w:rPr>
                      <w:rFonts w:ascii="Cambria Math" w:eastAsia="宋体" w:hAnsi="Cambria Math" w:cs="Times New Roman"/>
                      <w:kern w:val="0"/>
                      <w:sz w:val="24"/>
                      <w:szCs w:val="24"/>
                    </w:rPr>
                  </w:del>
                </m:ctrlPr>
              </m:sSubPr>
              <m:e>
                <m:r>
                  <w:del w:id="1212" w:author="Zhang Li" w:date="2022-06-12T14:02:00Z">
                    <w:rPr>
                      <w:rFonts w:ascii="Cambria Math" w:eastAsia="宋体" w:hAnsi="Cambria Math" w:cs="Times New Roman"/>
                      <w:kern w:val="0"/>
                      <w:sz w:val="24"/>
                      <w:szCs w:val="24"/>
                    </w:rPr>
                    <m:t>t</m:t>
                  </w:del>
                </m:r>
              </m:e>
              <m:sub>
                <m:r>
                  <w:del w:id="1213" w:author="Zhang Li" w:date="2022-06-12T14:02:00Z">
                    <m:rPr>
                      <m:sty m:val="p"/>
                    </m:rPr>
                    <w:rPr>
                      <w:rFonts w:ascii="Cambria Math" w:eastAsia="宋体" w:hAnsi="Cambria Math" w:cs="Times New Roman"/>
                      <w:kern w:val="0"/>
                      <w:sz w:val="24"/>
                      <w:szCs w:val="24"/>
                    </w:rPr>
                    <m:t>1</m:t>
                  </w:del>
                </m:r>
              </m:sub>
            </m:sSub>
            <m:r>
              <w:del w:id="1214" w:author="Zhang Li" w:date="2022-06-12T14:02:00Z">
                <m:rPr>
                  <m:sty m:val="p"/>
                </m:rPr>
                <w:rPr>
                  <w:rFonts w:ascii="Cambria Math" w:eastAsia="宋体" w:hAnsi="Cambria Math" w:cs="Times New Roman"/>
                  <w:kern w:val="0"/>
                  <w:sz w:val="24"/>
                  <w:szCs w:val="24"/>
                </w:rPr>
                <m:t>,</m:t>
              </w:del>
            </m:r>
            <m:sSub>
              <m:sSubPr>
                <m:ctrlPr>
                  <w:del w:id="1215" w:author="Zhang Li" w:date="2022-06-12T14:02:00Z">
                    <w:rPr>
                      <w:rFonts w:ascii="Cambria Math" w:eastAsia="宋体" w:hAnsi="Cambria Math" w:cs="Times New Roman"/>
                      <w:kern w:val="0"/>
                      <w:sz w:val="24"/>
                      <w:szCs w:val="24"/>
                    </w:rPr>
                  </w:del>
                </m:ctrlPr>
              </m:sSubPr>
              <m:e>
                <m:r>
                  <w:del w:id="1216" w:author="Zhang Li" w:date="2022-06-12T14:02:00Z">
                    <w:rPr>
                      <w:rFonts w:ascii="Cambria Math" w:eastAsia="宋体" w:hAnsi="Cambria Math" w:cs="Times New Roman"/>
                      <w:kern w:val="0"/>
                      <w:sz w:val="24"/>
                      <w:szCs w:val="24"/>
                    </w:rPr>
                    <m:t>t</m:t>
                  </w:del>
                </m:r>
              </m:e>
              <m:sub>
                <m:r>
                  <w:del w:id="1217" w:author="Zhang Li" w:date="2022-06-12T14:02:00Z">
                    <m:rPr>
                      <m:sty m:val="p"/>
                    </m:rPr>
                    <w:rPr>
                      <w:rFonts w:ascii="Cambria Math" w:eastAsia="宋体" w:hAnsi="Cambria Math" w:cs="Times New Roman"/>
                      <w:kern w:val="0"/>
                      <w:sz w:val="24"/>
                      <w:szCs w:val="24"/>
                    </w:rPr>
                    <m:t>2</m:t>
                  </w:del>
                </m:r>
              </m:sub>
            </m:sSub>
            <m:r>
              <w:del w:id="1218" w:author="Zhang Li" w:date="2022-06-12T14:02:00Z">
                <m:rPr>
                  <m:sty m:val="p"/>
                </m:rPr>
                <w:rPr>
                  <w:rFonts w:ascii="Cambria Math" w:eastAsia="宋体" w:hAnsi="Cambria Math" w:cs="Times New Roman"/>
                  <w:kern w:val="0"/>
                  <w:sz w:val="24"/>
                  <w:szCs w:val="24"/>
                </w:rPr>
                <m:t>,⋯,</m:t>
              </w:del>
            </m:r>
            <m:sSub>
              <m:sSubPr>
                <m:ctrlPr>
                  <w:del w:id="1219" w:author="Zhang Li" w:date="2022-06-12T14:02:00Z">
                    <w:rPr>
                      <w:rFonts w:ascii="Cambria Math" w:eastAsia="宋体" w:hAnsi="Cambria Math" w:cs="Times New Roman"/>
                      <w:kern w:val="0"/>
                      <w:sz w:val="24"/>
                      <w:szCs w:val="24"/>
                    </w:rPr>
                  </w:del>
                </m:ctrlPr>
              </m:sSubPr>
              <m:e>
                <m:r>
                  <w:del w:id="1220" w:author="Zhang Li" w:date="2022-06-12T14:02:00Z">
                    <w:rPr>
                      <w:rFonts w:ascii="Cambria Math" w:eastAsia="宋体" w:hAnsi="Cambria Math" w:cs="Times New Roman"/>
                      <w:kern w:val="0"/>
                      <w:sz w:val="24"/>
                      <w:szCs w:val="24"/>
                    </w:rPr>
                    <m:t>t</m:t>
                  </w:del>
                </m:r>
              </m:e>
              <m:sub>
                <m:r>
                  <w:del w:id="1221" w:author="Zhang Li" w:date="2022-06-12T14:02:00Z">
                    <w:rPr>
                      <w:rFonts w:ascii="Cambria Math" w:eastAsia="宋体" w:hAnsi="Cambria Math" w:cs="Times New Roman"/>
                      <w:kern w:val="0"/>
                      <w:sz w:val="24"/>
                      <w:szCs w:val="24"/>
                    </w:rPr>
                    <m:t>m</m:t>
                  </w:del>
                </m:r>
              </m:sub>
            </m:sSub>
          </m:e>
        </m:d>
      </m:oMath>
      <w:del w:id="1222"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w:delText>
        </w:r>
        <w:r w:rsidRPr="00C65692" w:rsidDel="00A517C5">
          <w:rPr>
            <w:rFonts w:ascii="Times New Roman" w:eastAsia="宋体" w:hAnsi="Times New Roman" w:cs="Times New Roman"/>
            <w:kern w:val="0"/>
            <w:sz w:val="24"/>
            <w:szCs w:val="24"/>
          </w:rPr>
          <w:lastRenderedPageBreak/>
          <w:delText xml:space="preserve">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1223" w:author="Zhang Li" w:date="2022-06-12T14:02:00Z">
            <w:rPr>
              <w:rFonts w:ascii="Cambria Math" w:eastAsia="宋体" w:hAnsi="Cambria Math" w:cs="Times New Roman"/>
              <w:kern w:val="0"/>
              <w:sz w:val="24"/>
              <w:szCs w:val="24"/>
            </w:rPr>
            <m:t>Sig</m:t>
          </w:del>
        </m:r>
        <m:sSub>
          <m:sSubPr>
            <m:ctrlPr>
              <w:del w:id="1224" w:author="Zhang Li" w:date="2022-06-12T14:02:00Z">
                <w:rPr>
                  <w:rFonts w:ascii="Cambria Math" w:eastAsia="宋体" w:hAnsi="Cambria Math" w:cs="Times New Roman"/>
                  <w:kern w:val="0"/>
                  <w:sz w:val="24"/>
                  <w:szCs w:val="24"/>
                </w:rPr>
              </w:del>
            </m:ctrlPr>
          </m:sSubPr>
          <m:e>
            <m:r>
              <w:del w:id="1225" w:author="Zhang Li" w:date="2022-06-12T14:02:00Z">
                <w:rPr>
                  <w:rFonts w:ascii="Cambria Math" w:eastAsia="宋体" w:hAnsi="Cambria Math" w:cs="Times New Roman"/>
                  <w:kern w:val="0"/>
                  <w:sz w:val="24"/>
                  <w:szCs w:val="24"/>
                </w:rPr>
                <m:t>s</m:t>
              </w:del>
            </m:r>
          </m:e>
          <m:sub>
            <m:r>
              <w:del w:id="1226" w:author="Zhang Li" w:date="2022-06-12T14:02:00Z">
                <m:rPr>
                  <m:sty m:val="p"/>
                </m:rPr>
                <w:rPr>
                  <w:rFonts w:ascii="Cambria Math" w:eastAsia="宋体" w:hAnsi="Cambria Math" w:cs="Times New Roman"/>
                  <w:kern w:val="0"/>
                  <w:sz w:val="24"/>
                  <w:szCs w:val="24"/>
                </w:rPr>
                <m:t>1</m:t>
              </w:del>
            </m:r>
          </m:sub>
        </m:sSub>
        <m:r>
          <w:del w:id="1227" w:author="Zhang Li" w:date="2022-06-12T14:02:00Z">
            <m:rPr>
              <m:sty m:val="p"/>
            </m:rPr>
            <w:rPr>
              <w:rFonts w:ascii="Cambria Math" w:eastAsia="宋体" w:hAnsi="Cambria Math" w:cs="Times New Roman"/>
              <w:kern w:val="0"/>
              <w:sz w:val="24"/>
              <w:szCs w:val="24"/>
            </w:rPr>
            <m:t>= {</m:t>
          </w:del>
        </m:r>
        <m:r>
          <w:del w:id="1228" w:author="Zhang Li" w:date="2022-06-12T14:02:00Z">
            <w:rPr>
              <w:rFonts w:ascii="Cambria Math" w:eastAsia="宋体" w:hAnsi="Cambria Math" w:cs="Times New Roman"/>
              <w:kern w:val="0"/>
              <w:sz w:val="24"/>
              <w:szCs w:val="24"/>
            </w:rPr>
            <m:t>si</m:t>
          </w:del>
        </m:r>
        <m:sSub>
          <m:sSubPr>
            <m:ctrlPr>
              <w:del w:id="1229" w:author="Zhang Li" w:date="2022-06-12T14:02:00Z">
                <w:rPr>
                  <w:rFonts w:ascii="Cambria Math" w:eastAsia="宋体" w:hAnsi="Cambria Math" w:cs="Times New Roman"/>
                  <w:kern w:val="0"/>
                  <w:sz w:val="24"/>
                  <w:szCs w:val="24"/>
                </w:rPr>
              </w:del>
            </m:ctrlPr>
          </m:sSubPr>
          <m:e>
            <m:r>
              <w:del w:id="1230" w:author="Zhang Li" w:date="2022-06-12T14:02:00Z">
                <w:rPr>
                  <w:rFonts w:ascii="Cambria Math" w:eastAsia="宋体" w:hAnsi="Cambria Math" w:cs="Times New Roman"/>
                  <w:kern w:val="0"/>
                  <w:sz w:val="24"/>
                  <w:szCs w:val="24"/>
                </w:rPr>
                <m:t>g</m:t>
              </w:del>
            </m:r>
          </m:e>
          <m:sub>
            <m:r>
              <w:del w:id="1231" w:author="Zhang Li" w:date="2022-06-12T14:02:00Z">
                <m:rPr>
                  <m:sty m:val="p"/>
                </m:rPr>
                <w:rPr>
                  <w:rFonts w:ascii="Cambria Math" w:eastAsia="宋体" w:hAnsi="Cambria Math" w:cs="Times New Roman"/>
                  <w:kern w:val="0"/>
                  <w:sz w:val="24"/>
                  <w:szCs w:val="24"/>
                </w:rPr>
                <m:t>11</m:t>
              </w:del>
            </m:r>
          </m:sub>
        </m:sSub>
        <m:r>
          <w:del w:id="1232" w:author="Zhang Li" w:date="2022-06-12T14:02:00Z">
            <m:rPr>
              <m:sty m:val="p"/>
            </m:rPr>
            <w:rPr>
              <w:rFonts w:ascii="Cambria Math" w:eastAsia="宋体" w:hAnsi="Cambria Math" w:cs="Times New Roman"/>
              <w:kern w:val="0"/>
              <w:sz w:val="24"/>
              <w:szCs w:val="24"/>
            </w:rPr>
            <m:t xml:space="preserve">, </m:t>
          </w:del>
        </m:r>
        <m:r>
          <w:del w:id="1233" w:author="Zhang Li" w:date="2022-06-12T14:02:00Z">
            <w:rPr>
              <w:rFonts w:ascii="Cambria Math" w:eastAsia="宋体" w:hAnsi="Cambria Math" w:cs="Times New Roman"/>
              <w:kern w:val="0"/>
              <w:sz w:val="24"/>
              <w:szCs w:val="24"/>
            </w:rPr>
            <m:t>si</m:t>
          </w:del>
        </m:r>
        <m:sSub>
          <m:sSubPr>
            <m:ctrlPr>
              <w:del w:id="1234" w:author="Zhang Li" w:date="2022-06-12T14:02:00Z">
                <w:rPr>
                  <w:rFonts w:ascii="Cambria Math" w:eastAsia="宋体" w:hAnsi="Cambria Math" w:cs="Times New Roman"/>
                  <w:kern w:val="0"/>
                  <w:sz w:val="24"/>
                  <w:szCs w:val="24"/>
                </w:rPr>
              </w:del>
            </m:ctrlPr>
          </m:sSubPr>
          <m:e>
            <m:r>
              <w:del w:id="1235" w:author="Zhang Li" w:date="2022-06-12T14:02:00Z">
                <w:rPr>
                  <w:rFonts w:ascii="Cambria Math" w:eastAsia="宋体" w:hAnsi="Cambria Math" w:cs="Times New Roman"/>
                  <w:kern w:val="0"/>
                  <w:sz w:val="24"/>
                  <w:szCs w:val="24"/>
                </w:rPr>
                <m:t>g</m:t>
              </w:del>
            </m:r>
          </m:e>
          <m:sub>
            <m:r>
              <w:del w:id="1236" w:author="Zhang Li" w:date="2022-06-12T14:02:00Z">
                <m:rPr>
                  <m:sty m:val="p"/>
                </m:rPr>
                <w:rPr>
                  <w:rFonts w:ascii="Cambria Math" w:eastAsia="宋体" w:hAnsi="Cambria Math" w:cs="Times New Roman"/>
                  <w:kern w:val="0"/>
                  <w:sz w:val="24"/>
                  <w:szCs w:val="24"/>
                </w:rPr>
                <m:t>12</m:t>
              </w:del>
            </m:r>
          </m:sub>
        </m:sSub>
        <m:r>
          <w:del w:id="1237" w:author="Zhang Li" w:date="2022-06-12T14:02:00Z">
            <m:rPr>
              <m:sty m:val="p"/>
            </m:rPr>
            <w:rPr>
              <w:rFonts w:ascii="Cambria Math" w:eastAsia="宋体" w:hAnsi="Cambria Math" w:cs="Times New Roman"/>
              <w:kern w:val="0"/>
              <w:sz w:val="24"/>
              <w:szCs w:val="24"/>
            </w:rPr>
            <m:t xml:space="preserve">, ⋯, </m:t>
          </w:del>
        </m:r>
        <m:r>
          <w:del w:id="1238" w:author="Zhang Li" w:date="2022-06-12T14:02:00Z">
            <w:rPr>
              <w:rFonts w:ascii="Cambria Math" w:eastAsia="宋体" w:hAnsi="Cambria Math" w:cs="Times New Roman"/>
              <w:kern w:val="0"/>
              <w:sz w:val="24"/>
              <w:szCs w:val="24"/>
            </w:rPr>
            <m:t>si</m:t>
          </w:del>
        </m:r>
        <m:sSub>
          <m:sSubPr>
            <m:ctrlPr>
              <w:del w:id="1239" w:author="Zhang Li" w:date="2022-06-12T14:02:00Z">
                <w:rPr>
                  <w:rFonts w:ascii="Cambria Math" w:eastAsia="宋体" w:hAnsi="Cambria Math" w:cs="Times New Roman"/>
                  <w:kern w:val="0"/>
                  <w:sz w:val="24"/>
                  <w:szCs w:val="24"/>
                </w:rPr>
              </w:del>
            </m:ctrlPr>
          </m:sSubPr>
          <m:e>
            <m:r>
              <w:del w:id="1240" w:author="Zhang Li" w:date="2022-06-12T14:02:00Z">
                <w:rPr>
                  <w:rFonts w:ascii="Cambria Math" w:eastAsia="宋体" w:hAnsi="Cambria Math" w:cs="Times New Roman"/>
                  <w:kern w:val="0"/>
                  <w:sz w:val="24"/>
                  <w:szCs w:val="24"/>
                </w:rPr>
                <m:t>g</m:t>
              </w:del>
            </m:r>
          </m:e>
          <m:sub>
            <m:r>
              <w:del w:id="1241" w:author="Zhang Li" w:date="2022-06-12T14:02:00Z">
                <m:rPr>
                  <m:sty m:val="p"/>
                </m:rPr>
                <w:rPr>
                  <w:rFonts w:ascii="Cambria Math" w:eastAsia="宋体" w:hAnsi="Cambria Math" w:cs="Times New Roman"/>
                  <w:kern w:val="0"/>
                  <w:sz w:val="24"/>
                  <w:szCs w:val="24"/>
                </w:rPr>
                <m:t>1</m:t>
              </w:del>
            </m:r>
            <m:sSub>
              <m:sSubPr>
                <m:ctrlPr>
                  <w:del w:id="1242" w:author="Zhang Li" w:date="2022-06-12T14:02:00Z">
                    <w:rPr>
                      <w:rFonts w:ascii="Cambria Math" w:eastAsia="宋体" w:hAnsi="Cambria Math" w:cs="Times New Roman"/>
                      <w:kern w:val="0"/>
                      <w:sz w:val="24"/>
                      <w:szCs w:val="24"/>
                    </w:rPr>
                  </w:del>
                </m:ctrlPr>
              </m:sSubPr>
              <m:e>
                <m:r>
                  <w:del w:id="1243" w:author="Zhang Li" w:date="2022-06-12T14:02:00Z">
                    <w:rPr>
                      <w:rFonts w:ascii="Cambria Math" w:eastAsia="宋体" w:hAnsi="Cambria Math" w:cs="Times New Roman"/>
                      <w:kern w:val="0"/>
                      <w:sz w:val="24"/>
                      <w:szCs w:val="24"/>
                    </w:rPr>
                    <m:t>m</m:t>
                  </w:del>
                </m:r>
              </m:e>
              <m:sub>
                <m:r>
                  <w:del w:id="1244" w:author="Zhang Li" w:date="2022-06-12T14:02:00Z">
                    <m:rPr>
                      <m:sty m:val="p"/>
                    </m:rPr>
                    <w:rPr>
                      <w:rFonts w:ascii="Cambria Math" w:eastAsia="宋体" w:hAnsi="Cambria Math" w:cs="Times New Roman"/>
                      <w:kern w:val="0"/>
                      <w:sz w:val="24"/>
                      <w:szCs w:val="24"/>
                    </w:rPr>
                    <m:t>1</m:t>
                  </w:del>
                </m:r>
              </m:sub>
            </m:sSub>
          </m:sub>
        </m:sSub>
        <m:r>
          <w:del w:id="1245" w:author="Zhang Li" w:date="2022-06-12T14:02:00Z">
            <m:rPr>
              <m:sty m:val="p"/>
            </m:rPr>
            <w:rPr>
              <w:rFonts w:ascii="Cambria Math" w:eastAsia="宋体" w:hAnsi="Cambria Math" w:cs="Times New Roman"/>
              <w:kern w:val="0"/>
              <w:sz w:val="24"/>
              <w:szCs w:val="24"/>
            </w:rPr>
            <m:t>}</m:t>
          </w:del>
        </m:r>
      </m:oMath>
      <w:del w:id="1246" w:author="Zhang Li" w:date="2022-06-12T14:02:00Z">
        <w:r w:rsidDel="00A517C5">
          <w:rPr>
            <w:rFonts w:ascii="Times New Roman" w:eastAsia="宋体" w:hAnsi="Times New Roman" w:cs="Times New Roman"/>
            <w:kern w:val="0"/>
            <w:sz w:val="24"/>
            <w:szCs w:val="24"/>
          </w:rPr>
          <w:delText xml:space="preserve"> and </w:delText>
        </w:r>
      </w:del>
      <m:oMath>
        <m:r>
          <w:del w:id="1247" w:author="Zhang Li" w:date="2022-06-12T14:02:00Z">
            <w:rPr>
              <w:rFonts w:ascii="Cambria Math" w:eastAsia="宋体" w:hAnsi="Cambria Math" w:cs="Times New Roman"/>
              <w:kern w:val="0"/>
              <w:sz w:val="24"/>
              <w:szCs w:val="24"/>
            </w:rPr>
            <m:t>Sig</m:t>
          </w:del>
        </m:r>
        <m:sSub>
          <m:sSubPr>
            <m:ctrlPr>
              <w:del w:id="1248" w:author="Zhang Li" w:date="2022-06-12T14:02:00Z">
                <w:rPr>
                  <w:rFonts w:ascii="Cambria Math" w:eastAsia="宋体" w:hAnsi="Cambria Math" w:cs="Times New Roman"/>
                  <w:kern w:val="0"/>
                  <w:sz w:val="24"/>
                  <w:szCs w:val="24"/>
                </w:rPr>
              </w:del>
            </m:ctrlPr>
          </m:sSubPr>
          <m:e>
            <m:r>
              <w:del w:id="1249" w:author="Zhang Li" w:date="2022-06-12T14:02:00Z">
                <w:rPr>
                  <w:rFonts w:ascii="Cambria Math" w:eastAsia="宋体" w:hAnsi="Cambria Math" w:cs="Times New Roman"/>
                  <w:kern w:val="0"/>
                  <w:sz w:val="24"/>
                  <w:szCs w:val="24"/>
                </w:rPr>
                <m:t>s</m:t>
              </w:del>
            </m:r>
          </m:e>
          <m:sub>
            <m:r>
              <w:del w:id="1250" w:author="Zhang Li" w:date="2022-06-12T14:02:00Z">
                <m:rPr>
                  <m:sty m:val="p"/>
                </m:rPr>
                <w:rPr>
                  <w:rFonts w:ascii="Cambria Math" w:eastAsia="宋体" w:hAnsi="Cambria Math" w:cs="Times New Roman"/>
                  <w:kern w:val="0"/>
                  <w:sz w:val="24"/>
                  <w:szCs w:val="24"/>
                </w:rPr>
                <m:t>2</m:t>
              </w:del>
            </m:r>
          </m:sub>
        </m:sSub>
        <m:r>
          <w:del w:id="1251" w:author="Zhang Li" w:date="2022-06-12T14:02:00Z">
            <m:rPr>
              <m:sty m:val="p"/>
            </m:rPr>
            <w:rPr>
              <w:rFonts w:ascii="Cambria Math" w:eastAsia="宋体" w:hAnsi="Cambria Math" w:cs="Times New Roman"/>
              <w:kern w:val="0"/>
              <w:sz w:val="24"/>
              <w:szCs w:val="24"/>
            </w:rPr>
            <m:t xml:space="preserve"> = </m:t>
          </w:del>
        </m:r>
        <m:d>
          <m:dPr>
            <m:begChr m:val="{"/>
            <m:endChr m:val="}"/>
            <m:ctrlPr>
              <w:del w:id="1252" w:author="Zhang Li" w:date="2022-06-12T14:02:00Z">
                <w:rPr>
                  <w:rFonts w:ascii="Cambria Math" w:eastAsia="宋体" w:hAnsi="Cambria Math" w:cs="Times New Roman"/>
                  <w:kern w:val="0"/>
                  <w:sz w:val="24"/>
                  <w:szCs w:val="24"/>
                </w:rPr>
              </w:del>
            </m:ctrlPr>
          </m:dPr>
          <m:e>
            <m:r>
              <w:del w:id="1253" w:author="Zhang Li" w:date="2022-06-12T14:02:00Z">
                <w:rPr>
                  <w:rFonts w:ascii="Cambria Math" w:eastAsia="宋体" w:hAnsi="Cambria Math" w:cs="Times New Roman"/>
                  <w:kern w:val="0"/>
                  <w:sz w:val="24"/>
                  <w:szCs w:val="24"/>
                </w:rPr>
                <m:t>si</m:t>
              </w:del>
            </m:r>
            <m:sSub>
              <m:sSubPr>
                <m:ctrlPr>
                  <w:del w:id="1254" w:author="Zhang Li" w:date="2022-06-12T14:02:00Z">
                    <w:rPr>
                      <w:rFonts w:ascii="Cambria Math" w:eastAsia="宋体" w:hAnsi="Cambria Math" w:cs="Times New Roman"/>
                      <w:kern w:val="0"/>
                      <w:sz w:val="24"/>
                      <w:szCs w:val="24"/>
                    </w:rPr>
                  </w:del>
                </m:ctrlPr>
              </m:sSubPr>
              <m:e>
                <m:r>
                  <w:del w:id="1255" w:author="Zhang Li" w:date="2022-06-12T14:02:00Z">
                    <w:rPr>
                      <w:rFonts w:ascii="Cambria Math" w:eastAsia="宋体" w:hAnsi="Cambria Math" w:cs="Times New Roman"/>
                      <w:kern w:val="0"/>
                      <w:sz w:val="24"/>
                      <w:szCs w:val="24"/>
                    </w:rPr>
                    <m:t>g</m:t>
                  </w:del>
                </m:r>
              </m:e>
              <m:sub>
                <m:r>
                  <w:del w:id="1256" w:author="Zhang Li" w:date="2022-06-12T14:02:00Z">
                    <m:rPr>
                      <m:sty m:val="p"/>
                    </m:rPr>
                    <w:rPr>
                      <w:rFonts w:ascii="Cambria Math" w:eastAsia="宋体" w:hAnsi="Cambria Math" w:cs="Times New Roman"/>
                      <w:kern w:val="0"/>
                      <w:sz w:val="24"/>
                      <w:szCs w:val="24"/>
                    </w:rPr>
                    <m:t>21</m:t>
                  </w:del>
                </m:r>
              </m:sub>
            </m:sSub>
            <m:r>
              <w:del w:id="1257" w:author="Zhang Li" w:date="2022-06-12T14:02:00Z">
                <m:rPr>
                  <m:sty m:val="p"/>
                </m:rPr>
                <w:rPr>
                  <w:rFonts w:ascii="Cambria Math" w:eastAsia="宋体" w:hAnsi="Cambria Math" w:cs="Times New Roman"/>
                  <w:kern w:val="0"/>
                  <w:sz w:val="24"/>
                  <w:szCs w:val="24"/>
                </w:rPr>
                <m:t xml:space="preserve">, </m:t>
              </w:del>
            </m:r>
            <m:r>
              <w:del w:id="1258" w:author="Zhang Li" w:date="2022-06-12T14:02:00Z">
                <w:rPr>
                  <w:rFonts w:ascii="Cambria Math" w:eastAsia="宋体" w:hAnsi="Cambria Math" w:cs="Times New Roman"/>
                  <w:kern w:val="0"/>
                  <w:sz w:val="24"/>
                  <w:szCs w:val="24"/>
                </w:rPr>
                <m:t>si</m:t>
              </w:del>
            </m:r>
            <m:sSub>
              <m:sSubPr>
                <m:ctrlPr>
                  <w:del w:id="1259" w:author="Zhang Li" w:date="2022-06-12T14:02:00Z">
                    <w:rPr>
                      <w:rFonts w:ascii="Cambria Math" w:eastAsia="宋体" w:hAnsi="Cambria Math" w:cs="Times New Roman"/>
                      <w:kern w:val="0"/>
                      <w:sz w:val="24"/>
                      <w:szCs w:val="24"/>
                    </w:rPr>
                  </w:del>
                </m:ctrlPr>
              </m:sSubPr>
              <m:e>
                <m:r>
                  <w:del w:id="1260" w:author="Zhang Li" w:date="2022-06-12T14:02:00Z">
                    <w:rPr>
                      <w:rFonts w:ascii="Cambria Math" w:eastAsia="宋体" w:hAnsi="Cambria Math" w:cs="Times New Roman"/>
                      <w:kern w:val="0"/>
                      <w:sz w:val="24"/>
                      <w:szCs w:val="24"/>
                    </w:rPr>
                    <m:t>g</m:t>
                  </w:del>
                </m:r>
              </m:e>
              <m:sub>
                <m:r>
                  <w:del w:id="1261" w:author="Zhang Li" w:date="2022-06-12T14:02:00Z">
                    <m:rPr>
                      <m:sty m:val="p"/>
                    </m:rPr>
                    <w:rPr>
                      <w:rFonts w:ascii="Cambria Math" w:eastAsia="宋体" w:hAnsi="Cambria Math" w:cs="Times New Roman"/>
                      <w:kern w:val="0"/>
                      <w:sz w:val="24"/>
                      <w:szCs w:val="24"/>
                    </w:rPr>
                    <m:t>22</m:t>
                  </w:del>
                </m:r>
              </m:sub>
            </m:sSub>
            <m:r>
              <w:del w:id="1262" w:author="Zhang Li" w:date="2022-06-12T14:02:00Z">
                <m:rPr>
                  <m:sty m:val="p"/>
                </m:rPr>
                <w:rPr>
                  <w:rFonts w:ascii="Cambria Math" w:eastAsia="宋体" w:hAnsi="Cambria Math" w:cs="Times New Roman"/>
                  <w:kern w:val="0"/>
                  <w:sz w:val="24"/>
                  <w:szCs w:val="24"/>
                </w:rPr>
                <m:t xml:space="preserve">, ⋯, </m:t>
              </w:del>
            </m:r>
            <m:r>
              <w:del w:id="1263" w:author="Zhang Li" w:date="2022-06-12T14:02:00Z">
                <w:rPr>
                  <w:rFonts w:ascii="Cambria Math" w:eastAsia="宋体" w:hAnsi="Cambria Math" w:cs="Times New Roman"/>
                  <w:kern w:val="0"/>
                  <w:sz w:val="24"/>
                  <w:szCs w:val="24"/>
                </w:rPr>
                <m:t>si</m:t>
              </w:del>
            </m:r>
            <m:sSub>
              <m:sSubPr>
                <m:ctrlPr>
                  <w:del w:id="1264" w:author="Zhang Li" w:date="2022-06-12T14:02:00Z">
                    <w:rPr>
                      <w:rFonts w:ascii="Cambria Math" w:eastAsia="宋体" w:hAnsi="Cambria Math" w:cs="Times New Roman"/>
                      <w:kern w:val="0"/>
                      <w:sz w:val="24"/>
                      <w:szCs w:val="24"/>
                    </w:rPr>
                  </w:del>
                </m:ctrlPr>
              </m:sSubPr>
              <m:e>
                <m:r>
                  <w:del w:id="1265" w:author="Zhang Li" w:date="2022-06-12T14:02:00Z">
                    <w:rPr>
                      <w:rFonts w:ascii="Cambria Math" w:eastAsia="宋体" w:hAnsi="Cambria Math" w:cs="Times New Roman"/>
                      <w:kern w:val="0"/>
                      <w:sz w:val="24"/>
                      <w:szCs w:val="24"/>
                    </w:rPr>
                    <m:t>g</m:t>
                  </w:del>
                </m:r>
              </m:e>
              <m:sub>
                <m:r>
                  <w:del w:id="1266" w:author="Zhang Li" w:date="2022-06-12T14:02:00Z">
                    <m:rPr>
                      <m:sty m:val="p"/>
                    </m:rPr>
                    <w:rPr>
                      <w:rFonts w:ascii="Cambria Math" w:eastAsia="宋体" w:hAnsi="Cambria Math" w:cs="Times New Roman"/>
                      <w:kern w:val="0"/>
                      <w:sz w:val="24"/>
                      <w:szCs w:val="24"/>
                    </w:rPr>
                    <m:t>2</m:t>
                  </w:del>
                </m:r>
                <m:sSub>
                  <m:sSubPr>
                    <m:ctrlPr>
                      <w:del w:id="1267" w:author="Zhang Li" w:date="2022-06-12T14:02:00Z">
                        <w:rPr>
                          <w:rFonts w:ascii="Cambria Math" w:eastAsia="宋体" w:hAnsi="Cambria Math" w:cs="Times New Roman"/>
                          <w:kern w:val="0"/>
                          <w:sz w:val="24"/>
                          <w:szCs w:val="24"/>
                        </w:rPr>
                      </w:del>
                    </m:ctrlPr>
                  </m:sSubPr>
                  <m:e>
                    <m:r>
                      <w:del w:id="1268" w:author="Zhang Li" w:date="2022-06-12T14:02:00Z">
                        <w:rPr>
                          <w:rFonts w:ascii="Cambria Math" w:eastAsia="宋体" w:hAnsi="Cambria Math" w:cs="Times New Roman"/>
                          <w:kern w:val="0"/>
                          <w:sz w:val="24"/>
                          <w:szCs w:val="24"/>
                        </w:rPr>
                        <m:t>m</m:t>
                      </w:del>
                    </m:r>
                  </m:e>
                  <m:sub>
                    <m:r>
                      <w:del w:id="1269" w:author="Zhang Li" w:date="2022-06-12T14:02:00Z">
                        <m:rPr>
                          <m:sty m:val="p"/>
                        </m:rPr>
                        <w:rPr>
                          <w:rFonts w:ascii="Cambria Math" w:eastAsia="宋体" w:hAnsi="Cambria Math" w:cs="Times New Roman"/>
                          <w:kern w:val="0"/>
                          <w:sz w:val="24"/>
                          <w:szCs w:val="24"/>
                        </w:rPr>
                        <m:t>2</m:t>
                      </w:del>
                    </m:r>
                  </m:sub>
                </m:sSub>
              </m:sub>
            </m:sSub>
          </m:e>
        </m:d>
        <m:r>
          <w:del w:id="1270" w:author="Zhang Li" w:date="2022-06-12T14:02:00Z">
            <w:rPr>
              <w:rFonts w:ascii="Cambria Math" w:eastAsia="宋体" w:hAnsi="Cambria Math" w:cs="Times New Roman"/>
              <w:kern w:val="0"/>
              <w:sz w:val="24"/>
              <w:szCs w:val="24"/>
            </w:rPr>
            <m:t xml:space="preserve">, </m:t>
          </w:del>
        </m:r>
        <m:sSub>
          <m:sSubPr>
            <m:ctrlPr>
              <w:del w:id="1271" w:author="Zhang Li" w:date="2022-06-12T14:02:00Z">
                <w:rPr>
                  <w:rFonts w:ascii="Cambria Math" w:eastAsia="宋体" w:hAnsi="Cambria Math" w:cs="Times New Roman"/>
                  <w:i/>
                  <w:kern w:val="0"/>
                  <w:sz w:val="24"/>
                  <w:szCs w:val="24"/>
                </w:rPr>
              </w:del>
            </m:ctrlPr>
          </m:sSubPr>
          <m:e>
            <m:r>
              <w:del w:id="1272" w:author="Zhang Li" w:date="2022-06-12T14:02:00Z">
                <w:rPr>
                  <w:rFonts w:ascii="Cambria Math" w:eastAsia="宋体" w:hAnsi="Cambria Math" w:cs="Times New Roman"/>
                  <w:kern w:val="0"/>
                  <w:sz w:val="24"/>
                  <w:szCs w:val="24"/>
                </w:rPr>
                <m:t>m</m:t>
              </w:del>
            </m:r>
          </m:e>
          <m:sub>
            <m:r>
              <w:del w:id="1273" w:author="Zhang Li" w:date="2022-06-12T14:02:00Z">
                <w:rPr>
                  <w:rFonts w:ascii="Cambria Math" w:eastAsia="宋体" w:hAnsi="Cambria Math" w:cs="Times New Roman"/>
                  <w:kern w:val="0"/>
                  <w:sz w:val="24"/>
                  <w:szCs w:val="24"/>
                </w:rPr>
                <m:t>1</m:t>
              </w:del>
            </m:r>
          </m:sub>
        </m:sSub>
        <m:r>
          <w:del w:id="1274" w:author="Zhang Li" w:date="2022-06-12T14:02:00Z">
            <w:rPr>
              <w:rFonts w:ascii="Cambria Math" w:eastAsia="宋体" w:hAnsi="Cambria Math" w:cs="Times New Roman"/>
              <w:kern w:val="0"/>
              <w:sz w:val="24"/>
              <w:szCs w:val="24"/>
            </w:rPr>
            <m:t xml:space="preserve">, </m:t>
          </w:del>
        </m:r>
        <m:sSub>
          <m:sSubPr>
            <m:ctrlPr>
              <w:del w:id="1275" w:author="Zhang Li" w:date="2022-06-12T14:02:00Z">
                <w:rPr>
                  <w:rFonts w:ascii="Cambria Math" w:eastAsia="宋体" w:hAnsi="Cambria Math" w:cs="Times New Roman"/>
                  <w:i/>
                  <w:kern w:val="0"/>
                  <w:sz w:val="24"/>
                  <w:szCs w:val="24"/>
                </w:rPr>
              </w:del>
            </m:ctrlPr>
          </m:sSubPr>
          <m:e>
            <m:r>
              <w:del w:id="1276" w:author="Zhang Li" w:date="2022-06-12T14:02:00Z">
                <w:rPr>
                  <w:rFonts w:ascii="Cambria Math" w:eastAsia="宋体" w:hAnsi="Cambria Math" w:cs="Times New Roman"/>
                  <w:kern w:val="0"/>
                  <w:sz w:val="24"/>
                  <w:szCs w:val="24"/>
                </w:rPr>
                <m:t>m</m:t>
              </w:del>
            </m:r>
          </m:e>
          <m:sub>
            <m:r>
              <w:del w:id="1277" w:author="Zhang Li" w:date="2022-06-12T14:02:00Z">
                <w:rPr>
                  <w:rFonts w:ascii="Cambria Math" w:eastAsia="宋体" w:hAnsi="Cambria Math" w:cs="Times New Roman"/>
                  <w:kern w:val="0"/>
                  <w:sz w:val="24"/>
                  <w:szCs w:val="24"/>
                </w:rPr>
                <m:t>2</m:t>
              </w:del>
            </m:r>
          </m:sub>
        </m:sSub>
        <m:r>
          <w:del w:id="1278" w:author="Zhang Li" w:date="2022-06-12T14:02:00Z">
            <w:rPr>
              <w:rFonts w:ascii="Cambria Math" w:eastAsia="宋体" w:hAnsi="Cambria Math" w:cs="Times New Roman"/>
              <w:kern w:val="0"/>
              <w:sz w:val="24"/>
              <w:szCs w:val="24"/>
            </w:rPr>
            <m:t>≥</m:t>
          </w:del>
        </m:r>
        <m:r>
          <w:del w:id="1279" w:author="Zhang Li" w:date="2022-06-12T14:02:00Z">
            <m:rPr>
              <m:sty m:val="p"/>
            </m:rPr>
            <w:rPr>
              <w:rFonts w:ascii="Cambria Math" w:eastAsia="宋体" w:hAnsi="Cambria Math" w:cs="Times New Roman"/>
              <w:kern w:val="0"/>
              <w:sz w:val="24"/>
              <w:szCs w:val="24"/>
            </w:rPr>
            <m:t>⌈</m:t>
          </w:del>
        </m:r>
        <m:f>
          <m:fPr>
            <m:ctrlPr>
              <w:del w:id="1280" w:author="Zhang Li" w:date="2022-06-12T14:02:00Z">
                <w:rPr>
                  <w:rFonts w:ascii="Cambria Math" w:eastAsia="宋体" w:hAnsi="Cambria Math" w:cs="Times New Roman"/>
                  <w:kern w:val="0"/>
                  <w:sz w:val="24"/>
                  <w:szCs w:val="24"/>
                </w:rPr>
              </w:del>
            </m:ctrlPr>
          </m:fPr>
          <m:num>
            <m:r>
              <w:del w:id="1281" w:author="Zhang Li" w:date="2022-06-12T14:02:00Z">
                <w:rPr>
                  <w:rFonts w:ascii="Cambria Math" w:eastAsia="宋体" w:hAnsi="Cambria Math" w:cs="Times New Roman"/>
                  <w:kern w:val="0"/>
                  <w:sz w:val="24"/>
                  <w:szCs w:val="24"/>
                </w:rPr>
                <m:t>N+1</m:t>
              </w:del>
            </m:r>
          </m:num>
          <m:den>
            <m:r>
              <w:del w:id="1282" w:author="Zhang Li" w:date="2022-06-12T14:02:00Z">
                <m:rPr>
                  <m:sty m:val="p"/>
                </m:rPr>
                <w:rPr>
                  <w:rFonts w:ascii="Cambria Math" w:eastAsia="宋体" w:hAnsi="Cambria Math" w:cs="Times New Roman"/>
                  <w:kern w:val="0"/>
                  <w:sz w:val="24"/>
                  <w:szCs w:val="24"/>
                </w:rPr>
                <m:t>2</m:t>
              </w:del>
            </m:r>
          </m:den>
        </m:f>
        <m:r>
          <w:del w:id="1283" w:author="Zhang Li" w:date="2022-06-12T14:02:00Z">
            <m:rPr>
              <m:sty m:val="p"/>
            </m:rPr>
            <w:rPr>
              <w:rFonts w:ascii="Cambria Math" w:eastAsia="宋体" w:hAnsi="Cambria Math" w:cs="Times New Roman"/>
              <w:kern w:val="0"/>
              <w:sz w:val="24"/>
              <w:szCs w:val="24"/>
            </w:rPr>
            <m:t>⌉</m:t>
          </w:del>
        </m:r>
      </m:oMath>
      <w:del w:id="1284"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1285" w:author="Zhang Li" w:date="2022-06-12T14:02:00Z">
            <w:rPr>
              <w:rFonts w:ascii="Cambria Math" w:eastAsia="宋体" w:hAnsi="Cambria Math" w:cs="Times New Roman"/>
              <w:kern w:val="0"/>
              <w:sz w:val="24"/>
              <w:szCs w:val="24"/>
            </w:rPr>
            <m:t>T</m:t>
          </w:del>
        </m:r>
        <m:sSub>
          <m:sSubPr>
            <m:ctrlPr>
              <w:del w:id="1286" w:author="Zhang Li" w:date="2022-06-12T14:02:00Z">
                <w:rPr>
                  <w:rFonts w:ascii="Cambria Math" w:eastAsia="宋体" w:hAnsi="Cambria Math" w:cs="Times New Roman"/>
                  <w:kern w:val="0"/>
                  <w:sz w:val="24"/>
                  <w:szCs w:val="24"/>
                </w:rPr>
              </w:del>
            </m:ctrlPr>
          </m:sSubPr>
          <m:e>
            <m:r>
              <w:del w:id="1287" w:author="Zhang Li" w:date="2022-06-12T14:02:00Z">
                <w:rPr>
                  <w:rFonts w:ascii="Cambria Math" w:eastAsia="宋体" w:hAnsi="Cambria Math" w:cs="Times New Roman"/>
                  <w:kern w:val="0"/>
                  <w:sz w:val="24"/>
                  <w:szCs w:val="24"/>
                </w:rPr>
                <m:t>s</m:t>
              </w:del>
            </m:r>
          </m:e>
          <m:sub>
            <m:r>
              <w:del w:id="1288" w:author="Zhang Li" w:date="2022-06-12T14:02:00Z">
                <m:rPr>
                  <m:sty m:val="p"/>
                </m:rPr>
                <w:rPr>
                  <w:rFonts w:ascii="Cambria Math" w:eastAsia="宋体" w:hAnsi="Cambria Math" w:cs="Times New Roman"/>
                  <w:kern w:val="0"/>
                  <w:sz w:val="24"/>
                  <w:szCs w:val="24"/>
                </w:rPr>
                <m:t>1</m:t>
              </w:del>
            </m:r>
          </m:sub>
        </m:sSub>
        <m:r>
          <w:del w:id="1289" w:author="Zhang Li" w:date="2022-06-12T14:02:00Z">
            <m:rPr>
              <m:sty m:val="p"/>
            </m:rPr>
            <w:rPr>
              <w:rFonts w:ascii="Cambria Math" w:eastAsia="宋体" w:hAnsi="Cambria Math" w:cs="Times New Roman"/>
              <w:kern w:val="0"/>
              <w:sz w:val="24"/>
              <w:szCs w:val="24"/>
            </w:rPr>
            <m:t>=</m:t>
          </w:del>
        </m:r>
        <m:sSub>
          <m:sSubPr>
            <m:ctrlPr>
              <w:del w:id="1290" w:author="Zhang Li" w:date="2022-06-12T14:02:00Z">
                <w:rPr>
                  <w:rFonts w:ascii="Cambria Math" w:eastAsia="宋体" w:hAnsi="Cambria Math" w:cs="Times New Roman"/>
                  <w:kern w:val="0"/>
                  <w:sz w:val="24"/>
                  <w:szCs w:val="24"/>
                </w:rPr>
              </w:del>
            </m:ctrlPr>
          </m:sSubPr>
          <m:e>
            <m:r>
              <w:del w:id="1291" w:author="Zhang Li" w:date="2022-06-12T14:02:00Z">
                <w:rPr>
                  <w:rFonts w:ascii="Cambria Math" w:eastAsia="宋体" w:hAnsi="Cambria Math" w:cs="Times New Roman"/>
                  <w:kern w:val="0"/>
                  <w:sz w:val="24"/>
                  <w:szCs w:val="24"/>
                </w:rPr>
                <m:t>t</m:t>
              </w:del>
            </m:r>
          </m:e>
          <m:sub>
            <m:r>
              <w:del w:id="1292" w:author="Zhang Li" w:date="2022-06-12T14:02:00Z">
                <m:rPr>
                  <m:sty m:val="p"/>
                </m:rPr>
                <w:rPr>
                  <w:rFonts w:ascii="Cambria Math" w:eastAsia="宋体" w:hAnsi="Cambria Math" w:cs="Times New Roman"/>
                  <w:kern w:val="0"/>
                  <w:sz w:val="24"/>
                  <w:szCs w:val="24"/>
                </w:rPr>
                <m:t>11</m:t>
              </w:del>
            </m:r>
          </m:sub>
        </m:sSub>
        <m:r>
          <w:del w:id="1293" w:author="Zhang Li" w:date="2022-06-12T14:02:00Z">
            <m:rPr>
              <m:sty m:val="p"/>
            </m:rPr>
            <w:rPr>
              <w:rFonts w:ascii="Cambria Math" w:eastAsia="宋体" w:hAnsi="Cambria Math" w:cs="Times New Roman"/>
              <w:kern w:val="0"/>
              <w:sz w:val="24"/>
              <w:szCs w:val="24"/>
            </w:rPr>
            <m:t>,</m:t>
          </w:del>
        </m:r>
        <m:sSub>
          <m:sSubPr>
            <m:ctrlPr>
              <w:del w:id="1294" w:author="Zhang Li" w:date="2022-06-12T14:02:00Z">
                <w:rPr>
                  <w:rFonts w:ascii="Cambria Math" w:eastAsia="宋体" w:hAnsi="Cambria Math" w:cs="Times New Roman"/>
                  <w:kern w:val="0"/>
                  <w:sz w:val="24"/>
                  <w:szCs w:val="24"/>
                </w:rPr>
              </w:del>
            </m:ctrlPr>
          </m:sSubPr>
          <m:e>
            <m:r>
              <w:del w:id="1295" w:author="Zhang Li" w:date="2022-06-12T14:02:00Z">
                <w:rPr>
                  <w:rFonts w:ascii="Cambria Math" w:eastAsia="宋体" w:hAnsi="Cambria Math" w:cs="Times New Roman"/>
                  <w:kern w:val="0"/>
                  <w:sz w:val="24"/>
                  <w:szCs w:val="24"/>
                </w:rPr>
                <m:t>t</m:t>
              </w:del>
            </m:r>
          </m:e>
          <m:sub>
            <m:r>
              <w:del w:id="1296" w:author="Zhang Li" w:date="2022-06-12T14:02:00Z">
                <m:rPr>
                  <m:sty m:val="p"/>
                </m:rPr>
                <w:rPr>
                  <w:rFonts w:ascii="Cambria Math" w:eastAsia="宋体" w:hAnsi="Cambria Math" w:cs="Times New Roman"/>
                  <w:kern w:val="0"/>
                  <w:sz w:val="24"/>
                  <w:szCs w:val="24"/>
                </w:rPr>
                <m:t>12</m:t>
              </w:del>
            </m:r>
          </m:sub>
        </m:sSub>
        <m:r>
          <w:del w:id="1297" w:author="Zhang Li" w:date="2022-06-12T14:02:00Z">
            <m:rPr>
              <m:sty m:val="p"/>
            </m:rPr>
            <w:rPr>
              <w:rFonts w:ascii="Cambria Math" w:eastAsia="宋体" w:hAnsi="Cambria Math" w:cs="Times New Roman"/>
              <w:kern w:val="0"/>
              <w:sz w:val="24"/>
              <w:szCs w:val="24"/>
            </w:rPr>
            <m:t>,⋯,</m:t>
          </w:del>
        </m:r>
        <m:sSub>
          <m:sSubPr>
            <m:ctrlPr>
              <w:del w:id="1298" w:author="Zhang Li" w:date="2022-06-12T14:02:00Z">
                <w:rPr>
                  <w:rFonts w:ascii="Cambria Math" w:eastAsia="宋体" w:hAnsi="Cambria Math" w:cs="Times New Roman"/>
                  <w:kern w:val="0"/>
                  <w:sz w:val="24"/>
                  <w:szCs w:val="24"/>
                </w:rPr>
              </w:del>
            </m:ctrlPr>
          </m:sSubPr>
          <m:e>
            <m:r>
              <w:del w:id="1299" w:author="Zhang Li" w:date="2022-06-12T14:02:00Z">
                <w:rPr>
                  <w:rFonts w:ascii="Cambria Math" w:eastAsia="宋体" w:hAnsi="Cambria Math" w:cs="Times New Roman"/>
                  <w:kern w:val="0"/>
                  <w:sz w:val="24"/>
                  <w:szCs w:val="24"/>
                </w:rPr>
                <m:t>t</m:t>
              </w:del>
            </m:r>
          </m:e>
          <m:sub>
            <m:r>
              <w:del w:id="1300" w:author="Zhang Li" w:date="2022-06-12T14:02:00Z">
                <m:rPr>
                  <m:sty m:val="p"/>
                </m:rPr>
                <w:rPr>
                  <w:rFonts w:ascii="Cambria Math" w:eastAsia="宋体" w:hAnsi="Cambria Math" w:cs="Times New Roman"/>
                  <w:kern w:val="0"/>
                  <w:sz w:val="24"/>
                  <w:szCs w:val="24"/>
                </w:rPr>
                <m:t>1</m:t>
              </w:del>
            </m:r>
            <m:sSub>
              <m:sSubPr>
                <m:ctrlPr>
                  <w:del w:id="1301" w:author="Zhang Li" w:date="2022-06-12T14:02:00Z">
                    <w:rPr>
                      <w:rFonts w:ascii="Cambria Math" w:eastAsia="宋体" w:hAnsi="Cambria Math" w:cs="Times New Roman"/>
                      <w:kern w:val="0"/>
                      <w:sz w:val="24"/>
                      <w:szCs w:val="24"/>
                    </w:rPr>
                  </w:del>
                </m:ctrlPr>
              </m:sSubPr>
              <m:e>
                <m:r>
                  <w:del w:id="1302" w:author="Zhang Li" w:date="2022-06-12T14:02:00Z">
                    <w:rPr>
                      <w:rFonts w:ascii="Cambria Math" w:eastAsia="宋体" w:hAnsi="Cambria Math" w:cs="Times New Roman"/>
                      <w:kern w:val="0"/>
                      <w:sz w:val="24"/>
                      <w:szCs w:val="24"/>
                    </w:rPr>
                    <m:t>m</m:t>
                  </w:del>
                </m:r>
              </m:e>
              <m:sub>
                <m:r>
                  <w:del w:id="1303" w:author="Zhang Li" w:date="2022-06-12T14:02:00Z">
                    <m:rPr>
                      <m:sty m:val="p"/>
                    </m:rPr>
                    <w:rPr>
                      <w:rFonts w:ascii="Cambria Math" w:eastAsia="宋体" w:hAnsi="Cambria Math" w:cs="Times New Roman"/>
                      <w:kern w:val="0"/>
                      <w:sz w:val="24"/>
                      <w:szCs w:val="24"/>
                    </w:rPr>
                    <m:t>1</m:t>
                  </w:del>
                </m:r>
              </m:sub>
            </m:sSub>
          </m:sub>
        </m:sSub>
      </m:oMath>
      <w:del w:id="1304"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1305" w:author="Zhang Li" w:date="2022-06-12T14:02:00Z">
            <w:rPr>
              <w:rFonts w:ascii="Cambria Math" w:eastAsia="宋体" w:hAnsi="Cambria Math" w:cs="Times New Roman"/>
              <w:kern w:val="0"/>
              <w:sz w:val="24"/>
              <w:szCs w:val="24"/>
            </w:rPr>
            <m:t>T</m:t>
          </w:del>
        </m:r>
        <m:sSub>
          <m:sSubPr>
            <m:ctrlPr>
              <w:del w:id="1306" w:author="Zhang Li" w:date="2022-06-12T14:02:00Z">
                <w:rPr>
                  <w:rFonts w:ascii="Cambria Math" w:eastAsia="宋体" w:hAnsi="Cambria Math" w:cs="Times New Roman"/>
                  <w:kern w:val="0"/>
                  <w:sz w:val="24"/>
                  <w:szCs w:val="24"/>
                </w:rPr>
              </w:del>
            </m:ctrlPr>
          </m:sSubPr>
          <m:e>
            <m:r>
              <w:del w:id="1307" w:author="Zhang Li" w:date="2022-06-12T14:02:00Z">
                <w:rPr>
                  <w:rFonts w:ascii="Cambria Math" w:eastAsia="宋体" w:hAnsi="Cambria Math" w:cs="Times New Roman"/>
                  <w:kern w:val="0"/>
                  <w:sz w:val="24"/>
                  <w:szCs w:val="24"/>
                </w:rPr>
                <m:t>s</m:t>
              </w:del>
            </m:r>
          </m:e>
          <m:sub>
            <m:r>
              <w:del w:id="1308" w:author="Zhang Li" w:date="2022-06-12T14:02:00Z">
                <m:rPr>
                  <m:sty m:val="p"/>
                </m:rPr>
                <w:rPr>
                  <w:rFonts w:ascii="Cambria Math" w:eastAsia="宋体" w:hAnsi="Cambria Math" w:cs="Times New Roman"/>
                  <w:kern w:val="0"/>
                  <w:sz w:val="24"/>
                  <w:szCs w:val="24"/>
                </w:rPr>
                <m:t>2</m:t>
              </w:del>
            </m:r>
          </m:sub>
        </m:sSub>
        <m:r>
          <w:del w:id="1309" w:author="Zhang Li" w:date="2022-06-12T14:02:00Z">
            <m:rPr>
              <m:sty m:val="p"/>
            </m:rPr>
            <w:rPr>
              <w:rFonts w:ascii="Cambria Math" w:eastAsia="宋体" w:hAnsi="Cambria Math" w:cs="Times New Roman"/>
              <w:kern w:val="0"/>
              <w:sz w:val="24"/>
              <w:szCs w:val="24"/>
            </w:rPr>
            <m:t>=</m:t>
          </w:del>
        </m:r>
        <m:sSub>
          <m:sSubPr>
            <m:ctrlPr>
              <w:del w:id="1310" w:author="Zhang Li" w:date="2022-06-12T14:02:00Z">
                <w:rPr>
                  <w:rFonts w:ascii="Cambria Math" w:eastAsia="宋体" w:hAnsi="Cambria Math" w:cs="Times New Roman"/>
                  <w:kern w:val="0"/>
                  <w:sz w:val="24"/>
                  <w:szCs w:val="24"/>
                </w:rPr>
              </w:del>
            </m:ctrlPr>
          </m:sSubPr>
          <m:e>
            <m:r>
              <w:del w:id="1311" w:author="Zhang Li" w:date="2022-06-12T14:02:00Z">
                <w:rPr>
                  <w:rFonts w:ascii="Cambria Math" w:eastAsia="宋体" w:hAnsi="Cambria Math" w:cs="Times New Roman"/>
                  <w:kern w:val="0"/>
                  <w:sz w:val="24"/>
                  <w:szCs w:val="24"/>
                </w:rPr>
                <m:t>t</m:t>
              </w:del>
            </m:r>
          </m:e>
          <m:sub>
            <m:r>
              <w:del w:id="1312" w:author="Zhang Li" w:date="2022-06-12T14:02:00Z">
                <m:rPr>
                  <m:sty m:val="p"/>
                </m:rPr>
                <w:rPr>
                  <w:rFonts w:ascii="Cambria Math" w:eastAsia="宋体" w:hAnsi="Cambria Math" w:cs="Times New Roman"/>
                  <w:kern w:val="0"/>
                  <w:sz w:val="24"/>
                  <w:szCs w:val="24"/>
                </w:rPr>
                <m:t>21</m:t>
              </w:del>
            </m:r>
          </m:sub>
        </m:sSub>
        <m:r>
          <w:del w:id="1313" w:author="Zhang Li" w:date="2022-06-12T14:02:00Z">
            <m:rPr>
              <m:sty m:val="p"/>
            </m:rPr>
            <w:rPr>
              <w:rFonts w:ascii="Cambria Math" w:eastAsia="宋体" w:hAnsi="Cambria Math" w:cs="Times New Roman"/>
              <w:kern w:val="0"/>
              <w:sz w:val="24"/>
              <w:szCs w:val="24"/>
            </w:rPr>
            <m:t>,</m:t>
          </w:del>
        </m:r>
        <m:sSub>
          <m:sSubPr>
            <m:ctrlPr>
              <w:del w:id="1314" w:author="Zhang Li" w:date="2022-06-12T14:02:00Z">
                <w:rPr>
                  <w:rFonts w:ascii="Cambria Math" w:eastAsia="宋体" w:hAnsi="Cambria Math" w:cs="Times New Roman"/>
                  <w:kern w:val="0"/>
                  <w:sz w:val="24"/>
                  <w:szCs w:val="24"/>
                </w:rPr>
              </w:del>
            </m:ctrlPr>
          </m:sSubPr>
          <m:e>
            <m:r>
              <w:del w:id="1315" w:author="Zhang Li" w:date="2022-06-12T14:02:00Z">
                <w:rPr>
                  <w:rFonts w:ascii="Cambria Math" w:eastAsia="宋体" w:hAnsi="Cambria Math" w:cs="Times New Roman"/>
                  <w:kern w:val="0"/>
                  <w:sz w:val="24"/>
                  <w:szCs w:val="24"/>
                </w:rPr>
                <m:t>t</m:t>
              </w:del>
            </m:r>
          </m:e>
          <m:sub>
            <m:r>
              <w:del w:id="1316" w:author="Zhang Li" w:date="2022-06-12T14:02:00Z">
                <m:rPr>
                  <m:sty m:val="p"/>
                </m:rPr>
                <w:rPr>
                  <w:rFonts w:ascii="Cambria Math" w:eastAsia="宋体" w:hAnsi="Cambria Math" w:cs="Times New Roman"/>
                  <w:kern w:val="0"/>
                  <w:sz w:val="24"/>
                  <w:szCs w:val="24"/>
                </w:rPr>
                <m:t>22</m:t>
              </w:del>
            </m:r>
          </m:sub>
        </m:sSub>
        <m:r>
          <w:del w:id="1317" w:author="Zhang Li" w:date="2022-06-12T14:02:00Z">
            <m:rPr>
              <m:sty m:val="p"/>
            </m:rPr>
            <w:rPr>
              <w:rFonts w:ascii="Cambria Math" w:eastAsia="宋体" w:hAnsi="Cambria Math" w:cs="Times New Roman"/>
              <w:kern w:val="0"/>
              <w:sz w:val="24"/>
              <w:szCs w:val="24"/>
            </w:rPr>
            <m:t>,⋯,</m:t>
          </w:del>
        </m:r>
        <m:sSub>
          <m:sSubPr>
            <m:ctrlPr>
              <w:del w:id="1318" w:author="Zhang Li" w:date="2022-06-12T14:02:00Z">
                <w:rPr>
                  <w:rFonts w:ascii="Cambria Math" w:eastAsia="宋体" w:hAnsi="Cambria Math" w:cs="Times New Roman"/>
                  <w:kern w:val="0"/>
                  <w:sz w:val="24"/>
                  <w:szCs w:val="24"/>
                </w:rPr>
              </w:del>
            </m:ctrlPr>
          </m:sSubPr>
          <m:e>
            <m:r>
              <w:del w:id="1319" w:author="Zhang Li" w:date="2022-06-12T14:02:00Z">
                <w:rPr>
                  <w:rFonts w:ascii="Cambria Math" w:eastAsia="宋体" w:hAnsi="Cambria Math" w:cs="Times New Roman"/>
                  <w:kern w:val="0"/>
                  <w:sz w:val="24"/>
                  <w:szCs w:val="24"/>
                </w:rPr>
                <m:t>t</m:t>
              </w:del>
            </m:r>
          </m:e>
          <m:sub>
            <m:r>
              <w:del w:id="1320" w:author="Zhang Li" w:date="2022-06-12T14:02:00Z">
                <m:rPr>
                  <m:sty m:val="p"/>
                </m:rPr>
                <w:rPr>
                  <w:rFonts w:ascii="Cambria Math" w:eastAsia="宋体" w:hAnsi="Cambria Math" w:cs="Times New Roman"/>
                  <w:kern w:val="0"/>
                  <w:sz w:val="24"/>
                  <w:szCs w:val="24"/>
                </w:rPr>
                <m:t>2</m:t>
              </w:del>
            </m:r>
            <m:sSub>
              <m:sSubPr>
                <m:ctrlPr>
                  <w:del w:id="1321" w:author="Zhang Li" w:date="2022-06-12T14:02:00Z">
                    <w:rPr>
                      <w:rFonts w:ascii="Cambria Math" w:eastAsia="宋体" w:hAnsi="Cambria Math" w:cs="Times New Roman"/>
                      <w:kern w:val="0"/>
                      <w:sz w:val="24"/>
                      <w:szCs w:val="24"/>
                    </w:rPr>
                  </w:del>
                </m:ctrlPr>
              </m:sSubPr>
              <m:e>
                <m:r>
                  <w:del w:id="1322" w:author="Zhang Li" w:date="2022-06-12T14:02:00Z">
                    <w:rPr>
                      <w:rFonts w:ascii="Cambria Math" w:eastAsia="宋体" w:hAnsi="Cambria Math" w:cs="Times New Roman"/>
                      <w:kern w:val="0"/>
                      <w:sz w:val="24"/>
                      <w:szCs w:val="24"/>
                    </w:rPr>
                    <m:t>m</m:t>
                  </w:del>
                </m:r>
              </m:e>
              <m:sub>
                <m:r>
                  <w:del w:id="1323" w:author="Zhang Li" w:date="2022-06-12T14:02:00Z">
                    <m:rPr>
                      <m:sty m:val="p"/>
                    </m:rPr>
                    <w:rPr>
                      <w:rFonts w:ascii="Cambria Math" w:eastAsia="宋体" w:hAnsi="Cambria Math" w:cs="Times New Roman"/>
                      <w:kern w:val="0"/>
                      <w:sz w:val="24"/>
                      <w:szCs w:val="24"/>
                    </w:rPr>
                    <m:t>2</m:t>
                  </w:del>
                </m:r>
              </m:sub>
            </m:sSub>
          </m:sub>
        </m:sSub>
      </m:oMath>
      <w:del w:id="1324"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1325" w:author="Zhang Li" w:date="2022-06-12T14:02:00Z">
            <w:rPr>
              <w:rFonts w:ascii="Cambria Math" w:eastAsia="宋体" w:hAnsi="Cambria Math" w:cs="Times New Roman"/>
              <w:kern w:val="0"/>
              <w:sz w:val="24"/>
              <w:szCs w:val="24"/>
            </w:rPr>
            <m:t xml:space="preserve"> </m:t>
          </w:del>
        </m:r>
        <m:sSubSup>
          <m:sSubSupPr>
            <m:ctrlPr>
              <w:del w:id="1326" w:author="Zhang Li" w:date="2022-06-12T14:02:00Z">
                <w:rPr>
                  <w:rFonts w:ascii="Cambria Math" w:eastAsia="宋体" w:hAnsi="Cambria Math" w:cs="Times New Roman"/>
                  <w:kern w:val="0"/>
                  <w:sz w:val="24"/>
                  <w:szCs w:val="24"/>
                </w:rPr>
              </w:del>
            </m:ctrlPr>
          </m:sSubSupPr>
          <m:e>
            <m:r>
              <w:del w:id="1327" w:author="Zhang Li" w:date="2022-06-12T14:02:00Z">
                <w:rPr>
                  <w:rFonts w:ascii="Cambria Math" w:eastAsia="宋体" w:hAnsi="Cambria Math" w:cs="Times New Roman"/>
                  <w:kern w:val="0"/>
                  <w:sz w:val="24"/>
                  <w:szCs w:val="24"/>
                </w:rPr>
                <m:t>T</m:t>
              </w:del>
            </m:r>
          </m:e>
          <m:sub>
            <m:r>
              <w:del w:id="1328" w:author="Zhang Li" w:date="2022-06-12T14:02:00Z">
                <w:rPr>
                  <w:rFonts w:ascii="Cambria Math" w:eastAsia="宋体" w:hAnsi="Cambria Math" w:cs="Times New Roman"/>
                  <w:kern w:val="0"/>
                  <w:sz w:val="24"/>
                  <w:szCs w:val="24"/>
                </w:rPr>
                <m:t>avg</m:t>
              </w:del>
            </m:r>
          </m:sub>
          <m:sup>
            <m:r>
              <w:del w:id="1329" w:author="Zhang Li" w:date="2022-06-12T14:02:00Z">
                <m:rPr>
                  <m:sty m:val="p"/>
                </m:rPr>
                <w:rPr>
                  <w:rFonts w:ascii="Cambria Math" w:eastAsia="宋体" w:hAnsi="Cambria Math" w:cs="Times New Roman"/>
                  <w:kern w:val="0"/>
                  <w:sz w:val="24"/>
                  <w:szCs w:val="24"/>
                </w:rPr>
                <m:t>1</m:t>
              </w:del>
            </m:r>
          </m:sup>
        </m:sSubSup>
        <m:r>
          <w:del w:id="1330" w:author="Zhang Li" w:date="2022-06-12T14:02:00Z">
            <m:rPr>
              <m:sty m:val="p"/>
            </m:rPr>
            <w:rPr>
              <w:rFonts w:ascii="Cambria Math" w:eastAsia="宋体" w:hAnsi="Cambria Math" w:cs="Times New Roman"/>
              <w:kern w:val="0"/>
              <w:sz w:val="24"/>
              <w:szCs w:val="24"/>
            </w:rPr>
            <m:t>=</m:t>
          </w:del>
        </m:r>
        <m:f>
          <m:fPr>
            <m:ctrlPr>
              <w:del w:id="1331" w:author="Zhang Li" w:date="2022-06-12T14:02:00Z">
                <w:rPr>
                  <w:rFonts w:ascii="Cambria Math" w:eastAsia="宋体" w:hAnsi="Cambria Math" w:cs="Times New Roman"/>
                  <w:kern w:val="0"/>
                  <w:sz w:val="24"/>
                  <w:szCs w:val="24"/>
                </w:rPr>
              </w:del>
            </m:ctrlPr>
          </m:fPr>
          <m:num>
            <m:nary>
              <m:naryPr>
                <m:chr m:val="∑"/>
                <m:limLoc m:val="undOvr"/>
                <m:ctrlPr>
                  <w:del w:id="1332" w:author="Zhang Li" w:date="2022-06-12T14:02:00Z">
                    <w:rPr>
                      <w:rFonts w:ascii="Cambria Math" w:eastAsia="宋体" w:hAnsi="Cambria Math" w:cs="Times New Roman"/>
                      <w:kern w:val="0"/>
                      <w:sz w:val="24"/>
                      <w:szCs w:val="24"/>
                    </w:rPr>
                  </w:del>
                </m:ctrlPr>
              </m:naryPr>
              <m:sub>
                <m:r>
                  <w:del w:id="1333" w:author="Zhang Li" w:date="2022-06-12T14:02:00Z">
                    <w:rPr>
                      <w:rFonts w:ascii="Cambria Math" w:eastAsia="宋体" w:hAnsi="Cambria Math" w:cs="Times New Roman"/>
                      <w:kern w:val="0"/>
                      <w:sz w:val="24"/>
                      <w:szCs w:val="24"/>
                    </w:rPr>
                    <m:t>i</m:t>
                  </w:del>
                </m:r>
                <m:r>
                  <w:del w:id="1334" w:author="Zhang Li" w:date="2022-06-12T14:02:00Z">
                    <m:rPr>
                      <m:sty m:val="p"/>
                    </m:rPr>
                    <w:rPr>
                      <w:rFonts w:ascii="Cambria Math" w:eastAsia="宋体" w:hAnsi="Cambria Math" w:cs="Times New Roman"/>
                      <w:kern w:val="0"/>
                      <w:sz w:val="24"/>
                      <w:szCs w:val="24"/>
                    </w:rPr>
                    <m:t xml:space="preserve">=1 </m:t>
                  </w:del>
                </m:r>
              </m:sub>
              <m:sup>
                <m:sSub>
                  <m:sSubPr>
                    <m:ctrlPr>
                      <w:del w:id="1335" w:author="Zhang Li" w:date="2022-06-12T14:02:00Z">
                        <w:rPr>
                          <w:rFonts w:ascii="Cambria Math" w:eastAsia="宋体" w:hAnsi="Cambria Math" w:cs="Times New Roman"/>
                          <w:kern w:val="0"/>
                          <w:sz w:val="24"/>
                          <w:szCs w:val="24"/>
                        </w:rPr>
                      </w:del>
                    </m:ctrlPr>
                  </m:sSubPr>
                  <m:e>
                    <m:r>
                      <w:del w:id="1336" w:author="Zhang Li" w:date="2022-06-12T14:02:00Z">
                        <w:rPr>
                          <w:rFonts w:ascii="Cambria Math" w:eastAsia="宋体" w:hAnsi="Cambria Math" w:cs="Times New Roman"/>
                          <w:kern w:val="0"/>
                          <w:sz w:val="24"/>
                          <w:szCs w:val="24"/>
                        </w:rPr>
                        <m:t>m</m:t>
                      </w:del>
                    </m:r>
                  </m:e>
                  <m:sub>
                    <m:r>
                      <w:del w:id="1337" w:author="Zhang Li" w:date="2022-06-12T14:02:00Z">
                        <m:rPr>
                          <m:sty m:val="p"/>
                        </m:rPr>
                        <w:rPr>
                          <w:rFonts w:ascii="Cambria Math" w:eastAsia="宋体" w:hAnsi="Cambria Math" w:cs="Times New Roman"/>
                          <w:kern w:val="0"/>
                          <w:sz w:val="24"/>
                          <w:szCs w:val="24"/>
                        </w:rPr>
                        <m:t>1</m:t>
                      </w:del>
                    </m:r>
                  </m:sub>
                </m:sSub>
              </m:sup>
              <m:e>
                <m:sSub>
                  <m:sSubPr>
                    <m:ctrlPr>
                      <w:del w:id="1338" w:author="Zhang Li" w:date="2022-06-12T14:02:00Z">
                        <w:rPr>
                          <w:rFonts w:ascii="Cambria Math" w:eastAsia="宋体" w:hAnsi="Cambria Math" w:cs="Times New Roman"/>
                          <w:kern w:val="0"/>
                          <w:sz w:val="24"/>
                          <w:szCs w:val="24"/>
                        </w:rPr>
                      </w:del>
                    </m:ctrlPr>
                  </m:sSubPr>
                  <m:e>
                    <m:r>
                      <w:del w:id="1339" w:author="Zhang Li" w:date="2022-06-12T14:02:00Z">
                        <w:rPr>
                          <w:rFonts w:ascii="Cambria Math" w:eastAsia="宋体" w:hAnsi="Cambria Math" w:cs="Times New Roman"/>
                          <w:kern w:val="0"/>
                          <w:sz w:val="24"/>
                          <w:szCs w:val="24"/>
                        </w:rPr>
                        <m:t>t</m:t>
                      </w:del>
                    </m:r>
                  </m:e>
                  <m:sub>
                    <m:r>
                      <w:del w:id="1340" w:author="Zhang Li" w:date="2022-06-12T14:02:00Z">
                        <w:rPr>
                          <w:rFonts w:ascii="Cambria Math" w:eastAsia="宋体" w:hAnsi="Cambria Math" w:cs="Times New Roman"/>
                          <w:kern w:val="0"/>
                          <w:sz w:val="24"/>
                          <w:szCs w:val="24"/>
                        </w:rPr>
                        <m:t>i</m:t>
                      </w:del>
                    </m:r>
                  </m:sub>
                </m:sSub>
              </m:e>
            </m:nary>
          </m:num>
          <m:den>
            <m:sSub>
              <m:sSubPr>
                <m:ctrlPr>
                  <w:del w:id="1341" w:author="Zhang Li" w:date="2022-06-12T14:02:00Z">
                    <w:rPr>
                      <w:rFonts w:ascii="Cambria Math" w:eastAsia="宋体" w:hAnsi="Cambria Math" w:cs="Times New Roman"/>
                      <w:kern w:val="0"/>
                      <w:sz w:val="24"/>
                      <w:szCs w:val="24"/>
                    </w:rPr>
                  </w:del>
                </m:ctrlPr>
              </m:sSubPr>
              <m:e>
                <m:r>
                  <w:del w:id="1342" w:author="Zhang Li" w:date="2022-06-12T14:02:00Z">
                    <w:rPr>
                      <w:rFonts w:ascii="Cambria Math" w:eastAsia="宋体" w:hAnsi="Cambria Math" w:cs="Times New Roman"/>
                      <w:kern w:val="0"/>
                      <w:sz w:val="24"/>
                      <w:szCs w:val="24"/>
                    </w:rPr>
                    <m:t>m</m:t>
                  </w:del>
                </m:r>
              </m:e>
              <m:sub>
                <m:r>
                  <w:del w:id="1343" w:author="Zhang Li" w:date="2022-06-12T14:02:00Z">
                    <m:rPr>
                      <m:sty m:val="p"/>
                    </m:rPr>
                    <w:rPr>
                      <w:rFonts w:ascii="Cambria Math" w:eastAsia="宋体" w:hAnsi="Cambria Math" w:cs="Times New Roman"/>
                      <w:kern w:val="0"/>
                      <w:sz w:val="24"/>
                      <w:szCs w:val="24"/>
                    </w:rPr>
                    <m:t>1</m:t>
                  </w:del>
                </m:r>
              </m:sub>
            </m:sSub>
          </m:den>
        </m:f>
      </m:oMath>
      <w:del w:id="1344"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1345" w:author="Zhang Li" w:date="2022-06-12T14:02:00Z">
                <w:rPr>
                  <w:rFonts w:ascii="Cambria Math" w:eastAsia="宋体" w:hAnsi="Cambria Math" w:cs="Times New Roman"/>
                  <w:kern w:val="0"/>
                  <w:sz w:val="24"/>
                  <w:szCs w:val="24"/>
                </w:rPr>
              </w:del>
            </m:ctrlPr>
          </m:sSubSupPr>
          <m:e>
            <m:r>
              <w:del w:id="1346" w:author="Zhang Li" w:date="2022-06-12T14:02:00Z">
                <w:rPr>
                  <w:rFonts w:ascii="Cambria Math" w:eastAsia="宋体" w:hAnsi="Cambria Math" w:cs="Times New Roman"/>
                  <w:kern w:val="0"/>
                  <w:sz w:val="24"/>
                  <w:szCs w:val="24"/>
                </w:rPr>
                <m:t>T</m:t>
              </w:del>
            </m:r>
          </m:e>
          <m:sub>
            <m:r>
              <w:del w:id="1347" w:author="Zhang Li" w:date="2022-06-12T14:02:00Z">
                <w:rPr>
                  <w:rFonts w:ascii="Cambria Math" w:eastAsia="宋体" w:hAnsi="Cambria Math" w:cs="Times New Roman"/>
                  <w:kern w:val="0"/>
                  <w:sz w:val="24"/>
                  <w:szCs w:val="24"/>
                </w:rPr>
                <m:t>avg</m:t>
              </w:del>
            </m:r>
          </m:sub>
          <m:sup>
            <m:r>
              <w:del w:id="1348" w:author="Zhang Li" w:date="2022-06-12T14:02:00Z">
                <m:rPr>
                  <m:sty m:val="p"/>
                </m:rPr>
                <w:rPr>
                  <w:rFonts w:ascii="Cambria Math" w:eastAsia="宋体" w:hAnsi="Cambria Math" w:cs="Times New Roman"/>
                  <w:kern w:val="0"/>
                  <w:sz w:val="24"/>
                  <w:szCs w:val="24"/>
                </w:rPr>
                <m:t>2</m:t>
              </w:del>
            </m:r>
          </m:sup>
        </m:sSubSup>
        <m:r>
          <w:del w:id="1349" w:author="Zhang Li" w:date="2022-06-12T14:02:00Z">
            <m:rPr>
              <m:sty m:val="p"/>
            </m:rPr>
            <w:rPr>
              <w:rFonts w:ascii="Cambria Math" w:eastAsia="宋体" w:hAnsi="Cambria Math" w:cs="Times New Roman"/>
              <w:kern w:val="0"/>
              <w:sz w:val="24"/>
              <w:szCs w:val="24"/>
            </w:rPr>
            <m:t>=</m:t>
          </w:del>
        </m:r>
        <m:f>
          <m:fPr>
            <m:ctrlPr>
              <w:del w:id="1350" w:author="Zhang Li" w:date="2022-06-12T14:02:00Z">
                <w:rPr>
                  <w:rFonts w:ascii="Cambria Math" w:eastAsia="宋体" w:hAnsi="Cambria Math" w:cs="Times New Roman"/>
                  <w:kern w:val="0"/>
                  <w:sz w:val="24"/>
                  <w:szCs w:val="24"/>
                </w:rPr>
              </w:del>
            </m:ctrlPr>
          </m:fPr>
          <m:num>
            <m:nary>
              <m:naryPr>
                <m:chr m:val="∑"/>
                <m:limLoc m:val="undOvr"/>
                <m:ctrlPr>
                  <w:del w:id="1351" w:author="Zhang Li" w:date="2022-06-12T14:02:00Z">
                    <w:rPr>
                      <w:rFonts w:ascii="Cambria Math" w:eastAsia="宋体" w:hAnsi="Cambria Math" w:cs="Times New Roman"/>
                      <w:kern w:val="0"/>
                      <w:sz w:val="24"/>
                      <w:szCs w:val="24"/>
                    </w:rPr>
                  </w:del>
                </m:ctrlPr>
              </m:naryPr>
              <m:sub>
                <m:r>
                  <w:del w:id="1352" w:author="Zhang Li" w:date="2022-06-12T14:02:00Z">
                    <w:rPr>
                      <w:rFonts w:ascii="Cambria Math" w:eastAsia="宋体" w:hAnsi="Cambria Math" w:cs="Times New Roman"/>
                      <w:kern w:val="0"/>
                      <w:sz w:val="24"/>
                      <w:szCs w:val="24"/>
                    </w:rPr>
                    <m:t>i</m:t>
                  </w:del>
                </m:r>
                <m:r>
                  <w:del w:id="1353" w:author="Zhang Li" w:date="2022-06-12T14:02:00Z">
                    <m:rPr>
                      <m:sty m:val="p"/>
                    </m:rPr>
                    <w:rPr>
                      <w:rFonts w:ascii="Cambria Math" w:eastAsia="宋体" w:hAnsi="Cambria Math" w:cs="Times New Roman"/>
                      <w:kern w:val="0"/>
                      <w:sz w:val="24"/>
                      <w:szCs w:val="24"/>
                    </w:rPr>
                    <m:t xml:space="preserve">=1 </m:t>
                  </w:del>
                </m:r>
              </m:sub>
              <m:sup>
                <m:sSub>
                  <m:sSubPr>
                    <m:ctrlPr>
                      <w:del w:id="1354" w:author="Zhang Li" w:date="2022-06-12T14:02:00Z">
                        <w:rPr>
                          <w:rFonts w:ascii="Cambria Math" w:eastAsia="宋体" w:hAnsi="Cambria Math" w:cs="Times New Roman"/>
                          <w:kern w:val="0"/>
                          <w:sz w:val="24"/>
                          <w:szCs w:val="24"/>
                        </w:rPr>
                      </w:del>
                    </m:ctrlPr>
                  </m:sSubPr>
                  <m:e>
                    <m:r>
                      <w:del w:id="1355" w:author="Zhang Li" w:date="2022-06-12T14:02:00Z">
                        <w:rPr>
                          <w:rFonts w:ascii="Cambria Math" w:eastAsia="宋体" w:hAnsi="Cambria Math" w:cs="Times New Roman"/>
                          <w:kern w:val="0"/>
                          <w:sz w:val="24"/>
                          <w:szCs w:val="24"/>
                        </w:rPr>
                        <m:t>m</m:t>
                      </w:del>
                    </m:r>
                  </m:e>
                  <m:sub>
                    <m:r>
                      <w:del w:id="1356" w:author="Zhang Li" w:date="2022-06-12T14:02:00Z">
                        <m:rPr>
                          <m:sty m:val="p"/>
                        </m:rPr>
                        <w:rPr>
                          <w:rFonts w:ascii="Cambria Math" w:eastAsia="宋体" w:hAnsi="Cambria Math" w:cs="Times New Roman"/>
                          <w:kern w:val="0"/>
                          <w:sz w:val="24"/>
                          <w:szCs w:val="24"/>
                        </w:rPr>
                        <m:t>2</m:t>
                      </w:del>
                    </m:r>
                  </m:sub>
                </m:sSub>
              </m:sup>
              <m:e>
                <m:sSub>
                  <m:sSubPr>
                    <m:ctrlPr>
                      <w:del w:id="1357" w:author="Zhang Li" w:date="2022-06-12T14:02:00Z">
                        <w:rPr>
                          <w:rFonts w:ascii="Cambria Math" w:eastAsia="宋体" w:hAnsi="Cambria Math" w:cs="Times New Roman"/>
                          <w:kern w:val="0"/>
                          <w:sz w:val="24"/>
                          <w:szCs w:val="24"/>
                        </w:rPr>
                      </w:del>
                    </m:ctrlPr>
                  </m:sSubPr>
                  <m:e>
                    <m:r>
                      <w:del w:id="1358" w:author="Zhang Li" w:date="2022-06-12T14:02:00Z">
                        <w:rPr>
                          <w:rFonts w:ascii="Cambria Math" w:eastAsia="宋体" w:hAnsi="Cambria Math" w:cs="Times New Roman"/>
                          <w:kern w:val="0"/>
                          <w:sz w:val="24"/>
                          <w:szCs w:val="24"/>
                        </w:rPr>
                        <m:t>t</m:t>
                      </w:del>
                    </m:r>
                  </m:e>
                  <m:sub>
                    <m:r>
                      <w:del w:id="1359" w:author="Zhang Li" w:date="2022-06-12T14:02:00Z">
                        <w:rPr>
                          <w:rFonts w:ascii="Cambria Math" w:eastAsia="宋体" w:hAnsi="Cambria Math" w:cs="Times New Roman"/>
                          <w:kern w:val="0"/>
                          <w:sz w:val="24"/>
                          <w:szCs w:val="24"/>
                        </w:rPr>
                        <m:t>i</m:t>
                      </w:del>
                    </m:r>
                  </m:sub>
                </m:sSub>
              </m:e>
            </m:nary>
          </m:num>
          <m:den>
            <m:sSub>
              <m:sSubPr>
                <m:ctrlPr>
                  <w:del w:id="1360" w:author="Zhang Li" w:date="2022-06-12T14:02:00Z">
                    <w:rPr>
                      <w:rFonts w:ascii="Cambria Math" w:eastAsia="宋体" w:hAnsi="Cambria Math" w:cs="Times New Roman"/>
                      <w:kern w:val="0"/>
                      <w:sz w:val="24"/>
                      <w:szCs w:val="24"/>
                    </w:rPr>
                  </w:del>
                </m:ctrlPr>
              </m:sSubPr>
              <m:e>
                <m:r>
                  <w:del w:id="1361" w:author="Zhang Li" w:date="2022-06-12T14:02:00Z">
                    <w:rPr>
                      <w:rFonts w:ascii="Cambria Math" w:eastAsia="宋体" w:hAnsi="Cambria Math" w:cs="Times New Roman"/>
                      <w:kern w:val="0"/>
                      <w:sz w:val="24"/>
                      <w:szCs w:val="24"/>
                    </w:rPr>
                    <m:t>m</m:t>
                  </w:del>
                </m:r>
              </m:e>
              <m:sub>
                <m:r>
                  <w:del w:id="1362" w:author="Zhang Li" w:date="2022-06-12T14:02:00Z">
                    <m:rPr>
                      <m:sty m:val="p"/>
                    </m:rPr>
                    <w:rPr>
                      <w:rFonts w:ascii="Cambria Math" w:eastAsia="宋体" w:hAnsi="Cambria Math" w:cs="Times New Roman"/>
                      <w:kern w:val="0"/>
                      <w:sz w:val="24"/>
                      <w:szCs w:val="24"/>
                    </w:rPr>
                    <m:t>2</m:t>
                  </w:del>
                </m:r>
              </m:sub>
            </m:sSub>
          </m:den>
        </m:f>
      </m:oMath>
      <w:del w:id="1363"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1364" w:author="Zhang Li" w:date="2022-06-12T14:02:00Z">
                <w:rPr>
                  <w:rFonts w:ascii="Cambria Math" w:eastAsia="宋体" w:hAnsi="Cambria Math" w:cs="Times New Roman"/>
                  <w:kern w:val="0"/>
                  <w:sz w:val="24"/>
                  <w:szCs w:val="24"/>
                </w:rPr>
              </w:del>
            </m:ctrlPr>
          </m:sSubSupPr>
          <m:e>
            <m:r>
              <w:del w:id="1365" w:author="Zhang Li" w:date="2022-06-12T14:02:00Z">
                <w:rPr>
                  <w:rFonts w:ascii="Cambria Math" w:eastAsia="宋体" w:hAnsi="Cambria Math" w:cs="Times New Roman"/>
                  <w:kern w:val="0"/>
                  <w:sz w:val="24"/>
                  <w:szCs w:val="24"/>
                </w:rPr>
                <m:t>T</m:t>
              </w:del>
            </m:r>
          </m:e>
          <m:sub>
            <m:r>
              <w:del w:id="1366" w:author="Zhang Li" w:date="2022-06-12T14:02:00Z">
                <w:rPr>
                  <w:rFonts w:ascii="Cambria Math" w:eastAsia="宋体" w:hAnsi="Cambria Math" w:cs="Times New Roman"/>
                  <w:kern w:val="0"/>
                  <w:sz w:val="24"/>
                  <w:szCs w:val="24"/>
                </w:rPr>
                <m:t>avg</m:t>
              </w:del>
            </m:r>
          </m:sub>
          <m:sup>
            <m:r>
              <w:del w:id="1367" w:author="Zhang Li" w:date="2022-06-12T14:02:00Z">
                <m:rPr>
                  <m:sty m:val="p"/>
                </m:rPr>
                <w:rPr>
                  <w:rFonts w:ascii="Cambria Math" w:eastAsia="宋体" w:hAnsi="Cambria Math" w:cs="Times New Roman"/>
                  <w:kern w:val="0"/>
                  <w:sz w:val="24"/>
                  <w:szCs w:val="24"/>
                </w:rPr>
                <m:t>1</m:t>
              </w:del>
            </m:r>
          </m:sup>
        </m:sSubSup>
        <m:r>
          <w:del w:id="1368" w:author="Zhang Li" w:date="2022-06-12T14:02:00Z">
            <m:rPr>
              <m:sty m:val="p"/>
            </m:rPr>
            <w:rPr>
              <w:rFonts w:ascii="Cambria Math" w:eastAsia="宋体" w:hAnsi="Cambria Math" w:cs="Times New Roman"/>
              <w:kern w:val="0"/>
              <w:sz w:val="24"/>
              <w:szCs w:val="24"/>
            </w:rPr>
            <m:t>&lt;</m:t>
          </w:del>
        </m:r>
        <m:sSubSup>
          <m:sSubSupPr>
            <m:ctrlPr>
              <w:del w:id="1369" w:author="Zhang Li" w:date="2022-06-12T14:02:00Z">
                <w:rPr>
                  <w:rFonts w:ascii="Cambria Math" w:eastAsia="宋体" w:hAnsi="Cambria Math" w:cs="Times New Roman"/>
                  <w:kern w:val="0"/>
                  <w:sz w:val="24"/>
                  <w:szCs w:val="24"/>
                </w:rPr>
              </w:del>
            </m:ctrlPr>
          </m:sSubSupPr>
          <m:e>
            <m:r>
              <w:del w:id="1370" w:author="Zhang Li" w:date="2022-06-12T14:02:00Z">
                <w:rPr>
                  <w:rFonts w:ascii="Cambria Math" w:eastAsia="宋体" w:hAnsi="Cambria Math" w:cs="Times New Roman"/>
                  <w:kern w:val="0"/>
                  <w:sz w:val="24"/>
                  <w:szCs w:val="24"/>
                </w:rPr>
                <m:t>T</m:t>
              </w:del>
            </m:r>
          </m:e>
          <m:sub>
            <m:r>
              <w:del w:id="1371" w:author="Zhang Li" w:date="2022-06-12T14:02:00Z">
                <w:rPr>
                  <w:rFonts w:ascii="Cambria Math" w:eastAsia="宋体" w:hAnsi="Cambria Math" w:cs="Times New Roman"/>
                  <w:kern w:val="0"/>
                  <w:sz w:val="24"/>
                  <w:szCs w:val="24"/>
                </w:rPr>
                <m:t>avg</m:t>
              </w:del>
            </m:r>
          </m:sub>
          <m:sup>
            <m:r>
              <w:del w:id="1372" w:author="Zhang Li" w:date="2022-06-12T14:02:00Z">
                <m:rPr>
                  <m:sty m:val="p"/>
                </m:rPr>
                <w:rPr>
                  <w:rFonts w:ascii="Cambria Math" w:eastAsia="宋体" w:hAnsi="Cambria Math" w:cs="Times New Roman"/>
                  <w:kern w:val="0"/>
                  <w:sz w:val="24"/>
                  <w:szCs w:val="24"/>
                </w:rPr>
                <m:t>2</m:t>
              </w:del>
            </m:r>
          </m:sup>
        </m:sSubSup>
      </m:oMath>
      <w:del w:id="1373"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1374" w:author="Zhang Li" w:date="2022-06-12T14:02:00Z">
            <w:rPr>
              <w:rFonts w:ascii="Cambria Math" w:eastAsia="宋体" w:hAnsi="Cambria Math" w:cs="Times New Roman"/>
              <w:kern w:val="0"/>
              <w:sz w:val="24"/>
              <w:szCs w:val="24"/>
            </w:rPr>
            <m:t>Sig</m:t>
          </w:del>
        </m:r>
        <m:sSub>
          <m:sSubPr>
            <m:ctrlPr>
              <w:del w:id="1375" w:author="Zhang Li" w:date="2022-06-12T14:02:00Z">
                <w:rPr>
                  <w:rFonts w:ascii="Cambria Math" w:eastAsia="宋体" w:hAnsi="Cambria Math" w:cs="Times New Roman"/>
                  <w:kern w:val="0"/>
                  <w:sz w:val="24"/>
                  <w:szCs w:val="24"/>
                </w:rPr>
              </w:del>
            </m:ctrlPr>
          </m:sSubPr>
          <m:e>
            <m:r>
              <w:del w:id="1376" w:author="Zhang Li" w:date="2022-06-12T14:02:00Z">
                <w:rPr>
                  <w:rFonts w:ascii="Cambria Math" w:eastAsia="宋体" w:hAnsi="Cambria Math" w:cs="Times New Roman"/>
                  <w:kern w:val="0"/>
                  <w:sz w:val="24"/>
                  <w:szCs w:val="24"/>
                </w:rPr>
                <m:t>s</m:t>
              </w:del>
            </m:r>
          </m:e>
          <m:sub>
            <m:r>
              <w:del w:id="1377" w:author="Zhang Li" w:date="2022-06-12T14:02:00Z">
                <m:rPr>
                  <m:sty m:val="p"/>
                </m:rPr>
                <w:rPr>
                  <w:rFonts w:ascii="Cambria Math" w:eastAsia="宋体" w:hAnsi="Cambria Math" w:cs="Times New Roman"/>
                  <w:kern w:val="0"/>
                  <w:sz w:val="24"/>
                  <w:szCs w:val="24"/>
                </w:rPr>
                <m:t>1</m:t>
              </w:del>
            </m:r>
          </m:sub>
        </m:sSub>
      </m:oMath>
      <w:del w:id="1378"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1379"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1380" w:author="Zhang Li" w:date="2022-06-12T14:10:00Z">
            <m:rPr>
              <m:sty m:val="p"/>
            </m:rPr>
            <w:rPr>
              <w:rFonts w:ascii="Cambria Math" w:eastAsia="宋体" w:hAnsi="Cambria Math" w:cs="Times New Roman"/>
              <w:kern w:val="0"/>
              <w:sz w:val="24"/>
              <w:szCs w:val="24"/>
              <w:highlight w:val="yellow"/>
            </w:rPr>
            <m:t>⌈</m:t>
          </w:del>
        </m:r>
        <m:f>
          <m:fPr>
            <m:ctrlPr>
              <w:del w:id="1381" w:author="Zhang Li" w:date="2022-06-12T14:10:00Z">
                <w:rPr>
                  <w:rFonts w:ascii="Cambria Math" w:eastAsia="宋体" w:hAnsi="Cambria Math" w:cs="Times New Roman"/>
                  <w:kern w:val="0"/>
                  <w:sz w:val="24"/>
                  <w:szCs w:val="24"/>
                  <w:highlight w:val="yellow"/>
                </w:rPr>
              </w:del>
            </m:ctrlPr>
          </m:fPr>
          <m:num>
            <m:r>
              <w:del w:id="1382" w:author="Zhang Li" w:date="2022-06-12T14:10:00Z">
                <w:rPr>
                  <w:rFonts w:ascii="Cambria Math" w:eastAsia="宋体" w:hAnsi="Cambria Math" w:cs="Times New Roman"/>
                  <w:kern w:val="0"/>
                  <w:sz w:val="24"/>
                  <w:szCs w:val="24"/>
                  <w:highlight w:val="yellow"/>
                </w:rPr>
                <m:t>N+1</m:t>
              </w:del>
            </m:r>
          </m:num>
          <m:den>
            <m:r>
              <w:del w:id="1383" w:author="Zhang Li" w:date="2022-06-12T14:10:00Z">
                <m:rPr>
                  <m:sty m:val="p"/>
                </m:rPr>
                <w:rPr>
                  <w:rFonts w:ascii="Cambria Math" w:eastAsia="宋体" w:hAnsi="Cambria Math" w:cs="Times New Roman"/>
                  <w:kern w:val="0"/>
                  <w:sz w:val="24"/>
                  <w:szCs w:val="24"/>
                  <w:highlight w:val="yellow"/>
                </w:rPr>
                <m:t>2</m:t>
              </w:del>
            </m:r>
          </m:den>
        </m:f>
        <m:r>
          <w:del w:id="1384" w:author="Zhang Li" w:date="2022-06-12T14:10:00Z">
            <m:rPr>
              <m:sty m:val="p"/>
            </m:rPr>
            <w:rPr>
              <w:rFonts w:ascii="Cambria Math" w:eastAsia="宋体" w:hAnsi="Cambria Math" w:cs="Times New Roman"/>
              <w:kern w:val="0"/>
              <w:sz w:val="24"/>
              <w:szCs w:val="24"/>
              <w:highlight w:val="yellow"/>
            </w:rPr>
            <m:t>⌉</m:t>
          </w:del>
        </m:r>
      </m:oMath>
      <w:del w:id="1385" w:author="Zhang Li" w:date="2022-06-12T14:10:00Z">
        <w:r w:rsidRPr="00A21B1E" w:rsidDel="00414167">
          <w:rPr>
            <w:rFonts w:ascii="Times New Roman" w:eastAsia="宋体" w:hAnsi="Times New Roman" w:cs="Times New Roman" w:hint="eastAsia"/>
            <w:kern w:val="0"/>
            <w:sz w:val="24"/>
            <w:szCs w:val="24"/>
            <w:highlight w:val="yellow"/>
          </w:rPr>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1386" w:author="Zhang Li" w:date="2022-06-12T14:10:00Z">
            <m:rPr>
              <m:sty m:val="p"/>
            </m:rPr>
            <w:rPr>
              <w:rFonts w:ascii="Cambria Math" w:eastAsia="宋体" w:hAnsi="Cambria Math" w:cs="Times New Roman"/>
              <w:kern w:val="0"/>
              <w:sz w:val="24"/>
              <w:szCs w:val="24"/>
              <w:highlight w:val="yellow"/>
            </w:rPr>
            <m:t>⌈</m:t>
          </w:del>
        </m:r>
        <m:f>
          <m:fPr>
            <m:ctrlPr>
              <w:del w:id="1387" w:author="Zhang Li" w:date="2022-06-12T14:10:00Z">
                <w:rPr>
                  <w:rFonts w:ascii="Cambria Math" w:eastAsia="宋体" w:hAnsi="Cambria Math" w:cs="Times New Roman"/>
                  <w:kern w:val="0"/>
                  <w:sz w:val="24"/>
                  <w:szCs w:val="24"/>
                  <w:highlight w:val="yellow"/>
                </w:rPr>
              </w:del>
            </m:ctrlPr>
          </m:fPr>
          <m:num>
            <m:r>
              <w:del w:id="1388" w:author="Zhang Li" w:date="2022-06-12T14:10:00Z">
                <w:rPr>
                  <w:rFonts w:ascii="Cambria Math" w:eastAsia="宋体" w:hAnsi="Cambria Math" w:cs="Times New Roman"/>
                  <w:kern w:val="0"/>
                  <w:sz w:val="24"/>
                  <w:szCs w:val="24"/>
                  <w:highlight w:val="yellow"/>
                </w:rPr>
                <m:t>N+1</m:t>
              </w:del>
            </m:r>
          </m:num>
          <m:den>
            <m:r>
              <w:del w:id="1389" w:author="Zhang Li" w:date="2022-06-12T14:10:00Z">
                <m:rPr>
                  <m:sty m:val="p"/>
                </m:rPr>
                <w:rPr>
                  <w:rFonts w:ascii="Cambria Math" w:eastAsia="宋体" w:hAnsi="Cambria Math" w:cs="Times New Roman"/>
                  <w:kern w:val="0"/>
                  <w:sz w:val="24"/>
                  <w:szCs w:val="24"/>
                  <w:highlight w:val="yellow"/>
                </w:rPr>
                <m:t>2</m:t>
              </w:del>
            </m:r>
          </m:den>
        </m:f>
        <m:r>
          <w:del w:id="1390" w:author="Zhang Li" w:date="2022-06-12T14:10:00Z">
            <m:rPr>
              <m:sty m:val="p"/>
            </m:rPr>
            <w:rPr>
              <w:rFonts w:ascii="Cambria Math" w:eastAsia="宋体" w:hAnsi="Cambria Math" w:cs="Times New Roman"/>
              <w:kern w:val="0"/>
              <w:sz w:val="24"/>
              <w:szCs w:val="24"/>
              <w:highlight w:val="yellow"/>
            </w:rPr>
            <m:t>⌉</m:t>
          </w:del>
        </m:r>
      </m:oMath>
      <w:del w:id="1391"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410EC9E2"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090F4018" w14:textId="67FE134C"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del w:id="1392" w:author="Zhang Li" w:date="2022-06-12T14:24:00Z">
        <w:r w:rsidDel="00B44054">
          <w:rPr>
            <w:rFonts w:ascii="Times New Roman" w:eastAsia="宋体" w:hAnsi="Times New Roman" w:cs="Times New Roman"/>
            <w:kern w:val="0"/>
            <w:sz w:val="24"/>
            <w:szCs w:val="24"/>
          </w:rPr>
          <w:delText>Reduction of</w:delText>
        </w:r>
      </w:del>
      <w:ins w:id="1393" w:author="Zhang Li" w:date="2022-06-12T14:24:00Z">
        <w:r w:rsidR="00B44054">
          <w:rPr>
            <w:rFonts w:ascii="Times New Roman" w:eastAsia="宋体" w:hAnsi="Times New Roman" w:cs="Times New Roman"/>
            <w:kern w:val="0"/>
            <w:sz w:val="24"/>
            <w:szCs w:val="24"/>
          </w:rPr>
          <w:t>R</w:t>
        </w:r>
      </w:ins>
      <w:ins w:id="1394"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active time will decrease the stability of nodes, which </w:t>
      </w:r>
      <w:del w:id="1395"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the </w:t>
      </w:r>
      <w:ins w:id="1396" w:author="Zhang Li" w:date="2022-06-12T14:28:00Z">
        <w:r w:rsidR="00B44054">
          <w:rPr>
            <w:rFonts w:ascii="Times New Roman" w:eastAsia="宋体" w:hAnsi="Times New Roman" w:cs="Times New Roman"/>
            <w:kern w:val="0"/>
            <w:sz w:val="24"/>
            <w:szCs w:val="24"/>
          </w:rPr>
          <w:t xml:space="preserve">elected </w:t>
        </w:r>
      </w:ins>
      <w:r>
        <w:rPr>
          <w:rFonts w:ascii="Times New Roman" w:eastAsia="宋体" w:hAnsi="Times New Roman" w:cs="Times New Roman"/>
          <w:kern w:val="0"/>
          <w:sz w:val="24"/>
          <w:szCs w:val="24"/>
        </w:rPr>
        <w:t>probability</w:t>
      </w:r>
      <w:del w:id="1397" w:author="Zhang Li" w:date="2022-06-12T14:28:00Z">
        <w:r w:rsidDel="00B44054">
          <w:rPr>
            <w:rFonts w:ascii="Times New Roman" w:eastAsia="宋体" w:hAnsi="Times New Roman" w:cs="Times New Roman"/>
            <w:kern w:val="0"/>
            <w:sz w:val="24"/>
            <w:szCs w:val="24"/>
          </w:rPr>
          <w:delText xml:space="preserve"> that </w:delText>
        </w:r>
      </w:del>
      <w:del w:id="1398" w:author="Zhang Li" w:date="2022-06-12T14:26:00Z">
        <w:r w:rsidDel="00B44054">
          <w:rPr>
            <w:rFonts w:ascii="Times New Roman" w:eastAsia="宋体" w:hAnsi="Times New Roman" w:cs="Times New Roman"/>
            <w:kern w:val="0"/>
            <w:sz w:val="24"/>
            <w:szCs w:val="24"/>
          </w:rPr>
          <w:delText xml:space="preserve">it is </w:delText>
        </w:r>
      </w:del>
      <w:del w:id="1399" w:author="Zhang Li" w:date="2022-06-12T14:28:00Z">
        <w:r w:rsidDel="00B44054">
          <w:rPr>
            <w:rFonts w:ascii="Times New Roman" w:eastAsia="宋体" w:hAnsi="Times New Roman" w:cs="Times New Roman"/>
            <w:kern w:val="0"/>
            <w:sz w:val="24"/>
            <w:szCs w:val="24"/>
          </w:rPr>
          <w:delText>elected as block proposer</w:delText>
        </w:r>
      </w:del>
      <w:ins w:id="1400" w:author="Zhang Li" w:date="2022-06-12T14:28:00Z">
        <w:r w:rsidR="00B44054">
          <w:rPr>
            <w:rFonts w:ascii="Times New Roman" w:eastAsia="宋体" w:hAnsi="Times New Roman" w:cs="Times New Roman"/>
            <w:kern w:val="0"/>
            <w:sz w:val="24"/>
            <w:szCs w:val="24"/>
          </w:rPr>
          <w:t xml:space="preserve"> of nodes</w:t>
        </w:r>
      </w:ins>
      <w:r>
        <w:rPr>
          <w:rFonts w:ascii="Times New Roman" w:eastAsia="宋体" w:hAnsi="Times New Roman" w:cs="Times New Roman"/>
          <w:kern w:val="0"/>
          <w:sz w:val="24"/>
          <w:szCs w:val="24"/>
        </w:rPr>
        <w:t>. In this way, there is lower chance to finalize an empty block in a round due to malicious nodes’ generation of invalid blocks or doing nothing before timeout</w:t>
      </w:r>
      <w:del w:id="1401" w:author="Zhang Li" w:date="2022-06-12T14:33:00Z">
        <w:r w:rsidDel="00B06A52">
          <w:rPr>
            <w:rFonts w:ascii="Times New Roman" w:eastAsia="宋体" w:hAnsi="Times New Roman" w:cs="Times New Roman"/>
            <w:kern w:val="0"/>
            <w:sz w:val="24"/>
            <w:szCs w:val="24"/>
          </w:rPr>
          <w:delText xml:space="preserve">, </w:delText>
        </w:r>
      </w:del>
      <w:ins w:id="1402" w:author="Zhang Li" w:date="2022-06-12T14:33:00Z">
        <w:r w:rsidR="00B06A52">
          <w:rPr>
            <w:rFonts w:ascii="Times New Roman" w:eastAsia="宋体" w:hAnsi="Times New Roman" w:cs="Times New Roman"/>
            <w:kern w:val="0"/>
            <w:sz w:val="24"/>
            <w:szCs w:val="24"/>
          </w:rPr>
          <w:t xml:space="preserve">. The more valid block finalized, the higher </w:t>
        </w:r>
      </w:ins>
      <w:del w:id="1403" w:author="Zhang Li" w:date="2022-06-12T14:33:00Z">
        <w:r w:rsidDel="00B06A52">
          <w:rPr>
            <w:rFonts w:ascii="Times New Roman" w:eastAsia="宋体" w:hAnsi="Times New Roman" w:cs="Times New Roman"/>
            <w:kern w:val="0"/>
            <w:sz w:val="24"/>
            <w:szCs w:val="24"/>
          </w:rPr>
          <w:delText xml:space="preserve">which will increase </w:delText>
        </w:r>
      </w:del>
      <w:del w:id="1404"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of blockchain system. </w:t>
      </w:r>
      <w:del w:id="1405"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11FC39C2"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w:t>
      </w:r>
      <w:r>
        <w:rPr>
          <w:rFonts w:ascii="Times New Roman" w:eastAsia="宋体" w:hAnsi="Times New Roman" w:cs="Times New Roman"/>
          <w:kern w:val="0"/>
          <w:sz w:val="24"/>
          <w:szCs w:val="24"/>
        </w:rPr>
        <w:lastRenderedPageBreak/>
        <w:t xml:space="preserve">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61FA7C07"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ins w:id="1406" w:author="Zhang Li" w:date="2022-06-12T14:37:00Z">
            <w:rPr>
              <w:rFonts w:ascii="Cambria Math" w:eastAsia="宋体" w:hAnsi="Cambria Math" w:cs="Times New Roman"/>
              <w:kern w:val="0"/>
              <w:sz w:val="24"/>
              <w:szCs w:val="24"/>
            </w:rPr>
            <m:t>v</m:t>
          </w:ins>
        </m:r>
        <m:r>
          <w:del w:id="1407" w:author="Zhang Li" w:date="2022-06-12T14:37:00Z">
            <w:rPr>
              <w:rFonts w:ascii="Cambria Math" w:eastAsia="宋体" w:hAnsi="Cambria Math" w:cs="Times New Roman"/>
              <w:kern w:val="0"/>
              <w:sz w:val="24"/>
              <w:szCs w:val="24"/>
            </w:rPr>
            <m:t>Nod</m:t>
          </w:del>
        </m:r>
        <m:sSub>
          <m:sSubPr>
            <m:ctrlPr>
              <w:del w:id="1408" w:author="Zhang Li" w:date="2022-06-12T14:37:00Z">
                <w:rPr>
                  <w:rFonts w:ascii="Cambria Math" w:eastAsia="宋体" w:hAnsi="Cambria Math" w:cs="Times New Roman"/>
                  <w:i/>
                  <w:kern w:val="0"/>
                  <w:sz w:val="24"/>
                  <w:szCs w:val="24"/>
                </w:rPr>
              </w:del>
            </m:ctrlPr>
          </m:sSubPr>
          <m:e>
            <m:r>
              <w:del w:id="1409" w:author="Zhang Li" w:date="2022-06-12T14:37:00Z">
                <w:rPr>
                  <w:rFonts w:ascii="Cambria Math" w:eastAsia="宋体" w:hAnsi="Cambria Math" w:cs="Times New Roman"/>
                  <w:kern w:val="0"/>
                  <w:sz w:val="24"/>
                  <w:szCs w:val="24"/>
                </w:rPr>
                <m:t>e</m:t>
              </w:del>
            </m:r>
          </m:e>
          <m:sub>
            <m:r>
              <w:del w:id="1410"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1411" w:author="Zhang Li" w:date="2022-06-12T14:38:00Z">
            <w:rPr>
              <w:rFonts w:ascii="Cambria Math" w:eastAsia="宋体" w:hAnsi="Cambria Math" w:cs="Times New Roman"/>
              <w:kern w:val="0"/>
              <w:sz w:val="24"/>
              <w:szCs w:val="24"/>
            </w:rPr>
            <m:t>Nod</m:t>
          </w:del>
        </m:r>
        <m:sSub>
          <m:sSubPr>
            <m:ctrlPr>
              <w:del w:id="1412" w:author="Zhang Li" w:date="2022-06-12T14:38:00Z">
                <w:rPr>
                  <w:rFonts w:ascii="Cambria Math" w:eastAsia="宋体" w:hAnsi="Cambria Math" w:cs="Times New Roman"/>
                  <w:i/>
                  <w:kern w:val="0"/>
                  <w:sz w:val="24"/>
                  <w:szCs w:val="24"/>
                </w:rPr>
              </w:del>
            </m:ctrlPr>
          </m:sSubPr>
          <m:e>
            <m:r>
              <w:del w:id="1413" w:author="Zhang Li" w:date="2022-06-12T14:38:00Z">
                <w:rPr>
                  <w:rFonts w:ascii="Cambria Math" w:eastAsia="宋体" w:hAnsi="Cambria Math" w:cs="Times New Roman"/>
                  <w:kern w:val="0"/>
                  <w:sz w:val="24"/>
                  <w:szCs w:val="24"/>
                </w:rPr>
                <m:t>e</m:t>
              </w:del>
            </m:r>
          </m:e>
          <m:sub>
            <m:r>
              <w:del w:id="1414" w:author="Zhang Li" w:date="2022-06-12T14:38:00Z">
                <w:rPr>
                  <w:rFonts w:ascii="Cambria Math" w:eastAsia="宋体" w:hAnsi="Cambria Math" w:cs="Times New Roman"/>
                  <w:kern w:val="0"/>
                  <w:sz w:val="24"/>
                  <w:szCs w:val="24"/>
                </w:rPr>
                <m:t>u</m:t>
              </w:del>
            </m:r>
          </m:sub>
        </m:sSub>
        <m:r>
          <w:ins w:id="141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1416" w:author="Zhang Li" w:date="2022-06-12T14:38:00Z">
            <w:rPr>
              <w:rFonts w:ascii="Cambria Math" w:eastAsia="宋体" w:hAnsi="Cambria Math" w:cs="Times New Roman"/>
              <w:kern w:val="0"/>
              <w:sz w:val="24"/>
              <w:szCs w:val="24"/>
            </w:rPr>
            <m:t>Nod</m:t>
          </w:del>
        </m:r>
        <m:sSub>
          <m:sSubPr>
            <m:ctrlPr>
              <w:del w:id="1417" w:author="Zhang Li" w:date="2022-06-12T14:38:00Z">
                <w:rPr>
                  <w:rFonts w:ascii="Cambria Math" w:eastAsia="宋体" w:hAnsi="Cambria Math" w:cs="Times New Roman"/>
                  <w:i/>
                  <w:kern w:val="0"/>
                  <w:sz w:val="24"/>
                  <w:szCs w:val="24"/>
                </w:rPr>
              </w:del>
            </m:ctrlPr>
          </m:sSubPr>
          <m:e>
            <m:r>
              <w:del w:id="1418" w:author="Zhang Li" w:date="2022-06-12T14:38:00Z">
                <w:rPr>
                  <w:rFonts w:ascii="Cambria Math" w:eastAsia="宋体" w:hAnsi="Cambria Math" w:cs="Times New Roman"/>
                  <w:kern w:val="0"/>
                  <w:sz w:val="24"/>
                  <w:szCs w:val="24"/>
                </w:rPr>
                <m:t>e</m:t>
              </w:del>
            </m:r>
          </m:e>
          <m:sub>
            <m:r>
              <w:del w:id="1419" w:author="Zhang Li" w:date="2022-06-12T14:38:00Z">
                <w:rPr>
                  <w:rFonts w:ascii="Cambria Math" w:eastAsia="宋体" w:hAnsi="Cambria Math" w:cs="Times New Roman"/>
                  <w:kern w:val="0"/>
                  <w:sz w:val="24"/>
                  <w:szCs w:val="24"/>
                </w:rPr>
                <m:t>v</m:t>
              </w:del>
            </m:r>
          </m:sub>
        </m:sSub>
        <m:r>
          <w:ins w:id="1420"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1421" w:author="Zhang Li" w:date="2022-06-12T14:38:00Z">
            <w:rPr>
              <w:rFonts w:ascii="Cambria Math" w:eastAsia="宋体" w:hAnsi="Cambria Math" w:cs="Times New Roman"/>
              <w:kern w:val="0"/>
              <w:sz w:val="24"/>
              <w:szCs w:val="24"/>
            </w:rPr>
            <m:t>v</m:t>
          </w:ins>
        </m:r>
        <m:r>
          <w:del w:id="1422" w:author="Zhang Li" w:date="2022-06-12T14:38:00Z">
            <w:rPr>
              <w:rFonts w:ascii="Cambria Math" w:eastAsia="宋体" w:hAnsi="Cambria Math" w:cs="Times New Roman"/>
              <w:kern w:val="0"/>
              <w:sz w:val="24"/>
              <w:szCs w:val="24"/>
            </w:rPr>
            <m:t>Nod</m:t>
          </w:del>
        </m:r>
        <m:sSub>
          <m:sSubPr>
            <m:ctrlPr>
              <w:del w:id="1423" w:author="Zhang Li" w:date="2022-06-12T14:38:00Z">
                <w:rPr>
                  <w:rFonts w:ascii="Cambria Math" w:eastAsia="宋体" w:hAnsi="Cambria Math" w:cs="Times New Roman"/>
                  <w:i/>
                  <w:kern w:val="0"/>
                  <w:sz w:val="24"/>
                  <w:szCs w:val="24"/>
                </w:rPr>
              </w:del>
            </m:ctrlPr>
          </m:sSubPr>
          <m:e>
            <m:r>
              <w:del w:id="1424" w:author="Zhang Li" w:date="2022-06-12T14:38:00Z">
                <w:rPr>
                  <w:rFonts w:ascii="Cambria Math" w:eastAsia="宋体" w:hAnsi="Cambria Math" w:cs="Times New Roman"/>
                  <w:kern w:val="0"/>
                  <w:sz w:val="24"/>
                  <w:szCs w:val="24"/>
                </w:rPr>
                <m:t>e</m:t>
              </w:del>
            </m:r>
          </m:e>
          <m:sub>
            <m:r>
              <w:del w:id="1425"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succeed in receiving a block from </w:t>
      </w:r>
      <m:oMath>
        <m:r>
          <w:del w:id="1426" w:author="Zhang Li" w:date="2022-06-12T14:38:00Z">
            <w:rPr>
              <w:rFonts w:ascii="Cambria Math" w:eastAsia="宋体" w:hAnsi="Cambria Math" w:cs="Times New Roman"/>
              <w:kern w:val="0"/>
              <w:sz w:val="24"/>
              <w:szCs w:val="24"/>
            </w:rPr>
            <m:t>Nod</m:t>
          </w:del>
        </m:r>
        <m:sSub>
          <m:sSubPr>
            <m:ctrlPr>
              <w:del w:id="1427" w:author="Zhang Li" w:date="2022-06-12T14:38:00Z">
                <w:rPr>
                  <w:rFonts w:ascii="Cambria Math" w:eastAsia="宋体" w:hAnsi="Cambria Math" w:cs="Times New Roman"/>
                  <w:i/>
                  <w:kern w:val="0"/>
                  <w:sz w:val="24"/>
                  <w:szCs w:val="24"/>
                </w:rPr>
              </w:del>
            </m:ctrlPr>
          </m:sSubPr>
          <m:e>
            <m:r>
              <w:del w:id="1428" w:author="Zhang Li" w:date="2022-06-12T14:38:00Z">
                <w:rPr>
                  <w:rFonts w:ascii="Cambria Math" w:eastAsia="宋体" w:hAnsi="Cambria Math" w:cs="Times New Roman"/>
                  <w:kern w:val="0"/>
                  <w:sz w:val="24"/>
                  <w:szCs w:val="24"/>
                </w:rPr>
                <m:t>e</m:t>
              </w:del>
            </m:r>
          </m:e>
          <m:sub>
            <m:r>
              <w:del w:id="1429" w:author="Zhang Li" w:date="2022-06-12T14:38:00Z">
                <w:rPr>
                  <w:rFonts w:ascii="Cambria Math" w:eastAsia="宋体" w:hAnsi="Cambria Math" w:cs="Times New Roman"/>
                  <w:kern w:val="0"/>
                  <w:sz w:val="24"/>
                  <w:szCs w:val="24"/>
                </w:rPr>
                <m:t>u</m:t>
              </w:del>
            </m:r>
          </m:sub>
        </m:sSub>
        <m:r>
          <w:ins w:id="1430"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w:t>
      </w:r>
      <w:r w:rsidR="00CA5769">
        <w:rPr>
          <w:rFonts w:ascii="Times New Roman" w:eastAsia="宋体" w:hAnsi="Times New Roman" w:cs="Times New Roman"/>
          <w:kern w:val="0"/>
          <w:sz w:val="24"/>
          <w:szCs w:val="24"/>
        </w:rPr>
        <w:t xml:space="preserve">For a consensus node, the consumed power for transmitting a small number of blocks will be lower than </w:t>
      </w:r>
      <w:r w:rsidR="00CA5769" w:rsidRPr="00760B77">
        <w:rPr>
          <w:rFonts w:ascii="Times New Roman" w:eastAsia="宋体" w:hAnsi="Times New Roman" w:cs="Times New Roman"/>
          <w:kern w:val="0"/>
          <w:sz w:val="24"/>
          <w:szCs w:val="24"/>
        </w:rPr>
        <w:t>that for transmitting large number of blocks</w:t>
      </w:r>
      <w:r w:rsidR="00CA5769">
        <w:rPr>
          <w:rFonts w:ascii="Times New Roman" w:eastAsia="宋体" w:hAnsi="Times New Roman" w:cs="Times New Roman"/>
          <w:kern w:val="0"/>
          <w:sz w:val="24"/>
          <w:szCs w:val="24"/>
        </w:rPr>
        <w:t>. The mechanism</w:t>
      </w:r>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762E20EE" w14:textId="63FC3FF6"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78DDD920"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1431"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 and attacks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lastRenderedPageBreak/>
        <w:t>Performance Analysis</w:t>
      </w:r>
    </w:p>
    <w:p w14:paraId="31951B3A" w14:textId="3058177D"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1432" w:author="Zhang Li" w:date="2022-06-12T14:47:00Z">
        <w:r>
          <w:rPr>
            <w:rFonts w:ascii="Times New Roman" w:eastAsia="宋体" w:hAnsi="Times New Roman" w:cs="Times New Roman"/>
            <w:kern w:val="0"/>
            <w:sz w:val="24"/>
            <w:szCs w:val="24"/>
          </w:rPr>
          <w:t>success probability and consensus latency, which is an important metric to measure the performance of a blockchain system</w:t>
        </w:r>
      </w:ins>
      <w:del w:id="1433"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1434" w:author="Zhang Li" w:date="2022-06-12T14:48:00Z">
        <w:r>
          <w:rPr>
            <w:rFonts w:ascii="Times New Roman" w:eastAsia="宋体" w:hAnsi="Times New Roman" w:cs="Times New Roman"/>
            <w:kern w:val="0"/>
            <w:sz w:val="24"/>
            <w:szCs w:val="24"/>
          </w:rPr>
          <w:t>.</w:t>
        </w:r>
      </w:ins>
    </w:p>
    <w:p w14:paraId="71FFE58C" w14:textId="5C5A65D8"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1435" w:author="Zhang Li" w:date="2022-06-12T14:49:00Z">
        <w:r w:rsidR="0031098F">
          <w:rPr>
            <w:rFonts w:ascii="Times New Roman" w:eastAsia="黑体" w:hAnsi="Times New Roman" w:cs="Times New Roman"/>
            <w:sz w:val="24"/>
            <w:szCs w:val="24"/>
          </w:rPr>
          <w:t>Success Probability</w:t>
        </w:r>
        <w:r w:rsidR="0031098F" w:rsidRPr="004246D7">
          <w:rPr>
            <w:rFonts w:ascii="Times New Roman" w:eastAsia="黑体" w:hAnsi="Times New Roman" w:cs="Times New Roman"/>
            <w:sz w:val="24"/>
            <w:szCs w:val="24"/>
          </w:rPr>
          <w:t xml:space="preserve"> Analysis</w:t>
        </w:r>
      </w:ins>
    </w:p>
    <w:p w14:paraId="79D10E79" w14:textId="646DE2C4" w:rsidR="005312B7" w:rsidDel="005312B7" w:rsidRDefault="005312B7" w:rsidP="005312B7">
      <w:pPr>
        <w:spacing w:afterLines="50" w:after="156"/>
        <w:ind w:firstLine="420"/>
        <w:rPr>
          <w:del w:id="1436" w:author="Zhang Li" w:date="2022-06-12T14:50:00Z"/>
          <w:rFonts w:ascii="Times New Roman" w:eastAsia="宋体" w:hAnsi="Times New Roman" w:cs="Times New Roman"/>
          <w:kern w:val="0"/>
          <w:sz w:val="24"/>
          <w:szCs w:val="24"/>
        </w:rPr>
      </w:pPr>
      <w:del w:id="1437"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1438" w:author="Zhang Li" w:date="2022-06-12T14:50:00Z"/>
          <w:rFonts w:ascii="Times New Roman" w:eastAsia="宋体" w:hAnsi="Times New Roman" w:cs="Times New Roman"/>
          <w:kern w:val="0"/>
          <w:sz w:val="24"/>
          <w:szCs w:val="24"/>
        </w:rPr>
      </w:pPr>
      <m:oMathPara>
        <m:oMath>
          <m:r>
            <w:del w:id="1439" w:author="Zhang Li" w:date="2022-06-12T14:50:00Z">
              <w:rPr>
                <w:rFonts w:ascii="Cambria Math" w:eastAsia="宋体" w:hAnsi="Cambria Math" w:cs="Times New Roman"/>
                <w:kern w:val="0"/>
                <w:sz w:val="24"/>
                <w:szCs w:val="24"/>
              </w:rPr>
              <m:t xml:space="preserve">L= </m:t>
            </w:del>
          </m:r>
          <m:sSub>
            <m:sSubPr>
              <m:ctrlPr>
                <w:del w:id="1440" w:author="Zhang Li" w:date="2022-06-12T14:50:00Z">
                  <w:rPr>
                    <w:rFonts w:ascii="Cambria Math" w:eastAsia="宋体" w:hAnsi="Cambria Math" w:cs="Times New Roman"/>
                    <w:i/>
                    <w:kern w:val="0"/>
                    <w:sz w:val="24"/>
                    <w:szCs w:val="24"/>
                  </w:rPr>
                </w:del>
              </m:ctrlPr>
            </m:sSubPr>
            <m:e>
              <m:r>
                <w:del w:id="1441" w:author="Zhang Li" w:date="2022-06-12T14:50:00Z">
                  <w:rPr>
                    <w:rFonts w:ascii="Cambria Math" w:eastAsia="宋体" w:hAnsi="Cambria Math" w:cs="Times New Roman"/>
                    <w:kern w:val="0"/>
                    <w:sz w:val="24"/>
                    <w:szCs w:val="24"/>
                  </w:rPr>
                  <m:t>τ</m:t>
                </w:del>
              </m:r>
            </m:e>
            <m:sub>
              <m:r>
                <w:del w:id="1442" w:author="Zhang Li" w:date="2022-06-12T14:50:00Z">
                  <w:rPr>
                    <w:rFonts w:ascii="Cambria Math" w:eastAsia="宋体" w:hAnsi="Cambria Math" w:cs="Times New Roman"/>
                    <w:kern w:val="0"/>
                    <w:sz w:val="24"/>
                    <w:szCs w:val="24"/>
                  </w:rPr>
                  <m:t>o</m:t>
                </w:del>
              </m:r>
            </m:sub>
          </m:sSub>
          <m:r>
            <w:del w:id="1443" w:author="Zhang Li" w:date="2022-06-12T14:50:00Z">
              <w:rPr>
                <w:rFonts w:ascii="Cambria Math" w:eastAsia="宋体" w:hAnsi="Cambria Math" w:cs="Times New Roman"/>
                <w:kern w:val="0"/>
                <w:sz w:val="24"/>
                <w:szCs w:val="24"/>
              </w:rPr>
              <m:t>⋅</m:t>
            </w:del>
          </m:r>
          <m:nary>
            <m:naryPr>
              <m:chr m:val="∑"/>
              <m:limLoc m:val="undOvr"/>
              <m:ctrlPr>
                <w:del w:id="1444" w:author="Zhang Li" w:date="2022-06-12T14:50:00Z">
                  <w:rPr>
                    <w:rFonts w:ascii="Cambria Math" w:eastAsia="宋体" w:hAnsi="Cambria Math" w:cs="Times New Roman"/>
                    <w:i/>
                    <w:kern w:val="0"/>
                    <w:sz w:val="24"/>
                    <w:szCs w:val="24"/>
                  </w:rPr>
                </w:del>
              </m:ctrlPr>
            </m:naryPr>
            <m:sub>
              <m:r>
                <w:del w:id="1445" w:author="Zhang Li" w:date="2022-06-12T14:50:00Z">
                  <w:rPr>
                    <w:rFonts w:ascii="Cambria Math" w:eastAsia="宋体" w:hAnsi="Cambria Math" w:cs="Times New Roman"/>
                    <w:kern w:val="0"/>
                    <w:sz w:val="24"/>
                    <w:szCs w:val="24"/>
                  </w:rPr>
                  <m:t>i=0</m:t>
                </w:del>
              </m:r>
            </m:sub>
            <m:sup>
              <m:r>
                <w:del w:id="1446" w:author="Zhang Li" w:date="2022-06-12T14:50:00Z">
                  <w:rPr>
                    <w:rFonts w:ascii="Cambria Math" w:eastAsia="宋体" w:hAnsi="Cambria Math" w:cs="Times New Roman"/>
                    <w:kern w:val="0"/>
                    <w:sz w:val="24"/>
                    <w:szCs w:val="24"/>
                  </w:rPr>
                  <m:t>N+1</m:t>
                </w:del>
              </m:r>
            </m:sup>
            <m:e>
              <m:sSub>
                <m:sSubPr>
                  <m:ctrlPr>
                    <w:del w:id="1447" w:author="Zhang Li" w:date="2022-06-12T14:50:00Z">
                      <w:rPr>
                        <w:rFonts w:ascii="Cambria Math" w:eastAsia="宋体" w:hAnsi="Cambria Math" w:cs="Times New Roman"/>
                        <w:i/>
                        <w:kern w:val="0"/>
                        <w:sz w:val="24"/>
                        <w:szCs w:val="24"/>
                      </w:rPr>
                    </w:del>
                  </m:ctrlPr>
                </m:sSubPr>
                <m:e>
                  <m:r>
                    <w:del w:id="1448" w:author="Zhang Li" w:date="2022-06-12T14:50:00Z">
                      <w:rPr>
                        <w:rFonts w:ascii="Cambria Math" w:eastAsia="宋体" w:hAnsi="Cambria Math" w:cs="Times New Roman"/>
                        <w:kern w:val="0"/>
                        <w:sz w:val="24"/>
                        <w:szCs w:val="24"/>
                      </w:rPr>
                      <m:t>T</m:t>
                    </w:del>
                  </m:r>
                </m:e>
                <m:sub>
                  <m:r>
                    <w:del w:id="1449"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1450" w:author="Zhang Li" w:date="2022-06-12T14:50:00Z"/>
          <w:rFonts w:ascii="Times New Roman" w:eastAsia="宋体" w:hAnsi="Times New Roman" w:cs="Times New Roman"/>
          <w:kern w:val="0"/>
          <w:sz w:val="24"/>
          <w:szCs w:val="24"/>
        </w:rPr>
      </w:pPr>
      <w:del w:id="1451"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1452" w:author="Zhang Li" w:date="2022-06-12T14:50:00Z">
            <w:rPr>
              <w:rFonts w:ascii="Cambria Math" w:eastAsia="宋体" w:hAnsi="Cambria Math" w:cs="Times New Roman"/>
              <w:kern w:val="0"/>
              <w:sz w:val="24"/>
              <w:szCs w:val="24"/>
              <w:highlight w:val="yellow"/>
            </w:rPr>
            <m:t>ζ</m:t>
          </w:del>
        </m:r>
      </m:oMath>
      <w:del w:id="1453"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1454" w:author="Zhang Li" w:date="2022-06-12T14:50:00Z">
            <w:rPr>
              <w:rFonts w:ascii="Cambria Math" w:eastAsia="宋体" w:hAnsi="Cambria Math" w:cs="Times New Roman" w:hint="eastAsia"/>
              <w:kern w:val="0"/>
              <w:sz w:val="24"/>
              <w:szCs w:val="24"/>
              <w:highlight w:val="yellow"/>
            </w:rPr>
            <m:t>0</m:t>
          </w:del>
        </m:r>
        <m:r>
          <w:del w:id="1455" w:author="Zhang Li" w:date="2022-06-12T14:50:00Z">
            <w:rPr>
              <w:rFonts w:ascii="Cambria Math" w:eastAsia="宋体" w:hAnsi="Cambria Math" w:cs="Times New Roman" w:hint="eastAsia"/>
              <w:kern w:val="0"/>
              <w:sz w:val="24"/>
              <w:szCs w:val="24"/>
              <w:highlight w:val="yellow"/>
            </w:rPr>
            <m:t>≤</m:t>
          </w:del>
        </m:r>
        <m:r>
          <w:del w:id="1456" w:author="Zhang Li" w:date="2022-06-12T14:50:00Z">
            <w:rPr>
              <w:rFonts w:ascii="Cambria Math" w:eastAsia="宋体" w:hAnsi="Cambria Math" w:cs="Times New Roman" w:hint="eastAsia"/>
              <w:kern w:val="0"/>
              <w:sz w:val="24"/>
              <w:szCs w:val="24"/>
              <w:highlight w:val="yellow"/>
            </w:rPr>
            <m:t>ζ&lt;1</m:t>
          </w:del>
        </m:r>
      </m:oMath>
      <w:del w:id="1457"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1458" w:author="Zhang Li" w:date="2022-06-12T14:50:00Z">
            <w:rPr>
              <w:rFonts w:ascii="Cambria Math" w:eastAsia="宋体" w:hAnsi="Cambria Math" w:cs="Times New Roman"/>
              <w:kern w:val="0"/>
              <w:sz w:val="24"/>
              <w:szCs w:val="24"/>
            </w:rPr>
            <m:t xml:space="preserve">N+2 </m:t>
          </w:del>
        </m:r>
      </m:oMath>
      <w:del w:id="1459"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1460" w:author="Zhang Li" w:date="2022-06-12T14:50:00Z">
                <w:rPr>
                  <w:rFonts w:ascii="Cambria Math" w:eastAsia="宋体" w:hAnsi="Cambria Math" w:cs="Times New Roman"/>
                  <w:i/>
                  <w:kern w:val="0"/>
                  <w:sz w:val="24"/>
                  <w:szCs w:val="24"/>
                  <w:highlight w:val="yellow"/>
                </w:rPr>
              </w:del>
            </m:ctrlPr>
          </m:sSubPr>
          <m:e>
            <m:r>
              <w:del w:id="1461" w:author="Zhang Li" w:date="2022-06-12T14:50:00Z">
                <w:rPr>
                  <w:rFonts w:ascii="Cambria Math" w:eastAsia="宋体" w:hAnsi="Cambria Math" w:cs="Times New Roman"/>
                  <w:kern w:val="0"/>
                  <w:sz w:val="24"/>
                  <w:szCs w:val="24"/>
                  <w:highlight w:val="yellow"/>
                </w:rPr>
                <m:t>T</m:t>
              </w:del>
            </m:r>
          </m:e>
          <m:sub>
            <m:r>
              <w:del w:id="1462" w:author="Zhang Li" w:date="2022-06-12T14:50:00Z">
                <w:rPr>
                  <w:rFonts w:ascii="Cambria Math" w:eastAsia="宋体" w:hAnsi="Cambria Math" w:cs="Times New Roman"/>
                  <w:kern w:val="0"/>
                  <w:sz w:val="24"/>
                  <w:szCs w:val="24"/>
                  <w:highlight w:val="yellow"/>
                </w:rPr>
                <m:t>i</m:t>
              </w:del>
            </m:r>
          </m:sub>
        </m:sSub>
      </m:oMath>
      <w:del w:id="1463"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1464" w:author="Zhang Li" w:date="2022-06-12T14:50:00Z">
            <w:rPr>
              <w:rFonts w:ascii="Cambria Math" w:eastAsia="宋体" w:hAnsi="Cambria Math" w:cs="Times New Roman"/>
              <w:kern w:val="0"/>
              <w:sz w:val="24"/>
              <w:szCs w:val="24"/>
            </w:rPr>
            <m:t>M</m:t>
          </w:del>
        </m:r>
      </m:oMath>
      <w:del w:id="146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1466" w:author="Zhang Li" w:date="2022-06-12T14:50:00Z">
                <w:rPr>
                  <w:rFonts w:ascii="Cambria Math" w:eastAsia="宋体" w:hAnsi="Cambria Math" w:cs="Times New Roman"/>
                  <w:kern w:val="0"/>
                  <w:sz w:val="24"/>
                  <w:szCs w:val="24"/>
                </w:rPr>
              </w:del>
            </m:ctrlPr>
          </m:sSubPr>
          <m:e>
            <m:r>
              <w:del w:id="1467" w:author="Zhang Li" w:date="2022-06-12T14:50:00Z">
                <w:rPr>
                  <w:rFonts w:ascii="Cambria Math" w:eastAsia="宋体" w:hAnsi="Cambria Math" w:cs="Times New Roman"/>
                  <w:kern w:val="0"/>
                  <w:sz w:val="24"/>
                  <w:szCs w:val="24"/>
                </w:rPr>
                <m:t>D</m:t>
              </w:del>
            </m:r>
          </m:e>
          <m:sub>
            <m:r>
              <w:del w:id="1468" w:author="Zhang Li" w:date="2022-06-12T14:50:00Z">
                <m:rPr>
                  <m:sty m:val="p"/>
                </m:rPr>
                <w:rPr>
                  <w:rFonts w:ascii="Cambria Math" w:eastAsia="宋体" w:hAnsi="Cambria Math" w:cs="Times New Roman"/>
                  <w:kern w:val="0"/>
                  <w:sz w:val="24"/>
                  <w:szCs w:val="24"/>
                </w:rPr>
                <m:t>0</m:t>
              </w:del>
            </m:r>
          </m:sub>
        </m:sSub>
      </m:oMath>
      <w:del w:id="146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1470" w:author="Zhang Li" w:date="2022-06-12T14:50:00Z">
                <w:rPr>
                  <w:rFonts w:ascii="Cambria Math" w:eastAsia="宋体" w:hAnsi="Cambria Math" w:cs="Times New Roman"/>
                  <w:kern w:val="0"/>
                  <w:sz w:val="24"/>
                  <w:szCs w:val="24"/>
                </w:rPr>
              </w:del>
            </m:ctrlPr>
          </m:sSubPr>
          <m:e>
            <m:r>
              <w:del w:id="1471" w:author="Zhang Li" w:date="2022-06-12T14:50:00Z">
                <w:rPr>
                  <w:rFonts w:ascii="Cambria Math" w:eastAsia="宋体" w:hAnsi="Cambria Math" w:cs="Times New Roman"/>
                  <w:kern w:val="0"/>
                  <w:sz w:val="24"/>
                  <w:szCs w:val="24"/>
                </w:rPr>
                <m:t>D</m:t>
              </w:del>
            </m:r>
          </m:e>
          <m:sub>
            <m:r>
              <w:del w:id="1472" w:author="Zhang Li" w:date="2022-06-12T14:50:00Z">
                <w:rPr>
                  <w:rFonts w:ascii="Cambria Math" w:eastAsia="宋体" w:hAnsi="Cambria Math" w:cs="Times New Roman"/>
                  <w:kern w:val="0"/>
                  <w:sz w:val="24"/>
                  <w:szCs w:val="24"/>
                </w:rPr>
                <m:t>t</m:t>
              </w:del>
            </m:r>
          </m:sub>
        </m:sSub>
      </m:oMath>
      <w:del w:id="147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475216" w:rsidP="005312B7">
      <w:pPr>
        <w:spacing w:afterLines="50" w:after="156"/>
        <w:rPr>
          <w:del w:id="1474" w:author="Zhang Li" w:date="2022-06-12T14:50:00Z"/>
          <w:rFonts w:ascii="Times New Roman" w:eastAsia="宋体" w:hAnsi="Times New Roman" w:cs="Times New Roman"/>
          <w:kern w:val="0"/>
          <w:sz w:val="24"/>
          <w:szCs w:val="24"/>
        </w:rPr>
      </w:pPr>
      <m:oMathPara>
        <m:oMath>
          <m:sSub>
            <m:sSubPr>
              <m:ctrlPr>
                <w:del w:id="1475" w:author="Zhang Li" w:date="2022-06-12T14:50:00Z">
                  <w:rPr>
                    <w:rFonts w:ascii="Cambria Math" w:eastAsia="宋体" w:hAnsi="Cambria Math" w:cs="Times New Roman"/>
                    <w:i/>
                    <w:kern w:val="0"/>
                    <w:sz w:val="24"/>
                    <w:szCs w:val="24"/>
                  </w:rPr>
                </w:del>
              </m:ctrlPr>
            </m:sSubPr>
            <m:e>
              <m:r>
                <w:del w:id="1476" w:author="Zhang Li" w:date="2022-06-12T14:50:00Z">
                  <w:rPr>
                    <w:rFonts w:ascii="Cambria Math" w:eastAsia="宋体" w:hAnsi="Cambria Math" w:cs="Times New Roman"/>
                    <w:kern w:val="0"/>
                    <w:sz w:val="24"/>
                    <w:szCs w:val="24"/>
                  </w:rPr>
                  <m:t>L</m:t>
                </w:del>
              </m:r>
            </m:e>
            <m:sub>
              <m:r>
                <w:del w:id="1477" w:author="Zhang Li" w:date="2022-06-12T14:50:00Z">
                  <w:rPr>
                    <w:rFonts w:ascii="Cambria Math" w:eastAsia="宋体" w:hAnsi="Cambria Math" w:cs="Times New Roman"/>
                    <w:kern w:val="0"/>
                    <w:sz w:val="24"/>
                    <w:szCs w:val="24"/>
                  </w:rPr>
                  <m:t>max</m:t>
                </w:del>
              </m:r>
            </m:sub>
          </m:sSub>
          <m:r>
            <w:del w:id="1478" w:author="Zhang Li" w:date="2022-06-12T14:50:00Z">
              <w:rPr>
                <w:rFonts w:ascii="Cambria Math" w:eastAsia="宋体" w:hAnsi="Cambria Math" w:cs="Times New Roman"/>
                <w:kern w:val="0"/>
                <w:sz w:val="24"/>
                <w:szCs w:val="24"/>
              </w:rPr>
              <m:t>=</m:t>
            </w:del>
          </m:r>
          <m:sSubSup>
            <m:sSubSupPr>
              <m:ctrlPr>
                <w:del w:id="1479" w:author="Zhang Li" w:date="2022-06-12T14:50:00Z">
                  <w:rPr>
                    <w:rFonts w:ascii="Cambria Math" w:eastAsia="宋体" w:hAnsi="Cambria Math" w:cs="Times New Roman"/>
                    <w:i/>
                    <w:kern w:val="0"/>
                    <w:sz w:val="24"/>
                    <w:szCs w:val="24"/>
                  </w:rPr>
                </w:del>
              </m:ctrlPr>
            </m:sSubSupPr>
            <m:e>
              <m:sSub>
                <m:sSubPr>
                  <m:ctrlPr>
                    <w:del w:id="1480" w:author="Zhang Li" w:date="2022-06-12T14:50:00Z">
                      <w:rPr>
                        <w:rFonts w:ascii="Cambria Math" w:eastAsia="宋体" w:hAnsi="Cambria Math" w:cs="Times New Roman"/>
                        <w:i/>
                        <w:kern w:val="0"/>
                        <w:sz w:val="24"/>
                        <w:szCs w:val="24"/>
                      </w:rPr>
                    </w:del>
                  </m:ctrlPr>
                </m:sSubPr>
                <m:e>
                  <m:r>
                    <w:del w:id="1481" w:author="Zhang Li" w:date="2022-06-12T14:50:00Z">
                      <w:rPr>
                        <w:rFonts w:ascii="Cambria Math" w:eastAsia="宋体" w:hAnsi="Cambria Math" w:cs="Times New Roman"/>
                        <w:kern w:val="0"/>
                        <w:sz w:val="24"/>
                        <w:szCs w:val="24"/>
                      </w:rPr>
                      <m:t>τ</m:t>
                    </w:del>
                  </m:r>
                </m:e>
                <m:sub>
                  <m:r>
                    <w:del w:id="1482" w:author="Zhang Li" w:date="2022-06-12T14:50:00Z">
                      <w:rPr>
                        <w:rFonts w:ascii="Cambria Math" w:eastAsia="宋体" w:hAnsi="Cambria Math" w:cs="Times New Roman"/>
                        <w:kern w:val="0"/>
                        <w:sz w:val="24"/>
                        <w:szCs w:val="24"/>
                      </w:rPr>
                      <m:t>o</m:t>
                    </w:del>
                  </m:r>
                </m:sub>
              </m:sSub>
              <m:r>
                <w:del w:id="1483" w:author="Zhang Li" w:date="2022-06-12T14:50:00Z">
                  <w:rPr>
                    <w:rFonts w:ascii="Cambria Math" w:eastAsia="宋体" w:hAnsi="Cambria Math" w:cs="Times New Roman"/>
                    <w:kern w:val="0"/>
                    <w:sz w:val="24"/>
                    <w:szCs w:val="24"/>
                  </w:rPr>
                  <m:t>⋅T</m:t>
                </w:del>
              </m:r>
            </m:e>
            <m:sub>
              <m:r>
                <w:del w:id="1484" w:author="Zhang Li" w:date="2022-06-12T14:50:00Z">
                  <w:rPr>
                    <w:rFonts w:ascii="Cambria Math" w:eastAsia="宋体" w:hAnsi="Cambria Math" w:cs="Times New Roman"/>
                    <w:kern w:val="0"/>
                    <w:sz w:val="24"/>
                    <w:szCs w:val="24"/>
                  </w:rPr>
                  <m:t>B</m:t>
                </w:del>
              </m:r>
            </m:sub>
            <m:sup>
              <m:r>
                <w:del w:id="1485" w:author="Zhang Li" w:date="2022-06-12T14:50:00Z">
                  <w:rPr>
                    <w:rFonts w:ascii="Cambria Math" w:eastAsia="宋体" w:hAnsi="Cambria Math" w:cs="Times New Roman"/>
                    <w:kern w:val="0"/>
                    <w:sz w:val="24"/>
                    <w:szCs w:val="24"/>
                  </w:rPr>
                  <m:t>max</m:t>
                </w:del>
              </m:r>
            </m:sup>
          </m:sSubSup>
          <m:r>
            <w:del w:id="1486" w:author="Zhang Li" w:date="2022-06-12T14:50:00Z">
              <w:rPr>
                <w:rFonts w:ascii="Cambria Math" w:eastAsia="宋体" w:hAnsi="Cambria Math" w:cs="Times New Roman"/>
                <w:kern w:val="0"/>
                <w:sz w:val="24"/>
                <w:szCs w:val="24"/>
              </w:rPr>
              <m:t xml:space="preserve">+ </m:t>
            </w:del>
          </m:r>
          <m:sSub>
            <m:sSubPr>
              <m:ctrlPr>
                <w:del w:id="1487" w:author="Zhang Li" w:date="2022-06-12T14:50:00Z">
                  <w:rPr>
                    <w:rFonts w:ascii="Cambria Math" w:eastAsia="宋体" w:hAnsi="Cambria Math" w:cs="Times New Roman"/>
                    <w:i/>
                    <w:kern w:val="0"/>
                    <w:sz w:val="24"/>
                    <w:szCs w:val="24"/>
                  </w:rPr>
                </w:del>
              </m:ctrlPr>
            </m:sSubPr>
            <m:e>
              <m:r>
                <w:del w:id="1488" w:author="Zhang Li" w:date="2022-06-12T14:50:00Z">
                  <w:rPr>
                    <w:rFonts w:ascii="Cambria Math" w:eastAsia="宋体" w:hAnsi="Cambria Math" w:cs="Times New Roman"/>
                    <w:kern w:val="0"/>
                    <w:sz w:val="24"/>
                    <w:szCs w:val="24"/>
                  </w:rPr>
                  <m:t>τ</m:t>
                </w:del>
              </m:r>
            </m:e>
            <m:sub>
              <m:r>
                <w:del w:id="1489" w:author="Zhang Li" w:date="2022-06-12T14:50:00Z">
                  <w:rPr>
                    <w:rFonts w:ascii="Cambria Math" w:eastAsia="宋体" w:hAnsi="Cambria Math" w:cs="Times New Roman"/>
                    <w:kern w:val="0"/>
                    <w:sz w:val="24"/>
                    <w:szCs w:val="24"/>
                  </w:rPr>
                  <m:t>o</m:t>
                </w:del>
              </m:r>
            </m:sub>
          </m:sSub>
          <m:r>
            <w:del w:id="1490" w:author="Zhang Li" w:date="2022-06-12T14:50:00Z">
              <w:rPr>
                <w:rFonts w:ascii="Cambria Math" w:eastAsia="宋体" w:hAnsi="Cambria Math" w:cs="Times New Roman"/>
                <w:kern w:val="0"/>
                <w:sz w:val="24"/>
                <w:szCs w:val="24"/>
              </w:rPr>
              <m:t>⋅</m:t>
            </w:del>
          </m:r>
          <m:nary>
            <m:naryPr>
              <m:chr m:val="∑"/>
              <m:limLoc m:val="undOvr"/>
              <m:ctrlPr>
                <w:del w:id="1491" w:author="Zhang Li" w:date="2022-06-12T14:50:00Z">
                  <w:rPr>
                    <w:rFonts w:ascii="Cambria Math" w:eastAsia="宋体" w:hAnsi="Cambria Math" w:cs="Times New Roman"/>
                    <w:i/>
                    <w:kern w:val="0"/>
                    <w:sz w:val="24"/>
                    <w:szCs w:val="24"/>
                  </w:rPr>
                </w:del>
              </m:ctrlPr>
            </m:naryPr>
            <m:sub>
              <m:r>
                <w:del w:id="1492" w:author="Zhang Li" w:date="2022-06-12T14:50:00Z">
                  <w:rPr>
                    <w:rFonts w:ascii="Cambria Math" w:eastAsia="宋体" w:hAnsi="Cambria Math" w:cs="Times New Roman"/>
                    <w:kern w:val="0"/>
                    <w:sz w:val="24"/>
                    <w:szCs w:val="24"/>
                  </w:rPr>
                  <m:t>i=0</m:t>
                </w:del>
              </m:r>
            </m:sub>
            <m:sup>
              <m:r>
                <w:del w:id="1493" w:author="Zhang Li" w:date="2022-06-12T14:50:00Z">
                  <w:rPr>
                    <w:rFonts w:ascii="Cambria Math" w:eastAsia="宋体" w:hAnsi="Cambria Math" w:cs="Times New Roman"/>
                    <w:kern w:val="0"/>
                    <w:sz w:val="24"/>
                    <w:szCs w:val="24"/>
                  </w:rPr>
                  <m:t>N</m:t>
                </w:del>
              </m:r>
            </m:sup>
            <m:e>
              <m:sSubSup>
                <m:sSubSupPr>
                  <m:ctrlPr>
                    <w:del w:id="1494" w:author="Zhang Li" w:date="2022-06-12T14:50:00Z">
                      <w:rPr>
                        <w:rFonts w:ascii="Cambria Math" w:eastAsia="宋体" w:hAnsi="Cambria Math" w:cs="Times New Roman"/>
                        <w:i/>
                        <w:kern w:val="0"/>
                        <w:sz w:val="24"/>
                        <w:szCs w:val="24"/>
                      </w:rPr>
                    </w:del>
                  </m:ctrlPr>
                </m:sSubSupPr>
                <m:e>
                  <m:r>
                    <w:del w:id="1495" w:author="Zhang Li" w:date="2022-06-12T14:50:00Z">
                      <w:rPr>
                        <w:rFonts w:ascii="Cambria Math" w:eastAsia="宋体" w:hAnsi="Cambria Math" w:cs="Times New Roman"/>
                        <w:kern w:val="0"/>
                        <w:sz w:val="24"/>
                        <w:szCs w:val="24"/>
                      </w:rPr>
                      <m:t>T</m:t>
                    </w:del>
                  </m:r>
                </m:e>
                <m:sub>
                  <m:r>
                    <w:del w:id="1496" w:author="Zhang Li" w:date="2022-06-12T14:50:00Z">
                      <w:rPr>
                        <w:rFonts w:ascii="Cambria Math" w:eastAsia="宋体" w:hAnsi="Cambria Math" w:cs="Times New Roman"/>
                        <w:kern w:val="0"/>
                        <w:sz w:val="24"/>
                        <w:szCs w:val="24"/>
                      </w:rPr>
                      <m:t>sig</m:t>
                    </w:del>
                  </m:r>
                </m:sub>
                <m:sup>
                  <m:r>
                    <w:del w:id="1497"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1498" w:author="Zhang Li" w:date="2022-06-12T14:50:00Z"/>
          <w:rFonts w:ascii="Times New Roman" w:eastAsia="宋体" w:hAnsi="Times New Roman" w:cs="Times New Roman"/>
          <w:kern w:val="0"/>
          <w:sz w:val="24"/>
          <w:szCs w:val="24"/>
        </w:rPr>
      </w:pPr>
      <w:del w:id="1499"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1500" w:author="Zhang Li" w:date="2022-06-12T14:50:00Z">
                <w:rPr>
                  <w:rFonts w:ascii="Cambria Math" w:eastAsia="宋体" w:hAnsi="Cambria Math" w:cs="Times New Roman"/>
                  <w:i/>
                  <w:kern w:val="0"/>
                  <w:sz w:val="24"/>
                  <w:szCs w:val="24"/>
                </w:rPr>
              </w:del>
            </m:ctrlPr>
          </m:sSubSupPr>
          <m:e>
            <m:r>
              <w:del w:id="1501" w:author="Zhang Li" w:date="2022-06-12T14:50:00Z">
                <w:rPr>
                  <w:rFonts w:ascii="Cambria Math" w:eastAsia="宋体" w:hAnsi="Cambria Math" w:cs="Times New Roman"/>
                  <w:kern w:val="0"/>
                  <w:sz w:val="24"/>
                  <w:szCs w:val="24"/>
                </w:rPr>
                <m:t>T</m:t>
              </w:del>
            </m:r>
          </m:e>
          <m:sub>
            <m:r>
              <w:del w:id="1502" w:author="Zhang Li" w:date="2022-06-12T14:50:00Z">
                <w:rPr>
                  <w:rFonts w:ascii="Cambria Math" w:eastAsia="宋体" w:hAnsi="Cambria Math" w:cs="Times New Roman"/>
                  <w:kern w:val="0"/>
                  <w:sz w:val="24"/>
                  <w:szCs w:val="24"/>
                </w:rPr>
                <m:t>B</m:t>
              </w:del>
            </m:r>
          </m:sub>
          <m:sup>
            <m:r>
              <w:del w:id="1503" w:author="Zhang Li" w:date="2022-06-12T14:50:00Z">
                <w:rPr>
                  <w:rFonts w:ascii="Cambria Math" w:eastAsia="宋体" w:hAnsi="Cambria Math" w:cs="Times New Roman"/>
                  <w:kern w:val="0"/>
                  <w:sz w:val="24"/>
                  <w:szCs w:val="24"/>
                </w:rPr>
                <m:t>max</m:t>
              </w:del>
            </m:r>
          </m:sup>
        </m:sSubSup>
        <m:r>
          <w:del w:id="1504" w:author="Zhang Li" w:date="2022-06-12T14:50:00Z">
            <w:rPr>
              <w:rFonts w:ascii="Cambria Math" w:eastAsia="宋体" w:hAnsi="Cambria Math" w:cs="Times New Roman"/>
              <w:kern w:val="0"/>
              <w:sz w:val="24"/>
              <w:szCs w:val="24"/>
            </w:rPr>
            <m:t>=</m:t>
          </w:del>
        </m:r>
        <m:f>
          <m:fPr>
            <m:ctrlPr>
              <w:del w:id="1505" w:author="Zhang Li" w:date="2022-06-12T14:50:00Z">
                <w:rPr>
                  <w:rFonts w:ascii="Cambria Math" w:eastAsia="宋体" w:hAnsi="Cambria Math" w:cs="Times New Roman"/>
                  <w:kern w:val="0"/>
                  <w:sz w:val="24"/>
                  <w:szCs w:val="24"/>
                </w:rPr>
              </w:del>
            </m:ctrlPr>
          </m:fPr>
          <m:num>
            <m:sSub>
              <m:sSubPr>
                <m:ctrlPr>
                  <w:del w:id="1506" w:author="Zhang Li" w:date="2022-06-12T14:50:00Z">
                    <w:rPr>
                      <w:rFonts w:ascii="Cambria Math" w:eastAsia="宋体" w:hAnsi="Cambria Math" w:cs="Times New Roman"/>
                      <w:kern w:val="0"/>
                      <w:sz w:val="24"/>
                      <w:szCs w:val="24"/>
                    </w:rPr>
                  </w:del>
                </m:ctrlPr>
              </m:sSubPr>
              <m:e>
                <m:r>
                  <w:del w:id="1507" w:author="Zhang Li" w:date="2022-06-12T14:50:00Z">
                    <w:rPr>
                      <w:rFonts w:ascii="Cambria Math" w:eastAsia="宋体" w:hAnsi="Cambria Math" w:cs="Times New Roman"/>
                      <w:kern w:val="0"/>
                      <w:sz w:val="24"/>
                      <w:szCs w:val="24"/>
                    </w:rPr>
                    <m:t>D</m:t>
                  </w:del>
                </m:r>
              </m:e>
              <m:sub>
                <m:r>
                  <w:del w:id="1508" w:author="Zhang Li" w:date="2022-06-12T14:50:00Z">
                    <m:rPr>
                      <m:sty m:val="p"/>
                    </m:rPr>
                    <w:rPr>
                      <w:rFonts w:ascii="Cambria Math" w:eastAsia="宋体" w:hAnsi="Cambria Math" w:cs="Times New Roman"/>
                      <w:kern w:val="0"/>
                      <w:sz w:val="24"/>
                      <w:szCs w:val="24"/>
                    </w:rPr>
                    <m:t>0</m:t>
                  </w:del>
                </m:r>
              </m:sub>
            </m:sSub>
            <m:r>
              <w:del w:id="1509" w:author="Zhang Li" w:date="2022-06-12T14:50:00Z">
                <m:rPr>
                  <m:sty m:val="p"/>
                </m:rPr>
                <w:rPr>
                  <w:rFonts w:ascii="Cambria Math" w:eastAsia="宋体" w:hAnsi="Cambria Math" w:cs="Times New Roman"/>
                  <w:kern w:val="0"/>
                  <w:sz w:val="24"/>
                  <w:szCs w:val="24"/>
                </w:rPr>
                <m:t>+</m:t>
              </w:del>
            </m:r>
            <m:sSub>
              <m:sSubPr>
                <m:ctrlPr>
                  <w:del w:id="1510" w:author="Zhang Li" w:date="2022-06-12T14:50:00Z">
                    <w:rPr>
                      <w:rFonts w:ascii="Cambria Math" w:eastAsia="宋体" w:hAnsi="Cambria Math" w:cs="Times New Roman"/>
                      <w:kern w:val="0"/>
                      <w:sz w:val="24"/>
                      <w:szCs w:val="24"/>
                    </w:rPr>
                  </w:del>
                </m:ctrlPr>
              </m:sSubPr>
              <m:e>
                <m:r>
                  <w:del w:id="1511" w:author="Zhang Li" w:date="2022-06-12T14:50:00Z">
                    <w:rPr>
                      <w:rFonts w:ascii="Cambria Math" w:eastAsia="宋体" w:hAnsi="Cambria Math" w:cs="Times New Roman"/>
                      <w:kern w:val="0"/>
                      <w:sz w:val="24"/>
                      <w:szCs w:val="24"/>
                    </w:rPr>
                    <m:t>n</m:t>
                  </w:del>
                </m:r>
              </m:e>
              <m:sub>
                <m:r>
                  <w:del w:id="1512" w:author="Zhang Li" w:date="2022-06-12T14:50:00Z">
                    <w:rPr>
                      <w:rFonts w:ascii="Cambria Math" w:eastAsia="宋体" w:hAnsi="Cambria Math" w:cs="Times New Roman"/>
                      <w:kern w:val="0"/>
                      <w:sz w:val="24"/>
                      <w:szCs w:val="24"/>
                    </w:rPr>
                    <m:t>max</m:t>
                  </w:del>
                </m:r>
              </m:sub>
            </m:sSub>
            <m:r>
              <w:del w:id="1513" w:author="Zhang Li" w:date="2022-06-12T14:50:00Z">
                <m:rPr>
                  <m:sty m:val="p"/>
                </m:rPr>
                <w:rPr>
                  <w:rFonts w:ascii="Cambria Math" w:eastAsia="宋体" w:hAnsi="Cambria Math" w:cs="Times New Roman"/>
                  <w:kern w:val="0"/>
                  <w:sz w:val="24"/>
                  <w:szCs w:val="24"/>
                </w:rPr>
                <m:t>⋅</m:t>
              </w:del>
            </m:r>
            <m:sSub>
              <m:sSubPr>
                <m:ctrlPr>
                  <w:del w:id="1514" w:author="Zhang Li" w:date="2022-06-12T14:50:00Z">
                    <w:rPr>
                      <w:rFonts w:ascii="Cambria Math" w:eastAsia="宋体" w:hAnsi="Cambria Math" w:cs="Times New Roman"/>
                      <w:kern w:val="0"/>
                      <w:sz w:val="24"/>
                      <w:szCs w:val="24"/>
                    </w:rPr>
                  </w:del>
                </m:ctrlPr>
              </m:sSubPr>
              <m:e>
                <m:r>
                  <w:del w:id="1515" w:author="Zhang Li" w:date="2022-06-12T14:50:00Z">
                    <w:rPr>
                      <w:rFonts w:ascii="Cambria Math" w:eastAsia="宋体" w:hAnsi="Cambria Math" w:cs="Times New Roman"/>
                      <w:kern w:val="0"/>
                      <w:sz w:val="24"/>
                      <w:szCs w:val="24"/>
                    </w:rPr>
                    <m:t>D</m:t>
                  </w:del>
                </m:r>
              </m:e>
              <m:sub>
                <m:r>
                  <w:del w:id="1516" w:author="Zhang Li" w:date="2022-06-12T14:50:00Z">
                    <w:rPr>
                      <w:rFonts w:ascii="Cambria Math" w:eastAsia="宋体" w:hAnsi="Cambria Math" w:cs="Times New Roman"/>
                      <w:kern w:val="0"/>
                      <w:sz w:val="24"/>
                      <w:szCs w:val="24"/>
                    </w:rPr>
                    <m:t>t</m:t>
                  </w:del>
                </m:r>
              </m:sub>
            </m:sSub>
          </m:num>
          <m:den>
            <m:r>
              <w:del w:id="1517" w:author="Zhang Li" w:date="2022-06-12T14:50:00Z">
                <w:rPr>
                  <w:rFonts w:ascii="Cambria Math" w:eastAsia="宋体" w:hAnsi="Cambria Math" w:cs="Times New Roman"/>
                  <w:kern w:val="0"/>
                  <w:sz w:val="24"/>
                  <w:szCs w:val="24"/>
                </w:rPr>
                <m:t>M</m:t>
              </w:del>
            </m:r>
          </m:den>
        </m:f>
        <m:r>
          <w:del w:id="1518" w:author="Zhang Li" w:date="2022-06-12T14:50:00Z">
            <w:rPr>
              <w:rFonts w:ascii="Cambria Math" w:eastAsia="宋体" w:hAnsi="Cambria Math" w:cs="Times New Roman"/>
              <w:kern w:val="0"/>
              <w:sz w:val="24"/>
              <w:szCs w:val="24"/>
            </w:rPr>
            <m:t xml:space="preserve"> </m:t>
          </w:del>
        </m:r>
      </m:oMath>
      <w:del w:id="1519"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1520" w:author="Zhang Li" w:date="2022-06-12T14:50:00Z">
                <w:rPr>
                  <w:rFonts w:ascii="Cambria Math" w:eastAsia="宋体" w:hAnsi="Cambria Math" w:cs="Times New Roman"/>
                  <w:i/>
                  <w:kern w:val="0"/>
                  <w:sz w:val="24"/>
                  <w:szCs w:val="24"/>
                </w:rPr>
              </w:del>
            </m:ctrlPr>
          </m:sSubSupPr>
          <m:e>
            <m:r>
              <w:del w:id="1521" w:author="Zhang Li" w:date="2022-06-12T14:50:00Z">
                <w:rPr>
                  <w:rFonts w:ascii="Cambria Math" w:eastAsia="宋体" w:hAnsi="Cambria Math" w:cs="Times New Roman"/>
                  <w:kern w:val="0"/>
                  <w:sz w:val="24"/>
                  <w:szCs w:val="24"/>
                </w:rPr>
                <m:t>T</m:t>
              </w:del>
            </m:r>
          </m:e>
          <m:sub>
            <m:r>
              <w:del w:id="1522" w:author="Zhang Li" w:date="2022-06-12T14:50:00Z">
                <w:rPr>
                  <w:rFonts w:ascii="Cambria Math" w:eastAsia="宋体" w:hAnsi="Cambria Math" w:cs="Times New Roman"/>
                  <w:kern w:val="0"/>
                  <w:sz w:val="24"/>
                  <w:szCs w:val="24"/>
                </w:rPr>
                <m:t>sig</m:t>
              </w:del>
            </m:r>
          </m:sub>
          <m:sup>
            <m:r>
              <w:del w:id="1523" w:author="Zhang Li" w:date="2022-06-12T14:50:00Z">
                <w:rPr>
                  <w:rFonts w:ascii="Cambria Math" w:eastAsia="宋体" w:hAnsi="Cambria Math" w:cs="Times New Roman"/>
                  <w:kern w:val="0"/>
                  <w:sz w:val="24"/>
                  <w:szCs w:val="24"/>
                </w:rPr>
                <m:t>max</m:t>
              </w:del>
            </m:r>
          </m:sup>
        </m:sSubSup>
      </m:oMath>
      <w:del w:id="152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1525" w:author="Zhang Li" w:date="2022-06-12T14:50:00Z">
            <w:rPr>
              <w:rFonts w:ascii="Cambria Math" w:eastAsia="宋体" w:hAnsi="Cambria Math" w:cs="Times New Roman"/>
              <w:kern w:val="0"/>
              <w:sz w:val="24"/>
              <w:szCs w:val="24"/>
              <w:highlight w:val="yellow"/>
            </w:rPr>
            <m:t>p</m:t>
          </w:del>
        </m:r>
      </m:oMath>
      <w:del w:id="1526"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1527" w:author="Zhang Li" w:date="2022-06-12T14:50:00Z"/>
          <w:rFonts w:ascii="Times New Roman" w:eastAsia="宋体" w:hAnsi="Times New Roman" w:cs="Times New Roman"/>
          <w:kern w:val="0"/>
          <w:sz w:val="24"/>
          <w:szCs w:val="24"/>
        </w:rPr>
      </w:pPr>
      <w:del w:id="1528"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1529" w:author="Zhang Li" w:date="2022-06-12T14:50:00Z">
                <w:rPr>
                  <w:rFonts w:ascii="Cambria Math" w:eastAsia="宋体" w:hAnsi="Cambria Math" w:cs="Times New Roman"/>
                  <w:i/>
                  <w:kern w:val="0"/>
                  <w:sz w:val="24"/>
                  <w:szCs w:val="24"/>
                </w:rPr>
              </w:del>
            </m:ctrlPr>
          </m:sSubSupPr>
          <m:e>
            <m:r>
              <w:del w:id="1530" w:author="Zhang Li" w:date="2022-06-12T14:50:00Z">
                <w:rPr>
                  <w:rFonts w:ascii="Cambria Math" w:eastAsia="宋体" w:hAnsi="Cambria Math" w:cs="Times New Roman"/>
                  <w:kern w:val="0"/>
                  <w:sz w:val="24"/>
                  <w:szCs w:val="24"/>
                </w:rPr>
                <m:t>T</m:t>
              </w:del>
            </m:r>
          </m:e>
          <m:sub>
            <m:r>
              <w:del w:id="1531" w:author="Zhang Li" w:date="2022-06-12T14:50:00Z">
                <w:rPr>
                  <w:rFonts w:ascii="Cambria Math" w:eastAsia="宋体" w:hAnsi="Cambria Math" w:cs="Times New Roman"/>
                  <w:kern w:val="0"/>
                  <w:sz w:val="24"/>
                  <w:szCs w:val="24"/>
                </w:rPr>
                <m:t>B</m:t>
              </w:del>
            </m:r>
          </m:sub>
          <m:sup>
            <m:r>
              <w:del w:id="1532" w:author="Zhang Li" w:date="2022-06-12T14:50:00Z">
                <w:rPr>
                  <w:rFonts w:ascii="Cambria Math" w:eastAsia="宋体" w:hAnsi="Cambria Math" w:cs="Times New Roman"/>
                  <w:kern w:val="0"/>
                  <w:sz w:val="24"/>
                  <w:szCs w:val="24"/>
                </w:rPr>
                <m:t>max</m:t>
              </w:del>
            </m:r>
          </m:sup>
        </m:sSubSup>
      </m:oMath>
      <w:del w:id="153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time slots for transmitting a block, </w:delText>
        </w:r>
      </w:del>
      <m:oMath>
        <m:sSubSup>
          <m:sSubSupPr>
            <m:ctrlPr>
              <w:del w:id="1534" w:author="Zhang Li" w:date="2022-06-12T14:50:00Z">
                <w:rPr>
                  <w:rFonts w:ascii="Cambria Math" w:eastAsia="宋体" w:hAnsi="Cambria Math" w:cs="Times New Roman"/>
                  <w:i/>
                  <w:kern w:val="0"/>
                  <w:sz w:val="24"/>
                  <w:szCs w:val="24"/>
                </w:rPr>
              </w:del>
            </m:ctrlPr>
          </m:sSubSupPr>
          <m:e>
            <m:r>
              <w:del w:id="1535" w:author="Zhang Li" w:date="2022-06-12T14:50:00Z">
                <w:rPr>
                  <w:rFonts w:ascii="Cambria Math" w:eastAsia="宋体" w:hAnsi="Cambria Math" w:cs="Times New Roman"/>
                  <w:kern w:val="0"/>
                  <w:sz w:val="24"/>
                  <w:szCs w:val="24"/>
                </w:rPr>
                <m:t>T</m:t>
              </w:del>
            </m:r>
          </m:e>
          <m:sub>
            <m:r>
              <w:del w:id="1536" w:author="Zhang Li" w:date="2022-06-12T14:50:00Z">
                <w:rPr>
                  <w:rFonts w:ascii="Cambria Math" w:eastAsia="宋体" w:hAnsi="Cambria Math" w:cs="Times New Roman"/>
                  <w:kern w:val="0"/>
                  <w:sz w:val="24"/>
                  <w:szCs w:val="24"/>
                </w:rPr>
                <m:t>sig</m:t>
              </w:del>
            </m:r>
          </m:sub>
          <m:sup>
            <m:r>
              <w:del w:id="1537" w:author="Zhang Li" w:date="2022-06-12T14:50:00Z">
                <w:rPr>
                  <w:rFonts w:ascii="Cambria Math" w:eastAsia="宋体" w:hAnsi="Cambria Math" w:cs="Times New Roman"/>
                  <w:kern w:val="0"/>
                  <w:sz w:val="24"/>
                  <w:szCs w:val="24"/>
                </w:rPr>
                <m:t>max</m:t>
              </w:del>
            </m:r>
          </m:sup>
        </m:sSubSup>
      </m:oMath>
      <w:del w:id="153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1539" w:author="Zhang Li" w:date="2022-06-12T14:50:00Z">
            <w:rPr>
              <w:rFonts w:ascii="Cambria Math" w:eastAsia="宋体" w:hAnsi="Cambria Math" w:cs="Times New Roman"/>
              <w:kern w:val="0"/>
              <w:sz w:val="24"/>
              <w:szCs w:val="24"/>
              <w:highlight w:val="yellow"/>
            </w:rPr>
            <m:t>p</m:t>
          </w:del>
        </m:r>
      </m:oMath>
      <w:del w:id="1540"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1541" w:author="Zhang Li" w:date="2022-06-12T14:50:00Z">
            <w:rPr>
              <w:rFonts w:ascii="Cambria Math" w:eastAsia="宋体" w:hAnsi="Cambria Math" w:cs="Times New Roman"/>
              <w:kern w:val="0"/>
              <w:sz w:val="24"/>
              <w:szCs w:val="24"/>
            </w:rPr>
            <m:t>F=(</m:t>
          </w:del>
        </m:r>
        <m:sSubSup>
          <m:sSubSupPr>
            <m:ctrlPr>
              <w:del w:id="1542" w:author="Zhang Li" w:date="2022-06-12T14:50:00Z">
                <w:rPr>
                  <w:rFonts w:ascii="Cambria Math" w:eastAsia="宋体" w:hAnsi="Cambria Math" w:cs="Times New Roman"/>
                  <w:i/>
                  <w:kern w:val="0"/>
                  <w:sz w:val="24"/>
                  <w:szCs w:val="24"/>
                </w:rPr>
              </w:del>
            </m:ctrlPr>
          </m:sSubSupPr>
          <m:e>
            <m:r>
              <w:del w:id="1543" w:author="Zhang Li" w:date="2022-06-12T14:50:00Z">
                <w:rPr>
                  <w:rFonts w:ascii="Cambria Math" w:eastAsia="宋体" w:hAnsi="Cambria Math" w:cs="Times New Roman"/>
                  <w:kern w:val="0"/>
                  <w:sz w:val="24"/>
                  <w:szCs w:val="24"/>
                </w:rPr>
                <m:t>T</m:t>
              </w:del>
            </m:r>
          </m:e>
          <m:sub>
            <m:r>
              <w:del w:id="1544" w:author="Zhang Li" w:date="2022-06-12T14:50:00Z">
                <w:rPr>
                  <w:rFonts w:ascii="Cambria Math" w:eastAsia="宋体" w:hAnsi="Cambria Math" w:cs="Times New Roman"/>
                  <w:kern w:val="0"/>
                  <w:sz w:val="24"/>
                  <w:szCs w:val="24"/>
                </w:rPr>
                <m:t>B</m:t>
              </w:del>
            </m:r>
          </m:sub>
          <m:sup>
            <m:r>
              <w:del w:id="1545" w:author="Zhang Li" w:date="2022-06-12T14:50:00Z">
                <w:rPr>
                  <w:rFonts w:ascii="Cambria Math" w:eastAsia="宋体" w:hAnsi="Cambria Math" w:cs="Times New Roman"/>
                  <w:kern w:val="0"/>
                  <w:sz w:val="24"/>
                  <w:szCs w:val="24"/>
                </w:rPr>
                <m:t>max</m:t>
              </w:del>
            </m:r>
          </m:sup>
        </m:sSubSup>
        <m:r>
          <w:del w:id="1546" w:author="Zhang Li" w:date="2022-06-12T14:50:00Z">
            <w:rPr>
              <w:rFonts w:ascii="Cambria Math" w:eastAsia="宋体" w:hAnsi="Cambria Math" w:cs="Times New Roman"/>
              <w:kern w:val="0"/>
              <w:sz w:val="24"/>
              <w:szCs w:val="24"/>
            </w:rPr>
            <m:t>+</m:t>
          </w:del>
        </m:r>
        <m:nary>
          <m:naryPr>
            <m:chr m:val="∑"/>
            <m:limLoc m:val="undOvr"/>
            <m:ctrlPr>
              <w:del w:id="1547" w:author="Zhang Li" w:date="2022-06-12T14:50:00Z">
                <w:rPr>
                  <w:rFonts w:ascii="Cambria Math" w:eastAsia="宋体" w:hAnsi="Cambria Math" w:cs="Times New Roman"/>
                  <w:i/>
                  <w:kern w:val="0"/>
                  <w:sz w:val="24"/>
                  <w:szCs w:val="24"/>
                </w:rPr>
              </w:del>
            </m:ctrlPr>
          </m:naryPr>
          <m:sub>
            <m:r>
              <w:del w:id="1548" w:author="Zhang Li" w:date="2022-06-12T14:50:00Z">
                <w:rPr>
                  <w:rFonts w:ascii="Cambria Math" w:eastAsia="宋体" w:hAnsi="Cambria Math" w:cs="Times New Roman"/>
                  <w:kern w:val="0"/>
                  <w:sz w:val="24"/>
                  <w:szCs w:val="24"/>
                </w:rPr>
                <m:t>i=0</m:t>
              </w:del>
            </m:r>
          </m:sub>
          <m:sup>
            <m:r>
              <w:del w:id="1549" w:author="Zhang Li" w:date="2022-06-12T14:50:00Z">
                <w:rPr>
                  <w:rFonts w:ascii="Cambria Math" w:eastAsia="宋体" w:hAnsi="Cambria Math" w:cs="Times New Roman"/>
                  <w:kern w:val="0"/>
                  <w:sz w:val="24"/>
                  <w:szCs w:val="24"/>
                </w:rPr>
                <m:t>N</m:t>
              </w:del>
            </m:r>
          </m:sup>
          <m:e>
            <m:sSubSup>
              <m:sSubSupPr>
                <m:ctrlPr>
                  <w:del w:id="1550" w:author="Zhang Li" w:date="2022-06-12T14:50:00Z">
                    <w:rPr>
                      <w:rFonts w:ascii="Cambria Math" w:eastAsia="宋体" w:hAnsi="Cambria Math" w:cs="Times New Roman"/>
                      <w:i/>
                      <w:kern w:val="0"/>
                      <w:sz w:val="24"/>
                      <w:szCs w:val="24"/>
                    </w:rPr>
                  </w:del>
                </m:ctrlPr>
              </m:sSubSupPr>
              <m:e>
                <m:r>
                  <w:del w:id="1551" w:author="Zhang Li" w:date="2022-06-12T14:50:00Z">
                    <w:rPr>
                      <w:rFonts w:ascii="Cambria Math" w:eastAsia="宋体" w:hAnsi="Cambria Math" w:cs="Times New Roman"/>
                      <w:kern w:val="0"/>
                      <w:sz w:val="24"/>
                      <w:szCs w:val="24"/>
                    </w:rPr>
                    <m:t>T</m:t>
                  </w:del>
                </m:r>
              </m:e>
              <m:sub>
                <m:r>
                  <w:del w:id="1552" w:author="Zhang Li" w:date="2022-06-12T14:50:00Z">
                    <w:rPr>
                      <w:rFonts w:ascii="Cambria Math" w:eastAsia="宋体" w:hAnsi="Cambria Math" w:cs="Times New Roman"/>
                      <w:kern w:val="0"/>
                      <w:sz w:val="24"/>
                      <w:szCs w:val="24"/>
                    </w:rPr>
                    <m:t>sig</m:t>
                  </w:del>
                </m:r>
              </m:sub>
              <m:sup>
                <m:r>
                  <w:del w:id="1553" w:author="Zhang Li" w:date="2022-06-12T14:50:00Z">
                    <w:rPr>
                      <w:rFonts w:ascii="Cambria Math" w:eastAsia="宋体" w:hAnsi="Cambria Math" w:cs="Times New Roman"/>
                      <w:kern w:val="0"/>
                      <w:sz w:val="24"/>
                      <w:szCs w:val="24"/>
                    </w:rPr>
                    <m:t>max</m:t>
                  </w:del>
                </m:r>
              </m:sup>
            </m:sSubSup>
          </m:e>
        </m:nary>
        <m:r>
          <w:del w:id="1554" w:author="Zhang Li" w:date="2022-06-12T14:50:00Z">
            <w:rPr>
              <w:rFonts w:ascii="Cambria Math" w:eastAsia="宋体" w:hAnsi="Cambria Math" w:cs="Times New Roman"/>
              <w:kern w:val="0"/>
              <w:sz w:val="24"/>
              <w:szCs w:val="24"/>
            </w:rPr>
            <m:t>)⋅</m:t>
          </w:del>
        </m:r>
        <m:d>
          <m:dPr>
            <m:begChr m:val="⌈"/>
            <m:endChr m:val="⌉"/>
            <m:ctrlPr>
              <w:del w:id="1555" w:author="Zhang Li" w:date="2022-06-12T14:50:00Z">
                <w:rPr>
                  <w:rFonts w:ascii="Cambria Math" w:eastAsia="宋体" w:hAnsi="Cambria Math" w:cs="Times New Roman"/>
                  <w:i/>
                  <w:kern w:val="0"/>
                  <w:sz w:val="24"/>
                  <w:szCs w:val="24"/>
                </w:rPr>
              </w:del>
            </m:ctrlPr>
          </m:dPr>
          <m:e>
            <m:f>
              <m:fPr>
                <m:ctrlPr>
                  <w:del w:id="1556" w:author="Zhang Li" w:date="2022-06-12T14:50:00Z">
                    <w:rPr>
                      <w:rFonts w:ascii="Cambria Math" w:eastAsia="宋体" w:hAnsi="Cambria Math" w:cs="Times New Roman"/>
                      <w:i/>
                      <w:kern w:val="0"/>
                      <w:sz w:val="24"/>
                      <w:szCs w:val="24"/>
                    </w:rPr>
                  </w:del>
                </m:ctrlPr>
              </m:fPr>
              <m:num>
                <m:func>
                  <m:funcPr>
                    <m:ctrlPr>
                      <w:del w:id="1557" w:author="Zhang Li" w:date="2022-06-12T14:50:00Z">
                        <w:rPr>
                          <w:rFonts w:ascii="Cambria Math" w:eastAsia="宋体" w:hAnsi="Cambria Math" w:cs="Times New Roman"/>
                          <w:i/>
                          <w:kern w:val="0"/>
                          <w:sz w:val="24"/>
                          <w:szCs w:val="24"/>
                        </w:rPr>
                      </w:del>
                    </m:ctrlPr>
                  </m:funcPr>
                  <m:fName>
                    <m:r>
                      <w:del w:id="1558" w:author="Zhang Li" w:date="2022-06-12T14:50:00Z">
                        <m:rPr>
                          <m:sty m:val="p"/>
                        </m:rPr>
                        <w:rPr>
                          <w:rFonts w:ascii="Cambria Math" w:eastAsia="宋体" w:hAnsi="Cambria Math" w:cs="Times New Roman"/>
                          <w:kern w:val="0"/>
                          <w:sz w:val="24"/>
                          <w:szCs w:val="24"/>
                        </w:rPr>
                        <m:t>log</m:t>
                      </w:del>
                    </m:r>
                  </m:fName>
                  <m:e>
                    <m:d>
                      <m:dPr>
                        <m:ctrlPr>
                          <w:del w:id="1559" w:author="Zhang Li" w:date="2022-06-12T14:50:00Z">
                            <w:rPr>
                              <w:rFonts w:ascii="Cambria Math" w:eastAsia="宋体" w:hAnsi="Cambria Math" w:cs="Times New Roman"/>
                              <w:i/>
                              <w:kern w:val="0"/>
                              <w:sz w:val="24"/>
                              <w:szCs w:val="24"/>
                            </w:rPr>
                          </w:del>
                        </m:ctrlPr>
                      </m:dPr>
                      <m:e>
                        <m:r>
                          <w:del w:id="1560" w:author="Zhang Li" w:date="2022-06-12T14:50:00Z">
                            <w:rPr>
                              <w:rFonts w:ascii="Cambria Math" w:eastAsia="宋体" w:hAnsi="Cambria Math" w:cs="Times New Roman"/>
                              <w:kern w:val="0"/>
                              <w:sz w:val="24"/>
                              <w:szCs w:val="24"/>
                            </w:rPr>
                            <m:t>1-ς</m:t>
                          </w:del>
                        </m:r>
                      </m:e>
                    </m:d>
                  </m:e>
                </m:func>
              </m:num>
              <m:den>
                <m:func>
                  <m:funcPr>
                    <m:ctrlPr>
                      <w:del w:id="1561" w:author="Zhang Li" w:date="2022-06-12T14:50:00Z">
                        <w:rPr>
                          <w:rFonts w:ascii="Cambria Math" w:eastAsia="宋体" w:hAnsi="Cambria Math" w:cs="Times New Roman"/>
                          <w:i/>
                          <w:kern w:val="0"/>
                          <w:sz w:val="24"/>
                          <w:szCs w:val="24"/>
                        </w:rPr>
                      </w:del>
                    </m:ctrlPr>
                  </m:funcPr>
                  <m:fName>
                    <m:r>
                      <w:del w:id="1562" w:author="Zhang Li" w:date="2022-06-12T14:50:00Z">
                        <m:rPr>
                          <m:sty m:val="p"/>
                        </m:rPr>
                        <w:rPr>
                          <w:rFonts w:ascii="Cambria Math" w:eastAsia="宋体" w:hAnsi="Cambria Math" w:cs="Times New Roman"/>
                          <w:kern w:val="0"/>
                          <w:sz w:val="24"/>
                          <w:szCs w:val="24"/>
                        </w:rPr>
                        <m:t>log</m:t>
                      </w:del>
                    </m:r>
                  </m:fName>
                  <m:e>
                    <m:d>
                      <m:dPr>
                        <m:ctrlPr>
                          <w:del w:id="1563" w:author="Zhang Li" w:date="2022-06-12T14:50:00Z">
                            <w:rPr>
                              <w:rFonts w:ascii="Cambria Math" w:eastAsia="宋体" w:hAnsi="Cambria Math" w:cs="Times New Roman"/>
                              <w:i/>
                              <w:kern w:val="0"/>
                              <w:sz w:val="24"/>
                              <w:szCs w:val="24"/>
                            </w:rPr>
                          </w:del>
                        </m:ctrlPr>
                      </m:dPr>
                      <m:e>
                        <m:r>
                          <w:del w:id="1564" w:author="Zhang Li" w:date="2022-06-12T14:50:00Z">
                            <w:rPr>
                              <w:rFonts w:ascii="Cambria Math" w:eastAsia="宋体" w:hAnsi="Cambria Math" w:cs="Times New Roman"/>
                              <w:kern w:val="0"/>
                              <w:sz w:val="24"/>
                              <w:szCs w:val="24"/>
                            </w:rPr>
                            <m:t>1-</m:t>
                          </w:del>
                        </m:r>
                        <m:r>
                          <w:del w:id="1565" w:author="Zhang Li" w:date="2022-06-12T14:50:00Z">
                            <w:rPr>
                              <w:rFonts w:ascii="Cambria Math" w:eastAsia="宋体" w:hAnsi="Cambria Math" w:cs="Times New Roman" w:hint="eastAsia"/>
                              <w:kern w:val="0"/>
                              <w:sz w:val="24"/>
                              <w:szCs w:val="24"/>
                            </w:rPr>
                            <m:t>N</m:t>
                          </w:del>
                        </m:r>
                        <m:r>
                          <w:del w:id="1566" w:author="Zhang Li" w:date="2022-06-12T14:50:00Z">
                            <w:rPr>
                              <w:rFonts w:ascii="Cambria Math" w:eastAsia="宋体" w:hAnsi="Cambria Math" w:cs="Times New Roman"/>
                              <w:kern w:val="0"/>
                              <w:sz w:val="24"/>
                              <w:szCs w:val="24"/>
                            </w:rPr>
                            <m:t>⋅p⋅</m:t>
                          </w:del>
                        </m:r>
                        <m:sSup>
                          <m:sSupPr>
                            <m:ctrlPr>
                              <w:del w:id="1567" w:author="Zhang Li" w:date="2022-06-12T14:50:00Z">
                                <w:rPr>
                                  <w:rFonts w:ascii="Cambria Math" w:eastAsia="宋体" w:hAnsi="Cambria Math" w:cs="Times New Roman"/>
                                  <w:i/>
                                  <w:kern w:val="0"/>
                                  <w:sz w:val="24"/>
                                  <w:szCs w:val="24"/>
                                </w:rPr>
                              </w:del>
                            </m:ctrlPr>
                          </m:sSupPr>
                          <m:e>
                            <m:d>
                              <m:dPr>
                                <m:ctrlPr>
                                  <w:del w:id="1568" w:author="Zhang Li" w:date="2022-06-12T14:50:00Z">
                                    <w:rPr>
                                      <w:rFonts w:ascii="Cambria Math" w:eastAsia="宋体" w:hAnsi="Cambria Math" w:cs="Times New Roman"/>
                                      <w:i/>
                                      <w:kern w:val="0"/>
                                      <w:sz w:val="24"/>
                                      <w:szCs w:val="24"/>
                                    </w:rPr>
                                  </w:del>
                                </m:ctrlPr>
                              </m:dPr>
                              <m:e>
                                <m:r>
                                  <w:del w:id="1569" w:author="Zhang Li" w:date="2022-06-12T14:50:00Z">
                                    <w:rPr>
                                      <w:rFonts w:ascii="Cambria Math" w:eastAsia="宋体" w:hAnsi="Cambria Math" w:cs="Times New Roman"/>
                                      <w:kern w:val="0"/>
                                      <w:sz w:val="24"/>
                                      <w:szCs w:val="24"/>
                                    </w:rPr>
                                    <m:t>1-p</m:t>
                                  </w:del>
                                </m:r>
                              </m:e>
                            </m:d>
                          </m:e>
                          <m:sup>
                            <m:r>
                              <w:del w:id="1570" w:author="Zhang Li" w:date="2022-06-12T14:50:00Z">
                                <w:rPr>
                                  <w:rFonts w:ascii="Cambria Math" w:eastAsia="宋体" w:hAnsi="Cambria Math" w:cs="Times New Roman"/>
                                  <w:kern w:val="0"/>
                                  <w:sz w:val="24"/>
                                  <w:szCs w:val="24"/>
                                </w:rPr>
                                <m:t>N-1</m:t>
                              </w:del>
                            </m:r>
                          </m:sup>
                        </m:sSup>
                      </m:e>
                    </m:d>
                  </m:e>
                </m:func>
              </m:den>
            </m:f>
          </m:e>
        </m:d>
      </m:oMath>
      <w:del w:id="157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1572" w:author="Zhang Li" w:date="2022-06-12T14:50:00Z">
            <w:rPr>
              <w:rFonts w:ascii="Cambria Math" w:eastAsia="宋体" w:hAnsi="Cambria Math" w:cs="Times New Roman"/>
              <w:kern w:val="0"/>
              <w:sz w:val="24"/>
              <w:szCs w:val="24"/>
            </w:rPr>
            <m:t>0≤ς&lt;1</m:t>
          </w:del>
        </m:r>
      </m:oMath>
      <w:del w:id="157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1574" w:author="Zhang Li" w:date="2022-06-12T14:50:00Z"/>
          <w:rFonts w:ascii="Times New Roman" w:eastAsia="宋体" w:hAnsi="Times New Roman" w:cs="Times New Roman"/>
          <w:kern w:val="0"/>
          <w:sz w:val="24"/>
          <w:szCs w:val="24"/>
        </w:rPr>
      </w:pPr>
      <w:del w:id="1575"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w:delText>
        </w:r>
        <w:r w:rsidDel="005312B7">
          <w:rPr>
            <w:rFonts w:ascii="Times New Roman" w:eastAsia="宋体" w:hAnsi="Times New Roman" w:cs="Times New Roman"/>
            <w:kern w:val="0"/>
            <w:sz w:val="24"/>
            <w:szCs w:val="24"/>
          </w:rPr>
          <w:lastRenderedPageBreak/>
          <w:delText xml:space="preserve">probability </w:delText>
        </w:r>
      </w:del>
      <m:oMath>
        <m:r>
          <w:del w:id="1576" w:author="Zhang Li" w:date="2022-06-12T14:50:00Z">
            <w:rPr>
              <w:rFonts w:ascii="Cambria Math" w:eastAsia="宋体" w:hAnsi="Cambria Math" w:cs="Times New Roman"/>
              <w:kern w:val="0"/>
              <w:sz w:val="24"/>
              <w:szCs w:val="24"/>
            </w:rPr>
            <m:t>p</m:t>
          </w:del>
        </m:r>
      </m:oMath>
      <w:del w:id="157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1578" w:author="Zhang Li" w:date="2022-06-12T14:50:00Z">
                <w:rPr>
                  <w:rFonts w:ascii="Cambria Math" w:eastAsia="宋体" w:hAnsi="Cambria Math" w:cs="Times New Roman"/>
                  <w:i/>
                  <w:kern w:val="0"/>
                  <w:sz w:val="24"/>
                  <w:szCs w:val="24"/>
                </w:rPr>
              </w:del>
            </m:ctrlPr>
          </m:sSubPr>
          <m:e>
            <m:r>
              <w:del w:id="1579" w:author="Zhang Li" w:date="2022-06-12T14:50:00Z">
                <w:rPr>
                  <w:rFonts w:ascii="Cambria Math" w:eastAsia="宋体" w:hAnsi="Cambria Math" w:cs="Times New Roman"/>
                  <w:kern w:val="0"/>
                  <w:sz w:val="24"/>
                  <w:szCs w:val="24"/>
                </w:rPr>
                <m:t>p</m:t>
              </w:del>
            </m:r>
          </m:e>
          <m:sub>
            <m:r>
              <w:del w:id="1580" w:author="Zhang Li" w:date="2022-06-12T14:50:00Z">
                <w:rPr>
                  <w:rFonts w:ascii="Cambria Math" w:eastAsia="宋体" w:hAnsi="Cambria Math" w:cs="Times New Roman"/>
                  <w:kern w:val="0"/>
                  <w:sz w:val="24"/>
                  <w:szCs w:val="24"/>
                </w:rPr>
                <m:t>s</m:t>
              </w:del>
            </m:r>
          </m:sub>
        </m:sSub>
        <m:r>
          <w:del w:id="1581" w:author="Zhang Li" w:date="2022-06-12T14:50:00Z">
            <w:rPr>
              <w:rFonts w:ascii="Cambria Math" w:eastAsia="宋体" w:hAnsi="Cambria Math" w:cs="Times New Roman"/>
              <w:kern w:val="0"/>
              <w:sz w:val="24"/>
              <w:szCs w:val="24"/>
            </w:rPr>
            <m:t xml:space="preserve">= </m:t>
          </w:del>
        </m:r>
        <m:d>
          <m:dPr>
            <m:ctrlPr>
              <w:del w:id="1582" w:author="Zhang Li" w:date="2022-06-12T14:50:00Z">
                <w:rPr>
                  <w:rFonts w:ascii="Cambria Math" w:eastAsia="宋体" w:hAnsi="Cambria Math" w:cs="Times New Roman"/>
                  <w:i/>
                  <w:kern w:val="0"/>
                  <w:sz w:val="24"/>
                  <w:szCs w:val="24"/>
                </w:rPr>
              </w:del>
            </m:ctrlPr>
          </m:dPr>
          <m:e>
            <m:f>
              <m:fPr>
                <m:type m:val="noBar"/>
                <m:ctrlPr>
                  <w:del w:id="1583" w:author="Zhang Li" w:date="2022-06-12T14:50:00Z">
                    <w:rPr>
                      <w:rFonts w:ascii="Cambria Math" w:eastAsia="宋体" w:hAnsi="Cambria Math" w:cs="Times New Roman"/>
                      <w:i/>
                      <w:kern w:val="0"/>
                      <w:sz w:val="24"/>
                      <w:szCs w:val="24"/>
                    </w:rPr>
                  </w:del>
                </m:ctrlPr>
              </m:fPr>
              <m:num>
                <m:r>
                  <w:del w:id="1584" w:author="Zhang Li" w:date="2022-06-12T14:50:00Z">
                    <w:rPr>
                      <w:rFonts w:ascii="Cambria Math" w:eastAsia="宋体" w:hAnsi="Cambria Math" w:cs="Times New Roman"/>
                      <w:kern w:val="0"/>
                      <w:sz w:val="24"/>
                      <w:szCs w:val="24"/>
                    </w:rPr>
                    <m:t>N</m:t>
                  </w:del>
                </m:r>
              </m:num>
              <m:den>
                <m:r>
                  <w:del w:id="1585" w:author="Zhang Li" w:date="2022-06-12T14:50:00Z">
                    <w:rPr>
                      <w:rFonts w:ascii="Cambria Math" w:eastAsia="宋体" w:hAnsi="Cambria Math" w:cs="Times New Roman"/>
                      <w:kern w:val="0"/>
                      <w:sz w:val="24"/>
                      <w:szCs w:val="24"/>
                    </w:rPr>
                    <m:t>1</m:t>
                  </w:del>
                </m:r>
              </m:den>
            </m:f>
          </m:e>
        </m:d>
        <m:r>
          <w:del w:id="1586" w:author="Zhang Li" w:date="2022-06-12T14:50:00Z">
            <w:rPr>
              <w:rFonts w:ascii="Cambria Math" w:eastAsia="宋体" w:hAnsi="Cambria Math" w:cs="Times New Roman"/>
              <w:kern w:val="0"/>
              <w:sz w:val="24"/>
              <w:szCs w:val="24"/>
            </w:rPr>
            <m:t>p⋅</m:t>
          </w:del>
        </m:r>
        <m:sSup>
          <m:sSupPr>
            <m:ctrlPr>
              <w:del w:id="1587" w:author="Zhang Li" w:date="2022-06-12T14:50:00Z">
                <w:rPr>
                  <w:rFonts w:ascii="Cambria Math" w:eastAsia="宋体" w:hAnsi="Cambria Math" w:cs="Times New Roman"/>
                  <w:i/>
                  <w:kern w:val="0"/>
                  <w:sz w:val="24"/>
                  <w:szCs w:val="24"/>
                </w:rPr>
              </w:del>
            </m:ctrlPr>
          </m:sSupPr>
          <m:e>
            <m:d>
              <m:dPr>
                <m:ctrlPr>
                  <w:del w:id="1588" w:author="Zhang Li" w:date="2022-06-12T14:50:00Z">
                    <w:rPr>
                      <w:rFonts w:ascii="Cambria Math" w:eastAsia="宋体" w:hAnsi="Cambria Math" w:cs="Times New Roman"/>
                      <w:i/>
                      <w:kern w:val="0"/>
                      <w:sz w:val="24"/>
                      <w:szCs w:val="24"/>
                    </w:rPr>
                  </w:del>
                </m:ctrlPr>
              </m:dPr>
              <m:e>
                <m:r>
                  <w:del w:id="1589" w:author="Zhang Li" w:date="2022-06-12T14:50:00Z">
                    <w:rPr>
                      <w:rFonts w:ascii="Cambria Math" w:eastAsia="宋体" w:hAnsi="Cambria Math" w:cs="Times New Roman"/>
                      <w:kern w:val="0"/>
                      <w:sz w:val="24"/>
                      <w:szCs w:val="24"/>
                    </w:rPr>
                    <m:t>1-p</m:t>
                  </w:del>
                </m:r>
              </m:e>
            </m:d>
          </m:e>
          <m:sup>
            <m:r>
              <w:del w:id="1590" w:author="Zhang Li" w:date="2022-06-12T14:50:00Z">
                <w:rPr>
                  <w:rFonts w:ascii="Cambria Math" w:eastAsia="宋体" w:hAnsi="Cambria Math" w:cs="Times New Roman"/>
                  <w:kern w:val="0"/>
                  <w:sz w:val="24"/>
                  <w:szCs w:val="24"/>
                </w:rPr>
                <m:t>N-1</m:t>
              </w:del>
            </m:r>
          </m:sup>
        </m:sSup>
      </m:oMath>
      <w:del w:id="1591"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1592" w:author="Zhang Li" w:date="2022-06-12T14:50:00Z">
            <w:rPr>
              <w:rFonts w:ascii="Cambria Math" w:eastAsia="宋体" w:hAnsi="Cambria Math" w:cs="Times New Roman"/>
              <w:kern w:val="0"/>
              <w:sz w:val="24"/>
              <w:szCs w:val="24"/>
            </w:rPr>
            <m:t>X</m:t>
          </w:del>
        </m:r>
      </m:oMath>
      <w:del w:id="159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1594" w:author="Zhang Li" w:date="2022-06-12T14:50:00Z">
            <w:rPr>
              <w:rFonts w:ascii="Cambria Math" w:eastAsia="宋体" w:hAnsi="Cambria Math" w:cs="Times New Roman"/>
              <w:kern w:val="0"/>
              <w:sz w:val="24"/>
              <w:szCs w:val="24"/>
            </w:rPr>
            <m:t>x</m:t>
          </w:del>
        </m:r>
      </m:oMath>
      <w:del w:id="159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1596" w:author="Zhang Li" w:date="2022-06-12T14:50:00Z">
                <w:rPr>
                  <w:rFonts w:ascii="Cambria Math" w:eastAsia="宋体" w:hAnsi="Cambria Math" w:cs="Times New Roman"/>
                  <w:i/>
                  <w:kern w:val="0"/>
                  <w:sz w:val="24"/>
                  <w:szCs w:val="24"/>
                </w:rPr>
              </w:del>
            </m:ctrlPr>
          </m:funcPr>
          <m:fName>
            <m:r>
              <w:del w:id="1597" w:author="Zhang Li" w:date="2022-06-12T14:50:00Z">
                <m:rPr>
                  <m:sty m:val="p"/>
                </m:rPr>
                <w:rPr>
                  <w:rFonts w:ascii="Cambria Math" w:eastAsia="宋体" w:hAnsi="Cambria Math" w:cs="Times New Roman"/>
                  <w:kern w:val="0"/>
                  <w:sz w:val="24"/>
                  <w:szCs w:val="24"/>
                </w:rPr>
                <m:t>Pr</m:t>
              </w:del>
            </m:r>
          </m:fName>
          <m:e>
            <m:d>
              <m:dPr>
                <m:begChr m:val="["/>
                <m:endChr m:val="]"/>
                <m:ctrlPr>
                  <w:del w:id="1598" w:author="Zhang Li" w:date="2022-06-12T14:50:00Z">
                    <w:rPr>
                      <w:rFonts w:ascii="Cambria Math" w:eastAsia="宋体" w:hAnsi="Cambria Math" w:cs="Times New Roman"/>
                      <w:i/>
                      <w:kern w:val="0"/>
                      <w:sz w:val="24"/>
                      <w:szCs w:val="24"/>
                    </w:rPr>
                  </w:del>
                </m:ctrlPr>
              </m:dPr>
              <m:e>
                <m:r>
                  <w:del w:id="1599" w:author="Zhang Li" w:date="2022-06-12T14:50:00Z">
                    <w:rPr>
                      <w:rFonts w:ascii="Cambria Math" w:eastAsia="宋体" w:hAnsi="Cambria Math" w:cs="Times New Roman"/>
                      <w:kern w:val="0"/>
                      <w:sz w:val="24"/>
                      <w:szCs w:val="24"/>
                    </w:rPr>
                    <m:t>X≤x</m:t>
                  </w:del>
                </m:r>
              </m:e>
            </m:d>
            <m:r>
              <w:del w:id="1600" w:author="Zhang Li" w:date="2022-06-12T14:50:00Z">
                <w:rPr>
                  <w:rFonts w:ascii="Cambria Math" w:eastAsia="宋体" w:hAnsi="Cambria Math" w:cs="Times New Roman"/>
                  <w:kern w:val="0"/>
                  <w:sz w:val="24"/>
                  <w:szCs w:val="24"/>
                </w:rPr>
                <m:t>=1-</m:t>
              </w:del>
            </m:r>
            <m:sSup>
              <m:sSupPr>
                <m:ctrlPr>
                  <w:del w:id="1601" w:author="Zhang Li" w:date="2022-06-12T14:50:00Z">
                    <w:rPr>
                      <w:rFonts w:ascii="Cambria Math" w:eastAsia="宋体" w:hAnsi="Cambria Math" w:cs="Times New Roman"/>
                      <w:i/>
                      <w:kern w:val="0"/>
                      <w:sz w:val="24"/>
                      <w:szCs w:val="24"/>
                    </w:rPr>
                  </w:del>
                </m:ctrlPr>
              </m:sSupPr>
              <m:e>
                <m:d>
                  <m:dPr>
                    <m:ctrlPr>
                      <w:del w:id="1602" w:author="Zhang Li" w:date="2022-06-12T14:50:00Z">
                        <w:rPr>
                          <w:rFonts w:ascii="Cambria Math" w:eastAsia="宋体" w:hAnsi="Cambria Math" w:cs="Times New Roman"/>
                          <w:i/>
                          <w:kern w:val="0"/>
                          <w:sz w:val="24"/>
                          <w:szCs w:val="24"/>
                        </w:rPr>
                      </w:del>
                    </m:ctrlPr>
                  </m:dPr>
                  <m:e>
                    <m:r>
                      <w:del w:id="1603" w:author="Zhang Li" w:date="2022-06-12T14:50:00Z">
                        <w:rPr>
                          <w:rFonts w:ascii="Cambria Math" w:eastAsia="宋体" w:hAnsi="Cambria Math" w:cs="Times New Roman"/>
                          <w:kern w:val="0"/>
                          <w:sz w:val="24"/>
                          <w:szCs w:val="24"/>
                        </w:rPr>
                        <m:t>1-</m:t>
                      </w:del>
                    </m:r>
                    <m:sSub>
                      <m:sSubPr>
                        <m:ctrlPr>
                          <w:del w:id="1604" w:author="Zhang Li" w:date="2022-06-12T14:50:00Z">
                            <w:rPr>
                              <w:rFonts w:ascii="Cambria Math" w:eastAsia="宋体" w:hAnsi="Cambria Math" w:cs="Times New Roman"/>
                              <w:i/>
                              <w:kern w:val="0"/>
                              <w:sz w:val="24"/>
                              <w:szCs w:val="24"/>
                            </w:rPr>
                          </w:del>
                        </m:ctrlPr>
                      </m:sSubPr>
                      <m:e>
                        <m:r>
                          <w:del w:id="1605" w:author="Zhang Li" w:date="2022-06-12T14:50:00Z">
                            <w:rPr>
                              <w:rFonts w:ascii="Cambria Math" w:eastAsia="宋体" w:hAnsi="Cambria Math" w:cs="Times New Roman"/>
                              <w:kern w:val="0"/>
                              <w:sz w:val="24"/>
                              <w:szCs w:val="24"/>
                            </w:rPr>
                            <m:t>p</m:t>
                          </w:del>
                        </m:r>
                      </m:e>
                      <m:sub>
                        <m:r>
                          <w:del w:id="1606" w:author="Zhang Li" w:date="2022-06-12T14:50:00Z">
                            <w:rPr>
                              <w:rFonts w:ascii="Cambria Math" w:eastAsia="宋体" w:hAnsi="Cambria Math" w:cs="Times New Roman"/>
                              <w:kern w:val="0"/>
                              <w:sz w:val="24"/>
                              <w:szCs w:val="24"/>
                            </w:rPr>
                            <m:t>s</m:t>
                          </w:del>
                        </m:r>
                      </m:sub>
                    </m:sSub>
                  </m:e>
                </m:d>
              </m:e>
              <m:sup>
                <m:r>
                  <w:del w:id="1607" w:author="Zhang Li" w:date="2022-06-12T14:50:00Z">
                    <w:rPr>
                      <w:rFonts w:ascii="Cambria Math" w:eastAsia="宋体" w:hAnsi="Cambria Math" w:cs="Times New Roman"/>
                      <w:kern w:val="0"/>
                      <w:sz w:val="24"/>
                      <w:szCs w:val="24"/>
                    </w:rPr>
                    <m:t>x</m:t>
                  </w:del>
                </m:r>
              </m:sup>
            </m:sSup>
          </m:e>
        </m:func>
        <m:r>
          <w:del w:id="1608" w:author="Zhang Li" w:date="2022-06-12T14:50:00Z">
            <w:rPr>
              <w:rFonts w:ascii="Cambria Math" w:eastAsia="宋体" w:hAnsi="Cambria Math" w:cs="Times New Roman"/>
              <w:kern w:val="0"/>
              <w:sz w:val="24"/>
              <w:szCs w:val="24"/>
            </w:rPr>
            <m:t>≥ς</m:t>
          </w:del>
        </m:r>
      </m:oMath>
      <w:del w:id="160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1610" w:author="Zhang Li" w:date="2022-06-12T14:50:00Z">
            <w:rPr>
              <w:rFonts w:ascii="Cambria Math" w:eastAsia="宋体" w:hAnsi="Cambria Math" w:cs="Times New Roman"/>
              <w:kern w:val="0"/>
              <w:sz w:val="24"/>
              <w:szCs w:val="24"/>
            </w:rPr>
            <m:t>0≤ς&lt;1</m:t>
          </w:del>
        </m:r>
      </m:oMath>
      <w:del w:id="1611"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1612" w:author="Zhang Li" w:date="2022-06-12T14:50:00Z">
            <w:rPr>
              <w:rFonts w:ascii="Cambria Math" w:eastAsia="宋体" w:hAnsi="Cambria Math" w:cs="Times New Roman"/>
              <w:kern w:val="0"/>
              <w:sz w:val="24"/>
              <w:szCs w:val="24"/>
            </w:rPr>
            <m:t>x=⌈</m:t>
          </w:del>
        </m:r>
        <m:f>
          <m:fPr>
            <m:ctrlPr>
              <w:del w:id="1613" w:author="Zhang Li" w:date="2022-06-12T14:50:00Z">
                <w:rPr>
                  <w:rFonts w:ascii="Cambria Math" w:eastAsia="宋体" w:hAnsi="Cambria Math" w:cs="Times New Roman"/>
                  <w:i/>
                  <w:kern w:val="0"/>
                  <w:sz w:val="24"/>
                  <w:szCs w:val="24"/>
                </w:rPr>
              </w:del>
            </m:ctrlPr>
          </m:fPr>
          <m:num>
            <m:func>
              <m:funcPr>
                <m:ctrlPr>
                  <w:del w:id="1614" w:author="Zhang Li" w:date="2022-06-12T14:50:00Z">
                    <w:rPr>
                      <w:rFonts w:ascii="Cambria Math" w:eastAsia="宋体" w:hAnsi="Cambria Math" w:cs="Times New Roman"/>
                      <w:i/>
                      <w:kern w:val="0"/>
                      <w:sz w:val="24"/>
                      <w:szCs w:val="24"/>
                    </w:rPr>
                  </w:del>
                </m:ctrlPr>
              </m:funcPr>
              <m:fName>
                <m:r>
                  <w:del w:id="1615" w:author="Zhang Li" w:date="2022-06-12T14:50:00Z">
                    <m:rPr>
                      <m:sty m:val="p"/>
                    </m:rPr>
                    <w:rPr>
                      <w:rFonts w:ascii="Cambria Math" w:eastAsia="宋体" w:hAnsi="Cambria Math" w:cs="Times New Roman"/>
                      <w:kern w:val="0"/>
                      <w:sz w:val="24"/>
                      <w:szCs w:val="24"/>
                    </w:rPr>
                    <m:t>log</m:t>
                  </w:del>
                </m:r>
              </m:fName>
              <m:e>
                <m:r>
                  <w:del w:id="1616" w:author="Zhang Li" w:date="2022-06-12T14:50:00Z">
                    <w:rPr>
                      <w:rFonts w:ascii="Cambria Math" w:eastAsia="宋体" w:hAnsi="Cambria Math" w:cs="Times New Roman"/>
                      <w:kern w:val="0"/>
                      <w:sz w:val="24"/>
                      <w:szCs w:val="24"/>
                    </w:rPr>
                    <m:t>(1-ς)</m:t>
                  </w:del>
                </m:r>
              </m:e>
            </m:func>
          </m:num>
          <m:den>
            <m:func>
              <m:funcPr>
                <m:ctrlPr>
                  <w:del w:id="1617" w:author="Zhang Li" w:date="2022-06-12T14:50:00Z">
                    <w:rPr>
                      <w:rFonts w:ascii="Cambria Math" w:eastAsia="宋体" w:hAnsi="Cambria Math" w:cs="Times New Roman"/>
                      <w:i/>
                      <w:kern w:val="0"/>
                      <w:sz w:val="24"/>
                      <w:szCs w:val="24"/>
                    </w:rPr>
                  </w:del>
                </m:ctrlPr>
              </m:funcPr>
              <m:fName>
                <m:r>
                  <w:del w:id="1618" w:author="Zhang Li" w:date="2022-06-12T14:50:00Z">
                    <m:rPr>
                      <m:sty m:val="p"/>
                    </m:rPr>
                    <w:rPr>
                      <w:rFonts w:ascii="Cambria Math" w:eastAsia="宋体" w:hAnsi="Cambria Math" w:cs="Times New Roman"/>
                      <w:kern w:val="0"/>
                      <w:sz w:val="24"/>
                      <w:szCs w:val="24"/>
                    </w:rPr>
                    <m:t>log</m:t>
                  </w:del>
                </m:r>
              </m:fName>
              <m:e>
                <m:r>
                  <w:del w:id="1619" w:author="Zhang Li" w:date="2022-06-12T14:50:00Z">
                    <w:rPr>
                      <w:rFonts w:ascii="Cambria Math" w:eastAsia="宋体" w:hAnsi="Cambria Math" w:cs="Times New Roman"/>
                      <w:kern w:val="0"/>
                      <w:sz w:val="24"/>
                      <w:szCs w:val="24"/>
                    </w:rPr>
                    <m:t>(1-</m:t>
                  </w:del>
                </m:r>
                <m:sSub>
                  <m:sSubPr>
                    <m:ctrlPr>
                      <w:del w:id="1620" w:author="Zhang Li" w:date="2022-06-12T14:50:00Z">
                        <w:rPr>
                          <w:rFonts w:ascii="Cambria Math" w:eastAsia="宋体" w:hAnsi="Cambria Math" w:cs="Times New Roman"/>
                          <w:i/>
                          <w:kern w:val="0"/>
                          <w:sz w:val="24"/>
                          <w:szCs w:val="24"/>
                        </w:rPr>
                      </w:del>
                    </m:ctrlPr>
                  </m:sSubPr>
                  <m:e>
                    <m:r>
                      <w:del w:id="1621" w:author="Zhang Li" w:date="2022-06-12T14:50:00Z">
                        <w:rPr>
                          <w:rFonts w:ascii="Cambria Math" w:eastAsia="宋体" w:hAnsi="Cambria Math" w:cs="Times New Roman"/>
                          <w:kern w:val="0"/>
                          <w:sz w:val="24"/>
                          <w:szCs w:val="24"/>
                        </w:rPr>
                        <m:t>p</m:t>
                      </w:del>
                    </m:r>
                  </m:e>
                  <m:sub>
                    <m:r>
                      <w:del w:id="1622" w:author="Zhang Li" w:date="2022-06-12T14:50:00Z">
                        <w:rPr>
                          <w:rFonts w:ascii="Cambria Math" w:eastAsia="宋体" w:hAnsi="Cambria Math" w:cs="Times New Roman"/>
                          <w:kern w:val="0"/>
                          <w:sz w:val="24"/>
                          <w:szCs w:val="24"/>
                        </w:rPr>
                        <m:t>s</m:t>
                      </w:del>
                    </m:r>
                  </m:sub>
                </m:sSub>
                <m:r>
                  <w:del w:id="1623" w:author="Zhang Li" w:date="2022-06-12T14:50:00Z">
                    <w:rPr>
                      <w:rFonts w:ascii="Cambria Math" w:eastAsia="宋体" w:hAnsi="Cambria Math" w:cs="Times New Roman"/>
                      <w:kern w:val="0"/>
                      <w:sz w:val="24"/>
                      <w:szCs w:val="24"/>
                    </w:rPr>
                    <m:t>)</m:t>
                  </w:del>
                </m:r>
              </m:e>
            </m:func>
          </m:den>
        </m:f>
        <m:r>
          <w:del w:id="1624" w:author="Zhang Li" w:date="2022-06-12T14:50:00Z">
            <w:rPr>
              <w:rFonts w:ascii="Cambria Math" w:eastAsia="宋体" w:hAnsi="Cambria Math" w:cs="Times New Roman"/>
              <w:kern w:val="0"/>
              <w:sz w:val="24"/>
              <w:szCs w:val="24"/>
            </w:rPr>
            <m:t>⌉</m:t>
          </w:del>
        </m:r>
      </m:oMath>
      <w:del w:id="162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1626" w:author="Zhang Li" w:date="2022-06-12T14:50:00Z">
            <w:rPr>
              <w:rFonts w:ascii="Cambria Math" w:eastAsia="宋体" w:hAnsi="Cambria Math" w:cs="Times New Roman"/>
              <w:kern w:val="0"/>
              <w:sz w:val="24"/>
              <w:szCs w:val="24"/>
            </w:rPr>
            <m:t>ς</m:t>
          </w:del>
        </m:r>
      </m:oMath>
      <w:del w:id="1627"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1628" w:author="Zhang Li" w:date="2022-06-12T14:50:00Z"/>
          <w:rFonts w:ascii="Times New Roman" w:eastAsia="宋体" w:hAnsi="Times New Roman" w:cs="Times New Roman"/>
          <w:kern w:val="0"/>
          <w:sz w:val="24"/>
          <w:szCs w:val="24"/>
        </w:rPr>
      </w:pPr>
      <w:del w:id="1629"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1630" w:author="Zhang Li" w:date="2022-06-12T14:50:00Z">
                <w:rPr>
                  <w:rFonts w:ascii="Cambria Math" w:eastAsia="宋体" w:hAnsi="Cambria Math" w:cs="Times New Roman"/>
                  <w:i/>
                  <w:kern w:val="0"/>
                  <w:sz w:val="24"/>
                  <w:szCs w:val="24"/>
                </w:rPr>
              </w:del>
            </m:ctrlPr>
          </m:sSubSupPr>
          <m:e>
            <m:r>
              <w:del w:id="1631" w:author="Zhang Li" w:date="2022-06-12T14:50:00Z">
                <w:rPr>
                  <w:rFonts w:ascii="Cambria Math" w:eastAsia="宋体" w:hAnsi="Cambria Math" w:cs="Times New Roman"/>
                  <w:kern w:val="0"/>
                  <w:sz w:val="24"/>
                  <w:szCs w:val="24"/>
                </w:rPr>
                <m:t>T</m:t>
              </w:del>
            </m:r>
          </m:e>
          <m:sub>
            <m:r>
              <w:del w:id="1632" w:author="Zhang Li" w:date="2022-06-12T14:50:00Z">
                <w:rPr>
                  <w:rFonts w:ascii="Cambria Math" w:eastAsia="宋体" w:hAnsi="Cambria Math" w:cs="Times New Roman"/>
                  <w:kern w:val="0"/>
                  <w:sz w:val="24"/>
                  <w:szCs w:val="24"/>
                </w:rPr>
                <m:t>B</m:t>
              </w:del>
            </m:r>
          </m:sub>
          <m:sup>
            <m:r>
              <w:del w:id="1633" w:author="Zhang Li" w:date="2022-06-12T14:50:00Z">
                <w:rPr>
                  <w:rFonts w:ascii="Cambria Math" w:eastAsia="宋体" w:hAnsi="Cambria Math" w:cs="Times New Roman"/>
                  <w:kern w:val="0"/>
                  <w:sz w:val="24"/>
                  <w:szCs w:val="24"/>
                </w:rPr>
                <m:t>max</m:t>
              </w:del>
            </m:r>
          </m:sup>
        </m:sSubSup>
        <m:r>
          <w:del w:id="1634" w:author="Zhang Li" w:date="2022-06-12T14:50:00Z">
            <w:rPr>
              <w:rFonts w:ascii="Cambria Math" w:eastAsia="宋体" w:hAnsi="Cambria Math" w:cs="Times New Roman"/>
              <w:kern w:val="0"/>
              <w:sz w:val="24"/>
              <w:szCs w:val="24"/>
            </w:rPr>
            <m:t xml:space="preserve"> </m:t>
          </w:del>
        </m:r>
      </m:oMath>
      <w:del w:id="1635"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1636" w:author="Zhang Li" w:date="2022-06-12T14:50:00Z">
                <w:rPr>
                  <w:rFonts w:ascii="Cambria Math" w:eastAsia="宋体" w:hAnsi="Cambria Math" w:cs="Times New Roman"/>
                  <w:i/>
                  <w:kern w:val="0"/>
                  <w:sz w:val="24"/>
                  <w:szCs w:val="24"/>
                </w:rPr>
              </w:del>
            </m:ctrlPr>
          </m:sSubSupPr>
          <m:e>
            <m:r>
              <w:del w:id="1637" w:author="Zhang Li" w:date="2022-06-12T14:50:00Z">
                <w:rPr>
                  <w:rFonts w:ascii="Cambria Math" w:eastAsia="宋体" w:hAnsi="Cambria Math" w:cs="Times New Roman"/>
                  <w:kern w:val="0"/>
                  <w:sz w:val="24"/>
                  <w:szCs w:val="24"/>
                </w:rPr>
                <m:t>T</m:t>
              </w:del>
            </m:r>
          </m:e>
          <m:sub>
            <m:r>
              <w:del w:id="1638" w:author="Zhang Li" w:date="2022-06-12T14:50:00Z">
                <w:rPr>
                  <w:rFonts w:ascii="Cambria Math" w:eastAsia="宋体" w:hAnsi="Cambria Math" w:cs="Times New Roman"/>
                  <w:kern w:val="0"/>
                  <w:sz w:val="24"/>
                  <w:szCs w:val="24"/>
                </w:rPr>
                <m:t>sig</m:t>
              </w:del>
            </m:r>
          </m:sub>
          <m:sup>
            <m:r>
              <w:del w:id="1639" w:author="Zhang Li" w:date="2022-06-12T14:50:00Z">
                <w:rPr>
                  <w:rFonts w:ascii="Cambria Math" w:eastAsia="宋体" w:hAnsi="Cambria Math" w:cs="Times New Roman"/>
                  <w:kern w:val="0"/>
                  <w:sz w:val="24"/>
                  <w:szCs w:val="24"/>
                </w:rPr>
                <m:t>max</m:t>
              </w:del>
            </m:r>
          </m:sup>
        </m:sSubSup>
      </m:oMath>
      <w:del w:id="1640"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1641" w:author="Zhang Li" w:date="2022-06-12T14:50:00Z">
            <w:rPr>
              <w:rFonts w:ascii="Cambria Math" w:eastAsia="宋体" w:hAnsi="Cambria Math" w:cs="Times New Roman"/>
              <w:kern w:val="0"/>
              <w:sz w:val="24"/>
              <w:szCs w:val="24"/>
            </w:rPr>
            <m:t>N-1</m:t>
          </w:del>
        </m:r>
      </m:oMath>
      <w:del w:id="164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1643" w:author="Zhang Li" w:date="2022-06-12T14:50:00Z">
                <w:rPr>
                  <w:rFonts w:ascii="Cambria Math" w:eastAsia="宋体" w:hAnsi="Cambria Math" w:cs="Times New Roman"/>
                  <w:i/>
                  <w:kern w:val="0"/>
                  <w:sz w:val="24"/>
                  <w:szCs w:val="24"/>
                </w:rPr>
              </w:del>
            </m:ctrlPr>
          </m:sSubSupPr>
          <m:e>
            <m:r>
              <w:del w:id="1644" w:author="Zhang Li" w:date="2022-06-12T14:50:00Z">
                <w:rPr>
                  <w:rFonts w:ascii="Cambria Math" w:eastAsia="宋体" w:hAnsi="Cambria Math" w:cs="Times New Roman"/>
                  <w:kern w:val="0"/>
                  <w:sz w:val="24"/>
                  <w:szCs w:val="24"/>
                </w:rPr>
                <m:t>T</m:t>
              </w:del>
            </m:r>
          </m:e>
          <m:sub>
            <m:r>
              <w:del w:id="1645" w:author="Zhang Li" w:date="2022-06-12T14:50:00Z">
                <w:rPr>
                  <w:rFonts w:ascii="Cambria Math" w:eastAsia="宋体" w:hAnsi="Cambria Math" w:cs="Times New Roman"/>
                  <w:kern w:val="0"/>
                  <w:sz w:val="24"/>
                  <w:szCs w:val="24"/>
                </w:rPr>
                <m:t>C</m:t>
              </w:del>
            </m:r>
          </m:sub>
          <m:sup>
            <m:r>
              <w:del w:id="1646" w:author="Zhang Li" w:date="2022-06-12T14:50:00Z">
                <w:rPr>
                  <w:rFonts w:ascii="Cambria Math" w:eastAsia="宋体" w:hAnsi="Cambria Math" w:cs="Times New Roman"/>
                  <w:kern w:val="0"/>
                  <w:sz w:val="24"/>
                  <w:szCs w:val="24"/>
                </w:rPr>
                <m:t>max</m:t>
              </w:del>
            </m:r>
          </m:sup>
        </m:sSubSup>
        <m:r>
          <w:del w:id="1647" w:author="Zhang Li" w:date="2022-06-12T14:50:00Z">
            <w:rPr>
              <w:rFonts w:ascii="Cambria Math" w:eastAsia="宋体" w:hAnsi="Cambria Math" w:cs="Times New Roman"/>
              <w:kern w:val="0"/>
              <w:sz w:val="24"/>
              <w:szCs w:val="24"/>
            </w:rPr>
            <m:t>=</m:t>
          </w:del>
        </m:r>
        <m:sSubSup>
          <m:sSubSupPr>
            <m:ctrlPr>
              <w:del w:id="1648" w:author="Zhang Li" w:date="2022-06-12T14:50:00Z">
                <w:rPr>
                  <w:rFonts w:ascii="Cambria Math" w:eastAsia="宋体" w:hAnsi="Cambria Math" w:cs="Times New Roman"/>
                  <w:i/>
                  <w:kern w:val="0"/>
                  <w:sz w:val="24"/>
                  <w:szCs w:val="24"/>
                </w:rPr>
              </w:del>
            </m:ctrlPr>
          </m:sSubSupPr>
          <m:e>
            <m:r>
              <w:del w:id="1649" w:author="Zhang Li" w:date="2022-06-12T14:50:00Z">
                <w:rPr>
                  <w:rFonts w:ascii="Cambria Math" w:eastAsia="宋体" w:hAnsi="Cambria Math" w:cs="Times New Roman"/>
                  <w:kern w:val="0"/>
                  <w:sz w:val="24"/>
                  <w:szCs w:val="24"/>
                </w:rPr>
                <m:t>T</m:t>
              </w:del>
            </m:r>
          </m:e>
          <m:sub>
            <m:r>
              <w:del w:id="1650" w:author="Zhang Li" w:date="2022-06-12T14:50:00Z">
                <w:rPr>
                  <w:rFonts w:ascii="Cambria Math" w:eastAsia="宋体" w:hAnsi="Cambria Math" w:cs="Times New Roman"/>
                  <w:kern w:val="0"/>
                  <w:sz w:val="24"/>
                  <w:szCs w:val="24"/>
                </w:rPr>
                <m:t>B</m:t>
              </w:del>
            </m:r>
          </m:sub>
          <m:sup>
            <m:r>
              <w:del w:id="1651" w:author="Zhang Li" w:date="2022-06-12T14:50:00Z">
                <w:rPr>
                  <w:rFonts w:ascii="Cambria Math" w:eastAsia="宋体" w:hAnsi="Cambria Math" w:cs="Times New Roman"/>
                  <w:kern w:val="0"/>
                  <w:sz w:val="24"/>
                  <w:szCs w:val="24"/>
                </w:rPr>
                <m:t>max</m:t>
              </w:del>
            </m:r>
          </m:sup>
        </m:sSubSup>
        <m:r>
          <w:del w:id="1652" w:author="Zhang Li" w:date="2022-06-12T14:50:00Z">
            <w:rPr>
              <w:rFonts w:ascii="Cambria Math" w:eastAsia="宋体" w:hAnsi="Cambria Math" w:cs="Times New Roman"/>
              <w:kern w:val="0"/>
              <w:sz w:val="24"/>
              <w:szCs w:val="24"/>
            </w:rPr>
            <m:t>+</m:t>
          </w:del>
        </m:r>
        <m:nary>
          <m:naryPr>
            <m:chr m:val="∑"/>
            <m:limLoc m:val="undOvr"/>
            <m:ctrlPr>
              <w:del w:id="1653" w:author="Zhang Li" w:date="2022-06-12T14:50:00Z">
                <w:rPr>
                  <w:rFonts w:ascii="Cambria Math" w:eastAsia="宋体" w:hAnsi="Cambria Math" w:cs="Times New Roman"/>
                  <w:i/>
                  <w:kern w:val="0"/>
                  <w:sz w:val="24"/>
                  <w:szCs w:val="24"/>
                </w:rPr>
              </w:del>
            </m:ctrlPr>
          </m:naryPr>
          <m:sub>
            <m:r>
              <w:del w:id="1654" w:author="Zhang Li" w:date="2022-06-12T14:50:00Z">
                <w:rPr>
                  <w:rFonts w:ascii="Cambria Math" w:eastAsia="宋体" w:hAnsi="Cambria Math" w:cs="Times New Roman"/>
                  <w:kern w:val="0"/>
                  <w:sz w:val="24"/>
                  <w:szCs w:val="24"/>
                </w:rPr>
                <m:t>i=0</m:t>
              </w:del>
            </m:r>
          </m:sub>
          <m:sup>
            <m:r>
              <w:del w:id="1655" w:author="Zhang Li" w:date="2022-06-12T14:50:00Z">
                <w:rPr>
                  <w:rFonts w:ascii="Cambria Math" w:eastAsia="宋体" w:hAnsi="Cambria Math" w:cs="Times New Roman"/>
                  <w:kern w:val="0"/>
                  <w:sz w:val="24"/>
                  <w:szCs w:val="24"/>
                </w:rPr>
                <m:t>N</m:t>
              </w:del>
            </m:r>
          </m:sup>
          <m:e>
            <m:sSubSup>
              <m:sSubSupPr>
                <m:ctrlPr>
                  <w:del w:id="1656" w:author="Zhang Li" w:date="2022-06-12T14:50:00Z">
                    <w:rPr>
                      <w:rFonts w:ascii="Cambria Math" w:eastAsia="宋体" w:hAnsi="Cambria Math" w:cs="Times New Roman"/>
                      <w:i/>
                      <w:kern w:val="0"/>
                      <w:sz w:val="24"/>
                      <w:szCs w:val="24"/>
                    </w:rPr>
                  </w:del>
                </m:ctrlPr>
              </m:sSubSupPr>
              <m:e>
                <m:r>
                  <w:del w:id="1657" w:author="Zhang Li" w:date="2022-06-12T14:50:00Z">
                    <w:rPr>
                      <w:rFonts w:ascii="Cambria Math" w:eastAsia="宋体" w:hAnsi="Cambria Math" w:cs="Times New Roman"/>
                      <w:kern w:val="0"/>
                      <w:sz w:val="24"/>
                      <w:szCs w:val="24"/>
                    </w:rPr>
                    <m:t>T</m:t>
                  </w:del>
                </m:r>
              </m:e>
              <m:sub>
                <m:r>
                  <w:del w:id="1658" w:author="Zhang Li" w:date="2022-06-12T14:50:00Z">
                    <w:rPr>
                      <w:rFonts w:ascii="Cambria Math" w:eastAsia="宋体" w:hAnsi="Cambria Math" w:cs="Times New Roman"/>
                      <w:kern w:val="0"/>
                      <w:sz w:val="24"/>
                      <w:szCs w:val="24"/>
                    </w:rPr>
                    <m:t>sig</m:t>
                  </w:del>
                </m:r>
              </m:sub>
              <m:sup>
                <m:r>
                  <w:del w:id="1659" w:author="Zhang Li" w:date="2022-06-12T14:50:00Z">
                    <w:rPr>
                      <w:rFonts w:ascii="Cambria Math" w:eastAsia="宋体" w:hAnsi="Cambria Math" w:cs="Times New Roman"/>
                      <w:kern w:val="0"/>
                      <w:sz w:val="24"/>
                      <w:szCs w:val="24"/>
                    </w:rPr>
                    <m:t>max</m:t>
                  </w:del>
                </m:r>
              </m:sup>
            </m:sSubSup>
          </m:e>
        </m:nary>
      </m:oMath>
      <w:del w:id="1660"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1661" w:author="Zhang Li" w:date="2022-06-12T14:50:00Z">
            <w:rPr>
              <w:rFonts w:ascii="Cambria Math" w:eastAsia="宋体" w:hAnsi="Cambria Math" w:cs="Times New Roman"/>
              <w:kern w:val="0"/>
              <w:sz w:val="24"/>
              <w:szCs w:val="24"/>
            </w:rPr>
            <m:t>F=(</m:t>
          </w:del>
        </m:r>
        <m:sSubSup>
          <m:sSubSupPr>
            <m:ctrlPr>
              <w:del w:id="1662" w:author="Zhang Li" w:date="2022-06-12T14:50:00Z">
                <w:rPr>
                  <w:rFonts w:ascii="Cambria Math" w:eastAsia="宋体" w:hAnsi="Cambria Math" w:cs="Times New Roman"/>
                  <w:i/>
                  <w:kern w:val="0"/>
                  <w:sz w:val="24"/>
                  <w:szCs w:val="24"/>
                </w:rPr>
              </w:del>
            </m:ctrlPr>
          </m:sSubSupPr>
          <m:e>
            <m:r>
              <w:del w:id="1663" w:author="Zhang Li" w:date="2022-06-12T14:50:00Z">
                <w:rPr>
                  <w:rFonts w:ascii="Cambria Math" w:eastAsia="宋体" w:hAnsi="Cambria Math" w:cs="Times New Roman"/>
                  <w:kern w:val="0"/>
                  <w:sz w:val="24"/>
                  <w:szCs w:val="24"/>
                </w:rPr>
                <m:t>T</m:t>
              </w:del>
            </m:r>
          </m:e>
          <m:sub>
            <m:r>
              <w:del w:id="1664" w:author="Zhang Li" w:date="2022-06-12T14:50:00Z">
                <w:rPr>
                  <w:rFonts w:ascii="Cambria Math" w:eastAsia="宋体" w:hAnsi="Cambria Math" w:cs="Times New Roman"/>
                  <w:kern w:val="0"/>
                  <w:sz w:val="24"/>
                  <w:szCs w:val="24"/>
                </w:rPr>
                <m:t>B</m:t>
              </w:del>
            </m:r>
          </m:sub>
          <m:sup>
            <m:r>
              <w:del w:id="1665" w:author="Zhang Li" w:date="2022-06-12T14:50:00Z">
                <w:rPr>
                  <w:rFonts w:ascii="Cambria Math" w:eastAsia="宋体" w:hAnsi="Cambria Math" w:cs="Times New Roman"/>
                  <w:kern w:val="0"/>
                  <w:sz w:val="24"/>
                  <w:szCs w:val="24"/>
                </w:rPr>
                <m:t>max</m:t>
              </w:del>
            </m:r>
          </m:sup>
        </m:sSubSup>
        <m:r>
          <w:del w:id="1666" w:author="Zhang Li" w:date="2022-06-12T14:50:00Z">
            <w:rPr>
              <w:rFonts w:ascii="Cambria Math" w:eastAsia="宋体" w:hAnsi="Cambria Math" w:cs="Times New Roman"/>
              <w:kern w:val="0"/>
              <w:sz w:val="24"/>
              <w:szCs w:val="24"/>
            </w:rPr>
            <m:t>+</m:t>
          </w:del>
        </m:r>
        <m:nary>
          <m:naryPr>
            <m:chr m:val="∑"/>
            <m:limLoc m:val="undOvr"/>
            <m:ctrlPr>
              <w:del w:id="1667" w:author="Zhang Li" w:date="2022-06-12T14:50:00Z">
                <w:rPr>
                  <w:rFonts w:ascii="Cambria Math" w:eastAsia="宋体" w:hAnsi="Cambria Math" w:cs="Times New Roman"/>
                  <w:i/>
                  <w:kern w:val="0"/>
                  <w:sz w:val="24"/>
                  <w:szCs w:val="24"/>
                </w:rPr>
              </w:del>
            </m:ctrlPr>
          </m:naryPr>
          <m:sub>
            <m:r>
              <w:del w:id="1668" w:author="Zhang Li" w:date="2022-06-12T14:50:00Z">
                <w:rPr>
                  <w:rFonts w:ascii="Cambria Math" w:eastAsia="宋体" w:hAnsi="Cambria Math" w:cs="Times New Roman"/>
                  <w:kern w:val="0"/>
                  <w:sz w:val="24"/>
                  <w:szCs w:val="24"/>
                </w:rPr>
                <m:t>i=0</m:t>
              </w:del>
            </m:r>
          </m:sub>
          <m:sup>
            <m:r>
              <w:del w:id="1669" w:author="Zhang Li" w:date="2022-06-12T14:50:00Z">
                <w:rPr>
                  <w:rFonts w:ascii="Cambria Math" w:eastAsia="宋体" w:hAnsi="Cambria Math" w:cs="Times New Roman"/>
                  <w:kern w:val="0"/>
                  <w:sz w:val="24"/>
                  <w:szCs w:val="24"/>
                </w:rPr>
                <m:t>N</m:t>
              </w:del>
            </m:r>
          </m:sup>
          <m:e>
            <m:sSubSup>
              <m:sSubSupPr>
                <m:ctrlPr>
                  <w:del w:id="1670" w:author="Zhang Li" w:date="2022-06-12T14:50:00Z">
                    <w:rPr>
                      <w:rFonts w:ascii="Cambria Math" w:eastAsia="宋体" w:hAnsi="Cambria Math" w:cs="Times New Roman"/>
                      <w:i/>
                      <w:kern w:val="0"/>
                      <w:sz w:val="24"/>
                      <w:szCs w:val="24"/>
                    </w:rPr>
                  </w:del>
                </m:ctrlPr>
              </m:sSubSupPr>
              <m:e>
                <m:r>
                  <w:del w:id="1671" w:author="Zhang Li" w:date="2022-06-12T14:50:00Z">
                    <w:rPr>
                      <w:rFonts w:ascii="Cambria Math" w:eastAsia="宋体" w:hAnsi="Cambria Math" w:cs="Times New Roman"/>
                      <w:kern w:val="0"/>
                      <w:sz w:val="24"/>
                      <w:szCs w:val="24"/>
                    </w:rPr>
                    <m:t>T</m:t>
                  </w:del>
                </m:r>
              </m:e>
              <m:sub>
                <m:r>
                  <w:del w:id="1672" w:author="Zhang Li" w:date="2022-06-12T14:50:00Z">
                    <w:rPr>
                      <w:rFonts w:ascii="Cambria Math" w:eastAsia="宋体" w:hAnsi="Cambria Math" w:cs="Times New Roman"/>
                      <w:kern w:val="0"/>
                      <w:sz w:val="24"/>
                      <w:szCs w:val="24"/>
                    </w:rPr>
                    <m:t>sig</m:t>
                  </w:del>
                </m:r>
              </m:sub>
              <m:sup>
                <m:r>
                  <w:del w:id="1673" w:author="Zhang Li" w:date="2022-06-12T14:50:00Z">
                    <w:rPr>
                      <w:rFonts w:ascii="Cambria Math" w:eastAsia="宋体" w:hAnsi="Cambria Math" w:cs="Times New Roman"/>
                      <w:kern w:val="0"/>
                      <w:sz w:val="24"/>
                      <w:szCs w:val="24"/>
                    </w:rPr>
                    <m:t>max</m:t>
                  </w:del>
                </m:r>
              </m:sup>
            </m:sSubSup>
          </m:e>
        </m:nary>
        <m:r>
          <w:del w:id="1674" w:author="Zhang Li" w:date="2022-06-12T14:50:00Z">
            <w:rPr>
              <w:rFonts w:ascii="Cambria Math" w:eastAsia="宋体" w:hAnsi="Cambria Math" w:cs="Times New Roman"/>
              <w:kern w:val="0"/>
              <w:sz w:val="24"/>
              <w:szCs w:val="24"/>
            </w:rPr>
            <m:t>)⋅</m:t>
          </w:del>
        </m:r>
        <m:d>
          <m:dPr>
            <m:begChr m:val="⌈"/>
            <m:endChr m:val="⌉"/>
            <m:ctrlPr>
              <w:del w:id="1675" w:author="Zhang Li" w:date="2022-06-12T14:50:00Z">
                <w:rPr>
                  <w:rFonts w:ascii="Cambria Math" w:eastAsia="宋体" w:hAnsi="Cambria Math" w:cs="Times New Roman"/>
                  <w:i/>
                  <w:kern w:val="0"/>
                  <w:sz w:val="24"/>
                  <w:szCs w:val="24"/>
                </w:rPr>
              </w:del>
            </m:ctrlPr>
          </m:dPr>
          <m:e>
            <m:f>
              <m:fPr>
                <m:ctrlPr>
                  <w:del w:id="1676" w:author="Zhang Li" w:date="2022-06-12T14:50:00Z">
                    <w:rPr>
                      <w:rFonts w:ascii="Cambria Math" w:eastAsia="宋体" w:hAnsi="Cambria Math" w:cs="Times New Roman"/>
                      <w:i/>
                      <w:kern w:val="0"/>
                      <w:sz w:val="24"/>
                      <w:szCs w:val="24"/>
                    </w:rPr>
                  </w:del>
                </m:ctrlPr>
              </m:fPr>
              <m:num>
                <m:func>
                  <m:funcPr>
                    <m:ctrlPr>
                      <w:del w:id="1677" w:author="Zhang Li" w:date="2022-06-12T14:50:00Z">
                        <w:rPr>
                          <w:rFonts w:ascii="Cambria Math" w:eastAsia="宋体" w:hAnsi="Cambria Math" w:cs="Times New Roman"/>
                          <w:i/>
                          <w:kern w:val="0"/>
                          <w:sz w:val="24"/>
                          <w:szCs w:val="24"/>
                        </w:rPr>
                      </w:del>
                    </m:ctrlPr>
                  </m:funcPr>
                  <m:fName>
                    <m:r>
                      <w:del w:id="1678" w:author="Zhang Li" w:date="2022-06-12T14:50:00Z">
                        <m:rPr>
                          <m:sty m:val="p"/>
                        </m:rPr>
                        <w:rPr>
                          <w:rFonts w:ascii="Cambria Math" w:eastAsia="宋体" w:hAnsi="Cambria Math" w:cs="Times New Roman"/>
                          <w:kern w:val="0"/>
                          <w:sz w:val="24"/>
                          <w:szCs w:val="24"/>
                        </w:rPr>
                        <m:t>log</m:t>
                      </w:del>
                    </m:r>
                  </m:fName>
                  <m:e>
                    <m:d>
                      <m:dPr>
                        <m:ctrlPr>
                          <w:del w:id="1679" w:author="Zhang Li" w:date="2022-06-12T14:50:00Z">
                            <w:rPr>
                              <w:rFonts w:ascii="Cambria Math" w:eastAsia="宋体" w:hAnsi="Cambria Math" w:cs="Times New Roman"/>
                              <w:i/>
                              <w:kern w:val="0"/>
                              <w:sz w:val="24"/>
                              <w:szCs w:val="24"/>
                            </w:rPr>
                          </w:del>
                        </m:ctrlPr>
                      </m:dPr>
                      <m:e>
                        <m:r>
                          <w:del w:id="1680" w:author="Zhang Li" w:date="2022-06-12T14:50:00Z">
                            <w:rPr>
                              <w:rFonts w:ascii="Cambria Math" w:eastAsia="宋体" w:hAnsi="Cambria Math" w:cs="Times New Roman"/>
                              <w:kern w:val="0"/>
                              <w:sz w:val="24"/>
                              <w:szCs w:val="24"/>
                            </w:rPr>
                            <m:t>1-ς</m:t>
                          </w:del>
                        </m:r>
                      </m:e>
                    </m:d>
                  </m:e>
                </m:func>
              </m:num>
              <m:den>
                <m:func>
                  <m:funcPr>
                    <m:ctrlPr>
                      <w:del w:id="1681" w:author="Zhang Li" w:date="2022-06-12T14:50:00Z">
                        <w:rPr>
                          <w:rFonts w:ascii="Cambria Math" w:eastAsia="宋体" w:hAnsi="Cambria Math" w:cs="Times New Roman"/>
                          <w:i/>
                          <w:kern w:val="0"/>
                          <w:sz w:val="24"/>
                          <w:szCs w:val="24"/>
                        </w:rPr>
                      </w:del>
                    </m:ctrlPr>
                  </m:funcPr>
                  <m:fName>
                    <m:r>
                      <w:del w:id="1682" w:author="Zhang Li" w:date="2022-06-12T14:50:00Z">
                        <m:rPr>
                          <m:sty m:val="p"/>
                        </m:rPr>
                        <w:rPr>
                          <w:rFonts w:ascii="Cambria Math" w:eastAsia="宋体" w:hAnsi="Cambria Math" w:cs="Times New Roman"/>
                          <w:kern w:val="0"/>
                          <w:sz w:val="24"/>
                          <w:szCs w:val="24"/>
                        </w:rPr>
                        <m:t>log</m:t>
                      </w:del>
                    </m:r>
                  </m:fName>
                  <m:e>
                    <m:d>
                      <m:dPr>
                        <m:ctrlPr>
                          <w:del w:id="1683" w:author="Zhang Li" w:date="2022-06-12T14:50:00Z">
                            <w:rPr>
                              <w:rFonts w:ascii="Cambria Math" w:eastAsia="宋体" w:hAnsi="Cambria Math" w:cs="Times New Roman"/>
                              <w:i/>
                              <w:kern w:val="0"/>
                              <w:sz w:val="24"/>
                              <w:szCs w:val="24"/>
                            </w:rPr>
                          </w:del>
                        </m:ctrlPr>
                      </m:dPr>
                      <m:e>
                        <m:r>
                          <w:del w:id="1684" w:author="Zhang Li" w:date="2022-06-12T14:50:00Z">
                            <w:rPr>
                              <w:rFonts w:ascii="Cambria Math" w:eastAsia="宋体" w:hAnsi="Cambria Math" w:cs="Times New Roman"/>
                              <w:kern w:val="0"/>
                              <w:sz w:val="24"/>
                              <w:szCs w:val="24"/>
                            </w:rPr>
                            <m:t>1-</m:t>
                          </w:del>
                        </m:r>
                        <m:r>
                          <w:del w:id="1685" w:author="Zhang Li" w:date="2022-06-12T14:50:00Z">
                            <w:rPr>
                              <w:rFonts w:ascii="Cambria Math" w:eastAsia="宋体" w:hAnsi="Cambria Math" w:cs="Times New Roman" w:hint="eastAsia"/>
                              <w:kern w:val="0"/>
                              <w:sz w:val="24"/>
                              <w:szCs w:val="24"/>
                            </w:rPr>
                            <m:t>N</m:t>
                          </w:del>
                        </m:r>
                        <m:r>
                          <w:del w:id="1686" w:author="Zhang Li" w:date="2022-06-12T14:50:00Z">
                            <w:rPr>
                              <w:rFonts w:ascii="Cambria Math" w:eastAsia="宋体" w:hAnsi="Cambria Math" w:cs="Times New Roman"/>
                              <w:kern w:val="0"/>
                              <w:sz w:val="24"/>
                              <w:szCs w:val="24"/>
                            </w:rPr>
                            <m:t>⋅p⋅</m:t>
                          </w:del>
                        </m:r>
                        <m:sSup>
                          <m:sSupPr>
                            <m:ctrlPr>
                              <w:del w:id="1687" w:author="Zhang Li" w:date="2022-06-12T14:50:00Z">
                                <w:rPr>
                                  <w:rFonts w:ascii="Cambria Math" w:eastAsia="宋体" w:hAnsi="Cambria Math" w:cs="Times New Roman"/>
                                  <w:i/>
                                  <w:kern w:val="0"/>
                                  <w:sz w:val="24"/>
                                  <w:szCs w:val="24"/>
                                </w:rPr>
                              </w:del>
                            </m:ctrlPr>
                          </m:sSupPr>
                          <m:e>
                            <m:d>
                              <m:dPr>
                                <m:ctrlPr>
                                  <w:del w:id="1688" w:author="Zhang Li" w:date="2022-06-12T14:50:00Z">
                                    <w:rPr>
                                      <w:rFonts w:ascii="Cambria Math" w:eastAsia="宋体" w:hAnsi="Cambria Math" w:cs="Times New Roman"/>
                                      <w:i/>
                                      <w:kern w:val="0"/>
                                      <w:sz w:val="24"/>
                                      <w:szCs w:val="24"/>
                                    </w:rPr>
                                  </w:del>
                                </m:ctrlPr>
                              </m:dPr>
                              <m:e>
                                <m:r>
                                  <w:del w:id="1689" w:author="Zhang Li" w:date="2022-06-12T14:50:00Z">
                                    <w:rPr>
                                      <w:rFonts w:ascii="Cambria Math" w:eastAsia="宋体" w:hAnsi="Cambria Math" w:cs="Times New Roman"/>
                                      <w:kern w:val="0"/>
                                      <w:sz w:val="24"/>
                                      <w:szCs w:val="24"/>
                                    </w:rPr>
                                    <m:t>1-p</m:t>
                                  </w:del>
                                </m:r>
                              </m:e>
                            </m:d>
                          </m:e>
                          <m:sup>
                            <m:r>
                              <w:del w:id="1690" w:author="Zhang Li" w:date="2022-06-12T14:50:00Z">
                                <w:rPr>
                                  <w:rFonts w:ascii="Cambria Math" w:eastAsia="宋体" w:hAnsi="Cambria Math" w:cs="Times New Roman"/>
                                  <w:kern w:val="0"/>
                                  <w:sz w:val="24"/>
                                  <w:szCs w:val="24"/>
                                </w:rPr>
                                <m:t>N-1</m:t>
                              </w:del>
                            </m:r>
                          </m:sup>
                        </m:sSup>
                      </m:e>
                    </m:d>
                  </m:e>
                </m:func>
              </m:den>
            </m:f>
          </m:e>
        </m:d>
      </m:oMath>
      <w:del w:id="169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1692" w:author="Zhang Li" w:date="2022-06-12T14:50:00Z">
            <w:rPr>
              <w:rFonts w:ascii="Cambria Math" w:eastAsia="宋体" w:hAnsi="Cambria Math" w:cs="Times New Roman"/>
              <w:kern w:val="0"/>
              <w:sz w:val="24"/>
              <w:szCs w:val="24"/>
            </w:rPr>
            <m:t>0≤ς&lt;1</m:t>
          </w:del>
        </m:r>
      </m:oMath>
      <w:del w:id="169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3198E1BA"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ins w:id="1694" w:author="Zhang Li" w:date="2022-06-12T14:52:00Z">
        <w:r>
          <w:rPr>
            <w:rFonts w:ascii="Times New Roman" w:eastAsia="宋体" w:hAnsi="Times New Roman" w:cs="Times New Roman"/>
            <w:kern w:val="0"/>
            <w:sz w:val="24"/>
            <w:szCs w:val="24"/>
          </w:rPr>
          <w:t>failed</w:t>
        </w:r>
      </w:ins>
      <w:del w:id="1695"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1696" w:author="Zhang Li" w:date="2022-06-12T14:53:00Z">
        <w:r>
          <w:rPr>
            <w:rFonts w:ascii="Times New Roman" w:eastAsia="宋体" w:hAnsi="Times New Roman" w:cs="Times New Roman"/>
            <w:kern w:val="0"/>
            <w:sz w:val="24"/>
            <w:szCs w:val="24"/>
          </w:rPr>
          <w:t>in consensus round</w:t>
        </w:r>
      </w:ins>
      <w:del w:id="1697"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5A3C340E" w14:textId="2B970408" w:rsidR="005376C1" w:rsidDel="005376C1" w:rsidRDefault="005376C1" w:rsidP="005376C1">
      <w:pPr>
        <w:spacing w:afterLines="50" w:after="156"/>
        <w:rPr>
          <w:del w:id="1698" w:author="Zhang Li" w:date="2022-06-12T14:57:00Z"/>
          <w:rFonts w:ascii="Times New Roman" w:eastAsia="宋体" w:hAnsi="Times New Roman" w:cs="Times New Roman"/>
          <w:kern w:val="0"/>
          <w:sz w:val="24"/>
          <w:szCs w:val="24"/>
        </w:rPr>
      </w:pPr>
      <w:del w:id="1699" w:author="Zhang Li" w:date="2022-06-12T14:57:00Z">
        <w:r w:rsidRPr="009F1C17" w:rsidDel="005376C1">
          <w:rPr>
            <w:rFonts w:ascii="Times New Roman" w:eastAsia="宋体" w:hAnsi="Times New Roman" w:cs="Times New Roman" w:hint="eastAsia"/>
            <w:b/>
            <w:bCs/>
            <w:kern w:val="0"/>
            <w:sz w:val="24"/>
            <w:szCs w:val="24"/>
          </w:rPr>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475216" w:rsidP="005376C1">
      <w:pPr>
        <w:spacing w:afterLines="50" w:after="156"/>
        <w:rPr>
          <w:del w:id="1700" w:author="Zhang Li" w:date="2022-06-12T14:57:00Z"/>
          <w:rFonts w:ascii="Times New Roman" w:eastAsia="宋体" w:hAnsi="Times New Roman" w:cs="Times New Roman"/>
          <w:kern w:val="0"/>
          <w:sz w:val="24"/>
          <w:szCs w:val="24"/>
        </w:rPr>
      </w:pPr>
      <m:oMathPara>
        <m:oMath>
          <m:sSub>
            <m:sSubPr>
              <m:ctrlPr>
                <w:del w:id="1701" w:author="Zhang Li" w:date="2022-06-12T14:57:00Z">
                  <w:rPr>
                    <w:rFonts w:ascii="Cambria Math" w:eastAsia="宋体" w:hAnsi="Cambria Math" w:cs="Times New Roman"/>
                    <w:i/>
                    <w:kern w:val="0"/>
                    <w:sz w:val="24"/>
                    <w:szCs w:val="24"/>
                  </w:rPr>
                </w:del>
              </m:ctrlPr>
            </m:sSubPr>
            <m:e>
              <m:r>
                <w:del w:id="1702" w:author="Zhang Li" w:date="2022-06-12T14:57:00Z">
                  <w:rPr>
                    <w:rFonts w:ascii="Cambria Math" w:eastAsia="宋体" w:hAnsi="Cambria Math" w:cs="Times New Roman"/>
                    <w:kern w:val="0"/>
                    <w:sz w:val="24"/>
                    <w:szCs w:val="24"/>
                  </w:rPr>
                  <m:t>p</m:t>
                </w:del>
              </m:r>
            </m:e>
            <m:sub>
              <m:r>
                <w:del w:id="1703" w:author="Zhang Li" w:date="2022-06-12T14:57:00Z">
                  <w:rPr>
                    <w:rFonts w:ascii="Cambria Math" w:eastAsia="宋体" w:hAnsi="Cambria Math" w:cs="Times New Roman"/>
                    <w:kern w:val="0"/>
                    <w:sz w:val="24"/>
                    <w:szCs w:val="24"/>
                  </w:rPr>
                  <m:t>suc</m:t>
                </w:del>
              </m:r>
            </m:sub>
          </m:sSub>
          <m:r>
            <w:del w:id="1704" w:author="Zhang Li" w:date="2022-06-12T14:57:00Z">
              <w:rPr>
                <w:rFonts w:ascii="Cambria Math" w:eastAsia="宋体" w:hAnsi="Cambria Math" w:cs="Times New Roman"/>
                <w:kern w:val="0"/>
                <w:sz w:val="24"/>
                <w:szCs w:val="24"/>
              </w:rPr>
              <m:t xml:space="preserve">=1-g(N, </m:t>
            </w:del>
          </m:r>
          <m:sSub>
            <m:sSubPr>
              <m:ctrlPr>
                <w:del w:id="1705" w:author="Zhang Li" w:date="2022-06-12T14:57:00Z">
                  <w:rPr>
                    <w:rFonts w:ascii="Cambria Math" w:eastAsia="宋体" w:hAnsi="Cambria Math" w:cs="Times New Roman"/>
                    <w:i/>
                    <w:kern w:val="0"/>
                    <w:sz w:val="24"/>
                    <w:szCs w:val="24"/>
                  </w:rPr>
                </w:del>
              </m:ctrlPr>
            </m:sSubPr>
            <m:e>
              <m:r>
                <w:del w:id="1706" w:author="Zhang Li" w:date="2022-06-12T14:57:00Z">
                  <w:rPr>
                    <w:rFonts w:ascii="Cambria Math" w:eastAsia="宋体" w:hAnsi="Cambria Math" w:cs="Times New Roman"/>
                    <w:kern w:val="0"/>
                    <w:sz w:val="24"/>
                    <w:szCs w:val="24"/>
                  </w:rPr>
                  <m:t>ϵ</m:t>
                </w:del>
              </m:r>
            </m:e>
            <m:sub>
              <m:r>
                <w:del w:id="1707" w:author="Zhang Li" w:date="2022-06-12T14:57:00Z">
                  <w:rPr>
                    <w:rFonts w:ascii="Cambria Math" w:eastAsia="宋体" w:hAnsi="Cambria Math" w:cs="Times New Roman"/>
                    <w:kern w:val="0"/>
                    <w:sz w:val="24"/>
                    <w:szCs w:val="24"/>
                  </w:rPr>
                  <m:t>max</m:t>
                </w:del>
              </m:r>
            </m:sub>
          </m:sSub>
          <m:r>
            <w:del w:id="1708" w:author="Zhang Li" w:date="2022-06-12T14:57:00Z">
              <w:rPr>
                <w:rFonts w:ascii="Cambria Math" w:eastAsia="宋体" w:hAnsi="Cambria Math" w:cs="Times New Roman"/>
                <w:kern w:val="0"/>
                <w:sz w:val="24"/>
                <w:szCs w:val="24"/>
              </w:rPr>
              <m:t xml:space="preserve">, </m:t>
            </w:del>
          </m:r>
          <m:sSub>
            <m:sSubPr>
              <m:ctrlPr>
                <w:del w:id="1709" w:author="Zhang Li" w:date="2022-06-12T14:57:00Z">
                  <w:rPr>
                    <w:rFonts w:ascii="Cambria Math" w:eastAsia="宋体" w:hAnsi="Cambria Math" w:cs="Times New Roman"/>
                    <w:i/>
                    <w:kern w:val="0"/>
                    <w:sz w:val="24"/>
                    <w:szCs w:val="24"/>
                  </w:rPr>
                </w:del>
              </m:ctrlPr>
            </m:sSubPr>
            <m:e>
              <m:r>
                <w:del w:id="1710" w:author="Zhang Li" w:date="2022-06-12T14:57:00Z">
                  <w:rPr>
                    <w:rFonts w:ascii="Cambria Math" w:eastAsia="宋体" w:hAnsi="Cambria Math" w:cs="Times New Roman"/>
                    <w:kern w:val="0"/>
                    <w:sz w:val="24"/>
                    <w:szCs w:val="24"/>
                  </w:rPr>
                  <m:t>ϵ</m:t>
                </w:del>
              </m:r>
            </m:e>
            <m:sub>
              <m:r>
                <w:del w:id="1711" w:author="Zhang Li" w:date="2022-06-12T14:57:00Z">
                  <w:rPr>
                    <w:rFonts w:ascii="Cambria Math" w:eastAsia="宋体" w:hAnsi="Cambria Math" w:cs="Times New Roman"/>
                    <w:kern w:val="0"/>
                    <w:sz w:val="24"/>
                    <w:szCs w:val="24"/>
                  </w:rPr>
                  <m:t>min</m:t>
                </w:del>
              </m:r>
            </m:sub>
          </m:sSub>
          <m:r>
            <w:del w:id="1712"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1713" w:author="Zhang Li" w:date="2022-06-12T14:57:00Z"/>
          <w:rFonts w:ascii="Times New Roman" w:eastAsia="宋体" w:hAnsi="Times New Roman" w:cs="Times New Roman"/>
          <w:kern w:val="0"/>
          <w:sz w:val="24"/>
          <w:szCs w:val="24"/>
        </w:rPr>
      </w:pPr>
      <w:del w:id="1714" w:author="Zhang Li" w:date="2022-06-12T14:57:00Z">
        <w:r w:rsidDel="005376C1">
          <w:rPr>
            <w:rFonts w:ascii="Times New Roman" w:eastAsia="宋体" w:hAnsi="Times New Roman" w:cs="Times New Roman"/>
            <w:kern w:val="0"/>
            <w:sz w:val="24"/>
            <w:szCs w:val="24"/>
          </w:rPr>
          <w:delText xml:space="preserve">where the function </w:delText>
        </w:r>
      </w:del>
      <m:oMath>
        <m:r>
          <w:del w:id="1715" w:author="Zhang Li" w:date="2022-06-12T14:57:00Z">
            <w:rPr>
              <w:rFonts w:ascii="Cambria Math" w:eastAsia="宋体" w:hAnsi="Cambria Math" w:cs="Times New Roman"/>
              <w:kern w:val="0"/>
              <w:sz w:val="24"/>
              <w:szCs w:val="24"/>
            </w:rPr>
            <m:t>g(a,b,c)</m:t>
          </w:del>
        </m:r>
      </m:oMath>
      <w:del w:id="171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1717" w:author="Zhang Li" w:date="2022-06-12T14:57:00Z">
            <w:rPr>
              <w:rFonts w:ascii="Cambria Math" w:eastAsia="宋体" w:hAnsi="Cambria Math" w:cs="Times New Roman"/>
              <w:kern w:val="0"/>
              <w:sz w:val="24"/>
              <w:szCs w:val="24"/>
            </w:rPr>
            <m:t>g</m:t>
          </w:del>
        </m:r>
        <m:d>
          <m:dPr>
            <m:ctrlPr>
              <w:del w:id="1718" w:author="Zhang Li" w:date="2022-06-12T14:57:00Z">
                <w:rPr>
                  <w:rFonts w:ascii="Cambria Math" w:eastAsia="宋体" w:hAnsi="Cambria Math" w:cs="Times New Roman"/>
                  <w:i/>
                  <w:kern w:val="0"/>
                  <w:sz w:val="24"/>
                  <w:szCs w:val="24"/>
                </w:rPr>
              </w:del>
            </m:ctrlPr>
          </m:dPr>
          <m:e>
            <m:r>
              <w:del w:id="1719" w:author="Zhang Li" w:date="2022-06-12T14:57:00Z">
                <w:rPr>
                  <w:rFonts w:ascii="Cambria Math" w:eastAsia="宋体" w:hAnsi="Cambria Math" w:cs="Times New Roman"/>
                  <w:kern w:val="0"/>
                  <w:sz w:val="24"/>
                  <w:szCs w:val="24"/>
                </w:rPr>
                <m:t>a,b,c</m:t>
              </w:del>
            </m:r>
          </m:e>
        </m:d>
        <m:r>
          <w:del w:id="1720" w:author="Zhang Li" w:date="2022-06-12T14:57:00Z">
            <w:rPr>
              <w:rFonts w:ascii="Cambria Math" w:eastAsia="宋体" w:hAnsi="Cambria Math" w:cs="Times New Roman"/>
              <w:kern w:val="0"/>
              <w:sz w:val="24"/>
              <w:szCs w:val="24"/>
            </w:rPr>
            <m:t>=</m:t>
          </w:del>
        </m:r>
        <m:d>
          <m:dPr>
            <m:begChr m:val="⌊"/>
            <m:endChr m:val="⌋"/>
            <m:ctrlPr>
              <w:del w:id="1721" w:author="Zhang Li" w:date="2022-06-12T14:57:00Z">
                <w:rPr>
                  <w:rFonts w:ascii="Cambria Math" w:eastAsia="宋体" w:hAnsi="Cambria Math" w:cs="Lucida Sans Unicode"/>
                  <w:i/>
                  <w:kern w:val="0"/>
                  <w:sz w:val="24"/>
                  <w:szCs w:val="24"/>
                </w:rPr>
              </w:del>
            </m:ctrlPr>
          </m:dPr>
          <m:e>
            <m:f>
              <m:fPr>
                <m:ctrlPr>
                  <w:del w:id="1722" w:author="Zhang Li" w:date="2022-06-12T14:57:00Z">
                    <w:rPr>
                      <w:rFonts w:ascii="Cambria Math" w:eastAsia="宋体" w:hAnsi="Cambria Math" w:cs="Times New Roman"/>
                      <w:i/>
                      <w:kern w:val="0"/>
                      <w:sz w:val="24"/>
                      <w:szCs w:val="24"/>
                    </w:rPr>
                  </w:del>
                </m:ctrlPr>
              </m:fPr>
              <m:num>
                <m:r>
                  <w:del w:id="1723" w:author="Zhang Li" w:date="2022-06-12T14:57:00Z">
                    <w:rPr>
                      <w:rFonts w:ascii="Cambria Math" w:eastAsia="宋体" w:hAnsi="Cambria Math" w:cs="Times New Roman"/>
                      <w:kern w:val="0"/>
                      <w:sz w:val="24"/>
                      <w:szCs w:val="24"/>
                    </w:rPr>
                    <m:t>a</m:t>
                  </w:del>
                </m:r>
              </m:num>
              <m:den>
                <m:r>
                  <w:del w:id="1724" w:author="Zhang Li" w:date="2022-06-12T14:57:00Z">
                    <w:rPr>
                      <w:rFonts w:ascii="Cambria Math" w:eastAsia="宋体" w:hAnsi="Cambria Math" w:cs="Times New Roman"/>
                      <w:kern w:val="0"/>
                      <w:sz w:val="24"/>
                      <w:szCs w:val="24"/>
                    </w:rPr>
                    <m:t>2</m:t>
                  </w:del>
                </m:r>
              </m:den>
            </m:f>
            <m:ctrlPr>
              <w:del w:id="1725" w:author="Zhang Li" w:date="2022-06-12T14:57:00Z">
                <w:rPr>
                  <w:rFonts w:ascii="Cambria Math" w:eastAsia="宋体" w:hAnsi="Cambria Math" w:cs="Times New Roman"/>
                  <w:i/>
                  <w:kern w:val="0"/>
                  <w:sz w:val="24"/>
                  <w:szCs w:val="24"/>
                </w:rPr>
              </w:del>
            </m:ctrlPr>
          </m:e>
        </m:d>
        <m:r>
          <w:del w:id="1726" w:author="Zhang Li" w:date="2022-06-12T14:57:00Z">
            <w:rPr>
              <w:rFonts w:ascii="Cambria Math" w:eastAsia="宋体" w:hAnsi="Cambria Math" w:cs="Times New Roman"/>
              <w:kern w:val="0"/>
              <w:sz w:val="24"/>
              <w:szCs w:val="24"/>
            </w:rPr>
            <m:t>⋅</m:t>
          </w:del>
        </m:r>
        <m:sSup>
          <m:sSupPr>
            <m:ctrlPr>
              <w:del w:id="1727" w:author="Zhang Li" w:date="2022-06-12T14:57:00Z">
                <w:rPr>
                  <w:rFonts w:ascii="Cambria Math" w:eastAsia="宋体" w:hAnsi="Cambria Math" w:cs="Times New Roman"/>
                  <w:i/>
                  <w:kern w:val="0"/>
                  <w:sz w:val="24"/>
                  <w:szCs w:val="24"/>
                </w:rPr>
              </w:del>
            </m:ctrlPr>
          </m:sSupPr>
          <m:e>
            <m:d>
              <m:dPr>
                <m:begChr m:val="["/>
                <m:endChr m:val="]"/>
                <m:ctrlPr>
                  <w:del w:id="1728" w:author="Zhang Li" w:date="2022-06-12T14:57:00Z">
                    <w:rPr>
                      <w:rFonts w:ascii="Cambria Math" w:eastAsia="宋体" w:hAnsi="Cambria Math" w:cs="Times New Roman"/>
                      <w:i/>
                      <w:kern w:val="0"/>
                      <w:sz w:val="24"/>
                      <w:szCs w:val="24"/>
                    </w:rPr>
                  </w:del>
                </m:ctrlPr>
              </m:dPr>
              <m:e>
                <m:d>
                  <m:dPr>
                    <m:begChr m:val="⌊"/>
                    <m:endChr m:val="⌋"/>
                    <m:ctrlPr>
                      <w:del w:id="1729" w:author="Zhang Li" w:date="2022-06-12T14:57:00Z">
                        <w:rPr>
                          <w:rFonts w:ascii="Cambria Math" w:eastAsia="宋体" w:hAnsi="Cambria Math" w:cs="Lucida Sans Unicode"/>
                          <w:i/>
                          <w:kern w:val="0"/>
                          <w:sz w:val="24"/>
                          <w:szCs w:val="24"/>
                        </w:rPr>
                      </w:del>
                    </m:ctrlPr>
                  </m:dPr>
                  <m:e>
                    <m:f>
                      <m:fPr>
                        <m:ctrlPr>
                          <w:del w:id="1730" w:author="Zhang Li" w:date="2022-06-12T14:57:00Z">
                            <w:rPr>
                              <w:rFonts w:ascii="Cambria Math" w:eastAsia="宋体" w:hAnsi="Cambria Math" w:cs="Times New Roman"/>
                              <w:i/>
                              <w:kern w:val="0"/>
                              <w:sz w:val="24"/>
                              <w:szCs w:val="24"/>
                            </w:rPr>
                          </w:del>
                        </m:ctrlPr>
                      </m:fPr>
                      <m:num>
                        <m:r>
                          <w:del w:id="1731" w:author="Zhang Li" w:date="2022-06-12T14:57:00Z">
                            <w:rPr>
                              <w:rFonts w:ascii="Cambria Math" w:eastAsia="宋体" w:hAnsi="Cambria Math" w:cs="Times New Roman"/>
                              <w:kern w:val="0"/>
                              <w:sz w:val="24"/>
                              <w:szCs w:val="24"/>
                            </w:rPr>
                            <m:t>a-1</m:t>
                          </w:del>
                        </m:r>
                      </m:num>
                      <m:den>
                        <m:r>
                          <w:del w:id="1732" w:author="Zhang Li" w:date="2022-06-12T14:57:00Z">
                            <w:rPr>
                              <w:rFonts w:ascii="Cambria Math" w:eastAsia="宋体" w:hAnsi="Cambria Math" w:cs="Times New Roman"/>
                              <w:kern w:val="0"/>
                              <w:sz w:val="24"/>
                              <w:szCs w:val="24"/>
                            </w:rPr>
                            <m:t>2</m:t>
                          </w:del>
                        </m:r>
                      </m:den>
                    </m:f>
                    <m:ctrlPr>
                      <w:del w:id="1733" w:author="Zhang Li" w:date="2022-06-12T14:57:00Z">
                        <w:rPr>
                          <w:rFonts w:ascii="Cambria Math" w:eastAsia="宋体" w:hAnsi="Cambria Math" w:cs="Times New Roman"/>
                          <w:i/>
                          <w:kern w:val="0"/>
                          <w:sz w:val="24"/>
                          <w:szCs w:val="24"/>
                        </w:rPr>
                      </w:del>
                    </m:ctrlPr>
                  </m:e>
                </m:d>
                <m:r>
                  <w:del w:id="1734" w:author="Zhang Li" w:date="2022-06-12T14:57:00Z">
                    <w:rPr>
                      <w:rFonts w:ascii="Cambria Math" w:eastAsia="宋体" w:hAnsi="Cambria Math" w:cs="Times New Roman"/>
                      <w:kern w:val="0"/>
                      <w:sz w:val="24"/>
                      <w:szCs w:val="24"/>
                    </w:rPr>
                    <m:t>⋅</m:t>
                  </w:del>
                </m:r>
                <m:d>
                  <m:dPr>
                    <m:ctrlPr>
                      <w:del w:id="1735" w:author="Zhang Li" w:date="2022-06-12T14:57:00Z">
                        <w:rPr>
                          <w:rFonts w:ascii="Cambria Math" w:eastAsia="宋体" w:hAnsi="Cambria Math" w:cs="Times New Roman"/>
                          <w:i/>
                          <w:kern w:val="0"/>
                          <w:sz w:val="24"/>
                          <w:szCs w:val="24"/>
                        </w:rPr>
                      </w:del>
                    </m:ctrlPr>
                  </m:dPr>
                  <m:e>
                    <m:d>
                      <m:dPr>
                        <m:ctrlPr>
                          <w:del w:id="1736" w:author="Zhang Li" w:date="2022-06-12T14:57:00Z">
                            <w:rPr>
                              <w:rFonts w:ascii="Cambria Math" w:eastAsia="宋体" w:hAnsi="Cambria Math" w:cs="Times New Roman"/>
                              <w:i/>
                              <w:kern w:val="0"/>
                              <w:sz w:val="24"/>
                              <w:szCs w:val="24"/>
                            </w:rPr>
                          </w:del>
                        </m:ctrlPr>
                      </m:dPr>
                      <m:e>
                        <m:f>
                          <m:fPr>
                            <m:type m:val="noBar"/>
                            <m:ctrlPr>
                              <w:del w:id="1737" w:author="Zhang Li" w:date="2022-06-12T14:57:00Z">
                                <w:rPr>
                                  <w:rFonts w:ascii="Cambria Math" w:eastAsia="宋体" w:hAnsi="Cambria Math" w:cs="Times New Roman"/>
                                  <w:i/>
                                  <w:kern w:val="0"/>
                                  <w:sz w:val="24"/>
                                  <w:szCs w:val="24"/>
                                </w:rPr>
                              </w:del>
                            </m:ctrlPr>
                          </m:fPr>
                          <m:num>
                            <m:r>
                              <w:del w:id="1738" w:author="Zhang Li" w:date="2022-06-12T14:57:00Z">
                                <w:rPr>
                                  <w:rFonts w:ascii="Cambria Math" w:eastAsia="宋体" w:hAnsi="Cambria Math" w:cs="Times New Roman"/>
                                  <w:kern w:val="0"/>
                                  <w:sz w:val="24"/>
                                  <w:szCs w:val="24"/>
                                </w:rPr>
                                <m:t>a-1</m:t>
                              </w:del>
                            </m:r>
                          </m:num>
                          <m:den>
                            <m:d>
                              <m:dPr>
                                <m:begChr m:val="⌈"/>
                                <m:endChr m:val="⌉"/>
                                <m:ctrlPr>
                                  <w:del w:id="1739" w:author="Zhang Li" w:date="2022-06-12T14:57:00Z">
                                    <w:rPr>
                                      <w:rFonts w:ascii="Cambria Math" w:eastAsia="宋体" w:hAnsi="Cambria Math" w:cs="Times New Roman"/>
                                      <w:i/>
                                      <w:kern w:val="0"/>
                                      <w:sz w:val="24"/>
                                      <w:szCs w:val="24"/>
                                    </w:rPr>
                                  </w:del>
                                </m:ctrlPr>
                              </m:dPr>
                              <m:e>
                                <m:f>
                                  <m:fPr>
                                    <m:ctrlPr>
                                      <w:del w:id="1740" w:author="Zhang Li" w:date="2022-06-12T14:57:00Z">
                                        <w:rPr>
                                          <w:rFonts w:ascii="Cambria Math" w:eastAsia="宋体" w:hAnsi="Cambria Math" w:cs="Times New Roman"/>
                                          <w:i/>
                                          <w:kern w:val="0"/>
                                          <w:sz w:val="24"/>
                                          <w:szCs w:val="24"/>
                                        </w:rPr>
                                      </w:del>
                                    </m:ctrlPr>
                                  </m:fPr>
                                  <m:num>
                                    <m:r>
                                      <w:del w:id="1741" w:author="Zhang Li" w:date="2022-06-12T14:57:00Z">
                                        <w:rPr>
                                          <w:rFonts w:ascii="Cambria Math" w:eastAsia="宋体" w:hAnsi="Cambria Math" w:cs="Times New Roman"/>
                                          <w:kern w:val="0"/>
                                          <w:sz w:val="24"/>
                                          <w:szCs w:val="24"/>
                                        </w:rPr>
                                        <m:t>a</m:t>
                                      </w:del>
                                    </m:r>
                                  </m:num>
                                  <m:den>
                                    <m:r>
                                      <w:del w:id="1742" w:author="Zhang Li" w:date="2022-06-12T14:57:00Z">
                                        <w:rPr>
                                          <w:rFonts w:ascii="Cambria Math" w:eastAsia="宋体" w:hAnsi="Cambria Math" w:cs="Times New Roman"/>
                                          <w:kern w:val="0"/>
                                          <w:sz w:val="24"/>
                                          <w:szCs w:val="24"/>
                                        </w:rPr>
                                        <m:t>2</m:t>
                                      </w:del>
                                    </m:r>
                                  </m:den>
                                </m:f>
                              </m:e>
                            </m:d>
                          </m:den>
                        </m:f>
                      </m:e>
                    </m:d>
                    <m:r>
                      <w:del w:id="1743" w:author="Zhang Li" w:date="2022-06-12T14:57:00Z">
                        <w:rPr>
                          <w:rFonts w:ascii="Cambria Math" w:eastAsia="宋体" w:hAnsi="Cambria Math" w:cs="Times New Roman"/>
                          <w:kern w:val="0"/>
                          <w:sz w:val="24"/>
                          <w:szCs w:val="24"/>
                        </w:rPr>
                        <m:t>⋅</m:t>
                      </w:del>
                    </m:r>
                    <m:sSup>
                      <m:sSupPr>
                        <m:ctrlPr>
                          <w:del w:id="1744" w:author="Zhang Li" w:date="2022-06-12T14:57:00Z">
                            <w:rPr>
                              <w:rFonts w:ascii="Cambria Math" w:eastAsia="宋体" w:hAnsi="Cambria Math" w:cs="Times New Roman"/>
                              <w:i/>
                              <w:kern w:val="0"/>
                              <w:sz w:val="24"/>
                              <w:szCs w:val="24"/>
                            </w:rPr>
                          </w:del>
                        </m:ctrlPr>
                      </m:sSupPr>
                      <m:e>
                        <m:r>
                          <w:del w:id="1745" w:author="Zhang Li" w:date="2022-06-12T14:57:00Z">
                            <w:rPr>
                              <w:rFonts w:ascii="Cambria Math" w:eastAsia="宋体" w:hAnsi="Cambria Math" w:cs="Times New Roman"/>
                              <w:kern w:val="0"/>
                              <w:sz w:val="24"/>
                              <w:szCs w:val="24"/>
                            </w:rPr>
                            <m:t>b</m:t>
                          </w:del>
                        </m:r>
                      </m:e>
                      <m:sup>
                        <m:d>
                          <m:dPr>
                            <m:begChr m:val="⌈"/>
                            <m:endChr m:val="⌉"/>
                            <m:ctrlPr>
                              <w:del w:id="1746" w:author="Zhang Li" w:date="2022-06-12T14:57:00Z">
                                <w:rPr>
                                  <w:rFonts w:ascii="Cambria Math" w:eastAsia="宋体" w:hAnsi="Cambria Math" w:cs="Times New Roman"/>
                                  <w:i/>
                                  <w:kern w:val="0"/>
                                  <w:sz w:val="24"/>
                                  <w:szCs w:val="24"/>
                                </w:rPr>
                              </w:del>
                            </m:ctrlPr>
                          </m:dPr>
                          <m:e>
                            <m:f>
                              <m:fPr>
                                <m:ctrlPr>
                                  <w:del w:id="1747" w:author="Zhang Li" w:date="2022-06-12T14:57:00Z">
                                    <w:rPr>
                                      <w:rFonts w:ascii="Cambria Math" w:eastAsia="宋体" w:hAnsi="Cambria Math" w:cs="Times New Roman"/>
                                      <w:i/>
                                      <w:kern w:val="0"/>
                                      <w:sz w:val="24"/>
                                      <w:szCs w:val="24"/>
                                    </w:rPr>
                                  </w:del>
                                </m:ctrlPr>
                              </m:fPr>
                              <m:num>
                                <m:r>
                                  <w:del w:id="1748" w:author="Zhang Li" w:date="2022-06-12T14:57:00Z">
                                    <w:rPr>
                                      <w:rFonts w:ascii="Cambria Math" w:eastAsia="宋体" w:hAnsi="Cambria Math" w:cs="Times New Roman"/>
                                      <w:kern w:val="0"/>
                                      <w:sz w:val="24"/>
                                      <w:szCs w:val="24"/>
                                    </w:rPr>
                                    <m:t>a</m:t>
                                  </w:del>
                                </m:r>
                              </m:num>
                              <m:den>
                                <m:r>
                                  <w:del w:id="1749" w:author="Zhang Li" w:date="2022-06-12T14:57:00Z">
                                    <w:rPr>
                                      <w:rFonts w:ascii="Cambria Math" w:eastAsia="宋体" w:hAnsi="Cambria Math" w:cs="Times New Roman"/>
                                      <w:kern w:val="0"/>
                                      <w:sz w:val="24"/>
                                      <w:szCs w:val="24"/>
                                    </w:rPr>
                                    <m:t>2</m:t>
                                  </w:del>
                                </m:r>
                              </m:den>
                            </m:f>
                          </m:e>
                        </m:d>
                      </m:sup>
                    </m:sSup>
                    <m:r>
                      <w:del w:id="1750" w:author="Zhang Li" w:date="2022-06-12T14:57:00Z">
                        <w:rPr>
                          <w:rFonts w:ascii="Cambria Math" w:eastAsia="宋体" w:hAnsi="Cambria Math" w:cs="Times New Roman"/>
                          <w:kern w:val="0"/>
                          <w:sz w:val="24"/>
                          <w:szCs w:val="24"/>
                        </w:rPr>
                        <m:t>⋅</m:t>
                      </w:del>
                    </m:r>
                    <m:sSup>
                      <m:sSupPr>
                        <m:ctrlPr>
                          <w:del w:id="1751" w:author="Zhang Li" w:date="2022-06-12T14:57:00Z">
                            <w:rPr>
                              <w:rFonts w:ascii="Cambria Math" w:eastAsia="宋体" w:hAnsi="Cambria Math" w:cs="Times New Roman"/>
                              <w:i/>
                              <w:kern w:val="0"/>
                              <w:sz w:val="24"/>
                              <w:szCs w:val="24"/>
                            </w:rPr>
                          </w:del>
                        </m:ctrlPr>
                      </m:sSupPr>
                      <m:e>
                        <m:d>
                          <m:dPr>
                            <m:ctrlPr>
                              <w:del w:id="1752" w:author="Zhang Li" w:date="2022-06-12T14:57:00Z">
                                <w:rPr>
                                  <w:rFonts w:ascii="Cambria Math" w:eastAsia="宋体" w:hAnsi="Cambria Math" w:cs="Times New Roman"/>
                                  <w:i/>
                                  <w:kern w:val="0"/>
                                  <w:sz w:val="24"/>
                                  <w:szCs w:val="24"/>
                                </w:rPr>
                              </w:del>
                            </m:ctrlPr>
                          </m:dPr>
                          <m:e>
                            <m:r>
                              <w:del w:id="1753" w:author="Zhang Li" w:date="2022-06-12T14:57:00Z">
                                <w:rPr>
                                  <w:rFonts w:ascii="Cambria Math" w:eastAsia="宋体" w:hAnsi="Cambria Math" w:cs="Times New Roman"/>
                                  <w:kern w:val="0"/>
                                  <w:sz w:val="24"/>
                                  <w:szCs w:val="24"/>
                                </w:rPr>
                                <m:t>1-c</m:t>
                              </w:del>
                            </m:r>
                          </m:e>
                        </m:d>
                      </m:e>
                      <m:sup>
                        <m:r>
                          <w:del w:id="1754" w:author="Zhang Li" w:date="2022-06-12T14:57:00Z">
                            <w:rPr>
                              <w:rFonts w:ascii="Cambria Math" w:eastAsia="宋体" w:hAnsi="Cambria Math" w:cs="Times New Roman"/>
                              <w:kern w:val="0"/>
                              <w:sz w:val="24"/>
                              <w:szCs w:val="24"/>
                            </w:rPr>
                            <m:t>a-1-</m:t>
                          </w:del>
                        </m:r>
                        <m:d>
                          <m:dPr>
                            <m:begChr m:val="⌈"/>
                            <m:endChr m:val="⌉"/>
                            <m:ctrlPr>
                              <w:del w:id="1755" w:author="Zhang Li" w:date="2022-06-12T14:57:00Z">
                                <w:rPr>
                                  <w:rFonts w:ascii="Cambria Math" w:eastAsia="宋体" w:hAnsi="Cambria Math" w:cs="Times New Roman"/>
                                  <w:i/>
                                  <w:kern w:val="0"/>
                                  <w:sz w:val="24"/>
                                  <w:szCs w:val="24"/>
                                </w:rPr>
                              </w:del>
                            </m:ctrlPr>
                          </m:dPr>
                          <m:e>
                            <m:f>
                              <m:fPr>
                                <m:ctrlPr>
                                  <w:del w:id="1756" w:author="Zhang Li" w:date="2022-06-12T14:57:00Z">
                                    <w:rPr>
                                      <w:rFonts w:ascii="Cambria Math" w:eastAsia="宋体" w:hAnsi="Cambria Math" w:cs="Times New Roman"/>
                                      <w:i/>
                                      <w:kern w:val="0"/>
                                      <w:sz w:val="24"/>
                                      <w:szCs w:val="24"/>
                                    </w:rPr>
                                  </w:del>
                                </m:ctrlPr>
                              </m:fPr>
                              <m:num>
                                <m:r>
                                  <w:del w:id="1757" w:author="Zhang Li" w:date="2022-06-12T14:57:00Z">
                                    <w:rPr>
                                      <w:rFonts w:ascii="Cambria Math" w:eastAsia="宋体" w:hAnsi="Cambria Math" w:cs="Times New Roman"/>
                                      <w:kern w:val="0"/>
                                      <w:sz w:val="24"/>
                                      <w:szCs w:val="24"/>
                                    </w:rPr>
                                    <m:t>a</m:t>
                                  </w:del>
                                </m:r>
                              </m:num>
                              <m:den>
                                <m:r>
                                  <w:del w:id="1758" w:author="Zhang Li" w:date="2022-06-12T14:57:00Z">
                                    <w:rPr>
                                      <w:rFonts w:ascii="Cambria Math" w:eastAsia="宋体" w:hAnsi="Cambria Math" w:cs="Times New Roman"/>
                                      <w:kern w:val="0"/>
                                      <w:sz w:val="24"/>
                                      <w:szCs w:val="24"/>
                                    </w:rPr>
                                    <m:t>2</m:t>
                                  </w:del>
                                </m:r>
                              </m:den>
                            </m:f>
                          </m:e>
                        </m:d>
                      </m:sup>
                    </m:sSup>
                  </m:e>
                </m:d>
              </m:e>
            </m:d>
          </m:e>
          <m:sup>
            <m:d>
              <m:dPr>
                <m:begChr m:val="⌈"/>
                <m:endChr m:val="⌉"/>
                <m:ctrlPr>
                  <w:del w:id="1759" w:author="Zhang Li" w:date="2022-06-12T14:57:00Z">
                    <w:rPr>
                      <w:rFonts w:ascii="Cambria Math" w:eastAsia="宋体" w:hAnsi="Cambria Math" w:cs="Times New Roman"/>
                      <w:i/>
                      <w:kern w:val="0"/>
                      <w:sz w:val="24"/>
                      <w:szCs w:val="24"/>
                    </w:rPr>
                  </w:del>
                </m:ctrlPr>
              </m:dPr>
              <m:e>
                <m:f>
                  <m:fPr>
                    <m:ctrlPr>
                      <w:del w:id="1760" w:author="Zhang Li" w:date="2022-06-12T14:57:00Z">
                        <w:rPr>
                          <w:rFonts w:ascii="Cambria Math" w:eastAsia="宋体" w:hAnsi="Cambria Math" w:cs="Times New Roman"/>
                          <w:i/>
                          <w:kern w:val="0"/>
                          <w:sz w:val="24"/>
                          <w:szCs w:val="24"/>
                        </w:rPr>
                      </w:del>
                    </m:ctrlPr>
                  </m:fPr>
                  <m:num>
                    <m:r>
                      <w:del w:id="1761" w:author="Zhang Li" w:date="2022-06-12T14:57:00Z">
                        <w:rPr>
                          <w:rFonts w:ascii="Cambria Math" w:eastAsia="宋体" w:hAnsi="Cambria Math" w:cs="Times New Roman"/>
                          <w:kern w:val="0"/>
                          <w:sz w:val="24"/>
                          <w:szCs w:val="24"/>
                        </w:rPr>
                        <m:t>a</m:t>
                      </w:del>
                    </m:r>
                  </m:num>
                  <m:den>
                    <m:r>
                      <w:del w:id="1762" w:author="Zhang Li" w:date="2022-06-12T14:57:00Z">
                        <w:rPr>
                          <w:rFonts w:ascii="Cambria Math" w:eastAsia="宋体" w:hAnsi="Cambria Math" w:cs="Times New Roman"/>
                          <w:kern w:val="0"/>
                          <w:sz w:val="24"/>
                          <w:szCs w:val="24"/>
                        </w:rPr>
                        <m:t>2</m:t>
                      </w:del>
                    </m:r>
                  </m:den>
                </m:f>
              </m:e>
            </m:d>
          </m:sup>
        </m:sSup>
      </m:oMath>
      <w:del w:id="1763"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1764" w:author="Zhang Li" w:date="2022-06-12T14:57:00Z">
            <w:rPr>
              <w:rFonts w:ascii="Cambria Math" w:eastAsia="宋体" w:hAnsi="Cambria Math" w:cs="Times New Roman"/>
              <w:kern w:val="0"/>
              <w:sz w:val="24"/>
              <w:szCs w:val="24"/>
            </w:rPr>
            <m:t>a</m:t>
          </w:del>
        </m:r>
        <m:r>
          <w:del w:id="1765" w:author="Zhang Li" w:date="2022-06-12T14:57:00Z">
            <m:rPr>
              <m:scr m:val="double-struck"/>
            </m:rPr>
            <w:rPr>
              <w:rFonts w:ascii="Cambria Math" w:eastAsia="宋体" w:hAnsi="Cambria Math" w:cs="Times New Roman"/>
              <w:kern w:val="0"/>
              <w:sz w:val="24"/>
              <w:szCs w:val="24"/>
            </w:rPr>
            <m:t>∈N</m:t>
          </w:del>
        </m:r>
      </m:oMath>
      <w:del w:id="176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1767" w:author="Zhang Li" w:date="2022-06-12T14:57:00Z">
            <w:rPr>
              <w:rFonts w:ascii="Cambria Math" w:eastAsia="宋体" w:hAnsi="Cambria Math" w:cs="Times New Roman"/>
              <w:kern w:val="0"/>
              <w:sz w:val="24"/>
              <w:szCs w:val="24"/>
            </w:rPr>
            <m:t>b,c∈(0, 1]</m:t>
          </w:del>
        </m:r>
      </m:oMath>
      <w:del w:id="1768"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w:delText>
        </w:r>
        <w:r w:rsidRPr="00A21B1E" w:rsidDel="005376C1">
          <w:rPr>
            <w:rFonts w:ascii="Times New Roman" w:eastAsia="宋体" w:hAnsi="Times New Roman" w:cs="Times New Roman" w:hint="eastAsia"/>
            <w:kern w:val="0"/>
            <w:sz w:val="24"/>
            <w:szCs w:val="24"/>
            <w:highlight w:val="cyan"/>
          </w:rPr>
          <w:lastRenderedPageBreak/>
          <w:delText>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1769" w:author="Zhang Li" w:date="2022-06-12T14:57:00Z">
                <w:rPr>
                  <w:rFonts w:ascii="Cambria Math" w:eastAsia="宋体" w:hAnsi="Cambria Math" w:cs="Times New Roman"/>
                  <w:i/>
                  <w:kern w:val="0"/>
                  <w:sz w:val="24"/>
                  <w:szCs w:val="24"/>
                </w:rPr>
              </w:del>
            </m:ctrlPr>
          </m:sSubPr>
          <m:e>
            <m:r>
              <w:del w:id="1770" w:author="Zhang Li" w:date="2022-06-12T14:57:00Z">
                <w:rPr>
                  <w:rFonts w:ascii="Cambria Math" w:eastAsia="宋体" w:hAnsi="Cambria Math" w:cs="Times New Roman"/>
                  <w:kern w:val="0"/>
                  <w:sz w:val="24"/>
                  <w:szCs w:val="24"/>
                </w:rPr>
                <m:t>ϵ</m:t>
              </w:del>
            </m:r>
          </m:e>
          <m:sub>
            <m:r>
              <w:del w:id="1771" w:author="Zhang Li" w:date="2022-06-12T14:57:00Z">
                <w:rPr>
                  <w:rFonts w:ascii="Cambria Math" w:eastAsia="宋体" w:hAnsi="Cambria Math" w:cs="Times New Roman"/>
                  <w:kern w:val="0"/>
                  <w:sz w:val="24"/>
                  <w:szCs w:val="24"/>
                </w:rPr>
                <m:t>max</m:t>
              </w:del>
            </m:r>
          </m:sub>
        </m:sSub>
      </m:oMath>
      <w:del w:id="177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1773" w:author="Zhang Li" w:date="2022-06-12T14:57:00Z">
                <w:rPr>
                  <w:rFonts w:ascii="Cambria Math" w:eastAsia="宋体" w:hAnsi="Cambria Math" w:cs="Times New Roman"/>
                  <w:i/>
                  <w:kern w:val="0"/>
                  <w:sz w:val="24"/>
                  <w:szCs w:val="24"/>
                </w:rPr>
              </w:del>
            </m:ctrlPr>
          </m:sSubPr>
          <m:e>
            <m:r>
              <w:del w:id="1774" w:author="Zhang Li" w:date="2022-06-12T14:57:00Z">
                <w:rPr>
                  <w:rFonts w:ascii="Cambria Math" w:eastAsia="宋体" w:hAnsi="Cambria Math" w:cs="Times New Roman"/>
                  <w:kern w:val="0"/>
                  <w:sz w:val="24"/>
                  <w:szCs w:val="24"/>
                </w:rPr>
                <m:t>ϵ</m:t>
              </w:del>
            </m:r>
          </m:e>
          <m:sub>
            <m:r>
              <w:del w:id="1775" w:author="Zhang Li" w:date="2022-06-12T14:57:00Z">
                <w:rPr>
                  <w:rFonts w:ascii="Cambria Math" w:eastAsia="宋体" w:hAnsi="Cambria Math" w:cs="Times New Roman"/>
                  <w:kern w:val="0"/>
                  <w:sz w:val="24"/>
                  <w:szCs w:val="24"/>
                </w:rPr>
                <m:t>min</m:t>
              </w:del>
            </m:r>
          </m:sub>
        </m:sSub>
      </m:oMath>
      <w:del w:id="177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1777" w:author="Zhang Li" w:date="2022-06-12T14:57:00Z"/>
          <w:rFonts w:ascii="Times New Roman" w:eastAsia="宋体" w:hAnsi="Times New Roman" w:cs="Times New Roman"/>
          <w:kern w:val="0"/>
          <w:sz w:val="24"/>
          <w:szCs w:val="24"/>
        </w:rPr>
      </w:pPr>
      <w:del w:id="1778"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1779" w:author="Zhang Li" w:date="2022-06-12T14:57:00Z">
            <w:rPr>
              <w:rFonts w:ascii="Cambria Math" w:eastAsia="宋体" w:hAnsi="Cambria Math" w:cs="Times New Roman"/>
              <w:kern w:val="0"/>
              <w:sz w:val="24"/>
              <w:szCs w:val="24"/>
              <w:highlight w:val="cyan"/>
            </w:rPr>
            <m:t>⌈</m:t>
          </w:del>
        </m:r>
        <m:f>
          <m:fPr>
            <m:ctrlPr>
              <w:del w:id="1780" w:author="Zhang Li" w:date="2022-06-12T14:57:00Z">
                <w:rPr>
                  <w:rFonts w:ascii="Cambria Math" w:eastAsia="宋体" w:hAnsi="Cambria Math" w:cs="Times New Roman"/>
                  <w:i/>
                  <w:kern w:val="0"/>
                  <w:sz w:val="24"/>
                  <w:szCs w:val="24"/>
                  <w:highlight w:val="cyan"/>
                </w:rPr>
              </w:del>
            </m:ctrlPr>
          </m:fPr>
          <m:num>
            <m:r>
              <w:del w:id="1781" w:author="Zhang Li" w:date="2022-06-12T14:57:00Z">
                <w:rPr>
                  <w:rFonts w:ascii="Cambria Math" w:eastAsia="宋体" w:hAnsi="Cambria Math" w:cs="Times New Roman"/>
                  <w:kern w:val="0"/>
                  <w:sz w:val="24"/>
                  <w:szCs w:val="24"/>
                  <w:highlight w:val="cyan"/>
                </w:rPr>
                <m:t>N</m:t>
              </w:del>
            </m:r>
          </m:num>
          <m:den>
            <m:r>
              <w:del w:id="1782" w:author="Zhang Li" w:date="2022-06-12T14:57:00Z">
                <w:rPr>
                  <w:rFonts w:ascii="Cambria Math" w:eastAsia="宋体" w:hAnsi="Cambria Math" w:cs="Times New Roman"/>
                  <w:kern w:val="0"/>
                  <w:sz w:val="24"/>
                  <w:szCs w:val="24"/>
                  <w:highlight w:val="cyan"/>
                </w:rPr>
                <m:t>2</m:t>
              </w:del>
            </m:r>
          </m:den>
        </m:f>
        <m:r>
          <w:del w:id="1783" w:author="Zhang Li" w:date="2022-06-12T14:57:00Z">
            <w:rPr>
              <w:rFonts w:ascii="Cambria Math" w:eastAsia="宋体" w:hAnsi="Cambria Math" w:cs="Times New Roman"/>
              <w:kern w:val="0"/>
              <w:sz w:val="24"/>
              <w:szCs w:val="24"/>
              <w:highlight w:val="cyan"/>
            </w:rPr>
            <m:t>⌉</m:t>
          </w:del>
        </m:r>
      </m:oMath>
      <w:del w:id="1784"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1785" w:author="Zhang Li" w:date="2022-06-12T14:57:00Z">
            <w:rPr>
              <w:rFonts w:ascii="Cambria Math" w:eastAsia="宋体" w:hAnsi="Cambria Math" w:cs="Times New Roman"/>
              <w:kern w:val="0"/>
              <w:sz w:val="24"/>
              <w:szCs w:val="24"/>
              <w:highlight w:val="cyan"/>
            </w:rPr>
            <m:t>V</m:t>
          </w:del>
        </m:r>
      </m:oMath>
      <w:del w:id="178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1787" w:author="Zhang Li" w:date="2022-06-12T14:57:00Z">
                <w:rPr>
                  <w:rFonts w:ascii="Cambria Math" w:eastAsia="宋体" w:hAnsi="Cambria Math" w:cs="Times New Roman"/>
                  <w:i/>
                  <w:kern w:val="0"/>
                  <w:sz w:val="24"/>
                  <w:szCs w:val="24"/>
                </w:rPr>
              </w:del>
            </m:ctrlPr>
          </m:sSubPr>
          <m:e>
            <m:r>
              <w:del w:id="1788" w:author="Zhang Li" w:date="2022-06-12T14:57:00Z">
                <w:rPr>
                  <w:rFonts w:ascii="Cambria Math" w:eastAsia="宋体" w:hAnsi="Cambria Math" w:cs="Times New Roman"/>
                  <w:kern w:val="0"/>
                  <w:sz w:val="24"/>
                  <w:szCs w:val="24"/>
                </w:rPr>
                <m:t>V</m:t>
              </w:del>
            </m:r>
          </m:e>
          <m:sub>
            <m:r>
              <w:del w:id="1789" w:author="Zhang Li" w:date="2022-06-12T14:57:00Z">
                <w:rPr>
                  <w:rFonts w:ascii="Cambria Math" w:eastAsia="宋体" w:hAnsi="Cambria Math" w:cs="Times New Roman"/>
                  <w:kern w:val="0"/>
                  <w:sz w:val="24"/>
                  <w:szCs w:val="24"/>
                </w:rPr>
                <m:t>f</m:t>
              </w:del>
            </m:r>
          </m:sub>
        </m:sSub>
      </m:oMath>
      <w:del w:id="179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1791" w:author="Zhang Li" w:date="2022-06-12T14:57:00Z">
                <w:rPr>
                  <w:rFonts w:ascii="Cambria Math" w:eastAsia="宋体" w:hAnsi="Cambria Math" w:cs="Times New Roman"/>
                  <w:i/>
                  <w:kern w:val="0"/>
                  <w:sz w:val="24"/>
                  <w:szCs w:val="24"/>
                </w:rPr>
              </w:del>
            </m:ctrlPr>
          </m:sSubPr>
          <m:e>
            <m:r>
              <w:del w:id="1792" w:author="Zhang Li" w:date="2022-06-12T14:57:00Z">
                <w:rPr>
                  <w:rFonts w:ascii="Cambria Math" w:eastAsia="宋体" w:hAnsi="Cambria Math" w:cs="Times New Roman"/>
                  <w:kern w:val="0"/>
                  <w:sz w:val="24"/>
                  <w:szCs w:val="24"/>
                </w:rPr>
                <m:t>V</m:t>
              </w:del>
            </m:r>
          </m:e>
          <m:sub>
            <m:r>
              <w:del w:id="1793" w:author="Zhang Li" w:date="2022-06-12T14:57:00Z">
                <w:rPr>
                  <w:rFonts w:ascii="Cambria Math" w:eastAsia="宋体" w:hAnsi="Cambria Math" w:cs="Times New Roman"/>
                  <w:kern w:val="0"/>
                  <w:sz w:val="24"/>
                  <w:szCs w:val="24"/>
                </w:rPr>
                <m:t>f</m:t>
              </w:del>
            </m:r>
          </m:sub>
        </m:sSub>
      </m:oMath>
      <w:del w:id="179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1795" w:author="Zhang Li" w:date="2022-06-12T14:57:00Z">
            <w:rPr>
              <w:rFonts w:ascii="Cambria Math" w:eastAsia="宋体" w:hAnsi="Cambria Math" w:cs="Times New Roman"/>
              <w:kern w:val="0"/>
              <w:sz w:val="24"/>
              <w:szCs w:val="24"/>
            </w:rPr>
            <m:t>f</m:t>
          </w:del>
        </m:r>
      </m:oMath>
      <w:del w:id="1796"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1797" w:author="Zhang Li" w:date="2022-06-12T14:57:00Z">
            <w:rPr>
              <w:rFonts w:ascii="Cambria Math" w:eastAsia="宋体" w:hAnsi="Cambria Math" w:cs="Times New Roman"/>
              <w:kern w:val="0"/>
              <w:sz w:val="24"/>
              <w:szCs w:val="24"/>
            </w:rPr>
            <m:t>Nod</m:t>
          </w:del>
        </m:r>
        <m:sSub>
          <m:sSubPr>
            <m:ctrlPr>
              <w:del w:id="1798" w:author="Zhang Li" w:date="2022-06-12T14:57:00Z">
                <w:rPr>
                  <w:rFonts w:ascii="Cambria Math" w:eastAsia="宋体" w:hAnsi="Cambria Math" w:cs="Times New Roman"/>
                  <w:i/>
                  <w:kern w:val="0"/>
                  <w:sz w:val="24"/>
                  <w:szCs w:val="24"/>
                </w:rPr>
              </w:del>
            </m:ctrlPr>
          </m:sSubPr>
          <m:e>
            <m:r>
              <w:del w:id="1799" w:author="Zhang Li" w:date="2022-06-12T14:57:00Z">
                <w:rPr>
                  <w:rFonts w:ascii="Cambria Math" w:eastAsia="宋体" w:hAnsi="Cambria Math" w:cs="Times New Roman"/>
                  <w:kern w:val="0"/>
                  <w:sz w:val="24"/>
                  <w:szCs w:val="24"/>
                </w:rPr>
                <m:t>e</m:t>
              </w:del>
            </m:r>
          </m:e>
          <m:sub>
            <m:r>
              <w:del w:id="1800" w:author="Zhang Li" w:date="2022-06-12T14:57:00Z">
                <w:rPr>
                  <w:rFonts w:ascii="Cambria Math" w:eastAsia="宋体" w:hAnsi="Cambria Math" w:cs="Times New Roman"/>
                  <w:kern w:val="0"/>
                  <w:sz w:val="24"/>
                  <w:szCs w:val="24"/>
                </w:rPr>
                <m:t>v</m:t>
              </w:del>
            </m:r>
          </m:sub>
        </m:sSub>
      </m:oMath>
      <w:del w:id="1801"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475216" w:rsidP="005376C1">
      <w:pPr>
        <w:spacing w:afterLines="100" w:after="312"/>
        <w:rPr>
          <w:del w:id="1802" w:author="Zhang Li" w:date="2022-06-12T14:57:00Z"/>
          <w:rFonts w:ascii="Times New Roman" w:eastAsia="宋体" w:hAnsi="Times New Roman" w:cs="Times New Roman"/>
          <w:kern w:val="0"/>
          <w:sz w:val="24"/>
          <w:szCs w:val="24"/>
        </w:rPr>
      </w:pPr>
      <m:oMathPara>
        <m:oMath>
          <m:sSub>
            <m:sSubPr>
              <m:ctrlPr>
                <w:del w:id="1803" w:author="Zhang Li" w:date="2022-06-12T14:57:00Z">
                  <w:rPr>
                    <w:rFonts w:ascii="Cambria Math" w:eastAsia="宋体" w:hAnsi="Cambria Math" w:cs="Times New Roman"/>
                    <w:i/>
                    <w:kern w:val="0"/>
                    <w:sz w:val="24"/>
                    <w:szCs w:val="24"/>
                    <w:highlight w:val="cyan"/>
                  </w:rPr>
                </w:del>
              </m:ctrlPr>
            </m:sSubPr>
            <m:e>
              <m:r>
                <w:del w:id="1804" w:author="Zhang Li" w:date="2022-06-12T14:57:00Z">
                  <w:rPr>
                    <w:rFonts w:ascii="Cambria Math" w:eastAsia="宋体" w:hAnsi="Cambria Math" w:cs="Times New Roman"/>
                    <w:kern w:val="0"/>
                    <w:sz w:val="24"/>
                    <w:szCs w:val="24"/>
                    <w:highlight w:val="cyan"/>
                  </w:rPr>
                  <m:t>p</m:t>
                </w:del>
              </m:r>
            </m:e>
            <m:sub>
              <m:r>
                <w:del w:id="1805" w:author="Zhang Li" w:date="2022-06-12T14:57:00Z">
                  <w:rPr>
                    <w:rFonts w:ascii="Cambria Math" w:eastAsia="宋体" w:hAnsi="Cambria Math" w:cs="Times New Roman"/>
                    <w:kern w:val="0"/>
                    <w:sz w:val="24"/>
                    <w:szCs w:val="24"/>
                    <w:highlight w:val="cyan"/>
                  </w:rPr>
                  <m:t xml:space="preserve"> Comm,v</m:t>
                </w:del>
              </m:r>
            </m:sub>
          </m:sSub>
          <m:r>
            <w:del w:id="1806" w:author="Zhang Li" w:date="2022-06-12T14:57:00Z">
              <w:rPr>
                <w:rFonts w:ascii="Cambria Math" w:eastAsia="宋体" w:hAnsi="Cambria Math" w:cs="Times New Roman"/>
                <w:kern w:val="0"/>
                <w:sz w:val="24"/>
                <w:szCs w:val="24"/>
              </w:rPr>
              <m:t>=</m:t>
            </w:del>
          </m:r>
          <m:nary>
            <m:naryPr>
              <m:chr m:val="∑"/>
              <m:ctrlPr>
                <w:del w:id="1807" w:author="Zhang Li" w:date="2022-06-12T14:57:00Z">
                  <w:rPr>
                    <w:rFonts w:ascii="Cambria Math" w:eastAsia="宋体" w:hAnsi="Cambria Math" w:cs="Times New Roman"/>
                    <w:i/>
                    <w:kern w:val="0"/>
                    <w:sz w:val="24"/>
                    <w:szCs w:val="24"/>
                  </w:rPr>
                </w:del>
              </m:ctrlPr>
            </m:naryPr>
            <m:sub>
              <m:r>
                <w:del w:id="1808" w:author="Zhang Li" w:date="2022-06-12T14:57:00Z">
                  <w:rPr>
                    <w:rFonts w:ascii="Cambria Math" w:eastAsia="宋体" w:hAnsi="Cambria Math" w:cs="Times New Roman"/>
                    <w:kern w:val="0"/>
                    <w:sz w:val="24"/>
                    <w:szCs w:val="24"/>
                  </w:rPr>
                  <m:t>f=</m:t>
                </w:del>
              </m:r>
              <m:d>
                <m:dPr>
                  <m:begChr m:val="⌈"/>
                  <m:endChr m:val="⌉"/>
                  <m:ctrlPr>
                    <w:del w:id="1809" w:author="Zhang Li" w:date="2022-06-12T14:57:00Z">
                      <w:rPr>
                        <w:rFonts w:ascii="Cambria Math" w:eastAsia="宋体" w:hAnsi="Cambria Math" w:cs="Times New Roman"/>
                        <w:i/>
                        <w:kern w:val="0"/>
                        <w:sz w:val="24"/>
                        <w:szCs w:val="24"/>
                      </w:rPr>
                    </w:del>
                  </m:ctrlPr>
                </m:dPr>
                <m:e>
                  <m:f>
                    <m:fPr>
                      <m:ctrlPr>
                        <w:del w:id="1810" w:author="Zhang Li" w:date="2022-06-12T14:57:00Z">
                          <w:rPr>
                            <w:rFonts w:ascii="Cambria Math" w:eastAsia="宋体" w:hAnsi="Cambria Math" w:cs="Times New Roman"/>
                            <w:i/>
                            <w:kern w:val="0"/>
                            <w:sz w:val="24"/>
                            <w:szCs w:val="24"/>
                          </w:rPr>
                        </w:del>
                      </m:ctrlPr>
                    </m:fPr>
                    <m:num>
                      <m:r>
                        <w:del w:id="1811" w:author="Zhang Li" w:date="2022-06-12T14:57:00Z">
                          <w:rPr>
                            <w:rFonts w:ascii="Cambria Math" w:eastAsia="宋体" w:hAnsi="Cambria Math" w:cs="Times New Roman"/>
                            <w:kern w:val="0"/>
                            <w:sz w:val="24"/>
                            <w:szCs w:val="24"/>
                          </w:rPr>
                          <m:t>N</m:t>
                        </w:del>
                      </m:r>
                    </m:num>
                    <m:den>
                      <m:r>
                        <w:del w:id="1812" w:author="Zhang Li" w:date="2022-06-12T14:57:00Z">
                          <w:rPr>
                            <w:rFonts w:ascii="Cambria Math" w:eastAsia="宋体" w:hAnsi="Cambria Math" w:cs="Times New Roman"/>
                            <w:kern w:val="0"/>
                            <w:sz w:val="24"/>
                            <w:szCs w:val="24"/>
                          </w:rPr>
                          <m:t>2</m:t>
                        </w:del>
                      </m:r>
                    </m:den>
                  </m:f>
                </m:e>
              </m:d>
            </m:sub>
            <m:sup>
              <m:r>
                <w:del w:id="1813" w:author="Zhang Li" w:date="2022-06-12T14:57:00Z">
                  <w:rPr>
                    <w:rFonts w:ascii="Cambria Math" w:eastAsia="宋体" w:hAnsi="Cambria Math" w:cs="Times New Roman"/>
                    <w:kern w:val="0"/>
                    <w:sz w:val="24"/>
                    <w:szCs w:val="24"/>
                  </w:rPr>
                  <m:t>N-1</m:t>
                </w:del>
              </m:r>
            </m:sup>
            <m:e>
              <m:nary>
                <m:naryPr>
                  <m:chr m:val="∏"/>
                  <m:supHide m:val="1"/>
                  <m:ctrlPr>
                    <w:del w:id="1814" w:author="Zhang Li" w:date="2022-06-12T14:57:00Z">
                      <w:rPr>
                        <w:rFonts w:ascii="Cambria Math" w:eastAsia="宋体" w:hAnsi="Cambria Math" w:cs="Times New Roman"/>
                        <w:i/>
                        <w:kern w:val="0"/>
                        <w:sz w:val="24"/>
                        <w:szCs w:val="24"/>
                      </w:rPr>
                    </w:del>
                  </m:ctrlPr>
                </m:naryPr>
                <m:sub>
                  <m:sSub>
                    <m:sSubPr>
                      <m:ctrlPr>
                        <w:del w:id="1815" w:author="Zhang Li" w:date="2022-06-12T14:57:00Z">
                          <w:rPr>
                            <w:rFonts w:ascii="Cambria Math" w:eastAsia="宋体" w:hAnsi="Cambria Math" w:cs="Times New Roman"/>
                            <w:i/>
                            <w:kern w:val="0"/>
                            <w:sz w:val="24"/>
                            <w:szCs w:val="24"/>
                          </w:rPr>
                        </w:del>
                      </m:ctrlPr>
                    </m:sSubPr>
                    <m:e>
                      <m:r>
                        <w:del w:id="1816" w:author="Zhang Li" w:date="2022-06-12T14:57:00Z">
                          <w:rPr>
                            <w:rFonts w:ascii="Cambria Math" w:eastAsia="宋体" w:hAnsi="Cambria Math" w:cs="Times New Roman"/>
                            <w:kern w:val="0"/>
                            <w:sz w:val="24"/>
                            <w:szCs w:val="24"/>
                          </w:rPr>
                          <m:t>v</m:t>
                        </w:del>
                      </m:r>
                    </m:e>
                    <m:sub>
                      <m:r>
                        <w:del w:id="1817" w:author="Zhang Li" w:date="2022-06-12T14:57:00Z">
                          <w:rPr>
                            <w:rFonts w:ascii="Cambria Math" w:eastAsia="宋体" w:hAnsi="Cambria Math" w:cs="Times New Roman"/>
                            <w:kern w:val="0"/>
                            <w:sz w:val="24"/>
                            <w:szCs w:val="24"/>
                          </w:rPr>
                          <m:t>f</m:t>
                        </w:del>
                      </m:r>
                    </m:sub>
                  </m:sSub>
                  <m:r>
                    <w:del w:id="1818" w:author="Zhang Li" w:date="2022-06-12T14:57:00Z">
                      <w:rPr>
                        <w:rFonts w:ascii="Cambria Math" w:eastAsia="宋体" w:hAnsi="Cambria Math" w:cs="Times New Roman"/>
                        <w:kern w:val="0"/>
                        <w:sz w:val="24"/>
                        <w:szCs w:val="24"/>
                      </w:rPr>
                      <m:t>∈</m:t>
                    </w:del>
                  </m:r>
                  <m:sSub>
                    <m:sSubPr>
                      <m:ctrlPr>
                        <w:del w:id="1819" w:author="Zhang Li" w:date="2022-06-12T14:57:00Z">
                          <w:rPr>
                            <w:rFonts w:ascii="Cambria Math" w:eastAsia="宋体" w:hAnsi="Cambria Math" w:cs="Times New Roman"/>
                            <w:i/>
                            <w:kern w:val="0"/>
                            <w:sz w:val="24"/>
                            <w:szCs w:val="24"/>
                          </w:rPr>
                        </w:del>
                      </m:ctrlPr>
                    </m:sSubPr>
                    <m:e>
                      <m:r>
                        <w:del w:id="1820" w:author="Zhang Li" w:date="2022-06-12T14:57:00Z">
                          <w:rPr>
                            <w:rFonts w:ascii="Cambria Math" w:eastAsia="宋体" w:hAnsi="Cambria Math" w:cs="Times New Roman"/>
                            <w:kern w:val="0"/>
                            <w:sz w:val="24"/>
                            <w:szCs w:val="24"/>
                          </w:rPr>
                          <m:t>V</m:t>
                        </w:del>
                      </m:r>
                    </m:e>
                    <m:sub>
                      <m:r>
                        <w:del w:id="1821" w:author="Zhang Li" w:date="2022-06-12T14:57:00Z">
                          <w:rPr>
                            <w:rFonts w:ascii="Cambria Math" w:eastAsia="宋体" w:hAnsi="Cambria Math" w:cs="Times New Roman"/>
                            <w:kern w:val="0"/>
                            <w:sz w:val="24"/>
                            <w:szCs w:val="24"/>
                          </w:rPr>
                          <m:t>f</m:t>
                        </w:del>
                      </m:r>
                    </m:sub>
                  </m:sSub>
                </m:sub>
                <m:sup/>
                <m:e>
                  <m:sSub>
                    <m:sSubPr>
                      <m:ctrlPr>
                        <w:del w:id="1822" w:author="Zhang Li" w:date="2022-06-12T14:57:00Z">
                          <w:rPr>
                            <w:rFonts w:ascii="Cambria Math" w:eastAsia="宋体" w:hAnsi="Cambria Math" w:cs="Times New Roman"/>
                            <w:i/>
                            <w:kern w:val="0"/>
                            <w:sz w:val="24"/>
                            <w:szCs w:val="24"/>
                          </w:rPr>
                        </w:del>
                      </m:ctrlPr>
                    </m:sSubPr>
                    <m:e>
                      <m:r>
                        <w:del w:id="1823" w:author="Zhang Li" w:date="2022-06-12T14:57:00Z">
                          <w:rPr>
                            <w:rFonts w:ascii="Cambria Math" w:eastAsia="宋体" w:hAnsi="Cambria Math" w:cs="Times New Roman"/>
                            <w:kern w:val="0"/>
                            <w:sz w:val="24"/>
                            <w:szCs w:val="24"/>
                          </w:rPr>
                          <m:t>ϵ</m:t>
                        </w:del>
                      </m:r>
                    </m:e>
                    <m:sub>
                      <m:sSub>
                        <m:sSubPr>
                          <m:ctrlPr>
                            <w:del w:id="1824" w:author="Zhang Li" w:date="2022-06-12T14:57:00Z">
                              <w:rPr>
                                <w:rFonts w:ascii="Cambria Math" w:eastAsia="宋体" w:hAnsi="Cambria Math" w:cs="Times New Roman"/>
                                <w:i/>
                                <w:kern w:val="0"/>
                                <w:sz w:val="24"/>
                                <w:szCs w:val="24"/>
                              </w:rPr>
                            </w:del>
                          </m:ctrlPr>
                        </m:sSubPr>
                        <m:e>
                          <m:r>
                            <w:del w:id="1825" w:author="Zhang Li" w:date="2022-06-12T14:57:00Z">
                              <w:rPr>
                                <w:rFonts w:ascii="Cambria Math" w:eastAsia="宋体" w:hAnsi="Cambria Math" w:cs="Times New Roman"/>
                                <w:kern w:val="0"/>
                                <w:sz w:val="24"/>
                                <w:szCs w:val="24"/>
                              </w:rPr>
                              <m:t>v</m:t>
                            </w:del>
                          </m:r>
                        </m:e>
                        <m:sub>
                          <m:r>
                            <w:del w:id="1826" w:author="Zhang Li" w:date="2022-06-12T14:57:00Z">
                              <w:rPr>
                                <w:rFonts w:ascii="Cambria Math" w:eastAsia="宋体" w:hAnsi="Cambria Math" w:cs="Times New Roman"/>
                                <w:kern w:val="0"/>
                                <w:sz w:val="24"/>
                                <w:szCs w:val="24"/>
                              </w:rPr>
                              <m:t>f</m:t>
                            </w:del>
                          </m:r>
                        </m:sub>
                      </m:sSub>
                      <m:r>
                        <w:del w:id="1827" w:author="Zhang Li" w:date="2022-06-12T14:57:00Z">
                          <w:rPr>
                            <w:rFonts w:ascii="Cambria Math" w:eastAsia="宋体" w:hAnsi="Cambria Math" w:cs="Times New Roman"/>
                            <w:kern w:val="0"/>
                            <w:sz w:val="24"/>
                            <w:szCs w:val="24"/>
                          </w:rPr>
                          <m:t>,v</m:t>
                        </w:del>
                      </m:r>
                    </m:sub>
                  </m:sSub>
                </m:e>
              </m:nary>
              <m:nary>
                <m:naryPr>
                  <m:chr m:val="∏"/>
                  <m:supHide m:val="1"/>
                  <m:ctrlPr>
                    <w:del w:id="1828" w:author="Zhang Li" w:date="2022-06-12T14:57:00Z">
                      <w:rPr>
                        <w:rFonts w:ascii="Cambria Math" w:eastAsia="宋体" w:hAnsi="Cambria Math" w:cs="Times New Roman"/>
                        <w:i/>
                        <w:kern w:val="0"/>
                        <w:sz w:val="24"/>
                        <w:szCs w:val="24"/>
                      </w:rPr>
                    </w:del>
                  </m:ctrlPr>
                </m:naryPr>
                <m:sub>
                  <m:sSub>
                    <m:sSubPr>
                      <m:ctrlPr>
                        <w:del w:id="1829" w:author="Zhang Li" w:date="2022-06-12T14:57:00Z">
                          <w:rPr>
                            <w:rFonts w:ascii="Cambria Math" w:eastAsia="宋体" w:hAnsi="Cambria Math" w:cs="Times New Roman"/>
                            <w:i/>
                            <w:kern w:val="0"/>
                            <w:sz w:val="24"/>
                            <w:szCs w:val="24"/>
                          </w:rPr>
                        </w:del>
                      </m:ctrlPr>
                    </m:sSubPr>
                    <m:e>
                      <m:r>
                        <w:del w:id="1830" w:author="Zhang Li" w:date="2022-06-12T14:57:00Z">
                          <w:rPr>
                            <w:rFonts w:ascii="Cambria Math" w:eastAsia="宋体" w:hAnsi="Cambria Math" w:cs="Times New Roman"/>
                            <w:kern w:val="0"/>
                            <w:sz w:val="24"/>
                            <w:szCs w:val="24"/>
                          </w:rPr>
                          <m:t>v</m:t>
                        </w:del>
                      </m:r>
                    </m:e>
                    <m:sub>
                      <m:r>
                        <w:del w:id="1831" w:author="Zhang Li" w:date="2022-06-12T14:57:00Z">
                          <w:rPr>
                            <w:rFonts w:ascii="Cambria Math" w:eastAsia="宋体" w:hAnsi="Cambria Math" w:cs="Times New Roman"/>
                            <w:kern w:val="0"/>
                            <w:sz w:val="24"/>
                            <w:szCs w:val="24"/>
                          </w:rPr>
                          <m:t>h</m:t>
                        </w:del>
                      </m:r>
                    </m:sub>
                  </m:sSub>
                  <m:r>
                    <w:del w:id="1832" w:author="Zhang Li" w:date="2022-06-12T14:57:00Z">
                      <w:rPr>
                        <w:rFonts w:ascii="Cambria Math" w:eastAsia="宋体" w:hAnsi="Cambria Math" w:cs="Times New Roman"/>
                        <w:kern w:val="0"/>
                        <w:sz w:val="24"/>
                        <w:szCs w:val="24"/>
                      </w:rPr>
                      <m:t>∈</m:t>
                    </w:del>
                  </m:r>
                  <m:r>
                    <w:del w:id="1833" w:author="Zhang Li" w:date="2022-06-12T14:57:00Z">
                      <w:rPr>
                        <w:rFonts w:ascii="Cambria Math" w:eastAsia="宋体" w:hAnsi="Cambria Math" w:cs="Times New Roman" w:hint="eastAsia"/>
                        <w:kern w:val="0"/>
                        <w:sz w:val="24"/>
                        <w:szCs w:val="24"/>
                      </w:rPr>
                      <m:t>V</m:t>
                    </w:del>
                  </m:r>
                  <m:r>
                    <w:del w:id="1834" w:author="Zhang Li" w:date="2022-06-12T14:57:00Z">
                      <w:rPr>
                        <w:rFonts w:ascii="Cambria Math" w:eastAsia="宋体" w:hAnsi="Cambria Math" w:cs="Times New Roman"/>
                        <w:kern w:val="0"/>
                        <w:sz w:val="24"/>
                        <w:szCs w:val="24"/>
                      </w:rPr>
                      <m:t>∖</m:t>
                    </w:del>
                  </m:r>
                  <m:sSub>
                    <m:sSubPr>
                      <m:ctrlPr>
                        <w:del w:id="1835" w:author="Zhang Li" w:date="2022-06-12T14:57:00Z">
                          <w:rPr>
                            <w:rFonts w:ascii="Cambria Math" w:eastAsia="宋体" w:hAnsi="Cambria Math" w:cs="Times New Roman"/>
                            <w:i/>
                            <w:kern w:val="0"/>
                            <w:sz w:val="24"/>
                            <w:szCs w:val="24"/>
                          </w:rPr>
                        </w:del>
                      </m:ctrlPr>
                    </m:sSubPr>
                    <m:e>
                      <m:r>
                        <w:del w:id="1836" w:author="Zhang Li" w:date="2022-06-12T14:57:00Z">
                          <w:rPr>
                            <w:rFonts w:ascii="Cambria Math" w:eastAsia="宋体" w:hAnsi="Cambria Math" w:cs="Times New Roman"/>
                            <w:kern w:val="0"/>
                            <w:sz w:val="24"/>
                            <w:szCs w:val="24"/>
                          </w:rPr>
                          <m:t>V</m:t>
                        </w:del>
                      </m:r>
                    </m:e>
                    <m:sub>
                      <m:r>
                        <w:del w:id="1837" w:author="Zhang Li" w:date="2022-06-12T14:57:00Z">
                          <w:rPr>
                            <w:rFonts w:ascii="Cambria Math" w:eastAsia="宋体" w:hAnsi="Cambria Math" w:cs="Times New Roman"/>
                            <w:kern w:val="0"/>
                            <w:sz w:val="24"/>
                            <w:szCs w:val="24"/>
                          </w:rPr>
                          <m:t>f</m:t>
                        </w:del>
                      </m:r>
                    </m:sub>
                  </m:sSub>
                </m:sub>
                <m:sup/>
                <m:e>
                  <m:d>
                    <m:dPr>
                      <m:ctrlPr>
                        <w:del w:id="1838" w:author="Zhang Li" w:date="2022-06-12T14:57:00Z">
                          <w:rPr>
                            <w:rFonts w:ascii="Cambria Math" w:eastAsia="宋体" w:hAnsi="Cambria Math" w:cs="Times New Roman"/>
                            <w:i/>
                            <w:kern w:val="0"/>
                            <w:sz w:val="24"/>
                            <w:szCs w:val="24"/>
                          </w:rPr>
                        </w:del>
                      </m:ctrlPr>
                    </m:dPr>
                    <m:e>
                      <m:r>
                        <w:del w:id="1839" w:author="Zhang Li" w:date="2022-06-12T14:57:00Z">
                          <w:rPr>
                            <w:rFonts w:ascii="Cambria Math" w:eastAsia="宋体" w:hAnsi="Cambria Math" w:cs="Times New Roman"/>
                            <w:kern w:val="0"/>
                            <w:sz w:val="24"/>
                            <w:szCs w:val="24"/>
                          </w:rPr>
                          <m:t>1-</m:t>
                        </w:del>
                      </m:r>
                      <m:sSub>
                        <m:sSubPr>
                          <m:ctrlPr>
                            <w:del w:id="1840" w:author="Zhang Li" w:date="2022-06-12T14:57:00Z">
                              <w:rPr>
                                <w:rFonts w:ascii="Cambria Math" w:eastAsia="宋体" w:hAnsi="Cambria Math" w:cs="Times New Roman"/>
                                <w:i/>
                                <w:kern w:val="0"/>
                                <w:sz w:val="24"/>
                                <w:szCs w:val="24"/>
                              </w:rPr>
                            </w:del>
                          </m:ctrlPr>
                        </m:sSubPr>
                        <m:e>
                          <m:r>
                            <w:del w:id="1841" w:author="Zhang Li" w:date="2022-06-12T14:57:00Z">
                              <w:rPr>
                                <w:rFonts w:ascii="Cambria Math" w:eastAsia="宋体" w:hAnsi="Cambria Math" w:cs="Times New Roman"/>
                                <w:kern w:val="0"/>
                                <w:sz w:val="24"/>
                                <w:szCs w:val="24"/>
                              </w:rPr>
                              <m:t>ϵ</m:t>
                            </w:del>
                          </m:r>
                        </m:e>
                        <m:sub>
                          <m:r>
                            <w:del w:id="1842" w:author="Zhang Li" w:date="2022-06-12T14:57:00Z">
                              <w:rPr>
                                <w:rFonts w:ascii="Cambria Math" w:eastAsia="宋体" w:hAnsi="Cambria Math" w:cs="Times New Roman"/>
                                <w:kern w:val="0"/>
                                <w:sz w:val="24"/>
                                <w:szCs w:val="24"/>
                              </w:rPr>
                              <m:t>h,v</m:t>
                            </w:del>
                          </m:r>
                        </m:sub>
                      </m:sSub>
                    </m:e>
                  </m:d>
                </m:e>
              </m:nary>
              <m:r>
                <w:del w:id="1843"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1844" w:author="Zhang Li" w:date="2022-06-12T14:57:00Z"/>
          <w:rFonts w:ascii="Times New Roman" w:eastAsia="宋体" w:hAnsi="Times New Roman" w:cs="Times New Roman"/>
          <w:kern w:val="0"/>
          <w:sz w:val="24"/>
          <w:szCs w:val="24"/>
        </w:rPr>
      </w:pPr>
      <w:del w:id="1845" w:author="Zhang Li" w:date="2022-06-12T14:57:00Z">
        <w:r w:rsidDel="005376C1">
          <w:rPr>
            <w:rFonts w:ascii="Times New Roman" w:eastAsia="宋体" w:hAnsi="Times New Roman" w:cs="Times New Roman"/>
            <w:kern w:val="0"/>
            <w:sz w:val="24"/>
            <w:szCs w:val="24"/>
          </w:rPr>
          <w:delText xml:space="preserve">where </w:delText>
        </w:r>
      </w:del>
      <m:oMath>
        <m:sSub>
          <m:sSubPr>
            <m:ctrlPr>
              <w:del w:id="1846" w:author="Zhang Li" w:date="2022-06-12T14:57:00Z">
                <w:rPr>
                  <w:rFonts w:ascii="Cambria Math" w:eastAsia="宋体" w:hAnsi="Cambria Math" w:cs="Times New Roman"/>
                  <w:i/>
                  <w:kern w:val="0"/>
                  <w:sz w:val="24"/>
                  <w:szCs w:val="24"/>
                </w:rPr>
              </w:del>
            </m:ctrlPr>
          </m:sSubPr>
          <m:e>
            <m:r>
              <w:del w:id="1847" w:author="Zhang Li" w:date="2022-06-12T14:57:00Z">
                <w:rPr>
                  <w:rFonts w:ascii="Cambria Math" w:eastAsia="宋体" w:hAnsi="Cambria Math" w:cs="Times New Roman"/>
                  <w:kern w:val="0"/>
                  <w:sz w:val="24"/>
                  <w:szCs w:val="24"/>
                </w:rPr>
                <m:t>ϵ</m:t>
              </w:del>
            </m:r>
          </m:e>
          <m:sub>
            <m:r>
              <w:del w:id="1848" w:author="Zhang Li" w:date="2022-06-12T14:57:00Z">
                <w:rPr>
                  <w:rFonts w:ascii="Cambria Math" w:eastAsia="宋体" w:hAnsi="Cambria Math" w:cs="Times New Roman"/>
                  <w:kern w:val="0"/>
                  <w:sz w:val="24"/>
                  <w:szCs w:val="24"/>
                </w:rPr>
                <m:t>u,v</m:t>
              </w:del>
            </m:r>
          </m:sub>
        </m:sSub>
        <m:r>
          <w:del w:id="1849" w:author="Zhang Li" w:date="2022-06-12T14:57:00Z">
            <w:rPr>
              <w:rFonts w:ascii="Cambria Math" w:eastAsia="宋体" w:hAnsi="Cambria Math" w:cs="Times New Roman"/>
              <w:kern w:val="0"/>
              <w:sz w:val="24"/>
              <w:szCs w:val="24"/>
            </w:rPr>
            <m:t>=1-</m:t>
          </w:del>
        </m:r>
        <m:sSup>
          <m:sSupPr>
            <m:ctrlPr>
              <w:del w:id="1850" w:author="Zhang Li" w:date="2022-06-12T14:57:00Z">
                <w:rPr>
                  <w:rFonts w:ascii="Cambria Math" w:eastAsia="宋体" w:hAnsi="Cambria Math" w:cs="Times New Roman"/>
                  <w:i/>
                  <w:kern w:val="0"/>
                  <w:sz w:val="24"/>
                  <w:szCs w:val="24"/>
                </w:rPr>
              </w:del>
            </m:ctrlPr>
          </m:sSupPr>
          <m:e>
            <m:r>
              <w:del w:id="1851" w:author="Zhang Li" w:date="2022-06-12T14:57:00Z">
                <w:rPr>
                  <w:rFonts w:ascii="Cambria Math" w:eastAsia="宋体" w:hAnsi="Cambria Math" w:cs="Times New Roman"/>
                  <w:kern w:val="0"/>
                  <w:sz w:val="24"/>
                  <w:szCs w:val="24"/>
                </w:rPr>
                <m:t>e</m:t>
              </w:del>
            </m:r>
          </m:e>
          <m:sup>
            <m:r>
              <w:del w:id="1852" w:author="Zhang Li" w:date="2022-06-12T14:57:00Z">
                <w:rPr>
                  <w:rFonts w:ascii="Cambria Math" w:eastAsia="宋体" w:hAnsi="Cambria Math" w:cs="Times New Roman"/>
                  <w:kern w:val="0"/>
                  <w:sz w:val="24"/>
                  <w:szCs w:val="24"/>
                </w:rPr>
                <m:t>-</m:t>
              </w:del>
            </m:r>
            <m:sSup>
              <m:sSupPr>
                <m:ctrlPr>
                  <w:del w:id="1853" w:author="Zhang Li" w:date="2022-06-12T14:57:00Z">
                    <w:rPr>
                      <w:rFonts w:ascii="Cambria Math" w:eastAsia="宋体" w:hAnsi="Cambria Math" w:cs="Times New Roman"/>
                      <w:i/>
                      <w:kern w:val="0"/>
                      <w:sz w:val="24"/>
                      <w:szCs w:val="24"/>
                    </w:rPr>
                  </w:del>
                </m:ctrlPr>
              </m:sSupPr>
              <m:e>
                <m:r>
                  <w:del w:id="1854" w:author="Zhang Li" w:date="2022-06-12T14:57:00Z">
                    <w:rPr>
                      <w:rFonts w:ascii="Cambria Math" w:eastAsia="宋体" w:hAnsi="Cambria Math" w:cs="Times New Roman"/>
                      <w:kern w:val="0"/>
                      <w:sz w:val="24"/>
                      <w:szCs w:val="24"/>
                    </w:rPr>
                    <m:t>10</m:t>
                  </w:del>
                </m:r>
              </m:e>
              <m:sup>
                <m:f>
                  <m:fPr>
                    <m:ctrlPr>
                      <w:del w:id="1855" w:author="Zhang Li" w:date="2022-06-12T14:57:00Z">
                        <w:rPr>
                          <w:rFonts w:ascii="Cambria Math" w:eastAsia="宋体" w:hAnsi="Cambria Math" w:cs="Times New Roman"/>
                          <w:i/>
                          <w:kern w:val="0"/>
                          <w:sz w:val="24"/>
                          <w:szCs w:val="24"/>
                        </w:rPr>
                      </w:del>
                    </m:ctrlPr>
                  </m:fPr>
                  <m:num>
                    <m:r>
                      <w:del w:id="1856" w:author="Zhang Li" w:date="2022-06-12T14:57:00Z">
                        <w:rPr>
                          <w:rFonts w:ascii="Cambria Math" w:eastAsia="宋体" w:hAnsi="Cambria Math" w:cs="Times New Roman"/>
                          <w:kern w:val="0"/>
                          <w:sz w:val="24"/>
                          <w:szCs w:val="24"/>
                        </w:rPr>
                        <m:t xml:space="preserve"> P</m:t>
                      </w:del>
                    </m:r>
                    <m:sSub>
                      <m:sSubPr>
                        <m:ctrlPr>
                          <w:del w:id="1857" w:author="Zhang Li" w:date="2022-06-12T14:57:00Z">
                            <w:rPr>
                              <w:rFonts w:ascii="Cambria Math" w:eastAsia="宋体" w:hAnsi="Cambria Math" w:cs="Times New Roman"/>
                              <w:i/>
                              <w:kern w:val="0"/>
                              <w:sz w:val="24"/>
                              <w:szCs w:val="24"/>
                            </w:rPr>
                          </w:del>
                        </m:ctrlPr>
                      </m:sSubPr>
                      <m:e>
                        <m:r>
                          <w:del w:id="1858" w:author="Zhang Li" w:date="2022-06-12T14:57:00Z">
                            <w:rPr>
                              <w:rFonts w:ascii="Cambria Math" w:eastAsia="宋体" w:hAnsi="Cambria Math" w:cs="Times New Roman"/>
                              <w:kern w:val="0"/>
                              <w:sz w:val="24"/>
                              <w:szCs w:val="24"/>
                            </w:rPr>
                            <m:t>L</m:t>
                          </w:del>
                        </m:r>
                      </m:e>
                      <m:sub>
                        <m:r>
                          <w:del w:id="1859" w:author="Zhang Li" w:date="2022-06-12T14:57:00Z">
                            <w:rPr>
                              <w:rFonts w:ascii="Cambria Math" w:eastAsia="宋体" w:hAnsi="Cambria Math" w:cs="Times New Roman"/>
                              <w:kern w:val="0"/>
                              <w:sz w:val="24"/>
                              <w:szCs w:val="24"/>
                            </w:rPr>
                            <m:t>dB</m:t>
                          </w:del>
                        </m:r>
                      </m:sub>
                    </m:sSub>
                    <m:d>
                      <m:dPr>
                        <m:ctrlPr>
                          <w:del w:id="1860" w:author="Zhang Li" w:date="2022-06-12T14:57:00Z">
                            <w:rPr>
                              <w:rFonts w:ascii="Cambria Math" w:eastAsia="宋体" w:hAnsi="Cambria Math" w:cs="Times New Roman"/>
                              <w:i/>
                              <w:kern w:val="0"/>
                              <w:sz w:val="24"/>
                              <w:szCs w:val="24"/>
                            </w:rPr>
                          </w:del>
                        </m:ctrlPr>
                      </m:dPr>
                      <m:e>
                        <m:sSub>
                          <m:sSubPr>
                            <m:ctrlPr>
                              <w:del w:id="1861" w:author="Zhang Li" w:date="2022-06-12T14:57:00Z">
                                <w:rPr>
                                  <w:rFonts w:ascii="Cambria Math" w:eastAsia="宋体" w:hAnsi="Cambria Math" w:cs="Times New Roman"/>
                                  <w:i/>
                                  <w:kern w:val="0"/>
                                  <w:sz w:val="24"/>
                                  <w:szCs w:val="24"/>
                                </w:rPr>
                              </w:del>
                            </m:ctrlPr>
                          </m:sSubPr>
                          <m:e>
                            <m:r>
                              <w:del w:id="1862" w:author="Zhang Li" w:date="2022-06-12T14:57:00Z">
                                <w:rPr>
                                  <w:rFonts w:ascii="Cambria Math" w:eastAsia="宋体" w:hAnsi="Cambria Math" w:cs="Times New Roman"/>
                                  <w:kern w:val="0"/>
                                  <w:sz w:val="24"/>
                                  <w:szCs w:val="24"/>
                                </w:rPr>
                                <m:t>d</m:t>
                              </w:del>
                            </m:r>
                          </m:e>
                          <m:sub>
                            <m:r>
                              <w:del w:id="1863" w:author="Zhang Li" w:date="2022-06-12T14:57:00Z">
                                <w:rPr>
                                  <w:rFonts w:ascii="Cambria Math" w:eastAsia="宋体" w:hAnsi="Cambria Math" w:cs="Times New Roman"/>
                                  <w:kern w:val="0"/>
                                  <w:sz w:val="24"/>
                                  <w:szCs w:val="24"/>
                                </w:rPr>
                                <m:t>0</m:t>
                              </w:del>
                            </m:r>
                          </m:sub>
                        </m:sSub>
                      </m:e>
                    </m:d>
                  </m:num>
                  <m:den>
                    <m:r>
                      <w:del w:id="1864" w:author="Zhang Li" w:date="2022-06-12T14:57:00Z">
                        <w:rPr>
                          <w:rFonts w:ascii="Cambria Math" w:eastAsia="宋体" w:hAnsi="Cambria Math" w:cs="Times New Roman"/>
                          <w:kern w:val="0"/>
                          <w:sz w:val="24"/>
                          <w:szCs w:val="24"/>
                        </w:rPr>
                        <m:t>10</m:t>
                      </w:del>
                    </m:r>
                  </m:den>
                </m:f>
              </m:sup>
            </m:sSup>
            <m:r>
              <w:del w:id="1865" w:author="Zhang Li" w:date="2022-06-12T14:57:00Z">
                <w:rPr>
                  <w:rFonts w:ascii="Cambria Math" w:eastAsia="宋体" w:hAnsi="Cambria Math" w:cs="Times New Roman"/>
                  <w:kern w:val="0"/>
                  <w:sz w:val="24"/>
                  <w:szCs w:val="24"/>
                </w:rPr>
                <m:t>⋅</m:t>
              </w:del>
            </m:r>
            <m:f>
              <m:fPr>
                <m:ctrlPr>
                  <w:del w:id="1866" w:author="Zhang Li" w:date="2022-06-12T14:57:00Z">
                    <w:rPr>
                      <w:rFonts w:ascii="Cambria Math" w:eastAsia="宋体" w:hAnsi="Cambria Math" w:cs="Times New Roman"/>
                      <w:i/>
                      <w:kern w:val="0"/>
                      <w:sz w:val="24"/>
                      <w:szCs w:val="24"/>
                    </w:rPr>
                  </w:del>
                </m:ctrlPr>
              </m:fPr>
              <m:num>
                <m:r>
                  <w:del w:id="1867" w:author="Zhang Li" w:date="2022-06-12T14:57:00Z">
                    <w:rPr>
                      <w:rFonts w:ascii="Cambria Math" w:eastAsia="宋体" w:hAnsi="Cambria Math" w:cs="Times New Roman"/>
                      <w:kern w:val="0"/>
                      <w:sz w:val="24"/>
                      <w:szCs w:val="24"/>
                    </w:rPr>
                    <m:t>β</m:t>
                  </w:del>
                </m:r>
                <m:sSub>
                  <m:sSubPr>
                    <m:ctrlPr>
                      <w:del w:id="1868" w:author="Zhang Li" w:date="2022-06-12T14:57:00Z">
                        <w:rPr>
                          <w:rFonts w:ascii="Cambria Math" w:eastAsia="宋体" w:hAnsi="Cambria Math" w:cs="Times New Roman"/>
                          <w:i/>
                          <w:kern w:val="0"/>
                          <w:sz w:val="24"/>
                          <w:szCs w:val="24"/>
                        </w:rPr>
                      </w:del>
                    </m:ctrlPr>
                  </m:sSubPr>
                  <m:e>
                    <m:r>
                      <w:del w:id="1869" w:author="Zhang Li" w:date="2022-06-12T14:57:00Z">
                        <w:rPr>
                          <w:rFonts w:ascii="Cambria Math" w:eastAsia="宋体" w:hAnsi="Cambria Math" w:cs="Times New Roman"/>
                          <w:kern w:val="0"/>
                          <w:sz w:val="24"/>
                          <w:szCs w:val="24"/>
                        </w:rPr>
                        <m:t>P</m:t>
                      </w:del>
                    </m:r>
                  </m:e>
                  <m:sub>
                    <m:r>
                      <w:del w:id="1870" w:author="Zhang Li" w:date="2022-06-12T14:57:00Z">
                        <w:rPr>
                          <w:rFonts w:ascii="Cambria Math" w:eastAsia="宋体" w:hAnsi="Cambria Math" w:cs="Times New Roman"/>
                          <w:kern w:val="0"/>
                          <w:sz w:val="24"/>
                          <w:szCs w:val="24"/>
                        </w:rPr>
                        <m:t>n</m:t>
                      </w:del>
                    </m:r>
                  </m:sub>
                </m:sSub>
              </m:num>
              <m:den>
                <m:sSub>
                  <m:sSubPr>
                    <m:ctrlPr>
                      <w:del w:id="1871" w:author="Zhang Li" w:date="2022-06-12T14:57:00Z">
                        <w:rPr>
                          <w:rFonts w:ascii="Cambria Math" w:eastAsia="宋体" w:hAnsi="Cambria Math" w:cs="Times New Roman"/>
                          <w:i/>
                          <w:kern w:val="0"/>
                          <w:sz w:val="24"/>
                          <w:szCs w:val="24"/>
                        </w:rPr>
                      </w:del>
                    </m:ctrlPr>
                  </m:sSubPr>
                  <m:e>
                    <m:r>
                      <w:del w:id="1872" w:author="Zhang Li" w:date="2022-06-12T14:57:00Z">
                        <w:rPr>
                          <w:rFonts w:ascii="Cambria Math" w:eastAsia="宋体" w:hAnsi="Cambria Math" w:cs="Times New Roman"/>
                          <w:kern w:val="0"/>
                          <w:sz w:val="24"/>
                          <w:szCs w:val="24"/>
                        </w:rPr>
                        <m:t>P</m:t>
                      </w:del>
                    </m:r>
                  </m:e>
                  <m:sub>
                    <m:r>
                      <w:del w:id="1873" w:author="Zhang Li" w:date="2022-06-12T14:57:00Z">
                        <w:rPr>
                          <w:rFonts w:ascii="Cambria Math" w:eastAsia="宋体" w:hAnsi="Cambria Math" w:cs="Times New Roman"/>
                          <w:kern w:val="0"/>
                          <w:sz w:val="24"/>
                          <w:szCs w:val="24"/>
                        </w:rPr>
                        <m:t>t</m:t>
                      </w:del>
                    </m:r>
                  </m:sub>
                </m:sSub>
              </m:den>
            </m:f>
            <m:r>
              <w:del w:id="1874" w:author="Zhang Li" w:date="2022-06-12T14:57:00Z">
                <w:rPr>
                  <w:rFonts w:ascii="Cambria Math" w:eastAsia="宋体" w:hAnsi="Cambria Math" w:cs="Times New Roman"/>
                  <w:kern w:val="0"/>
                  <w:sz w:val="24"/>
                  <w:szCs w:val="24"/>
                </w:rPr>
                <m:t>⋅</m:t>
              </w:del>
            </m:r>
            <m:sSup>
              <m:sSupPr>
                <m:ctrlPr>
                  <w:del w:id="1875" w:author="Zhang Li" w:date="2022-06-12T14:57:00Z">
                    <w:rPr>
                      <w:rFonts w:ascii="Cambria Math" w:eastAsia="宋体" w:hAnsi="Cambria Math" w:cs="Times New Roman"/>
                      <w:i/>
                      <w:kern w:val="0"/>
                      <w:sz w:val="24"/>
                      <w:szCs w:val="24"/>
                    </w:rPr>
                  </w:del>
                </m:ctrlPr>
              </m:sSupPr>
              <m:e>
                <m:d>
                  <m:dPr>
                    <m:ctrlPr>
                      <w:del w:id="1876" w:author="Zhang Li" w:date="2022-06-12T14:57:00Z">
                        <w:rPr>
                          <w:rFonts w:ascii="Cambria Math" w:eastAsia="宋体" w:hAnsi="Cambria Math" w:cs="Times New Roman"/>
                          <w:i/>
                          <w:kern w:val="0"/>
                          <w:sz w:val="24"/>
                          <w:szCs w:val="24"/>
                        </w:rPr>
                      </w:del>
                    </m:ctrlPr>
                  </m:dPr>
                  <m:e>
                    <m:f>
                      <m:fPr>
                        <m:ctrlPr>
                          <w:del w:id="1877" w:author="Zhang Li" w:date="2022-06-12T14:57:00Z">
                            <w:rPr>
                              <w:rFonts w:ascii="Cambria Math" w:eastAsia="宋体" w:hAnsi="Cambria Math" w:cs="Times New Roman"/>
                              <w:i/>
                              <w:kern w:val="0"/>
                              <w:sz w:val="24"/>
                              <w:szCs w:val="24"/>
                            </w:rPr>
                          </w:del>
                        </m:ctrlPr>
                      </m:fPr>
                      <m:num>
                        <m:sSub>
                          <m:sSubPr>
                            <m:ctrlPr>
                              <w:del w:id="1878" w:author="Zhang Li" w:date="2022-06-12T14:57:00Z">
                                <w:rPr>
                                  <w:rFonts w:ascii="Cambria Math" w:eastAsia="宋体" w:hAnsi="Cambria Math" w:cs="Times New Roman"/>
                                  <w:i/>
                                  <w:kern w:val="0"/>
                                  <w:sz w:val="24"/>
                                  <w:szCs w:val="24"/>
                                </w:rPr>
                              </w:del>
                            </m:ctrlPr>
                          </m:sSubPr>
                          <m:e>
                            <m:r>
                              <w:del w:id="1879" w:author="Zhang Li" w:date="2022-06-12T14:57:00Z">
                                <w:rPr>
                                  <w:rFonts w:ascii="Cambria Math" w:eastAsia="宋体" w:hAnsi="Cambria Math" w:cs="Times New Roman"/>
                                  <w:kern w:val="0"/>
                                  <w:sz w:val="24"/>
                                  <w:szCs w:val="24"/>
                                </w:rPr>
                                <m:t>d</m:t>
                              </w:del>
                            </m:r>
                          </m:e>
                          <m:sub>
                            <m:r>
                              <w:del w:id="1880" w:author="Zhang Li" w:date="2022-06-12T14:57:00Z">
                                <w:rPr>
                                  <w:rFonts w:ascii="Cambria Math" w:eastAsia="宋体" w:hAnsi="Cambria Math" w:cs="Times New Roman"/>
                                  <w:kern w:val="0"/>
                                  <w:sz w:val="24"/>
                                  <w:szCs w:val="24"/>
                                </w:rPr>
                                <m:t>u,v</m:t>
                              </w:del>
                            </m:r>
                          </m:sub>
                        </m:sSub>
                      </m:num>
                      <m:den>
                        <m:sSub>
                          <m:sSubPr>
                            <m:ctrlPr>
                              <w:del w:id="1881" w:author="Zhang Li" w:date="2022-06-12T14:57:00Z">
                                <w:rPr>
                                  <w:rFonts w:ascii="Cambria Math" w:eastAsia="宋体" w:hAnsi="Cambria Math" w:cs="Times New Roman"/>
                                  <w:i/>
                                  <w:kern w:val="0"/>
                                  <w:sz w:val="24"/>
                                  <w:szCs w:val="24"/>
                                </w:rPr>
                              </w:del>
                            </m:ctrlPr>
                          </m:sSubPr>
                          <m:e>
                            <m:r>
                              <w:del w:id="1882" w:author="Zhang Li" w:date="2022-06-12T14:57:00Z">
                                <w:rPr>
                                  <w:rFonts w:ascii="Cambria Math" w:eastAsia="宋体" w:hAnsi="Cambria Math" w:cs="Times New Roman"/>
                                  <w:kern w:val="0"/>
                                  <w:sz w:val="24"/>
                                  <w:szCs w:val="24"/>
                                </w:rPr>
                                <m:t>d</m:t>
                              </w:del>
                            </m:r>
                          </m:e>
                          <m:sub>
                            <m:r>
                              <w:del w:id="1883" w:author="Zhang Li" w:date="2022-06-12T14:57:00Z">
                                <w:rPr>
                                  <w:rFonts w:ascii="Cambria Math" w:eastAsia="宋体" w:hAnsi="Cambria Math" w:cs="Times New Roman"/>
                                  <w:kern w:val="0"/>
                                  <w:sz w:val="24"/>
                                  <w:szCs w:val="24"/>
                                </w:rPr>
                                <m:t>0</m:t>
                              </w:del>
                            </m:r>
                          </m:sub>
                        </m:sSub>
                      </m:den>
                    </m:f>
                  </m:e>
                </m:d>
              </m:e>
              <m:sup>
                <m:r>
                  <w:del w:id="1884" w:author="Zhang Li" w:date="2022-06-12T14:57:00Z">
                    <w:rPr>
                      <w:rFonts w:ascii="Cambria Math" w:eastAsia="宋体" w:hAnsi="Cambria Math" w:cs="Times New Roman"/>
                      <w:kern w:val="0"/>
                      <w:sz w:val="24"/>
                      <w:szCs w:val="24"/>
                    </w:rPr>
                    <m:t>-α</m:t>
                  </w:del>
                </m:r>
              </m:sup>
            </m:sSup>
          </m:sup>
        </m:sSup>
      </m:oMath>
      <w:del w:id="188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1886" w:author="Zhang Li" w:date="2022-06-12T14:57:00Z">
            <w:rPr>
              <w:rFonts w:ascii="Cambria Math" w:eastAsia="宋体" w:hAnsi="Cambria Math" w:cs="Times New Roman"/>
              <w:kern w:val="0"/>
              <w:sz w:val="24"/>
              <w:szCs w:val="24"/>
              <w:highlight w:val="cyan"/>
            </w:rPr>
            <m:t>Nod</m:t>
          </w:del>
        </m:r>
        <m:sSub>
          <m:sSubPr>
            <m:ctrlPr>
              <w:del w:id="1887" w:author="Zhang Li" w:date="2022-06-12T14:57:00Z">
                <w:rPr>
                  <w:rFonts w:ascii="Cambria Math" w:eastAsia="宋体" w:hAnsi="Cambria Math" w:cs="Times New Roman"/>
                  <w:i/>
                  <w:kern w:val="0"/>
                  <w:sz w:val="24"/>
                  <w:szCs w:val="24"/>
                  <w:highlight w:val="cyan"/>
                </w:rPr>
              </w:del>
            </m:ctrlPr>
          </m:sSubPr>
          <m:e>
            <m:r>
              <w:del w:id="1888" w:author="Zhang Li" w:date="2022-06-12T14:57:00Z">
                <w:rPr>
                  <w:rFonts w:ascii="Cambria Math" w:eastAsia="宋体" w:hAnsi="Cambria Math" w:cs="Times New Roman"/>
                  <w:kern w:val="0"/>
                  <w:sz w:val="24"/>
                  <w:szCs w:val="24"/>
                  <w:highlight w:val="cyan"/>
                </w:rPr>
                <m:t>e</m:t>
              </w:del>
            </m:r>
          </m:e>
          <m:sub>
            <m:r>
              <w:del w:id="1889" w:author="Zhang Li" w:date="2022-06-12T14:57:00Z">
                <w:rPr>
                  <w:rFonts w:ascii="Cambria Math" w:eastAsia="宋体" w:hAnsi="Cambria Math" w:cs="Times New Roman"/>
                  <w:kern w:val="0"/>
                  <w:sz w:val="24"/>
                  <w:szCs w:val="24"/>
                  <w:highlight w:val="cyan"/>
                </w:rPr>
                <m:t>u</m:t>
              </w:del>
            </m:r>
          </m:sub>
        </m:sSub>
      </m:oMath>
      <w:del w:id="189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1891" w:author="Zhang Li" w:date="2022-06-12T14:57:00Z">
            <w:rPr>
              <w:rFonts w:ascii="Cambria Math" w:eastAsia="宋体" w:hAnsi="Cambria Math" w:cs="Times New Roman"/>
              <w:kern w:val="0"/>
              <w:sz w:val="24"/>
              <w:szCs w:val="24"/>
              <w:highlight w:val="cyan"/>
            </w:rPr>
            <m:t>Nod</m:t>
          </w:del>
        </m:r>
        <m:sSub>
          <m:sSubPr>
            <m:ctrlPr>
              <w:del w:id="1892" w:author="Zhang Li" w:date="2022-06-12T14:57:00Z">
                <w:rPr>
                  <w:rFonts w:ascii="Cambria Math" w:eastAsia="宋体" w:hAnsi="Cambria Math" w:cs="Times New Roman"/>
                  <w:i/>
                  <w:kern w:val="0"/>
                  <w:sz w:val="24"/>
                  <w:szCs w:val="24"/>
                  <w:highlight w:val="cyan"/>
                </w:rPr>
              </w:del>
            </m:ctrlPr>
          </m:sSubPr>
          <m:e>
            <m:r>
              <w:del w:id="1893" w:author="Zhang Li" w:date="2022-06-12T14:57:00Z">
                <w:rPr>
                  <w:rFonts w:ascii="Cambria Math" w:eastAsia="宋体" w:hAnsi="Cambria Math" w:cs="Times New Roman"/>
                  <w:kern w:val="0"/>
                  <w:sz w:val="24"/>
                  <w:szCs w:val="24"/>
                  <w:highlight w:val="cyan"/>
                </w:rPr>
                <m:t>e</m:t>
              </w:del>
            </m:r>
          </m:e>
          <m:sub>
            <m:r>
              <w:del w:id="1894" w:author="Zhang Li" w:date="2022-06-12T14:57:00Z">
                <w:rPr>
                  <w:rFonts w:ascii="Cambria Math" w:eastAsia="宋体" w:hAnsi="Cambria Math" w:cs="Times New Roman"/>
                  <w:kern w:val="0"/>
                  <w:sz w:val="24"/>
                  <w:szCs w:val="24"/>
                  <w:highlight w:val="cyan"/>
                </w:rPr>
                <m:t>v</m:t>
              </w:del>
            </m:r>
          </m:sub>
        </m:sSub>
      </m:oMath>
      <w:del w:id="1895"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1896" w:author="Zhang Li" w:date="2022-06-12T14:57:00Z"/>
          <w:rFonts w:ascii="Times New Roman" w:eastAsia="宋体" w:hAnsi="Times New Roman" w:cs="Times New Roman"/>
          <w:kern w:val="0"/>
          <w:sz w:val="24"/>
          <w:szCs w:val="24"/>
        </w:rPr>
      </w:pPr>
      <w:del w:id="1897"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1898" w:author="Zhang Li" w:date="2022-06-12T14:57:00Z">
            <w:rPr>
              <w:rFonts w:ascii="Cambria Math" w:eastAsia="宋体" w:hAnsi="Cambria Math" w:cs="Times New Roman"/>
              <w:kern w:val="0"/>
              <w:sz w:val="24"/>
              <w:szCs w:val="24"/>
            </w:rPr>
            <m:t>f=⌊</m:t>
          </w:del>
        </m:r>
        <m:f>
          <m:fPr>
            <m:ctrlPr>
              <w:del w:id="1899" w:author="Zhang Li" w:date="2022-06-12T14:57:00Z">
                <w:rPr>
                  <w:rFonts w:ascii="Cambria Math" w:eastAsia="宋体" w:hAnsi="Cambria Math" w:cs="Times New Roman"/>
                  <w:i/>
                  <w:kern w:val="0"/>
                  <w:sz w:val="24"/>
                  <w:szCs w:val="24"/>
                </w:rPr>
              </w:del>
            </m:ctrlPr>
          </m:fPr>
          <m:num>
            <m:r>
              <w:del w:id="1900" w:author="Zhang Li" w:date="2022-06-12T14:57:00Z">
                <w:rPr>
                  <w:rFonts w:ascii="Cambria Math" w:eastAsia="宋体" w:hAnsi="Cambria Math" w:cs="Times New Roman"/>
                  <w:kern w:val="0"/>
                  <w:sz w:val="24"/>
                  <w:szCs w:val="24"/>
                </w:rPr>
                <m:t>N</m:t>
              </w:del>
            </m:r>
          </m:num>
          <m:den>
            <m:r>
              <w:del w:id="1901" w:author="Zhang Li" w:date="2022-06-12T14:57:00Z">
                <w:rPr>
                  <w:rFonts w:ascii="Cambria Math" w:eastAsia="宋体" w:hAnsi="Cambria Math" w:cs="Times New Roman"/>
                  <w:kern w:val="0"/>
                  <w:sz w:val="24"/>
                  <w:szCs w:val="24"/>
                </w:rPr>
                <m:t>2</m:t>
              </w:del>
            </m:r>
          </m:den>
        </m:f>
        <m:r>
          <w:del w:id="1902" w:author="Zhang Li" w:date="2022-06-12T14:57:00Z">
            <w:rPr>
              <w:rFonts w:ascii="Cambria Math" w:eastAsia="宋体" w:hAnsi="Cambria Math" w:cs="Times New Roman"/>
              <w:kern w:val="0"/>
              <w:sz w:val="24"/>
              <w:szCs w:val="24"/>
            </w:rPr>
            <m:t>⌋</m:t>
          </w:del>
        </m:r>
      </m:oMath>
      <w:del w:id="190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1904" w:author="Zhang Li" w:date="2022-06-12T14:57:00Z">
            <w:rPr>
              <w:rFonts w:ascii="Cambria Math" w:eastAsia="宋体" w:hAnsi="Cambria Math" w:cs="Times New Roman"/>
              <w:kern w:val="0"/>
              <w:sz w:val="24"/>
              <w:szCs w:val="24"/>
            </w:rPr>
            <m:t>Y</m:t>
          </w:del>
        </m:r>
      </m:oMath>
      <w:del w:id="190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1906" w:author="Zhang Li" w:date="2022-06-12T14:57:00Z">
                <w:rPr>
                  <w:rFonts w:ascii="Cambria Math" w:eastAsia="宋体" w:hAnsi="Cambria Math" w:cs="Times New Roman"/>
                  <w:i/>
                  <w:kern w:val="0"/>
                  <w:sz w:val="24"/>
                  <w:szCs w:val="24"/>
                </w:rPr>
              </w:del>
            </m:ctrlPr>
          </m:fPr>
          <m:num>
            <m:r>
              <w:del w:id="1907" w:author="Zhang Li" w:date="2022-06-12T14:57:00Z">
                <w:rPr>
                  <w:rFonts w:ascii="Cambria Math" w:eastAsia="宋体" w:hAnsi="Cambria Math" w:cs="Times New Roman"/>
                  <w:kern w:val="0"/>
                  <w:sz w:val="24"/>
                  <w:szCs w:val="24"/>
                </w:rPr>
                <m:t>N</m:t>
              </w:del>
            </m:r>
          </m:num>
          <m:den>
            <m:r>
              <w:del w:id="1908" w:author="Zhang Li" w:date="2022-06-12T14:57:00Z">
                <w:rPr>
                  <w:rFonts w:ascii="Cambria Math" w:eastAsia="宋体" w:hAnsi="Cambria Math" w:cs="Times New Roman"/>
                  <w:kern w:val="0"/>
                  <w:sz w:val="24"/>
                  <w:szCs w:val="24"/>
                </w:rPr>
                <m:t>2</m:t>
              </w:del>
            </m:r>
          </m:den>
        </m:f>
      </m:oMath>
      <w:del w:id="190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475216" w:rsidP="005376C1">
      <w:pPr>
        <w:spacing w:afterLines="100" w:after="312"/>
        <w:rPr>
          <w:del w:id="1910" w:author="Zhang Li" w:date="2022-06-12T14:57:00Z"/>
          <w:rFonts w:ascii="Times New Roman" w:eastAsia="宋体" w:hAnsi="Times New Roman" w:cs="Times New Roman"/>
          <w:kern w:val="0"/>
          <w:sz w:val="24"/>
          <w:szCs w:val="24"/>
        </w:rPr>
      </w:pPr>
      <m:oMathPara>
        <m:oMath>
          <m:sSub>
            <m:sSubPr>
              <m:ctrlPr>
                <w:del w:id="1911" w:author="Zhang Li" w:date="2022-06-12T14:57:00Z">
                  <w:rPr>
                    <w:rFonts w:ascii="Cambria Math" w:eastAsia="宋体" w:hAnsi="Cambria Math" w:cs="Times New Roman"/>
                    <w:i/>
                    <w:kern w:val="0"/>
                    <w:sz w:val="24"/>
                    <w:szCs w:val="24"/>
                  </w:rPr>
                </w:del>
              </m:ctrlPr>
            </m:sSubPr>
            <m:e>
              <m:r>
                <w:del w:id="1912" w:author="Zhang Li" w:date="2022-06-12T14:57:00Z">
                  <w:rPr>
                    <w:rFonts w:ascii="Cambria Math" w:eastAsia="宋体" w:hAnsi="Cambria Math" w:cs="Times New Roman"/>
                    <w:kern w:val="0"/>
                    <w:sz w:val="24"/>
                    <w:szCs w:val="24"/>
                  </w:rPr>
                  <m:t>p</m:t>
                </w:del>
              </m:r>
            </m:e>
            <m:sub>
              <m:r>
                <w:del w:id="1913" w:author="Zhang Li" w:date="2022-06-12T14:57:00Z">
                  <w:rPr>
                    <w:rFonts w:ascii="Cambria Math" w:eastAsia="宋体" w:hAnsi="Cambria Math" w:cs="Times New Roman"/>
                    <w:kern w:val="0"/>
                    <w:sz w:val="24"/>
                    <w:szCs w:val="24"/>
                  </w:rPr>
                  <m:t>CI</m:t>
                </w:del>
              </m:r>
            </m:sub>
          </m:sSub>
          <m:r>
            <w:del w:id="1914" w:author="Zhang Li" w:date="2022-06-12T14:57:00Z">
              <w:rPr>
                <w:rFonts w:ascii="Cambria Math" w:eastAsia="宋体" w:hAnsi="Cambria Math" w:cs="Times New Roman"/>
                <w:kern w:val="0"/>
                <w:sz w:val="24"/>
                <w:szCs w:val="24"/>
              </w:rPr>
              <m:t>=</m:t>
            </w:del>
          </m:r>
          <m:r>
            <w:del w:id="1915" w:author="Zhang Li" w:date="2022-06-12T14:57:00Z">
              <m:rPr>
                <m:sty m:val="p"/>
              </m:rPr>
              <w:rPr>
                <w:rFonts w:ascii="Cambria Math" w:eastAsia="宋体" w:hAnsi="Cambria Math" w:cs="Times New Roman"/>
                <w:kern w:val="0"/>
                <w:sz w:val="24"/>
                <w:szCs w:val="24"/>
              </w:rPr>
              <m:t>Pr⁡</m:t>
            </w:del>
          </m:r>
          <m:r>
            <w:del w:id="1916" w:author="Zhang Li" w:date="2022-06-12T14:57:00Z">
              <w:rPr>
                <w:rFonts w:ascii="Cambria Math" w:eastAsia="宋体" w:hAnsi="Cambria Math" w:cs="Times New Roman"/>
                <w:kern w:val="0"/>
                <w:sz w:val="24"/>
                <w:szCs w:val="24"/>
              </w:rPr>
              <m:t>[Y&gt;</m:t>
            </w:del>
          </m:r>
          <m:f>
            <m:fPr>
              <m:ctrlPr>
                <w:del w:id="1917" w:author="Zhang Li" w:date="2022-06-12T14:57:00Z">
                  <w:rPr>
                    <w:rFonts w:ascii="Cambria Math" w:eastAsia="宋体" w:hAnsi="Cambria Math" w:cs="Times New Roman"/>
                    <w:i/>
                    <w:kern w:val="0"/>
                    <w:sz w:val="24"/>
                    <w:szCs w:val="24"/>
                  </w:rPr>
                </w:del>
              </m:ctrlPr>
            </m:fPr>
            <m:num>
              <m:r>
                <w:del w:id="1918" w:author="Zhang Li" w:date="2022-06-12T14:57:00Z">
                  <w:rPr>
                    <w:rFonts w:ascii="Cambria Math" w:eastAsia="宋体" w:hAnsi="Cambria Math" w:cs="Times New Roman"/>
                    <w:kern w:val="0"/>
                    <w:sz w:val="24"/>
                    <w:szCs w:val="24"/>
                  </w:rPr>
                  <m:t>N</m:t>
                </w:del>
              </m:r>
            </m:num>
            <m:den>
              <m:r>
                <w:del w:id="1919" w:author="Zhang Li" w:date="2022-06-12T14:57:00Z">
                  <w:rPr>
                    <w:rFonts w:ascii="Cambria Math" w:eastAsia="宋体" w:hAnsi="Cambria Math" w:cs="Times New Roman"/>
                    <w:kern w:val="0"/>
                    <w:sz w:val="24"/>
                    <w:szCs w:val="24"/>
                  </w:rPr>
                  <m:t>2</m:t>
                </w:del>
              </m:r>
            </m:den>
          </m:f>
          <m:r>
            <w:del w:id="1920" w:author="Zhang Li" w:date="2022-06-12T14:57:00Z">
              <w:rPr>
                <w:rFonts w:ascii="Cambria Math" w:eastAsia="宋体" w:hAnsi="Cambria Math" w:cs="Times New Roman"/>
                <w:kern w:val="0"/>
                <w:sz w:val="24"/>
                <w:szCs w:val="24"/>
              </w:rPr>
              <m:t xml:space="preserve">]= </m:t>
            </w:del>
          </m:r>
          <m:nary>
            <m:naryPr>
              <m:chr m:val="∑"/>
              <m:limLoc m:val="undOvr"/>
              <m:ctrlPr>
                <w:del w:id="1921" w:author="Zhang Li" w:date="2022-06-12T14:57:00Z">
                  <w:rPr>
                    <w:rFonts w:ascii="Cambria Math" w:eastAsia="宋体" w:hAnsi="Cambria Math" w:cs="Times New Roman"/>
                    <w:i/>
                    <w:kern w:val="0"/>
                    <w:sz w:val="24"/>
                    <w:szCs w:val="24"/>
                    <w:highlight w:val="cyan"/>
                  </w:rPr>
                </w:del>
              </m:ctrlPr>
            </m:naryPr>
            <m:sub>
              <m:r>
                <w:del w:id="1922" w:author="Zhang Li" w:date="2022-06-12T14:57:00Z">
                  <w:rPr>
                    <w:rFonts w:ascii="Cambria Math" w:eastAsia="宋体" w:hAnsi="Cambria Math" w:cs="Times New Roman"/>
                    <w:kern w:val="0"/>
                    <w:sz w:val="24"/>
                    <w:szCs w:val="24"/>
                    <w:highlight w:val="cyan"/>
                  </w:rPr>
                  <m:t>t=⌈</m:t>
                </w:del>
              </m:r>
              <m:f>
                <m:fPr>
                  <m:ctrlPr>
                    <w:del w:id="1923" w:author="Zhang Li" w:date="2022-06-12T14:57:00Z">
                      <w:rPr>
                        <w:rFonts w:ascii="Cambria Math" w:eastAsia="宋体" w:hAnsi="Cambria Math" w:cs="Times New Roman"/>
                        <w:i/>
                        <w:kern w:val="0"/>
                        <w:sz w:val="24"/>
                        <w:szCs w:val="24"/>
                        <w:highlight w:val="cyan"/>
                      </w:rPr>
                    </w:del>
                  </m:ctrlPr>
                </m:fPr>
                <m:num>
                  <m:r>
                    <w:del w:id="1924" w:author="Zhang Li" w:date="2022-06-12T14:57:00Z">
                      <w:rPr>
                        <w:rFonts w:ascii="Cambria Math" w:eastAsia="宋体" w:hAnsi="Cambria Math" w:cs="Times New Roman"/>
                        <w:kern w:val="0"/>
                        <w:sz w:val="24"/>
                        <w:szCs w:val="24"/>
                        <w:highlight w:val="cyan"/>
                      </w:rPr>
                      <m:t>N</m:t>
                    </w:del>
                  </m:r>
                </m:num>
                <m:den>
                  <m:r>
                    <w:del w:id="1925" w:author="Zhang Li" w:date="2022-06-12T14:57:00Z">
                      <w:rPr>
                        <w:rFonts w:ascii="Cambria Math" w:eastAsia="宋体" w:hAnsi="Cambria Math" w:cs="Times New Roman"/>
                        <w:kern w:val="0"/>
                        <w:sz w:val="24"/>
                        <w:szCs w:val="24"/>
                        <w:highlight w:val="cyan"/>
                      </w:rPr>
                      <m:t>2</m:t>
                    </w:del>
                  </m:r>
                </m:den>
              </m:f>
              <m:r>
                <w:del w:id="1926" w:author="Zhang Li" w:date="2022-06-12T14:57:00Z">
                  <w:rPr>
                    <w:rFonts w:ascii="Cambria Math" w:eastAsia="宋体" w:hAnsi="Cambria Math" w:cs="Times New Roman"/>
                    <w:kern w:val="0"/>
                    <w:sz w:val="24"/>
                    <w:szCs w:val="24"/>
                    <w:highlight w:val="cyan"/>
                  </w:rPr>
                  <m:t xml:space="preserve">⌉ </m:t>
                </w:del>
              </m:r>
            </m:sub>
            <m:sup>
              <m:r>
                <w:del w:id="1927" w:author="Zhang Li" w:date="2022-06-12T14:57:00Z">
                  <w:rPr>
                    <w:rFonts w:ascii="Cambria Math" w:eastAsia="宋体" w:hAnsi="Cambria Math" w:cs="Times New Roman"/>
                    <w:kern w:val="0"/>
                    <w:sz w:val="24"/>
                    <w:szCs w:val="24"/>
                    <w:highlight w:val="cyan"/>
                  </w:rPr>
                  <m:t>N</m:t>
                </w:del>
              </m:r>
            </m:sup>
            <m:e>
              <m:sSubSup>
                <m:sSubSupPr>
                  <m:ctrlPr>
                    <w:del w:id="1928" w:author="Zhang Li" w:date="2022-06-12T14:57:00Z">
                      <w:rPr>
                        <w:rFonts w:ascii="Cambria Math" w:eastAsia="宋体" w:hAnsi="Cambria Math" w:cs="Times New Roman"/>
                        <w:i/>
                        <w:kern w:val="0"/>
                        <w:sz w:val="24"/>
                        <w:szCs w:val="24"/>
                        <w:highlight w:val="cyan"/>
                      </w:rPr>
                    </w:del>
                  </m:ctrlPr>
                </m:sSubSupPr>
                <m:e>
                  <m:r>
                    <w:del w:id="1929" w:author="Zhang Li" w:date="2022-06-12T14:57:00Z">
                      <w:rPr>
                        <w:rFonts w:ascii="Cambria Math" w:eastAsia="宋体" w:hAnsi="Cambria Math" w:cs="Times New Roman"/>
                        <w:kern w:val="0"/>
                        <w:sz w:val="24"/>
                        <w:szCs w:val="24"/>
                        <w:highlight w:val="cyan"/>
                      </w:rPr>
                      <m:t>p</m:t>
                    </w:del>
                  </m:r>
                </m:e>
                <m:sub>
                  <m:r>
                    <w:del w:id="1930" w:author="Zhang Li" w:date="2022-06-12T14:57:00Z">
                      <w:rPr>
                        <w:rFonts w:ascii="Cambria Math" w:eastAsia="宋体" w:hAnsi="Cambria Math" w:cs="Times New Roman"/>
                        <w:kern w:val="0"/>
                        <w:sz w:val="24"/>
                        <w:szCs w:val="24"/>
                        <w:highlight w:val="cyan"/>
                      </w:rPr>
                      <m:t xml:space="preserve"> Comm,v</m:t>
                    </w:del>
                  </m:r>
                </m:sub>
                <m:sup>
                  <m:r>
                    <w:del w:id="1931" w:author="Zhang Li" w:date="2022-06-12T14:57:00Z">
                      <w:rPr>
                        <w:rFonts w:ascii="Cambria Math" w:eastAsia="宋体" w:hAnsi="Cambria Math" w:cs="Times New Roman"/>
                        <w:kern w:val="0"/>
                        <w:sz w:val="24"/>
                        <w:szCs w:val="24"/>
                        <w:highlight w:val="cyan"/>
                      </w:rPr>
                      <m:t>t</m:t>
                    </w:del>
                  </m:r>
                </m:sup>
              </m:sSubSup>
              <m:r>
                <w:del w:id="1932"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1933" w:author="Zhang Li" w:date="2022-06-12T15:02:00Z"/>
          <w:rFonts w:ascii="Times New Roman" w:eastAsia="宋体" w:hAnsi="Times New Roman" w:cs="Times New Roman"/>
          <w:kern w:val="0"/>
          <w:sz w:val="24"/>
          <w:szCs w:val="24"/>
        </w:rPr>
      </w:pPr>
      <w:ins w:id="1934" w:author="Zhang Li" w:date="2022-06-12T15:02:00Z">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475216" w:rsidP="00614FA7">
      <w:pPr>
        <w:spacing w:afterLines="50" w:after="156"/>
        <w:rPr>
          <w:ins w:id="1935" w:author="Zhang Li" w:date="2022-06-12T15:02:00Z"/>
          <w:rFonts w:ascii="Times New Roman" w:eastAsia="宋体" w:hAnsi="Times New Roman" w:cs="Times New Roman"/>
          <w:kern w:val="0"/>
          <w:sz w:val="24"/>
          <w:szCs w:val="24"/>
        </w:rPr>
      </w:pPr>
      <m:oMathPara>
        <m:oMath>
          <m:sSub>
            <m:sSubPr>
              <m:ctrlPr>
                <w:ins w:id="1936" w:author="Zhang Li" w:date="2022-06-12T15:02:00Z">
                  <w:rPr>
                    <w:rFonts w:ascii="Cambria Math" w:eastAsia="宋体" w:hAnsi="Cambria Math" w:cs="Times New Roman"/>
                    <w:i/>
                    <w:kern w:val="0"/>
                    <w:sz w:val="24"/>
                    <w:szCs w:val="24"/>
                  </w:rPr>
                </w:ins>
              </m:ctrlPr>
            </m:sSubPr>
            <m:e>
              <m:r>
                <w:ins w:id="1937" w:author="Zhang Li" w:date="2022-06-12T15:02:00Z">
                  <w:rPr>
                    <w:rFonts w:ascii="Cambria Math" w:eastAsia="宋体" w:hAnsi="Cambria Math" w:cs="Times New Roman"/>
                    <w:kern w:val="0"/>
                    <w:sz w:val="24"/>
                    <w:szCs w:val="24"/>
                  </w:rPr>
                  <m:t>p</m:t>
                </w:ins>
              </m:r>
            </m:e>
            <m:sub>
              <m:r>
                <w:ins w:id="1938" w:author="Zhang Li" w:date="2022-06-12T15:02:00Z">
                  <w:rPr>
                    <w:rFonts w:ascii="Cambria Math" w:eastAsia="宋体" w:hAnsi="Cambria Math" w:cs="Times New Roman"/>
                    <w:kern w:val="0"/>
                    <w:sz w:val="24"/>
                    <w:szCs w:val="24"/>
                  </w:rPr>
                  <m:t>suc</m:t>
                </w:ins>
              </m:r>
            </m:sub>
          </m:sSub>
          <m:r>
            <w:ins w:id="1939" w:author="Zhang Li" w:date="2022-06-12T15:02:00Z">
              <w:rPr>
                <w:rFonts w:ascii="Cambria Math" w:eastAsia="宋体" w:hAnsi="Cambria Math" w:cs="Times New Roman"/>
                <w:kern w:val="0"/>
                <w:sz w:val="24"/>
                <w:szCs w:val="24"/>
              </w:rPr>
              <m:t xml:space="preserve">=1-g(N, </m:t>
            </w:ins>
          </m:r>
          <m:sSub>
            <m:sSubPr>
              <m:ctrlPr>
                <w:ins w:id="1940" w:author="Zhang Li" w:date="2022-06-12T15:02:00Z">
                  <w:rPr>
                    <w:rFonts w:ascii="Cambria Math" w:eastAsia="宋体" w:hAnsi="Cambria Math" w:cs="Times New Roman"/>
                    <w:i/>
                    <w:kern w:val="0"/>
                    <w:sz w:val="24"/>
                    <w:szCs w:val="24"/>
                  </w:rPr>
                </w:ins>
              </m:ctrlPr>
            </m:sSubPr>
            <m:e>
              <m:r>
                <w:ins w:id="1941" w:author="Zhang Li" w:date="2022-06-12T15:02:00Z">
                  <w:rPr>
                    <w:rFonts w:ascii="Cambria Math" w:eastAsia="宋体" w:hAnsi="Cambria Math" w:cs="Times New Roman"/>
                    <w:kern w:val="0"/>
                    <w:sz w:val="24"/>
                    <w:szCs w:val="24"/>
                  </w:rPr>
                  <m:t>ϵ</m:t>
                </w:ins>
              </m:r>
            </m:e>
            <m:sub>
              <m:r>
                <w:ins w:id="1942" w:author="Zhang Li" w:date="2022-06-12T15:02:00Z">
                  <w:rPr>
                    <w:rFonts w:ascii="Cambria Math" w:eastAsia="宋体" w:hAnsi="Cambria Math" w:cs="Times New Roman"/>
                    <w:kern w:val="0"/>
                    <w:sz w:val="24"/>
                    <w:szCs w:val="24"/>
                  </w:rPr>
                  <m:t>max</m:t>
                </w:ins>
              </m:r>
            </m:sub>
          </m:sSub>
          <m:r>
            <w:ins w:id="1943" w:author="Zhang Li" w:date="2022-06-12T15:02:00Z">
              <w:rPr>
                <w:rFonts w:ascii="Cambria Math" w:eastAsia="宋体" w:hAnsi="Cambria Math" w:cs="Times New Roman"/>
                <w:kern w:val="0"/>
                <w:sz w:val="24"/>
                <w:szCs w:val="24"/>
              </w:rPr>
              <m:t xml:space="preserve">, </m:t>
            </w:ins>
          </m:r>
          <m:sSub>
            <m:sSubPr>
              <m:ctrlPr>
                <w:ins w:id="1944" w:author="Zhang Li" w:date="2022-06-12T15:02:00Z">
                  <w:rPr>
                    <w:rFonts w:ascii="Cambria Math" w:eastAsia="宋体" w:hAnsi="Cambria Math" w:cs="Times New Roman"/>
                    <w:i/>
                    <w:kern w:val="0"/>
                    <w:sz w:val="24"/>
                    <w:szCs w:val="24"/>
                  </w:rPr>
                </w:ins>
              </m:ctrlPr>
            </m:sSubPr>
            <m:e>
              <m:r>
                <w:ins w:id="1945" w:author="Zhang Li" w:date="2022-06-12T15:02:00Z">
                  <w:rPr>
                    <w:rFonts w:ascii="Cambria Math" w:eastAsia="宋体" w:hAnsi="Cambria Math" w:cs="Times New Roman"/>
                    <w:kern w:val="0"/>
                    <w:sz w:val="24"/>
                    <w:szCs w:val="24"/>
                  </w:rPr>
                  <m:t>ϵ</m:t>
                </w:ins>
              </m:r>
            </m:e>
            <m:sub>
              <m:r>
                <w:ins w:id="1946" w:author="Zhang Li" w:date="2022-06-12T15:02:00Z">
                  <w:rPr>
                    <w:rFonts w:ascii="Cambria Math" w:eastAsia="宋体" w:hAnsi="Cambria Math" w:cs="Times New Roman"/>
                    <w:kern w:val="0"/>
                    <w:sz w:val="24"/>
                    <w:szCs w:val="24"/>
                  </w:rPr>
                  <m:t>min</m:t>
                </w:ins>
              </m:r>
            </m:sub>
          </m:sSub>
          <m:r>
            <w:ins w:id="1947" w:author="Zhang Li" w:date="2022-06-12T15:02:00Z">
              <w:rPr>
                <w:rFonts w:ascii="Cambria Math" w:eastAsia="宋体" w:hAnsi="Cambria Math" w:cs="Times New Roman"/>
                <w:kern w:val="0"/>
                <w:sz w:val="24"/>
                <w:szCs w:val="24"/>
              </w:rPr>
              <m:t>)</m:t>
            </w:ins>
          </m:r>
        </m:oMath>
      </m:oMathPara>
    </w:p>
    <w:p w14:paraId="0C5A4A5B" w14:textId="77777777" w:rsidR="00614FA7" w:rsidRDefault="00614FA7" w:rsidP="00614FA7">
      <w:pPr>
        <w:spacing w:afterLines="50" w:after="156"/>
        <w:rPr>
          <w:ins w:id="1948" w:author="Zhang Li" w:date="2022-06-12T15:02:00Z"/>
          <w:rFonts w:ascii="Times New Roman" w:eastAsia="宋体" w:hAnsi="Times New Roman" w:cs="Times New Roman"/>
          <w:kern w:val="0"/>
          <w:sz w:val="24"/>
          <w:szCs w:val="24"/>
        </w:rPr>
      </w:pPr>
      <w:ins w:id="1949" w:author="Zhang Li" w:date="2022-06-12T15:02:00Z">
        <w:r>
          <w:rPr>
            <w:rFonts w:ascii="Times New Roman" w:eastAsia="宋体" w:hAnsi="Times New Roman" w:cs="Times New Roman"/>
            <w:kern w:val="0"/>
            <w:sz w:val="24"/>
            <w:szCs w:val="24"/>
          </w:rPr>
          <w:t xml:space="preserve">where the function </w:t>
        </w:r>
      </w:ins>
      <m:oMath>
        <m:r>
          <w:ins w:id="1950" w:author="Zhang Li" w:date="2022-06-12T15:02:00Z">
            <w:rPr>
              <w:rFonts w:ascii="Cambria Math" w:eastAsia="宋体" w:hAnsi="Cambria Math" w:cs="Times New Roman"/>
              <w:kern w:val="0"/>
              <w:sz w:val="24"/>
              <w:szCs w:val="24"/>
            </w:rPr>
            <m:t>g(n,</m:t>
          </w:ins>
        </m:r>
        <m:sSub>
          <m:sSubPr>
            <m:ctrlPr>
              <w:ins w:id="1951" w:author="Zhang Li" w:date="2022-06-12T15:02:00Z">
                <w:rPr>
                  <w:rFonts w:ascii="Cambria Math" w:eastAsia="宋体" w:hAnsi="Cambria Math" w:cs="Times New Roman"/>
                  <w:i/>
                  <w:kern w:val="0"/>
                  <w:sz w:val="24"/>
                  <w:szCs w:val="24"/>
                </w:rPr>
              </w:ins>
            </m:ctrlPr>
          </m:sSubPr>
          <m:e>
            <m:r>
              <w:ins w:id="1952" w:author="Zhang Li" w:date="2022-06-12T15:02:00Z">
                <w:rPr>
                  <w:rFonts w:ascii="Cambria Math" w:eastAsia="宋体" w:hAnsi="Cambria Math" w:cs="Times New Roman"/>
                  <w:kern w:val="0"/>
                  <w:sz w:val="24"/>
                  <w:szCs w:val="24"/>
                </w:rPr>
                <m:t>c</m:t>
              </w:ins>
            </m:r>
          </m:e>
          <m:sub>
            <m:r>
              <w:ins w:id="1953" w:author="Zhang Li" w:date="2022-06-12T15:02:00Z">
                <w:rPr>
                  <w:rFonts w:ascii="Cambria Math" w:eastAsia="宋体" w:hAnsi="Cambria Math" w:cs="Times New Roman"/>
                  <w:kern w:val="0"/>
                  <w:sz w:val="24"/>
                  <w:szCs w:val="24"/>
                </w:rPr>
                <m:t>1</m:t>
              </w:ins>
            </m:r>
          </m:sub>
        </m:sSub>
        <m:r>
          <w:ins w:id="1954" w:author="Zhang Li" w:date="2022-06-12T15:02:00Z">
            <w:rPr>
              <w:rFonts w:ascii="Cambria Math" w:eastAsia="宋体" w:hAnsi="Cambria Math" w:cs="Times New Roman"/>
              <w:kern w:val="0"/>
              <w:sz w:val="24"/>
              <w:szCs w:val="24"/>
            </w:rPr>
            <m:t>,</m:t>
          </w:ins>
        </m:r>
        <m:sSub>
          <m:sSubPr>
            <m:ctrlPr>
              <w:ins w:id="1955" w:author="Zhang Li" w:date="2022-06-12T15:02:00Z">
                <w:rPr>
                  <w:rFonts w:ascii="Cambria Math" w:eastAsia="宋体" w:hAnsi="Cambria Math" w:cs="Times New Roman"/>
                  <w:i/>
                  <w:kern w:val="0"/>
                  <w:sz w:val="24"/>
                  <w:szCs w:val="24"/>
                </w:rPr>
              </w:ins>
            </m:ctrlPr>
          </m:sSubPr>
          <m:e>
            <m:r>
              <w:ins w:id="1956" w:author="Zhang Li" w:date="2022-06-12T15:02:00Z">
                <w:rPr>
                  <w:rFonts w:ascii="Cambria Math" w:eastAsia="宋体" w:hAnsi="Cambria Math" w:cs="Times New Roman"/>
                  <w:kern w:val="0"/>
                  <w:sz w:val="24"/>
                  <w:szCs w:val="24"/>
                </w:rPr>
                <m:t>c</m:t>
              </w:ins>
            </m:r>
          </m:e>
          <m:sub>
            <m:r>
              <w:ins w:id="1957" w:author="Zhang Li" w:date="2022-06-12T15:02:00Z">
                <w:rPr>
                  <w:rFonts w:ascii="Cambria Math" w:eastAsia="宋体" w:hAnsi="Cambria Math" w:cs="Times New Roman"/>
                  <w:kern w:val="0"/>
                  <w:sz w:val="24"/>
                  <w:szCs w:val="24"/>
                </w:rPr>
                <m:t>2</m:t>
              </w:ins>
            </m:r>
          </m:sub>
        </m:sSub>
        <m:r>
          <w:ins w:id="1958" w:author="Zhang Li" w:date="2022-06-12T15:02:00Z">
            <w:rPr>
              <w:rFonts w:ascii="Cambria Math" w:eastAsia="宋体" w:hAnsi="Cambria Math" w:cs="Times New Roman"/>
              <w:kern w:val="0"/>
              <w:sz w:val="24"/>
              <w:szCs w:val="24"/>
            </w:rPr>
            <m:t>)</m:t>
          </w:ins>
        </m:r>
      </m:oMath>
      <w:ins w:id="195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1960" w:author="Zhang Li" w:date="2022-06-12T15:02:00Z">
            <w:rPr>
              <w:rFonts w:ascii="Cambria Math" w:eastAsia="宋体" w:hAnsi="Cambria Math" w:cs="Times New Roman"/>
              <w:kern w:val="0"/>
              <w:sz w:val="24"/>
              <w:szCs w:val="24"/>
            </w:rPr>
            <m:t>g</m:t>
          </w:ins>
        </m:r>
        <m:d>
          <m:dPr>
            <m:ctrlPr>
              <w:ins w:id="1961" w:author="Zhang Li" w:date="2022-06-12T15:02:00Z">
                <w:rPr>
                  <w:rFonts w:ascii="Cambria Math" w:eastAsia="宋体" w:hAnsi="Cambria Math" w:cs="Times New Roman"/>
                  <w:i/>
                  <w:kern w:val="0"/>
                  <w:sz w:val="24"/>
                  <w:szCs w:val="24"/>
                </w:rPr>
              </w:ins>
            </m:ctrlPr>
          </m:dPr>
          <m:e>
            <m:r>
              <w:ins w:id="1962" w:author="Zhang Li" w:date="2022-06-12T15:02:00Z">
                <w:rPr>
                  <w:rFonts w:ascii="Cambria Math" w:eastAsia="宋体" w:hAnsi="Cambria Math" w:cs="Times New Roman"/>
                  <w:kern w:val="0"/>
                  <w:sz w:val="24"/>
                  <w:szCs w:val="24"/>
                </w:rPr>
                <m:t>n,</m:t>
              </w:ins>
            </m:r>
            <m:sSub>
              <m:sSubPr>
                <m:ctrlPr>
                  <w:ins w:id="1963" w:author="Zhang Li" w:date="2022-06-12T15:02:00Z">
                    <w:rPr>
                      <w:rFonts w:ascii="Cambria Math" w:eastAsia="宋体" w:hAnsi="Cambria Math" w:cs="Times New Roman"/>
                      <w:i/>
                      <w:kern w:val="0"/>
                      <w:sz w:val="24"/>
                      <w:szCs w:val="24"/>
                    </w:rPr>
                  </w:ins>
                </m:ctrlPr>
              </m:sSubPr>
              <m:e>
                <m:r>
                  <w:ins w:id="1964" w:author="Zhang Li" w:date="2022-06-12T15:02:00Z">
                    <w:rPr>
                      <w:rFonts w:ascii="Cambria Math" w:eastAsia="宋体" w:hAnsi="Cambria Math" w:cs="Times New Roman"/>
                      <w:kern w:val="0"/>
                      <w:sz w:val="24"/>
                      <w:szCs w:val="24"/>
                    </w:rPr>
                    <m:t>c</m:t>
                  </w:ins>
                </m:r>
              </m:e>
              <m:sub>
                <m:r>
                  <w:ins w:id="1965" w:author="Zhang Li" w:date="2022-06-12T15:02:00Z">
                    <w:rPr>
                      <w:rFonts w:ascii="Cambria Math" w:eastAsia="宋体" w:hAnsi="Cambria Math" w:cs="Times New Roman"/>
                      <w:kern w:val="0"/>
                      <w:sz w:val="24"/>
                      <w:szCs w:val="24"/>
                    </w:rPr>
                    <m:t>1</m:t>
                  </w:ins>
                </m:r>
              </m:sub>
            </m:sSub>
            <m:r>
              <w:ins w:id="1966" w:author="Zhang Li" w:date="2022-06-12T15:02:00Z">
                <w:rPr>
                  <w:rFonts w:ascii="Cambria Math" w:eastAsia="宋体" w:hAnsi="Cambria Math" w:cs="Times New Roman"/>
                  <w:kern w:val="0"/>
                  <w:sz w:val="24"/>
                  <w:szCs w:val="24"/>
                </w:rPr>
                <m:t>,</m:t>
              </w:ins>
            </m:r>
            <m:sSub>
              <m:sSubPr>
                <m:ctrlPr>
                  <w:ins w:id="1967" w:author="Zhang Li" w:date="2022-06-12T15:02:00Z">
                    <w:rPr>
                      <w:rFonts w:ascii="Cambria Math" w:eastAsia="宋体" w:hAnsi="Cambria Math" w:cs="Times New Roman"/>
                      <w:i/>
                      <w:kern w:val="0"/>
                      <w:sz w:val="24"/>
                      <w:szCs w:val="24"/>
                    </w:rPr>
                  </w:ins>
                </m:ctrlPr>
              </m:sSubPr>
              <m:e>
                <m:r>
                  <w:ins w:id="1968" w:author="Zhang Li" w:date="2022-06-12T15:02:00Z">
                    <w:rPr>
                      <w:rFonts w:ascii="Cambria Math" w:eastAsia="宋体" w:hAnsi="Cambria Math" w:cs="Times New Roman"/>
                      <w:kern w:val="0"/>
                      <w:sz w:val="24"/>
                      <w:szCs w:val="24"/>
                    </w:rPr>
                    <m:t>c</m:t>
                  </w:ins>
                </m:r>
              </m:e>
              <m:sub>
                <m:r>
                  <w:ins w:id="1969" w:author="Zhang Li" w:date="2022-06-12T15:02:00Z">
                    <w:rPr>
                      <w:rFonts w:ascii="Cambria Math" w:eastAsia="宋体" w:hAnsi="Cambria Math" w:cs="Times New Roman"/>
                      <w:kern w:val="0"/>
                      <w:sz w:val="24"/>
                      <w:szCs w:val="24"/>
                    </w:rPr>
                    <m:t>2</m:t>
                  </w:ins>
                </m:r>
              </m:sub>
            </m:sSub>
          </m:e>
        </m:d>
        <m:r>
          <w:ins w:id="1970" w:author="Zhang Li" w:date="2022-06-12T15:02:00Z">
            <w:rPr>
              <w:rFonts w:ascii="Cambria Math" w:eastAsia="宋体" w:hAnsi="Cambria Math" w:cs="Times New Roman"/>
              <w:kern w:val="0"/>
              <w:sz w:val="24"/>
              <w:szCs w:val="24"/>
            </w:rPr>
            <m:t>=</m:t>
          </w:ins>
        </m:r>
        <m:sSup>
          <m:sSupPr>
            <m:ctrlPr>
              <w:ins w:id="1971" w:author="Zhang Li" w:date="2022-06-12T15:02:00Z">
                <w:rPr>
                  <w:rFonts w:ascii="Cambria Math" w:eastAsia="宋体" w:hAnsi="Cambria Math" w:cs="Times New Roman"/>
                  <w:i/>
                  <w:kern w:val="0"/>
                  <w:sz w:val="24"/>
                  <w:szCs w:val="24"/>
                </w:rPr>
              </w:ins>
            </m:ctrlPr>
          </m:sSupPr>
          <m:e>
            <m:d>
              <m:dPr>
                <m:begChr m:val="["/>
                <m:endChr m:val="]"/>
                <m:ctrlPr>
                  <w:ins w:id="1972" w:author="Zhang Li" w:date="2022-06-12T15:02:00Z">
                    <w:rPr>
                      <w:rFonts w:ascii="Cambria Math" w:eastAsia="宋体" w:hAnsi="Cambria Math" w:cs="Times New Roman"/>
                      <w:i/>
                      <w:kern w:val="0"/>
                      <w:sz w:val="24"/>
                      <w:szCs w:val="24"/>
                    </w:rPr>
                  </w:ins>
                </m:ctrlPr>
              </m:dPr>
              <m:e>
                <m:d>
                  <m:dPr>
                    <m:begChr m:val="⌊"/>
                    <m:endChr m:val="⌋"/>
                    <m:ctrlPr>
                      <w:ins w:id="1973" w:author="Zhang Li" w:date="2022-06-12T15:02:00Z">
                        <w:rPr>
                          <w:rFonts w:ascii="Cambria Math" w:eastAsia="宋体" w:hAnsi="Cambria Math" w:cs="Lucida Sans Unicode"/>
                          <w:i/>
                          <w:kern w:val="0"/>
                          <w:sz w:val="24"/>
                          <w:szCs w:val="24"/>
                        </w:rPr>
                      </w:ins>
                    </m:ctrlPr>
                  </m:dPr>
                  <m:e>
                    <m:f>
                      <m:fPr>
                        <m:ctrlPr>
                          <w:ins w:id="1974" w:author="Zhang Li" w:date="2022-06-12T15:02:00Z">
                            <w:rPr>
                              <w:rFonts w:ascii="Cambria Math" w:eastAsia="宋体" w:hAnsi="Cambria Math" w:cs="Times New Roman"/>
                              <w:i/>
                              <w:kern w:val="0"/>
                              <w:sz w:val="24"/>
                              <w:szCs w:val="24"/>
                            </w:rPr>
                          </w:ins>
                        </m:ctrlPr>
                      </m:fPr>
                      <m:num>
                        <m:r>
                          <w:ins w:id="1975" w:author="Zhang Li" w:date="2022-06-12T15:02:00Z">
                            <w:rPr>
                              <w:rFonts w:ascii="Cambria Math" w:eastAsia="宋体" w:hAnsi="Cambria Math" w:cs="Times New Roman"/>
                              <w:kern w:val="0"/>
                              <w:sz w:val="24"/>
                              <w:szCs w:val="24"/>
                            </w:rPr>
                            <m:t>n-1</m:t>
                          </w:ins>
                        </m:r>
                      </m:num>
                      <m:den>
                        <m:r>
                          <w:ins w:id="1976" w:author="Zhang Li" w:date="2022-06-12T15:02:00Z">
                            <w:rPr>
                              <w:rFonts w:ascii="Cambria Math" w:eastAsia="宋体" w:hAnsi="Cambria Math" w:cs="Times New Roman"/>
                              <w:kern w:val="0"/>
                              <w:sz w:val="24"/>
                              <w:szCs w:val="24"/>
                            </w:rPr>
                            <m:t>2</m:t>
                          </w:ins>
                        </m:r>
                      </m:den>
                    </m:f>
                    <m:ctrlPr>
                      <w:ins w:id="1977" w:author="Zhang Li" w:date="2022-06-12T15:02:00Z">
                        <w:rPr>
                          <w:rFonts w:ascii="Cambria Math" w:eastAsia="宋体" w:hAnsi="Cambria Math" w:cs="Times New Roman"/>
                          <w:i/>
                          <w:kern w:val="0"/>
                          <w:sz w:val="24"/>
                          <w:szCs w:val="24"/>
                        </w:rPr>
                      </w:ins>
                    </m:ctrlPr>
                  </m:e>
                </m:d>
                <m:r>
                  <w:ins w:id="1978" w:author="Zhang Li" w:date="2022-06-12T15:02:00Z">
                    <w:rPr>
                      <w:rFonts w:ascii="Cambria Math" w:eastAsia="宋体" w:hAnsi="Cambria Math" w:cs="Times New Roman"/>
                      <w:kern w:val="0"/>
                      <w:sz w:val="24"/>
                      <w:szCs w:val="24"/>
                    </w:rPr>
                    <m:t>⋅</m:t>
                  </w:ins>
                </m:r>
                <m:d>
                  <m:dPr>
                    <m:ctrlPr>
                      <w:ins w:id="1979" w:author="Zhang Li" w:date="2022-06-12T15:02:00Z">
                        <w:rPr>
                          <w:rFonts w:ascii="Cambria Math" w:eastAsia="宋体" w:hAnsi="Cambria Math" w:cs="Times New Roman"/>
                          <w:i/>
                          <w:kern w:val="0"/>
                          <w:sz w:val="24"/>
                          <w:szCs w:val="24"/>
                        </w:rPr>
                      </w:ins>
                    </m:ctrlPr>
                  </m:dPr>
                  <m:e>
                    <m:d>
                      <m:dPr>
                        <m:ctrlPr>
                          <w:ins w:id="1980" w:author="Zhang Li" w:date="2022-06-12T15:02:00Z">
                            <w:rPr>
                              <w:rFonts w:ascii="Cambria Math" w:eastAsia="宋体" w:hAnsi="Cambria Math" w:cs="Times New Roman"/>
                              <w:i/>
                              <w:kern w:val="0"/>
                              <w:sz w:val="24"/>
                              <w:szCs w:val="24"/>
                            </w:rPr>
                          </w:ins>
                        </m:ctrlPr>
                      </m:dPr>
                      <m:e>
                        <m:f>
                          <m:fPr>
                            <m:type m:val="noBar"/>
                            <m:ctrlPr>
                              <w:ins w:id="1981" w:author="Zhang Li" w:date="2022-06-12T15:02:00Z">
                                <w:rPr>
                                  <w:rFonts w:ascii="Cambria Math" w:eastAsia="宋体" w:hAnsi="Cambria Math" w:cs="Times New Roman"/>
                                  <w:i/>
                                  <w:kern w:val="0"/>
                                  <w:sz w:val="24"/>
                                  <w:szCs w:val="24"/>
                                </w:rPr>
                              </w:ins>
                            </m:ctrlPr>
                          </m:fPr>
                          <m:num>
                            <m:r>
                              <w:ins w:id="1982" w:author="Zhang Li" w:date="2022-06-12T15:02:00Z">
                                <w:rPr>
                                  <w:rFonts w:ascii="Cambria Math" w:eastAsia="宋体" w:hAnsi="Cambria Math" w:cs="Times New Roman"/>
                                  <w:kern w:val="0"/>
                                  <w:sz w:val="24"/>
                                  <w:szCs w:val="24"/>
                                </w:rPr>
                                <m:t>n-1</m:t>
                              </w:ins>
                            </m:r>
                          </m:num>
                          <m:den>
                            <m:d>
                              <m:dPr>
                                <m:begChr m:val="⌈"/>
                                <m:endChr m:val="⌉"/>
                                <m:ctrlPr>
                                  <w:ins w:id="1983" w:author="Zhang Li" w:date="2022-06-12T15:02:00Z">
                                    <w:rPr>
                                      <w:rFonts w:ascii="Cambria Math" w:eastAsia="宋体" w:hAnsi="Cambria Math" w:cs="Times New Roman"/>
                                      <w:i/>
                                      <w:kern w:val="0"/>
                                      <w:sz w:val="24"/>
                                      <w:szCs w:val="24"/>
                                    </w:rPr>
                                  </w:ins>
                                </m:ctrlPr>
                              </m:dPr>
                              <m:e>
                                <m:f>
                                  <m:fPr>
                                    <m:ctrlPr>
                                      <w:ins w:id="1984" w:author="Zhang Li" w:date="2022-06-12T15:02:00Z">
                                        <w:rPr>
                                          <w:rFonts w:ascii="Cambria Math" w:eastAsia="宋体" w:hAnsi="Cambria Math" w:cs="Times New Roman"/>
                                          <w:i/>
                                          <w:kern w:val="0"/>
                                          <w:sz w:val="24"/>
                                          <w:szCs w:val="24"/>
                                        </w:rPr>
                                      </w:ins>
                                    </m:ctrlPr>
                                  </m:fPr>
                                  <m:num>
                                    <m:r>
                                      <w:ins w:id="1985" w:author="Zhang Li" w:date="2022-06-12T15:02:00Z">
                                        <w:rPr>
                                          <w:rFonts w:ascii="Cambria Math" w:eastAsia="宋体" w:hAnsi="Cambria Math" w:cs="Times New Roman"/>
                                          <w:kern w:val="0"/>
                                          <w:sz w:val="24"/>
                                          <w:szCs w:val="24"/>
                                        </w:rPr>
                                        <m:t>n-1</m:t>
                                      </w:ins>
                                    </m:r>
                                  </m:num>
                                  <m:den>
                                    <m:r>
                                      <w:ins w:id="1986" w:author="Zhang Li" w:date="2022-06-12T15:02:00Z">
                                        <w:rPr>
                                          <w:rFonts w:ascii="Cambria Math" w:eastAsia="宋体" w:hAnsi="Cambria Math" w:cs="Times New Roman"/>
                                          <w:kern w:val="0"/>
                                          <w:sz w:val="24"/>
                                          <w:szCs w:val="24"/>
                                        </w:rPr>
                                        <m:t>2</m:t>
                                      </w:ins>
                                    </m:r>
                                  </m:den>
                                </m:f>
                              </m:e>
                            </m:d>
                          </m:den>
                        </m:f>
                      </m:e>
                    </m:d>
                    <m:r>
                      <w:ins w:id="1987" w:author="Zhang Li" w:date="2022-06-12T15:02:00Z">
                        <w:rPr>
                          <w:rFonts w:ascii="Cambria Math" w:eastAsia="宋体" w:hAnsi="Cambria Math" w:cs="Times New Roman"/>
                          <w:kern w:val="0"/>
                          <w:sz w:val="24"/>
                          <w:szCs w:val="24"/>
                        </w:rPr>
                        <m:t>⋅</m:t>
                      </w:ins>
                    </m:r>
                    <m:sSubSup>
                      <m:sSubSupPr>
                        <m:ctrlPr>
                          <w:ins w:id="1988" w:author="Zhang Li" w:date="2022-06-12T15:02:00Z">
                            <w:rPr>
                              <w:rFonts w:ascii="Cambria Math" w:eastAsia="宋体" w:hAnsi="Cambria Math" w:cs="Times New Roman"/>
                              <w:i/>
                              <w:kern w:val="0"/>
                              <w:sz w:val="24"/>
                              <w:szCs w:val="24"/>
                            </w:rPr>
                          </w:ins>
                        </m:ctrlPr>
                      </m:sSubSupPr>
                      <m:e>
                        <m:r>
                          <w:ins w:id="1989" w:author="Zhang Li" w:date="2022-06-12T15:02:00Z">
                            <w:rPr>
                              <w:rFonts w:ascii="Cambria Math" w:eastAsia="宋体" w:hAnsi="Cambria Math" w:cs="Times New Roman"/>
                              <w:kern w:val="0"/>
                              <w:sz w:val="24"/>
                              <w:szCs w:val="24"/>
                            </w:rPr>
                            <m:t>c</m:t>
                          </w:ins>
                        </m:r>
                      </m:e>
                      <m:sub>
                        <m:r>
                          <w:ins w:id="1990" w:author="Zhang Li" w:date="2022-06-12T15:02:00Z">
                            <w:rPr>
                              <w:rFonts w:ascii="Cambria Math" w:eastAsia="宋体" w:hAnsi="Cambria Math" w:cs="Times New Roman"/>
                              <w:kern w:val="0"/>
                              <w:sz w:val="24"/>
                              <w:szCs w:val="24"/>
                            </w:rPr>
                            <m:t>1</m:t>
                          </w:ins>
                        </m:r>
                      </m:sub>
                      <m:sup>
                        <m:d>
                          <m:dPr>
                            <m:begChr m:val="⌈"/>
                            <m:endChr m:val="⌉"/>
                            <m:ctrlPr>
                              <w:ins w:id="1991" w:author="Zhang Li" w:date="2022-06-12T15:02:00Z">
                                <w:rPr>
                                  <w:rFonts w:ascii="Cambria Math" w:eastAsia="宋体" w:hAnsi="Cambria Math" w:cs="Times New Roman"/>
                                  <w:i/>
                                  <w:kern w:val="0"/>
                                  <w:sz w:val="24"/>
                                  <w:szCs w:val="24"/>
                                </w:rPr>
                              </w:ins>
                            </m:ctrlPr>
                          </m:dPr>
                          <m:e>
                            <m:f>
                              <m:fPr>
                                <m:ctrlPr>
                                  <w:ins w:id="1992" w:author="Zhang Li" w:date="2022-06-12T15:02:00Z">
                                    <w:rPr>
                                      <w:rFonts w:ascii="Cambria Math" w:eastAsia="宋体" w:hAnsi="Cambria Math" w:cs="Times New Roman"/>
                                      <w:i/>
                                      <w:kern w:val="0"/>
                                      <w:sz w:val="24"/>
                                      <w:szCs w:val="24"/>
                                    </w:rPr>
                                  </w:ins>
                                </m:ctrlPr>
                              </m:fPr>
                              <m:num>
                                <m:r>
                                  <w:ins w:id="1993" w:author="Zhang Li" w:date="2022-06-12T15:02:00Z">
                                    <w:rPr>
                                      <w:rFonts w:ascii="Cambria Math" w:eastAsia="宋体" w:hAnsi="Cambria Math" w:cs="Times New Roman"/>
                                      <w:kern w:val="0"/>
                                      <w:sz w:val="24"/>
                                      <w:szCs w:val="24"/>
                                    </w:rPr>
                                    <m:t>n-1</m:t>
                                  </w:ins>
                                </m:r>
                              </m:num>
                              <m:den>
                                <m:r>
                                  <w:ins w:id="1994" w:author="Zhang Li" w:date="2022-06-12T15:02:00Z">
                                    <w:rPr>
                                      <w:rFonts w:ascii="Cambria Math" w:eastAsia="宋体" w:hAnsi="Cambria Math" w:cs="Times New Roman"/>
                                      <w:kern w:val="0"/>
                                      <w:sz w:val="24"/>
                                      <w:szCs w:val="24"/>
                                    </w:rPr>
                                    <m:t>2</m:t>
                                  </w:ins>
                                </m:r>
                              </m:den>
                            </m:f>
                          </m:e>
                        </m:d>
                      </m:sup>
                    </m:sSubSup>
                    <m:r>
                      <w:ins w:id="1995" w:author="Zhang Li" w:date="2022-06-12T15:02:00Z">
                        <w:rPr>
                          <w:rFonts w:ascii="Cambria Math" w:eastAsia="宋体" w:hAnsi="Cambria Math" w:cs="Times New Roman"/>
                          <w:kern w:val="0"/>
                          <w:sz w:val="24"/>
                          <w:szCs w:val="24"/>
                        </w:rPr>
                        <m:t>⋅</m:t>
                      </w:ins>
                    </m:r>
                    <m:sSup>
                      <m:sSupPr>
                        <m:ctrlPr>
                          <w:ins w:id="1996" w:author="Zhang Li" w:date="2022-06-12T15:02:00Z">
                            <w:rPr>
                              <w:rFonts w:ascii="Cambria Math" w:eastAsia="宋体" w:hAnsi="Cambria Math" w:cs="Times New Roman"/>
                              <w:i/>
                              <w:kern w:val="0"/>
                              <w:sz w:val="24"/>
                              <w:szCs w:val="24"/>
                            </w:rPr>
                          </w:ins>
                        </m:ctrlPr>
                      </m:sSupPr>
                      <m:e>
                        <m:d>
                          <m:dPr>
                            <m:ctrlPr>
                              <w:ins w:id="1997" w:author="Zhang Li" w:date="2022-06-12T15:02:00Z">
                                <w:rPr>
                                  <w:rFonts w:ascii="Cambria Math" w:eastAsia="宋体" w:hAnsi="Cambria Math" w:cs="Times New Roman"/>
                                  <w:i/>
                                  <w:kern w:val="0"/>
                                  <w:sz w:val="24"/>
                                  <w:szCs w:val="24"/>
                                </w:rPr>
                              </w:ins>
                            </m:ctrlPr>
                          </m:dPr>
                          <m:e>
                            <m:r>
                              <w:ins w:id="1998" w:author="Zhang Li" w:date="2022-06-12T15:02:00Z">
                                <w:rPr>
                                  <w:rFonts w:ascii="Cambria Math" w:eastAsia="宋体" w:hAnsi="Cambria Math" w:cs="Times New Roman"/>
                                  <w:kern w:val="0"/>
                                  <w:sz w:val="24"/>
                                  <w:szCs w:val="24"/>
                                </w:rPr>
                                <m:t>1-</m:t>
                              </w:ins>
                            </m:r>
                            <m:sSub>
                              <m:sSubPr>
                                <m:ctrlPr>
                                  <w:ins w:id="1999" w:author="Zhang Li" w:date="2022-06-12T15:02:00Z">
                                    <w:rPr>
                                      <w:rFonts w:ascii="Cambria Math" w:eastAsia="宋体" w:hAnsi="Cambria Math" w:cs="Times New Roman"/>
                                      <w:i/>
                                      <w:kern w:val="0"/>
                                      <w:sz w:val="24"/>
                                      <w:szCs w:val="24"/>
                                    </w:rPr>
                                  </w:ins>
                                </m:ctrlPr>
                              </m:sSubPr>
                              <m:e>
                                <m:r>
                                  <w:ins w:id="2000" w:author="Zhang Li" w:date="2022-06-12T15:02:00Z">
                                    <w:rPr>
                                      <w:rFonts w:ascii="Cambria Math" w:eastAsia="宋体" w:hAnsi="Cambria Math" w:cs="Times New Roman"/>
                                      <w:kern w:val="0"/>
                                      <w:sz w:val="24"/>
                                      <w:szCs w:val="24"/>
                                    </w:rPr>
                                    <m:t>c</m:t>
                                  </w:ins>
                                </m:r>
                              </m:e>
                              <m:sub>
                                <m:r>
                                  <w:ins w:id="2001" w:author="Zhang Li" w:date="2022-06-12T15:02:00Z">
                                    <w:rPr>
                                      <w:rFonts w:ascii="Cambria Math" w:eastAsia="宋体" w:hAnsi="Cambria Math" w:cs="Times New Roman"/>
                                      <w:kern w:val="0"/>
                                      <w:sz w:val="24"/>
                                      <w:szCs w:val="24"/>
                                    </w:rPr>
                                    <m:t>2</m:t>
                                  </w:ins>
                                </m:r>
                              </m:sub>
                            </m:sSub>
                          </m:e>
                        </m:d>
                      </m:e>
                      <m:sup>
                        <m:r>
                          <w:ins w:id="2002" w:author="Zhang Li" w:date="2022-06-12T15:02:00Z">
                            <w:rPr>
                              <w:rFonts w:ascii="Cambria Math" w:eastAsia="宋体" w:hAnsi="Cambria Math" w:cs="Times New Roman"/>
                              <w:kern w:val="0"/>
                              <w:sz w:val="24"/>
                              <w:szCs w:val="24"/>
                            </w:rPr>
                            <m:t>n-1-</m:t>
                          </w:ins>
                        </m:r>
                        <m:d>
                          <m:dPr>
                            <m:begChr m:val="⌈"/>
                            <m:endChr m:val="⌉"/>
                            <m:ctrlPr>
                              <w:ins w:id="2003" w:author="Zhang Li" w:date="2022-06-12T15:02:00Z">
                                <w:rPr>
                                  <w:rFonts w:ascii="Cambria Math" w:eastAsia="宋体" w:hAnsi="Cambria Math" w:cs="Times New Roman"/>
                                  <w:i/>
                                  <w:kern w:val="0"/>
                                  <w:sz w:val="24"/>
                                  <w:szCs w:val="24"/>
                                </w:rPr>
                              </w:ins>
                            </m:ctrlPr>
                          </m:dPr>
                          <m:e>
                            <m:f>
                              <m:fPr>
                                <m:ctrlPr>
                                  <w:ins w:id="2004" w:author="Zhang Li" w:date="2022-06-12T15:02:00Z">
                                    <w:rPr>
                                      <w:rFonts w:ascii="Cambria Math" w:eastAsia="宋体" w:hAnsi="Cambria Math" w:cs="Times New Roman"/>
                                      <w:i/>
                                      <w:kern w:val="0"/>
                                      <w:sz w:val="24"/>
                                      <w:szCs w:val="24"/>
                                    </w:rPr>
                                  </w:ins>
                                </m:ctrlPr>
                              </m:fPr>
                              <m:num>
                                <m:r>
                                  <w:ins w:id="2005" w:author="Zhang Li" w:date="2022-06-12T15:02:00Z">
                                    <w:rPr>
                                      <w:rFonts w:ascii="Cambria Math" w:eastAsia="宋体" w:hAnsi="Cambria Math" w:cs="Times New Roman"/>
                                      <w:kern w:val="0"/>
                                      <w:sz w:val="24"/>
                                      <w:szCs w:val="24"/>
                                    </w:rPr>
                                    <m:t>n-1</m:t>
                                  </w:ins>
                                </m:r>
                              </m:num>
                              <m:den>
                                <m:r>
                                  <w:ins w:id="2006" w:author="Zhang Li" w:date="2022-06-12T15:02:00Z">
                                    <w:rPr>
                                      <w:rFonts w:ascii="Cambria Math" w:eastAsia="宋体" w:hAnsi="Cambria Math" w:cs="Times New Roman"/>
                                      <w:kern w:val="0"/>
                                      <w:sz w:val="24"/>
                                      <w:szCs w:val="24"/>
                                    </w:rPr>
                                    <m:t>2</m:t>
                                  </w:ins>
                                </m:r>
                              </m:den>
                            </m:f>
                          </m:e>
                        </m:d>
                      </m:sup>
                    </m:sSup>
                  </m:e>
                </m:d>
              </m:e>
            </m:d>
          </m:e>
          <m:sup>
            <m:r>
              <w:ins w:id="2007" w:author="Zhang Li" w:date="2022-06-12T15:02:00Z">
                <w:rPr>
                  <w:rFonts w:ascii="Cambria Math" w:eastAsia="宋体" w:hAnsi="Cambria Math" w:cs="Times New Roman"/>
                  <w:kern w:val="0"/>
                  <w:sz w:val="24"/>
                  <w:szCs w:val="24"/>
                </w:rPr>
                <m:t>n</m:t>
              </w:ins>
            </m:r>
          </m:sup>
        </m:sSup>
      </m:oMath>
      <w:ins w:id="2008"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2009" w:author="Zhang Li" w:date="2022-06-12T15:02:00Z">
            <w:rPr>
              <w:rFonts w:ascii="Cambria Math" w:eastAsia="宋体" w:hAnsi="Cambria Math" w:cs="Times New Roman"/>
              <w:kern w:val="0"/>
              <w:sz w:val="24"/>
              <w:szCs w:val="24"/>
            </w:rPr>
            <m:t>a</m:t>
          </w:ins>
        </m:r>
        <m:r>
          <w:ins w:id="2010" w:author="Zhang Li" w:date="2022-06-12T15:02:00Z">
            <m:rPr>
              <m:scr m:val="double-struck"/>
            </m:rPr>
            <w:rPr>
              <w:rFonts w:ascii="Cambria Math" w:eastAsia="宋体" w:hAnsi="Cambria Math" w:cs="Times New Roman"/>
              <w:kern w:val="0"/>
              <w:sz w:val="24"/>
              <w:szCs w:val="24"/>
            </w:rPr>
            <m:t>∈N</m:t>
          </w:ins>
        </m:r>
      </m:oMath>
      <w:ins w:id="201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012" w:author="Zhang Li" w:date="2022-06-12T15:02:00Z">
                <w:rPr>
                  <w:rFonts w:ascii="Cambria Math" w:eastAsia="宋体" w:hAnsi="Cambria Math" w:cs="Times New Roman"/>
                  <w:i/>
                  <w:kern w:val="0"/>
                  <w:sz w:val="24"/>
                  <w:szCs w:val="24"/>
                </w:rPr>
              </w:ins>
            </m:ctrlPr>
          </m:sSubPr>
          <m:e>
            <m:r>
              <w:ins w:id="2013" w:author="Zhang Li" w:date="2022-06-12T15:02:00Z">
                <w:rPr>
                  <w:rFonts w:ascii="Cambria Math" w:eastAsia="宋体" w:hAnsi="Cambria Math" w:cs="Times New Roman"/>
                  <w:kern w:val="0"/>
                  <w:sz w:val="24"/>
                  <w:szCs w:val="24"/>
                </w:rPr>
                <m:t>c</m:t>
              </w:ins>
            </m:r>
          </m:e>
          <m:sub>
            <m:r>
              <w:ins w:id="2014" w:author="Zhang Li" w:date="2022-06-12T15:02:00Z">
                <w:rPr>
                  <w:rFonts w:ascii="Cambria Math" w:eastAsia="宋体" w:hAnsi="Cambria Math" w:cs="Times New Roman"/>
                  <w:kern w:val="0"/>
                  <w:sz w:val="24"/>
                  <w:szCs w:val="24"/>
                </w:rPr>
                <m:t>1</m:t>
              </w:ins>
            </m:r>
          </m:sub>
        </m:sSub>
        <m:r>
          <w:ins w:id="2015" w:author="Zhang Li" w:date="2022-06-12T15:02:00Z">
            <w:rPr>
              <w:rFonts w:ascii="Cambria Math" w:eastAsia="宋体" w:hAnsi="Cambria Math" w:cs="Times New Roman"/>
              <w:kern w:val="0"/>
              <w:sz w:val="24"/>
              <w:szCs w:val="24"/>
            </w:rPr>
            <m:t>,</m:t>
          </w:ins>
        </m:r>
        <m:sSub>
          <m:sSubPr>
            <m:ctrlPr>
              <w:ins w:id="2016" w:author="Zhang Li" w:date="2022-06-12T15:02:00Z">
                <w:rPr>
                  <w:rFonts w:ascii="Cambria Math" w:eastAsia="宋体" w:hAnsi="Cambria Math" w:cs="Times New Roman"/>
                  <w:i/>
                  <w:kern w:val="0"/>
                  <w:sz w:val="24"/>
                  <w:szCs w:val="24"/>
                </w:rPr>
              </w:ins>
            </m:ctrlPr>
          </m:sSubPr>
          <m:e>
            <m:r>
              <w:ins w:id="2017" w:author="Zhang Li" w:date="2022-06-12T15:02:00Z">
                <w:rPr>
                  <w:rFonts w:ascii="Cambria Math" w:eastAsia="宋体" w:hAnsi="Cambria Math" w:cs="Times New Roman"/>
                  <w:kern w:val="0"/>
                  <w:sz w:val="24"/>
                  <w:szCs w:val="24"/>
                </w:rPr>
                <m:t>c</m:t>
              </w:ins>
            </m:r>
          </m:e>
          <m:sub>
            <m:r>
              <w:ins w:id="2018" w:author="Zhang Li" w:date="2022-06-12T15:02:00Z">
                <w:rPr>
                  <w:rFonts w:ascii="Cambria Math" w:eastAsia="宋体" w:hAnsi="Cambria Math" w:cs="Times New Roman"/>
                  <w:kern w:val="0"/>
                  <w:sz w:val="24"/>
                  <w:szCs w:val="24"/>
                </w:rPr>
                <m:t>2</m:t>
              </w:ins>
            </m:r>
          </m:sub>
        </m:sSub>
        <m:r>
          <w:ins w:id="2019" w:author="Zhang Li" w:date="2022-06-12T15:02:00Z">
            <w:rPr>
              <w:rFonts w:ascii="Cambria Math" w:eastAsia="宋体" w:hAnsi="Cambria Math" w:cs="Times New Roman"/>
              <w:kern w:val="0"/>
              <w:sz w:val="24"/>
              <w:szCs w:val="24"/>
            </w:rPr>
            <m:t>∈(0, 1]</m:t>
          </w:ins>
        </m:r>
      </m:oMath>
      <w:ins w:id="2020"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w:ins>
      <m:oMath>
        <m:sSub>
          <m:sSubPr>
            <m:ctrlPr>
              <w:ins w:id="2021" w:author="Zhang Li" w:date="2022-06-12T15:02:00Z">
                <w:rPr>
                  <w:rFonts w:ascii="Cambria Math" w:eastAsia="宋体" w:hAnsi="Cambria Math" w:cs="Times New Roman"/>
                  <w:i/>
                  <w:kern w:val="0"/>
                  <w:sz w:val="24"/>
                  <w:szCs w:val="24"/>
                </w:rPr>
              </w:ins>
            </m:ctrlPr>
          </m:sSubPr>
          <m:e>
            <m:r>
              <w:ins w:id="2022" w:author="Zhang Li" w:date="2022-06-12T15:02:00Z">
                <w:rPr>
                  <w:rFonts w:ascii="Cambria Math" w:eastAsia="宋体" w:hAnsi="Cambria Math" w:cs="Times New Roman"/>
                  <w:kern w:val="0"/>
                  <w:sz w:val="24"/>
                  <w:szCs w:val="24"/>
                </w:rPr>
                <m:t>ϵ</m:t>
              </w:ins>
            </m:r>
          </m:e>
          <m:sub>
            <m:r>
              <w:ins w:id="2023" w:author="Zhang Li" w:date="2022-06-12T15:02:00Z">
                <w:rPr>
                  <w:rFonts w:ascii="Cambria Math" w:eastAsia="宋体" w:hAnsi="Cambria Math" w:cs="Times New Roman"/>
                  <w:kern w:val="0"/>
                  <w:sz w:val="24"/>
                  <w:szCs w:val="24"/>
                </w:rPr>
                <m:t>max</m:t>
              </w:ins>
            </m:r>
          </m:sub>
        </m:sSub>
      </m:oMath>
      <w:ins w:id="202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025" w:author="Zhang Li" w:date="2022-06-12T15:02:00Z">
                <w:rPr>
                  <w:rFonts w:ascii="Cambria Math" w:eastAsia="宋体" w:hAnsi="Cambria Math" w:cs="Times New Roman"/>
                  <w:i/>
                  <w:kern w:val="0"/>
                  <w:sz w:val="24"/>
                  <w:szCs w:val="24"/>
                </w:rPr>
              </w:ins>
            </m:ctrlPr>
          </m:sSubPr>
          <m:e>
            <m:r>
              <w:ins w:id="2026" w:author="Zhang Li" w:date="2022-06-12T15:02:00Z">
                <w:rPr>
                  <w:rFonts w:ascii="Cambria Math" w:eastAsia="宋体" w:hAnsi="Cambria Math" w:cs="Times New Roman"/>
                  <w:kern w:val="0"/>
                  <w:sz w:val="24"/>
                  <w:szCs w:val="24"/>
                </w:rPr>
                <m:t>ϵ</m:t>
              </w:ins>
            </m:r>
          </m:e>
          <m:sub>
            <m:r>
              <w:ins w:id="2027" w:author="Zhang Li" w:date="2022-06-12T15:02:00Z">
                <w:rPr>
                  <w:rFonts w:ascii="Cambria Math" w:eastAsia="宋体" w:hAnsi="Cambria Math" w:cs="Times New Roman"/>
                  <w:kern w:val="0"/>
                  <w:sz w:val="24"/>
                  <w:szCs w:val="24"/>
                </w:rPr>
                <m:t>min</m:t>
              </w:ins>
            </m:r>
          </m:sub>
        </m:sSub>
      </m:oMath>
      <w:ins w:id="202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ins>
    </w:p>
    <w:p w14:paraId="7EE33DEE" w14:textId="77777777" w:rsidR="00614FA7" w:rsidRDefault="00614FA7" w:rsidP="00614FA7">
      <w:pPr>
        <w:spacing w:beforeLines="100" w:before="312" w:afterLines="100" w:after="312"/>
        <w:rPr>
          <w:ins w:id="2029" w:author="Zhang Li" w:date="2022-06-12T15:02:00Z"/>
          <w:rFonts w:ascii="Times New Roman" w:eastAsia="宋体" w:hAnsi="Times New Roman" w:cs="Times New Roman"/>
          <w:kern w:val="0"/>
          <w:sz w:val="24"/>
          <w:szCs w:val="24"/>
        </w:rPr>
      </w:pPr>
      <w:ins w:id="2030"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2031" w:author="Zhang Li" w:date="2022-06-12T15:02:00Z">
                <w:rPr>
                  <w:rFonts w:ascii="Cambria Math" w:eastAsia="宋体" w:hAnsi="Cambria Math" w:cs="Times New Roman"/>
                  <w:kern w:val="0"/>
                  <w:sz w:val="24"/>
                  <w:szCs w:val="24"/>
                </w:rPr>
              </w:ins>
            </m:ctrlPr>
          </m:dPr>
          <m:e>
            <m:f>
              <m:fPr>
                <m:ctrlPr>
                  <w:ins w:id="2032" w:author="Zhang Li" w:date="2022-06-12T15:02:00Z">
                    <w:rPr>
                      <w:rFonts w:ascii="Cambria Math" w:eastAsia="宋体" w:hAnsi="Cambria Math" w:cs="Times New Roman"/>
                      <w:kern w:val="0"/>
                      <w:sz w:val="24"/>
                      <w:szCs w:val="24"/>
                    </w:rPr>
                  </w:ins>
                </m:ctrlPr>
              </m:fPr>
              <m:num>
                <m:r>
                  <w:ins w:id="2033" w:author="Zhang Li" w:date="2022-06-12T15:02:00Z">
                    <w:rPr>
                      <w:rFonts w:ascii="Cambria Math" w:eastAsia="宋体" w:hAnsi="Cambria Math" w:cs="Times New Roman"/>
                      <w:kern w:val="0"/>
                      <w:sz w:val="24"/>
                      <w:szCs w:val="24"/>
                    </w:rPr>
                    <m:t>N-1</m:t>
                  </w:ins>
                </m:r>
              </m:num>
              <m:den>
                <m:r>
                  <w:ins w:id="2034" w:author="Zhang Li" w:date="2022-06-12T15:02:00Z">
                    <m:rPr>
                      <m:sty m:val="p"/>
                    </m:rPr>
                    <w:rPr>
                      <w:rFonts w:ascii="Cambria Math" w:eastAsia="宋体" w:hAnsi="Cambria Math" w:cs="Times New Roman"/>
                      <w:kern w:val="0"/>
                      <w:sz w:val="24"/>
                      <w:szCs w:val="24"/>
                    </w:rPr>
                    <m:t>2</m:t>
                  </w:ins>
                </m:r>
              </m:den>
            </m:f>
          </m:e>
        </m:d>
      </m:oMath>
      <w:ins w:id="203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2036" w:author="Zhang Li" w:date="2022-06-12T15:02:00Z">
            <w:rPr>
              <w:rFonts w:ascii="Cambria Math" w:eastAsia="宋体" w:hAnsi="Cambria Math" w:cs="Times New Roman"/>
              <w:kern w:val="0"/>
              <w:sz w:val="24"/>
              <w:szCs w:val="24"/>
            </w:rPr>
            <m:t>V</m:t>
          </w:ins>
        </m:r>
      </m:oMath>
      <w:ins w:id="2037"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2038" w:author="Zhang Li" w:date="2022-06-12T15:02:00Z">
                <w:rPr>
                  <w:rFonts w:ascii="Cambria Math" w:eastAsia="宋体" w:hAnsi="Cambria Math" w:cs="Times New Roman"/>
                  <w:i/>
                  <w:kern w:val="0"/>
                  <w:sz w:val="24"/>
                  <w:szCs w:val="24"/>
                </w:rPr>
              </w:ins>
            </m:ctrlPr>
          </m:sSubPr>
          <m:e>
            <m:r>
              <w:ins w:id="2039" w:author="Zhang Li" w:date="2022-06-12T15:02:00Z">
                <w:rPr>
                  <w:rFonts w:ascii="Cambria Math" w:eastAsia="宋体" w:hAnsi="Cambria Math" w:cs="Times New Roman"/>
                  <w:kern w:val="0"/>
                  <w:sz w:val="24"/>
                  <w:szCs w:val="24"/>
                </w:rPr>
                <m:t>V</m:t>
              </w:ins>
            </m:r>
          </m:e>
          <m:sub>
            <m:r>
              <w:ins w:id="2040" w:author="Zhang Li" w:date="2022-06-12T15:02:00Z">
                <w:rPr>
                  <w:rFonts w:ascii="Cambria Math" w:eastAsia="宋体" w:hAnsi="Cambria Math" w:cs="Times New Roman"/>
                  <w:kern w:val="0"/>
                  <w:sz w:val="24"/>
                  <w:szCs w:val="24"/>
                </w:rPr>
                <m:t>f</m:t>
              </w:ins>
            </m:r>
          </m:sub>
        </m:sSub>
      </m:oMath>
      <w:ins w:id="204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w:ins>
      <m:oMath>
        <m:sSub>
          <m:sSubPr>
            <m:ctrlPr>
              <w:ins w:id="2042" w:author="Zhang Li" w:date="2022-06-12T15:02:00Z">
                <w:rPr>
                  <w:rFonts w:ascii="Cambria Math" w:eastAsia="宋体" w:hAnsi="Cambria Math" w:cs="Times New Roman"/>
                  <w:i/>
                  <w:kern w:val="0"/>
                  <w:sz w:val="24"/>
                  <w:szCs w:val="24"/>
                </w:rPr>
              </w:ins>
            </m:ctrlPr>
          </m:sSubPr>
          <m:e>
            <m:r>
              <w:ins w:id="2043" w:author="Zhang Li" w:date="2022-06-12T15:02:00Z">
                <w:rPr>
                  <w:rFonts w:ascii="Cambria Math" w:eastAsia="宋体" w:hAnsi="Cambria Math" w:cs="Times New Roman"/>
                  <w:kern w:val="0"/>
                  <w:sz w:val="24"/>
                  <w:szCs w:val="24"/>
                </w:rPr>
                <m:t>V</m:t>
              </w:ins>
            </m:r>
          </m:e>
          <m:sub>
            <m:r>
              <w:ins w:id="2044" w:author="Zhang Li" w:date="2022-06-12T15:02:00Z">
                <w:rPr>
                  <w:rFonts w:ascii="Cambria Math" w:eastAsia="宋体" w:hAnsi="Cambria Math" w:cs="Times New Roman"/>
                  <w:kern w:val="0"/>
                  <w:sz w:val="24"/>
                  <w:szCs w:val="24"/>
                </w:rPr>
                <m:t>f</m:t>
              </w:ins>
            </m:r>
          </m:sub>
        </m:sSub>
      </m:oMath>
      <w:ins w:id="204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2046" w:author="Zhang Li" w:date="2022-06-12T15:02:00Z">
            <w:rPr>
              <w:rFonts w:ascii="Cambria Math" w:eastAsia="宋体" w:hAnsi="Cambria Math" w:cs="Times New Roman"/>
              <w:kern w:val="0"/>
              <w:sz w:val="24"/>
              <w:szCs w:val="24"/>
            </w:rPr>
            <m:t>f</m:t>
          </w:ins>
        </m:r>
      </m:oMath>
      <w:ins w:id="2047"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2048" w:author="Zhang Li" w:date="2022-06-12T15:02:00Z">
                <w:rPr>
                  <w:rFonts w:ascii="Cambria Math" w:eastAsia="宋体" w:hAnsi="Cambria Math" w:cs="Times New Roman"/>
                  <w:i/>
                  <w:kern w:val="0"/>
                  <w:sz w:val="24"/>
                  <w:szCs w:val="24"/>
                </w:rPr>
              </w:ins>
            </m:ctrlPr>
          </m:dPr>
          <m:e>
            <m:sSub>
              <m:sSubPr>
                <m:ctrlPr>
                  <w:ins w:id="2049" w:author="Zhang Li" w:date="2022-06-12T15:02:00Z">
                    <w:rPr>
                      <w:rFonts w:ascii="Cambria Math" w:eastAsia="宋体" w:hAnsi="Cambria Math" w:cs="Times New Roman"/>
                      <w:i/>
                      <w:kern w:val="0"/>
                      <w:sz w:val="24"/>
                      <w:szCs w:val="24"/>
                    </w:rPr>
                  </w:ins>
                </m:ctrlPr>
              </m:sSubPr>
              <m:e>
                <m:r>
                  <w:ins w:id="2050" w:author="Zhang Li" w:date="2022-06-12T15:02:00Z">
                    <w:rPr>
                      <w:rFonts w:ascii="Cambria Math" w:eastAsia="宋体" w:hAnsi="Cambria Math" w:cs="Times New Roman"/>
                      <w:kern w:val="0"/>
                      <w:sz w:val="24"/>
                      <w:szCs w:val="24"/>
                    </w:rPr>
                    <m:t>V</m:t>
                  </w:ins>
                </m:r>
              </m:e>
              <m:sub>
                <m:r>
                  <w:ins w:id="2051" w:author="Zhang Li" w:date="2022-06-12T15:02:00Z">
                    <w:rPr>
                      <w:rFonts w:ascii="Cambria Math" w:eastAsia="宋体" w:hAnsi="Cambria Math" w:cs="Times New Roman"/>
                      <w:kern w:val="0"/>
                      <w:sz w:val="24"/>
                      <w:szCs w:val="24"/>
                    </w:rPr>
                    <m:t>f</m:t>
                  </w:ins>
                </m:r>
              </m:sub>
            </m:sSub>
          </m:e>
        </m:d>
        <m:r>
          <w:ins w:id="2052" w:author="Zhang Li" w:date="2022-06-12T15:02:00Z">
            <w:rPr>
              <w:rFonts w:ascii="Cambria Math" w:eastAsia="宋体" w:hAnsi="Cambria Math" w:cs="Times New Roman"/>
              <w:kern w:val="0"/>
              <w:sz w:val="24"/>
              <w:szCs w:val="24"/>
            </w:rPr>
            <m:t>=f</m:t>
          </w:ins>
        </m:r>
      </m:oMath>
      <w:ins w:id="2053" w:author="Zhang Li" w:date="2022-06-12T15:02:00Z">
        <w:r>
          <w:rPr>
            <w:rFonts w:ascii="Times New Roman" w:eastAsia="宋体" w:hAnsi="Times New Roman" w:cs="Times New Roman"/>
            <w:kern w:val="0"/>
            <w:sz w:val="24"/>
            <w:szCs w:val="24"/>
          </w:rPr>
          <w:t xml:space="preserve">. The aggregation failure probability of any node </w:t>
        </w:r>
      </w:ins>
      <m:oMath>
        <m:r>
          <w:ins w:id="2054" w:author="Zhang Li" w:date="2022-06-12T15:02:00Z">
            <w:rPr>
              <w:rFonts w:ascii="Cambria Math" w:eastAsia="宋体" w:hAnsi="Cambria Math" w:cs="Times New Roman"/>
              <w:kern w:val="0"/>
              <w:sz w:val="24"/>
              <w:szCs w:val="24"/>
            </w:rPr>
            <m:t>v∈V</m:t>
          </w:ins>
        </m:r>
      </m:oMath>
      <w:ins w:id="2055"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475216" w:rsidP="00614FA7">
      <w:pPr>
        <w:spacing w:afterLines="100" w:after="312"/>
        <w:rPr>
          <w:ins w:id="2056" w:author="Zhang Li" w:date="2022-06-12T15:02:00Z"/>
          <w:rFonts w:ascii="Times New Roman" w:eastAsia="宋体" w:hAnsi="Times New Roman" w:cs="Times New Roman"/>
          <w:kern w:val="0"/>
          <w:sz w:val="24"/>
          <w:szCs w:val="24"/>
        </w:rPr>
      </w:pPr>
      <m:oMathPara>
        <m:oMath>
          <m:sSub>
            <m:sSubPr>
              <m:ctrlPr>
                <w:ins w:id="2057" w:author="Zhang Li" w:date="2022-06-12T15:02:00Z">
                  <w:rPr>
                    <w:rFonts w:ascii="Cambria Math" w:eastAsia="宋体" w:hAnsi="Cambria Math" w:cs="Times New Roman"/>
                    <w:i/>
                    <w:kern w:val="0"/>
                    <w:sz w:val="24"/>
                    <w:szCs w:val="24"/>
                  </w:rPr>
                </w:ins>
              </m:ctrlPr>
            </m:sSubPr>
            <m:e>
              <m:r>
                <w:ins w:id="2058" w:author="Zhang Li" w:date="2022-06-12T15:02:00Z">
                  <w:rPr>
                    <w:rFonts w:ascii="Cambria Math" w:eastAsia="宋体" w:hAnsi="Cambria Math" w:cs="Times New Roman"/>
                    <w:kern w:val="0"/>
                    <w:sz w:val="24"/>
                    <w:szCs w:val="24"/>
                  </w:rPr>
                  <m:t>p</m:t>
                </w:ins>
              </m:r>
            </m:e>
            <m:sub>
              <m:r>
                <w:ins w:id="2059" w:author="Zhang Li" w:date="2022-06-12T15:02:00Z">
                  <w:rPr>
                    <w:rFonts w:ascii="Cambria Math" w:eastAsia="宋体" w:hAnsi="Cambria Math" w:cs="Times New Roman"/>
                    <w:kern w:val="0"/>
                    <w:sz w:val="24"/>
                    <w:szCs w:val="24"/>
                  </w:rPr>
                  <m:t xml:space="preserve"> Aggr,v</m:t>
                </w:ins>
              </m:r>
            </m:sub>
          </m:sSub>
          <m:r>
            <w:ins w:id="2060" w:author="Zhang Li" w:date="2022-06-12T15:02:00Z">
              <w:rPr>
                <w:rFonts w:ascii="Cambria Math" w:eastAsia="宋体" w:hAnsi="Cambria Math" w:cs="Times New Roman"/>
                <w:kern w:val="0"/>
                <w:sz w:val="24"/>
                <w:szCs w:val="24"/>
              </w:rPr>
              <m:t>=</m:t>
            </w:ins>
          </m:r>
          <m:nary>
            <m:naryPr>
              <m:chr m:val="∑"/>
              <m:ctrlPr>
                <w:ins w:id="2061" w:author="Zhang Li" w:date="2022-06-12T15:02:00Z">
                  <w:rPr>
                    <w:rFonts w:ascii="Cambria Math" w:eastAsia="宋体" w:hAnsi="Cambria Math" w:cs="Times New Roman"/>
                    <w:i/>
                    <w:kern w:val="0"/>
                    <w:sz w:val="24"/>
                    <w:szCs w:val="24"/>
                  </w:rPr>
                </w:ins>
              </m:ctrlPr>
            </m:naryPr>
            <m:sub>
              <m:r>
                <w:ins w:id="2062" w:author="Zhang Li" w:date="2022-06-12T15:02:00Z">
                  <w:rPr>
                    <w:rFonts w:ascii="Cambria Math" w:eastAsia="宋体" w:hAnsi="Cambria Math" w:cs="Times New Roman"/>
                    <w:kern w:val="0"/>
                    <w:sz w:val="24"/>
                    <w:szCs w:val="24"/>
                  </w:rPr>
                  <m:t>f=⌈</m:t>
                </w:ins>
              </m:r>
              <m:f>
                <m:fPr>
                  <m:ctrlPr>
                    <w:ins w:id="2063" w:author="Zhang Li" w:date="2022-06-12T15:02:00Z">
                      <w:rPr>
                        <w:rFonts w:ascii="Cambria Math" w:eastAsia="宋体" w:hAnsi="Cambria Math" w:cs="Times New Roman"/>
                        <w:i/>
                        <w:kern w:val="0"/>
                        <w:sz w:val="24"/>
                        <w:szCs w:val="24"/>
                      </w:rPr>
                    </w:ins>
                  </m:ctrlPr>
                </m:fPr>
                <m:num>
                  <m:r>
                    <w:ins w:id="2064" w:author="Zhang Li" w:date="2022-06-12T15:02:00Z">
                      <w:rPr>
                        <w:rFonts w:ascii="Cambria Math" w:eastAsia="宋体" w:hAnsi="Cambria Math" w:cs="Times New Roman"/>
                        <w:kern w:val="0"/>
                        <w:sz w:val="24"/>
                        <w:szCs w:val="24"/>
                      </w:rPr>
                      <m:t>N-1</m:t>
                    </w:ins>
                  </m:r>
                </m:num>
                <m:den>
                  <m:r>
                    <w:ins w:id="2065" w:author="Zhang Li" w:date="2022-06-12T15:02:00Z">
                      <w:rPr>
                        <w:rFonts w:ascii="Cambria Math" w:eastAsia="宋体" w:hAnsi="Cambria Math" w:cs="Times New Roman"/>
                        <w:kern w:val="0"/>
                        <w:sz w:val="24"/>
                        <w:szCs w:val="24"/>
                      </w:rPr>
                      <m:t>2</m:t>
                    </w:ins>
                  </m:r>
                </m:den>
              </m:f>
              <m:r>
                <w:ins w:id="2066" w:author="Zhang Li" w:date="2022-06-12T15:02:00Z">
                  <w:rPr>
                    <w:rFonts w:ascii="Cambria Math" w:eastAsia="宋体" w:hAnsi="Cambria Math" w:cs="Times New Roman"/>
                    <w:kern w:val="0"/>
                    <w:sz w:val="24"/>
                    <w:szCs w:val="24"/>
                  </w:rPr>
                  <m:t>⌉</m:t>
                </w:ins>
              </m:r>
            </m:sub>
            <m:sup>
              <m:r>
                <w:ins w:id="2067" w:author="Zhang Li" w:date="2022-06-12T15:02:00Z">
                  <w:rPr>
                    <w:rFonts w:ascii="Cambria Math" w:eastAsia="宋体" w:hAnsi="Cambria Math" w:cs="Times New Roman"/>
                    <w:kern w:val="0"/>
                    <w:sz w:val="24"/>
                    <w:szCs w:val="24"/>
                  </w:rPr>
                  <m:t>N-1</m:t>
                </w:ins>
              </m:r>
            </m:sup>
            <m:e>
              <m:nary>
                <m:naryPr>
                  <m:chr m:val="∏"/>
                  <m:supHide m:val="1"/>
                  <m:ctrlPr>
                    <w:ins w:id="2068" w:author="Zhang Li" w:date="2022-06-12T15:02:00Z">
                      <w:rPr>
                        <w:rFonts w:ascii="Cambria Math" w:eastAsia="宋体" w:hAnsi="Cambria Math" w:cs="Times New Roman"/>
                        <w:i/>
                        <w:kern w:val="0"/>
                        <w:sz w:val="24"/>
                        <w:szCs w:val="24"/>
                      </w:rPr>
                    </w:ins>
                  </m:ctrlPr>
                </m:naryPr>
                <m:sub>
                  <m:sSub>
                    <m:sSubPr>
                      <m:ctrlPr>
                        <w:ins w:id="2069" w:author="Zhang Li" w:date="2022-06-12T15:02:00Z">
                          <w:rPr>
                            <w:rFonts w:ascii="Cambria Math" w:eastAsia="宋体" w:hAnsi="Cambria Math" w:cs="Times New Roman"/>
                            <w:i/>
                            <w:kern w:val="0"/>
                            <w:sz w:val="24"/>
                            <w:szCs w:val="24"/>
                          </w:rPr>
                        </w:ins>
                      </m:ctrlPr>
                    </m:sSubPr>
                    <m:e>
                      <m:r>
                        <w:ins w:id="2070" w:author="Zhang Li" w:date="2022-06-12T15:02:00Z">
                          <w:rPr>
                            <w:rFonts w:ascii="Cambria Math" w:eastAsia="宋体" w:hAnsi="Cambria Math" w:cs="Times New Roman"/>
                            <w:kern w:val="0"/>
                            <w:sz w:val="24"/>
                            <w:szCs w:val="24"/>
                          </w:rPr>
                          <m:t>v</m:t>
                        </w:ins>
                      </m:r>
                    </m:e>
                    <m:sub>
                      <m:r>
                        <w:ins w:id="2071" w:author="Zhang Li" w:date="2022-06-12T15:02:00Z">
                          <w:rPr>
                            <w:rFonts w:ascii="Cambria Math" w:eastAsia="宋体" w:hAnsi="Cambria Math" w:cs="Times New Roman"/>
                            <w:kern w:val="0"/>
                            <w:sz w:val="24"/>
                            <w:szCs w:val="24"/>
                          </w:rPr>
                          <m:t>f</m:t>
                        </w:ins>
                      </m:r>
                    </m:sub>
                  </m:sSub>
                  <m:r>
                    <w:ins w:id="2072" w:author="Zhang Li" w:date="2022-06-12T15:02:00Z">
                      <w:rPr>
                        <w:rFonts w:ascii="Cambria Math" w:eastAsia="宋体" w:hAnsi="Cambria Math" w:cs="Times New Roman"/>
                        <w:kern w:val="0"/>
                        <w:sz w:val="24"/>
                        <w:szCs w:val="24"/>
                      </w:rPr>
                      <m:t>∈</m:t>
                    </w:ins>
                  </m:r>
                  <m:sSub>
                    <m:sSubPr>
                      <m:ctrlPr>
                        <w:ins w:id="2073" w:author="Zhang Li" w:date="2022-06-12T15:02:00Z">
                          <w:rPr>
                            <w:rFonts w:ascii="Cambria Math" w:eastAsia="宋体" w:hAnsi="Cambria Math" w:cs="Times New Roman"/>
                            <w:i/>
                            <w:kern w:val="0"/>
                            <w:sz w:val="24"/>
                            <w:szCs w:val="24"/>
                          </w:rPr>
                        </w:ins>
                      </m:ctrlPr>
                    </m:sSubPr>
                    <m:e>
                      <m:r>
                        <w:ins w:id="2074" w:author="Zhang Li" w:date="2022-06-12T15:02:00Z">
                          <w:rPr>
                            <w:rFonts w:ascii="Cambria Math" w:eastAsia="宋体" w:hAnsi="Cambria Math" w:cs="Times New Roman"/>
                            <w:kern w:val="0"/>
                            <w:sz w:val="24"/>
                            <w:szCs w:val="24"/>
                          </w:rPr>
                          <m:t>V</m:t>
                        </w:ins>
                      </m:r>
                    </m:e>
                    <m:sub>
                      <m:r>
                        <w:ins w:id="2075" w:author="Zhang Li" w:date="2022-06-12T15:02:00Z">
                          <w:rPr>
                            <w:rFonts w:ascii="Cambria Math" w:eastAsia="宋体" w:hAnsi="Cambria Math" w:cs="Times New Roman"/>
                            <w:kern w:val="0"/>
                            <w:sz w:val="24"/>
                            <w:szCs w:val="24"/>
                          </w:rPr>
                          <m:t>f</m:t>
                        </w:ins>
                      </m:r>
                    </m:sub>
                  </m:sSub>
                </m:sub>
                <m:sup/>
                <m:e>
                  <m:sSub>
                    <m:sSubPr>
                      <m:ctrlPr>
                        <w:ins w:id="2076" w:author="Zhang Li" w:date="2022-06-12T15:02:00Z">
                          <w:rPr>
                            <w:rFonts w:ascii="Cambria Math" w:eastAsia="宋体" w:hAnsi="Cambria Math" w:cs="Times New Roman"/>
                            <w:i/>
                            <w:kern w:val="0"/>
                            <w:sz w:val="24"/>
                            <w:szCs w:val="24"/>
                          </w:rPr>
                        </w:ins>
                      </m:ctrlPr>
                    </m:sSubPr>
                    <m:e>
                      <m:r>
                        <w:ins w:id="2077" w:author="Zhang Li" w:date="2022-06-12T15:02:00Z">
                          <w:rPr>
                            <w:rFonts w:ascii="Cambria Math" w:eastAsia="宋体" w:hAnsi="Cambria Math" w:cs="Times New Roman"/>
                            <w:kern w:val="0"/>
                            <w:sz w:val="24"/>
                            <w:szCs w:val="24"/>
                          </w:rPr>
                          <m:t>ϵ</m:t>
                        </w:ins>
                      </m:r>
                    </m:e>
                    <m:sub>
                      <m:sSub>
                        <m:sSubPr>
                          <m:ctrlPr>
                            <w:ins w:id="2078" w:author="Zhang Li" w:date="2022-06-12T15:02:00Z">
                              <w:rPr>
                                <w:rFonts w:ascii="Cambria Math" w:eastAsia="宋体" w:hAnsi="Cambria Math" w:cs="Times New Roman"/>
                                <w:i/>
                                <w:kern w:val="0"/>
                                <w:sz w:val="24"/>
                                <w:szCs w:val="24"/>
                              </w:rPr>
                            </w:ins>
                          </m:ctrlPr>
                        </m:sSubPr>
                        <m:e>
                          <m:r>
                            <w:ins w:id="2079" w:author="Zhang Li" w:date="2022-06-12T15:02:00Z">
                              <w:rPr>
                                <w:rFonts w:ascii="Cambria Math" w:eastAsia="宋体" w:hAnsi="Cambria Math" w:cs="Times New Roman"/>
                                <w:kern w:val="0"/>
                                <w:sz w:val="24"/>
                                <w:szCs w:val="24"/>
                              </w:rPr>
                              <m:t>v</m:t>
                            </w:ins>
                          </m:r>
                        </m:e>
                        <m:sub>
                          <m:r>
                            <w:ins w:id="2080" w:author="Zhang Li" w:date="2022-06-12T15:02:00Z">
                              <w:rPr>
                                <w:rFonts w:ascii="Cambria Math" w:eastAsia="宋体" w:hAnsi="Cambria Math" w:cs="Times New Roman"/>
                                <w:kern w:val="0"/>
                                <w:sz w:val="24"/>
                                <w:szCs w:val="24"/>
                              </w:rPr>
                              <m:t>f</m:t>
                            </w:ins>
                          </m:r>
                        </m:sub>
                      </m:sSub>
                      <m:r>
                        <w:ins w:id="2081" w:author="Zhang Li" w:date="2022-06-12T15:02:00Z">
                          <w:rPr>
                            <w:rFonts w:ascii="Cambria Math" w:eastAsia="宋体" w:hAnsi="Cambria Math" w:cs="Times New Roman"/>
                            <w:kern w:val="0"/>
                            <w:sz w:val="24"/>
                            <w:szCs w:val="24"/>
                          </w:rPr>
                          <m:t>,v</m:t>
                        </w:ins>
                      </m:r>
                    </m:sub>
                  </m:sSub>
                </m:e>
              </m:nary>
              <m:nary>
                <m:naryPr>
                  <m:chr m:val="∏"/>
                  <m:supHide m:val="1"/>
                  <m:ctrlPr>
                    <w:ins w:id="2082" w:author="Zhang Li" w:date="2022-06-12T15:02:00Z">
                      <w:rPr>
                        <w:rFonts w:ascii="Cambria Math" w:eastAsia="宋体" w:hAnsi="Cambria Math" w:cs="Times New Roman"/>
                        <w:i/>
                        <w:kern w:val="0"/>
                        <w:sz w:val="24"/>
                        <w:szCs w:val="24"/>
                      </w:rPr>
                    </w:ins>
                  </m:ctrlPr>
                </m:naryPr>
                <m:sub>
                  <m:sSub>
                    <m:sSubPr>
                      <m:ctrlPr>
                        <w:ins w:id="2083" w:author="Zhang Li" w:date="2022-06-12T15:02:00Z">
                          <w:rPr>
                            <w:rFonts w:ascii="Cambria Math" w:eastAsia="宋体" w:hAnsi="Cambria Math" w:cs="Times New Roman"/>
                            <w:i/>
                            <w:kern w:val="0"/>
                            <w:sz w:val="24"/>
                            <w:szCs w:val="24"/>
                          </w:rPr>
                        </w:ins>
                      </m:ctrlPr>
                    </m:sSubPr>
                    <m:e>
                      <m:r>
                        <w:ins w:id="2084" w:author="Zhang Li" w:date="2022-06-12T15:02:00Z">
                          <w:rPr>
                            <w:rFonts w:ascii="Cambria Math" w:eastAsia="宋体" w:hAnsi="Cambria Math" w:cs="Times New Roman"/>
                            <w:kern w:val="0"/>
                            <w:sz w:val="24"/>
                            <w:szCs w:val="24"/>
                          </w:rPr>
                          <m:t>v</m:t>
                        </w:ins>
                      </m:r>
                    </m:e>
                    <m:sub>
                      <m:r>
                        <w:ins w:id="2085" w:author="Zhang Li" w:date="2022-06-12T15:02:00Z">
                          <w:rPr>
                            <w:rFonts w:ascii="Cambria Math" w:eastAsia="宋体" w:hAnsi="Cambria Math" w:cs="Times New Roman"/>
                            <w:kern w:val="0"/>
                            <w:sz w:val="24"/>
                            <w:szCs w:val="24"/>
                          </w:rPr>
                          <m:t>h</m:t>
                        </w:ins>
                      </m:r>
                    </m:sub>
                  </m:sSub>
                  <m:r>
                    <w:ins w:id="2086" w:author="Zhang Li" w:date="2022-06-12T15:02:00Z">
                      <w:rPr>
                        <w:rFonts w:ascii="Cambria Math" w:eastAsia="宋体" w:hAnsi="Cambria Math" w:cs="Times New Roman"/>
                        <w:kern w:val="0"/>
                        <w:sz w:val="24"/>
                        <w:szCs w:val="24"/>
                      </w:rPr>
                      <m:t>∈</m:t>
                    </w:ins>
                  </m:r>
                  <m:r>
                    <w:ins w:id="2087" w:author="Zhang Li" w:date="2022-06-12T15:02:00Z">
                      <w:rPr>
                        <w:rFonts w:ascii="Cambria Math" w:eastAsia="宋体" w:hAnsi="Cambria Math" w:cs="Times New Roman" w:hint="eastAsia"/>
                        <w:kern w:val="0"/>
                        <w:sz w:val="24"/>
                        <w:szCs w:val="24"/>
                      </w:rPr>
                      <m:t>V</m:t>
                    </w:ins>
                  </m:r>
                  <m:r>
                    <w:ins w:id="2088" w:author="Zhang Li" w:date="2022-06-12T15:02:00Z">
                      <w:rPr>
                        <w:rFonts w:ascii="Cambria Math" w:eastAsia="宋体" w:hAnsi="Cambria Math" w:cs="Times New Roman"/>
                        <w:kern w:val="0"/>
                        <w:sz w:val="24"/>
                        <w:szCs w:val="24"/>
                      </w:rPr>
                      <m:t>∖</m:t>
                    </w:ins>
                  </m:r>
                  <m:sSub>
                    <m:sSubPr>
                      <m:ctrlPr>
                        <w:ins w:id="2089" w:author="Zhang Li" w:date="2022-06-12T15:02:00Z">
                          <w:rPr>
                            <w:rFonts w:ascii="Cambria Math" w:eastAsia="宋体" w:hAnsi="Cambria Math" w:cs="Times New Roman"/>
                            <w:i/>
                            <w:kern w:val="0"/>
                            <w:sz w:val="24"/>
                            <w:szCs w:val="24"/>
                          </w:rPr>
                        </w:ins>
                      </m:ctrlPr>
                    </m:sSubPr>
                    <m:e>
                      <m:r>
                        <w:ins w:id="2090" w:author="Zhang Li" w:date="2022-06-12T15:02:00Z">
                          <w:rPr>
                            <w:rFonts w:ascii="Cambria Math" w:eastAsia="宋体" w:hAnsi="Cambria Math" w:cs="Times New Roman"/>
                            <w:kern w:val="0"/>
                            <w:sz w:val="24"/>
                            <w:szCs w:val="24"/>
                          </w:rPr>
                          <m:t>V</m:t>
                        </w:ins>
                      </m:r>
                    </m:e>
                    <m:sub>
                      <m:r>
                        <w:ins w:id="2091" w:author="Zhang Li" w:date="2022-06-12T15:02:00Z">
                          <w:rPr>
                            <w:rFonts w:ascii="Cambria Math" w:eastAsia="宋体" w:hAnsi="Cambria Math" w:cs="Times New Roman"/>
                            <w:kern w:val="0"/>
                            <w:sz w:val="24"/>
                            <w:szCs w:val="24"/>
                          </w:rPr>
                          <m:t>f</m:t>
                        </w:ins>
                      </m:r>
                    </m:sub>
                  </m:sSub>
                </m:sub>
                <m:sup/>
                <m:e>
                  <m:d>
                    <m:dPr>
                      <m:begChr m:val="["/>
                      <m:endChr m:val="]"/>
                      <m:ctrlPr>
                        <w:ins w:id="2092" w:author="Zhang Li" w:date="2022-06-12T15:02:00Z">
                          <w:rPr>
                            <w:rFonts w:ascii="Cambria Math" w:eastAsia="宋体" w:hAnsi="Cambria Math" w:cs="Times New Roman"/>
                            <w:i/>
                            <w:kern w:val="0"/>
                            <w:sz w:val="24"/>
                            <w:szCs w:val="24"/>
                          </w:rPr>
                        </w:ins>
                      </m:ctrlPr>
                    </m:dPr>
                    <m:e>
                      <m:r>
                        <w:ins w:id="2093" w:author="Zhang Li" w:date="2022-06-12T15:02:00Z">
                          <w:rPr>
                            <w:rFonts w:ascii="Cambria Math" w:eastAsia="宋体" w:hAnsi="Cambria Math" w:cs="Times New Roman"/>
                            <w:kern w:val="0"/>
                            <w:sz w:val="24"/>
                            <w:szCs w:val="24"/>
                          </w:rPr>
                          <m:t>1-</m:t>
                        </w:ins>
                      </m:r>
                      <m:sSub>
                        <m:sSubPr>
                          <m:ctrlPr>
                            <w:ins w:id="2094" w:author="Zhang Li" w:date="2022-06-12T15:02:00Z">
                              <w:rPr>
                                <w:rFonts w:ascii="Cambria Math" w:eastAsia="宋体" w:hAnsi="Cambria Math" w:cs="Times New Roman"/>
                                <w:i/>
                                <w:kern w:val="0"/>
                                <w:sz w:val="24"/>
                                <w:szCs w:val="24"/>
                              </w:rPr>
                            </w:ins>
                          </m:ctrlPr>
                        </m:sSubPr>
                        <m:e>
                          <m:r>
                            <w:ins w:id="2095" w:author="Zhang Li" w:date="2022-06-12T15:02:00Z">
                              <w:rPr>
                                <w:rFonts w:ascii="Cambria Math" w:eastAsia="宋体" w:hAnsi="Cambria Math" w:cs="Times New Roman"/>
                                <w:kern w:val="0"/>
                                <w:sz w:val="24"/>
                                <w:szCs w:val="24"/>
                              </w:rPr>
                              <m:t>ϵ</m:t>
                            </w:ins>
                          </m:r>
                        </m:e>
                        <m:sub>
                          <m:r>
                            <w:ins w:id="2096"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2097" w:author="Zhang Li" w:date="2022-06-12T15:02:00Z"/>
          <w:rFonts w:ascii="Times New Roman" w:eastAsia="宋体" w:hAnsi="Times New Roman" w:cs="Times New Roman"/>
          <w:kern w:val="0"/>
          <w:sz w:val="24"/>
          <w:szCs w:val="24"/>
        </w:rPr>
      </w:pPr>
      <w:ins w:id="2098" w:author="Zhang Li" w:date="2022-06-12T15:02:00Z">
        <w:r>
          <w:rPr>
            <w:rFonts w:ascii="Times New Roman" w:eastAsia="宋体" w:hAnsi="Times New Roman" w:cs="Times New Roman"/>
            <w:kern w:val="0"/>
            <w:sz w:val="24"/>
            <w:szCs w:val="24"/>
          </w:rPr>
          <w:t xml:space="preserve">where </w:t>
        </w:r>
      </w:ins>
      <m:oMath>
        <m:sSub>
          <m:sSubPr>
            <m:ctrlPr>
              <w:ins w:id="2099" w:author="Zhang Li" w:date="2022-06-12T15:02:00Z">
                <w:rPr>
                  <w:rFonts w:ascii="Cambria Math" w:eastAsia="宋体" w:hAnsi="Cambria Math" w:cs="Times New Roman"/>
                  <w:i/>
                  <w:kern w:val="0"/>
                  <w:sz w:val="24"/>
                  <w:szCs w:val="24"/>
                </w:rPr>
              </w:ins>
            </m:ctrlPr>
          </m:sSubPr>
          <m:e>
            <m:r>
              <w:ins w:id="2100" w:author="Zhang Li" w:date="2022-06-12T15:02:00Z">
                <w:rPr>
                  <w:rFonts w:ascii="Cambria Math" w:eastAsia="宋体" w:hAnsi="Cambria Math" w:cs="Times New Roman"/>
                  <w:kern w:val="0"/>
                  <w:sz w:val="24"/>
                  <w:szCs w:val="24"/>
                </w:rPr>
                <m:t>ϵ</m:t>
              </w:ins>
            </m:r>
          </m:e>
          <m:sub>
            <m:r>
              <w:ins w:id="2101" w:author="Zhang Li" w:date="2022-06-12T15:02:00Z">
                <w:rPr>
                  <w:rFonts w:ascii="Cambria Math" w:eastAsia="宋体" w:hAnsi="Cambria Math" w:cs="Times New Roman"/>
                  <w:kern w:val="0"/>
                  <w:sz w:val="24"/>
                  <w:szCs w:val="24"/>
                </w:rPr>
                <m:t>u,v</m:t>
              </w:ins>
            </m:r>
          </m:sub>
        </m:sSub>
        <m:r>
          <w:ins w:id="2102" w:author="Zhang Li" w:date="2022-06-12T15:02:00Z">
            <w:rPr>
              <w:rFonts w:ascii="Cambria Math" w:eastAsia="宋体" w:hAnsi="Cambria Math" w:cs="Times New Roman"/>
              <w:kern w:val="0"/>
              <w:sz w:val="24"/>
              <w:szCs w:val="24"/>
            </w:rPr>
            <m:t>=1-</m:t>
          </w:ins>
        </m:r>
        <m:sSup>
          <m:sSupPr>
            <m:ctrlPr>
              <w:ins w:id="2103" w:author="Zhang Li" w:date="2022-06-12T15:02:00Z">
                <w:rPr>
                  <w:rFonts w:ascii="Cambria Math" w:eastAsia="宋体" w:hAnsi="Cambria Math" w:cs="Times New Roman"/>
                  <w:i/>
                  <w:kern w:val="0"/>
                  <w:sz w:val="24"/>
                  <w:szCs w:val="24"/>
                </w:rPr>
              </w:ins>
            </m:ctrlPr>
          </m:sSupPr>
          <m:e>
            <m:r>
              <w:ins w:id="2104" w:author="Zhang Li" w:date="2022-06-12T15:02:00Z">
                <w:rPr>
                  <w:rFonts w:ascii="Cambria Math" w:eastAsia="宋体" w:hAnsi="Cambria Math" w:cs="Times New Roman"/>
                  <w:kern w:val="0"/>
                  <w:sz w:val="24"/>
                  <w:szCs w:val="24"/>
                </w:rPr>
                <m:t>e</m:t>
              </w:ins>
            </m:r>
          </m:e>
          <m:sup>
            <m:r>
              <w:ins w:id="2105" w:author="Zhang Li" w:date="2022-06-12T15:02:00Z">
                <w:rPr>
                  <w:rFonts w:ascii="Cambria Math" w:eastAsia="宋体" w:hAnsi="Cambria Math" w:cs="Times New Roman"/>
                  <w:kern w:val="0"/>
                  <w:sz w:val="24"/>
                  <w:szCs w:val="24"/>
                </w:rPr>
                <m:t>-</m:t>
              </w:ins>
            </m:r>
            <m:sSup>
              <m:sSupPr>
                <m:ctrlPr>
                  <w:ins w:id="2106" w:author="Zhang Li" w:date="2022-06-12T15:02:00Z">
                    <w:rPr>
                      <w:rFonts w:ascii="Cambria Math" w:eastAsia="宋体" w:hAnsi="Cambria Math" w:cs="Times New Roman"/>
                      <w:i/>
                      <w:kern w:val="0"/>
                      <w:sz w:val="24"/>
                      <w:szCs w:val="24"/>
                    </w:rPr>
                  </w:ins>
                </m:ctrlPr>
              </m:sSupPr>
              <m:e>
                <m:r>
                  <w:ins w:id="2107" w:author="Zhang Li" w:date="2022-06-12T15:02:00Z">
                    <w:rPr>
                      <w:rFonts w:ascii="Cambria Math" w:eastAsia="宋体" w:hAnsi="Cambria Math" w:cs="Times New Roman"/>
                      <w:kern w:val="0"/>
                      <w:sz w:val="24"/>
                      <w:szCs w:val="24"/>
                    </w:rPr>
                    <m:t>10</m:t>
                  </w:ins>
                </m:r>
              </m:e>
              <m:sup>
                <m:f>
                  <m:fPr>
                    <m:ctrlPr>
                      <w:ins w:id="2108" w:author="Zhang Li" w:date="2022-06-12T15:02:00Z">
                        <w:rPr>
                          <w:rFonts w:ascii="Cambria Math" w:eastAsia="宋体" w:hAnsi="Cambria Math" w:cs="Times New Roman"/>
                          <w:i/>
                          <w:kern w:val="0"/>
                          <w:sz w:val="24"/>
                          <w:szCs w:val="24"/>
                        </w:rPr>
                      </w:ins>
                    </m:ctrlPr>
                  </m:fPr>
                  <m:num>
                    <m:r>
                      <w:ins w:id="2109" w:author="Zhang Li" w:date="2022-06-12T15:02:00Z">
                        <w:rPr>
                          <w:rFonts w:ascii="Cambria Math" w:eastAsia="宋体" w:hAnsi="Cambria Math" w:cs="Times New Roman"/>
                          <w:kern w:val="0"/>
                          <w:sz w:val="24"/>
                          <w:szCs w:val="24"/>
                        </w:rPr>
                        <m:t xml:space="preserve"> P</m:t>
                      </w:ins>
                    </m:r>
                    <m:sSub>
                      <m:sSubPr>
                        <m:ctrlPr>
                          <w:ins w:id="2110" w:author="Zhang Li" w:date="2022-06-12T15:02:00Z">
                            <w:rPr>
                              <w:rFonts w:ascii="Cambria Math" w:eastAsia="宋体" w:hAnsi="Cambria Math" w:cs="Times New Roman"/>
                              <w:i/>
                              <w:kern w:val="0"/>
                              <w:sz w:val="24"/>
                              <w:szCs w:val="24"/>
                            </w:rPr>
                          </w:ins>
                        </m:ctrlPr>
                      </m:sSubPr>
                      <m:e>
                        <m:r>
                          <w:ins w:id="2111" w:author="Zhang Li" w:date="2022-06-12T15:02:00Z">
                            <w:rPr>
                              <w:rFonts w:ascii="Cambria Math" w:eastAsia="宋体" w:hAnsi="Cambria Math" w:cs="Times New Roman"/>
                              <w:kern w:val="0"/>
                              <w:sz w:val="24"/>
                              <w:szCs w:val="24"/>
                            </w:rPr>
                            <m:t>L</m:t>
                          </w:ins>
                        </m:r>
                      </m:e>
                      <m:sub>
                        <m:r>
                          <w:ins w:id="2112" w:author="Zhang Li" w:date="2022-06-12T15:02:00Z">
                            <w:rPr>
                              <w:rFonts w:ascii="Cambria Math" w:eastAsia="宋体" w:hAnsi="Cambria Math" w:cs="Times New Roman"/>
                              <w:kern w:val="0"/>
                              <w:sz w:val="24"/>
                              <w:szCs w:val="24"/>
                            </w:rPr>
                            <m:t>dB</m:t>
                          </w:ins>
                        </m:r>
                      </m:sub>
                    </m:sSub>
                    <m:d>
                      <m:dPr>
                        <m:ctrlPr>
                          <w:ins w:id="2113" w:author="Zhang Li" w:date="2022-06-12T15:02:00Z">
                            <w:rPr>
                              <w:rFonts w:ascii="Cambria Math" w:eastAsia="宋体" w:hAnsi="Cambria Math" w:cs="Times New Roman"/>
                              <w:i/>
                              <w:kern w:val="0"/>
                              <w:sz w:val="24"/>
                              <w:szCs w:val="24"/>
                            </w:rPr>
                          </w:ins>
                        </m:ctrlPr>
                      </m:dPr>
                      <m:e>
                        <m:sSub>
                          <m:sSubPr>
                            <m:ctrlPr>
                              <w:ins w:id="2114" w:author="Zhang Li" w:date="2022-06-12T15:02:00Z">
                                <w:rPr>
                                  <w:rFonts w:ascii="Cambria Math" w:eastAsia="宋体" w:hAnsi="Cambria Math" w:cs="Times New Roman"/>
                                  <w:i/>
                                  <w:kern w:val="0"/>
                                  <w:sz w:val="24"/>
                                  <w:szCs w:val="24"/>
                                </w:rPr>
                              </w:ins>
                            </m:ctrlPr>
                          </m:sSubPr>
                          <m:e>
                            <m:r>
                              <w:ins w:id="2115" w:author="Zhang Li" w:date="2022-06-12T15:02:00Z">
                                <w:rPr>
                                  <w:rFonts w:ascii="Cambria Math" w:eastAsia="宋体" w:hAnsi="Cambria Math" w:cs="Times New Roman"/>
                                  <w:kern w:val="0"/>
                                  <w:sz w:val="24"/>
                                  <w:szCs w:val="24"/>
                                </w:rPr>
                                <m:t>d</m:t>
                              </w:ins>
                            </m:r>
                          </m:e>
                          <m:sub>
                            <m:r>
                              <w:ins w:id="2116" w:author="Zhang Li" w:date="2022-06-12T15:02:00Z">
                                <w:rPr>
                                  <w:rFonts w:ascii="Cambria Math" w:eastAsia="宋体" w:hAnsi="Cambria Math" w:cs="Times New Roman"/>
                                  <w:kern w:val="0"/>
                                  <w:sz w:val="24"/>
                                  <w:szCs w:val="24"/>
                                </w:rPr>
                                <m:t>0</m:t>
                              </w:ins>
                            </m:r>
                          </m:sub>
                        </m:sSub>
                      </m:e>
                    </m:d>
                  </m:num>
                  <m:den>
                    <m:r>
                      <w:ins w:id="2117" w:author="Zhang Li" w:date="2022-06-12T15:02:00Z">
                        <w:rPr>
                          <w:rFonts w:ascii="Cambria Math" w:eastAsia="宋体" w:hAnsi="Cambria Math" w:cs="Times New Roman"/>
                          <w:kern w:val="0"/>
                          <w:sz w:val="24"/>
                          <w:szCs w:val="24"/>
                        </w:rPr>
                        <m:t>10</m:t>
                      </w:ins>
                    </m:r>
                  </m:den>
                </m:f>
              </m:sup>
            </m:sSup>
            <m:r>
              <w:ins w:id="2118" w:author="Zhang Li" w:date="2022-06-12T15:02:00Z">
                <w:rPr>
                  <w:rFonts w:ascii="Cambria Math" w:eastAsia="宋体" w:hAnsi="Cambria Math" w:cs="Times New Roman"/>
                  <w:kern w:val="0"/>
                  <w:sz w:val="24"/>
                  <w:szCs w:val="24"/>
                </w:rPr>
                <m:t>⋅</m:t>
              </w:ins>
            </m:r>
            <m:f>
              <m:fPr>
                <m:ctrlPr>
                  <w:ins w:id="2119" w:author="Zhang Li" w:date="2022-06-12T15:02:00Z">
                    <w:rPr>
                      <w:rFonts w:ascii="Cambria Math" w:eastAsia="宋体" w:hAnsi="Cambria Math" w:cs="Times New Roman"/>
                      <w:i/>
                      <w:kern w:val="0"/>
                      <w:sz w:val="24"/>
                      <w:szCs w:val="24"/>
                    </w:rPr>
                  </w:ins>
                </m:ctrlPr>
              </m:fPr>
              <m:num>
                <m:r>
                  <w:ins w:id="2120" w:author="Zhang Li" w:date="2022-06-12T15:02:00Z">
                    <w:rPr>
                      <w:rFonts w:ascii="Cambria Math" w:eastAsia="宋体" w:hAnsi="Cambria Math" w:cs="Times New Roman"/>
                      <w:kern w:val="0"/>
                      <w:sz w:val="24"/>
                      <w:szCs w:val="24"/>
                    </w:rPr>
                    <m:t>β</m:t>
                  </w:ins>
                </m:r>
                <m:sSub>
                  <m:sSubPr>
                    <m:ctrlPr>
                      <w:ins w:id="2121" w:author="Zhang Li" w:date="2022-06-12T15:02:00Z">
                        <w:rPr>
                          <w:rFonts w:ascii="Cambria Math" w:eastAsia="宋体" w:hAnsi="Cambria Math" w:cs="Times New Roman"/>
                          <w:i/>
                          <w:kern w:val="0"/>
                          <w:sz w:val="24"/>
                          <w:szCs w:val="24"/>
                        </w:rPr>
                      </w:ins>
                    </m:ctrlPr>
                  </m:sSubPr>
                  <m:e>
                    <m:r>
                      <w:ins w:id="2122" w:author="Zhang Li" w:date="2022-06-12T15:02:00Z">
                        <w:rPr>
                          <w:rFonts w:ascii="Cambria Math" w:eastAsia="宋体" w:hAnsi="Cambria Math" w:cs="Times New Roman"/>
                          <w:kern w:val="0"/>
                          <w:sz w:val="24"/>
                          <w:szCs w:val="24"/>
                        </w:rPr>
                        <m:t>P</m:t>
                      </w:ins>
                    </m:r>
                  </m:e>
                  <m:sub>
                    <m:r>
                      <w:ins w:id="2123" w:author="Zhang Li" w:date="2022-06-12T15:02:00Z">
                        <w:rPr>
                          <w:rFonts w:ascii="Cambria Math" w:eastAsia="宋体" w:hAnsi="Cambria Math" w:cs="Times New Roman"/>
                          <w:kern w:val="0"/>
                          <w:sz w:val="24"/>
                          <w:szCs w:val="24"/>
                        </w:rPr>
                        <m:t>n</m:t>
                      </w:ins>
                    </m:r>
                  </m:sub>
                </m:sSub>
              </m:num>
              <m:den>
                <m:sSub>
                  <m:sSubPr>
                    <m:ctrlPr>
                      <w:ins w:id="2124" w:author="Zhang Li" w:date="2022-06-12T15:02:00Z">
                        <w:rPr>
                          <w:rFonts w:ascii="Cambria Math" w:eastAsia="宋体" w:hAnsi="Cambria Math" w:cs="Times New Roman"/>
                          <w:i/>
                          <w:kern w:val="0"/>
                          <w:sz w:val="24"/>
                          <w:szCs w:val="24"/>
                        </w:rPr>
                      </w:ins>
                    </m:ctrlPr>
                  </m:sSubPr>
                  <m:e>
                    <m:r>
                      <w:ins w:id="2125" w:author="Zhang Li" w:date="2022-06-12T15:02:00Z">
                        <w:rPr>
                          <w:rFonts w:ascii="Cambria Math" w:eastAsia="宋体" w:hAnsi="Cambria Math" w:cs="Times New Roman"/>
                          <w:kern w:val="0"/>
                          <w:sz w:val="24"/>
                          <w:szCs w:val="24"/>
                        </w:rPr>
                        <m:t>P</m:t>
                      </w:ins>
                    </m:r>
                  </m:e>
                  <m:sub>
                    <m:r>
                      <w:ins w:id="2126" w:author="Zhang Li" w:date="2022-06-12T15:02:00Z">
                        <w:rPr>
                          <w:rFonts w:ascii="Cambria Math" w:eastAsia="宋体" w:hAnsi="Cambria Math" w:cs="Times New Roman"/>
                          <w:kern w:val="0"/>
                          <w:sz w:val="24"/>
                          <w:szCs w:val="24"/>
                        </w:rPr>
                        <m:t>t</m:t>
                      </w:ins>
                    </m:r>
                  </m:sub>
                </m:sSub>
              </m:den>
            </m:f>
            <m:r>
              <w:ins w:id="2127" w:author="Zhang Li" w:date="2022-06-12T15:02:00Z">
                <w:rPr>
                  <w:rFonts w:ascii="Cambria Math" w:eastAsia="宋体" w:hAnsi="Cambria Math" w:cs="Times New Roman"/>
                  <w:kern w:val="0"/>
                  <w:sz w:val="24"/>
                  <w:szCs w:val="24"/>
                </w:rPr>
                <m:t>⋅</m:t>
              </w:ins>
            </m:r>
            <m:sSup>
              <m:sSupPr>
                <m:ctrlPr>
                  <w:ins w:id="2128" w:author="Zhang Li" w:date="2022-06-12T15:02:00Z">
                    <w:rPr>
                      <w:rFonts w:ascii="Cambria Math" w:eastAsia="宋体" w:hAnsi="Cambria Math" w:cs="Times New Roman"/>
                      <w:i/>
                      <w:kern w:val="0"/>
                      <w:sz w:val="24"/>
                      <w:szCs w:val="24"/>
                    </w:rPr>
                  </w:ins>
                </m:ctrlPr>
              </m:sSupPr>
              <m:e>
                <m:d>
                  <m:dPr>
                    <m:ctrlPr>
                      <w:ins w:id="2129" w:author="Zhang Li" w:date="2022-06-12T15:02:00Z">
                        <w:rPr>
                          <w:rFonts w:ascii="Cambria Math" w:eastAsia="宋体" w:hAnsi="Cambria Math" w:cs="Times New Roman"/>
                          <w:i/>
                          <w:kern w:val="0"/>
                          <w:sz w:val="24"/>
                          <w:szCs w:val="24"/>
                        </w:rPr>
                      </w:ins>
                    </m:ctrlPr>
                  </m:dPr>
                  <m:e>
                    <m:f>
                      <m:fPr>
                        <m:ctrlPr>
                          <w:ins w:id="2130" w:author="Zhang Li" w:date="2022-06-12T15:02:00Z">
                            <w:rPr>
                              <w:rFonts w:ascii="Cambria Math" w:eastAsia="宋体" w:hAnsi="Cambria Math" w:cs="Times New Roman"/>
                              <w:i/>
                              <w:kern w:val="0"/>
                              <w:sz w:val="24"/>
                              <w:szCs w:val="24"/>
                            </w:rPr>
                          </w:ins>
                        </m:ctrlPr>
                      </m:fPr>
                      <m:num>
                        <m:sSub>
                          <m:sSubPr>
                            <m:ctrlPr>
                              <w:ins w:id="2131" w:author="Zhang Li" w:date="2022-06-12T15:02:00Z">
                                <w:rPr>
                                  <w:rFonts w:ascii="Cambria Math" w:eastAsia="宋体" w:hAnsi="Cambria Math" w:cs="Times New Roman"/>
                                  <w:i/>
                                  <w:kern w:val="0"/>
                                  <w:sz w:val="24"/>
                                  <w:szCs w:val="24"/>
                                </w:rPr>
                              </w:ins>
                            </m:ctrlPr>
                          </m:sSubPr>
                          <m:e>
                            <m:r>
                              <w:ins w:id="2132" w:author="Zhang Li" w:date="2022-06-12T15:02:00Z">
                                <w:rPr>
                                  <w:rFonts w:ascii="Cambria Math" w:eastAsia="宋体" w:hAnsi="Cambria Math" w:cs="Times New Roman"/>
                                  <w:kern w:val="0"/>
                                  <w:sz w:val="24"/>
                                  <w:szCs w:val="24"/>
                                </w:rPr>
                                <m:t>d</m:t>
                              </w:ins>
                            </m:r>
                          </m:e>
                          <m:sub>
                            <m:r>
                              <w:ins w:id="2133" w:author="Zhang Li" w:date="2022-06-12T15:02:00Z">
                                <w:rPr>
                                  <w:rFonts w:ascii="Cambria Math" w:eastAsia="宋体" w:hAnsi="Cambria Math" w:cs="Times New Roman"/>
                                  <w:kern w:val="0"/>
                                  <w:sz w:val="24"/>
                                  <w:szCs w:val="24"/>
                                </w:rPr>
                                <m:t>u,v</m:t>
                              </w:ins>
                            </m:r>
                          </m:sub>
                        </m:sSub>
                      </m:num>
                      <m:den>
                        <m:sSub>
                          <m:sSubPr>
                            <m:ctrlPr>
                              <w:ins w:id="2134" w:author="Zhang Li" w:date="2022-06-12T15:02:00Z">
                                <w:rPr>
                                  <w:rFonts w:ascii="Cambria Math" w:eastAsia="宋体" w:hAnsi="Cambria Math" w:cs="Times New Roman"/>
                                  <w:i/>
                                  <w:kern w:val="0"/>
                                  <w:sz w:val="24"/>
                                  <w:szCs w:val="24"/>
                                </w:rPr>
                              </w:ins>
                            </m:ctrlPr>
                          </m:sSubPr>
                          <m:e>
                            <m:r>
                              <w:ins w:id="2135" w:author="Zhang Li" w:date="2022-06-12T15:02:00Z">
                                <w:rPr>
                                  <w:rFonts w:ascii="Cambria Math" w:eastAsia="宋体" w:hAnsi="Cambria Math" w:cs="Times New Roman"/>
                                  <w:kern w:val="0"/>
                                  <w:sz w:val="24"/>
                                  <w:szCs w:val="24"/>
                                </w:rPr>
                                <m:t>d</m:t>
                              </w:ins>
                            </m:r>
                          </m:e>
                          <m:sub>
                            <m:r>
                              <w:ins w:id="2136" w:author="Zhang Li" w:date="2022-06-12T15:02:00Z">
                                <w:rPr>
                                  <w:rFonts w:ascii="Cambria Math" w:eastAsia="宋体" w:hAnsi="Cambria Math" w:cs="Times New Roman"/>
                                  <w:kern w:val="0"/>
                                  <w:sz w:val="24"/>
                                  <w:szCs w:val="24"/>
                                </w:rPr>
                                <m:t>0</m:t>
                              </w:ins>
                            </m:r>
                          </m:sub>
                        </m:sSub>
                      </m:den>
                    </m:f>
                  </m:e>
                </m:d>
              </m:e>
              <m:sup>
                <m:r>
                  <w:ins w:id="2137" w:author="Zhang Li" w:date="2022-06-12T15:02:00Z">
                    <w:rPr>
                      <w:rFonts w:ascii="Cambria Math" w:eastAsia="宋体" w:hAnsi="Cambria Math" w:cs="Times New Roman"/>
                      <w:kern w:val="0"/>
                      <w:sz w:val="24"/>
                      <w:szCs w:val="24"/>
                    </w:rPr>
                    <m:t>α</m:t>
                  </w:ins>
                </m:r>
              </m:sup>
            </m:sSup>
          </m:sup>
        </m:sSup>
      </m:oMath>
      <w:ins w:id="2138"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2139" w:author="Zhang Li" w:date="2022-06-12T15:02:00Z">
            <w:rPr>
              <w:rFonts w:ascii="Cambria Math" w:eastAsia="宋体" w:hAnsi="Cambria Math" w:cs="Times New Roman"/>
              <w:kern w:val="0"/>
              <w:sz w:val="24"/>
              <w:szCs w:val="24"/>
            </w:rPr>
            <m:t>u</m:t>
          </w:ins>
        </m:r>
      </m:oMath>
      <w:ins w:id="214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2141" w:author="Zhang Li" w:date="2022-06-12T15:02:00Z">
            <w:rPr>
              <w:rFonts w:ascii="Cambria Math" w:eastAsia="宋体" w:hAnsi="Cambria Math" w:cs="Times New Roman"/>
              <w:kern w:val="0"/>
              <w:sz w:val="24"/>
              <w:szCs w:val="24"/>
            </w:rPr>
            <m:t>v</m:t>
          </w:ins>
        </m:r>
      </m:oMath>
      <w:ins w:id="2142" w:author="Zhang Li" w:date="2022-06-12T15:02:00Z">
        <w:r>
          <w:rPr>
            <w:rFonts w:ascii="Times New Roman" w:eastAsia="宋体" w:hAnsi="Times New Roman" w:cs="Times New Roman" w:hint="eastAsia"/>
            <w:kern w:val="0"/>
            <w:sz w:val="24"/>
            <w:szCs w:val="24"/>
          </w:rPr>
          <w:t>.</w:t>
        </w:r>
      </w:ins>
    </w:p>
    <w:p w14:paraId="77D3E810" w14:textId="77777777" w:rsidR="00614FA7" w:rsidRDefault="00614FA7" w:rsidP="00614FA7">
      <w:pPr>
        <w:spacing w:afterLines="100" w:after="312"/>
        <w:rPr>
          <w:ins w:id="2143" w:author="Zhang Li" w:date="2022-06-12T15:02:00Z"/>
          <w:rFonts w:ascii="Times New Roman" w:eastAsia="宋体" w:hAnsi="Times New Roman" w:cs="Times New Roman"/>
          <w:kern w:val="0"/>
          <w:sz w:val="24"/>
          <w:szCs w:val="24"/>
        </w:rPr>
      </w:pPr>
      <w:ins w:id="2144" w:author="Zhang Li" w:date="2022-06-12T15:02:00Z">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475216" w:rsidP="00614FA7">
      <w:pPr>
        <w:spacing w:afterLines="100" w:after="312"/>
        <w:rPr>
          <w:ins w:id="2145" w:author="Zhang Li" w:date="2022-06-12T15:02:00Z"/>
          <w:rFonts w:ascii="Times New Roman" w:eastAsia="宋体" w:hAnsi="Times New Roman" w:cs="Times New Roman"/>
          <w:kern w:val="0"/>
          <w:sz w:val="24"/>
          <w:szCs w:val="24"/>
        </w:rPr>
      </w:pPr>
      <m:oMathPara>
        <m:oMathParaPr>
          <m:jc m:val="center"/>
        </m:oMathParaPr>
        <m:oMath>
          <m:sSub>
            <m:sSubPr>
              <m:ctrlPr>
                <w:ins w:id="2146" w:author="Zhang Li" w:date="2022-06-12T15:02:00Z">
                  <w:rPr>
                    <w:rFonts w:ascii="Cambria Math" w:eastAsia="宋体" w:hAnsi="Cambria Math" w:cs="Times New Roman"/>
                    <w:i/>
                    <w:kern w:val="0"/>
                    <w:sz w:val="24"/>
                    <w:szCs w:val="24"/>
                  </w:rPr>
                </w:ins>
              </m:ctrlPr>
            </m:sSubPr>
            <m:e>
              <m:r>
                <w:ins w:id="2147" w:author="Zhang Li" w:date="2022-06-12T15:02:00Z">
                  <w:rPr>
                    <w:rFonts w:ascii="Cambria Math" w:eastAsia="宋体" w:hAnsi="Cambria Math" w:cs="Times New Roman"/>
                    <w:kern w:val="0"/>
                    <w:sz w:val="24"/>
                    <w:szCs w:val="24"/>
                  </w:rPr>
                  <m:t>p</m:t>
                </w:ins>
              </m:r>
            </m:e>
            <m:sub>
              <m:r>
                <w:ins w:id="2148" w:author="Zhang Li" w:date="2022-06-12T15:02:00Z">
                  <w:rPr>
                    <w:rFonts w:ascii="Cambria Math" w:eastAsia="宋体" w:hAnsi="Cambria Math" w:cs="Times New Roman"/>
                    <w:kern w:val="0"/>
                    <w:sz w:val="24"/>
                    <w:szCs w:val="24"/>
                  </w:rPr>
                  <m:t>suc</m:t>
                </w:ins>
              </m:r>
            </m:sub>
          </m:sSub>
          <m:r>
            <w:ins w:id="2149" w:author="Zhang Li" w:date="2022-06-12T15:02:00Z">
              <w:rPr>
                <w:rFonts w:ascii="Cambria Math" w:eastAsia="宋体" w:hAnsi="Cambria Math" w:cs="Times New Roman"/>
                <w:kern w:val="0"/>
                <w:sz w:val="24"/>
                <w:szCs w:val="24"/>
              </w:rPr>
              <m:t>=1-</m:t>
            </w:ins>
          </m:r>
          <m:nary>
            <m:naryPr>
              <m:chr m:val="∏"/>
              <m:supHide m:val="1"/>
              <m:ctrlPr>
                <w:ins w:id="2150" w:author="Zhang Li" w:date="2022-06-12T15:02:00Z">
                  <w:rPr>
                    <w:rFonts w:ascii="Cambria Math" w:eastAsia="宋体" w:hAnsi="Cambria Math" w:cs="Times New Roman"/>
                    <w:kern w:val="0"/>
                    <w:sz w:val="24"/>
                    <w:szCs w:val="24"/>
                  </w:rPr>
                </w:ins>
              </m:ctrlPr>
            </m:naryPr>
            <m:sub>
              <m:r>
                <w:ins w:id="2151" w:author="Zhang Li" w:date="2022-06-12T15:02:00Z">
                  <w:rPr>
                    <w:rFonts w:ascii="Cambria Math" w:eastAsia="宋体" w:hAnsi="Cambria Math" w:cs="Times New Roman"/>
                    <w:kern w:val="0"/>
                    <w:sz w:val="24"/>
                    <w:szCs w:val="24"/>
                  </w:rPr>
                  <m:t>v</m:t>
                </w:ins>
              </m:r>
              <m:r>
                <w:ins w:id="2152" w:author="Zhang Li" w:date="2022-06-12T15:02:00Z">
                  <m:rPr>
                    <m:sty m:val="p"/>
                  </m:rPr>
                  <w:rPr>
                    <w:rFonts w:ascii="Cambria Math" w:eastAsia="宋体" w:hAnsi="Cambria Math" w:cs="Times New Roman"/>
                    <w:kern w:val="0"/>
                    <w:sz w:val="24"/>
                    <w:szCs w:val="24"/>
                  </w:rPr>
                  <m:t>∈</m:t>
                </w:ins>
              </m:r>
              <m:r>
                <w:ins w:id="2153" w:author="Zhang Li" w:date="2022-06-12T15:02:00Z">
                  <w:rPr>
                    <w:rFonts w:ascii="Cambria Math" w:eastAsia="宋体" w:hAnsi="Cambria Math" w:cs="Times New Roman"/>
                    <w:kern w:val="0"/>
                    <w:sz w:val="24"/>
                    <w:szCs w:val="24"/>
                  </w:rPr>
                  <m:t>V</m:t>
                </w:ins>
              </m:r>
            </m:sub>
            <m:sup/>
            <m:e>
              <m:sSub>
                <m:sSubPr>
                  <m:ctrlPr>
                    <w:ins w:id="2154" w:author="Zhang Li" w:date="2022-06-12T15:02:00Z">
                      <w:rPr>
                        <w:rFonts w:ascii="Cambria Math" w:eastAsia="宋体" w:hAnsi="Cambria Math" w:cs="Times New Roman"/>
                        <w:kern w:val="0"/>
                        <w:sz w:val="24"/>
                        <w:szCs w:val="24"/>
                      </w:rPr>
                    </w:ins>
                  </m:ctrlPr>
                </m:sSubPr>
                <m:e>
                  <m:r>
                    <w:ins w:id="2155" w:author="Zhang Li" w:date="2022-06-12T15:02:00Z">
                      <w:rPr>
                        <w:rFonts w:ascii="Cambria Math" w:eastAsia="宋体" w:hAnsi="Cambria Math" w:cs="Times New Roman"/>
                        <w:kern w:val="0"/>
                        <w:sz w:val="24"/>
                        <w:szCs w:val="24"/>
                      </w:rPr>
                      <m:t>p</m:t>
                    </w:ins>
                  </m:r>
                </m:e>
                <m:sub>
                  <m:r>
                    <w:ins w:id="2156" w:author="Zhang Li" w:date="2022-06-12T15:02:00Z">
                      <m:rPr>
                        <m:sty m:val="p"/>
                      </m:rPr>
                      <w:rPr>
                        <w:rFonts w:ascii="Cambria Math" w:eastAsia="宋体" w:hAnsi="Cambria Math" w:cs="Times New Roman"/>
                        <w:kern w:val="0"/>
                        <w:sz w:val="24"/>
                        <w:szCs w:val="24"/>
                      </w:rPr>
                      <m:t xml:space="preserve"> </m:t>
                    </w:ins>
                  </m:r>
                  <m:r>
                    <w:ins w:id="2157" w:author="Zhang Li" w:date="2022-06-12T15:02:00Z">
                      <w:rPr>
                        <w:rFonts w:ascii="Cambria Math" w:eastAsia="宋体" w:hAnsi="Cambria Math" w:cs="Times New Roman"/>
                        <w:kern w:val="0"/>
                        <w:sz w:val="24"/>
                        <w:szCs w:val="24"/>
                      </w:rPr>
                      <m:t>Aggr</m:t>
                    </w:ins>
                  </m:r>
                  <m:r>
                    <w:ins w:id="2158" w:author="Zhang Li" w:date="2022-06-12T15:02:00Z">
                      <m:rPr>
                        <m:sty m:val="p"/>
                      </m:rPr>
                      <w:rPr>
                        <w:rFonts w:ascii="Cambria Math" w:eastAsia="宋体" w:hAnsi="Cambria Math" w:cs="Times New Roman"/>
                        <w:kern w:val="0"/>
                        <w:sz w:val="24"/>
                        <w:szCs w:val="24"/>
                      </w:rPr>
                      <m:t>,</m:t>
                    </w:ins>
                  </m:r>
                  <m:r>
                    <w:ins w:id="2159" w:author="Zhang Li" w:date="2022-06-12T15:02:00Z">
                      <w:rPr>
                        <w:rFonts w:ascii="Cambria Math" w:eastAsia="宋体" w:hAnsi="Cambria Math" w:cs="Times New Roman"/>
                        <w:kern w:val="0"/>
                        <w:sz w:val="24"/>
                        <w:szCs w:val="24"/>
                      </w:rPr>
                      <m:t>v</m:t>
                    </w:ins>
                  </m:r>
                </m:sub>
              </m:sSub>
            </m:e>
          </m:nary>
          <m:r>
            <w:ins w:id="2160" w:author="Zhang Li" w:date="2022-06-12T15:02:00Z">
              <w:rPr>
                <w:rFonts w:ascii="Cambria Math" w:eastAsia="宋体" w:hAnsi="Cambria Math" w:cs="Times New Roman"/>
                <w:kern w:val="0"/>
                <w:sz w:val="24"/>
                <w:szCs w:val="24"/>
              </w:rPr>
              <m:t xml:space="preserve"> =1-</m:t>
            </w:ins>
          </m:r>
          <m:nary>
            <m:naryPr>
              <m:chr m:val="∏"/>
              <m:supHide m:val="1"/>
              <m:ctrlPr>
                <w:ins w:id="2161" w:author="Zhang Li" w:date="2022-06-12T15:02:00Z">
                  <w:rPr>
                    <w:rFonts w:ascii="Cambria Math" w:eastAsia="宋体" w:hAnsi="Cambria Math" w:cs="Times New Roman"/>
                    <w:i/>
                    <w:kern w:val="0"/>
                    <w:sz w:val="24"/>
                    <w:szCs w:val="24"/>
                  </w:rPr>
                </w:ins>
              </m:ctrlPr>
            </m:naryPr>
            <m:sub>
              <m:r>
                <w:ins w:id="2162" w:author="Zhang Li" w:date="2022-06-12T15:02:00Z">
                  <w:rPr>
                    <w:rFonts w:ascii="Cambria Math" w:eastAsia="宋体" w:hAnsi="Cambria Math" w:cs="Times New Roman"/>
                    <w:kern w:val="0"/>
                    <w:sz w:val="24"/>
                    <w:szCs w:val="24"/>
                  </w:rPr>
                  <m:t>v∈V</m:t>
                </w:ins>
              </m:r>
            </m:sub>
            <m:sup/>
            <m:e>
              <m:d>
                <m:dPr>
                  <m:begChr m:val="["/>
                  <m:endChr m:val="]"/>
                  <m:ctrlPr>
                    <w:ins w:id="2163" w:author="Zhang Li" w:date="2022-06-12T15:02:00Z">
                      <w:rPr>
                        <w:rFonts w:ascii="Cambria Math" w:eastAsia="宋体" w:hAnsi="Cambria Math" w:cs="Times New Roman"/>
                        <w:i/>
                        <w:kern w:val="0"/>
                        <w:sz w:val="24"/>
                        <w:szCs w:val="24"/>
                      </w:rPr>
                    </w:ins>
                  </m:ctrlPr>
                </m:dPr>
                <m:e>
                  <m:nary>
                    <m:naryPr>
                      <m:chr m:val="∑"/>
                      <m:ctrlPr>
                        <w:ins w:id="2164" w:author="Zhang Li" w:date="2022-06-12T15:02:00Z">
                          <w:rPr>
                            <w:rFonts w:ascii="Cambria Math" w:eastAsia="宋体" w:hAnsi="Cambria Math" w:cs="Times New Roman"/>
                            <w:i/>
                            <w:kern w:val="0"/>
                            <w:sz w:val="24"/>
                            <w:szCs w:val="24"/>
                          </w:rPr>
                        </w:ins>
                      </m:ctrlPr>
                    </m:naryPr>
                    <m:sub>
                      <m:r>
                        <w:ins w:id="2165" w:author="Zhang Li" w:date="2022-06-12T15:02:00Z">
                          <w:rPr>
                            <w:rFonts w:ascii="Cambria Math" w:eastAsia="宋体" w:hAnsi="Cambria Math" w:cs="Times New Roman"/>
                            <w:kern w:val="0"/>
                            <w:sz w:val="24"/>
                            <w:szCs w:val="24"/>
                          </w:rPr>
                          <m:t>f=</m:t>
                        </w:ins>
                      </m:r>
                      <m:d>
                        <m:dPr>
                          <m:begChr m:val="⌈"/>
                          <m:endChr m:val="⌉"/>
                          <m:ctrlPr>
                            <w:ins w:id="2166" w:author="Zhang Li" w:date="2022-06-12T15:02:00Z">
                              <w:rPr>
                                <w:rFonts w:ascii="Cambria Math" w:eastAsia="宋体" w:hAnsi="Cambria Math" w:cs="Times New Roman"/>
                                <w:i/>
                                <w:kern w:val="0"/>
                                <w:sz w:val="24"/>
                                <w:szCs w:val="24"/>
                              </w:rPr>
                            </w:ins>
                          </m:ctrlPr>
                        </m:dPr>
                        <m:e>
                          <m:f>
                            <m:fPr>
                              <m:ctrlPr>
                                <w:ins w:id="2167" w:author="Zhang Li" w:date="2022-06-12T15:02:00Z">
                                  <w:rPr>
                                    <w:rFonts w:ascii="Cambria Math" w:eastAsia="宋体" w:hAnsi="Cambria Math" w:cs="Times New Roman"/>
                                    <w:i/>
                                    <w:kern w:val="0"/>
                                    <w:sz w:val="24"/>
                                    <w:szCs w:val="24"/>
                                  </w:rPr>
                                </w:ins>
                              </m:ctrlPr>
                            </m:fPr>
                            <m:num>
                              <m:r>
                                <w:ins w:id="2168" w:author="Zhang Li" w:date="2022-06-12T15:02:00Z">
                                  <w:rPr>
                                    <w:rFonts w:ascii="Cambria Math" w:eastAsia="宋体" w:hAnsi="Cambria Math" w:cs="Times New Roman"/>
                                    <w:kern w:val="0"/>
                                    <w:sz w:val="24"/>
                                    <w:szCs w:val="24"/>
                                  </w:rPr>
                                  <m:t>N-1</m:t>
                                </w:ins>
                              </m:r>
                            </m:num>
                            <m:den>
                              <m:r>
                                <w:ins w:id="2169" w:author="Zhang Li" w:date="2022-06-12T15:02:00Z">
                                  <w:rPr>
                                    <w:rFonts w:ascii="Cambria Math" w:eastAsia="宋体" w:hAnsi="Cambria Math" w:cs="Times New Roman"/>
                                    <w:kern w:val="0"/>
                                    <w:sz w:val="24"/>
                                    <w:szCs w:val="24"/>
                                  </w:rPr>
                                  <m:t>2</m:t>
                                </w:ins>
                              </m:r>
                            </m:den>
                          </m:f>
                        </m:e>
                      </m:d>
                    </m:sub>
                    <m:sup>
                      <m:r>
                        <w:ins w:id="2170" w:author="Zhang Li" w:date="2022-06-12T15:02:00Z">
                          <w:rPr>
                            <w:rFonts w:ascii="Cambria Math" w:eastAsia="宋体" w:hAnsi="Cambria Math" w:cs="Times New Roman"/>
                            <w:kern w:val="0"/>
                            <w:sz w:val="24"/>
                            <w:szCs w:val="24"/>
                          </w:rPr>
                          <m:t>N-1</m:t>
                        </w:ins>
                      </m:r>
                    </m:sup>
                    <m:e>
                      <m:nary>
                        <m:naryPr>
                          <m:chr m:val="∏"/>
                          <m:supHide m:val="1"/>
                          <m:ctrlPr>
                            <w:ins w:id="2171" w:author="Zhang Li" w:date="2022-06-12T15:02:00Z">
                              <w:rPr>
                                <w:rFonts w:ascii="Cambria Math" w:eastAsia="宋体" w:hAnsi="Cambria Math" w:cs="Times New Roman"/>
                                <w:i/>
                                <w:kern w:val="0"/>
                                <w:sz w:val="24"/>
                                <w:szCs w:val="24"/>
                              </w:rPr>
                            </w:ins>
                          </m:ctrlPr>
                        </m:naryPr>
                        <m:sub>
                          <m:sSub>
                            <m:sSubPr>
                              <m:ctrlPr>
                                <w:ins w:id="2172" w:author="Zhang Li" w:date="2022-06-12T15:02:00Z">
                                  <w:rPr>
                                    <w:rFonts w:ascii="Cambria Math" w:eastAsia="宋体" w:hAnsi="Cambria Math" w:cs="Times New Roman"/>
                                    <w:i/>
                                    <w:kern w:val="0"/>
                                    <w:sz w:val="24"/>
                                    <w:szCs w:val="24"/>
                                  </w:rPr>
                                </w:ins>
                              </m:ctrlPr>
                            </m:sSubPr>
                            <m:e>
                              <m:r>
                                <w:ins w:id="2173" w:author="Zhang Li" w:date="2022-06-12T15:02:00Z">
                                  <w:rPr>
                                    <w:rFonts w:ascii="Cambria Math" w:eastAsia="宋体" w:hAnsi="Cambria Math" w:cs="Times New Roman"/>
                                    <w:kern w:val="0"/>
                                    <w:sz w:val="24"/>
                                    <w:szCs w:val="24"/>
                                  </w:rPr>
                                  <m:t>v</m:t>
                                </w:ins>
                              </m:r>
                            </m:e>
                            <m:sub>
                              <m:r>
                                <w:ins w:id="2174" w:author="Zhang Li" w:date="2022-06-12T15:02:00Z">
                                  <w:rPr>
                                    <w:rFonts w:ascii="Cambria Math" w:eastAsia="宋体" w:hAnsi="Cambria Math" w:cs="Times New Roman"/>
                                    <w:kern w:val="0"/>
                                    <w:sz w:val="24"/>
                                    <w:szCs w:val="24"/>
                                  </w:rPr>
                                  <m:t>f</m:t>
                                </w:ins>
                              </m:r>
                            </m:sub>
                          </m:sSub>
                          <m:r>
                            <w:ins w:id="2175" w:author="Zhang Li" w:date="2022-06-12T15:02:00Z">
                              <w:rPr>
                                <w:rFonts w:ascii="Cambria Math" w:eastAsia="宋体" w:hAnsi="Cambria Math" w:cs="Times New Roman"/>
                                <w:kern w:val="0"/>
                                <w:sz w:val="24"/>
                                <w:szCs w:val="24"/>
                              </w:rPr>
                              <m:t>∈</m:t>
                            </w:ins>
                          </m:r>
                          <m:sSub>
                            <m:sSubPr>
                              <m:ctrlPr>
                                <w:ins w:id="2176" w:author="Zhang Li" w:date="2022-06-12T15:02:00Z">
                                  <w:rPr>
                                    <w:rFonts w:ascii="Cambria Math" w:eastAsia="宋体" w:hAnsi="Cambria Math" w:cs="Times New Roman"/>
                                    <w:i/>
                                    <w:kern w:val="0"/>
                                    <w:sz w:val="24"/>
                                    <w:szCs w:val="24"/>
                                  </w:rPr>
                                </w:ins>
                              </m:ctrlPr>
                            </m:sSubPr>
                            <m:e>
                              <m:r>
                                <w:ins w:id="2177" w:author="Zhang Li" w:date="2022-06-12T15:02:00Z">
                                  <w:rPr>
                                    <w:rFonts w:ascii="Cambria Math" w:eastAsia="宋体" w:hAnsi="Cambria Math" w:cs="Times New Roman"/>
                                    <w:kern w:val="0"/>
                                    <w:sz w:val="24"/>
                                    <w:szCs w:val="24"/>
                                  </w:rPr>
                                  <m:t>V</m:t>
                                </w:ins>
                              </m:r>
                            </m:e>
                            <m:sub>
                              <m:r>
                                <w:ins w:id="2178" w:author="Zhang Li" w:date="2022-06-12T15:02:00Z">
                                  <w:rPr>
                                    <w:rFonts w:ascii="Cambria Math" w:eastAsia="宋体" w:hAnsi="Cambria Math" w:cs="Times New Roman"/>
                                    <w:kern w:val="0"/>
                                    <w:sz w:val="24"/>
                                    <w:szCs w:val="24"/>
                                  </w:rPr>
                                  <m:t>f</m:t>
                                </w:ins>
                              </m:r>
                            </m:sub>
                          </m:sSub>
                        </m:sub>
                        <m:sup/>
                        <m:e>
                          <m:sSub>
                            <m:sSubPr>
                              <m:ctrlPr>
                                <w:ins w:id="2179" w:author="Zhang Li" w:date="2022-06-12T15:02:00Z">
                                  <w:rPr>
                                    <w:rFonts w:ascii="Cambria Math" w:eastAsia="宋体" w:hAnsi="Cambria Math" w:cs="Times New Roman"/>
                                    <w:i/>
                                    <w:kern w:val="0"/>
                                    <w:sz w:val="24"/>
                                    <w:szCs w:val="24"/>
                                  </w:rPr>
                                </w:ins>
                              </m:ctrlPr>
                            </m:sSubPr>
                            <m:e>
                              <m:r>
                                <w:ins w:id="2180" w:author="Zhang Li" w:date="2022-06-12T15:02:00Z">
                                  <w:rPr>
                                    <w:rFonts w:ascii="Cambria Math" w:eastAsia="宋体" w:hAnsi="Cambria Math" w:cs="Times New Roman"/>
                                    <w:kern w:val="0"/>
                                    <w:sz w:val="24"/>
                                    <w:szCs w:val="24"/>
                                  </w:rPr>
                                  <m:t>ϵ</m:t>
                                </w:ins>
                              </m:r>
                            </m:e>
                            <m:sub>
                              <m:sSub>
                                <m:sSubPr>
                                  <m:ctrlPr>
                                    <w:ins w:id="2181" w:author="Zhang Li" w:date="2022-06-12T15:02:00Z">
                                      <w:rPr>
                                        <w:rFonts w:ascii="Cambria Math" w:eastAsia="宋体" w:hAnsi="Cambria Math" w:cs="Times New Roman"/>
                                        <w:i/>
                                        <w:kern w:val="0"/>
                                        <w:sz w:val="24"/>
                                        <w:szCs w:val="24"/>
                                      </w:rPr>
                                    </w:ins>
                                  </m:ctrlPr>
                                </m:sSubPr>
                                <m:e>
                                  <m:r>
                                    <w:ins w:id="2182" w:author="Zhang Li" w:date="2022-06-12T15:02:00Z">
                                      <w:rPr>
                                        <w:rFonts w:ascii="Cambria Math" w:eastAsia="宋体" w:hAnsi="Cambria Math" w:cs="Times New Roman"/>
                                        <w:kern w:val="0"/>
                                        <w:sz w:val="24"/>
                                        <w:szCs w:val="24"/>
                                      </w:rPr>
                                      <m:t>v</m:t>
                                    </w:ins>
                                  </m:r>
                                </m:e>
                                <m:sub>
                                  <m:r>
                                    <w:ins w:id="2183" w:author="Zhang Li" w:date="2022-06-12T15:02:00Z">
                                      <w:rPr>
                                        <w:rFonts w:ascii="Cambria Math" w:eastAsia="宋体" w:hAnsi="Cambria Math" w:cs="Times New Roman"/>
                                        <w:kern w:val="0"/>
                                        <w:sz w:val="24"/>
                                        <w:szCs w:val="24"/>
                                      </w:rPr>
                                      <m:t>f</m:t>
                                    </w:ins>
                                  </m:r>
                                </m:sub>
                              </m:sSub>
                              <m:r>
                                <w:ins w:id="2184" w:author="Zhang Li" w:date="2022-06-12T15:02:00Z">
                                  <w:rPr>
                                    <w:rFonts w:ascii="Cambria Math" w:eastAsia="宋体" w:hAnsi="Cambria Math" w:cs="Times New Roman"/>
                                    <w:kern w:val="0"/>
                                    <w:sz w:val="24"/>
                                    <w:szCs w:val="24"/>
                                  </w:rPr>
                                  <m:t>,v</m:t>
                                </w:ins>
                              </m:r>
                            </m:sub>
                          </m:sSub>
                        </m:e>
                      </m:nary>
                      <m:nary>
                        <m:naryPr>
                          <m:chr m:val="∏"/>
                          <m:supHide m:val="1"/>
                          <m:ctrlPr>
                            <w:ins w:id="2185" w:author="Zhang Li" w:date="2022-06-12T15:02:00Z">
                              <w:rPr>
                                <w:rFonts w:ascii="Cambria Math" w:eastAsia="宋体" w:hAnsi="Cambria Math" w:cs="Times New Roman"/>
                                <w:i/>
                                <w:kern w:val="0"/>
                                <w:sz w:val="24"/>
                                <w:szCs w:val="24"/>
                              </w:rPr>
                            </w:ins>
                          </m:ctrlPr>
                        </m:naryPr>
                        <m:sub>
                          <m:sSub>
                            <m:sSubPr>
                              <m:ctrlPr>
                                <w:ins w:id="2186" w:author="Zhang Li" w:date="2022-06-12T15:02:00Z">
                                  <w:rPr>
                                    <w:rFonts w:ascii="Cambria Math" w:eastAsia="宋体" w:hAnsi="Cambria Math" w:cs="Times New Roman"/>
                                    <w:i/>
                                    <w:kern w:val="0"/>
                                    <w:sz w:val="24"/>
                                    <w:szCs w:val="24"/>
                                  </w:rPr>
                                </w:ins>
                              </m:ctrlPr>
                            </m:sSubPr>
                            <m:e>
                              <m:r>
                                <w:ins w:id="2187" w:author="Zhang Li" w:date="2022-06-12T15:02:00Z">
                                  <w:rPr>
                                    <w:rFonts w:ascii="Cambria Math" w:eastAsia="宋体" w:hAnsi="Cambria Math" w:cs="Times New Roman"/>
                                    <w:kern w:val="0"/>
                                    <w:sz w:val="24"/>
                                    <w:szCs w:val="24"/>
                                  </w:rPr>
                                  <m:t>v</m:t>
                                </w:ins>
                              </m:r>
                            </m:e>
                            <m:sub>
                              <m:r>
                                <w:ins w:id="2188" w:author="Zhang Li" w:date="2022-06-12T15:02:00Z">
                                  <w:rPr>
                                    <w:rFonts w:ascii="Cambria Math" w:eastAsia="宋体" w:hAnsi="Cambria Math" w:cs="Times New Roman"/>
                                    <w:kern w:val="0"/>
                                    <w:sz w:val="24"/>
                                    <w:szCs w:val="24"/>
                                  </w:rPr>
                                  <m:t>h</m:t>
                                </w:ins>
                              </m:r>
                            </m:sub>
                          </m:sSub>
                          <m:r>
                            <w:ins w:id="2189" w:author="Zhang Li" w:date="2022-06-12T15:02:00Z">
                              <w:rPr>
                                <w:rFonts w:ascii="Cambria Math" w:eastAsia="宋体" w:hAnsi="Cambria Math" w:cs="Times New Roman"/>
                                <w:kern w:val="0"/>
                                <w:sz w:val="24"/>
                                <w:szCs w:val="24"/>
                              </w:rPr>
                              <m:t>∈</m:t>
                            </w:ins>
                          </m:r>
                          <m:r>
                            <w:ins w:id="2190" w:author="Zhang Li" w:date="2022-06-12T15:02:00Z">
                              <w:rPr>
                                <w:rFonts w:ascii="Cambria Math" w:eastAsia="宋体" w:hAnsi="Cambria Math" w:cs="Times New Roman" w:hint="eastAsia"/>
                                <w:kern w:val="0"/>
                                <w:sz w:val="24"/>
                                <w:szCs w:val="24"/>
                              </w:rPr>
                              <m:t>V</m:t>
                            </w:ins>
                          </m:r>
                          <m:r>
                            <w:ins w:id="2191" w:author="Zhang Li" w:date="2022-06-12T15:02:00Z">
                              <w:rPr>
                                <w:rFonts w:ascii="Cambria Math" w:eastAsia="宋体" w:hAnsi="Cambria Math" w:cs="Times New Roman"/>
                                <w:kern w:val="0"/>
                                <w:sz w:val="24"/>
                                <w:szCs w:val="24"/>
                              </w:rPr>
                              <m:t>∖</m:t>
                            </w:ins>
                          </m:r>
                          <m:sSub>
                            <m:sSubPr>
                              <m:ctrlPr>
                                <w:ins w:id="2192" w:author="Zhang Li" w:date="2022-06-12T15:02:00Z">
                                  <w:rPr>
                                    <w:rFonts w:ascii="Cambria Math" w:eastAsia="宋体" w:hAnsi="Cambria Math" w:cs="Times New Roman"/>
                                    <w:i/>
                                    <w:kern w:val="0"/>
                                    <w:sz w:val="24"/>
                                    <w:szCs w:val="24"/>
                                  </w:rPr>
                                </w:ins>
                              </m:ctrlPr>
                            </m:sSubPr>
                            <m:e>
                              <m:r>
                                <w:ins w:id="2193" w:author="Zhang Li" w:date="2022-06-12T15:02:00Z">
                                  <w:rPr>
                                    <w:rFonts w:ascii="Cambria Math" w:eastAsia="宋体" w:hAnsi="Cambria Math" w:cs="Times New Roman"/>
                                    <w:kern w:val="0"/>
                                    <w:sz w:val="24"/>
                                    <w:szCs w:val="24"/>
                                  </w:rPr>
                                  <m:t>V</m:t>
                                </w:ins>
                              </m:r>
                            </m:e>
                            <m:sub>
                              <m:r>
                                <w:ins w:id="2194" w:author="Zhang Li" w:date="2022-06-12T15:02:00Z">
                                  <w:rPr>
                                    <w:rFonts w:ascii="Cambria Math" w:eastAsia="宋体" w:hAnsi="Cambria Math" w:cs="Times New Roman"/>
                                    <w:kern w:val="0"/>
                                    <w:sz w:val="24"/>
                                    <w:szCs w:val="24"/>
                                  </w:rPr>
                                  <m:t>f</m:t>
                                </w:ins>
                              </m:r>
                            </m:sub>
                          </m:sSub>
                        </m:sub>
                        <m:sup/>
                        <m:e>
                          <m:d>
                            <m:dPr>
                              <m:begChr m:val="["/>
                              <m:endChr m:val="]"/>
                              <m:ctrlPr>
                                <w:ins w:id="2195" w:author="Zhang Li" w:date="2022-06-12T15:02:00Z">
                                  <w:rPr>
                                    <w:rFonts w:ascii="Cambria Math" w:eastAsia="宋体" w:hAnsi="Cambria Math" w:cs="Times New Roman"/>
                                    <w:i/>
                                    <w:kern w:val="0"/>
                                    <w:sz w:val="24"/>
                                    <w:szCs w:val="24"/>
                                  </w:rPr>
                                </w:ins>
                              </m:ctrlPr>
                            </m:dPr>
                            <m:e>
                              <m:r>
                                <w:ins w:id="2196" w:author="Zhang Li" w:date="2022-06-12T15:02:00Z">
                                  <w:rPr>
                                    <w:rFonts w:ascii="Cambria Math" w:eastAsia="宋体" w:hAnsi="Cambria Math" w:cs="Times New Roman"/>
                                    <w:kern w:val="0"/>
                                    <w:sz w:val="24"/>
                                    <w:szCs w:val="24"/>
                                  </w:rPr>
                                  <m:t>1-</m:t>
                                </w:ins>
                              </m:r>
                              <m:sSub>
                                <m:sSubPr>
                                  <m:ctrlPr>
                                    <w:ins w:id="2197" w:author="Zhang Li" w:date="2022-06-12T15:02:00Z">
                                      <w:rPr>
                                        <w:rFonts w:ascii="Cambria Math" w:eastAsia="宋体" w:hAnsi="Cambria Math" w:cs="Times New Roman"/>
                                        <w:i/>
                                        <w:kern w:val="0"/>
                                        <w:sz w:val="24"/>
                                        <w:szCs w:val="24"/>
                                      </w:rPr>
                                    </w:ins>
                                  </m:ctrlPr>
                                </m:sSubPr>
                                <m:e>
                                  <m:r>
                                    <w:ins w:id="2198" w:author="Zhang Li" w:date="2022-06-12T15:02:00Z">
                                      <w:rPr>
                                        <w:rFonts w:ascii="Cambria Math" w:eastAsia="宋体" w:hAnsi="Cambria Math" w:cs="Times New Roman"/>
                                        <w:kern w:val="0"/>
                                        <w:sz w:val="24"/>
                                        <w:szCs w:val="24"/>
                                      </w:rPr>
                                      <m:t>ϵ</m:t>
                                    </w:ins>
                                  </m:r>
                                </m:e>
                                <m:sub>
                                  <m:r>
                                    <w:ins w:id="2199" w:author="Zhang Li" w:date="2022-06-12T15:02:00Z">
                                      <w:rPr>
                                        <w:rFonts w:ascii="Cambria Math" w:eastAsia="宋体" w:hAnsi="Cambria Math" w:cs="Times New Roman"/>
                                        <w:kern w:val="0"/>
                                        <w:sz w:val="24"/>
                                        <w:szCs w:val="24"/>
                                      </w:rPr>
                                      <m:t>h,v</m:t>
                                    </w:ins>
                                  </m:r>
                                </m:sub>
                              </m:sSub>
                            </m:e>
                          </m:d>
                        </m:e>
                      </m:nary>
                      <m:r>
                        <w:ins w:id="2200"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2201" w:author="Zhang Li" w:date="2022-06-12T15:02:00Z"/>
          <w:rFonts w:ascii="Times New Roman" w:eastAsia="宋体" w:hAnsi="Times New Roman" w:cs="Times New Roman"/>
          <w:kern w:val="0"/>
          <w:sz w:val="24"/>
          <w:szCs w:val="24"/>
        </w:rPr>
      </w:pPr>
      <m:oMathPara>
        <m:oMathParaPr>
          <m:jc m:val="left"/>
        </m:oMathParaPr>
        <m:oMath>
          <m:r>
            <w:ins w:id="2202" w:author="Zhang Li" w:date="2022-06-12T15:02:00Z">
              <w:rPr>
                <w:rFonts w:ascii="Cambria Math" w:eastAsia="宋体" w:hAnsi="Cambria Math" w:cs="Times New Roman"/>
                <w:kern w:val="0"/>
                <w:sz w:val="24"/>
                <w:szCs w:val="24"/>
              </w:rPr>
              <m:t>≥1-</m:t>
            </w:ins>
          </m:r>
          <m:sSup>
            <m:sSupPr>
              <m:ctrlPr>
                <w:ins w:id="2203" w:author="Zhang Li" w:date="2022-06-12T15:02:00Z">
                  <w:rPr>
                    <w:rFonts w:ascii="Cambria Math" w:eastAsia="宋体" w:hAnsi="Cambria Math" w:cs="Times New Roman"/>
                    <w:i/>
                    <w:kern w:val="0"/>
                    <w:sz w:val="24"/>
                    <w:szCs w:val="24"/>
                  </w:rPr>
                </w:ins>
              </m:ctrlPr>
            </m:sSupPr>
            <m:e>
              <m:d>
                <m:dPr>
                  <m:ctrlPr>
                    <w:ins w:id="2204" w:author="Zhang Li" w:date="2022-06-12T15:02:00Z">
                      <w:rPr>
                        <w:rFonts w:ascii="Cambria Math" w:eastAsia="宋体" w:hAnsi="Cambria Math" w:cs="Times New Roman"/>
                        <w:i/>
                        <w:kern w:val="0"/>
                        <w:sz w:val="24"/>
                        <w:szCs w:val="24"/>
                      </w:rPr>
                    </w:ins>
                  </m:ctrlPr>
                </m:dPr>
                <m:e>
                  <m:nary>
                    <m:naryPr>
                      <m:chr m:val="∑"/>
                      <m:limLoc m:val="undOvr"/>
                      <m:ctrlPr>
                        <w:ins w:id="2205" w:author="Zhang Li" w:date="2022-06-12T15:02:00Z">
                          <w:rPr>
                            <w:rFonts w:ascii="Cambria Math" w:eastAsia="宋体" w:hAnsi="Cambria Math" w:cs="Times New Roman"/>
                            <w:i/>
                            <w:kern w:val="0"/>
                            <w:sz w:val="24"/>
                            <w:szCs w:val="24"/>
                          </w:rPr>
                        </w:ins>
                      </m:ctrlPr>
                    </m:naryPr>
                    <m:sub>
                      <m:r>
                        <w:ins w:id="2206" w:author="Zhang Li" w:date="2022-06-12T15:02:00Z">
                          <w:rPr>
                            <w:rFonts w:ascii="Cambria Math" w:eastAsia="宋体" w:hAnsi="Cambria Math" w:cs="Times New Roman"/>
                            <w:kern w:val="0"/>
                            <w:sz w:val="24"/>
                            <w:szCs w:val="24"/>
                          </w:rPr>
                          <m:t>f=⌈</m:t>
                        </w:ins>
                      </m:r>
                      <m:f>
                        <m:fPr>
                          <m:ctrlPr>
                            <w:ins w:id="2207" w:author="Zhang Li" w:date="2022-06-12T15:02:00Z">
                              <w:rPr>
                                <w:rFonts w:ascii="Cambria Math" w:eastAsia="宋体" w:hAnsi="Cambria Math" w:cs="Times New Roman"/>
                                <w:i/>
                                <w:kern w:val="0"/>
                                <w:sz w:val="24"/>
                                <w:szCs w:val="24"/>
                              </w:rPr>
                            </w:ins>
                          </m:ctrlPr>
                        </m:fPr>
                        <m:num>
                          <m:r>
                            <w:ins w:id="2208" w:author="Zhang Li" w:date="2022-06-12T15:02:00Z">
                              <w:rPr>
                                <w:rFonts w:ascii="Cambria Math" w:eastAsia="宋体" w:hAnsi="Cambria Math" w:cs="Times New Roman"/>
                                <w:kern w:val="0"/>
                                <w:sz w:val="24"/>
                                <w:szCs w:val="24"/>
                              </w:rPr>
                              <m:t>N-1</m:t>
                            </w:ins>
                          </m:r>
                        </m:num>
                        <m:den>
                          <m:r>
                            <w:ins w:id="2209" w:author="Zhang Li" w:date="2022-06-12T15:02:00Z">
                              <w:rPr>
                                <w:rFonts w:ascii="Cambria Math" w:eastAsia="宋体" w:hAnsi="Cambria Math" w:cs="Times New Roman"/>
                                <w:kern w:val="0"/>
                                <w:sz w:val="24"/>
                                <w:szCs w:val="24"/>
                              </w:rPr>
                              <m:t>2</m:t>
                            </w:ins>
                          </m:r>
                        </m:den>
                      </m:f>
                      <m:r>
                        <w:ins w:id="2210" w:author="Zhang Li" w:date="2022-06-12T15:02:00Z">
                          <w:rPr>
                            <w:rFonts w:ascii="Cambria Math" w:eastAsia="宋体" w:hAnsi="Cambria Math" w:cs="Times New Roman"/>
                            <w:kern w:val="0"/>
                            <w:sz w:val="24"/>
                            <w:szCs w:val="24"/>
                          </w:rPr>
                          <m:t>⌉</m:t>
                        </w:ins>
                      </m:r>
                    </m:sub>
                    <m:sup>
                      <m:r>
                        <w:ins w:id="2211" w:author="Zhang Li" w:date="2022-06-12T15:02:00Z">
                          <w:rPr>
                            <w:rFonts w:ascii="Cambria Math" w:eastAsia="宋体" w:hAnsi="Cambria Math" w:cs="Times New Roman"/>
                            <w:kern w:val="0"/>
                            <w:sz w:val="24"/>
                            <w:szCs w:val="24"/>
                          </w:rPr>
                          <m:t>N-1</m:t>
                        </w:ins>
                      </m:r>
                    </m:sup>
                    <m:e>
                      <m:sSubSup>
                        <m:sSubSupPr>
                          <m:ctrlPr>
                            <w:ins w:id="2212" w:author="Zhang Li" w:date="2022-06-12T15:02:00Z">
                              <w:rPr>
                                <w:rFonts w:ascii="Cambria Math" w:eastAsia="宋体" w:hAnsi="Cambria Math" w:cs="Times New Roman"/>
                                <w:i/>
                                <w:kern w:val="0"/>
                                <w:sz w:val="24"/>
                                <w:szCs w:val="24"/>
                              </w:rPr>
                            </w:ins>
                          </m:ctrlPr>
                        </m:sSubSupPr>
                        <m:e>
                          <m:r>
                            <w:ins w:id="2213" w:author="Zhang Li" w:date="2022-06-12T15:02:00Z">
                              <w:rPr>
                                <w:rFonts w:ascii="Cambria Math" w:eastAsia="宋体" w:hAnsi="Cambria Math" w:cs="Times New Roman"/>
                                <w:kern w:val="0"/>
                                <w:sz w:val="24"/>
                                <w:szCs w:val="24"/>
                              </w:rPr>
                              <m:t xml:space="preserve"> </m:t>
                            </w:ins>
                          </m:r>
                          <m:d>
                            <m:dPr>
                              <m:ctrlPr>
                                <w:ins w:id="2214" w:author="Zhang Li" w:date="2022-06-12T15:02:00Z">
                                  <w:rPr>
                                    <w:rFonts w:ascii="Cambria Math" w:eastAsia="宋体" w:hAnsi="Cambria Math" w:cs="Times New Roman"/>
                                    <w:i/>
                                    <w:kern w:val="0"/>
                                    <w:sz w:val="24"/>
                                    <w:szCs w:val="24"/>
                                  </w:rPr>
                                </w:ins>
                              </m:ctrlPr>
                            </m:dPr>
                            <m:e>
                              <m:f>
                                <m:fPr>
                                  <m:type m:val="noBar"/>
                                  <m:ctrlPr>
                                    <w:ins w:id="2215" w:author="Zhang Li" w:date="2022-06-12T15:02:00Z">
                                      <w:rPr>
                                        <w:rFonts w:ascii="Cambria Math" w:eastAsia="宋体" w:hAnsi="Cambria Math" w:cs="Times New Roman"/>
                                        <w:i/>
                                        <w:kern w:val="0"/>
                                        <w:sz w:val="24"/>
                                        <w:szCs w:val="24"/>
                                      </w:rPr>
                                    </w:ins>
                                  </m:ctrlPr>
                                </m:fPr>
                                <m:num>
                                  <m:r>
                                    <w:ins w:id="2216" w:author="Zhang Li" w:date="2022-06-12T15:02:00Z">
                                      <w:rPr>
                                        <w:rFonts w:ascii="Cambria Math" w:eastAsia="宋体" w:hAnsi="Cambria Math" w:cs="Times New Roman"/>
                                        <w:kern w:val="0"/>
                                        <w:sz w:val="24"/>
                                        <w:szCs w:val="24"/>
                                      </w:rPr>
                                      <m:t>N-1</m:t>
                                    </w:ins>
                                  </m:r>
                                </m:num>
                                <m:den>
                                  <m:d>
                                    <m:dPr>
                                      <m:begChr m:val="⌈"/>
                                      <m:endChr m:val="⌉"/>
                                      <m:ctrlPr>
                                        <w:ins w:id="2217" w:author="Zhang Li" w:date="2022-06-12T15:02:00Z">
                                          <w:rPr>
                                            <w:rFonts w:ascii="Cambria Math" w:eastAsia="宋体" w:hAnsi="Cambria Math" w:cs="Times New Roman"/>
                                            <w:i/>
                                            <w:kern w:val="0"/>
                                            <w:sz w:val="24"/>
                                            <w:szCs w:val="24"/>
                                          </w:rPr>
                                        </w:ins>
                                      </m:ctrlPr>
                                    </m:dPr>
                                    <m:e>
                                      <m:f>
                                        <m:fPr>
                                          <m:ctrlPr>
                                            <w:ins w:id="2218" w:author="Zhang Li" w:date="2022-06-12T15:02:00Z">
                                              <w:rPr>
                                                <w:rFonts w:ascii="Cambria Math" w:eastAsia="宋体" w:hAnsi="Cambria Math" w:cs="Times New Roman"/>
                                                <w:i/>
                                                <w:kern w:val="0"/>
                                                <w:sz w:val="24"/>
                                                <w:szCs w:val="24"/>
                                              </w:rPr>
                                            </w:ins>
                                          </m:ctrlPr>
                                        </m:fPr>
                                        <m:num>
                                          <m:r>
                                            <w:ins w:id="2219" w:author="Zhang Li" w:date="2022-06-12T15:02:00Z">
                                              <w:rPr>
                                                <w:rFonts w:ascii="Cambria Math" w:eastAsia="宋体" w:hAnsi="Cambria Math" w:cs="Times New Roman"/>
                                                <w:kern w:val="0"/>
                                                <w:sz w:val="24"/>
                                                <w:szCs w:val="24"/>
                                              </w:rPr>
                                              <m:t>N-1</m:t>
                                            </w:ins>
                                          </m:r>
                                        </m:num>
                                        <m:den>
                                          <m:r>
                                            <w:ins w:id="2220" w:author="Zhang Li" w:date="2022-06-12T15:02:00Z">
                                              <w:rPr>
                                                <w:rFonts w:ascii="Cambria Math" w:eastAsia="宋体" w:hAnsi="Cambria Math" w:cs="Times New Roman"/>
                                                <w:kern w:val="0"/>
                                                <w:sz w:val="24"/>
                                                <w:szCs w:val="24"/>
                                              </w:rPr>
                                              <m:t>2</m:t>
                                            </w:ins>
                                          </m:r>
                                        </m:den>
                                      </m:f>
                                    </m:e>
                                  </m:d>
                                </m:den>
                              </m:f>
                            </m:e>
                          </m:d>
                          <m:r>
                            <w:ins w:id="2221" w:author="Zhang Li" w:date="2022-06-12T15:02:00Z">
                              <w:rPr>
                                <w:rFonts w:ascii="Cambria Math" w:eastAsia="宋体" w:hAnsi="Cambria Math" w:cs="Times New Roman"/>
                                <w:kern w:val="0"/>
                                <w:sz w:val="24"/>
                                <w:szCs w:val="24"/>
                              </w:rPr>
                              <m:t>ϵ</m:t>
                            </w:ins>
                          </m:r>
                        </m:e>
                        <m:sub>
                          <m:r>
                            <w:ins w:id="2222" w:author="Zhang Li" w:date="2022-06-12T15:02:00Z">
                              <w:rPr>
                                <w:rFonts w:ascii="Cambria Math" w:eastAsia="宋体" w:hAnsi="Cambria Math" w:cs="Times New Roman"/>
                                <w:kern w:val="0"/>
                                <w:sz w:val="24"/>
                                <w:szCs w:val="24"/>
                              </w:rPr>
                              <m:t>max</m:t>
                            </w:ins>
                          </m:r>
                        </m:sub>
                        <m:sup>
                          <m:r>
                            <w:ins w:id="2223" w:author="Zhang Li" w:date="2022-06-12T15:02:00Z">
                              <w:rPr>
                                <w:rFonts w:ascii="Cambria Math" w:eastAsia="宋体" w:hAnsi="Cambria Math" w:cs="Times New Roman"/>
                                <w:kern w:val="0"/>
                                <w:sz w:val="24"/>
                                <w:szCs w:val="24"/>
                              </w:rPr>
                              <m:t>f</m:t>
                            </w:ins>
                          </m:r>
                        </m:sup>
                      </m:sSubSup>
                      <m:sSup>
                        <m:sSupPr>
                          <m:ctrlPr>
                            <w:ins w:id="2224" w:author="Zhang Li" w:date="2022-06-12T15:02:00Z">
                              <w:rPr>
                                <w:rFonts w:ascii="Cambria Math" w:eastAsia="宋体" w:hAnsi="Cambria Math" w:cs="Times New Roman"/>
                                <w:i/>
                                <w:kern w:val="0"/>
                                <w:sz w:val="24"/>
                                <w:szCs w:val="24"/>
                              </w:rPr>
                            </w:ins>
                          </m:ctrlPr>
                        </m:sSupPr>
                        <m:e>
                          <m:d>
                            <m:dPr>
                              <m:ctrlPr>
                                <w:ins w:id="2225" w:author="Zhang Li" w:date="2022-06-12T15:02:00Z">
                                  <w:rPr>
                                    <w:rFonts w:ascii="Cambria Math" w:eastAsia="宋体" w:hAnsi="Cambria Math" w:cs="Times New Roman"/>
                                    <w:i/>
                                    <w:kern w:val="0"/>
                                    <w:sz w:val="24"/>
                                    <w:szCs w:val="24"/>
                                  </w:rPr>
                                </w:ins>
                              </m:ctrlPr>
                            </m:dPr>
                            <m:e>
                              <m:r>
                                <w:ins w:id="2226" w:author="Zhang Li" w:date="2022-06-12T15:02:00Z">
                                  <w:rPr>
                                    <w:rFonts w:ascii="Cambria Math" w:eastAsia="宋体" w:hAnsi="Cambria Math" w:cs="Times New Roman"/>
                                    <w:kern w:val="0"/>
                                    <w:sz w:val="24"/>
                                    <w:szCs w:val="24"/>
                                  </w:rPr>
                                  <m:t>1-</m:t>
                                </w:ins>
                              </m:r>
                              <m:sSub>
                                <m:sSubPr>
                                  <m:ctrlPr>
                                    <w:ins w:id="2227" w:author="Zhang Li" w:date="2022-06-12T15:02:00Z">
                                      <w:rPr>
                                        <w:rFonts w:ascii="Cambria Math" w:eastAsia="宋体" w:hAnsi="Cambria Math" w:cs="Times New Roman"/>
                                        <w:i/>
                                        <w:kern w:val="0"/>
                                        <w:sz w:val="24"/>
                                        <w:szCs w:val="24"/>
                                      </w:rPr>
                                    </w:ins>
                                  </m:ctrlPr>
                                </m:sSubPr>
                                <m:e>
                                  <m:r>
                                    <w:ins w:id="2228" w:author="Zhang Li" w:date="2022-06-12T15:02:00Z">
                                      <w:rPr>
                                        <w:rFonts w:ascii="Cambria Math" w:eastAsia="宋体" w:hAnsi="Cambria Math" w:cs="Times New Roman"/>
                                        <w:kern w:val="0"/>
                                        <w:sz w:val="24"/>
                                        <w:szCs w:val="24"/>
                                      </w:rPr>
                                      <m:t>ϵ</m:t>
                                    </w:ins>
                                  </m:r>
                                </m:e>
                                <m:sub>
                                  <m:r>
                                    <w:ins w:id="2229" w:author="Zhang Li" w:date="2022-06-12T15:02:00Z">
                                      <w:rPr>
                                        <w:rFonts w:ascii="Cambria Math" w:eastAsia="宋体" w:hAnsi="Cambria Math" w:cs="Times New Roman"/>
                                        <w:kern w:val="0"/>
                                        <w:sz w:val="24"/>
                                        <w:szCs w:val="24"/>
                                      </w:rPr>
                                      <m:t>min</m:t>
                                    </w:ins>
                                  </m:r>
                                </m:sub>
                              </m:sSub>
                            </m:e>
                          </m:d>
                        </m:e>
                        <m:sup>
                          <m:r>
                            <w:ins w:id="2230" w:author="Zhang Li" w:date="2022-06-12T15:02:00Z">
                              <w:rPr>
                                <w:rFonts w:ascii="Cambria Math" w:eastAsia="宋体" w:hAnsi="Cambria Math" w:cs="Times New Roman"/>
                                <w:kern w:val="0"/>
                                <w:sz w:val="24"/>
                                <w:szCs w:val="24"/>
                              </w:rPr>
                              <m:t>N-1-f</m:t>
                            </w:ins>
                          </m:r>
                        </m:sup>
                      </m:sSup>
                      <m:r>
                        <w:ins w:id="2231" w:author="Zhang Li" w:date="2022-06-12T15:02:00Z">
                          <w:rPr>
                            <w:rFonts w:ascii="Cambria Math" w:eastAsia="宋体" w:hAnsi="Cambria Math" w:cs="Times New Roman"/>
                            <w:kern w:val="0"/>
                            <w:sz w:val="24"/>
                            <w:szCs w:val="24"/>
                          </w:rPr>
                          <m:t xml:space="preserve"> </m:t>
                        </w:ins>
                      </m:r>
                    </m:e>
                  </m:nary>
                </m:e>
              </m:d>
            </m:e>
            <m:sup>
              <m:r>
                <w:ins w:id="2232"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2233" w:author="Zhang Li" w:date="2022-06-12T15:02:00Z"/>
          <w:rFonts w:ascii="Times New Roman" w:eastAsia="宋体" w:hAnsi="Times New Roman" w:cs="Times New Roman"/>
          <w:kern w:val="0"/>
          <w:sz w:val="24"/>
          <w:szCs w:val="24"/>
        </w:rPr>
      </w:pPr>
      <m:oMathPara>
        <m:oMath>
          <m:r>
            <w:ins w:id="2234" w:author="Zhang Li" w:date="2022-06-12T15:02:00Z">
              <w:rPr>
                <w:rFonts w:ascii="Cambria Math" w:eastAsia="宋体" w:hAnsi="Cambria Math" w:cs="Times New Roman"/>
                <w:kern w:val="0"/>
                <w:sz w:val="24"/>
                <w:szCs w:val="24"/>
              </w:rPr>
              <m:t>≥1-</m:t>
            </w:ins>
          </m:r>
          <m:sSup>
            <m:sSupPr>
              <m:ctrlPr>
                <w:ins w:id="2235" w:author="Zhang Li" w:date="2022-06-12T15:02:00Z">
                  <w:rPr>
                    <w:rFonts w:ascii="Cambria Math" w:eastAsia="宋体" w:hAnsi="Cambria Math" w:cs="Times New Roman"/>
                    <w:i/>
                    <w:kern w:val="0"/>
                    <w:sz w:val="24"/>
                    <w:szCs w:val="24"/>
                  </w:rPr>
                </w:ins>
              </m:ctrlPr>
            </m:sSupPr>
            <m:e>
              <m:d>
                <m:dPr>
                  <m:ctrlPr>
                    <w:ins w:id="2236" w:author="Zhang Li" w:date="2022-06-12T15:02:00Z">
                      <w:rPr>
                        <w:rFonts w:ascii="Cambria Math" w:eastAsia="宋体" w:hAnsi="Cambria Math" w:cs="Times New Roman"/>
                        <w:i/>
                        <w:kern w:val="0"/>
                        <w:sz w:val="24"/>
                        <w:szCs w:val="24"/>
                      </w:rPr>
                    </w:ins>
                  </m:ctrlPr>
                </m:dPr>
                <m:e>
                  <m:d>
                    <m:dPr>
                      <m:begChr m:val="⌊"/>
                      <m:endChr m:val="⌋"/>
                      <m:ctrlPr>
                        <w:ins w:id="2237" w:author="Zhang Li" w:date="2022-06-12T15:02:00Z">
                          <w:rPr>
                            <w:rFonts w:ascii="Cambria Math" w:eastAsia="宋体" w:hAnsi="Cambria Math" w:cs="Lucida Sans Unicode"/>
                            <w:i/>
                            <w:kern w:val="0"/>
                            <w:sz w:val="24"/>
                            <w:szCs w:val="24"/>
                          </w:rPr>
                        </w:ins>
                      </m:ctrlPr>
                    </m:dPr>
                    <m:e>
                      <m:f>
                        <m:fPr>
                          <m:ctrlPr>
                            <w:ins w:id="2238" w:author="Zhang Li" w:date="2022-06-12T15:02:00Z">
                              <w:rPr>
                                <w:rFonts w:ascii="Cambria Math" w:eastAsia="宋体" w:hAnsi="Cambria Math" w:cs="Times New Roman"/>
                                <w:i/>
                                <w:kern w:val="0"/>
                                <w:sz w:val="24"/>
                                <w:szCs w:val="24"/>
                              </w:rPr>
                            </w:ins>
                          </m:ctrlPr>
                        </m:fPr>
                        <m:num>
                          <m:r>
                            <w:ins w:id="2239" w:author="Zhang Li" w:date="2022-06-12T15:02:00Z">
                              <w:rPr>
                                <w:rFonts w:ascii="Cambria Math" w:eastAsia="宋体" w:hAnsi="Cambria Math" w:cs="Times New Roman"/>
                                <w:kern w:val="0"/>
                                <w:sz w:val="24"/>
                                <w:szCs w:val="24"/>
                              </w:rPr>
                              <m:t>N-1</m:t>
                            </w:ins>
                          </m:r>
                        </m:num>
                        <m:den>
                          <m:r>
                            <w:ins w:id="2240" w:author="Zhang Li" w:date="2022-06-12T15:02:00Z">
                              <w:rPr>
                                <w:rFonts w:ascii="Cambria Math" w:eastAsia="宋体" w:hAnsi="Cambria Math" w:cs="Times New Roman"/>
                                <w:kern w:val="0"/>
                                <w:sz w:val="24"/>
                                <w:szCs w:val="24"/>
                              </w:rPr>
                              <m:t>2</m:t>
                            </w:ins>
                          </m:r>
                        </m:den>
                      </m:f>
                      <m:ctrlPr>
                        <w:ins w:id="2241" w:author="Zhang Li" w:date="2022-06-12T15:02:00Z">
                          <w:rPr>
                            <w:rFonts w:ascii="Cambria Math" w:eastAsia="宋体" w:hAnsi="Cambria Math" w:cs="Times New Roman"/>
                            <w:i/>
                            <w:kern w:val="0"/>
                            <w:sz w:val="24"/>
                            <w:szCs w:val="24"/>
                          </w:rPr>
                        </w:ins>
                      </m:ctrlPr>
                    </m:e>
                  </m:d>
                  <m:r>
                    <w:ins w:id="2242" w:author="Zhang Li" w:date="2022-06-12T15:02:00Z">
                      <w:rPr>
                        <w:rFonts w:ascii="Cambria Math" w:eastAsia="宋体" w:hAnsi="Cambria Math" w:cs="Times New Roman"/>
                        <w:kern w:val="0"/>
                        <w:sz w:val="24"/>
                        <w:szCs w:val="24"/>
                      </w:rPr>
                      <m:t>⋅</m:t>
                    </w:ins>
                  </m:r>
                  <m:sSubSup>
                    <m:sSubSupPr>
                      <m:ctrlPr>
                        <w:ins w:id="2243" w:author="Zhang Li" w:date="2022-06-12T15:02:00Z">
                          <w:rPr>
                            <w:rFonts w:ascii="Cambria Math" w:eastAsia="宋体" w:hAnsi="Cambria Math" w:cs="Times New Roman"/>
                            <w:i/>
                            <w:kern w:val="0"/>
                            <w:sz w:val="24"/>
                            <w:szCs w:val="24"/>
                          </w:rPr>
                        </w:ins>
                      </m:ctrlPr>
                    </m:sSubSupPr>
                    <m:e>
                      <m:d>
                        <m:dPr>
                          <m:ctrlPr>
                            <w:ins w:id="2244" w:author="Zhang Li" w:date="2022-06-12T15:02:00Z">
                              <w:rPr>
                                <w:rFonts w:ascii="Cambria Math" w:eastAsia="宋体" w:hAnsi="Cambria Math" w:cs="Times New Roman"/>
                                <w:i/>
                                <w:kern w:val="0"/>
                                <w:sz w:val="24"/>
                                <w:szCs w:val="24"/>
                              </w:rPr>
                            </w:ins>
                          </m:ctrlPr>
                        </m:dPr>
                        <m:e>
                          <m:f>
                            <m:fPr>
                              <m:type m:val="noBar"/>
                              <m:ctrlPr>
                                <w:ins w:id="2245" w:author="Zhang Li" w:date="2022-06-12T15:02:00Z">
                                  <w:rPr>
                                    <w:rFonts w:ascii="Cambria Math" w:eastAsia="宋体" w:hAnsi="Cambria Math" w:cs="Times New Roman"/>
                                    <w:i/>
                                    <w:kern w:val="0"/>
                                    <w:sz w:val="24"/>
                                    <w:szCs w:val="24"/>
                                  </w:rPr>
                                </w:ins>
                              </m:ctrlPr>
                            </m:fPr>
                            <m:num>
                              <m:r>
                                <w:ins w:id="2246" w:author="Zhang Li" w:date="2022-06-12T15:02:00Z">
                                  <w:rPr>
                                    <w:rFonts w:ascii="Cambria Math" w:eastAsia="宋体" w:hAnsi="Cambria Math" w:cs="Times New Roman"/>
                                    <w:kern w:val="0"/>
                                    <w:sz w:val="24"/>
                                    <w:szCs w:val="24"/>
                                  </w:rPr>
                                  <m:t>N-1</m:t>
                                </w:ins>
                              </m:r>
                            </m:num>
                            <m:den>
                              <m:d>
                                <m:dPr>
                                  <m:begChr m:val="⌈"/>
                                  <m:endChr m:val="⌉"/>
                                  <m:ctrlPr>
                                    <w:ins w:id="2247" w:author="Zhang Li" w:date="2022-06-12T15:02:00Z">
                                      <w:rPr>
                                        <w:rFonts w:ascii="Cambria Math" w:eastAsia="宋体" w:hAnsi="Cambria Math" w:cs="Times New Roman"/>
                                        <w:i/>
                                        <w:kern w:val="0"/>
                                        <w:sz w:val="24"/>
                                        <w:szCs w:val="24"/>
                                      </w:rPr>
                                    </w:ins>
                                  </m:ctrlPr>
                                </m:dPr>
                                <m:e>
                                  <m:f>
                                    <m:fPr>
                                      <m:ctrlPr>
                                        <w:ins w:id="2248" w:author="Zhang Li" w:date="2022-06-12T15:02:00Z">
                                          <w:rPr>
                                            <w:rFonts w:ascii="Cambria Math" w:eastAsia="宋体" w:hAnsi="Cambria Math" w:cs="Times New Roman"/>
                                            <w:i/>
                                            <w:kern w:val="0"/>
                                            <w:sz w:val="24"/>
                                            <w:szCs w:val="24"/>
                                          </w:rPr>
                                        </w:ins>
                                      </m:ctrlPr>
                                    </m:fPr>
                                    <m:num>
                                      <m:r>
                                        <w:ins w:id="2249" w:author="Zhang Li" w:date="2022-06-12T15:02:00Z">
                                          <w:rPr>
                                            <w:rFonts w:ascii="Cambria Math" w:eastAsia="宋体" w:hAnsi="Cambria Math" w:cs="Times New Roman"/>
                                            <w:kern w:val="0"/>
                                            <w:sz w:val="24"/>
                                            <w:szCs w:val="24"/>
                                          </w:rPr>
                                          <m:t>N-1</m:t>
                                        </w:ins>
                                      </m:r>
                                    </m:num>
                                    <m:den>
                                      <m:r>
                                        <w:ins w:id="2250" w:author="Zhang Li" w:date="2022-06-12T15:02:00Z">
                                          <w:rPr>
                                            <w:rFonts w:ascii="Cambria Math" w:eastAsia="宋体" w:hAnsi="Cambria Math" w:cs="Times New Roman"/>
                                            <w:kern w:val="0"/>
                                            <w:sz w:val="24"/>
                                            <w:szCs w:val="24"/>
                                          </w:rPr>
                                          <m:t>2</m:t>
                                        </w:ins>
                                      </m:r>
                                    </m:den>
                                  </m:f>
                                </m:e>
                              </m:d>
                            </m:den>
                          </m:f>
                        </m:e>
                      </m:d>
                      <m:r>
                        <w:ins w:id="2251" w:author="Zhang Li" w:date="2022-06-12T15:02:00Z">
                          <w:rPr>
                            <w:rFonts w:ascii="Cambria Math" w:eastAsia="宋体" w:hAnsi="Cambria Math" w:cs="Times New Roman"/>
                            <w:kern w:val="0"/>
                            <w:sz w:val="24"/>
                            <w:szCs w:val="24"/>
                          </w:rPr>
                          <m:t>ϵ</m:t>
                        </w:ins>
                      </m:r>
                    </m:e>
                    <m:sub>
                      <m:r>
                        <w:ins w:id="2252" w:author="Zhang Li" w:date="2022-06-12T15:02:00Z">
                          <w:rPr>
                            <w:rFonts w:ascii="Cambria Math" w:eastAsia="宋体" w:hAnsi="Cambria Math" w:cs="Times New Roman"/>
                            <w:kern w:val="0"/>
                            <w:sz w:val="24"/>
                            <w:szCs w:val="24"/>
                          </w:rPr>
                          <m:t>max</m:t>
                        </w:ins>
                      </m:r>
                    </m:sub>
                    <m:sup>
                      <m:d>
                        <m:dPr>
                          <m:begChr m:val="⌈"/>
                          <m:endChr m:val="⌉"/>
                          <m:ctrlPr>
                            <w:ins w:id="2253" w:author="Zhang Li" w:date="2022-06-12T15:02:00Z">
                              <w:rPr>
                                <w:rFonts w:ascii="Cambria Math" w:eastAsia="宋体" w:hAnsi="Cambria Math" w:cs="Times New Roman"/>
                                <w:i/>
                                <w:kern w:val="0"/>
                                <w:sz w:val="24"/>
                                <w:szCs w:val="24"/>
                              </w:rPr>
                            </w:ins>
                          </m:ctrlPr>
                        </m:dPr>
                        <m:e>
                          <m:f>
                            <m:fPr>
                              <m:ctrlPr>
                                <w:ins w:id="2254" w:author="Zhang Li" w:date="2022-06-12T15:02:00Z">
                                  <w:rPr>
                                    <w:rFonts w:ascii="Cambria Math" w:eastAsia="宋体" w:hAnsi="Cambria Math" w:cs="Times New Roman"/>
                                    <w:i/>
                                    <w:kern w:val="0"/>
                                    <w:sz w:val="24"/>
                                    <w:szCs w:val="24"/>
                                  </w:rPr>
                                </w:ins>
                              </m:ctrlPr>
                            </m:fPr>
                            <m:num>
                              <m:r>
                                <w:ins w:id="2255" w:author="Zhang Li" w:date="2022-06-12T15:02:00Z">
                                  <w:rPr>
                                    <w:rFonts w:ascii="Cambria Math" w:eastAsia="宋体" w:hAnsi="Cambria Math" w:cs="Times New Roman"/>
                                    <w:kern w:val="0"/>
                                    <w:sz w:val="24"/>
                                    <w:szCs w:val="24"/>
                                  </w:rPr>
                                  <m:t>N-1</m:t>
                                </w:ins>
                              </m:r>
                            </m:num>
                            <m:den>
                              <m:r>
                                <w:ins w:id="2256" w:author="Zhang Li" w:date="2022-06-12T15:02:00Z">
                                  <w:rPr>
                                    <w:rFonts w:ascii="Cambria Math" w:eastAsia="宋体" w:hAnsi="Cambria Math" w:cs="Times New Roman"/>
                                    <w:kern w:val="0"/>
                                    <w:sz w:val="24"/>
                                    <w:szCs w:val="24"/>
                                  </w:rPr>
                                  <m:t>2</m:t>
                                </w:ins>
                              </m:r>
                            </m:den>
                          </m:f>
                        </m:e>
                      </m:d>
                    </m:sup>
                  </m:sSubSup>
                  <m:sSup>
                    <m:sSupPr>
                      <m:ctrlPr>
                        <w:ins w:id="2257" w:author="Zhang Li" w:date="2022-06-12T15:02:00Z">
                          <w:rPr>
                            <w:rFonts w:ascii="Cambria Math" w:eastAsia="宋体" w:hAnsi="Cambria Math" w:cs="Times New Roman"/>
                            <w:i/>
                            <w:kern w:val="0"/>
                            <w:sz w:val="24"/>
                            <w:szCs w:val="24"/>
                          </w:rPr>
                        </w:ins>
                      </m:ctrlPr>
                    </m:sSupPr>
                    <m:e>
                      <m:d>
                        <m:dPr>
                          <m:ctrlPr>
                            <w:ins w:id="2258" w:author="Zhang Li" w:date="2022-06-12T15:02:00Z">
                              <w:rPr>
                                <w:rFonts w:ascii="Cambria Math" w:eastAsia="宋体" w:hAnsi="Cambria Math" w:cs="Times New Roman"/>
                                <w:i/>
                                <w:kern w:val="0"/>
                                <w:sz w:val="24"/>
                                <w:szCs w:val="24"/>
                              </w:rPr>
                            </w:ins>
                          </m:ctrlPr>
                        </m:dPr>
                        <m:e>
                          <m:r>
                            <w:ins w:id="2259" w:author="Zhang Li" w:date="2022-06-12T15:02:00Z">
                              <w:rPr>
                                <w:rFonts w:ascii="Cambria Math" w:eastAsia="宋体" w:hAnsi="Cambria Math" w:cs="Times New Roman"/>
                                <w:kern w:val="0"/>
                                <w:sz w:val="24"/>
                                <w:szCs w:val="24"/>
                              </w:rPr>
                              <m:t>1-</m:t>
                            </w:ins>
                          </m:r>
                          <m:sSub>
                            <m:sSubPr>
                              <m:ctrlPr>
                                <w:ins w:id="2260" w:author="Zhang Li" w:date="2022-06-12T15:02:00Z">
                                  <w:rPr>
                                    <w:rFonts w:ascii="Cambria Math" w:eastAsia="宋体" w:hAnsi="Cambria Math" w:cs="Times New Roman"/>
                                    <w:i/>
                                    <w:kern w:val="0"/>
                                    <w:sz w:val="24"/>
                                    <w:szCs w:val="24"/>
                                  </w:rPr>
                                </w:ins>
                              </m:ctrlPr>
                            </m:sSubPr>
                            <m:e>
                              <m:r>
                                <w:ins w:id="2261" w:author="Zhang Li" w:date="2022-06-12T15:02:00Z">
                                  <w:rPr>
                                    <w:rFonts w:ascii="Cambria Math" w:eastAsia="宋体" w:hAnsi="Cambria Math" w:cs="Times New Roman"/>
                                    <w:kern w:val="0"/>
                                    <w:sz w:val="24"/>
                                    <w:szCs w:val="24"/>
                                  </w:rPr>
                                  <m:t>ϵ</m:t>
                                </w:ins>
                              </m:r>
                            </m:e>
                            <m:sub>
                              <m:r>
                                <w:ins w:id="2262" w:author="Zhang Li" w:date="2022-06-12T15:02:00Z">
                                  <w:rPr>
                                    <w:rFonts w:ascii="Cambria Math" w:eastAsia="宋体" w:hAnsi="Cambria Math" w:cs="Times New Roman"/>
                                    <w:kern w:val="0"/>
                                    <w:sz w:val="24"/>
                                    <w:szCs w:val="24"/>
                                  </w:rPr>
                                  <m:t>min</m:t>
                                </w:ins>
                              </m:r>
                            </m:sub>
                          </m:sSub>
                        </m:e>
                      </m:d>
                    </m:e>
                    <m:sup>
                      <m:r>
                        <w:ins w:id="2263" w:author="Zhang Li" w:date="2022-06-12T15:02:00Z">
                          <w:rPr>
                            <w:rFonts w:ascii="Cambria Math" w:eastAsia="宋体" w:hAnsi="Cambria Math" w:cs="Times New Roman"/>
                            <w:kern w:val="0"/>
                            <w:sz w:val="24"/>
                            <w:szCs w:val="24"/>
                          </w:rPr>
                          <m:t>N-1-</m:t>
                        </w:ins>
                      </m:r>
                      <m:d>
                        <m:dPr>
                          <m:begChr m:val="⌈"/>
                          <m:endChr m:val="⌉"/>
                          <m:ctrlPr>
                            <w:ins w:id="2264" w:author="Zhang Li" w:date="2022-06-12T15:02:00Z">
                              <w:rPr>
                                <w:rFonts w:ascii="Cambria Math" w:eastAsia="宋体" w:hAnsi="Cambria Math" w:cs="Times New Roman"/>
                                <w:i/>
                                <w:kern w:val="0"/>
                                <w:sz w:val="24"/>
                                <w:szCs w:val="24"/>
                              </w:rPr>
                            </w:ins>
                          </m:ctrlPr>
                        </m:dPr>
                        <m:e>
                          <m:f>
                            <m:fPr>
                              <m:ctrlPr>
                                <w:ins w:id="2265" w:author="Zhang Li" w:date="2022-06-12T15:02:00Z">
                                  <w:rPr>
                                    <w:rFonts w:ascii="Cambria Math" w:eastAsia="宋体" w:hAnsi="Cambria Math" w:cs="Times New Roman"/>
                                    <w:i/>
                                    <w:kern w:val="0"/>
                                    <w:sz w:val="24"/>
                                    <w:szCs w:val="24"/>
                                  </w:rPr>
                                </w:ins>
                              </m:ctrlPr>
                            </m:fPr>
                            <m:num>
                              <m:r>
                                <w:ins w:id="2266" w:author="Zhang Li" w:date="2022-06-12T15:02:00Z">
                                  <w:rPr>
                                    <w:rFonts w:ascii="Cambria Math" w:eastAsia="宋体" w:hAnsi="Cambria Math" w:cs="Times New Roman"/>
                                    <w:kern w:val="0"/>
                                    <w:sz w:val="24"/>
                                    <w:szCs w:val="24"/>
                                  </w:rPr>
                                  <m:t>N-1</m:t>
                                </w:ins>
                              </m:r>
                            </m:num>
                            <m:den>
                              <m:r>
                                <w:ins w:id="2267" w:author="Zhang Li" w:date="2022-06-12T15:02:00Z">
                                  <w:rPr>
                                    <w:rFonts w:ascii="Cambria Math" w:eastAsia="宋体" w:hAnsi="Cambria Math" w:cs="Times New Roman"/>
                                    <w:kern w:val="0"/>
                                    <w:sz w:val="24"/>
                                    <w:szCs w:val="24"/>
                                  </w:rPr>
                                  <m:t>2</m:t>
                                </w:ins>
                              </m:r>
                            </m:den>
                          </m:f>
                        </m:e>
                      </m:d>
                    </m:sup>
                  </m:sSup>
                </m:e>
              </m:d>
            </m:e>
            <m:sup>
              <m:r>
                <w:ins w:id="2268" w:author="Zhang Li" w:date="2022-06-12T15:02:00Z">
                  <w:rPr>
                    <w:rFonts w:ascii="Cambria Math" w:eastAsia="宋体" w:hAnsi="Cambria Math" w:cs="Times New Roman"/>
                    <w:kern w:val="0"/>
                    <w:sz w:val="24"/>
                    <w:szCs w:val="24"/>
                  </w:rPr>
                  <m:t>N</m:t>
                </w:ins>
              </m:r>
            </m:sup>
          </m:sSup>
          <m:r>
            <w:ins w:id="2269" w:author="Zhang Li" w:date="2022-06-12T15:02:00Z">
              <w:rPr>
                <w:rFonts w:ascii="Cambria Math" w:eastAsia="宋体" w:hAnsi="Cambria Math" w:cs="Times New Roman"/>
                <w:kern w:val="0"/>
                <w:sz w:val="24"/>
                <w:szCs w:val="24"/>
              </w:rPr>
              <m:t>.</m:t>
            </w:ins>
          </m:r>
        </m:oMath>
      </m:oMathPara>
    </w:p>
    <w:p w14:paraId="514F52B1" w14:textId="77777777" w:rsidR="00614FA7" w:rsidRDefault="00614FA7" w:rsidP="00614FA7">
      <w:pPr>
        <w:spacing w:afterLines="50" w:after="156"/>
        <w:rPr>
          <w:ins w:id="2270" w:author="Zhang Li" w:date="2022-06-12T15:02:00Z"/>
          <w:rFonts w:ascii="Lucida Sans Unicode" w:eastAsia="宋体" w:hAnsi="Lucida Sans Unicode" w:cs="Lucida Sans Unicode"/>
          <w:kern w:val="0"/>
          <w:sz w:val="24"/>
          <w:szCs w:val="24"/>
        </w:rPr>
      </w:pPr>
      <w:ins w:id="2271" w:author="Zhang Li" w:date="2022-06-12T15:02:00Z">
        <w:r>
          <w:rPr>
            <w:rFonts w:ascii="Times New Roman" w:eastAsia="宋体" w:hAnsi="Times New Roman" w:cs="Times New Roman"/>
            <w:kern w:val="0"/>
            <w:sz w:val="24"/>
            <w:szCs w:val="24"/>
          </w:rPr>
          <w:t xml:space="preserve">where </w:t>
        </w:r>
      </w:ins>
      <m:oMath>
        <m:sSub>
          <m:sSubPr>
            <m:ctrlPr>
              <w:ins w:id="2272" w:author="Zhang Li" w:date="2022-06-12T15:02:00Z">
                <w:rPr>
                  <w:rFonts w:ascii="Cambria Math" w:eastAsia="宋体" w:hAnsi="Cambria Math" w:cs="Times New Roman"/>
                  <w:i/>
                  <w:kern w:val="0"/>
                  <w:sz w:val="24"/>
                  <w:szCs w:val="24"/>
                </w:rPr>
              </w:ins>
            </m:ctrlPr>
          </m:sSubPr>
          <m:e>
            <m:r>
              <w:ins w:id="2273" w:author="Zhang Li" w:date="2022-06-12T15:02:00Z">
                <w:rPr>
                  <w:rFonts w:ascii="Cambria Math" w:eastAsia="宋体" w:hAnsi="Cambria Math" w:cs="Times New Roman"/>
                  <w:kern w:val="0"/>
                  <w:sz w:val="24"/>
                  <w:szCs w:val="24"/>
                </w:rPr>
                <m:t>ϵ</m:t>
              </w:ins>
            </m:r>
          </m:e>
          <m:sub>
            <m:r>
              <w:ins w:id="2274" w:author="Zhang Li" w:date="2022-06-12T15:02:00Z">
                <w:rPr>
                  <w:rFonts w:ascii="Cambria Math" w:eastAsia="宋体" w:hAnsi="Cambria Math" w:cs="Times New Roman"/>
                  <w:kern w:val="0"/>
                  <w:sz w:val="24"/>
                  <w:szCs w:val="24"/>
                </w:rPr>
                <m:t>max</m:t>
              </w:ins>
            </m:r>
          </m:sub>
        </m:sSub>
      </m:oMath>
      <w:ins w:id="227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276" w:author="Zhang Li" w:date="2022-06-12T15:02:00Z">
                <w:rPr>
                  <w:rFonts w:ascii="Cambria Math" w:eastAsia="宋体" w:hAnsi="Cambria Math" w:cs="Times New Roman"/>
                  <w:i/>
                  <w:kern w:val="0"/>
                  <w:sz w:val="24"/>
                  <w:szCs w:val="24"/>
                </w:rPr>
              </w:ins>
            </m:ctrlPr>
          </m:sSubPr>
          <m:e>
            <m:r>
              <w:ins w:id="2277" w:author="Zhang Li" w:date="2022-06-12T15:02:00Z">
                <w:rPr>
                  <w:rFonts w:ascii="Cambria Math" w:eastAsia="宋体" w:hAnsi="Cambria Math" w:cs="Times New Roman"/>
                  <w:kern w:val="0"/>
                  <w:sz w:val="24"/>
                  <w:szCs w:val="24"/>
                </w:rPr>
                <m:t>ϵ</m:t>
              </w:ins>
            </m:r>
          </m:e>
          <m:sub>
            <m:r>
              <w:ins w:id="2278" w:author="Zhang Li" w:date="2022-06-12T15:02:00Z">
                <w:rPr>
                  <w:rFonts w:ascii="Cambria Math" w:eastAsia="宋体" w:hAnsi="Cambria Math" w:cs="Times New Roman"/>
                  <w:kern w:val="0"/>
                  <w:sz w:val="24"/>
                  <w:szCs w:val="24"/>
                </w:rPr>
                <m:t>min</m:t>
              </w:ins>
            </m:r>
          </m:sub>
        </m:sSub>
      </m:oMath>
      <w:ins w:id="227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ins>
    </w:p>
    <w:p w14:paraId="4C8ECD54" w14:textId="7B089795" w:rsidR="00916D8F" w:rsidRPr="00916D8F" w:rsidRDefault="00614FA7" w:rsidP="00614FA7">
      <w:pPr>
        <w:spacing w:afterLines="50" w:after="156"/>
        <w:ind w:firstLine="420"/>
        <w:rPr>
          <w:rFonts w:ascii="Times New Roman" w:eastAsia="宋体" w:hAnsi="Times New Roman" w:cs="Times New Roman"/>
          <w:kern w:val="0"/>
          <w:sz w:val="24"/>
          <w:szCs w:val="24"/>
        </w:rPr>
      </w:pPr>
      <w:ins w:id="2280" w:author="Zhang Li" w:date="2022-06-12T15:02:00Z">
        <w:r>
          <w:rPr>
            <w:rFonts w:ascii="Times New Roman" w:eastAsia="宋体" w:hAnsi="Times New Roman" w:cs="Times New Roman"/>
            <w:kern w:val="0"/>
            <w:sz w:val="24"/>
            <w:szCs w:val="24"/>
          </w:rPr>
          <w:lastRenderedPageBreak/>
          <w:t xml:space="preserve">In our protocol, consensus success probability is only related to network size and SNR communication interruption probability between nodes because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2281" w:author="Zhang Li" w:date="2022-06-12T15:03:00Z">
        <w:r w:rsidR="00614FA7" w:rsidRPr="004246D7">
          <w:rPr>
            <w:rFonts w:ascii="Times New Roman" w:eastAsia="黑体" w:hAnsi="Times New Roman" w:cs="Times New Roman"/>
            <w:sz w:val="24"/>
            <w:szCs w:val="24"/>
          </w:rPr>
          <w:t xml:space="preserve"> Analysis</w:t>
        </w:r>
      </w:ins>
    </w:p>
    <w:p w14:paraId="008E5736" w14:textId="77777777" w:rsidR="00614FA7" w:rsidRDefault="00614FA7" w:rsidP="00614FA7">
      <w:pPr>
        <w:spacing w:afterLines="50" w:after="156"/>
        <w:ind w:firstLine="420"/>
        <w:rPr>
          <w:ins w:id="2282" w:author="Zhang Li" w:date="2022-06-12T15:03:00Z"/>
          <w:rFonts w:ascii="Times New Roman" w:eastAsia="宋体" w:hAnsi="Times New Roman" w:cs="Times New Roman"/>
          <w:kern w:val="0"/>
          <w:sz w:val="24"/>
          <w:szCs w:val="24"/>
        </w:rPr>
      </w:pPr>
      <w:ins w:id="2283" w:author="Zhang Li" w:date="2022-06-12T15:03:00Z">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consensus latency is defined as the time interval from a block proposal to its finalization. In order to focus on the impact of wireless communication, we assume that the computing time is negligibly small. Then, the consensus latency in our protocol is obtain as</w:t>
        </w:r>
      </w:ins>
    </w:p>
    <w:p w14:paraId="6FB47154" w14:textId="77777777" w:rsidR="00614FA7" w:rsidRPr="00230543" w:rsidRDefault="00614FA7" w:rsidP="00614FA7">
      <w:pPr>
        <w:spacing w:afterLines="50" w:after="156"/>
        <w:ind w:firstLine="420"/>
        <w:rPr>
          <w:ins w:id="2284" w:author="Zhang Li" w:date="2022-06-12T15:03:00Z"/>
          <w:rFonts w:ascii="Times New Roman" w:eastAsia="宋体" w:hAnsi="Times New Roman" w:cs="Times New Roman"/>
          <w:kern w:val="0"/>
          <w:sz w:val="24"/>
          <w:szCs w:val="24"/>
        </w:rPr>
      </w:pPr>
      <m:oMathPara>
        <m:oMath>
          <m:r>
            <w:ins w:id="2285" w:author="Zhang Li" w:date="2022-06-12T15:03:00Z">
              <w:rPr>
                <w:rFonts w:ascii="Cambria Math" w:eastAsia="宋体" w:hAnsi="Cambria Math" w:cs="Times New Roman"/>
                <w:kern w:val="0"/>
                <w:sz w:val="24"/>
                <w:szCs w:val="24"/>
              </w:rPr>
              <m:t xml:space="preserve">L= </m:t>
            </w:ins>
          </m:r>
          <m:sSub>
            <m:sSubPr>
              <m:ctrlPr>
                <w:ins w:id="2286" w:author="Zhang Li" w:date="2022-06-12T15:03:00Z">
                  <w:rPr>
                    <w:rFonts w:ascii="Cambria Math" w:eastAsia="宋体" w:hAnsi="Cambria Math" w:cs="Times New Roman"/>
                    <w:i/>
                    <w:kern w:val="0"/>
                    <w:sz w:val="24"/>
                    <w:szCs w:val="24"/>
                  </w:rPr>
                </w:ins>
              </m:ctrlPr>
            </m:sSubPr>
            <m:e>
              <m:r>
                <w:ins w:id="2287" w:author="Zhang Li" w:date="2022-06-12T15:03:00Z">
                  <w:rPr>
                    <w:rFonts w:ascii="Cambria Math" w:eastAsia="宋体" w:hAnsi="Cambria Math" w:cs="Times New Roman"/>
                    <w:kern w:val="0"/>
                    <w:sz w:val="24"/>
                    <w:szCs w:val="24"/>
                  </w:rPr>
                  <m:t>τ</m:t>
                </w:ins>
              </m:r>
            </m:e>
            <m:sub>
              <m:r>
                <w:ins w:id="2288" w:author="Zhang Li" w:date="2022-06-12T15:03:00Z">
                  <w:rPr>
                    <w:rFonts w:ascii="Cambria Math" w:eastAsia="宋体" w:hAnsi="Cambria Math" w:cs="Times New Roman"/>
                    <w:kern w:val="0"/>
                    <w:sz w:val="24"/>
                    <w:szCs w:val="24"/>
                  </w:rPr>
                  <m:t>o</m:t>
                </w:ins>
              </m:r>
            </m:sub>
          </m:sSub>
          <m:r>
            <w:ins w:id="2289" w:author="Zhang Li" w:date="2022-06-12T15:03:00Z">
              <w:rPr>
                <w:rFonts w:ascii="Cambria Math" w:eastAsia="宋体" w:hAnsi="Cambria Math" w:cs="Times New Roman"/>
                <w:kern w:val="0"/>
                <w:sz w:val="24"/>
                <w:szCs w:val="24"/>
              </w:rPr>
              <m:t>⋅</m:t>
            </w:ins>
          </m:r>
          <m:nary>
            <m:naryPr>
              <m:chr m:val="∑"/>
              <m:limLoc m:val="undOvr"/>
              <m:ctrlPr>
                <w:ins w:id="2290" w:author="Zhang Li" w:date="2022-06-12T15:03:00Z">
                  <w:rPr>
                    <w:rFonts w:ascii="Cambria Math" w:eastAsia="宋体" w:hAnsi="Cambria Math" w:cs="Times New Roman"/>
                    <w:i/>
                    <w:kern w:val="0"/>
                    <w:sz w:val="24"/>
                    <w:szCs w:val="24"/>
                  </w:rPr>
                </w:ins>
              </m:ctrlPr>
            </m:naryPr>
            <m:sub>
              <m:r>
                <w:ins w:id="2291" w:author="Zhang Li" w:date="2022-06-12T15:03:00Z">
                  <w:rPr>
                    <w:rFonts w:ascii="Cambria Math" w:eastAsia="宋体" w:hAnsi="Cambria Math" w:cs="Times New Roman"/>
                    <w:kern w:val="0"/>
                    <w:sz w:val="24"/>
                    <w:szCs w:val="24"/>
                  </w:rPr>
                  <m:t>i=0</m:t>
                </w:ins>
              </m:r>
            </m:sub>
            <m:sup>
              <m:r>
                <w:ins w:id="2292" w:author="Zhang Li" w:date="2022-06-12T15:03:00Z">
                  <w:rPr>
                    <w:rFonts w:ascii="Cambria Math" w:eastAsia="宋体" w:hAnsi="Cambria Math" w:cs="Times New Roman"/>
                    <w:kern w:val="0"/>
                    <w:sz w:val="24"/>
                    <w:szCs w:val="24"/>
                  </w:rPr>
                  <m:t>N+1</m:t>
                </w:ins>
              </m:r>
            </m:sup>
            <m:e>
              <m:sSub>
                <m:sSubPr>
                  <m:ctrlPr>
                    <w:ins w:id="2293" w:author="Zhang Li" w:date="2022-06-12T15:03:00Z">
                      <w:rPr>
                        <w:rFonts w:ascii="Cambria Math" w:eastAsia="宋体" w:hAnsi="Cambria Math" w:cs="Times New Roman"/>
                        <w:i/>
                        <w:kern w:val="0"/>
                        <w:sz w:val="24"/>
                        <w:szCs w:val="24"/>
                      </w:rPr>
                    </w:ins>
                  </m:ctrlPr>
                </m:sSubPr>
                <m:e>
                  <m:r>
                    <w:ins w:id="2294" w:author="Zhang Li" w:date="2022-06-12T15:03:00Z">
                      <w:rPr>
                        <w:rFonts w:ascii="Cambria Math" w:eastAsia="宋体" w:hAnsi="Cambria Math" w:cs="Times New Roman"/>
                        <w:kern w:val="0"/>
                        <w:sz w:val="24"/>
                        <w:szCs w:val="24"/>
                      </w:rPr>
                      <m:t>T</m:t>
                    </w:ins>
                  </m:r>
                </m:e>
                <m:sub>
                  <m:r>
                    <w:ins w:id="2295" w:author="Zhang Li" w:date="2022-06-12T15:03:00Z">
                      <w:rPr>
                        <w:rFonts w:ascii="Cambria Math" w:eastAsia="宋体" w:hAnsi="Cambria Math" w:cs="Times New Roman"/>
                        <w:kern w:val="0"/>
                        <w:sz w:val="24"/>
                        <w:szCs w:val="24"/>
                      </w:rPr>
                      <m:t>i</m:t>
                    </w:ins>
                  </m:r>
                </m:sub>
              </m:sSub>
            </m:e>
          </m:nary>
        </m:oMath>
      </m:oMathPara>
    </w:p>
    <w:p w14:paraId="786CA4FD" w14:textId="77777777" w:rsidR="00614FA7" w:rsidRDefault="00614FA7" w:rsidP="00614FA7">
      <w:pPr>
        <w:spacing w:afterLines="50" w:after="156"/>
        <w:rPr>
          <w:ins w:id="2296" w:author="Zhang Li" w:date="2022-06-12T15:03:00Z"/>
          <w:rFonts w:ascii="Times New Roman" w:eastAsia="宋体" w:hAnsi="Times New Roman" w:cs="Times New Roman"/>
          <w:kern w:val="0"/>
          <w:sz w:val="24"/>
          <w:szCs w:val="24"/>
        </w:rPr>
      </w:pPr>
      <w:ins w:id="2297"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2298" w:author="Zhang Li" w:date="2022-06-12T15:03:00Z">
            <w:rPr>
              <w:rFonts w:ascii="Cambria Math" w:eastAsia="宋体" w:hAnsi="Cambria Math" w:cs="Times New Roman"/>
              <w:kern w:val="0"/>
              <w:sz w:val="24"/>
              <w:szCs w:val="24"/>
            </w:rPr>
            <m:t>ζ</m:t>
          </w:ins>
        </m:r>
      </m:oMath>
      <w:ins w:id="2299" w:author="Zhang Li" w:date="2022-06-12T15:03:00Z">
        <w:r w:rsidRPr="009C44B1">
          <w:rPr>
            <w:rFonts w:ascii="Times New Roman" w:eastAsia="宋体" w:hAnsi="Times New Roman" w:cs="Times New Roman"/>
            <w:kern w:val="0"/>
            <w:sz w:val="24"/>
            <w:szCs w:val="24"/>
          </w:rPr>
          <w:t xml:space="preserve"> for some </w:t>
        </w:r>
      </w:ins>
      <m:oMath>
        <m:r>
          <w:ins w:id="2300" w:author="Zhang Li" w:date="2022-06-12T15:03:00Z">
            <m:rPr>
              <m:sty m:val="p"/>
            </m:rPr>
            <w:rPr>
              <w:rFonts w:ascii="Cambria Math" w:eastAsia="宋体" w:hAnsi="Cambria Math" w:cs="Times New Roman" w:hint="eastAsia"/>
              <w:kern w:val="0"/>
              <w:sz w:val="24"/>
              <w:szCs w:val="24"/>
            </w:rPr>
            <m:t>0</m:t>
          </w:ins>
        </m:r>
        <m:r>
          <w:ins w:id="2301" w:author="Zhang Li" w:date="2022-06-12T15:03:00Z">
            <m:rPr>
              <m:sty m:val="p"/>
            </m:rPr>
            <w:rPr>
              <w:rFonts w:ascii="Cambria Math" w:eastAsia="宋体" w:hAnsi="Cambria Math" w:cs="Times New Roman" w:hint="eastAsia"/>
              <w:kern w:val="0"/>
              <w:sz w:val="24"/>
              <w:szCs w:val="24"/>
            </w:rPr>
            <m:t>≤</m:t>
          </w:ins>
        </m:r>
        <m:r>
          <w:ins w:id="2302" w:author="Zhang Li" w:date="2022-06-12T15:03:00Z">
            <w:rPr>
              <w:rFonts w:ascii="Cambria Math" w:eastAsia="宋体" w:hAnsi="Cambria Math" w:cs="Times New Roman" w:hint="eastAsia"/>
              <w:kern w:val="0"/>
              <w:sz w:val="24"/>
              <w:szCs w:val="24"/>
            </w:rPr>
            <m:t>ζ</m:t>
          </w:ins>
        </m:r>
        <m:r>
          <w:ins w:id="2303" w:author="Zhang Li" w:date="2022-06-12T15:03:00Z">
            <m:rPr>
              <m:sty m:val="p"/>
            </m:rPr>
            <w:rPr>
              <w:rFonts w:ascii="Cambria Math" w:eastAsia="宋体" w:hAnsi="Cambria Math" w:cs="Times New Roman" w:hint="eastAsia"/>
              <w:kern w:val="0"/>
              <w:sz w:val="24"/>
              <w:szCs w:val="24"/>
            </w:rPr>
            <m:t>&lt;1</m:t>
          </w:ins>
        </m:r>
      </m:oMath>
      <w:ins w:id="2304"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w:ins>
      <m:oMath>
        <m:r>
          <w:ins w:id="2305" w:author="Zhang Li" w:date="2022-06-12T15:03:00Z">
            <w:rPr>
              <w:rFonts w:ascii="Cambria Math" w:eastAsia="宋体" w:hAnsi="Cambria Math" w:cs="Times New Roman"/>
              <w:kern w:val="0"/>
              <w:sz w:val="24"/>
              <w:szCs w:val="24"/>
            </w:rPr>
            <m:t>N</m:t>
          </w:ins>
        </m:r>
        <m:r>
          <w:ins w:id="2306" w:author="Zhang Li" w:date="2022-06-12T15:03:00Z">
            <m:rPr>
              <m:sty m:val="p"/>
            </m:rPr>
            <w:rPr>
              <w:rFonts w:ascii="Cambria Math" w:eastAsia="宋体" w:hAnsi="Cambria Math" w:cs="Times New Roman"/>
              <w:kern w:val="0"/>
              <w:sz w:val="24"/>
              <w:szCs w:val="24"/>
            </w:rPr>
            <m:t xml:space="preserve">+2 </m:t>
          </w:ins>
        </m:r>
      </m:oMath>
      <w:ins w:id="2307" w:author="Zhang Li" w:date="2022-06-12T15:03: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2308" w:author="Zhang Li" w:date="2022-06-12T15:03:00Z">
                <w:rPr>
                  <w:rFonts w:ascii="Cambria Math" w:eastAsia="宋体" w:hAnsi="Cambria Math" w:cs="Times New Roman"/>
                  <w:kern w:val="0"/>
                  <w:sz w:val="24"/>
                  <w:szCs w:val="24"/>
                </w:rPr>
              </w:ins>
            </m:ctrlPr>
          </m:sSubPr>
          <m:e>
            <m:r>
              <w:ins w:id="2309" w:author="Zhang Li" w:date="2022-06-12T15:03:00Z">
                <w:rPr>
                  <w:rFonts w:ascii="Cambria Math" w:eastAsia="宋体" w:hAnsi="Cambria Math" w:cs="Times New Roman"/>
                  <w:kern w:val="0"/>
                  <w:sz w:val="24"/>
                  <w:szCs w:val="24"/>
                </w:rPr>
                <m:t>T</m:t>
              </w:ins>
            </m:r>
          </m:e>
          <m:sub>
            <m:r>
              <w:ins w:id="2310" w:author="Zhang Li" w:date="2022-06-12T15:03:00Z">
                <w:rPr>
                  <w:rFonts w:ascii="Cambria Math" w:eastAsia="宋体" w:hAnsi="Cambria Math" w:cs="Times New Roman"/>
                  <w:kern w:val="0"/>
                  <w:sz w:val="24"/>
                  <w:szCs w:val="24"/>
                </w:rPr>
                <m:t>i</m:t>
              </w:ins>
            </m:r>
          </m:sub>
        </m:sSub>
      </m:oMath>
      <w:ins w:id="2311" w:author="Zhang Li" w:date="2022-06-12T15:03:00Z">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w:ins>
      <m:oMath>
        <m:r>
          <w:ins w:id="2312" w:author="Zhang Li" w:date="2022-06-12T15:03:00Z">
            <w:rPr>
              <w:rFonts w:ascii="Cambria Math" w:eastAsia="宋体" w:hAnsi="Cambria Math" w:cs="Times New Roman"/>
              <w:kern w:val="0"/>
              <w:sz w:val="24"/>
              <w:szCs w:val="24"/>
            </w:rPr>
            <m:t>M</m:t>
          </w:ins>
        </m:r>
      </m:oMath>
      <w:ins w:id="231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2314" w:author="Zhang Li" w:date="2022-06-12T15:03:00Z">
                <w:rPr>
                  <w:rFonts w:ascii="Cambria Math" w:eastAsia="宋体" w:hAnsi="Cambria Math" w:cs="Times New Roman"/>
                  <w:kern w:val="0"/>
                  <w:sz w:val="24"/>
                  <w:szCs w:val="24"/>
                </w:rPr>
              </w:ins>
            </m:ctrlPr>
          </m:sSubPr>
          <m:e>
            <m:r>
              <w:ins w:id="2315" w:author="Zhang Li" w:date="2022-06-12T15:03:00Z">
                <w:rPr>
                  <w:rFonts w:ascii="Cambria Math" w:eastAsia="宋体" w:hAnsi="Cambria Math" w:cs="Times New Roman"/>
                  <w:kern w:val="0"/>
                  <w:sz w:val="24"/>
                  <w:szCs w:val="24"/>
                </w:rPr>
                <m:t>D</m:t>
              </w:ins>
            </m:r>
          </m:e>
          <m:sub>
            <m:r>
              <w:ins w:id="2316" w:author="Zhang Li" w:date="2022-06-12T15:03:00Z">
                <m:rPr>
                  <m:sty m:val="p"/>
                </m:rPr>
                <w:rPr>
                  <w:rFonts w:ascii="Cambria Math" w:eastAsia="宋体" w:hAnsi="Cambria Math" w:cs="Times New Roman"/>
                  <w:kern w:val="0"/>
                  <w:sz w:val="24"/>
                  <w:szCs w:val="24"/>
                </w:rPr>
                <m:t>0</m:t>
              </w:ins>
            </m:r>
          </m:sub>
        </m:sSub>
      </m:oMath>
      <w:ins w:id="231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318" w:author="Zhang Li" w:date="2022-06-12T15:03:00Z">
                <w:rPr>
                  <w:rFonts w:ascii="Cambria Math" w:eastAsia="宋体" w:hAnsi="Cambria Math" w:cs="Times New Roman"/>
                  <w:kern w:val="0"/>
                  <w:sz w:val="24"/>
                  <w:szCs w:val="24"/>
                </w:rPr>
              </w:ins>
            </m:ctrlPr>
          </m:sSubPr>
          <m:e>
            <m:r>
              <w:ins w:id="2319" w:author="Zhang Li" w:date="2022-06-12T15:03:00Z">
                <w:rPr>
                  <w:rFonts w:ascii="Cambria Math" w:eastAsia="宋体" w:hAnsi="Cambria Math" w:cs="Times New Roman"/>
                  <w:kern w:val="0"/>
                  <w:sz w:val="24"/>
                  <w:szCs w:val="24"/>
                </w:rPr>
                <m:t>D</m:t>
              </w:ins>
            </m:r>
          </m:e>
          <m:sub>
            <m:r>
              <w:ins w:id="2320" w:author="Zhang Li" w:date="2022-06-12T15:03:00Z">
                <w:rPr>
                  <w:rFonts w:ascii="Cambria Math" w:eastAsia="宋体" w:hAnsi="Cambria Math" w:cs="Times New Roman"/>
                  <w:kern w:val="0"/>
                  <w:sz w:val="24"/>
                  <w:szCs w:val="24"/>
                </w:rPr>
                <m:t>t</m:t>
              </w:ins>
            </m:r>
          </m:sub>
        </m:sSub>
      </m:oMath>
      <w:ins w:id="232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without considering channel contention is expressed as</w:t>
        </w:r>
      </w:ins>
    </w:p>
    <w:p w14:paraId="7B0284DA" w14:textId="77777777" w:rsidR="00614FA7" w:rsidRPr="00641646" w:rsidRDefault="00475216" w:rsidP="00614FA7">
      <w:pPr>
        <w:spacing w:afterLines="50" w:after="156"/>
        <w:rPr>
          <w:ins w:id="2322" w:author="Zhang Li" w:date="2022-06-12T15:03:00Z"/>
          <w:rFonts w:ascii="Times New Roman" w:eastAsia="宋体" w:hAnsi="Times New Roman" w:cs="Times New Roman"/>
          <w:kern w:val="0"/>
          <w:sz w:val="24"/>
          <w:szCs w:val="24"/>
        </w:rPr>
      </w:pPr>
      <m:oMathPara>
        <m:oMath>
          <m:sSub>
            <m:sSubPr>
              <m:ctrlPr>
                <w:ins w:id="2323" w:author="Zhang Li" w:date="2022-06-12T15:03:00Z">
                  <w:rPr>
                    <w:rFonts w:ascii="Cambria Math" w:eastAsia="宋体" w:hAnsi="Cambria Math" w:cs="Times New Roman"/>
                    <w:i/>
                    <w:kern w:val="0"/>
                    <w:sz w:val="24"/>
                    <w:szCs w:val="24"/>
                  </w:rPr>
                </w:ins>
              </m:ctrlPr>
            </m:sSubPr>
            <m:e>
              <m:r>
                <w:ins w:id="2324" w:author="Zhang Li" w:date="2022-06-12T15:03:00Z">
                  <w:rPr>
                    <w:rFonts w:ascii="Cambria Math" w:eastAsia="宋体" w:hAnsi="Cambria Math" w:cs="Times New Roman"/>
                    <w:kern w:val="0"/>
                    <w:sz w:val="24"/>
                    <w:szCs w:val="24"/>
                  </w:rPr>
                  <m:t>L</m:t>
                </w:ins>
              </m:r>
            </m:e>
            <m:sub>
              <m:r>
                <w:ins w:id="2325" w:author="Zhang Li" w:date="2022-06-12T15:03:00Z">
                  <w:rPr>
                    <w:rFonts w:ascii="Cambria Math" w:eastAsia="宋体" w:hAnsi="Cambria Math" w:cs="Times New Roman"/>
                    <w:kern w:val="0"/>
                    <w:sz w:val="24"/>
                    <w:szCs w:val="24"/>
                  </w:rPr>
                  <m:t>max</m:t>
                </w:ins>
              </m:r>
            </m:sub>
          </m:sSub>
          <m:r>
            <w:ins w:id="2326" w:author="Zhang Li" w:date="2022-06-12T15:03:00Z">
              <w:rPr>
                <w:rFonts w:ascii="Cambria Math" w:eastAsia="宋体" w:hAnsi="Cambria Math" w:cs="Times New Roman"/>
                <w:kern w:val="0"/>
                <w:sz w:val="24"/>
                <w:szCs w:val="24"/>
              </w:rPr>
              <m:t>=</m:t>
            </w:ins>
          </m:r>
          <m:sSubSup>
            <m:sSubSupPr>
              <m:ctrlPr>
                <w:ins w:id="2327" w:author="Zhang Li" w:date="2022-06-12T15:03:00Z">
                  <w:rPr>
                    <w:rFonts w:ascii="Cambria Math" w:eastAsia="宋体" w:hAnsi="Cambria Math" w:cs="Times New Roman"/>
                    <w:i/>
                    <w:kern w:val="0"/>
                    <w:sz w:val="24"/>
                    <w:szCs w:val="24"/>
                  </w:rPr>
                </w:ins>
              </m:ctrlPr>
            </m:sSubSupPr>
            <m:e>
              <m:sSub>
                <m:sSubPr>
                  <m:ctrlPr>
                    <w:ins w:id="2328" w:author="Zhang Li" w:date="2022-06-12T15:03:00Z">
                      <w:rPr>
                        <w:rFonts w:ascii="Cambria Math" w:eastAsia="宋体" w:hAnsi="Cambria Math" w:cs="Times New Roman"/>
                        <w:i/>
                        <w:kern w:val="0"/>
                        <w:sz w:val="24"/>
                        <w:szCs w:val="24"/>
                      </w:rPr>
                    </w:ins>
                  </m:ctrlPr>
                </m:sSubPr>
                <m:e>
                  <m:r>
                    <w:ins w:id="2329" w:author="Zhang Li" w:date="2022-06-12T15:03:00Z">
                      <w:rPr>
                        <w:rFonts w:ascii="Cambria Math" w:eastAsia="宋体" w:hAnsi="Cambria Math" w:cs="Times New Roman"/>
                        <w:kern w:val="0"/>
                        <w:sz w:val="24"/>
                        <w:szCs w:val="24"/>
                      </w:rPr>
                      <m:t>τ</m:t>
                    </w:ins>
                  </m:r>
                </m:e>
                <m:sub>
                  <m:r>
                    <w:ins w:id="2330" w:author="Zhang Li" w:date="2022-06-12T15:03:00Z">
                      <w:rPr>
                        <w:rFonts w:ascii="Cambria Math" w:eastAsia="宋体" w:hAnsi="Cambria Math" w:cs="Times New Roman"/>
                        <w:kern w:val="0"/>
                        <w:sz w:val="24"/>
                        <w:szCs w:val="24"/>
                      </w:rPr>
                      <m:t>o</m:t>
                    </w:ins>
                  </m:r>
                </m:sub>
              </m:sSub>
              <m:r>
                <w:ins w:id="2331" w:author="Zhang Li" w:date="2022-06-12T15:03:00Z">
                  <w:rPr>
                    <w:rFonts w:ascii="Cambria Math" w:eastAsia="宋体" w:hAnsi="Cambria Math" w:cs="Times New Roman"/>
                    <w:kern w:val="0"/>
                    <w:sz w:val="24"/>
                    <w:szCs w:val="24"/>
                  </w:rPr>
                  <m:t>⋅T</m:t>
                </w:ins>
              </m:r>
            </m:e>
            <m:sub>
              <m:r>
                <w:ins w:id="2332" w:author="Zhang Li" w:date="2022-06-12T15:03:00Z">
                  <w:rPr>
                    <w:rFonts w:ascii="Cambria Math" w:eastAsia="宋体" w:hAnsi="Cambria Math" w:cs="Times New Roman"/>
                    <w:kern w:val="0"/>
                    <w:sz w:val="24"/>
                    <w:szCs w:val="24"/>
                  </w:rPr>
                  <m:t>B</m:t>
                </w:ins>
              </m:r>
            </m:sub>
            <m:sup>
              <m:r>
                <w:ins w:id="2333" w:author="Zhang Li" w:date="2022-06-12T15:03:00Z">
                  <w:rPr>
                    <w:rFonts w:ascii="Cambria Math" w:eastAsia="宋体" w:hAnsi="Cambria Math" w:cs="Times New Roman"/>
                    <w:kern w:val="0"/>
                    <w:sz w:val="24"/>
                    <w:szCs w:val="24"/>
                  </w:rPr>
                  <m:t>max</m:t>
                </w:ins>
              </m:r>
            </m:sup>
          </m:sSubSup>
          <m:r>
            <w:ins w:id="2334" w:author="Zhang Li" w:date="2022-06-12T15:03:00Z">
              <w:rPr>
                <w:rFonts w:ascii="Cambria Math" w:eastAsia="宋体" w:hAnsi="Cambria Math" w:cs="Times New Roman"/>
                <w:kern w:val="0"/>
                <w:sz w:val="24"/>
                <w:szCs w:val="24"/>
              </w:rPr>
              <m:t xml:space="preserve">+ </m:t>
            </w:ins>
          </m:r>
          <m:sSub>
            <m:sSubPr>
              <m:ctrlPr>
                <w:ins w:id="2335" w:author="Zhang Li" w:date="2022-06-12T15:03:00Z">
                  <w:rPr>
                    <w:rFonts w:ascii="Cambria Math" w:eastAsia="宋体" w:hAnsi="Cambria Math" w:cs="Times New Roman"/>
                    <w:i/>
                    <w:kern w:val="0"/>
                    <w:sz w:val="24"/>
                    <w:szCs w:val="24"/>
                  </w:rPr>
                </w:ins>
              </m:ctrlPr>
            </m:sSubPr>
            <m:e>
              <m:r>
                <w:ins w:id="2336" w:author="Zhang Li" w:date="2022-06-12T15:03:00Z">
                  <w:rPr>
                    <w:rFonts w:ascii="Cambria Math" w:eastAsia="宋体" w:hAnsi="Cambria Math" w:cs="Times New Roman"/>
                    <w:kern w:val="0"/>
                    <w:sz w:val="24"/>
                    <w:szCs w:val="24"/>
                  </w:rPr>
                  <m:t>τ</m:t>
                </w:ins>
              </m:r>
            </m:e>
            <m:sub>
              <m:r>
                <w:ins w:id="2337" w:author="Zhang Li" w:date="2022-06-12T15:03:00Z">
                  <w:rPr>
                    <w:rFonts w:ascii="Cambria Math" w:eastAsia="宋体" w:hAnsi="Cambria Math" w:cs="Times New Roman"/>
                    <w:kern w:val="0"/>
                    <w:sz w:val="24"/>
                    <w:szCs w:val="24"/>
                  </w:rPr>
                  <m:t>o</m:t>
                </w:ins>
              </m:r>
            </m:sub>
          </m:sSub>
          <m:r>
            <w:ins w:id="2338" w:author="Zhang Li" w:date="2022-06-12T15:03:00Z">
              <w:rPr>
                <w:rFonts w:ascii="Cambria Math" w:eastAsia="宋体" w:hAnsi="Cambria Math" w:cs="Times New Roman"/>
                <w:kern w:val="0"/>
                <w:sz w:val="24"/>
                <w:szCs w:val="24"/>
              </w:rPr>
              <m:t>⋅</m:t>
            </w:ins>
          </m:r>
          <m:nary>
            <m:naryPr>
              <m:chr m:val="∑"/>
              <m:limLoc m:val="undOvr"/>
              <m:ctrlPr>
                <w:ins w:id="2339" w:author="Zhang Li" w:date="2022-06-12T15:03:00Z">
                  <w:rPr>
                    <w:rFonts w:ascii="Cambria Math" w:eastAsia="宋体" w:hAnsi="Cambria Math" w:cs="Times New Roman"/>
                    <w:i/>
                    <w:kern w:val="0"/>
                    <w:sz w:val="24"/>
                    <w:szCs w:val="24"/>
                  </w:rPr>
                </w:ins>
              </m:ctrlPr>
            </m:naryPr>
            <m:sub>
              <m:r>
                <w:ins w:id="2340" w:author="Zhang Li" w:date="2022-06-12T15:03:00Z">
                  <w:rPr>
                    <w:rFonts w:ascii="Cambria Math" w:eastAsia="宋体" w:hAnsi="Cambria Math" w:cs="Times New Roman"/>
                    <w:kern w:val="0"/>
                    <w:sz w:val="24"/>
                    <w:szCs w:val="24"/>
                  </w:rPr>
                  <m:t>i=0</m:t>
                </w:ins>
              </m:r>
            </m:sub>
            <m:sup>
              <m:r>
                <w:ins w:id="2341" w:author="Zhang Li" w:date="2022-06-12T15:03:00Z">
                  <w:rPr>
                    <w:rFonts w:ascii="Cambria Math" w:eastAsia="宋体" w:hAnsi="Cambria Math" w:cs="Times New Roman"/>
                    <w:kern w:val="0"/>
                    <w:sz w:val="24"/>
                    <w:szCs w:val="24"/>
                  </w:rPr>
                  <m:t>N</m:t>
                </w:ins>
              </m:r>
            </m:sup>
            <m:e>
              <m:sSub>
                <m:sSubPr>
                  <m:ctrlPr>
                    <w:ins w:id="2342" w:author="Zhang Li" w:date="2022-06-12T15:03:00Z">
                      <w:rPr>
                        <w:rFonts w:ascii="Cambria Math" w:eastAsia="宋体" w:hAnsi="Cambria Math" w:cs="Times New Roman"/>
                        <w:i/>
                        <w:kern w:val="0"/>
                        <w:sz w:val="24"/>
                        <w:szCs w:val="24"/>
                      </w:rPr>
                    </w:ins>
                  </m:ctrlPr>
                </m:sSubPr>
                <m:e>
                  <m:r>
                    <w:ins w:id="2343" w:author="Zhang Li" w:date="2022-06-12T15:03:00Z">
                      <w:rPr>
                        <w:rFonts w:ascii="Cambria Math" w:eastAsia="宋体" w:hAnsi="Cambria Math" w:cs="Times New Roman"/>
                        <w:kern w:val="0"/>
                        <w:sz w:val="24"/>
                        <w:szCs w:val="24"/>
                      </w:rPr>
                      <m:t>T</m:t>
                    </w:ins>
                  </m:r>
                </m:e>
                <m:sub>
                  <m:r>
                    <w:ins w:id="2344"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2345" w:author="Zhang Li" w:date="2022-06-12T15:03:00Z"/>
          <w:rFonts w:ascii="Times New Roman" w:eastAsia="宋体" w:hAnsi="Times New Roman" w:cs="Times New Roman"/>
          <w:kern w:val="0"/>
          <w:sz w:val="24"/>
          <w:szCs w:val="24"/>
        </w:rPr>
      </w:pPr>
      <w:ins w:id="2346" w:author="Zhang Li" w:date="2022-06-12T15:03:00Z">
        <w:r>
          <w:rPr>
            <w:rFonts w:ascii="Times New Roman" w:eastAsia="宋体" w:hAnsi="Times New Roman" w:cs="Times New Roman"/>
            <w:kern w:val="0"/>
            <w:sz w:val="24"/>
            <w:szCs w:val="24"/>
          </w:rPr>
          <w:t xml:space="preserve">where </w:t>
        </w:r>
      </w:ins>
      <m:oMath>
        <m:sSubSup>
          <m:sSubSupPr>
            <m:ctrlPr>
              <w:ins w:id="2347" w:author="Zhang Li" w:date="2022-06-12T15:03:00Z">
                <w:rPr>
                  <w:rFonts w:ascii="Cambria Math" w:eastAsia="宋体" w:hAnsi="Cambria Math" w:cs="Times New Roman"/>
                  <w:i/>
                  <w:kern w:val="0"/>
                  <w:sz w:val="24"/>
                  <w:szCs w:val="24"/>
                </w:rPr>
              </w:ins>
            </m:ctrlPr>
          </m:sSubSupPr>
          <m:e>
            <m:r>
              <w:ins w:id="2348" w:author="Zhang Li" w:date="2022-06-12T15:03:00Z">
                <w:rPr>
                  <w:rFonts w:ascii="Cambria Math" w:eastAsia="宋体" w:hAnsi="Cambria Math" w:cs="Times New Roman"/>
                  <w:kern w:val="0"/>
                  <w:sz w:val="24"/>
                  <w:szCs w:val="24"/>
                </w:rPr>
                <m:t>T</m:t>
              </w:ins>
            </m:r>
          </m:e>
          <m:sub>
            <m:r>
              <w:ins w:id="2349" w:author="Zhang Li" w:date="2022-06-12T15:03:00Z">
                <w:rPr>
                  <w:rFonts w:ascii="Cambria Math" w:eastAsia="宋体" w:hAnsi="Cambria Math" w:cs="Times New Roman"/>
                  <w:kern w:val="0"/>
                  <w:sz w:val="24"/>
                  <w:szCs w:val="24"/>
                </w:rPr>
                <m:t>B</m:t>
              </w:ins>
            </m:r>
          </m:sub>
          <m:sup>
            <m:r>
              <w:ins w:id="2350" w:author="Zhang Li" w:date="2022-06-12T15:03:00Z">
                <w:rPr>
                  <w:rFonts w:ascii="Cambria Math" w:eastAsia="宋体" w:hAnsi="Cambria Math" w:cs="Times New Roman"/>
                  <w:kern w:val="0"/>
                  <w:sz w:val="24"/>
                  <w:szCs w:val="24"/>
                </w:rPr>
                <m:t>max</m:t>
              </w:ins>
            </m:r>
          </m:sup>
        </m:sSubSup>
        <m:r>
          <w:ins w:id="2351" w:author="Zhang Li" w:date="2022-06-12T15:03:00Z">
            <w:rPr>
              <w:rFonts w:ascii="Cambria Math" w:eastAsia="宋体" w:hAnsi="Cambria Math" w:cs="Times New Roman"/>
              <w:kern w:val="0"/>
              <w:sz w:val="24"/>
              <w:szCs w:val="24"/>
            </w:rPr>
            <m:t>=</m:t>
          </w:ins>
        </m:r>
        <m:f>
          <m:fPr>
            <m:ctrlPr>
              <w:ins w:id="2352" w:author="Zhang Li" w:date="2022-06-12T15:03:00Z">
                <w:rPr>
                  <w:rFonts w:ascii="Cambria Math" w:eastAsia="宋体" w:hAnsi="Cambria Math" w:cs="Times New Roman"/>
                  <w:kern w:val="0"/>
                  <w:sz w:val="24"/>
                  <w:szCs w:val="24"/>
                </w:rPr>
              </w:ins>
            </m:ctrlPr>
          </m:fPr>
          <m:num>
            <m:sSub>
              <m:sSubPr>
                <m:ctrlPr>
                  <w:ins w:id="2353" w:author="Zhang Li" w:date="2022-06-12T15:03:00Z">
                    <w:rPr>
                      <w:rFonts w:ascii="Cambria Math" w:eastAsia="宋体" w:hAnsi="Cambria Math" w:cs="Times New Roman"/>
                      <w:kern w:val="0"/>
                      <w:sz w:val="24"/>
                      <w:szCs w:val="24"/>
                    </w:rPr>
                  </w:ins>
                </m:ctrlPr>
              </m:sSubPr>
              <m:e>
                <m:r>
                  <w:ins w:id="2354" w:author="Zhang Li" w:date="2022-06-12T15:03:00Z">
                    <w:rPr>
                      <w:rFonts w:ascii="Cambria Math" w:eastAsia="宋体" w:hAnsi="Cambria Math" w:cs="Times New Roman"/>
                      <w:kern w:val="0"/>
                      <w:sz w:val="24"/>
                      <w:szCs w:val="24"/>
                    </w:rPr>
                    <m:t>D</m:t>
                  </w:ins>
                </m:r>
              </m:e>
              <m:sub>
                <m:r>
                  <w:ins w:id="2355" w:author="Zhang Li" w:date="2022-06-12T15:03:00Z">
                    <m:rPr>
                      <m:sty m:val="p"/>
                    </m:rPr>
                    <w:rPr>
                      <w:rFonts w:ascii="Cambria Math" w:eastAsia="宋体" w:hAnsi="Cambria Math" w:cs="Times New Roman"/>
                      <w:kern w:val="0"/>
                      <w:sz w:val="24"/>
                      <w:szCs w:val="24"/>
                    </w:rPr>
                    <m:t>0</m:t>
                  </w:ins>
                </m:r>
              </m:sub>
            </m:sSub>
            <m:r>
              <w:ins w:id="2356" w:author="Zhang Li" w:date="2022-06-12T15:03:00Z">
                <m:rPr>
                  <m:sty m:val="p"/>
                </m:rPr>
                <w:rPr>
                  <w:rFonts w:ascii="Cambria Math" w:eastAsia="宋体" w:hAnsi="Cambria Math" w:cs="Times New Roman"/>
                  <w:kern w:val="0"/>
                  <w:sz w:val="24"/>
                  <w:szCs w:val="24"/>
                </w:rPr>
                <m:t>+</m:t>
              </w:ins>
            </m:r>
            <m:sSub>
              <m:sSubPr>
                <m:ctrlPr>
                  <w:ins w:id="2357" w:author="Zhang Li" w:date="2022-06-12T15:03:00Z">
                    <w:rPr>
                      <w:rFonts w:ascii="Cambria Math" w:eastAsia="宋体" w:hAnsi="Cambria Math" w:cs="Times New Roman"/>
                      <w:kern w:val="0"/>
                      <w:sz w:val="24"/>
                      <w:szCs w:val="24"/>
                    </w:rPr>
                  </w:ins>
                </m:ctrlPr>
              </m:sSubPr>
              <m:e>
                <m:r>
                  <w:ins w:id="2358" w:author="Zhang Li" w:date="2022-06-12T15:03:00Z">
                    <w:rPr>
                      <w:rFonts w:ascii="Cambria Math" w:eastAsia="宋体" w:hAnsi="Cambria Math" w:cs="Times New Roman"/>
                      <w:kern w:val="0"/>
                      <w:sz w:val="24"/>
                      <w:szCs w:val="24"/>
                    </w:rPr>
                    <m:t>n</m:t>
                  </w:ins>
                </m:r>
              </m:e>
              <m:sub>
                <m:r>
                  <w:ins w:id="2359" w:author="Zhang Li" w:date="2022-06-12T15:03:00Z">
                    <w:rPr>
                      <w:rFonts w:ascii="Cambria Math" w:eastAsia="宋体" w:hAnsi="Cambria Math" w:cs="Times New Roman"/>
                      <w:kern w:val="0"/>
                      <w:sz w:val="24"/>
                      <w:szCs w:val="24"/>
                    </w:rPr>
                    <m:t>max</m:t>
                  </w:ins>
                </m:r>
              </m:sub>
            </m:sSub>
            <m:r>
              <w:ins w:id="2360" w:author="Zhang Li" w:date="2022-06-12T15:03:00Z">
                <m:rPr>
                  <m:sty m:val="p"/>
                </m:rPr>
                <w:rPr>
                  <w:rFonts w:ascii="Cambria Math" w:eastAsia="宋体" w:hAnsi="Cambria Math" w:cs="Times New Roman"/>
                  <w:kern w:val="0"/>
                  <w:sz w:val="24"/>
                  <w:szCs w:val="24"/>
                </w:rPr>
                <m:t>⋅</m:t>
              </w:ins>
            </m:r>
            <m:sSub>
              <m:sSubPr>
                <m:ctrlPr>
                  <w:ins w:id="2361" w:author="Zhang Li" w:date="2022-06-12T15:03:00Z">
                    <w:rPr>
                      <w:rFonts w:ascii="Cambria Math" w:eastAsia="宋体" w:hAnsi="Cambria Math" w:cs="Times New Roman"/>
                      <w:kern w:val="0"/>
                      <w:sz w:val="24"/>
                      <w:szCs w:val="24"/>
                    </w:rPr>
                  </w:ins>
                </m:ctrlPr>
              </m:sSubPr>
              <m:e>
                <m:r>
                  <w:ins w:id="2362" w:author="Zhang Li" w:date="2022-06-12T15:03:00Z">
                    <w:rPr>
                      <w:rFonts w:ascii="Cambria Math" w:eastAsia="宋体" w:hAnsi="Cambria Math" w:cs="Times New Roman"/>
                      <w:kern w:val="0"/>
                      <w:sz w:val="24"/>
                      <w:szCs w:val="24"/>
                    </w:rPr>
                    <m:t>D</m:t>
                  </w:ins>
                </m:r>
              </m:e>
              <m:sub>
                <m:r>
                  <w:ins w:id="2363" w:author="Zhang Li" w:date="2022-06-12T15:03:00Z">
                    <w:rPr>
                      <w:rFonts w:ascii="Cambria Math" w:eastAsia="宋体" w:hAnsi="Cambria Math" w:cs="Times New Roman"/>
                      <w:kern w:val="0"/>
                      <w:sz w:val="24"/>
                      <w:szCs w:val="24"/>
                    </w:rPr>
                    <m:t>t</m:t>
                  </w:ins>
                </m:r>
              </m:sub>
            </m:sSub>
          </m:num>
          <m:den>
            <m:r>
              <w:ins w:id="2364" w:author="Zhang Li" w:date="2022-06-12T15:03:00Z">
                <w:rPr>
                  <w:rFonts w:ascii="Cambria Math" w:eastAsia="宋体" w:hAnsi="Cambria Math" w:cs="Times New Roman"/>
                  <w:kern w:val="0"/>
                  <w:sz w:val="24"/>
                  <w:szCs w:val="24"/>
                </w:rPr>
                <m:t>M</m:t>
              </w:ins>
            </m:r>
          </m:den>
        </m:f>
        <m:r>
          <w:ins w:id="2365" w:author="Zhang Li" w:date="2022-06-12T15:03:00Z">
            <w:rPr>
              <w:rFonts w:ascii="Cambria Math" w:eastAsia="宋体" w:hAnsi="Cambria Math" w:cs="Times New Roman"/>
              <w:kern w:val="0"/>
              <w:sz w:val="24"/>
              <w:szCs w:val="24"/>
            </w:rPr>
            <m:t xml:space="preserve"> </m:t>
          </w:ins>
        </m:r>
      </m:oMath>
      <w:ins w:id="2366" w:author="Zhang Li" w:date="2022-06-12T15:03:00Z">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w:ins>
      <m:oMath>
        <m:sSub>
          <m:sSubPr>
            <m:ctrlPr>
              <w:ins w:id="2367" w:author="Zhang Li" w:date="2022-06-12T15:03:00Z">
                <w:rPr>
                  <w:rFonts w:ascii="Cambria Math" w:eastAsia="宋体" w:hAnsi="Cambria Math" w:cs="Times New Roman"/>
                  <w:i/>
                  <w:kern w:val="0"/>
                  <w:sz w:val="24"/>
                  <w:szCs w:val="24"/>
                </w:rPr>
              </w:ins>
            </m:ctrlPr>
          </m:sSubPr>
          <m:e>
            <m:r>
              <w:ins w:id="2368" w:author="Zhang Li" w:date="2022-06-12T15:03:00Z">
                <w:rPr>
                  <w:rFonts w:ascii="Cambria Math" w:eastAsia="宋体" w:hAnsi="Cambria Math" w:cs="Times New Roman"/>
                  <w:kern w:val="0"/>
                  <w:sz w:val="24"/>
                  <w:szCs w:val="24"/>
                </w:rPr>
                <m:t>T</m:t>
              </w:ins>
            </m:r>
          </m:e>
          <m:sub>
            <m:r>
              <w:ins w:id="2369" w:author="Zhang Li" w:date="2022-06-12T15:03:00Z">
                <w:rPr>
                  <w:rFonts w:ascii="Cambria Math" w:eastAsia="宋体" w:hAnsi="Cambria Math" w:cs="Times New Roman"/>
                  <w:kern w:val="0"/>
                  <w:sz w:val="24"/>
                  <w:szCs w:val="24"/>
                </w:rPr>
                <m:t>sig</m:t>
              </w:ins>
            </m:r>
          </m:sub>
        </m:sSub>
      </m:oMath>
      <w:ins w:id="237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2371" w:author="Zhang Li" w:date="2022-06-12T15:03:00Z">
            <w:rPr>
              <w:rFonts w:ascii="Cambria Math" w:eastAsia="宋体" w:hAnsi="Cambria Math" w:cs="Times New Roman"/>
              <w:kern w:val="0"/>
              <w:sz w:val="24"/>
              <w:szCs w:val="24"/>
            </w:rPr>
            <m:t>p</m:t>
          </w:ins>
        </m:r>
      </m:oMath>
      <w:ins w:id="2372"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ins>
    </w:p>
    <w:p w14:paraId="2F4C14C0" w14:textId="77777777" w:rsidR="00614FA7" w:rsidRDefault="00614FA7" w:rsidP="00614FA7">
      <w:pPr>
        <w:spacing w:beforeLines="50" w:before="156" w:afterLines="50" w:after="156"/>
        <w:rPr>
          <w:ins w:id="2373" w:author="Zhang Li" w:date="2022-06-12T15:03:00Z"/>
          <w:rFonts w:ascii="Times New Roman" w:eastAsia="宋体" w:hAnsi="Times New Roman" w:cs="Times New Roman"/>
          <w:kern w:val="0"/>
          <w:sz w:val="24"/>
          <w:szCs w:val="24"/>
        </w:rPr>
      </w:pPr>
      <w:ins w:id="2374"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2375" w:author="Zhang Li" w:date="2022-06-12T15:03:00Z">
                <w:rPr>
                  <w:rFonts w:ascii="Cambria Math" w:eastAsia="宋体" w:hAnsi="Cambria Math" w:cs="Times New Roman"/>
                  <w:i/>
                  <w:kern w:val="0"/>
                  <w:sz w:val="24"/>
                  <w:szCs w:val="24"/>
                </w:rPr>
              </w:ins>
            </m:ctrlPr>
          </m:sSubSupPr>
          <m:e>
            <m:r>
              <w:ins w:id="2376" w:author="Zhang Li" w:date="2022-06-12T15:03:00Z">
                <w:rPr>
                  <w:rFonts w:ascii="Cambria Math" w:eastAsia="宋体" w:hAnsi="Cambria Math" w:cs="Times New Roman"/>
                  <w:kern w:val="0"/>
                  <w:sz w:val="24"/>
                  <w:szCs w:val="24"/>
                </w:rPr>
                <m:t>T</m:t>
              </w:ins>
            </m:r>
          </m:e>
          <m:sub>
            <m:r>
              <w:ins w:id="2377" w:author="Zhang Li" w:date="2022-06-12T15:03:00Z">
                <w:rPr>
                  <w:rFonts w:ascii="Cambria Math" w:eastAsia="宋体" w:hAnsi="Cambria Math" w:cs="Times New Roman"/>
                  <w:kern w:val="0"/>
                  <w:sz w:val="24"/>
                  <w:szCs w:val="24"/>
                </w:rPr>
                <m:t>B</m:t>
              </w:ins>
            </m:r>
          </m:sub>
          <m:sup>
            <m:r>
              <w:ins w:id="2378" w:author="Zhang Li" w:date="2022-06-12T15:03:00Z">
                <w:rPr>
                  <w:rFonts w:ascii="Cambria Math" w:eastAsia="宋体" w:hAnsi="Cambria Math" w:cs="Times New Roman"/>
                  <w:kern w:val="0"/>
                  <w:sz w:val="24"/>
                  <w:szCs w:val="24"/>
                </w:rPr>
                <m:t>max</m:t>
              </w:ins>
            </m:r>
          </m:sup>
        </m:sSubSup>
      </m:oMath>
      <w:ins w:id="237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2380" w:author="Zhang Li" w:date="2022-06-12T15:03:00Z">
                <w:rPr>
                  <w:rFonts w:ascii="Cambria Math" w:eastAsia="宋体" w:hAnsi="Cambria Math" w:cs="Times New Roman"/>
                  <w:i/>
                  <w:kern w:val="0"/>
                  <w:sz w:val="24"/>
                  <w:szCs w:val="24"/>
                </w:rPr>
              </w:ins>
            </m:ctrlPr>
          </m:sSubPr>
          <m:e>
            <m:r>
              <w:ins w:id="2381" w:author="Zhang Li" w:date="2022-06-12T15:03:00Z">
                <w:rPr>
                  <w:rFonts w:ascii="Cambria Math" w:eastAsia="宋体" w:hAnsi="Cambria Math" w:cs="Times New Roman"/>
                  <w:kern w:val="0"/>
                  <w:sz w:val="24"/>
                  <w:szCs w:val="24"/>
                </w:rPr>
                <m:t>T</m:t>
              </w:ins>
            </m:r>
          </m:e>
          <m:sub>
            <m:r>
              <w:ins w:id="2382" w:author="Zhang Li" w:date="2022-06-12T15:03:00Z">
                <w:rPr>
                  <w:rFonts w:ascii="Cambria Math" w:eastAsia="宋体" w:hAnsi="Cambria Math" w:cs="Times New Roman"/>
                  <w:kern w:val="0"/>
                  <w:sz w:val="24"/>
                  <w:szCs w:val="24"/>
                </w:rPr>
                <m:t>sig</m:t>
              </w:ins>
            </m:r>
          </m:sub>
        </m:sSub>
      </m:oMath>
      <w:ins w:id="238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w:ins>
      <m:oMath>
        <m:r>
          <w:ins w:id="2384" w:author="Zhang Li" w:date="2022-06-12T15:03:00Z">
            <w:rPr>
              <w:rFonts w:ascii="Cambria Math" w:eastAsia="宋体" w:hAnsi="Cambria Math" w:cs="Times New Roman"/>
              <w:kern w:val="0"/>
              <w:sz w:val="24"/>
              <w:szCs w:val="24"/>
            </w:rPr>
            <m:t>p</m:t>
          </w:ins>
        </m:r>
      </m:oMath>
      <w:ins w:id="2385" w:author="Zhang Li" w:date="2022-06-12T15:03:00Z">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w:ins>
      <m:oMath>
        <m:r>
          <w:ins w:id="2386" w:author="Zhang Li" w:date="2022-06-12T15:03:00Z">
            <w:rPr>
              <w:rFonts w:ascii="Cambria Math" w:eastAsia="宋体" w:hAnsi="Cambria Math" w:cs="Times New Roman"/>
              <w:kern w:val="0"/>
              <w:sz w:val="24"/>
              <w:szCs w:val="24"/>
            </w:rPr>
            <m:t>F=(</m:t>
          </w:ins>
        </m:r>
        <m:sSubSup>
          <m:sSubSupPr>
            <m:ctrlPr>
              <w:ins w:id="2387" w:author="Zhang Li" w:date="2022-06-12T15:03:00Z">
                <w:rPr>
                  <w:rFonts w:ascii="Cambria Math" w:eastAsia="宋体" w:hAnsi="Cambria Math" w:cs="Times New Roman"/>
                  <w:i/>
                  <w:kern w:val="0"/>
                  <w:sz w:val="24"/>
                  <w:szCs w:val="24"/>
                </w:rPr>
              </w:ins>
            </m:ctrlPr>
          </m:sSubSupPr>
          <m:e>
            <m:r>
              <w:ins w:id="2388" w:author="Zhang Li" w:date="2022-06-12T15:03:00Z">
                <w:rPr>
                  <w:rFonts w:ascii="Cambria Math" w:eastAsia="宋体" w:hAnsi="Cambria Math" w:cs="Times New Roman"/>
                  <w:kern w:val="0"/>
                  <w:sz w:val="24"/>
                  <w:szCs w:val="24"/>
                </w:rPr>
                <m:t>T</m:t>
              </w:ins>
            </m:r>
          </m:e>
          <m:sub>
            <m:r>
              <w:ins w:id="2389" w:author="Zhang Li" w:date="2022-06-12T15:03:00Z">
                <w:rPr>
                  <w:rFonts w:ascii="Cambria Math" w:eastAsia="宋体" w:hAnsi="Cambria Math" w:cs="Times New Roman"/>
                  <w:kern w:val="0"/>
                  <w:sz w:val="24"/>
                  <w:szCs w:val="24"/>
                </w:rPr>
                <m:t>B</m:t>
              </w:ins>
            </m:r>
          </m:sub>
          <m:sup>
            <m:r>
              <w:ins w:id="2390" w:author="Zhang Li" w:date="2022-06-12T15:03:00Z">
                <w:rPr>
                  <w:rFonts w:ascii="Cambria Math" w:eastAsia="宋体" w:hAnsi="Cambria Math" w:cs="Times New Roman"/>
                  <w:kern w:val="0"/>
                  <w:sz w:val="24"/>
                  <w:szCs w:val="24"/>
                </w:rPr>
                <m:t>max</m:t>
              </w:ins>
            </m:r>
          </m:sup>
        </m:sSubSup>
        <m:r>
          <w:ins w:id="2391" w:author="Zhang Li" w:date="2022-06-12T15:03:00Z">
            <w:rPr>
              <w:rFonts w:ascii="Cambria Math" w:eastAsia="宋体" w:hAnsi="Cambria Math" w:cs="Times New Roman"/>
              <w:kern w:val="0"/>
              <w:sz w:val="24"/>
              <w:szCs w:val="24"/>
            </w:rPr>
            <m:t>+</m:t>
          </w:ins>
        </m:r>
        <m:nary>
          <m:naryPr>
            <m:chr m:val="∑"/>
            <m:limLoc m:val="undOvr"/>
            <m:ctrlPr>
              <w:ins w:id="2392" w:author="Zhang Li" w:date="2022-06-12T15:03:00Z">
                <w:rPr>
                  <w:rFonts w:ascii="Cambria Math" w:eastAsia="宋体" w:hAnsi="Cambria Math" w:cs="Times New Roman"/>
                  <w:i/>
                  <w:kern w:val="0"/>
                  <w:sz w:val="24"/>
                  <w:szCs w:val="24"/>
                </w:rPr>
              </w:ins>
            </m:ctrlPr>
          </m:naryPr>
          <m:sub>
            <m:r>
              <w:ins w:id="2393" w:author="Zhang Li" w:date="2022-06-12T15:03:00Z">
                <w:rPr>
                  <w:rFonts w:ascii="Cambria Math" w:eastAsia="宋体" w:hAnsi="Cambria Math" w:cs="Times New Roman"/>
                  <w:kern w:val="0"/>
                  <w:sz w:val="24"/>
                  <w:szCs w:val="24"/>
                </w:rPr>
                <m:t>i=0</m:t>
              </w:ins>
            </m:r>
          </m:sub>
          <m:sup>
            <m:r>
              <w:ins w:id="2394" w:author="Zhang Li" w:date="2022-06-12T15:03:00Z">
                <w:rPr>
                  <w:rFonts w:ascii="Cambria Math" w:eastAsia="宋体" w:hAnsi="Cambria Math" w:cs="Times New Roman"/>
                  <w:kern w:val="0"/>
                  <w:sz w:val="24"/>
                  <w:szCs w:val="24"/>
                </w:rPr>
                <m:t>N</m:t>
              </w:ins>
            </m:r>
          </m:sup>
          <m:e>
            <m:sSub>
              <m:sSubPr>
                <m:ctrlPr>
                  <w:ins w:id="2395" w:author="Zhang Li" w:date="2022-06-12T15:03:00Z">
                    <w:rPr>
                      <w:rFonts w:ascii="Cambria Math" w:eastAsia="宋体" w:hAnsi="Cambria Math" w:cs="Times New Roman"/>
                      <w:i/>
                      <w:kern w:val="0"/>
                      <w:sz w:val="24"/>
                      <w:szCs w:val="24"/>
                    </w:rPr>
                  </w:ins>
                </m:ctrlPr>
              </m:sSubPr>
              <m:e>
                <m:r>
                  <w:ins w:id="2396" w:author="Zhang Li" w:date="2022-06-12T15:03:00Z">
                    <w:rPr>
                      <w:rFonts w:ascii="Cambria Math" w:eastAsia="宋体" w:hAnsi="Cambria Math" w:cs="Times New Roman"/>
                      <w:kern w:val="0"/>
                      <w:sz w:val="24"/>
                      <w:szCs w:val="24"/>
                    </w:rPr>
                    <m:t>T</m:t>
                  </w:ins>
                </m:r>
              </m:e>
              <m:sub>
                <m:r>
                  <w:ins w:id="2397" w:author="Zhang Li" w:date="2022-06-12T15:03:00Z">
                    <w:rPr>
                      <w:rFonts w:ascii="Cambria Math" w:eastAsia="宋体" w:hAnsi="Cambria Math" w:cs="Times New Roman"/>
                      <w:kern w:val="0"/>
                      <w:sz w:val="24"/>
                      <w:szCs w:val="24"/>
                    </w:rPr>
                    <m:t>sig</m:t>
                  </w:ins>
                </m:r>
              </m:sub>
            </m:sSub>
          </m:e>
        </m:nary>
        <m:r>
          <w:ins w:id="2398" w:author="Zhang Li" w:date="2022-06-12T15:03:00Z">
            <w:rPr>
              <w:rFonts w:ascii="Cambria Math" w:eastAsia="宋体" w:hAnsi="Cambria Math" w:cs="Times New Roman"/>
              <w:kern w:val="0"/>
              <w:sz w:val="24"/>
              <w:szCs w:val="24"/>
            </w:rPr>
            <m:t>)⋅</m:t>
          </w:ins>
        </m:r>
        <m:d>
          <m:dPr>
            <m:begChr m:val="⌈"/>
            <m:endChr m:val="⌉"/>
            <m:ctrlPr>
              <w:ins w:id="2399" w:author="Zhang Li" w:date="2022-06-12T15:03:00Z">
                <w:rPr>
                  <w:rFonts w:ascii="Cambria Math" w:eastAsia="宋体" w:hAnsi="Cambria Math" w:cs="Times New Roman"/>
                  <w:i/>
                  <w:kern w:val="0"/>
                  <w:sz w:val="24"/>
                  <w:szCs w:val="24"/>
                </w:rPr>
              </w:ins>
            </m:ctrlPr>
          </m:dPr>
          <m:e>
            <m:f>
              <m:fPr>
                <m:ctrlPr>
                  <w:ins w:id="2400" w:author="Zhang Li" w:date="2022-06-12T15:03:00Z">
                    <w:rPr>
                      <w:rFonts w:ascii="Cambria Math" w:eastAsia="宋体" w:hAnsi="Cambria Math" w:cs="Times New Roman"/>
                      <w:i/>
                      <w:kern w:val="0"/>
                      <w:sz w:val="24"/>
                      <w:szCs w:val="24"/>
                    </w:rPr>
                  </w:ins>
                </m:ctrlPr>
              </m:fPr>
              <m:num>
                <m:func>
                  <m:funcPr>
                    <m:ctrlPr>
                      <w:ins w:id="2401" w:author="Zhang Li" w:date="2022-06-12T15:03:00Z">
                        <w:rPr>
                          <w:rFonts w:ascii="Cambria Math" w:eastAsia="宋体" w:hAnsi="Cambria Math" w:cs="Times New Roman"/>
                          <w:i/>
                          <w:kern w:val="0"/>
                          <w:sz w:val="24"/>
                          <w:szCs w:val="24"/>
                        </w:rPr>
                      </w:ins>
                    </m:ctrlPr>
                  </m:funcPr>
                  <m:fName>
                    <m:r>
                      <w:ins w:id="2402" w:author="Zhang Li" w:date="2022-06-12T15:03:00Z">
                        <m:rPr>
                          <m:sty m:val="p"/>
                        </m:rPr>
                        <w:rPr>
                          <w:rFonts w:ascii="Cambria Math" w:eastAsia="宋体" w:hAnsi="Cambria Math" w:cs="Times New Roman"/>
                          <w:kern w:val="0"/>
                          <w:sz w:val="24"/>
                          <w:szCs w:val="24"/>
                        </w:rPr>
                        <m:t>log</m:t>
                      </w:ins>
                    </m:r>
                  </m:fName>
                  <m:e>
                    <m:d>
                      <m:dPr>
                        <m:ctrlPr>
                          <w:ins w:id="2403" w:author="Zhang Li" w:date="2022-06-12T15:03:00Z">
                            <w:rPr>
                              <w:rFonts w:ascii="Cambria Math" w:eastAsia="宋体" w:hAnsi="Cambria Math" w:cs="Times New Roman"/>
                              <w:i/>
                              <w:kern w:val="0"/>
                              <w:sz w:val="24"/>
                              <w:szCs w:val="24"/>
                            </w:rPr>
                          </w:ins>
                        </m:ctrlPr>
                      </m:dPr>
                      <m:e>
                        <m:r>
                          <w:ins w:id="2404" w:author="Zhang Li" w:date="2022-06-12T15:03:00Z">
                            <w:rPr>
                              <w:rFonts w:ascii="Cambria Math" w:eastAsia="宋体" w:hAnsi="Cambria Math" w:cs="Times New Roman"/>
                              <w:kern w:val="0"/>
                              <w:sz w:val="24"/>
                              <w:szCs w:val="24"/>
                            </w:rPr>
                            <m:t>1-ς</m:t>
                          </w:ins>
                        </m:r>
                      </m:e>
                    </m:d>
                  </m:e>
                </m:func>
              </m:num>
              <m:den>
                <m:func>
                  <m:funcPr>
                    <m:ctrlPr>
                      <w:ins w:id="2405" w:author="Zhang Li" w:date="2022-06-12T15:03:00Z">
                        <w:rPr>
                          <w:rFonts w:ascii="Cambria Math" w:eastAsia="宋体" w:hAnsi="Cambria Math" w:cs="Times New Roman"/>
                          <w:i/>
                          <w:kern w:val="0"/>
                          <w:sz w:val="24"/>
                          <w:szCs w:val="24"/>
                        </w:rPr>
                      </w:ins>
                    </m:ctrlPr>
                  </m:funcPr>
                  <m:fName>
                    <m:r>
                      <w:ins w:id="2406" w:author="Zhang Li" w:date="2022-06-12T15:03:00Z">
                        <m:rPr>
                          <m:sty m:val="p"/>
                        </m:rPr>
                        <w:rPr>
                          <w:rFonts w:ascii="Cambria Math" w:eastAsia="宋体" w:hAnsi="Cambria Math" w:cs="Times New Roman"/>
                          <w:kern w:val="0"/>
                          <w:sz w:val="24"/>
                          <w:szCs w:val="24"/>
                        </w:rPr>
                        <m:t>log</m:t>
                      </w:ins>
                    </m:r>
                  </m:fName>
                  <m:e>
                    <m:d>
                      <m:dPr>
                        <m:ctrlPr>
                          <w:ins w:id="2407" w:author="Zhang Li" w:date="2022-06-12T15:03:00Z">
                            <w:rPr>
                              <w:rFonts w:ascii="Cambria Math" w:eastAsia="宋体" w:hAnsi="Cambria Math" w:cs="Times New Roman"/>
                              <w:i/>
                              <w:kern w:val="0"/>
                              <w:sz w:val="24"/>
                              <w:szCs w:val="24"/>
                            </w:rPr>
                          </w:ins>
                        </m:ctrlPr>
                      </m:dPr>
                      <m:e>
                        <m:r>
                          <w:ins w:id="2408" w:author="Zhang Li" w:date="2022-06-12T15:03:00Z">
                            <w:rPr>
                              <w:rFonts w:ascii="Cambria Math" w:eastAsia="宋体" w:hAnsi="Cambria Math" w:cs="Times New Roman"/>
                              <w:kern w:val="0"/>
                              <w:sz w:val="24"/>
                              <w:szCs w:val="24"/>
                            </w:rPr>
                            <m:t>1-</m:t>
                          </w:ins>
                        </m:r>
                        <m:r>
                          <w:ins w:id="2409" w:author="Zhang Li" w:date="2022-06-12T15:03:00Z">
                            <w:rPr>
                              <w:rFonts w:ascii="Cambria Math" w:eastAsia="宋体" w:hAnsi="Cambria Math" w:cs="Times New Roman" w:hint="eastAsia"/>
                              <w:kern w:val="0"/>
                              <w:sz w:val="24"/>
                              <w:szCs w:val="24"/>
                            </w:rPr>
                            <m:t>N</m:t>
                          </w:ins>
                        </m:r>
                        <m:r>
                          <w:ins w:id="2410" w:author="Zhang Li" w:date="2022-06-12T15:03:00Z">
                            <w:rPr>
                              <w:rFonts w:ascii="Cambria Math" w:eastAsia="宋体" w:hAnsi="Cambria Math" w:cs="Times New Roman"/>
                              <w:kern w:val="0"/>
                              <w:sz w:val="24"/>
                              <w:szCs w:val="24"/>
                            </w:rPr>
                            <m:t>⋅p⋅</m:t>
                          </w:ins>
                        </m:r>
                        <m:sSup>
                          <m:sSupPr>
                            <m:ctrlPr>
                              <w:ins w:id="2411" w:author="Zhang Li" w:date="2022-06-12T15:03:00Z">
                                <w:rPr>
                                  <w:rFonts w:ascii="Cambria Math" w:eastAsia="宋体" w:hAnsi="Cambria Math" w:cs="Times New Roman"/>
                                  <w:i/>
                                  <w:kern w:val="0"/>
                                  <w:sz w:val="24"/>
                                  <w:szCs w:val="24"/>
                                </w:rPr>
                              </w:ins>
                            </m:ctrlPr>
                          </m:sSupPr>
                          <m:e>
                            <m:d>
                              <m:dPr>
                                <m:ctrlPr>
                                  <w:ins w:id="2412" w:author="Zhang Li" w:date="2022-06-12T15:03:00Z">
                                    <w:rPr>
                                      <w:rFonts w:ascii="Cambria Math" w:eastAsia="宋体" w:hAnsi="Cambria Math" w:cs="Times New Roman"/>
                                      <w:i/>
                                      <w:kern w:val="0"/>
                                      <w:sz w:val="24"/>
                                      <w:szCs w:val="24"/>
                                    </w:rPr>
                                  </w:ins>
                                </m:ctrlPr>
                              </m:dPr>
                              <m:e>
                                <m:r>
                                  <w:ins w:id="2413" w:author="Zhang Li" w:date="2022-06-12T15:03:00Z">
                                    <w:rPr>
                                      <w:rFonts w:ascii="Cambria Math" w:eastAsia="宋体" w:hAnsi="Cambria Math" w:cs="Times New Roman"/>
                                      <w:kern w:val="0"/>
                                      <w:sz w:val="24"/>
                                      <w:szCs w:val="24"/>
                                    </w:rPr>
                                    <m:t>1-p</m:t>
                                  </w:ins>
                                </m:r>
                              </m:e>
                            </m:d>
                          </m:e>
                          <m:sup>
                            <m:r>
                              <w:ins w:id="2414" w:author="Zhang Li" w:date="2022-06-12T15:03:00Z">
                                <w:rPr>
                                  <w:rFonts w:ascii="Cambria Math" w:eastAsia="宋体" w:hAnsi="Cambria Math" w:cs="Times New Roman"/>
                                  <w:kern w:val="0"/>
                                  <w:sz w:val="24"/>
                                  <w:szCs w:val="24"/>
                                </w:rPr>
                                <m:t>N-1</m:t>
                              </w:ins>
                            </m:r>
                          </m:sup>
                        </m:sSup>
                      </m:e>
                    </m:d>
                  </m:e>
                </m:func>
              </m:den>
            </m:f>
          </m:e>
        </m:d>
      </m:oMath>
      <w:ins w:id="241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2416" w:author="Zhang Li" w:date="2022-06-12T15:03:00Z">
            <w:rPr>
              <w:rFonts w:ascii="Cambria Math" w:eastAsia="宋体" w:hAnsi="Cambria Math" w:cs="Times New Roman"/>
              <w:kern w:val="0"/>
              <w:sz w:val="24"/>
              <w:szCs w:val="24"/>
            </w:rPr>
            <m:t>0≤ς&lt;1</m:t>
          </w:ins>
        </m:r>
      </m:oMath>
      <w:ins w:id="241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77777777" w:rsidR="00614FA7" w:rsidRDefault="00614FA7" w:rsidP="00614FA7">
      <w:pPr>
        <w:spacing w:beforeLines="50" w:before="156" w:afterLines="50" w:after="156"/>
        <w:rPr>
          <w:ins w:id="2418" w:author="Zhang Li" w:date="2022-06-12T15:03:00Z"/>
          <w:rFonts w:ascii="Times New Roman" w:eastAsia="宋体" w:hAnsi="Times New Roman" w:cs="Times New Roman"/>
          <w:kern w:val="0"/>
          <w:sz w:val="24"/>
          <w:szCs w:val="24"/>
        </w:rPr>
      </w:pPr>
      <w:ins w:id="2419"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w:ins>
      <m:oMath>
        <m:r>
          <w:ins w:id="2420" w:author="Zhang Li" w:date="2022-06-12T15:03:00Z">
            <w:rPr>
              <w:rFonts w:ascii="Cambria Math" w:eastAsia="宋体" w:hAnsi="Cambria Math" w:cs="Times New Roman"/>
              <w:kern w:val="0"/>
              <w:sz w:val="24"/>
              <w:szCs w:val="24"/>
            </w:rPr>
            <m:t>p</m:t>
          </w:ins>
        </m:r>
      </m:oMath>
      <w:ins w:id="2421"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w:ins>
      <m:oMath>
        <m:sSub>
          <m:sSubPr>
            <m:ctrlPr>
              <w:ins w:id="2422" w:author="Zhang Li" w:date="2022-06-12T15:03:00Z">
                <w:rPr>
                  <w:rFonts w:ascii="Cambria Math" w:eastAsia="宋体" w:hAnsi="Cambria Math" w:cs="Times New Roman"/>
                  <w:i/>
                  <w:kern w:val="0"/>
                  <w:sz w:val="24"/>
                  <w:szCs w:val="24"/>
                </w:rPr>
              </w:ins>
            </m:ctrlPr>
          </m:sSubPr>
          <m:e>
            <m:r>
              <w:ins w:id="2423" w:author="Zhang Li" w:date="2022-06-12T15:03:00Z">
                <w:rPr>
                  <w:rFonts w:ascii="Cambria Math" w:eastAsia="宋体" w:hAnsi="Cambria Math" w:cs="Times New Roman"/>
                  <w:kern w:val="0"/>
                  <w:sz w:val="24"/>
                  <w:szCs w:val="24"/>
                </w:rPr>
                <m:t>p</m:t>
              </w:ins>
            </m:r>
          </m:e>
          <m:sub>
            <m:r>
              <w:ins w:id="2424" w:author="Zhang Li" w:date="2022-06-12T15:03:00Z">
                <w:rPr>
                  <w:rFonts w:ascii="Cambria Math" w:eastAsia="宋体" w:hAnsi="Cambria Math" w:cs="Times New Roman"/>
                  <w:kern w:val="0"/>
                  <w:sz w:val="24"/>
                  <w:szCs w:val="24"/>
                </w:rPr>
                <m:t>s</m:t>
              </w:ins>
            </m:r>
          </m:sub>
        </m:sSub>
        <m:r>
          <w:ins w:id="2425" w:author="Zhang Li" w:date="2022-06-12T15:03:00Z">
            <w:rPr>
              <w:rFonts w:ascii="Cambria Math" w:eastAsia="宋体" w:hAnsi="Cambria Math" w:cs="Times New Roman"/>
              <w:kern w:val="0"/>
              <w:sz w:val="24"/>
              <w:szCs w:val="24"/>
            </w:rPr>
            <m:t xml:space="preserve">= </m:t>
          </w:ins>
        </m:r>
        <m:d>
          <m:dPr>
            <m:ctrlPr>
              <w:ins w:id="2426" w:author="Zhang Li" w:date="2022-06-12T15:03:00Z">
                <w:rPr>
                  <w:rFonts w:ascii="Cambria Math" w:eastAsia="宋体" w:hAnsi="Cambria Math" w:cs="Times New Roman"/>
                  <w:i/>
                  <w:kern w:val="0"/>
                  <w:sz w:val="24"/>
                  <w:szCs w:val="24"/>
                </w:rPr>
              </w:ins>
            </m:ctrlPr>
          </m:dPr>
          <m:e>
            <m:f>
              <m:fPr>
                <m:type m:val="noBar"/>
                <m:ctrlPr>
                  <w:ins w:id="2427" w:author="Zhang Li" w:date="2022-06-12T15:03:00Z">
                    <w:rPr>
                      <w:rFonts w:ascii="Cambria Math" w:eastAsia="宋体" w:hAnsi="Cambria Math" w:cs="Times New Roman"/>
                      <w:i/>
                      <w:kern w:val="0"/>
                      <w:sz w:val="24"/>
                      <w:szCs w:val="24"/>
                    </w:rPr>
                  </w:ins>
                </m:ctrlPr>
              </m:fPr>
              <m:num>
                <m:r>
                  <w:ins w:id="2428" w:author="Zhang Li" w:date="2022-06-12T15:03:00Z">
                    <w:rPr>
                      <w:rFonts w:ascii="Cambria Math" w:eastAsia="宋体" w:hAnsi="Cambria Math" w:cs="Times New Roman"/>
                      <w:kern w:val="0"/>
                      <w:sz w:val="24"/>
                      <w:szCs w:val="24"/>
                    </w:rPr>
                    <m:t>N</m:t>
                  </w:ins>
                </m:r>
              </m:num>
              <m:den>
                <m:r>
                  <w:ins w:id="2429" w:author="Zhang Li" w:date="2022-06-12T15:03:00Z">
                    <w:rPr>
                      <w:rFonts w:ascii="Cambria Math" w:eastAsia="宋体" w:hAnsi="Cambria Math" w:cs="Times New Roman"/>
                      <w:kern w:val="0"/>
                      <w:sz w:val="24"/>
                      <w:szCs w:val="24"/>
                    </w:rPr>
                    <m:t>1</m:t>
                  </w:ins>
                </m:r>
              </m:den>
            </m:f>
          </m:e>
        </m:d>
        <m:r>
          <w:ins w:id="2430" w:author="Zhang Li" w:date="2022-06-12T15:03:00Z">
            <w:rPr>
              <w:rFonts w:ascii="Cambria Math" w:eastAsia="宋体" w:hAnsi="Cambria Math" w:cs="Times New Roman"/>
              <w:kern w:val="0"/>
              <w:sz w:val="24"/>
              <w:szCs w:val="24"/>
            </w:rPr>
            <m:t>p⋅</m:t>
          </w:ins>
        </m:r>
        <m:sSup>
          <m:sSupPr>
            <m:ctrlPr>
              <w:ins w:id="2431" w:author="Zhang Li" w:date="2022-06-12T15:03:00Z">
                <w:rPr>
                  <w:rFonts w:ascii="Cambria Math" w:eastAsia="宋体" w:hAnsi="Cambria Math" w:cs="Times New Roman"/>
                  <w:i/>
                  <w:kern w:val="0"/>
                  <w:sz w:val="24"/>
                  <w:szCs w:val="24"/>
                </w:rPr>
              </w:ins>
            </m:ctrlPr>
          </m:sSupPr>
          <m:e>
            <m:d>
              <m:dPr>
                <m:ctrlPr>
                  <w:ins w:id="2432" w:author="Zhang Li" w:date="2022-06-12T15:03:00Z">
                    <w:rPr>
                      <w:rFonts w:ascii="Cambria Math" w:eastAsia="宋体" w:hAnsi="Cambria Math" w:cs="Times New Roman"/>
                      <w:i/>
                      <w:kern w:val="0"/>
                      <w:sz w:val="24"/>
                      <w:szCs w:val="24"/>
                    </w:rPr>
                  </w:ins>
                </m:ctrlPr>
              </m:dPr>
              <m:e>
                <m:r>
                  <w:ins w:id="2433" w:author="Zhang Li" w:date="2022-06-12T15:03:00Z">
                    <w:rPr>
                      <w:rFonts w:ascii="Cambria Math" w:eastAsia="宋体" w:hAnsi="Cambria Math" w:cs="Times New Roman"/>
                      <w:kern w:val="0"/>
                      <w:sz w:val="24"/>
                      <w:szCs w:val="24"/>
                    </w:rPr>
                    <m:t>1-p</m:t>
                  </w:ins>
                </m:r>
              </m:e>
            </m:d>
          </m:e>
          <m:sup>
            <m:r>
              <w:ins w:id="2434" w:author="Zhang Li" w:date="2022-06-12T15:03:00Z">
                <w:rPr>
                  <w:rFonts w:ascii="Cambria Math" w:eastAsia="宋体" w:hAnsi="Cambria Math" w:cs="Times New Roman"/>
                  <w:kern w:val="0"/>
                  <w:sz w:val="24"/>
                  <w:szCs w:val="24"/>
                </w:rPr>
                <m:t>N-1</m:t>
              </w:ins>
            </m:r>
          </m:sup>
        </m:sSup>
      </m:oMath>
      <w:ins w:id="2435"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2436" w:author="Zhang Li" w:date="2022-06-12T15:03:00Z">
            <w:rPr>
              <w:rFonts w:ascii="Cambria Math" w:eastAsia="宋体" w:hAnsi="Cambria Math" w:cs="Times New Roman"/>
              <w:kern w:val="0"/>
              <w:sz w:val="24"/>
              <w:szCs w:val="24"/>
            </w:rPr>
            <m:t>X</m:t>
          </w:ins>
        </m:r>
      </m:oMath>
      <w:ins w:id="243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w:ins>
      <m:oMath>
        <m:r>
          <w:ins w:id="2438" w:author="Zhang Li" w:date="2022-06-12T15:03:00Z">
            <w:rPr>
              <w:rFonts w:ascii="Cambria Math" w:eastAsia="宋体" w:hAnsi="Cambria Math" w:cs="Times New Roman"/>
              <w:kern w:val="0"/>
              <w:sz w:val="24"/>
              <w:szCs w:val="24"/>
            </w:rPr>
            <m:t>x</m:t>
          </w:ins>
        </m:r>
      </m:oMath>
      <w:ins w:id="243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w:ins>
      <m:oMath>
        <m:func>
          <m:funcPr>
            <m:ctrlPr>
              <w:ins w:id="2440" w:author="Zhang Li" w:date="2022-06-12T15:03:00Z">
                <w:rPr>
                  <w:rFonts w:ascii="Cambria Math" w:eastAsia="宋体" w:hAnsi="Cambria Math" w:cs="Times New Roman"/>
                  <w:i/>
                  <w:kern w:val="0"/>
                  <w:sz w:val="24"/>
                  <w:szCs w:val="24"/>
                </w:rPr>
              </w:ins>
            </m:ctrlPr>
          </m:funcPr>
          <m:fName>
            <m:r>
              <w:ins w:id="2441" w:author="Zhang Li" w:date="2022-06-12T15:03:00Z">
                <m:rPr>
                  <m:sty m:val="p"/>
                </m:rPr>
                <w:rPr>
                  <w:rFonts w:ascii="Cambria Math" w:eastAsia="宋体" w:hAnsi="Cambria Math" w:cs="Times New Roman"/>
                  <w:kern w:val="0"/>
                  <w:sz w:val="24"/>
                  <w:szCs w:val="24"/>
                </w:rPr>
                <m:t>Pr</m:t>
              </w:ins>
            </m:r>
          </m:fName>
          <m:e>
            <m:d>
              <m:dPr>
                <m:begChr m:val="["/>
                <m:endChr m:val="]"/>
                <m:ctrlPr>
                  <w:ins w:id="2442" w:author="Zhang Li" w:date="2022-06-12T15:03:00Z">
                    <w:rPr>
                      <w:rFonts w:ascii="Cambria Math" w:eastAsia="宋体" w:hAnsi="Cambria Math" w:cs="Times New Roman"/>
                      <w:i/>
                      <w:kern w:val="0"/>
                      <w:sz w:val="24"/>
                      <w:szCs w:val="24"/>
                    </w:rPr>
                  </w:ins>
                </m:ctrlPr>
              </m:dPr>
              <m:e>
                <m:r>
                  <w:ins w:id="2443" w:author="Zhang Li" w:date="2022-06-12T15:03:00Z">
                    <w:rPr>
                      <w:rFonts w:ascii="Cambria Math" w:eastAsia="宋体" w:hAnsi="Cambria Math" w:cs="Times New Roman"/>
                      <w:kern w:val="0"/>
                      <w:sz w:val="24"/>
                      <w:szCs w:val="24"/>
                    </w:rPr>
                    <m:t>X≤x</m:t>
                  </w:ins>
                </m:r>
              </m:e>
            </m:d>
            <m:r>
              <w:ins w:id="2444" w:author="Zhang Li" w:date="2022-06-12T15:03:00Z">
                <w:rPr>
                  <w:rFonts w:ascii="Cambria Math" w:eastAsia="宋体" w:hAnsi="Cambria Math" w:cs="Times New Roman"/>
                  <w:kern w:val="0"/>
                  <w:sz w:val="24"/>
                  <w:szCs w:val="24"/>
                </w:rPr>
                <m:t>=1-</m:t>
              </w:ins>
            </m:r>
            <m:sSup>
              <m:sSupPr>
                <m:ctrlPr>
                  <w:ins w:id="2445" w:author="Zhang Li" w:date="2022-06-12T15:03:00Z">
                    <w:rPr>
                      <w:rFonts w:ascii="Cambria Math" w:eastAsia="宋体" w:hAnsi="Cambria Math" w:cs="Times New Roman"/>
                      <w:i/>
                      <w:kern w:val="0"/>
                      <w:sz w:val="24"/>
                      <w:szCs w:val="24"/>
                    </w:rPr>
                  </w:ins>
                </m:ctrlPr>
              </m:sSupPr>
              <m:e>
                <m:d>
                  <m:dPr>
                    <m:ctrlPr>
                      <w:ins w:id="2446" w:author="Zhang Li" w:date="2022-06-12T15:03:00Z">
                        <w:rPr>
                          <w:rFonts w:ascii="Cambria Math" w:eastAsia="宋体" w:hAnsi="Cambria Math" w:cs="Times New Roman"/>
                          <w:i/>
                          <w:kern w:val="0"/>
                          <w:sz w:val="24"/>
                          <w:szCs w:val="24"/>
                        </w:rPr>
                      </w:ins>
                    </m:ctrlPr>
                  </m:dPr>
                  <m:e>
                    <m:r>
                      <w:ins w:id="2447" w:author="Zhang Li" w:date="2022-06-12T15:03:00Z">
                        <w:rPr>
                          <w:rFonts w:ascii="Cambria Math" w:eastAsia="宋体" w:hAnsi="Cambria Math" w:cs="Times New Roman"/>
                          <w:kern w:val="0"/>
                          <w:sz w:val="24"/>
                          <w:szCs w:val="24"/>
                        </w:rPr>
                        <m:t>1-</m:t>
                      </w:ins>
                    </m:r>
                    <m:sSub>
                      <m:sSubPr>
                        <m:ctrlPr>
                          <w:ins w:id="2448" w:author="Zhang Li" w:date="2022-06-12T15:03:00Z">
                            <w:rPr>
                              <w:rFonts w:ascii="Cambria Math" w:eastAsia="宋体" w:hAnsi="Cambria Math" w:cs="Times New Roman"/>
                              <w:i/>
                              <w:kern w:val="0"/>
                              <w:sz w:val="24"/>
                              <w:szCs w:val="24"/>
                            </w:rPr>
                          </w:ins>
                        </m:ctrlPr>
                      </m:sSubPr>
                      <m:e>
                        <m:r>
                          <w:ins w:id="2449" w:author="Zhang Li" w:date="2022-06-12T15:03:00Z">
                            <w:rPr>
                              <w:rFonts w:ascii="Cambria Math" w:eastAsia="宋体" w:hAnsi="Cambria Math" w:cs="Times New Roman"/>
                              <w:kern w:val="0"/>
                              <w:sz w:val="24"/>
                              <w:szCs w:val="24"/>
                            </w:rPr>
                            <m:t>p</m:t>
                          </w:ins>
                        </m:r>
                      </m:e>
                      <m:sub>
                        <m:r>
                          <w:ins w:id="2450" w:author="Zhang Li" w:date="2022-06-12T15:03:00Z">
                            <w:rPr>
                              <w:rFonts w:ascii="Cambria Math" w:eastAsia="宋体" w:hAnsi="Cambria Math" w:cs="Times New Roman"/>
                              <w:kern w:val="0"/>
                              <w:sz w:val="24"/>
                              <w:szCs w:val="24"/>
                            </w:rPr>
                            <m:t>s</m:t>
                          </w:ins>
                        </m:r>
                      </m:sub>
                    </m:sSub>
                  </m:e>
                </m:d>
              </m:e>
              <m:sup>
                <m:r>
                  <w:ins w:id="2451" w:author="Zhang Li" w:date="2022-06-12T15:03:00Z">
                    <w:rPr>
                      <w:rFonts w:ascii="Cambria Math" w:eastAsia="宋体" w:hAnsi="Cambria Math" w:cs="Times New Roman"/>
                      <w:kern w:val="0"/>
                      <w:sz w:val="24"/>
                      <w:szCs w:val="24"/>
                    </w:rPr>
                    <m:t>x</m:t>
                  </w:ins>
                </m:r>
              </m:sup>
            </m:sSup>
          </m:e>
        </m:func>
        <m:r>
          <w:ins w:id="2452" w:author="Zhang Li" w:date="2022-06-12T15:03:00Z">
            <w:rPr>
              <w:rFonts w:ascii="Cambria Math" w:eastAsia="宋体" w:hAnsi="Cambria Math" w:cs="Times New Roman"/>
              <w:kern w:val="0"/>
              <w:sz w:val="24"/>
              <w:szCs w:val="24"/>
            </w:rPr>
            <m:t>≥ς</m:t>
          </w:ins>
        </m:r>
      </m:oMath>
      <w:ins w:id="245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w:t>
        </w:r>
        <w:r>
          <w:rPr>
            <w:rFonts w:ascii="Times New Roman" w:eastAsia="宋体" w:hAnsi="Times New Roman" w:cs="Times New Roman"/>
            <w:kern w:val="0"/>
            <w:sz w:val="24"/>
            <w:szCs w:val="24"/>
          </w:rPr>
          <w:lastRenderedPageBreak/>
          <w:t xml:space="preserve">probability </w:t>
        </w:r>
      </w:ins>
      <m:oMath>
        <m:r>
          <w:ins w:id="2454" w:author="Zhang Li" w:date="2022-06-12T15:03:00Z">
            <w:rPr>
              <w:rFonts w:ascii="Cambria Math" w:eastAsia="宋体" w:hAnsi="Cambria Math" w:cs="Times New Roman"/>
              <w:kern w:val="0"/>
              <w:sz w:val="24"/>
              <w:szCs w:val="24"/>
            </w:rPr>
            <m:t>0≤ς&lt;1</m:t>
          </w:ins>
        </m:r>
      </m:oMath>
      <w:ins w:id="2455"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w:ins>
      <m:oMath>
        <m:r>
          <w:ins w:id="2456" w:author="Zhang Li" w:date="2022-06-12T15:03:00Z">
            <w:rPr>
              <w:rFonts w:ascii="Cambria Math" w:eastAsia="宋体" w:hAnsi="Cambria Math" w:cs="Times New Roman"/>
              <w:kern w:val="0"/>
              <w:sz w:val="24"/>
              <w:szCs w:val="24"/>
            </w:rPr>
            <m:t>x=⌈</m:t>
          </w:ins>
        </m:r>
        <m:f>
          <m:fPr>
            <m:ctrlPr>
              <w:ins w:id="2457" w:author="Zhang Li" w:date="2022-06-12T15:03:00Z">
                <w:rPr>
                  <w:rFonts w:ascii="Cambria Math" w:eastAsia="宋体" w:hAnsi="Cambria Math" w:cs="Times New Roman"/>
                  <w:i/>
                  <w:kern w:val="0"/>
                  <w:sz w:val="24"/>
                  <w:szCs w:val="24"/>
                </w:rPr>
              </w:ins>
            </m:ctrlPr>
          </m:fPr>
          <m:num>
            <m:func>
              <m:funcPr>
                <m:ctrlPr>
                  <w:ins w:id="2458" w:author="Zhang Li" w:date="2022-06-12T15:03:00Z">
                    <w:rPr>
                      <w:rFonts w:ascii="Cambria Math" w:eastAsia="宋体" w:hAnsi="Cambria Math" w:cs="Times New Roman"/>
                      <w:i/>
                      <w:kern w:val="0"/>
                      <w:sz w:val="24"/>
                      <w:szCs w:val="24"/>
                    </w:rPr>
                  </w:ins>
                </m:ctrlPr>
              </m:funcPr>
              <m:fName>
                <m:r>
                  <w:ins w:id="2459" w:author="Zhang Li" w:date="2022-06-12T15:03:00Z">
                    <m:rPr>
                      <m:sty m:val="p"/>
                    </m:rPr>
                    <w:rPr>
                      <w:rFonts w:ascii="Cambria Math" w:eastAsia="宋体" w:hAnsi="Cambria Math" w:cs="Times New Roman"/>
                      <w:kern w:val="0"/>
                      <w:sz w:val="24"/>
                      <w:szCs w:val="24"/>
                    </w:rPr>
                    <m:t>log</m:t>
                  </w:ins>
                </m:r>
              </m:fName>
              <m:e>
                <m:r>
                  <w:ins w:id="2460" w:author="Zhang Li" w:date="2022-06-12T15:03:00Z">
                    <w:rPr>
                      <w:rFonts w:ascii="Cambria Math" w:eastAsia="宋体" w:hAnsi="Cambria Math" w:cs="Times New Roman"/>
                      <w:kern w:val="0"/>
                      <w:sz w:val="24"/>
                      <w:szCs w:val="24"/>
                    </w:rPr>
                    <m:t>(1-ς)</m:t>
                  </w:ins>
                </m:r>
              </m:e>
            </m:func>
          </m:num>
          <m:den>
            <m:func>
              <m:funcPr>
                <m:ctrlPr>
                  <w:ins w:id="2461" w:author="Zhang Li" w:date="2022-06-12T15:03:00Z">
                    <w:rPr>
                      <w:rFonts w:ascii="Cambria Math" w:eastAsia="宋体" w:hAnsi="Cambria Math" w:cs="Times New Roman"/>
                      <w:i/>
                      <w:kern w:val="0"/>
                      <w:sz w:val="24"/>
                      <w:szCs w:val="24"/>
                    </w:rPr>
                  </w:ins>
                </m:ctrlPr>
              </m:funcPr>
              <m:fName>
                <m:r>
                  <w:ins w:id="2462" w:author="Zhang Li" w:date="2022-06-12T15:03:00Z">
                    <m:rPr>
                      <m:sty m:val="p"/>
                    </m:rPr>
                    <w:rPr>
                      <w:rFonts w:ascii="Cambria Math" w:eastAsia="宋体" w:hAnsi="Cambria Math" w:cs="Times New Roman"/>
                      <w:kern w:val="0"/>
                      <w:sz w:val="24"/>
                      <w:szCs w:val="24"/>
                    </w:rPr>
                    <m:t>log</m:t>
                  </w:ins>
                </m:r>
              </m:fName>
              <m:e>
                <m:r>
                  <w:ins w:id="2463" w:author="Zhang Li" w:date="2022-06-12T15:03:00Z">
                    <w:rPr>
                      <w:rFonts w:ascii="Cambria Math" w:eastAsia="宋体" w:hAnsi="Cambria Math" w:cs="Times New Roman"/>
                      <w:kern w:val="0"/>
                      <w:sz w:val="24"/>
                      <w:szCs w:val="24"/>
                    </w:rPr>
                    <m:t>(1-</m:t>
                  </w:ins>
                </m:r>
                <m:sSub>
                  <m:sSubPr>
                    <m:ctrlPr>
                      <w:ins w:id="2464" w:author="Zhang Li" w:date="2022-06-12T15:03:00Z">
                        <w:rPr>
                          <w:rFonts w:ascii="Cambria Math" w:eastAsia="宋体" w:hAnsi="Cambria Math" w:cs="Times New Roman"/>
                          <w:i/>
                          <w:kern w:val="0"/>
                          <w:sz w:val="24"/>
                          <w:szCs w:val="24"/>
                        </w:rPr>
                      </w:ins>
                    </m:ctrlPr>
                  </m:sSubPr>
                  <m:e>
                    <m:r>
                      <w:ins w:id="2465" w:author="Zhang Li" w:date="2022-06-12T15:03:00Z">
                        <w:rPr>
                          <w:rFonts w:ascii="Cambria Math" w:eastAsia="宋体" w:hAnsi="Cambria Math" w:cs="Times New Roman"/>
                          <w:kern w:val="0"/>
                          <w:sz w:val="24"/>
                          <w:szCs w:val="24"/>
                        </w:rPr>
                        <m:t>p</m:t>
                      </w:ins>
                    </m:r>
                  </m:e>
                  <m:sub>
                    <m:r>
                      <w:ins w:id="2466" w:author="Zhang Li" w:date="2022-06-12T15:03:00Z">
                        <w:rPr>
                          <w:rFonts w:ascii="Cambria Math" w:eastAsia="宋体" w:hAnsi="Cambria Math" w:cs="Times New Roman"/>
                          <w:kern w:val="0"/>
                          <w:sz w:val="24"/>
                          <w:szCs w:val="24"/>
                        </w:rPr>
                        <m:t>s</m:t>
                      </w:ins>
                    </m:r>
                  </m:sub>
                </m:sSub>
                <m:r>
                  <w:ins w:id="2467" w:author="Zhang Li" w:date="2022-06-12T15:03:00Z">
                    <w:rPr>
                      <w:rFonts w:ascii="Cambria Math" w:eastAsia="宋体" w:hAnsi="Cambria Math" w:cs="Times New Roman"/>
                      <w:kern w:val="0"/>
                      <w:sz w:val="24"/>
                      <w:szCs w:val="24"/>
                    </w:rPr>
                    <m:t>)</m:t>
                  </w:ins>
                </m:r>
              </m:e>
            </m:func>
          </m:den>
        </m:f>
        <m:r>
          <w:ins w:id="2468" w:author="Zhang Li" w:date="2022-06-12T15:03:00Z">
            <w:rPr>
              <w:rFonts w:ascii="Cambria Math" w:eastAsia="宋体" w:hAnsi="Cambria Math" w:cs="Times New Roman"/>
              <w:kern w:val="0"/>
              <w:sz w:val="24"/>
              <w:szCs w:val="24"/>
            </w:rPr>
            <m:t>⌉</m:t>
          </w:ins>
        </m:r>
      </m:oMath>
      <w:ins w:id="246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2470" w:author="Zhang Li" w:date="2022-06-12T15:03:00Z">
            <w:rPr>
              <w:rFonts w:ascii="Cambria Math" w:eastAsia="宋体" w:hAnsi="Cambria Math" w:cs="Times New Roman"/>
              <w:kern w:val="0"/>
              <w:sz w:val="24"/>
              <w:szCs w:val="24"/>
            </w:rPr>
            <m:t>ς</m:t>
          </w:ins>
        </m:r>
      </m:oMath>
      <w:ins w:id="2471" w:author="Zhang Li" w:date="2022-06-12T15:03:00Z">
        <w:r>
          <w:rPr>
            <w:rFonts w:ascii="Times New Roman" w:eastAsia="宋体" w:hAnsi="Times New Roman" w:cs="Times New Roman" w:hint="eastAsia"/>
            <w:kern w:val="0"/>
            <w:sz w:val="24"/>
            <w:szCs w:val="24"/>
          </w:rPr>
          <w:t>.</w:t>
        </w:r>
      </w:ins>
    </w:p>
    <w:p w14:paraId="5E5960AD" w14:textId="1AA2CE84"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2472" w:author="Zhang Li" w:date="2022-06-12T15:03:00Z">
        <w:r>
          <w:rPr>
            <w:rFonts w:ascii="Times New Roman" w:eastAsia="宋体" w:hAnsi="Times New Roman" w:cs="Times New Roman"/>
            <w:kern w:val="0"/>
            <w:sz w:val="24"/>
            <w:szCs w:val="24"/>
          </w:rPr>
          <w:t xml:space="preserve">For a given round, block proposer needs </w:t>
        </w:r>
      </w:ins>
      <m:oMath>
        <m:sSubSup>
          <m:sSubSupPr>
            <m:ctrlPr>
              <w:ins w:id="2473" w:author="Zhang Li" w:date="2022-06-12T15:03:00Z">
                <w:rPr>
                  <w:rFonts w:ascii="Cambria Math" w:eastAsia="宋体" w:hAnsi="Cambria Math" w:cs="Times New Roman"/>
                  <w:i/>
                  <w:kern w:val="0"/>
                  <w:sz w:val="24"/>
                  <w:szCs w:val="24"/>
                </w:rPr>
              </w:ins>
            </m:ctrlPr>
          </m:sSubSupPr>
          <m:e>
            <m:r>
              <w:ins w:id="2474" w:author="Zhang Li" w:date="2022-06-12T15:03:00Z">
                <w:rPr>
                  <w:rFonts w:ascii="Cambria Math" w:eastAsia="宋体" w:hAnsi="Cambria Math" w:cs="Times New Roman"/>
                  <w:kern w:val="0"/>
                  <w:sz w:val="24"/>
                  <w:szCs w:val="24"/>
                </w:rPr>
                <m:t>T</m:t>
              </w:ins>
            </m:r>
          </m:e>
          <m:sub>
            <m:r>
              <w:ins w:id="2475" w:author="Zhang Li" w:date="2022-06-12T15:03:00Z">
                <w:rPr>
                  <w:rFonts w:ascii="Cambria Math" w:eastAsia="宋体" w:hAnsi="Cambria Math" w:cs="Times New Roman"/>
                  <w:kern w:val="0"/>
                  <w:sz w:val="24"/>
                  <w:szCs w:val="24"/>
                </w:rPr>
                <m:t>B</m:t>
              </w:ins>
            </m:r>
          </m:sub>
          <m:sup>
            <m:r>
              <w:ins w:id="2476" w:author="Zhang Li" w:date="2022-06-12T15:03:00Z">
                <w:rPr>
                  <w:rFonts w:ascii="Cambria Math" w:eastAsia="宋体" w:hAnsi="Cambria Math" w:cs="Times New Roman"/>
                  <w:kern w:val="0"/>
                  <w:sz w:val="24"/>
                  <w:szCs w:val="24"/>
                </w:rPr>
                <m:t>max</m:t>
              </w:ins>
            </m:r>
          </m:sup>
        </m:sSubSup>
        <m:r>
          <w:ins w:id="2477" w:author="Zhang Li" w:date="2022-06-12T15:03:00Z">
            <w:rPr>
              <w:rFonts w:ascii="Cambria Math" w:eastAsia="宋体" w:hAnsi="Cambria Math" w:cs="Times New Roman"/>
              <w:kern w:val="0"/>
              <w:sz w:val="24"/>
              <w:szCs w:val="24"/>
            </w:rPr>
            <m:t xml:space="preserve"> </m:t>
          </w:ins>
        </m:r>
      </m:oMath>
      <w:ins w:id="2478" w:author="Zhang Li" w:date="2022-06-12T15:03:00Z">
        <w:r>
          <w:rPr>
            <w:rFonts w:ascii="Times New Roman" w:eastAsia="宋体" w:hAnsi="Times New Roman" w:cs="Times New Roman"/>
            <w:kern w:val="0"/>
            <w:sz w:val="24"/>
            <w:szCs w:val="24"/>
          </w:rPr>
          <w:t xml:space="preserve">time slots to transmit a block, and other consensus nodes require </w:t>
        </w:r>
      </w:ins>
      <m:oMath>
        <m:sSub>
          <m:sSubPr>
            <m:ctrlPr>
              <w:ins w:id="2479" w:author="Zhang Li" w:date="2022-06-12T15:03:00Z">
                <w:rPr>
                  <w:rFonts w:ascii="Cambria Math" w:eastAsia="宋体" w:hAnsi="Cambria Math" w:cs="Times New Roman"/>
                  <w:i/>
                  <w:kern w:val="0"/>
                  <w:sz w:val="24"/>
                  <w:szCs w:val="24"/>
                </w:rPr>
              </w:ins>
            </m:ctrlPr>
          </m:sSubPr>
          <m:e>
            <m:r>
              <w:ins w:id="2480" w:author="Zhang Li" w:date="2022-06-12T15:03:00Z">
                <w:rPr>
                  <w:rFonts w:ascii="Cambria Math" w:eastAsia="宋体" w:hAnsi="Cambria Math" w:cs="Times New Roman"/>
                  <w:kern w:val="0"/>
                  <w:sz w:val="24"/>
                  <w:szCs w:val="24"/>
                </w:rPr>
                <m:t>T</m:t>
              </w:ins>
            </m:r>
          </m:e>
          <m:sub>
            <m:r>
              <w:ins w:id="2481" w:author="Zhang Li" w:date="2022-06-12T15:03:00Z">
                <w:rPr>
                  <w:rFonts w:ascii="Cambria Math" w:eastAsia="宋体" w:hAnsi="Cambria Math" w:cs="Times New Roman"/>
                  <w:kern w:val="0"/>
                  <w:sz w:val="24"/>
                  <w:szCs w:val="24"/>
                </w:rPr>
                <m:t>sig</m:t>
              </w:ins>
            </m:r>
          </m:sub>
        </m:sSub>
      </m:oMath>
      <w:ins w:id="2482" w:author="Zhang Li" w:date="2022-06-12T15:03:00Z">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w:ins>
      <m:oMath>
        <m:r>
          <w:ins w:id="2483" w:author="Zhang Li" w:date="2022-06-12T15:03:00Z">
            <w:rPr>
              <w:rFonts w:ascii="Cambria Math" w:eastAsia="宋体" w:hAnsi="Cambria Math" w:cs="Times New Roman"/>
              <w:kern w:val="0"/>
              <w:sz w:val="24"/>
              <w:szCs w:val="24"/>
            </w:rPr>
            <m:t>N-1</m:t>
          </w:ins>
        </m:r>
      </m:oMath>
      <w:ins w:id="248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w:ins>
      <m:oMath>
        <m:sSubSup>
          <m:sSubSupPr>
            <m:ctrlPr>
              <w:ins w:id="2485" w:author="Zhang Li" w:date="2022-06-12T15:03:00Z">
                <w:rPr>
                  <w:rFonts w:ascii="Cambria Math" w:eastAsia="宋体" w:hAnsi="Cambria Math" w:cs="Times New Roman"/>
                  <w:i/>
                  <w:kern w:val="0"/>
                  <w:sz w:val="24"/>
                  <w:szCs w:val="24"/>
                </w:rPr>
              </w:ins>
            </m:ctrlPr>
          </m:sSubSupPr>
          <m:e>
            <m:r>
              <w:ins w:id="2486" w:author="Zhang Li" w:date="2022-06-12T15:03:00Z">
                <w:rPr>
                  <w:rFonts w:ascii="Cambria Math" w:eastAsia="宋体" w:hAnsi="Cambria Math" w:cs="Times New Roman"/>
                  <w:kern w:val="0"/>
                  <w:sz w:val="24"/>
                  <w:szCs w:val="24"/>
                </w:rPr>
                <m:t>T</m:t>
              </w:ins>
            </m:r>
          </m:e>
          <m:sub>
            <m:r>
              <w:ins w:id="2487" w:author="Zhang Li" w:date="2022-06-12T15:03:00Z">
                <w:rPr>
                  <w:rFonts w:ascii="Cambria Math" w:eastAsia="宋体" w:hAnsi="Cambria Math" w:cs="Times New Roman"/>
                  <w:kern w:val="0"/>
                  <w:sz w:val="24"/>
                  <w:szCs w:val="24"/>
                </w:rPr>
                <m:t>C</m:t>
              </w:ins>
            </m:r>
          </m:sub>
          <m:sup>
            <m:r>
              <w:ins w:id="2488" w:author="Zhang Li" w:date="2022-06-12T15:03:00Z">
                <w:rPr>
                  <w:rFonts w:ascii="Cambria Math" w:eastAsia="宋体" w:hAnsi="Cambria Math" w:cs="Times New Roman"/>
                  <w:kern w:val="0"/>
                  <w:sz w:val="24"/>
                  <w:szCs w:val="24"/>
                </w:rPr>
                <m:t>max</m:t>
              </w:ins>
            </m:r>
          </m:sup>
        </m:sSubSup>
        <m:r>
          <w:ins w:id="2489" w:author="Zhang Li" w:date="2022-06-12T15:03:00Z">
            <w:rPr>
              <w:rFonts w:ascii="Cambria Math" w:eastAsia="宋体" w:hAnsi="Cambria Math" w:cs="Times New Roman"/>
              <w:kern w:val="0"/>
              <w:sz w:val="24"/>
              <w:szCs w:val="24"/>
            </w:rPr>
            <m:t>=</m:t>
          </w:ins>
        </m:r>
        <m:sSubSup>
          <m:sSubSupPr>
            <m:ctrlPr>
              <w:ins w:id="2490" w:author="Zhang Li" w:date="2022-06-12T15:03:00Z">
                <w:rPr>
                  <w:rFonts w:ascii="Cambria Math" w:eastAsia="宋体" w:hAnsi="Cambria Math" w:cs="Times New Roman"/>
                  <w:i/>
                  <w:kern w:val="0"/>
                  <w:sz w:val="24"/>
                  <w:szCs w:val="24"/>
                </w:rPr>
              </w:ins>
            </m:ctrlPr>
          </m:sSubSupPr>
          <m:e>
            <m:r>
              <w:ins w:id="2491" w:author="Zhang Li" w:date="2022-06-12T15:03:00Z">
                <w:rPr>
                  <w:rFonts w:ascii="Cambria Math" w:eastAsia="宋体" w:hAnsi="Cambria Math" w:cs="Times New Roman"/>
                  <w:kern w:val="0"/>
                  <w:sz w:val="24"/>
                  <w:szCs w:val="24"/>
                </w:rPr>
                <m:t>T</m:t>
              </w:ins>
            </m:r>
          </m:e>
          <m:sub>
            <m:r>
              <w:ins w:id="2492" w:author="Zhang Li" w:date="2022-06-12T15:03:00Z">
                <w:rPr>
                  <w:rFonts w:ascii="Cambria Math" w:eastAsia="宋体" w:hAnsi="Cambria Math" w:cs="Times New Roman"/>
                  <w:kern w:val="0"/>
                  <w:sz w:val="24"/>
                  <w:szCs w:val="24"/>
                </w:rPr>
                <m:t>B</m:t>
              </w:ins>
            </m:r>
          </m:sub>
          <m:sup>
            <m:r>
              <w:ins w:id="2493" w:author="Zhang Li" w:date="2022-06-12T15:03:00Z">
                <w:rPr>
                  <w:rFonts w:ascii="Cambria Math" w:eastAsia="宋体" w:hAnsi="Cambria Math" w:cs="Times New Roman"/>
                  <w:kern w:val="0"/>
                  <w:sz w:val="24"/>
                  <w:szCs w:val="24"/>
                </w:rPr>
                <m:t>max</m:t>
              </w:ins>
            </m:r>
          </m:sup>
        </m:sSubSup>
        <m:r>
          <w:ins w:id="2494" w:author="Zhang Li" w:date="2022-06-12T15:03:00Z">
            <w:rPr>
              <w:rFonts w:ascii="Cambria Math" w:eastAsia="宋体" w:hAnsi="Cambria Math" w:cs="Times New Roman"/>
              <w:kern w:val="0"/>
              <w:sz w:val="24"/>
              <w:szCs w:val="24"/>
            </w:rPr>
            <m:t>+</m:t>
          </w:ins>
        </m:r>
        <m:nary>
          <m:naryPr>
            <m:chr m:val="∑"/>
            <m:limLoc m:val="undOvr"/>
            <m:ctrlPr>
              <w:ins w:id="2495" w:author="Zhang Li" w:date="2022-06-12T15:03:00Z">
                <w:rPr>
                  <w:rFonts w:ascii="Cambria Math" w:eastAsia="宋体" w:hAnsi="Cambria Math" w:cs="Times New Roman"/>
                  <w:i/>
                  <w:kern w:val="0"/>
                  <w:sz w:val="24"/>
                  <w:szCs w:val="24"/>
                </w:rPr>
              </w:ins>
            </m:ctrlPr>
          </m:naryPr>
          <m:sub>
            <m:r>
              <w:ins w:id="2496" w:author="Zhang Li" w:date="2022-06-12T15:03:00Z">
                <w:rPr>
                  <w:rFonts w:ascii="Cambria Math" w:eastAsia="宋体" w:hAnsi="Cambria Math" w:cs="Times New Roman"/>
                  <w:kern w:val="0"/>
                  <w:sz w:val="24"/>
                  <w:szCs w:val="24"/>
                </w:rPr>
                <m:t>i=0</m:t>
              </w:ins>
            </m:r>
          </m:sub>
          <m:sup>
            <m:r>
              <w:ins w:id="2497" w:author="Zhang Li" w:date="2022-06-12T15:03:00Z">
                <w:rPr>
                  <w:rFonts w:ascii="Cambria Math" w:eastAsia="宋体" w:hAnsi="Cambria Math" w:cs="Times New Roman"/>
                  <w:kern w:val="0"/>
                  <w:sz w:val="24"/>
                  <w:szCs w:val="24"/>
                </w:rPr>
                <m:t>N</m:t>
              </w:ins>
            </m:r>
          </m:sup>
          <m:e>
            <m:sSub>
              <m:sSubPr>
                <m:ctrlPr>
                  <w:ins w:id="2498" w:author="Zhang Li" w:date="2022-06-12T15:03:00Z">
                    <w:rPr>
                      <w:rFonts w:ascii="Cambria Math" w:eastAsia="宋体" w:hAnsi="Cambria Math" w:cs="Times New Roman"/>
                      <w:i/>
                      <w:kern w:val="0"/>
                      <w:sz w:val="24"/>
                      <w:szCs w:val="24"/>
                    </w:rPr>
                  </w:ins>
                </m:ctrlPr>
              </m:sSubPr>
              <m:e>
                <m:r>
                  <w:ins w:id="2499" w:author="Zhang Li" w:date="2022-06-12T15:03:00Z">
                    <w:rPr>
                      <w:rFonts w:ascii="Cambria Math" w:eastAsia="宋体" w:hAnsi="Cambria Math" w:cs="Times New Roman"/>
                      <w:kern w:val="0"/>
                      <w:sz w:val="24"/>
                      <w:szCs w:val="24"/>
                    </w:rPr>
                    <m:t>T</m:t>
                  </w:ins>
                </m:r>
              </m:e>
              <m:sub>
                <m:r>
                  <w:ins w:id="2500" w:author="Zhang Li" w:date="2022-06-12T15:03:00Z">
                    <w:rPr>
                      <w:rFonts w:ascii="Cambria Math" w:eastAsia="宋体" w:hAnsi="Cambria Math" w:cs="Times New Roman"/>
                      <w:kern w:val="0"/>
                      <w:sz w:val="24"/>
                      <w:szCs w:val="24"/>
                    </w:rPr>
                    <m:t>sig</m:t>
                  </w:ins>
                </m:r>
              </m:sub>
            </m:sSub>
          </m:e>
        </m:nary>
      </m:oMath>
      <w:ins w:id="2501"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w:ins>
      <m:oMath>
        <m:r>
          <w:ins w:id="2502" w:author="Zhang Li" w:date="2022-06-12T15:03:00Z">
            <w:rPr>
              <w:rFonts w:ascii="Cambria Math" w:eastAsia="宋体" w:hAnsi="Cambria Math" w:cs="Times New Roman"/>
              <w:kern w:val="0"/>
              <w:sz w:val="24"/>
              <w:szCs w:val="24"/>
            </w:rPr>
            <m:t>F=(</m:t>
          </w:ins>
        </m:r>
        <m:sSubSup>
          <m:sSubSupPr>
            <m:ctrlPr>
              <w:ins w:id="2503" w:author="Zhang Li" w:date="2022-06-12T15:03:00Z">
                <w:rPr>
                  <w:rFonts w:ascii="Cambria Math" w:eastAsia="宋体" w:hAnsi="Cambria Math" w:cs="Times New Roman"/>
                  <w:i/>
                  <w:kern w:val="0"/>
                  <w:sz w:val="24"/>
                  <w:szCs w:val="24"/>
                </w:rPr>
              </w:ins>
            </m:ctrlPr>
          </m:sSubSupPr>
          <m:e>
            <m:r>
              <w:ins w:id="2504" w:author="Zhang Li" w:date="2022-06-12T15:03:00Z">
                <w:rPr>
                  <w:rFonts w:ascii="Cambria Math" w:eastAsia="宋体" w:hAnsi="Cambria Math" w:cs="Times New Roman"/>
                  <w:kern w:val="0"/>
                  <w:sz w:val="24"/>
                  <w:szCs w:val="24"/>
                </w:rPr>
                <m:t>T</m:t>
              </w:ins>
            </m:r>
          </m:e>
          <m:sub>
            <m:r>
              <w:ins w:id="2505" w:author="Zhang Li" w:date="2022-06-12T15:03:00Z">
                <w:rPr>
                  <w:rFonts w:ascii="Cambria Math" w:eastAsia="宋体" w:hAnsi="Cambria Math" w:cs="Times New Roman"/>
                  <w:kern w:val="0"/>
                  <w:sz w:val="24"/>
                  <w:szCs w:val="24"/>
                </w:rPr>
                <m:t>B</m:t>
              </w:ins>
            </m:r>
          </m:sub>
          <m:sup>
            <m:r>
              <w:ins w:id="2506" w:author="Zhang Li" w:date="2022-06-12T15:03:00Z">
                <w:rPr>
                  <w:rFonts w:ascii="Cambria Math" w:eastAsia="宋体" w:hAnsi="Cambria Math" w:cs="Times New Roman"/>
                  <w:kern w:val="0"/>
                  <w:sz w:val="24"/>
                  <w:szCs w:val="24"/>
                </w:rPr>
                <m:t>max</m:t>
              </w:ins>
            </m:r>
          </m:sup>
        </m:sSubSup>
        <m:r>
          <w:ins w:id="2507" w:author="Zhang Li" w:date="2022-06-12T15:03:00Z">
            <w:rPr>
              <w:rFonts w:ascii="Cambria Math" w:eastAsia="宋体" w:hAnsi="Cambria Math" w:cs="Times New Roman"/>
              <w:kern w:val="0"/>
              <w:sz w:val="24"/>
              <w:szCs w:val="24"/>
            </w:rPr>
            <m:t>+</m:t>
          </w:ins>
        </m:r>
        <m:nary>
          <m:naryPr>
            <m:chr m:val="∑"/>
            <m:limLoc m:val="undOvr"/>
            <m:ctrlPr>
              <w:ins w:id="2508" w:author="Zhang Li" w:date="2022-06-12T15:03:00Z">
                <w:rPr>
                  <w:rFonts w:ascii="Cambria Math" w:eastAsia="宋体" w:hAnsi="Cambria Math" w:cs="Times New Roman"/>
                  <w:i/>
                  <w:kern w:val="0"/>
                  <w:sz w:val="24"/>
                  <w:szCs w:val="24"/>
                </w:rPr>
              </w:ins>
            </m:ctrlPr>
          </m:naryPr>
          <m:sub>
            <m:r>
              <w:ins w:id="2509" w:author="Zhang Li" w:date="2022-06-12T15:03:00Z">
                <w:rPr>
                  <w:rFonts w:ascii="Cambria Math" w:eastAsia="宋体" w:hAnsi="Cambria Math" w:cs="Times New Roman"/>
                  <w:kern w:val="0"/>
                  <w:sz w:val="24"/>
                  <w:szCs w:val="24"/>
                </w:rPr>
                <m:t>i=0</m:t>
              </w:ins>
            </m:r>
          </m:sub>
          <m:sup>
            <m:r>
              <w:ins w:id="2510" w:author="Zhang Li" w:date="2022-06-12T15:03:00Z">
                <w:rPr>
                  <w:rFonts w:ascii="Cambria Math" w:eastAsia="宋体" w:hAnsi="Cambria Math" w:cs="Times New Roman"/>
                  <w:kern w:val="0"/>
                  <w:sz w:val="24"/>
                  <w:szCs w:val="24"/>
                </w:rPr>
                <m:t>N</m:t>
              </w:ins>
            </m:r>
          </m:sup>
          <m:e>
            <m:sSub>
              <m:sSubPr>
                <m:ctrlPr>
                  <w:ins w:id="2511" w:author="Zhang Li" w:date="2022-06-12T15:03:00Z">
                    <w:rPr>
                      <w:rFonts w:ascii="Cambria Math" w:eastAsia="宋体" w:hAnsi="Cambria Math" w:cs="Times New Roman"/>
                      <w:i/>
                      <w:kern w:val="0"/>
                      <w:sz w:val="24"/>
                      <w:szCs w:val="24"/>
                    </w:rPr>
                  </w:ins>
                </m:ctrlPr>
              </m:sSubPr>
              <m:e>
                <m:r>
                  <w:ins w:id="2512" w:author="Zhang Li" w:date="2022-06-12T15:03:00Z">
                    <w:rPr>
                      <w:rFonts w:ascii="Cambria Math" w:eastAsia="宋体" w:hAnsi="Cambria Math" w:cs="Times New Roman"/>
                      <w:kern w:val="0"/>
                      <w:sz w:val="24"/>
                      <w:szCs w:val="24"/>
                    </w:rPr>
                    <m:t>T</m:t>
                  </w:ins>
                </m:r>
              </m:e>
              <m:sub>
                <m:r>
                  <w:ins w:id="2513" w:author="Zhang Li" w:date="2022-06-12T15:03:00Z">
                    <w:rPr>
                      <w:rFonts w:ascii="Cambria Math" w:eastAsia="宋体" w:hAnsi="Cambria Math" w:cs="Times New Roman"/>
                      <w:kern w:val="0"/>
                      <w:sz w:val="24"/>
                      <w:szCs w:val="24"/>
                    </w:rPr>
                    <m:t>sig</m:t>
                  </w:ins>
                </m:r>
              </m:sub>
            </m:sSub>
          </m:e>
        </m:nary>
        <m:r>
          <w:ins w:id="2514" w:author="Zhang Li" w:date="2022-06-12T15:03:00Z">
            <w:rPr>
              <w:rFonts w:ascii="Cambria Math" w:eastAsia="宋体" w:hAnsi="Cambria Math" w:cs="Times New Roman"/>
              <w:kern w:val="0"/>
              <w:sz w:val="24"/>
              <w:szCs w:val="24"/>
            </w:rPr>
            <m:t>)⋅</m:t>
          </w:ins>
        </m:r>
        <m:d>
          <m:dPr>
            <m:begChr m:val="⌈"/>
            <m:endChr m:val="⌉"/>
            <m:ctrlPr>
              <w:ins w:id="2515" w:author="Zhang Li" w:date="2022-06-12T15:03:00Z">
                <w:rPr>
                  <w:rFonts w:ascii="Cambria Math" w:eastAsia="宋体" w:hAnsi="Cambria Math" w:cs="Times New Roman"/>
                  <w:i/>
                  <w:kern w:val="0"/>
                  <w:sz w:val="24"/>
                  <w:szCs w:val="24"/>
                </w:rPr>
              </w:ins>
            </m:ctrlPr>
          </m:dPr>
          <m:e>
            <m:f>
              <m:fPr>
                <m:ctrlPr>
                  <w:ins w:id="2516" w:author="Zhang Li" w:date="2022-06-12T15:03:00Z">
                    <w:rPr>
                      <w:rFonts w:ascii="Cambria Math" w:eastAsia="宋体" w:hAnsi="Cambria Math" w:cs="Times New Roman"/>
                      <w:i/>
                      <w:kern w:val="0"/>
                      <w:sz w:val="24"/>
                      <w:szCs w:val="24"/>
                    </w:rPr>
                  </w:ins>
                </m:ctrlPr>
              </m:fPr>
              <m:num>
                <m:func>
                  <m:funcPr>
                    <m:ctrlPr>
                      <w:ins w:id="2517" w:author="Zhang Li" w:date="2022-06-12T15:03:00Z">
                        <w:rPr>
                          <w:rFonts w:ascii="Cambria Math" w:eastAsia="宋体" w:hAnsi="Cambria Math" w:cs="Times New Roman"/>
                          <w:i/>
                          <w:kern w:val="0"/>
                          <w:sz w:val="24"/>
                          <w:szCs w:val="24"/>
                        </w:rPr>
                      </w:ins>
                    </m:ctrlPr>
                  </m:funcPr>
                  <m:fName>
                    <m:r>
                      <w:ins w:id="2518" w:author="Zhang Li" w:date="2022-06-12T15:03:00Z">
                        <m:rPr>
                          <m:sty m:val="p"/>
                        </m:rPr>
                        <w:rPr>
                          <w:rFonts w:ascii="Cambria Math" w:eastAsia="宋体" w:hAnsi="Cambria Math" w:cs="Times New Roman"/>
                          <w:kern w:val="0"/>
                          <w:sz w:val="24"/>
                          <w:szCs w:val="24"/>
                        </w:rPr>
                        <m:t>log</m:t>
                      </w:ins>
                    </m:r>
                  </m:fName>
                  <m:e>
                    <m:d>
                      <m:dPr>
                        <m:ctrlPr>
                          <w:ins w:id="2519" w:author="Zhang Li" w:date="2022-06-12T15:03:00Z">
                            <w:rPr>
                              <w:rFonts w:ascii="Cambria Math" w:eastAsia="宋体" w:hAnsi="Cambria Math" w:cs="Times New Roman"/>
                              <w:i/>
                              <w:kern w:val="0"/>
                              <w:sz w:val="24"/>
                              <w:szCs w:val="24"/>
                            </w:rPr>
                          </w:ins>
                        </m:ctrlPr>
                      </m:dPr>
                      <m:e>
                        <m:r>
                          <w:ins w:id="2520" w:author="Zhang Li" w:date="2022-06-12T15:03:00Z">
                            <w:rPr>
                              <w:rFonts w:ascii="Cambria Math" w:eastAsia="宋体" w:hAnsi="Cambria Math" w:cs="Times New Roman"/>
                              <w:kern w:val="0"/>
                              <w:sz w:val="24"/>
                              <w:szCs w:val="24"/>
                            </w:rPr>
                            <m:t>1-ς</m:t>
                          </w:ins>
                        </m:r>
                      </m:e>
                    </m:d>
                  </m:e>
                </m:func>
              </m:num>
              <m:den>
                <m:func>
                  <m:funcPr>
                    <m:ctrlPr>
                      <w:ins w:id="2521" w:author="Zhang Li" w:date="2022-06-12T15:03:00Z">
                        <w:rPr>
                          <w:rFonts w:ascii="Cambria Math" w:eastAsia="宋体" w:hAnsi="Cambria Math" w:cs="Times New Roman"/>
                          <w:i/>
                          <w:kern w:val="0"/>
                          <w:sz w:val="24"/>
                          <w:szCs w:val="24"/>
                        </w:rPr>
                      </w:ins>
                    </m:ctrlPr>
                  </m:funcPr>
                  <m:fName>
                    <m:r>
                      <w:ins w:id="2522" w:author="Zhang Li" w:date="2022-06-12T15:03:00Z">
                        <m:rPr>
                          <m:sty m:val="p"/>
                        </m:rPr>
                        <w:rPr>
                          <w:rFonts w:ascii="Cambria Math" w:eastAsia="宋体" w:hAnsi="Cambria Math" w:cs="Times New Roman"/>
                          <w:kern w:val="0"/>
                          <w:sz w:val="24"/>
                          <w:szCs w:val="24"/>
                        </w:rPr>
                        <m:t>log</m:t>
                      </w:ins>
                    </m:r>
                  </m:fName>
                  <m:e>
                    <m:d>
                      <m:dPr>
                        <m:ctrlPr>
                          <w:ins w:id="2523" w:author="Zhang Li" w:date="2022-06-12T15:03:00Z">
                            <w:rPr>
                              <w:rFonts w:ascii="Cambria Math" w:eastAsia="宋体" w:hAnsi="Cambria Math" w:cs="Times New Roman"/>
                              <w:i/>
                              <w:kern w:val="0"/>
                              <w:sz w:val="24"/>
                              <w:szCs w:val="24"/>
                            </w:rPr>
                          </w:ins>
                        </m:ctrlPr>
                      </m:dPr>
                      <m:e>
                        <m:r>
                          <w:ins w:id="2524" w:author="Zhang Li" w:date="2022-06-12T15:03:00Z">
                            <w:rPr>
                              <w:rFonts w:ascii="Cambria Math" w:eastAsia="宋体" w:hAnsi="Cambria Math" w:cs="Times New Roman"/>
                              <w:kern w:val="0"/>
                              <w:sz w:val="24"/>
                              <w:szCs w:val="24"/>
                            </w:rPr>
                            <m:t>1-</m:t>
                          </w:ins>
                        </m:r>
                        <m:r>
                          <w:ins w:id="2525" w:author="Zhang Li" w:date="2022-06-12T15:03:00Z">
                            <w:rPr>
                              <w:rFonts w:ascii="Cambria Math" w:eastAsia="宋体" w:hAnsi="Cambria Math" w:cs="Times New Roman" w:hint="eastAsia"/>
                              <w:kern w:val="0"/>
                              <w:sz w:val="24"/>
                              <w:szCs w:val="24"/>
                            </w:rPr>
                            <m:t>N</m:t>
                          </w:ins>
                        </m:r>
                        <m:r>
                          <w:ins w:id="2526" w:author="Zhang Li" w:date="2022-06-12T15:03:00Z">
                            <w:rPr>
                              <w:rFonts w:ascii="Cambria Math" w:eastAsia="宋体" w:hAnsi="Cambria Math" w:cs="Times New Roman"/>
                              <w:kern w:val="0"/>
                              <w:sz w:val="24"/>
                              <w:szCs w:val="24"/>
                            </w:rPr>
                            <m:t>⋅p⋅</m:t>
                          </w:ins>
                        </m:r>
                        <m:sSup>
                          <m:sSupPr>
                            <m:ctrlPr>
                              <w:ins w:id="2527" w:author="Zhang Li" w:date="2022-06-12T15:03:00Z">
                                <w:rPr>
                                  <w:rFonts w:ascii="Cambria Math" w:eastAsia="宋体" w:hAnsi="Cambria Math" w:cs="Times New Roman"/>
                                  <w:i/>
                                  <w:kern w:val="0"/>
                                  <w:sz w:val="24"/>
                                  <w:szCs w:val="24"/>
                                </w:rPr>
                              </w:ins>
                            </m:ctrlPr>
                          </m:sSupPr>
                          <m:e>
                            <m:d>
                              <m:dPr>
                                <m:ctrlPr>
                                  <w:ins w:id="2528" w:author="Zhang Li" w:date="2022-06-12T15:03:00Z">
                                    <w:rPr>
                                      <w:rFonts w:ascii="Cambria Math" w:eastAsia="宋体" w:hAnsi="Cambria Math" w:cs="Times New Roman"/>
                                      <w:i/>
                                      <w:kern w:val="0"/>
                                      <w:sz w:val="24"/>
                                      <w:szCs w:val="24"/>
                                    </w:rPr>
                                  </w:ins>
                                </m:ctrlPr>
                              </m:dPr>
                              <m:e>
                                <m:r>
                                  <w:ins w:id="2529" w:author="Zhang Li" w:date="2022-06-12T15:03:00Z">
                                    <w:rPr>
                                      <w:rFonts w:ascii="Cambria Math" w:eastAsia="宋体" w:hAnsi="Cambria Math" w:cs="Times New Roman"/>
                                      <w:kern w:val="0"/>
                                      <w:sz w:val="24"/>
                                      <w:szCs w:val="24"/>
                                    </w:rPr>
                                    <m:t>1-p</m:t>
                                  </w:ins>
                                </m:r>
                              </m:e>
                            </m:d>
                          </m:e>
                          <m:sup>
                            <m:r>
                              <w:ins w:id="2530" w:author="Zhang Li" w:date="2022-06-12T15:03:00Z">
                                <w:rPr>
                                  <w:rFonts w:ascii="Cambria Math" w:eastAsia="宋体" w:hAnsi="Cambria Math" w:cs="Times New Roman"/>
                                  <w:kern w:val="0"/>
                                  <w:sz w:val="24"/>
                                  <w:szCs w:val="24"/>
                                </w:rPr>
                                <m:t>N-1</m:t>
                              </w:ins>
                            </m:r>
                          </m:sup>
                        </m:sSup>
                      </m:e>
                    </m:d>
                  </m:e>
                </m:func>
              </m:den>
            </m:f>
          </m:e>
        </m:d>
      </m:oMath>
      <w:ins w:id="253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2532" w:author="Zhang Li" w:date="2022-06-12T15:03:00Z">
            <w:rPr>
              <w:rFonts w:ascii="Cambria Math" w:eastAsia="宋体" w:hAnsi="Cambria Math" w:cs="Times New Roman"/>
              <w:kern w:val="0"/>
              <w:sz w:val="24"/>
              <w:szCs w:val="24"/>
            </w:rPr>
            <m:t>0≤ς&lt;1</m:t>
          </w:ins>
        </m:r>
      </m:oMath>
      <w:ins w:id="253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ins>
    </w:p>
    <w:p w14:paraId="1287706D" w14:textId="5A01F7FF" w:rsidR="00615399" w:rsidDel="00615399" w:rsidRDefault="00615399" w:rsidP="00615399">
      <w:pPr>
        <w:spacing w:afterLines="50" w:after="156"/>
        <w:ind w:firstLine="420"/>
        <w:rPr>
          <w:del w:id="2534" w:author="Zhang Li" w:date="2022-06-12T15:10:00Z"/>
          <w:rFonts w:ascii="Times New Roman" w:eastAsia="宋体" w:hAnsi="Times New Roman" w:cs="Times New Roman"/>
          <w:kern w:val="0"/>
          <w:sz w:val="24"/>
          <w:szCs w:val="24"/>
        </w:rPr>
      </w:pPr>
      <w:del w:id="2535" w:author="Zhang Li" w:date="2022-06-12T15:10:00Z">
        <w:r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Pr="00A21B1E" w:rsidDel="00615399">
          <w:rPr>
            <w:rFonts w:ascii="Times New Roman" w:eastAsia="宋体" w:hAnsi="Times New Roman" w:cs="Times New Roman"/>
            <w:kern w:val="0"/>
            <w:sz w:val="24"/>
            <w:szCs w:val="24"/>
            <w:highlight w:val="cyan"/>
          </w:rPr>
          <w:delText>not</w:delText>
        </w:r>
        <w:r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2536" w:author="Zhang Li" w:date="2022-06-12T15:10:00Z"/>
          <w:rFonts w:ascii="Times New Roman" w:eastAsia="宋体" w:hAnsi="Times New Roman" w:cs="Times New Roman"/>
          <w:kern w:val="0"/>
          <w:sz w:val="24"/>
          <w:szCs w:val="24"/>
        </w:rPr>
      </w:pPr>
      <w:del w:id="2537"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2538" w:author="Zhang Li" w:date="2022-06-12T15:10:00Z">
                <w:rPr>
                  <w:rFonts w:ascii="Cambria Math" w:eastAsia="宋体" w:hAnsi="Cambria Math" w:cs="Times New Roman"/>
                  <w:i/>
                  <w:kern w:val="0"/>
                  <w:sz w:val="24"/>
                  <w:szCs w:val="24"/>
                </w:rPr>
              </w:del>
            </m:ctrlPr>
          </m:sSubSupPr>
          <m:e>
            <m:r>
              <w:del w:id="2539" w:author="Zhang Li" w:date="2022-06-12T15:10:00Z">
                <w:rPr>
                  <w:rFonts w:ascii="Cambria Math" w:eastAsia="宋体" w:hAnsi="Cambria Math" w:cs="Times New Roman"/>
                  <w:kern w:val="0"/>
                  <w:sz w:val="24"/>
                  <w:szCs w:val="24"/>
                </w:rPr>
                <m:t>T</m:t>
              </w:del>
            </m:r>
          </m:e>
          <m:sub>
            <m:r>
              <w:del w:id="2540" w:author="Zhang Li" w:date="2022-06-12T15:10:00Z">
                <w:rPr>
                  <w:rFonts w:ascii="Cambria Math" w:eastAsia="宋体" w:hAnsi="Cambria Math" w:cs="Times New Roman"/>
                  <w:kern w:val="0"/>
                  <w:sz w:val="24"/>
                  <w:szCs w:val="24"/>
                </w:rPr>
                <m:t>B</m:t>
              </w:del>
            </m:r>
          </m:sub>
          <m:sup>
            <m:r>
              <w:del w:id="2541" w:author="Zhang Li" w:date="2022-06-12T15:10:00Z">
                <w:rPr>
                  <w:rFonts w:ascii="Cambria Math" w:eastAsia="宋体" w:hAnsi="Cambria Math" w:cs="Times New Roman"/>
                  <w:kern w:val="0"/>
                  <w:sz w:val="24"/>
                  <w:szCs w:val="24"/>
                </w:rPr>
                <m:t>valid</m:t>
              </w:del>
            </m:r>
          </m:sup>
        </m:sSubSup>
      </m:oMath>
      <w:del w:id="254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2543" w:author="Zhang Li" w:date="2022-06-12T15:10:00Z">
                <w:rPr>
                  <w:rFonts w:ascii="Cambria Math" w:eastAsia="宋体" w:hAnsi="Cambria Math" w:cs="Times New Roman"/>
                  <w:i/>
                  <w:kern w:val="0"/>
                  <w:sz w:val="24"/>
                  <w:szCs w:val="24"/>
                </w:rPr>
              </w:del>
            </m:ctrlPr>
          </m:sSubSupPr>
          <m:e>
            <m:r>
              <w:del w:id="2544" w:author="Zhang Li" w:date="2022-06-12T15:10:00Z">
                <w:rPr>
                  <w:rFonts w:ascii="Cambria Math" w:eastAsia="宋体" w:hAnsi="Cambria Math" w:cs="Times New Roman"/>
                  <w:kern w:val="0"/>
                  <w:sz w:val="24"/>
                  <w:szCs w:val="24"/>
                </w:rPr>
                <m:t>T</m:t>
              </w:del>
            </m:r>
          </m:e>
          <m:sub>
            <m:r>
              <w:del w:id="2545" w:author="Zhang Li" w:date="2022-06-12T15:10:00Z">
                <w:rPr>
                  <w:rFonts w:ascii="Cambria Math" w:eastAsia="宋体" w:hAnsi="Cambria Math" w:cs="Times New Roman"/>
                  <w:kern w:val="0"/>
                  <w:sz w:val="24"/>
                  <w:szCs w:val="24"/>
                </w:rPr>
                <m:t>B</m:t>
              </w:del>
            </m:r>
          </m:sub>
          <m:sup>
            <m:r>
              <w:del w:id="2546" w:author="Zhang Li" w:date="2022-06-12T15:10:00Z">
                <w:rPr>
                  <w:rFonts w:ascii="Cambria Math" w:eastAsia="宋体" w:hAnsi="Cambria Math" w:cs="Times New Roman"/>
                  <w:kern w:val="0"/>
                  <w:sz w:val="24"/>
                  <w:szCs w:val="24"/>
                </w:rPr>
                <m:t>empty</m:t>
              </w:del>
            </m:r>
          </m:sup>
        </m:sSubSup>
      </m:oMath>
      <w:del w:id="254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2548" w:author="Zhang Li" w:date="2022-06-12T15:10:00Z">
                <w:rPr>
                  <w:rFonts w:ascii="Cambria Math" w:eastAsia="宋体" w:hAnsi="Cambria Math" w:cs="Times New Roman"/>
                  <w:i/>
                  <w:kern w:val="0"/>
                  <w:sz w:val="24"/>
                  <w:szCs w:val="24"/>
                </w:rPr>
              </w:del>
            </m:ctrlPr>
          </m:sSubPr>
          <m:e>
            <m:r>
              <w:del w:id="2549" w:author="Zhang Li" w:date="2022-06-12T15:10:00Z">
                <w:rPr>
                  <w:rFonts w:ascii="Cambria Math" w:eastAsia="宋体" w:hAnsi="Cambria Math" w:cs="Times New Roman"/>
                  <w:kern w:val="0"/>
                  <w:sz w:val="24"/>
                  <w:szCs w:val="24"/>
                </w:rPr>
                <m:t>L</m:t>
              </w:del>
            </m:r>
          </m:e>
          <m:sub>
            <m:r>
              <w:del w:id="2550" w:author="Zhang Li" w:date="2022-06-12T15:10:00Z">
                <w:rPr>
                  <w:rFonts w:ascii="Cambria Math" w:eastAsia="宋体" w:hAnsi="Cambria Math" w:cs="Times New Roman"/>
                  <w:kern w:val="0"/>
                  <w:sz w:val="24"/>
                  <w:szCs w:val="24"/>
                </w:rPr>
                <m:t>c,valid</m:t>
              </w:del>
            </m:r>
          </m:sub>
        </m:sSub>
        <m:r>
          <w:del w:id="2551" w:author="Zhang Li" w:date="2022-06-12T15:10:00Z">
            <w:rPr>
              <w:rFonts w:ascii="Cambria Math" w:eastAsia="宋体" w:hAnsi="Cambria Math" w:cs="Times New Roman"/>
              <w:kern w:val="0"/>
              <w:sz w:val="24"/>
              <w:szCs w:val="24"/>
            </w:rPr>
            <m:t xml:space="preserve">= </m:t>
          </w:del>
        </m:r>
        <m:sSub>
          <m:sSubPr>
            <m:ctrlPr>
              <w:del w:id="2552" w:author="Zhang Li" w:date="2022-06-12T15:10:00Z">
                <w:rPr>
                  <w:rFonts w:ascii="Cambria Math" w:eastAsia="宋体" w:hAnsi="Cambria Math" w:cs="Times New Roman"/>
                  <w:i/>
                  <w:kern w:val="0"/>
                  <w:sz w:val="24"/>
                  <w:szCs w:val="24"/>
                </w:rPr>
              </w:del>
            </m:ctrlPr>
          </m:sSubPr>
          <m:e>
            <m:r>
              <w:del w:id="2553" w:author="Zhang Li" w:date="2022-06-12T15:10:00Z">
                <w:rPr>
                  <w:rFonts w:ascii="Cambria Math" w:eastAsia="宋体" w:hAnsi="Cambria Math" w:cs="Times New Roman"/>
                  <w:kern w:val="0"/>
                  <w:sz w:val="24"/>
                  <w:szCs w:val="24"/>
                </w:rPr>
                <m:t>τ</m:t>
              </w:del>
            </m:r>
          </m:e>
          <m:sub>
            <m:r>
              <w:del w:id="2554" w:author="Zhang Li" w:date="2022-06-12T15:10:00Z">
                <w:rPr>
                  <w:rFonts w:ascii="Cambria Math" w:eastAsia="宋体" w:hAnsi="Cambria Math" w:cs="Times New Roman"/>
                  <w:kern w:val="0"/>
                  <w:sz w:val="24"/>
                  <w:szCs w:val="24"/>
                </w:rPr>
                <m:t>o</m:t>
              </w:del>
            </m:r>
          </m:sub>
        </m:sSub>
        <m:r>
          <w:del w:id="2555" w:author="Zhang Li" w:date="2022-06-12T15:10:00Z">
            <w:rPr>
              <w:rFonts w:ascii="Cambria Math" w:eastAsia="宋体" w:hAnsi="Cambria Math" w:cs="Times New Roman"/>
              <w:kern w:val="0"/>
              <w:sz w:val="24"/>
              <w:szCs w:val="24"/>
            </w:rPr>
            <m:t>⋅</m:t>
          </w:del>
        </m:r>
        <m:nary>
          <m:naryPr>
            <m:chr m:val="∑"/>
            <m:limLoc m:val="undOvr"/>
            <m:ctrlPr>
              <w:del w:id="2556" w:author="Zhang Li" w:date="2022-06-12T15:10:00Z">
                <w:rPr>
                  <w:rFonts w:ascii="Cambria Math" w:eastAsia="宋体" w:hAnsi="Cambria Math" w:cs="Times New Roman"/>
                  <w:i/>
                  <w:kern w:val="0"/>
                  <w:sz w:val="24"/>
                  <w:szCs w:val="24"/>
                </w:rPr>
              </w:del>
            </m:ctrlPr>
          </m:naryPr>
          <m:sub>
            <m:r>
              <w:del w:id="2557" w:author="Zhang Li" w:date="2022-06-12T15:10:00Z">
                <w:rPr>
                  <w:rFonts w:ascii="Cambria Math" w:eastAsia="宋体" w:hAnsi="Cambria Math" w:cs="Times New Roman"/>
                  <w:kern w:val="0"/>
                  <w:sz w:val="24"/>
                  <w:szCs w:val="24"/>
                </w:rPr>
                <m:t>i=0</m:t>
              </w:del>
            </m:r>
          </m:sub>
          <m:sup>
            <m:r>
              <w:del w:id="2558" w:author="Zhang Li" w:date="2022-06-12T15:10:00Z">
                <w:rPr>
                  <w:rFonts w:ascii="Cambria Math" w:eastAsia="宋体" w:hAnsi="Cambria Math" w:cs="Times New Roman"/>
                  <w:kern w:val="0"/>
                  <w:sz w:val="24"/>
                  <w:szCs w:val="24"/>
                </w:rPr>
                <m:t>N</m:t>
              </w:del>
            </m:r>
          </m:sup>
          <m:e>
            <m:sSubSup>
              <m:sSubSupPr>
                <m:ctrlPr>
                  <w:del w:id="2559" w:author="Zhang Li" w:date="2022-06-12T15:10:00Z">
                    <w:rPr>
                      <w:rFonts w:ascii="Cambria Math" w:eastAsia="宋体" w:hAnsi="Cambria Math" w:cs="Times New Roman"/>
                      <w:i/>
                      <w:kern w:val="0"/>
                      <w:sz w:val="24"/>
                      <w:szCs w:val="24"/>
                    </w:rPr>
                  </w:del>
                </m:ctrlPr>
              </m:sSubSupPr>
              <m:e>
                <m:r>
                  <w:del w:id="2560" w:author="Zhang Li" w:date="2022-06-12T15:10:00Z">
                    <w:rPr>
                      <w:rFonts w:ascii="Cambria Math" w:eastAsia="宋体" w:hAnsi="Cambria Math" w:cs="Times New Roman"/>
                      <w:kern w:val="0"/>
                      <w:sz w:val="24"/>
                      <w:szCs w:val="24"/>
                    </w:rPr>
                    <m:t>T</m:t>
                  </w:del>
                </m:r>
              </m:e>
              <m:sub>
                <m:r>
                  <w:del w:id="2561" w:author="Zhang Li" w:date="2022-06-12T15:10:00Z">
                    <w:rPr>
                      <w:rFonts w:ascii="Cambria Math" w:eastAsia="宋体" w:hAnsi="Cambria Math" w:cs="Times New Roman"/>
                      <w:kern w:val="0"/>
                      <w:sz w:val="24"/>
                      <w:szCs w:val="24"/>
                    </w:rPr>
                    <m:t>c,sig</m:t>
                  </w:del>
                </m:r>
              </m:sub>
              <m:sup>
                <m:r>
                  <w:del w:id="2562" w:author="Zhang Li" w:date="2022-06-12T15:10:00Z">
                    <w:rPr>
                      <w:rFonts w:ascii="Cambria Math" w:eastAsia="宋体" w:hAnsi="Cambria Math" w:cs="Times New Roman"/>
                      <w:kern w:val="0"/>
                      <w:sz w:val="24"/>
                      <w:szCs w:val="24"/>
                    </w:rPr>
                    <m:t>max</m:t>
                  </w:del>
                </m:r>
              </m:sup>
            </m:sSubSup>
          </m:e>
        </m:nary>
        <m:r>
          <w:del w:id="2563" w:author="Zhang Li" w:date="2022-06-12T15:10:00Z">
            <w:rPr>
              <w:rFonts w:ascii="Cambria Math" w:eastAsia="宋体" w:hAnsi="Cambria Math" w:cs="Times New Roman"/>
              <w:kern w:val="0"/>
              <w:sz w:val="24"/>
              <w:szCs w:val="24"/>
            </w:rPr>
            <m:t>+</m:t>
          </w:del>
        </m:r>
        <m:sSub>
          <m:sSubPr>
            <m:ctrlPr>
              <w:del w:id="2564" w:author="Zhang Li" w:date="2022-06-12T15:10:00Z">
                <w:rPr>
                  <w:rFonts w:ascii="Cambria Math" w:eastAsia="宋体" w:hAnsi="Cambria Math" w:cs="Times New Roman"/>
                  <w:i/>
                  <w:kern w:val="0"/>
                  <w:sz w:val="24"/>
                  <w:szCs w:val="24"/>
                </w:rPr>
              </w:del>
            </m:ctrlPr>
          </m:sSubPr>
          <m:e>
            <m:r>
              <w:del w:id="2565" w:author="Zhang Li" w:date="2022-06-12T15:10:00Z">
                <w:rPr>
                  <w:rFonts w:ascii="Cambria Math" w:eastAsia="宋体" w:hAnsi="Cambria Math" w:cs="Times New Roman"/>
                  <w:kern w:val="0"/>
                  <w:sz w:val="24"/>
                  <w:szCs w:val="24"/>
                </w:rPr>
                <m:t>τ</m:t>
              </w:del>
            </m:r>
          </m:e>
          <m:sub>
            <m:r>
              <w:del w:id="2566" w:author="Zhang Li" w:date="2022-06-12T15:10:00Z">
                <w:rPr>
                  <w:rFonts w:ascii="Cambria Math" w:eastAsia="宋体" w:hAnsi="Cambria Math" w:cs="Times New Roman"/>
                  <w:kern w:val="0"/>
                  <w:sz w:val="24"/>
                  <w:szCs w:val="24"/>
                </w:rPr>
                <m:t>o</m:t>
              </w:del>
            </m:r>
          </m:sub>
        </m:sSub>
        <m:r>
          <w:del w:id="2567" w:author="Zhang Li" w:date="2022-06-12T15:10:00Z">
            <w:rPr>
              <w:rFonts w:ascii="Cambria Math" w:eastAsia="宋体" w:hAnsi="Cambria Math" w:cs="Times New Roman"/>
              <w:kern w:val="0"/>
              <w:sz w:val="24"/>
              <w:szCs w:val="24"/>
            </w:rPr>
            <m:t>⋅</m:t>
          </w:del>
        </m:r>
        <m:sSubSup>
          <m:sSubSupPr>
            <m:ctrlPr>
              <w:del w:id="2568" w:author="Zhang Li" w:date="2022-06-12T15:10:00Z">
                <w:rPr>
                  <w:rFonts w:ascii="Cambria Math" w:eastAsia="宋体" w:hAnsi="Cambria Math" w:cs="Times New Roman"/>
                  <w:i/>
                  <w:kern w:val="0"/>
                  <w:sz w:val="24"/>
                  <w:szCs w:val="24"/>
                </w:rPr>
              </w:del>
            </m:ctrlPr>
          </m:sSubSupPr>
          <m:e>
            <m:r>
              <w:del w:id="2569" w:author="Zhang Li" w:date="2022-06-12T15:10:00Z">
                <w:rPr>
                  <w:rFonts w:ascii="Cambria Math" w:eastAsia="宋体" w:hAnsi="Cambria Math" w:cs="Times New Roman"/>
                  <w:kern w:val="0"/>
                  <w:sz w:val="24"/>
                  <w:szCs w:val="24"/>
                </w:rPr>
                <m:t>T</m:t>
              </w:del>
            </m:r>
          </m:e>
          <m:sub>
            <m:r>
              <w:del w:id="2570" w:author="Zhang Li" w:date="2022-06-12T15:10:00Z">
                <w:rPr>
                  <w:rFonts w:ascii="Cambria Math" w:eastAsia="宋体" w:hAnsi="Cambria Math" w:cs="Times New Roman"/>
                  <w:kern w:val="0"/>
                  <w:sz w:val="24"/>
                  <w:szCs w:val="24"/>
                </w:rPr>
                <m:t>c,B</m:t>
              </w:del>
            </m:r>
          </m:sub>
          <m:sup>
            <m:r>
              <w:del w:id="2571" w:author="Zhang Li" w:date="2022-06-12T15:10:00Z">
                <w:rPr>
                  <w:rFonts w:ascii="Cambria Math" w:eastAsia="宋体" w:hAnsi="Cambria Math" w:cs="Times New Roman"/>
                  <w:kern w:val="0"/>
                  <w:sz w:val="24"/>
                  <w:szCs w:val="24"/>
                </w:rPr>
                <m:t>valid</m:t>
              </w:del>
            </m:r>
          </m:sup>
        </m:sSubSup>
      </m:oMath>
      <w:del w:id="2572"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2573" w:author="Zhang Li" w:date="2022-06-12T15:10:00Z">
                <w:rPr>
                  <w:rFonts w:ascii="Cambria Math" w:eastAsia="宋体" w:hAnsi="Cambria Math" w:cs="Times New Roman"/>
                  <w:i/>
                  <w:kern w:val="0"/>
                  <w:sz w:val="24"/>
                  <w:szCs w:val="24"/>
                </w:rPr>
              </w:del>
            </m:ctrlPr>
          </m:sSupPr>
          <m:e>
            <m:r>
              <w:del w:id="2574" w:author="Zhang Li" w:date="2022-06-12T15:10:00Z">
                <w:rPr>
                  <w:rFonts w:ascii="Cambria Math" w:eastAsia="宋体" w:hAnsi="Cambria Math" w:cs="Times New Roman"/>
                  <w:kern w:val="0"/>
                  <w:sz w:val="24"/>
                  <w:szCs w:val="24"/>
                </w:rPr>
                <m:t>c</m:t>
              </w:del>
            </m:r>
          </m:e>
          <m:sup>
            <m:r>
              <w:del w:id="2575" w:author="Zhang Li" w:date="2022-06-12T15:10:00Z">
                <w:rPr>
                  <w:rFonts w:ascii="Cambria Math" w:eastAsia="宋体" w:hAnsi="Cambria Math" w:cs="Times New Roman"/>
                  <w:kern w:val="0"/>
                  <w:sz w:val="24"/>
                  <w:szCs w:val="24"/>
                </w:rPr>
                <m:t>th</m:t>
              </w:del>
            </m:r>
          </m:sup>
        </m:sSup>
      </m:oMath>
      <w:del w:id="257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2577" w:author="Zhang Li" w:date="2022-06-12T15:10:00Z">
                <w:rPr>
                  <w:rFonts w:ascii="Cambria Math" w:eastAsia="宋体" w:hAnsi="Cambria Math" w:cs="Times New Roman"/>
                  <w:i/>
                  <w:kern w:val="0"/>
                  <w:sz w:val="24"/>
                  <w:szCs w:val="24"/>
                </w:rPr>
              </w:del>
            </m:ctrlPr>
          </m:sSubPr>
          <m:e>
            <m:r>
              <w:del w:id="2578" w:author="Zhang Li" w:date="2022-06-12T15:10:00Z">
                <w:rPr>
                  <w:rFonts w:ascii="Cambria Math" w:eastAsia="宋体" w:hAnsi="Cambria Math" w:cs="Times New Roman"/>
                  <w:kern w:val="0"/>
                  <w:sz w:val="24"/>
                  <w:szCs w:val="24"/>
                </w:rPr>
                <m:t>L</m:t>
              </w:del>
            </m:r>
          </m:e>
          <m:sub>
            <m:r>
              <w:del w:id="2579" w:author="Zhang Li" w:date="2022-06-12T15:10:00Z">
                <w:rPr>
                  <w:rFonts w:ascii="Cambria Math" w:eastAsia="宋体" w:hAnsi="Cambria Math" w:cs="Times New Roman"/>
                  <w:kern w:val="0"/>
                  <w:sz w:val="24"/>
                  <w:szCs w:val="24"/>
                </w:rPr>
                <m:t>c,empty</m:t>
              </w:del>
            </m:r>
          </m:sub>
        </m:sSub>
        <m:r>
          <w:del w:id="2580" w:author="Zhang Li" w:date="2022-06-12T15:10:00Z">
            <w:rPr>
              <w:rFonts w:ascii="Cambria Math" w:eastAsia="宋体" w:hAnsi="Cambria Math" w:cs="Times New Roman"/>
              <w:kern w:val="0"/>
              <w:sz w:val="24"/>
              <w:szCs w:val="24"/>
            </w:rPr>
            <m:t>=</m:t>
          </w:del>
        </m:r>
        <m:sSub>
          <m:sSubPr>
            <m:ctrlPr>
              <w:del w:id="2581" w:author="Zhang Li" w:date="2022-06-12T15:10:00Z">
                <w:rPr>
                  <w:rFonts w:ascii="Cambria Math" w:eastAsia="宋体" w:hAnsi="Cambria Math" w:cs="Times New Roman"/>
                  <w:i/>
                  <w:kern w:val="0"/>
                  <w:sz w:val="24"/>
                  <w:szCs w:val="24"/>
                </w:rPr>
              </w:del>
            </m:ctrlPr>
          </m:sSubPr>
          <m:e>
            <m:r>
              <w:del w:id="2582" w:author="Zhang Li" w:date="2022-06-12T15:10:00Z">
                <w:rPr>
                  <w:rFonts w:ascii="Cambria Math" w:eastAsia="宋体" w:hAnsi="Cambria Math" w:cs="Times New Roman"/>
                  <w:kern w:val="0"/>
                  <w:sz w:val="24"/>
                  <w:szCs w:val="24"/>
                </w:rPr>
                <m:t>τ</m:t>
              </w:del>
            </m:r>
          </m:e>
          <m:sub>
            <m:r>
              <w:del w:id="2583" w:author="Zhang Li" w:date="2022-06-12T15:10:00Z">
                <w:rPr>
                  <w:rFonts w:ascii="Cambria Math" w:eastAsia="宋体" w:hAnsi="Cambria Math" w:cs="Times New Roman"/>
                  <w:kern w:val="0"/>
                  <w:sz w:val="24"/>
                  <w:szCs w:val="24"/>
                </w:rPr>
                <m:t>o</m:t>
              </w:del>
            </m:r>
          </m:sub>
        </m:sSub>
        <m:r>
          <w:del w:id="2584" w:author="Zhang Li" w:date="2022-06-12T15:10:00Z">
            <w:rPr>
              <w:rFonts w:ascii="Cambria Math" w:eastAsia="宋体" w:hAnsi="Cambria Math" w:cs="Times New Roman"/>
              <w:kern w:val="0"/>
              <w:sz w:val="24"/>
              <w:szCs w:val="24"/>
            </w:rPr>
            <m:t>⋅</m:t>
          </w:del>
        </m:r>
        <m:nary>
          <m:naryPr>
            <m:chr m:val="∑"/>
            <m:limLoc m:val="undOvr"/>
            <m:ctrlPr>
              <w:del w:id="2585" w:author="Zhang Li" w:date="2022-06-12T15:10:00Z">
                <w:rPr>
                  <w:rFonts w:ascii="Cambria Math" w:eastAsia="宋体" w:hAnsi="Cambria Math" w:cs="Times New Roman"/>
                  <w:i/>
                  <w:kern w:val="0"/>
                  <w:sz w:val="24"/>
                  <w:szCs w:val="24"/>
                </w:rPr>
              </w:del>
            </m:ctrlPr>
          </m:naryPr>
          <m:sub>
            <m:r>
              <w:del w:id="2586" w:author="Zhang Li" w:date="2022-06-12T15:10:00Z">
                <w:rPr>
                  <w:rFonts w:ascii="Cambria Math" w:eastAsia="宋体" w:hAnsi="Cambria Math" w:cs="Times New Roman"/>
                  <w:kern w:val="0"/>
                  <w:sz w:val="24"/>
                  <w:szCs w:val="24"/>
                </w:rPr>
                <m:t>i=0</m:t>
              </w:del>
            </m:r>
          </m:sub>
          <m:sup>
            <m:r>
              <w:del w:id="2587" w:author="Zhang Li" w:date="2022-06-12T15:10:00Z">
                <w:rPr>
                  <w:rFonts w:ascii="Cambria Math" w:eastAsia="宋体" w:hAnsi="Cambria Math" w:cs="Times New Roman"/>
                  <w:kern w:val="0"/>
                  <w:sz w:val="24"/>
                  <w:szCs w:val="24"/>
                </w:rPr>
                <m:t>N</m:t>
              </w:del>
            </m:r>
          </m:sup>
          <m:e>
            <m:sSubSup>
              <m:sSubSupPr>
                <m:ctrlPr>
                  <w:del w:id="2588" w:author="Zhang Li" w:date="2022-06-12T15:10:00Z">
                    <w:rPr>
                      <w:rFonts w:ascii="Cambria Math" w:eastAsia="宋体" w:hAnsi="Cambria Math" w:cs="Times New Roman"/>
                      <w:i/>
                      <w:kern w:val="0"/>
                      <w:sz w:val="24"/>
                      <w:szCs w:val="24"/>
                    </w:rPr>
                  </w:del>
                </m:ctrlPr>
              </m:sSubSupPr>
              <m:e>
                <m:r>
                  <w:del w:id="2589" w:author="Zhang Li" w:date="2022-06-12T15:10:00Z">
                    <w:rPr>
                      <w:rFonts w:ascii="Cambria Math" w:eastAsia="宋体" w:hAnsi="Cambria Math" w:cs="Times New Roman"/>
                      <w:kern w:val="0"/>
                      <w:sz w:val="24"/>
                      <w:szCs w:val="24"/>
                    </w:rPr>
                    <m:t>T</m:t>
                  </w:del>
                </m:r>
              </m:e>
              <m:sub>
                <m:r>
                  <w:del w:id="2590" w:author="Zhang Li" w:date="2022-06-12T15:10:00Z">
                    <w:rPr>
                      <w:rFonts w:ascii="Cambria Math" w:eastAsia="宋体" w:hAnsi="Cambria Math" w:cs="Times New Roman"/>
                      <w:kern w:val="0"/>
                      <w:sz w:val="24"/>
                      <w:szCs w:val="24"/>
                    </w:rPr>
                    <m:t>c, sig</m:t>
                  </w:del>
                </m:r>
              </m:sub>
              <m:sup>
                <m:r>
                  <w:del w:id="2591" w:author="Zhang Li" w:date="2022-06-12T15:10:00Z">
                    <w:rPr>
                      <w:rFonts w:ascii="Cambria Math" w:eastAsia="宋体" w:hAnsi="Cambria Math" w:cs="Times New Roman"/>
                      <w:kern w:val="0"/>
                      <w:sz w:val="24"/>
                      <w:szCs w:val="24"/>
                    </w:rPr>
                    <m:t>max</m:t>
                  </w:del>
                </m:r>
              </m:sup>
            </m:sSubSup>
          </m:e>
        </m:nary>
        <m:r>
          <w:del w:id="2592" w:author="Zhang Li" w:date="2022-06-12T15:10:00Z">
            <w:rPr>
              <w:rFonts w:ascii="Cambria Math" w:eastAsia="宋体" w:hAnsi="Cambria Math" w:cs="Times New Roman"/>
              <w:kern w:val="0"/>
              <w:sz w:val="24"/>
              <w:szCs w:val="24"/>
            </w:rPr>
            <m:t>+</m:t>
          </w:del>
        </m:r>
        <m:sSub>
          <m:sSubPr>
            <m:ctrlPr>
              <w:del w:id="2593" w:author="Zhang Li" w:date="2022-06-12T15:10:00Z">
                <w:rPr>
                  <w:rFonts w:ascii="Cambria Math" w:eastAsia="宋体" w:hAnsi="Cambria Math" w:cs="Times New Roman"/>
                  <w:i/>
                  <w:kern w:val="0"/>
                  <w:sz w:val="24"/>
                  <w:szCs w:val="24"/>
                </w:rPr>
              </w:del>
            </m:ctrlPr>
          </m:sSubPr>
          <m:e>
            <m:r>
              <w:del w:id="2594" w:author="Zhang Li" w:date="2022-06-12T15:10:00Z">
                <w:rPr>
                  <w:rFonts w:ascii="Cambria Math" w:eastAsia="宋体" w:hAnsi="Cambria Math" w:cs="Times New Roman"/>
                  <w:kern w:val="0"/>
                  <w:sz w:val="24"/>
                  <w:szCs w:val="24"/>
                </w:rPr>
                <m:t>τ</m:t>
              </w:del>
            </m:r>
          </m:e>
          <m:sub>
            <m:r>
              <w:del w:id="2595" w:author="Zhang Li" w:date="2022-06-12T15:10:00Z">
                <w:rPr>
                  <w:rFonts w:ascii="Cambria Math" w:eastAsia="宋体" w:hAnsi="Cambria Math" w:cs="Times New Roman"/>
                  <w:kern w:val="0"/>
                  <w:sz w:val="24"/>
                  <w:szCs w:val="24"/>
                </w:rPr>
                <m:t>o</m:t>
              </w:del>
            </m:r>
          </m:sub>
        </m:sSub>
        <m:r>
          <w:del w:id="2596" w:author="Zhang Li" w:date="2022-06-12T15:10:00Z">
            <w:rPr>
              <w:rFonts w:ascii="Cambria Math" w:eastAsia="宋体" w:hAnsi="Cambria Math" w:cs="Times New Roman"/>
              <w:kern w:val="0"/>
              <w:sz w:val="24"/>
              <w:szCs w:val="24"/>
            </w:rPr>
            <m:t>⋅</m:t>
          </w:del>
        </m:r>
        <m:sSubSup>
          <m:sSubSupPr>
            <m:ctrlPr>
              <w:del w:id="2597" w:author="Zhang Li" w:date="2022-06-12T15:10:00Z">
                <w:rPr>
                  <w:rFonts w:ascii="Cambria Math" w:eastAsia="宋体" w:hAnsi="Cambria Math" w:cs="Times New Roman"/>
                  <w:i/>
                  <w:kern w:val="0"/>
                  <w:sz w:val="24"/>
                  <w:szCs w:val="24"/>
                </w:rPr>
              </w:del>
            </m:ctrlPr>
          </m:sSubSupPr>
          <m:e>
            <m:r>
              <w:del w:id="2598" w:author="Zhang Li" w:date="2022-06-12T15:10:00Z">
                <w:rPr>
                  <w:rFonts w:ascii="Cambria Math" w:eastAsia="宋体" w:hAnsi="Cambria Math" w:cs="Times New Roman"/>
                  <w:kern w:val="0"/>
                  <w:sz w:val="24"/>
                  <w:szCs w:val="24"/>
                </w:rPr>
                <m:t>T</m:t>
              </w:del>
            </m:r>
          </m:e>
          <m:sub>
            <m:r>
              <w:del w:id="2599" w:author="Zhang Li" w:date="2022-06-12T15:10:00Z">
                <w:rPr>
                  <w:rFonts w:ascii="Cambria Math" w:eastAsia="宋体" w:hAnsi="Cambria Math" w:cs="Times New Roman"/>
                  <w:kern w:val="0"/>
                  <w:sz w:val="24"/>
                  <w:szCs w:val="24"/>
                </w:rPr>
                <m:t>c, B</m:t>
              </w:del>
            </m:r>
          </m:sub>
          <m:sup>
            <m:r>
              <w:del w:id="2600" w:author="Zhang Li" w:date="2022-06-12T15:10:00Z">
                <w:rPr>
                  <w:rFonts w:ascii="Cambria Math" w:eastAsia="宋体" w:hAnsi="Cambria Math" w:cs="Times New Roman"/>
                  <w:kern w:val="0"/>
                  <w:sz w:val="24"/>
                  <w:szCs w:val="24"/>
                </w:rPr>
                <m:t>empty</m:t>
              </w:del>
            </m:r>
          </m:sup>
        </m:sSubSup>
      </m:oMath>
      <w:del w:id="260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2602" w:author="Zhang Li" w:date="2022-06-12T15:10:00Z">
                <w:rPr>
                  <w:rFonts w:ascii="Cambria Math" w:eastAsia="宋体" w:hAnsi="Cambria Math" w:cs="Times New Roman"/>
                  <w:i/>
                  <w:kern w:val="0"/>
                  <w:sz w:val="24"/>
                  <w:szCs w:val="24"/>
                </w:rPr>
              </w:del>
            </m:ctrlPr>
          </m:sSupPr>
          <m:e>
            <m:r>
              <w:del w:id="2603" w:author="Zhang Li" w:date="2022-06-12T15:10:00Z">
                <w:rPr>
                  <w:rFonts w:ascii="Cambria Math" w:eastAsia="宋体" w:hAnsi="Cambria Math" w:cs="Times New Roman"/>
                  <w:kern w:val="0"/>
                  <w:sz w:val="24"/>
                  <w:szCs w:val="24"/>
                </w:rPr>
                <m:t>c</m:t>
              </w:del>
            </m:r>
          </m:e>
          <m:sup>
            <m:r>
              <w:del w:id="2604" w:author="Zhang Li" w:date="2022-06-12T15:10:00Z">
                <w:rPr>
                  <w:rFonts w:ascii="Cambria Math" w:eastAsia="宋体" w:hAnsi="Cambria Math" w:cs="Times New Roman"/>
                  <w:kern w:val="0"/>
                  <w:sz w:val="24"/>
                  <w:szCs w:val="24"/>
                </w:rPr>
                <m:t>th</m:t>
              </w:del>
            </m:r>
          </m:sup>
        </m:sSup>
      </m:oMath>
      <w:del w:id="260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2606" w:author="Zhang Li" w:date="2022-06-12T15:10:00Z">
                <w:rPr>
                  <w:rFonts w:ascii="Cambria Math" w:eastAsia="宋体" w:hAnsi="Cambria Math" w:cs="Times New Roman"/>
                  <w:i/>
                  <w:kern w:val="0"/>
                  <w:sz w:val="24"/>
                  <w:szCs w:val="24"/>
                </w:rPr>
              </w:del>
            </m:ctrlPr>
          </m:sSubSupPr>
          <m:e>
            <m:r>
              <w:del w:id="2607" w:author="Zhang Li" w:date="2022-06-12T15:10:00Z">
                <w:rPr>
                  <w:rFonts w:ascii="Cambria Math" w:eastAsia="宋体" w:hAnsi="Cambria Math" w:cs="Times New Roman"/>
                  <w:kern w:val="0"/>
                  <w:sz w:val="24"/>
                  <w:szCs w:val="24"/>
                </w:rPr>
                <m:t>L</m:t>
              </w:del>
            </m:r>
          </m:e>
          <m:sub>
            <m:r>
              <w:del w:id="2608" w:author="Zhang Li" w:date="2022-06-12T15:10:00Z">
                <w:rPr>
                  <w:rFonts w:ascii="Cambria Math" w:eastAsia="宋体" w:hAnsi="Cambria Math" w:cs="Times New Roman"/>
                  <w:kern w:val="0"/>
                  <w:sz w:val="24"/>
                  <w:szCs w:val="24"/>
                </w:rPr>
                <m:t>valid</m:t>
              </w:del>
            </m:r>
          </m:sub>
          <m:sup>
            <m:r>
              <w:del w:id="2609" w:author="Zhang Li" w:date="2022-06-12T15:10:00Z">
                <w:rPr>
                  <w:rFonts w:ascii="Cambria Math" w:eastAsia="宋体" w:hAnsi="Cambria Math" w:cs="Times New Roman"/>
                  <w:kern w:val="0"/>
                  <w:sz w:val="24"/>
                  <w:szCs w:val="24"/>
                </w:rPr>
                <m:t>max</m:t>
              </w:del>
            </m:r>
          </m:sup>
        </m:sSubSup>
      </m:oMath>
      <w:del w:id="261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2611" w:author="Zhang Li" w:date="2022-06-12T15:10:00Z">
                <w:rPr>
                  <w:rFonts w:ascii="Cambria Math" w:eastAsia="宋体" w:hAnsi="Cambria Math" w:cs="Times New Roman"/>
                  <w:i/>
                  <w:kern w:val="0"/>
                  <w:sz w:val="24"/>
                  <w:szCs w:val="24"/>
                </w:rPr>
              </w:del>
            </m:ctrlPr>
          </m:sSubSupPr>
          <m:e>
            <m:r>
              <w:del w:id="2612" w:author="Zhang Li" w:date="2022-06-12T15:10:00Z">
                <w:rPr>
                  <w:rFonts w:ascii="Cambria Math" w:eastAsia="宋体" w:hAnsi="Cambria Math" w:cs="Times New Roman"/>
                  <w:kern w:val="0"/>
                  <w:sz w:val="24"/>
                  <w:szCs w:val="24"/>
                </w:rPr>
                <m:t>L</m:t>
              </w:del>
            </m:r>
          </m:e>
          <m:sub>
            <m:r>
              <w:del w:id="2613" w:author="Zhang Li" w:date="2022-06-12T15:10:00Z">
                <w:rPr>
                  <w:rFonts w:ascii="Cambria Math" w:eastAsia="宋体" w:hAnsi="Cambria Math" w:cs="Times New Roman"/>
                  <w:kern w:val="0"/>
                  <w:sz w:val="24"/>
                  <w:szCs w:val="24"/>
                </w:rPr>
                <m:t>empty</m:t>
              </w:del>
            </m:r>
          </m:sub>
          <m:sup>
            <m:r>
              <w:del w:id="2614" w:author="Zhang Li" w:date="2022-06-12T15:10:00Z">
                <w:rPr>
                  <w:rFonts w:ascii="Cambria Math" w:eastAsia="宋体" w:hAnsi="Cambria Math" w:cs="Times New Roman"/>
                  <w:kern w:val="0"/>
                  <w:sz w:val="24"/>
                  <w:szCs w:val="24"/>
                </w:rPr>
                <m:t>max</m:t>
              </w:del>
            </m:r>
          </m:sup>
        </m:sSubSup>
      </m:oMath>
      <w:del w:id="261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2616" w:author="Zhang Li" w:date="2022-06-12T15:10:00Z">
                <w:rPr>
                  <w:rFonts w:ascii="Cambria Math" w:eastAsia="宋体" w:hAnsi="Cambria Math" w:cs="Times New Roman"/>
                  <w:i/>
                  <w:kern w:val="0"/>
                  <w:sz w:val="24"/>
                  <w:szCs w:val="24"/>
                </w:rPr>
              </w:del>
            </m:ctrlPr>
          </m:sSubPr>
          <m:e>
            <m:r>
              <w:del w:id="2617" w:author="Zhang Li" w:date="2022-06-12T15:10:00Z">
                <w:rPr>
                  <w:rFonts w:ascii="Cambria Math" w:eastAsia="宋体" w:hAnsi="Cambria Math" w:cs="Times New Roman"/>
                  <w:kern w:val="0"/>
                  <w:sz w:val="24"/>
                  <w:szCs w:val="24"/>
                </w:rPr>
                <m:t>p</m:t>
              </w:del>
            </m:r>
          </m:e>
          <m:sub>
            <m:r>
              <w:del w:id="2618" w:author="Zhang Li" w:date="2022-06-12T15:10:00Z">
                <w:rPr>
                  <w:rFonts w:ascii="Cambria Math" w:eastAsia="宋体" w:hAnsi="Cambria Math" w:cs="Times New Roman"/>
                  <w:kern w:val="0"/>
                  <w:sz w:val="24"/>
                  <w:szCs w:val="24"/>
                </w:rPr>
                <m:t>f</m:t>
              </w:del>
            </m:r>
          </m:sub>
        </m:sSub>
      </m:oMath>
      <w:del w:id="261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2620" w:author="Zhang Li" w:date="2022-06-12T15:10:00Z">
            <w:rPr>
              <w:rFonts w:ascii="Cambria Math" w:eastAsia="宋体" w:hAnsi="Cambria Math" w:cs="Times New Roman"/>
              <w:kern w:val="0"/>
              <w:sz w:val="24"/>
              <w:szCs w:val="24"/>
            </w:rPr>
            <m:t>f=</m:t>
          </w:del>
        </m:r>
        <m:d>
          <m:dPr>
            <m:begChr m:val="⌊"/>
            <m:endChr m:val="⌋"/>
            <m:ctrlPr>
              <w:del w:id="2621" w:author="Zhang Li" w:date="2022-06-12T15:10:00Z">
                <w:rPr>
                  <w:rFonts w:ascii="Cambria Math" w:eastAsia="宋体" w:hAnsi="Cambria Math" w:cs="Lucida Sans Unicode"/>
                  <w:i/>
                  <w:kern w:val="0"/>
                  <w:sz w:val="24"/>
                  <w:szCs w:val="24"/>
                </w:rPr>
              </w:del>
            </m:ctrlPr>
          </m:dPr>
          <m:e>
            <m:f>
              <m:fPr>
                <m:ctrlPr>
                  <w:del w:id="2622" w:author="Zhang Li" w:date="2022-06-12T15:10:00Z">
                    <w:rPr>
                      <w:rFonts w:ascii="Cambria Math" w:eastAsia="宋体" w:hAnsi="Cambria Math" w:cs="Times New Roman"/>
                      <w:i/>
                      <w:kern w:val="0"/>
                      <w:sz w:val="24"/>
                      <w:szCs w:val="24"/>
                    </w:rPr>
                  </w:del>
                </m:ctrlPr>
              </m:fPr>
              <m:num>
                <m:r>
                  <w:del w:id="2623" w:author="Zhang Li" w:date="2022-06-12T15:10:00Z">
                    <w:rPr>
                      <w:rFonts w:ascii="Cambria Math" w:eastAsia="宋体" w:hAnsi="Cambria Math" w:cs="Times New Roman"/>
                      <w:kern w:val="0"/>
                      <w:sz w:val="24"/>
                      <w:szCs w:val="24"/>
                    </w:rPr>
                    <m:t>N</m:t>
                  </w:del>
                </m:r>
              </m:num>
              <m:den>
                <m:r>
                  <w:del w:id="2624" w:author="Zhang Li" w:date="2022-06-12T15:10:00Z">
                    <w:rPr>
                      <w:rFonts w:ascii="Cambria Math" w:eastAsia="宋体" w:hAnsi="Cambria Math" w:cs="Times New Roman"/>
                      <w:kern w:val="0"/>
                      <w:sz w:val="24"/>
                      <w:szCs w:val="24"/>
                    </w:rPr>
                    <m:t>2</m:t>
                  </w:del>
                </m:r>
              </m:den>
            </m:f>
            <m:ctrlPr>
              <w:del w:id="2625" w:author="Zhang Li" w:date="2022-06-12T15:10:00Z">
                <w:rPr>
                  <w:rFonts w:ascii="Cambria Math" w:eastAsia="宋体" w:hAnsi="Cambria Math" w:cs="Times New Roman"/>
                  <w:i/>
                  <w:kern w:val="0"/>
                  <w:sz w:val="24"/>
                  <w:szCs w:val="24"/>
                </w:rPr>
              </w:del>
            </m:ctrlPr>
          </m:e>
        </m:d>
      </m:oMath>
      <w:del w:id="262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2627" w:author="Zhang Li" w:date="2022-06-12T15:10:00Z">
            <w:rPr>
              <w:rFonts w:ascii="Cambria Math" w:eastAsia="宋体" w:hAnsi="Cambria Math" w:cs="Times New Roman"/>
              <w:kern w:val="0"/>
              <w:sz w:val="24"/>
              <w:szCs w:val="24"/>
            </w:rPr>
            <m:t>N</m:t>
          </w:del>
        </m:r>
      </m:oMath>
      <w:del w:id="262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475216" w:rsidP="00615399">
      <w:pPr>
        <w:spacing w:afterLines="50" w:after="156"/>
        <w:ind w:firstLine="420"/>
        <w:rPr>
          <w:del w:id="2629" w:author="Zhang Li" w:date="2022-06-12T15:10:00Z"/>
          <w:rFonts w:ascii="Times New Roman" w:eastAsia="宋体" w:hAnsi="Times New Roman" w:cs="Times New Roman"/>
          <w:kern w:val="0"/>
          <w:sz w:val="24"/>
          <w:szCs w:val="24"/>
        </w:rPr>
      </w:pPr>
      <m:oMathPara>
        <m:oMath>
          <m:sSub>
            <m:sSubPr>
              <m:ctrlPr>
                <w:del w:id="2630" w:author="Zhang Li" w:date="2022-06-12T15:10:00Z">
                  <w:rPr>
                    <w:rFonts w:ascii="Cambria Math" w:eastAsia="宋体" w:hAnsi="Cambria Math" w:cs="Times New Roman"/>
                    <w:i/>
                    <w:kern w:val="0"/>
                    <w:sz w:val="24"/>
                    <w:szCs w:val="24"/>
                  </w:rPr>
                </w:del>
              </m:ctrlPr>
            </m:sSubPr>
            <m:e>
              <m:r>
                <w:del w:id="2631" w:author="Zhang Li" w:date="2022-06-12T15:10:00Z">
                  <m:rPr>
                    <m:scr m:val="double-struck"/>
                  </m:rPr>
                  <w:rPr>
                    <w:rFonts w:ascii="Cambria Math" w:eastAsia="宋体" w:hAnsi="Cambria Math" w:cs="Times New Roman"/>
                    <w:kern w:val="0"/>
                    <w:sz w:val="24"/>
                    <w:szCs w:val="24"/>
                  </w:rPr>
                  <m:t>E</m:t>
                </w:del>
              </m:r>
            </m:e>
            <m:sub>
              <m:sSub>
                <m:sSubPr>
                  <m:ctrlPr>
                    <w:del w:id="2632" w:author="Zhang Li" w:date="2022-06-12T15:10:00Z">
                      <w:rPr>
                        <w:rFonts w:ascii="Cambria Math" w:eastAsia="宋体" w:hAnsi="Cambria Math" w:cs="Times New Roman"/>
                        <w:i/>
                        <w:kern w:val="0"/>
                        <w:sz w:val="24"/>
                        <w:szCs w:val="24"/>
                      </w:rPr>
                    </w:del>
                  </m:ctrlPr>
                </m:sSubPr>
                <m:e>
                  <m:r>
                    <w:del w:id="2633" w:author="Zhang Li" w:date="2022-06-12T15:10:00Z">
                      <w:rPr>
                        <w:rFonts w:ascii="Cambria Math" w:eastAsia="宋体" w:hAnsi="Cambria Math" w:cs="Times New Roman"/>
                        <w:kern w:val="0"/>
                        <w:sz w:val="24"/>
                        <w:szCs w:val="24"/>
                      </w:rPr>
                      <m:t>τ</m:t>
                    </w:del>
                  </m:r>
                </m:e>
                <m:sub>
                  <m:r>
                    <w:del w:id="2634" w:author="Zhang Li" w:date="2022-06-12T15:10:00Z">
                      <w:rPr>
                        <w:rFonts w:ascii="Cambria Math" w:eastAsia="宋体" w:hAnsi="Cambria Math" w:cs="Times New Roman"/>
                        <w:kern w:val="0"/>
                        <w:sz w:val="24"/>
                        <w:szCs w:val="24"/>
                      </w:rPr>
                      <m:t>o</m:t>
                    </w:del>
                  </m:r>
                </m:sub>
              </m:sSub>
            </m:sub>
          </m:sSub>
          <m:r>
            <w:del w:id="2635" w:author="Zhang Li" w:date="2022-06-12T15:10:00Z">
              <w:rPr>
                <w:rFonts w:ascii="Cambria Math" w:eastAsia="宋体" w:hAnsi="Cambria Math" w:cs="Times New Roman"/>
                <w:kern w:val="0"/>
                <w:sz w:val="24"/>
                <w:szCs w:val="24"/>
              </w:rPr>
              <m:t xml:space="preserve">= </m:t>
            </w:del>
          </m:r>
          <m:f>
            <m:fPr>
              <m:ctrlPr>
                <w:del w:id="2636" w:author="Zhang Li" w:date="2022-06-12T15:10:00Z">
                  <w:rPr>
                    <w:rFonts w:ascii="Cambria Math" w:eastAsia="宋体" w:hAnsi="Cambria Math" w:cs="Times New Roman"/>
                    <w:i/>
                    <w:kern w:val="0"/>
                    <w:sz w:val="24"/>
                    <w:szCs w:val="24"/>
                  </w:rPr>
                </w:del>
              </m:ctrlPr>
            </m:fPr>
            <m:num>
              <m:r>
                <w:del w:id="2637" w:author="Zhang Li" w:date="2022-06-12T15:10:00Z">
                  <w:rPr>
                    <w:rFonts w:ascii="Cambria Math" w:eastAsia="宋体" w:hAnsi="Cambria Math" w:cs="Times New Roman"/>
                    <w:kern w:val="0"/>
                    <w:sz w:val="24"/>
                    <w:szCs w:val="24"/>
                  </w:rPr>
                  <m:t>1</m:t>
                </w:del>
              </m:r>
            </m:num>
            <m:den>
              <m:r>
                <w:del w:id="2638" w:author="Zhang Li" w:date="2022-06-12T15:10:00Z">
                  <w:rPr>
                    <w:rFonts w:ascii="Cambria Math" w:eastAsia="宋体" w:hAnsi="Cambria Math" w:cs="Times New Roman"/>
                    <w:kern w:val="0"/>
                    <w:sz w:val="24"/>
                    <w:szCs w:val="24"/>
                  </w:rPr>
                  <m:t>C</m:t>
                </w:del>
              </m:r>
            </m:den>
          </m:f>
          <m:nary>
            <m:naryPr>
              <m:chr m:val="∑"/>
              <m:limLoc m:val="undOvr"/>
              <m:ctrlPr>
                <w:del w:id="2639" w:author="Zhang Li" w:date="2022-06-12T15:10:00Z">
                  <w:rPr>
                    <w:rFonts w:ascii="Cambria Math" w:eastAsia="宋体" w:hAnsi="Cambria Math" w:cs="Times New Roman"/>
                    <w:i/>
                    <w:kern w:val="0"/>
                    <w:sz w:val="24"/>
                    <w:szCs w:val="24"/>
                  </w:rPr>
                </w:del>
              </m:ctrlPr>
            </m:naryPr>
            <m:sub>
              <m:r>
                <w:del w:id="2640" w:author="Zhang Li" w:date="2022-06-12T15:10:00Z">
                  <w:rPr>
                    <w:rFonts w:ascii="Cambria Math" w:eastAsia="宋体" w:hAnsi="Cambria Math" w:cs="Times New Roman"/>
                    <w:kern w:val="0"/>
                    <w:sz w:val="24"/>
                    <w:szCs w:val="24"/>
                  </w:rPr>
                  <m:t>c=1</m:t>
                </w:del>
              </m:r>
            </m:sub>
            <m:sup>
              <m:r>
                <w:del w:id="2641" w:author="Zhang Li" w:date="2022-06-12T15:10:00Z">
                  <w:rPr>
                    <w:rFonts w:ascii="Cambria Math" w:eastAsia="宋体" w:hAnsi="Cambria Math" w:cs="Times New Roman"/>
                    <w:kern w:val="0"/>
                    <w:sz w:val="24"/>
                    <w:szCs w:val="24"/>
                  </w:rPr>
                  <m:t>C</m:t>
                </w:del>
              </m:r>
            </m:sup>
            <m:e>
              <m:d>
                <m:dPr>
                  <m:begChr m:val="["/>
                  <m:endChr m:val="]"/>
                  <m:ctrlPr>
                    <w:del w:id="2642" w:author="Zhang Li" w:date="2022-06-12T15:10:00Z">
                      <w:rPr>
                        <w:rFonts w:ascii="Cambria Math" w:eastAsia="宋体" w:hAnsi="Cambria Math" w:cs="Times New Roman"/>
                        <w:i/>
                        <w:kern w:val="0"/>
                        <w:sz w:val="24"/>
                        <w:szCs w:val="24"/>
                      </w:rPr>
                    </w:del>
                  </m:ctrlPr>
                </m:dPr>
                <m:e>
                  <m:d>
                    <m:dPr>
                      <m:ctrlPr>
                        <w:del w:id="2643" w:author="Zhang Li" w:date="2022-06-12T15:10:00Z">
                          <w:rPr>
                            <w:rFonts w:ascii="Cambria Math" w:eastAsia="宋体" w:hAnsi="Cambria Math" w:cs="Times New Roman"/>
                            <w:i/>
                            <w:kern w:val="0"/>
                            <w:sz w:val="24"/>
                            <w:szCs w:val="24"/>
                          </w:rPr>
                        </w:del>
                      </m:ctrlPr>
                    </m:dPr>
                    <m:e>
                      <m:r>
                        <w:del w:id="2644" w:author="Zhang Li" w:date="2022-06-12T15:10:00Z">
                          <w:rPr>
                            <w:rFonts w:ascii="Cambria Math" w:eastAsia="宋体" w:hAnsi="Cambria Math" w:cs="Times New Roman"/>
                            <w:kern w:val="0"/>
                            <w:sz w:val="24"/>
                            <w:szCs w:val="24"/>
                          </w:rPr>
                          <m:t>1-</m:t>
                        </w:del>
                      </m:r>
                      <m:sSub>
                        <m:sSubPr>
                          <m:ctrlPr>
                            <w:del w:id="2645" w:author="Zhang Li" w:date="2022-06-12T15:10:00Z">
                              <w:rPr>
                                <w:rFonts w:ascii="Cambria Math" w:eastAsia="宋体" w:hAnsi="Cambria Math" w:cs="Times New Roman"/>
                                <w:i/>
                                <w:kern w:val="0"/>
                                <w:sz w:val="24"/>
                                <w:szCs w:val="24"/>
                              </w:rPr>
                            </w:del>
                          </m:ctrlPr>
                        </m:sSubPr>
                        <m:e>
                          <m:r>
                            <w:del w:id="2646" w:author="Zhang Li" w:date="2022-06-12T15:10:00Z">
                              <w:rPr>
                                <w:rFonts w:ascii="Cambria Math" w:eastAsia="宋体" w:hAnsi="Cambria Math" w:cs="Times New Roman"/>
                                <w:kern w:val="0"/>
                                <w:sz w:val="24"/>
                                <w:szCs w:val="24"/>
                              </w:rPr>
                              <m:t>p</m:t>
                            </w:del>
                          </m:r>
                        </m:e>
                        <m:sub>
                          <m:r>
                            <w:del w:id="2647" w:author="Zhang Li" w:date="2022-06-12T15:10:00Z">
                              <w:rPr>
                                <w:rFonts w:ascii="Cambria Math" w:eastAsia="宋体" w:hAnsi="Cambria Math" w:cs="Times New Roman"/>
                                <w:kern w:val="0"/>
                                <w:sz w:val="24"/>
                                <w:szCs w:val="24"/>
                              </w:rPr>
                              <m:t>f</m:t>
                            </w:del>
                          </m:r>
                        </m:sub>
                      </m:sSub>
                    </m:e>
                  </m:d>
                  <m:r>
                    <w:del w:id="2648" w:author="Zhang Li" w:date="2022-06-12T15:10:00Z">
                      <w:rPr>
                        <w:rFonts w:ascii="Cambria Math" w:eastAsia="宋体" w:hAnsi="Cambria Math" w:cs="Times New Roman"/>
                        <w:kern w:val="0"/>
                        <w:sz w:val="24"/>
                        <w:szCs w:val="24"/>
                      </w:rPr>
                      <m:t>⋅</m:t>
                    </w:del>
                  </m:r>
                  <m:sSub>
                    <m:sSubPr>
                      <m:ctrlPr>
                        <w:del w:id="2649" w:author="Zhang Li" w:date="2022-06-12T15:10:00Z">
                          <w:rPr>
                            <w:rFonts w:ascii="Cambria Math" w:eastAsia="宋体" w:hAnsi="Cambria Math" w:cs="Times New Roman"/>
                            <w:i/>
                            <w:kern w:val="0"/>
                            <w:sz w:val="24"/>
                            <w:szCs w:val="24"/>
                          </w:rPr>
                        </w:del>
                      </m:ctrlPr>
                    </m:sSubPr>
                    <m:e>
                      <m:r>
                        <w:del w:id="2650" w:author="Zhang Li" w:date="2022-06-12T15:10:00Z">
                          <w:rPr>
                            <w:rFonts w:ascii="Cambria Math" w:eastAsia="宋体" w:hAnsi="Cambria Math" w:cs="Times New Roman"/>
                            <w:kern w:val="0"/>
                            <w:sz w:val="24"/>
                            <w:szCs w:val="24"/>
                          </w:rPr>
                          <m:t>p</m:t>
                        </w:del>
                      </m:r>
                    </m:e>
                    <m:sub>
                      <m:r>
                        <w:del w:id="2651" w:author="Zhang Li" w:date="2022-06-12T15:10:00Z">
                          <w:rPr>
                            <w:rFonts w:ascii="Cambria Math" w:eastAsia="宋体" w:hAnsi="Cambria Math" w:cs="Times New Roman"/>
                            <w:kern w:val="0"/>
                            <w:sz w:val="24"/>
                            <w:szCs w:val="24"/>
                          </w:rPr>
                          <m:t>suc</m:t>
                        </w:del>
                      </m:r>
                    </m:sub>
                  </m:sSub>
                  <m:r>
                    <w:del w:id="2652" w:author="Zhang Li" w:date="2022-06-12T15:10:00Z">
                      <w:rPr>
                        <w:rFonts w:ascii="Cambria Math" w:eastAsia="宋体" w:hAnsi="Cambria Math" w:cs="Times New Roman"/>
                        <w:kern w:val="0"/>
                        <w:sz w:val="24"/>
                        <w:szCs w:val="24"/>
                      </w:rPr>
                      <m:t>⋅</m:t>
                    </w:del>
                  </m:r>
                  <m:sSub>
                    <m:sSubPr>
                      <m:ctrlPr>
                        <w:del w:id="2653" w:author="Zhang Li" w:date="2022-06-12T15:10:00Z">
                          <w:rPr>
                            <w:rFonts w:ascii="Cambria Math" w:eastAsia="宋体" w:hAnsi="Cambria Math" w:cs="Times New Roman"/>
                            <w:i/>
                            <w:kern w:val="0"/>
                            <w:sz w:val="24"/>
                            <w:szCs w:val="24"/>
                          </w:rPr>
                        </w:del>
                      </m:ctrlPr>
                    </m:sSubPr>
                    <m:e>
                      <m:r>
                        <w:del w:id="2654" w:author="Zhang Li" w:date="2022-06-12T15:10:00Z">
                          <w:rPr>
                            <w:rFonts w:ascii="Cambria Math" w:eastAsia="宋体" w:hAnsi="Cambria Math" w:cs="Times New Roman"/>
                            <w:kern w:val="0"/>
                            <w:sz w:val="24"/>
                            <w:szCs w:val="24"/>
                          </w:rPr>
                          <m:t>L</m:t>
                        </w:del>
                      </m:r>
                    </m:e>
                    <m:sub>
                      <m:r>
                        <w:del w:id="2655" w:author="Zhang Li" w:date="2022-06-12T15:10:00Z">
                          <w:rPr>
                            <w:rFonts w:ascii="Cambria Math" w:eastAsia="宋体" w:hAnsi="Cambria Math" w:cs="Times New Roman"/>
                            <w:kern w:val="0"/>
                            <w:sz w:val="24"/>
                            <w:szCs w:val="24"/>
                          </w:rPr>
                          <m:t>c, valid</m:t>
                        </w:del>
                      </m:r>
                    </m:sub>
                  </m:sSub>
                  <m:r>
                    <w:del w:id="2656" w:author="Zhang Li" w:date="2022-06-12T15:10:00Z">
                      <w:rPr>
                        <w:rFonts w:ascii="Cambria Math" w:eastAsia="宋体" w:hAnsi="Cambria Math" w:cs="Times New Roman"/>
                        <w:kern w:val="0"/>
                        <w:sz w:val="24"/>
                        <w:szCs w:val="24"/>
                      </w:rPr>
                      <m:t xml:space="preserve"> +</m:t>
                    </w:del>
                  </m:r>
                  <m:sSub>
                    <m:sSubPr>
                      <m:ctrlPr>
                        <w:del w:id="2657" w:author="Zhang Li" w:date="2022-06-12T15:10:00Z">
                          <w:rPr>
                            <w:rFonts w:ascii="Cambria Math" w:eastAsia="宋体" w:hAnsi="Cambria Math" w:cs="Times New Roman"/>
                            <w:i/>
                            <w:kern w:val="0"/>
                            <w:sz w:val="24"/>
                            <w:szCs w:val="24"/>
                          </w:rPr>
                        </w:del>
                      </m:ctrlPr>
                    </m:sSubPr>
                    <m:e>
                      <m:r>
                        <w:del w:id="2658" w:author="Zhang Li" w:date="2022-06-12T15:10:00Z">
                          <w:rPr>
                            <w:rFonts w:ascii="Cambria Math" w:eastAsia="宋体" w:hAnsi="Cambria Math" w:cs="Times New Roman"/>
                            <w:kern w:val="0"/>
                            <w:sz w:val="24"/>
                            <w:szCs w:val="24"/>
                          </w:rPr>
                          <m:t>p</m:t>
                        </w:del>
                      </m:r>
                    </m:e>
                    <m:sub>
                      <m:r>
                        <w:del w:id="2659" w:author="Zhang Li" w:date="2022-06-12T15:10:00Z">
                          <w:rPr>
                            <w:rFonts w:ascii="Cambria Math" w:eastAsia="宋体" w:hAnsi="Cambria Math" w:cs="Times New Roman"/>
                            <w:kern w:val="0"/>
                            <w:sz w:val="24"/>
                            <w:szCs w:val="24"/>
                          </w:rPr>
                          <m:t>f</m:t>
                        </w:del>
                      </m:r>
                    </m:sub>
                  </m:sSub>
                  <m:r>
                    <w:del w:id="2660" w:author="Zhang Li" w:date="2022-06-12T15:10:00Z">
                      <w:rPr>
                        <w:rFonts w:ascii="Cambria Math" w:eastAsia="宋体" w:hAnsi="Cambria Math" w:cs="Times New Roman"/>
                        <w:kern w:val="0"/>
                        <w:sz w:val="24"/>
                        <w:szCs w:val="24"/>
                      </w:rPr>
                      <m:t>⋅</m:t>
                    </w:del>
                  </m:r>
                  <m:sSub>
                    <m:sSubPr>
                      <m:ctrlPr>
                        <w:del w:id="2661" w:author="Zhang Li" w:date="2022-06-12T15:10:00Z">
                          <w:rPr>
                            <w:rFonts w:ascii="Cambria Math" w:eastAsia="宋体" w:hAnsi="Cambria Math" w:cs="Times New Roman"/>
                            <w:i/>
                            <w:kern w:val="0"/>
                            <w:sz w:val="24"/>
                            <w:szCs w:val="24"/>
                          </w:rPr>
                        </w:del>
                      </m:ctrlPr>
                    </m:sSubPr>
                    <m:e>
                      <m:r>
                        <w:del w:id="2662" w:author="Zhang Li" w:date="2022-06-12T15:10:00Z">
                          <w:rPr>
                            <w:rFonts w:ascii="Cambria Math" w:eastAsia="宋体" w:hAnsi="Cambria Math" w:cs="Times New Roman"/>
                            <w:kern w:val="0"/>
                            <w:sz w:val="24"/>
                            <w:szCs w:val="24"/>
                          </w:rPr>
                          <m:t>p</m:t>
                        </w:del>
                      </m:r>
                    </m:e>
                    <m:sub>
                      <m:r>
                        <w:del w:id="2663" w:author="Zhang Li" w:date="2022-06-12T15:10:00Z">
                          <w:rPr>
                            <w:rFonts w:ascii="Cambria Math" w:eastAsia="宋体" w:hAnsi="Cambria Math" w:cs="Times New Roman"/>
                            <w:kern w:val="0"/>
                            <w:sz w:val="24"/>
                            <w:szCs w:val="24"/>
                          </w:rPr>
                          <m:t>suc</m:t>
                        </w:del>
                      </m:r>
                    </m:sub>
                  </m:sSub>
                  <m:r>
                    <w:del w:id="2664" w:author="Zhang Li" w:date="2022-06-12T15:10:00Z">
                      <w:rPr>
                        <w:rFonts w:ascii="Cambria Math" w:eastAsia="宋体" w:hAnsi="Cambria Math" w:cs="Times New Roman"/>
                        <w:kern w:val="0"/>
                        <w:sz w:val="24"/>
                        <w:szCs w:val="24"/>
                      </w:rPr>
                      <m:t>⋅</m:t>
                    </w:del>
                  </m:r>
                  <m:d>
                    <m:dPr>
                      <m:ctrlPr>
                        <w:del w:id="2665" w:author="Zhang Li" w:date="2022-06-12T15:10:00Z">
                          <w:rPr>
                            <w:rFonts w:ascii="Cambria Math" w:eastAsia="宋体" w:hAnsi="Cambria Math" w:cs="Times New Roman"/>
                            <w:i/>
                            <w:kern w:val="0"/>
                            <w:sz w:val="24"/>
                            <w:szCs w:val="24"/>
                          </w:rPr>
                        </w:del>
                      </m:ctrlPr>
                    </m:dPr>
                    <m:e>
                      <m:sSubSup>
                        <m:sSubSupPr>
                          <m:ctrlPr>
                            <w:del w:id="2666" w:author="Zhang Li" w:date="2022-06-12T15:10:00Z">
                              <w:rPr>
                                <w:rFonts w:ascii="Cambria Math" w:eastAsia="宋体" w:hAnsi="Cambria Math" w:cs="Times New Roman"/>
                                <w:i/>
                                <w:kern w:val="0"/>
                                <w:sz w:val="24"/>
                                <w:szCs w:val="24"/>
                              </w:rPr>
                            </w:del>
                          </m:ctrlPr>
                        </m:sSubSupPr>
                        <m:e>
                          <m:r>
                            <w:del w:id="2667" w:author="Zhang Li" w:date="2022-06-12T15:10:00Z">
                              <w:rPr>
                                <w:rFonts w:ascii="Cambria Math" w:eastAsia="宋体" w:hAnsi="Cambria Math" w:cs="Times New Roman"/>
                                <w:kern w:val="0"/>
                                <w:sz w:val="24"/>
                                <w:szCs w:val="24"/>
                              </w:rPr>
                              <m:t>L</m:t>
                            </w:del>
                          </m:r>
                        </m:e>
                        <m:sub>
                          <m:r>
                            <w:del w:id="2668" w:author="Zhang Li" w:date="2022-06-12T15:10:00Z">
                              <w:rPr>
                                <w:rFonts w:ascii="Cambria Math" w:eastAsia="宋体" w:hAnsi="Cambria Math" w:cs="Times New Roman"/>
                                <w:kern w:val="0"/>
                                <w:sz w:val="24"/>
                                <w:szCs w:val="24"/>
                              </w:rPr>
                              <m:t>valid</m:t>
                            </w:del>
                          </m:r>
                        </m:sub>
                        <m:sup>
                          <m:r>
                            <w:del w:id="2669" w:author="Zhang Li" w:date="2022-06-12T15:10:00Z">
                              <w:rPr>
                                <w:rFonts w:ascii="Cambria Math" w:eastAsia="宋体" w:hAnsi="Cambria Math" w:cs="Times New Roman"/>
                                <w:kern w:val="0"/>
                                <w:sz w:val="24"/>
                                <w:szCs w:val="24"/>
                              </w:rPr>
                              <m:t>max</m:t>
                            </w:del>
                          </m:r>
                        </m:sup>
                      </m:sSubSup>
                      <m:r>
                        <w:del w:id="2670" w:author="Zhang Li" w:date="2022-06-12T15:10:00Z">
                          <w:rPr>
                            <w:rFonts w:ascii="Cambria Math" w:eastAsia="宋体" w:hAnsi="Cambria Math" w:cs="Times New Roman"/>
                            <w:kern w:val="0"/>
                            <w:sz w:val="24"/>
                            <w:szCs w:val="24"/>
                          </w:rPr>
                          <m:t>+</m:t>
                        </w:del>
                      </m:r>
                      <m:sSub>
                        <m:sSubPr>
                          <m:ctrlPr>
                            <w:del w:id="2671" w:author="Zhang Li" w:date="2022-06-12T15:10:00Z">
                              <w:rPr>
                                <w:rFonts w:ascii="Cambria Math" w:eastAsia="宋体" w:hAnsi="Cambria Math" w:cs="Times New Roman"/>
                                <w:i/>
                                <w:kern w:val="0"/>
                                <w:sz w:val="24"/>
                                <w:szCs w:val="24"/>
                              </w:rPr>
                            </w:del>
                          </m:ctrlPr>
                        </m:sSubPr>
                        <m:e>
                          <m:r>
                            <w:del w:id="2672" w:author="Zhang Li" w:date="2022-06-12T15:10:00Z">
                              <w:rPr>
                                <w:rFonts w:ascii="Cambria Math" w:eastAsia="宋体" w:hAnsi="Cambria Math" w:cs="Times New Roman"/>
                                <w:kern w:val="0"/>
                                <w:sz w:val="24"/>
                                <w:szCs w:val="24"/>
                              </w:rPr>
                              <m:t>L</m:t>
                            </w:del>
                          </m:r>
                        </m:e>
                        <m:sub>
                          <m:r>
                            <w:del w:id="2673" w:author="Zhang Li" w:date="2022-06-12T15:10:00Z">
                              <w:rPr>
                                <w:rFonts w:ascii="Cambria Math" w:eastAsia="宋体" w:hAnsi="Cambria Math" w:cs="Times New Roman"/>
                                <w:kern w:val="0"/>
                                <w:sz w:val="24"/>
                                <w:szCs w:val="24"/>
                              </w:rPr>
                              <m:t>c,empty</m:t>
                            </w:del>
                          </m:r>
                        </m:sub>
                      </m:sSub>
                    </m:e>
                  </m:d>
                  <m:r>
                    <w:del w:id="2674" w:author="Zhang Li" w:date="2022-06-12T15:10:00Z">
                      <w:rPr>
                        <w:rFonts w:ascii="Cambria Math" w:eastAsia="宋体" w:hAnsi="Cambria Math" w:cs="Times New Roman"/>
                        <w:kern w:val="0"/>
                        <w:sz w:val="24"/>
                        <w:szCs w:val="24"/>
                      </w:rPr>
                      <m:t>+</m:t>
                    </w:del>
                  </m:r>
                  <m:d>
                    <m:dPr>
                      <m:ctrlPr>
                        <w:del w:id="2675" w:author="Zhang Li" w:date="2022-06-12T15:10:00Z">
                          <w:rPr>
                            <w:rFonts w:ascii="Cambria Math" w:eastAsia="宋体" w:hAnsi="Cambria Math" w:cs="Times New Roman"/>
                            <w:i/>
                            <w:kern w:val="0"/>
                            <w:sz w:val="24"/>
                            <w:szCs w:val="24"/>
                          </w:rPr>
                        </w:del>
                      </m:ctrlPr>
                    </m:dPr>
                    <m:e>
                      <m:r>
                        <w:del w:id="2676" w:author="Zhang Li" w:date="2022-06-12T15:10:00Z">
                          <w:rPr>
                            <w:rFonts w:ascii="Cambria Math" w:eastAsia="宋体" w:hAnsi="Cambria Math" w:cs="Times New Roman"/>
                            <w:kern w:val="0"/>
                            <w:sz w:val="24"/>
                            <w:szCs w:val="24"/>
                          </w:rPr>
                          <m:t>1-</m:t>
                        </w:del>
                      </m:r>
                      <m:sSub>
                        <m:sSubPr>
                          <m:ctrlPr>
                            <w:del w:id="2677" w:author="Zhang Li" w:date="2022-06-12T15:10:00Z">
                              <w:rPr>
                                <w:rFonts w:ascii="Cambria Math" w:eastAsia="宋体" w:hAnsi="Cambria Math" w:cs="Times New Roman"/>
                                <w:i/>
                                <w:kern w:val="0"/>
                                <w:sz w:val="24"/>
                                <w:szCs w:val="24"/>
                              </w:rPr>
                            </w:del>
                          </m:ctrlPr>
                        </m:sSubPr>
                        <m:e>
                          <m:r>
                            <w:del w:id="2678" w:author="Zhang Li" w:date="2022-06-12T15:10:00Z">
                              <w:rPr>
                                <w:rFonts w:ascii="Cambria Math" w:eastAsia="宋体" w:hAnsi="Cambria Math" w:cs="Times New Roman"/>
                                <w:kern w:val="0"/>
                                <w:sz w:val="24"/>
                                <w:szCs w:val="24"/>
                              </w:rPr>
                              <m:t>p</m:t>
                            </w:del>
                          </m:r>
                        </m:e>
                        <m:sub>
                          <m:r>
                            <w:del w:id="2679" w:author="Zhang Li" w:date="2022-06-12T15:10:00Z">
                              <w:rPr>
                                <w:rFonts w:ascii="Cambria Math" w:eastAsia="宋体" w:hAnsi="Cambria Math" w:cs="Times New Roman"/>
                                <w:kern w:val="0"/>
                                <w:sz w:val="24"/>
                                <w:szCs w:val="24"/>
                              </w:rPr>
                              <m:t>suc</m:t>
                            </w:del>
                          </m:r>
                        </m:sub>
                      </m:sSub>
                    </m:e>
                  </m:d>
                  <m:d>
                    <m:dPr>
                      <m:ctrlPr>
                        <w:del w:id="2680" w:author="Zhang Li" w:date="2022-06-12T15:10:00Z">
                          <w:rPr>
                            <w:rFonts w:ascii="Cambria Math" w:eastAsia="宋体" w:hAnsi="Cambria Math" w:cs="Times New Roman"/>
                            <w:i/>
                            <w:kern w:val="0"/>
                            <w:sz w:val="24"/>
                            <w:szCs w:val="24"/>
                          </w:rPr>
                        </w:del>
                      </m:ctrlPr>
                    </m:dPr>
                    <m:e>
                      <m:sSubSup>
                        <m:sSubSupPr>
                          <m:ctrlPr>
                            <w:del w:id="2681" w:author="Zhang Li" w:date="2022-06-12T15:10:00Z">
                              <w:rPr>
                                <w:rFonts w:ascii="Cambria Math" w:eastAsia="宋体" w:hAnsi="Cambria Math" w:cs="Times New Roman"/>
                                <w:i/>
                                <w:kern w:val="0"/>
                                <w:sz w:val="24"/>
                                <w:szCs w:val="24"/>
                              </w:rPr>
                            </w:del>
                          </m:ctrlPr>
                        </m:sSubSupPr>
                        <m:e>
                          <m:r>
                            <w:del w:id="2682" w:author="Zhang Li" w:date="2022-06-12T15:10:00Z">
                              <w:rPr>
                                <w:rFonts w:ascii="Cambria Math" w:eastAsia="宋体" w:hAnsi="Cambria Math" w:cs="Times New Roman"/>
                                <w:kern w:val="0"/>
                                <w:sz w:val="24"/>
                                <w:szCs w:val="24"/>
                              </w:rPr>
                              <m:t>L</m:t>
                            </w:del>
                          </m:r>
                        </m:e>
                        <m:sub>
                          <m:r>
                            <w:del w:id="2683" w:author="Zhang Li" w:date="2022-06-12T15:10:00Z">
                              <w:rPr>
                                <w:rFonts w:ascii="Cambria Math" w:eastAsia="宋体" w:hAnsi="Cambria Math" w:cs="Times New Roman"/>
                                <w:kern w:val="0"/>
                                <w:sz w:val="24"/>
                                <w:szCs w:val="24"/>
                              </w:rPr>
                              <m:t>valid</m:t>
                            </w:del>
                          </m:r>
                        </m:sub>
                        <m:sup>
                          <m:r>
                            <w:del w:id="2684" w:author="Zhang Li" w:date="2022-06-12T15:10:00Z">
                              <w:rPr>
                                <w:rFonts w:ascii="Cambria Math" w:eastAsia="宋体" w:hAnsi="Cambria Math" w:cs="Times New Roman"/>
                                <w:kern w:val="0"/>
                                <w:sz w:val="24"/>
                                <w:szCs w:val="24"/>
                              </w:rPr>
                              <m:t>max</m:t>
                            </w:del>
                          </m:r>
                        </m:sup>
                      </m:sSubSup>
                      <m:r>
                        <w:del w:id="2685" w:author="Zhang Li" w:date="2022-06-12T15:10:00Z">
                          <w:rPr>
                            <w:rFonts w:ascii="Cambria Math" w:eastAsia="宋体" w:hAnsi="Cambria Math" w:cs="Times New Roman"/>
                            <w:kern w:val="0"/>
                            <w:sz w:val="24"/>
                            <w:szCs w:val="24"/>
                          </w:rPr>
                          <m:t>+</m:t>
                        </w:del>
                      </m:r>
                      <m:sSubSup>
                        <m:sSubSupPr>
                          <m:ctrlPr>
                            <w:del w:id="2686" w:author="Zhang Li" w:date="2022-06-12T15:10:00Z">
                              <w:rPr>
                                <w:rFonts w:ascii="Cambria Math" w:eastAsia="宋体" w:hAnsi="Cambria Math" w:cs="Times New Roman"/>
                                <w:i/>
                                <w:kern w:val="0"/>
                                <w:sz w:val="24"/>
                                <w:szCs w:val="24"/>
                              </w:rPr>
                            </w:del>
                          </m:ctrlPr>
                        </m:sSubSupPr>
                        <m:e>
                          <m:r>
                            <w:del w:id="2687" w:author="Zhang Li" w:date="2022-06-12T15:10:00Z">
                              <w:rPr>
                                <w:rFonts w:ascii="Cambria Math" w:eastAsia="宋体" w:hAnsi="Cambria Math" w:cs="Times New Roman"/>
                                <w:kern w:val="0"/>
                                <w:sz w:val="24"/>
                                <w:szCs w:val="24"/>
                              </w:rPr>
                              <m:t>L</m:t>
                            </w:del>
                          </m:r>
                        </m:e>
                        <m:sub>
                          <m:r>
                            <w:del w:id="2688" w:author="Zhang Li" w:date="2022-06-12T15:10:00Z">
                              <w:rPr>
                                <w:rFonts w:ascii="Cambria Math" w:eastAsia="宋体" w:hAnsi="Cambria Math" w:cs="Times New Roman"/>
                                <w:kern w:val="0"/>
                                <w:sz w:val="24"/>
                                <w:szCs w:val="24"/>
                              </w:rPr>
                              <m:t>empty</m:t>
                            </w:del>
                          </m:r>
                        </m:sub>
                        <m:sup>
                          <m:r>
                            <w:del w:id="2689" w:author="Zhang Li" w:date="2022-06-12T15:10:00Z">
                              <w:rPr>
                                <w:rFonts w:ascii="Cambria Math" w:eastAsia="宋体" w:hAnsi="Cambria Math" w:cs="Times New Roman"/>
                                <w:kern w:val="0"/>
                                <w:sz w:val="24"/>
                                <w:szCs w:val="24"/>
                              </w:rPr>
                              <m:t>max</m:t>
                            </w:del>
                          </m:r>
                        </m:sup>
                      </m:sSubSup>
                    </m:e>
                  </m:d>
                </m:e>
              </m:d>
            </m:e>
          </m:nary>
          <m:r>
            <w:del w:id="2690"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2691" w:author="Zhang Li" w:date="2022-06-12T15:10:00Z"/>
          <w:rFonts w:ascii="Times New Roman" w:eastAsia="宋体" w:hAnsi="Times New Roman" w:cs="Times New Roman"/>
          <w:kern w:val="0"/>
          <w:sz w:val="24"/>
          <w:szCs w:val="24"/>
        </w:rPr>
      </w:pPr>
      <w:del w:id="2692" w:author="Zhang Li" w:date="2022-06-12T15:10:00Z">
        <w:r w:rsidDel="00615399">
          <w:rPr>
            <w:rFonts w:ascii="Times New Roman" w:eastAsia="宋体" w:hAnsi="Times New Roman" w:cs="Times New Roman"/>
            <w:kern w:val="0"/>
            <w:sz w:val="24"/>
            <w:szCs w:val="24"/>
          </w:rPr>
          <w:delText xml:space="preserve">where </w:delText>
        </w:r>
      </w:del>
      <m:oMath>
        <m:r>
          <w:del w:id="2693" w:author="Zhang Li" w:date="2022-06-12T15:10:00Z">
            <w:rPr>
              <w:rFonts w:ascii="Cambria Math" w:eastAsia="宋体" w:hAnsi="Cambria Math" w:cs="Times New Roman"/>
              <w:kern w:val="0"/>
              <w:sz w:val="24"/>
              <w:szCs w:val="24"/>
            </w:rPr>
            <m:t>C</m:t>
          </w:del>
        </m:r>
      </m:oMath>
      <w:del w:id="269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4C624DCD" w:rsidR="00156A43" w:rsidRDefault="00156A43" w:rsidP="00156A43">
      <w:pPr>
        <w:spacing w:afterLines="50" w:after="156"/>
        <w:ind w:firstLine="420"/>
        <w:rPr>
          <w:ins w:id="2695" w:author="Zhang Li" w:date="2022-06-12T15:09:00Z"/>
          <w:rFonts w:ascii="Times New Roman" w:eastAsia="宋体" w:hAnsi="Times New Roman" w:cs="Times New Roman"/>
          <w:kern w:val="0"/>
          <w:sz w:val="24"/>
          <w:szCs w:val="24"/>
        </w:rPr>
      </w:pPr>
      <w:ins w:id="2696" w:author="Zhang Li" w:date="2022-06-12T15:09:00Z">
        <w:r>
          <w:rPr>
            <w:rFonts w:ascii="Times New Roman" w:eastAsia="宋体" w:hAnsi="Times New Roman" w:cs="Times New Roman"/>
            <w:kern w:val="0"/>
            <w:sz w:val="24"/>
            <w:szCs w:val="24"/>
          </w:rPr>
          <w:t xml:space="preserve">We analyze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and faulty nodes. For some target transmission success probability </w:t>
        </w:r>
      </w:ins>
      <m:oMath>
        <m:r>
          <w:ins w:id="2697" w:author="Zhang Li" w:date="2022-06-12T15:09:00Z">
            <w:rPr>
              <w:rFonts w:ascii="Cambria Math" w:eastAsia="宋体" w:hAnsi="Cambria Math" w:cs="Times New Roman"/>
              <w:kern w:val="0"/>
              <w:sz w:val="24"/>
              <w:szCs w:val="24"/>
            </w:rPr>
            <m:t>0≤ς&lt;1</m:t>
          </w:ins>
        </m:r>
      </m:oMath>
      <w:ins w:id="2698"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w:ins>
      <m:oMath>
        <m:r>
          <w:ins w:id="2699" w:author="Zhang Li" w:date="2022-06-12T15:09:00Z">
            <w:rPr>
              <w:rFonts w:ascii="Cambria Math" w:eastAsia="宋体" w:hAnsi="Cambria Math" w:cs="Times New Roman"/>
              <w:kern w:val="0"/>
              <w:sz w:val="24"/>
              <w:szCs w:val="24"/>
            </w:rPr>
            <m:t>p</m:t>
          </w:ins>
        </m:r>
      </m:oMath>
      <w:ins w:id="2700"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block requires </w:t>
        </w:r>
      </w:ins>
      <m:oMath>
        <m:sSubSup>
          <m:sSubSupPr>
            <m:ctrlPr>
              <w:ins w:id="2701" w:author="Zhang Li" w:date="2022-06-12T15:09:00Z">
                <w:rPr>
                  <w:rFonts w:ascii="Cambria Math" w:eastAsia="宋体" w:hAnsi="Cambria Math" w:cs="Times New Roman"/>
                  <w:i/>
                  <w:kern w:val="0"/>
                  <w:sz w:val="24"/>
                  <w:szCs w:val="24"/>
                </w:rPr>
              </w:ins>
            </m:ctrlPr>
          </m:sSubSupPr>
          <m:e>
            <m:r>
              <w:ins w:id="2702" w:author="Zhang Li" w:date="2022-06-12T15:09:00Z">
                <w:rPr>
                  <w:rFonts w:ascii="Cambria Math" w:eastAsia="宋体" w:hAnsi="Cambria Math" w:cs="Times New Roman"/>
                  <w:kern w:val="0"/>
                  <w:sz w:val="24"/>
                  <w:szCs w:val="24"/>
                </w:rPr>
                <m:t>T</m:t>
              </w:ins>
            </m:r>
          </m:e>
          <m:sub>
            <m:r>
              <w:ins w:id="2703" w:author="Zhang Li" w:date="2022-06-12T15:09:00Z">
                <w:rPr>
                  <w:rFonts w:ascii="Cambria Math" w:eastAsia="宋体" w:hAnsi="Cambria Math" w:cs="Times New Roman"/>
                  <w:kern w:val="0"/>
                  <w:sz w:val="24"/>
                  <w:szCs w:val="24"/>
                </w:rPr>
                <m:t>B</m:t>
              </w:ins>
            </m:r>
          </m:sub>
          <m:sup>
            <m:r>
              <w:ins w:id="2704" w:author="Zhang Li" w:date="2022-06-12T15:09:00Z">
                <w:rPr>
                  <w:rFonts w:ascii="Cambria Math" w:eastAsia="宋体" w:hAnsi="Cambria Math" w:cs="Times New Roman"/>
                  <w:kern w:val="0"/>
                  <w:sz w:val="24"/>
                  <w:szCs w:val="24"/>
                </w:rPr>
                <m:t>valid</m:t>
              </w:ins>
            </m:r>
          </m:sup>
        </m:sSubSup>
      </m:oMath>
      <w:ins w:id="270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w:ins>
      <m:oMath>
        <m:sSubSup>
          <m:sSubSupPr>
            <m:ctrlPr>
              <w:ins w:id="2706" w:author="Zhang Li" w:date="2022-06-12T15:09:00Z">
                <w:rPr>
                  <w:rFonts w:ascii="Cambria Math" w:eastAsia="宋体" w:hAnsi="Cambria Math" w:cs="Times New Roman"/>
                  <w:i/>
                  <w:kern w:val="0"/>
                  <w:sz w:val="24"/>
                  <w:szCs w:val="24"/>
                </w:rPr>
              </w:ins>
            </m:ctrlPr>
          </m:sSubSupPr>
          <m:e>
            <m:r>
              <w:ins w:id="2707" w:author="Zhang Li" w:date="2022-06-12T15:09:00Z">
                <w:rPr>
                  <w:rFonts w:ascii="Cambria Math" w:eastAsia="宋体" w:hAnsi="Cambria Math" w:cs="Times New Roman"/>
                  <w:kern w:val="0"/>
                  <w:sz w:val="24"/>
                  <w:szCs w:val="24"/>
                </w:rPr>
                <m:t>T</m:t>
              </w:ins>
            </m:r>
          </m:e>
          <m:sub>
            <m:r>
              <w:ins w:id="2708" w:author="Zhang Li" w:date="2022-06-12T15:09:00Z">
                <w:rPr>
                  <w:rFonts w:ascii="Cambria Math" w:eastAsia="宋体" w:hAnsi="Cambria Math" w:cs="Times New Roman"/>
                  <w:kern w:val="0"/>
                  <w:sz w:val="24"/>
                  <w:szCs w:val="24"/>
                </w:rPr>
                <m:t>B</m:t>
              </w:ins>
            </m:r>
          </m:sub>
          <m:sup>
            <m:r>
              <w:ins w:id="2709" w:author="Zhang Li" w:date="2022-06-12T15:09:00Z">
                <w:rPr>
                  <w:rFonts w:ascii="Cambria Math" w:eastAsia="宋体" w:hAnsi="Cambria Math" w:cs="Times New Roman"/>
                  <w:kern w:val="0"/>
                  <w:sz w:val="24"/>
                  <w:szCs w:val="24"/>
                </w:rPr>
                <m:t>empty</m:t>
              </w:ins>
            </m:r>
          </m:sup>
        </m:sSubSup>
      </m:oMath>
      <w:ins w:id="271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r>
          <w:rPr>
            <w:rFonts w:ascii="Times New Roman" w:eastAsia="宋体" w:hAnsi="Times New Roman" w:cs="Times New Roman"/>
            <w:kern w:val="0"/>
            <w:sz w:val="24"/>
            <w:szCs w:val="24"/>
          </w:rPr>
          <w:lastRenderedPageBreak/>
          <w:t xml:space="preserve">Let </w:t>
        </w:r>
      </w:ins>
      <m:oMath>
        <m:sSub>
          <m:sSubPr>
            <m:ctrlPr>
              <w:ins w:id="2711" w:author="Zhang Li" w:date="2022-06-12T15:09:00Z">
                <w:rPr>
                  <w:rFonts w:ascii="Cambria Math" w:eastAsia="宋体" w:hAnsi="Cambria Math" w:cs="Times New Roman"/>
                  <w:i/>
                  <w:kern w:val="0"/>
                  <w:sz w:val="24"/>
                  <w:szCs w:val="24"/>
                </w:rPr>
              </w:ins>
            </m:ctrlPr>
          </m:sSubPr>
          <m:e>
            <m:r>
              <w:ins w:id="2712" w:author="Zhang Li" w:date="2022-06-12T15:09:00Z">
                <w:rPr>
                  <w:rFonts w:ascii="Cambria Math" w:eastAsia="宋体" w:hAnsi="Cambria Math" w:cs="Times New Roman"/>
                  <w:kern w:val="0"/>
                  <w:sz w:val="24"/>
                  <w:szCs w:val="24"/>
                </w:rPr>
                <m:t>L</m:t>
              </w:ins>
            </m:r>
          </m:e>
          <m:sub>
            <m:r>
              <w:ins w:id="2713" w:author="Zhang Li" w:date="2022-06-12T15:09:00Z">
                <w:rPr>
                  <w:rFonts w:ascii="Cambria Math" w:eastAsia="宋体" w:hAnsi="Cambria Math" w:cs="Times New Roman"/>
                  <w:kern w:val="0"/>
                  <w:sz w:val="24"/>
                  <w:szCs w:val="24"/>
                </w:rPr>
                <m:t>c,valid</m:t>
              </w:ins>
            </m:r>
          </m:sub>
        </m:sSub>
        <m:r>
          <w:ins w:id="2714" w:author="Zhang Li" w:date="2022-06-12T15:09:00Z">
            <w:rPr>
              <w:rFonts w:ascii="Cambria Math" w:eastAsia="宋体" w:hAnsi="Cambria Math" w:cs="Times New Roman"/>
              <w:kern w:val="0"/>
              <w:sz w:val="24"/>
              <w:szCs w:val="24"/>
            </w:rPr>
            <m:t xml:space="preserve">= </m:t>
          </w:ins>
        </m:r>
        <m:sSub>
          <m:sSubPr>
            <m:ctrlPr>
              <w:ins w:id="2715" w:author="Zhang Li" w:date="2022-06-12T15:09:00Z">
                <w:rPr>
                  <w:rFonts w:ascii="Cambria Math" w:eastAsia="宋体" w:hAnsi="Cambria Math" w:cs="Times New Roman"/>
                  <w:i/>
                  <w:kern w:val="0"/>
                  <w:sz w:val="24"/>
                  <w:szCs w:val="24"/>
                </w:rPr>
              </w:ins>
            </m:ctrlPr>
          </m:sSubPr>
          <m:e>
            <m:r>
              <w:ins w:id="2716" w:author="Zhang Li" w:date="2022-06-12T15:09:00Z">
                <w:rPr>
                  <w:rFonts w:ascii="Cambria Math" w:eastAsia="宋体" w:hAnsi="Cambria Math" w:cs="Times New Roman"/>
                  <w:kern w:val="0"/>
                  <w:sz w:val="24"/>
                  <w:szCs w:val="24"/>
                </w:rPr>
                <m:t>τ</m:t>
              </w:ins>
            </m:r>
          </m:e>
          <m:sub>
            <m:r>
              <w:ins w:id="2717" w:author="Zhang Li" w:date="2022-06-12T15:09:00Z">
                <w:rPr>
                  <w:rFonts w:ascii="Cambria Math" w:eastAsia="宋体" w:hAnsi="Cambria Math" w:cs="Times New Roman"/>
                  <w:kern w:val="0"/>
                  <w:sz w:val="24"/>
                  <w:szCs w:val="24"/>
                </w:rPr>
                <m:t>o</m:t>
              </w:ins>
            </m:r>
          </m:sub>
        </m:sSub>
        <m:r>
          <w:ins w:id="2718" w:author="Zhang Li" w:date="2022-06-12T15:09:00Z">
            <w:rPr>
              <w:rFonts w:ascii="Cambria Math" w:eastAsia="宋体" w:hAnsi="Cambria Math" w:cs="Times New Roman"/>
              <w:kern w:val="0"/>
              <w:sz w:val="24"/>
              <w:szCs w:val="24"/>
            </w:rPr>
            <m:t>⋅</m:t>
          </w:ins>
        </m:r>
        <m:d>
          <m:dPr>
            <m:begChr m:val="⌈"/>
            <m:endChr m:val="⌉"/>
            <m:ctrlPr>
              <w:ins w:id="2719" w:author="Zhang Li" w:date="2022-06-12T15:09:00Z">
                <w:rPr>
                  <w:rFonts w:ascii="Cambria Math" w:eastAsia="宋体" w:hAnsi="Cambria Math" w:cs="Times New Roman"/>
                  <w:i/>
                  <w:kern w:val="0"/>
                  <w:sz w:val="24"/>
                  <w:szCs w:val="24"/>
                </w:rPr>
              </w:ins>
            </m:ctrlPr>
          </m:dPr>
          <m:e>
            <m:f>
              <m:fPr>
                <m:ctrlPr>
                  <w:ins w:id="2720" w:author="Zhang Li" w:date="2022-06-12T15:09:00Z">
                    <w:rPr>
                      <w:rFonts w:ascii="Cambria Math" w:eastAsia="宋体" w:hAnsi="Cambria Math" w:cs="Times New Roman"/>
                      <w:i/>
                      <w:kern w:val="0"/>
                      <w:sz w:val="24"/>
                      <w:szCs w:val="24"/>
                    </w:rPr>
                  </w:ins>
                </m:ctrlPr>
              </m:fPr>
              <m:num>
                <m:func>
                  <m:funcPr>
                    <m:ctrlPr>
                      <w:ins w:id="2721" w:author="Zhang Li" w:date="2022-06-12T15:09:00Z">
                        <w:rPr>
                          <w:rFonts w:ascii="Cambria Math" w:eastAsia="宋体" w:hAnsi="Cambria Math" w:cs="Times New Roman"/>
                          <w:i/>
                          <w:kern w:val="0"/>
                          <w:sz w:val="24"/>
                          <w:szCs w:val="24"/>
                        </w:rPr>
                      </w:ins>
                    </m:ctrlPr>
                  </m:funcPr>
                  <m:fName>
                    <m:r>
                      <w:ins w:id="2722" w:author="Zhang Li" w:date="2022-06-12T15:09:00Z">
                        <m:rPr>
                          <m:sty m:val="p"/>
                        </m:rPr>
                        <w:rPr>
                          <w:rFonts w:ascii="Cambria Math" w:eastAsia="宋体" w:hAnsi="Cambria Math" w:cs="Times New Roman"/>
                          <w:kern w:val="0"/>
                          <w:sz w:val="24"/>
                          <w:szCs w:val="24"/>
                        </w:rPr>
                        <m:t>log</m:t>
                      </w:ins>
                    </m:r>
                  </m:fName>
                  <m:e>
                    <m:d>
                      <m:dPr>
                        <m:ctrlPr>
                          <w:ins w:id="2723" w:author="Zhang Li" w:date="2022-06-12T15:09:00Z">
                            <w:rPr>
                              <w:rFonts w:ascii="Cambria Math" w:eastAsia="宋体" w:hAnsi="Cambria Math" w:cs="Times New Roman"/>
                              <w:i/>
                              <w:kern w:val="0"/>
                              <w:sz w:val="24"/>
                              <w:szCs w:val="24"/>
                            </w:rPr>
                          </w:ins>
                        </m:ctrlPr>
                      </m:dPr>
                      <m:e>
                        <m:r>
                          <w:ins w:id="2724" w:author="Zhang Li" w:date="2022-06-12T15:09:00Z">
                            <w:rPr>
                              <w:rFonts w:ascii="Cambria Math" w:eastAsia="宋体" w:hAnsi="Cambria Math" w:cs="Times New Roman"/>
                              <w:kern w:val="0"/>
                              <w:sz w:val="24"/>
                              <w:szCs w:val="24"/>
                            </w:rPr>
                            <m:t>1-ς</m:t>
                          </w:ins>
                        </m:r>
                      </m:e>
                    </m:d>
                  </m:e>
                </m:func>
              </m:num>
              <m:den>
                <m:func>
                  <m:funcPr>
                    <m:ctrlPr>
                      <w:ins w:id="2725" w:author="Zhang Li" w:date="2022-06-12T15:09:00Z">
                        <w:rPr>
                          <w:rFonts w:ascii="Cambria Math" w:eastAsia="宋体" w:hAnsi="Cambria Math" w:cs="Times New Roman"/>
                          <w:i/>
                          <w:kern w:val="0"/>
                          <w:sz w:val="24"/>
                          <w:szCs w:val="24"/>
                        </w:rPr>
                      </w:ins>
                    </m:ctrlPr>
                  </m:funcPr>
                  <m:fName>
                    <m:r>
                      <w:ins w:id="2726" w:author="Zhang Li" w:date="2022-06-12T15:09:00Z">
                        <m:rPr>
                          <m:sty m:val="p"/>
                        </m:rPr>
                        <w:rPr>
                          <w:rFonts w:ascii="Cambria Math" w:eastAsia="宋体" w:hAnsi="Cambria Math" w:cs="Times New Roman"/>
                          <w:kern w:val="0"/>
                          <w:sz w:val="24"/>
                          <w:szCs w:val="24"/>
                        </w:rPr>
                        <m:t>log</m:t>
                      </w:ins>
                    </m:r>
                  </m:fName>
                  <m:e>
                    <m:d>
                      <m:dPr>
                        <m:ctrlPr>
                          <w:ins w:id="2727" w:author="Zhang Li" w:date="2022-06-12T15:09:00Z">
                            <w:rPr>
                              <w:rFonts w:ascii="Cambria Math" w:eastAsia="宋体" w:hAnsi="Cambria Math" w:cs="Times New Roman"/>
                              <w:i/>
                              <w:kern w:val="0"/>
                              <w:sz w:val="24"/>
                              <w:szCs w:val="24"/>
                            </w:rPr>
                          </w:ins>
                        </m:ctrlPr>
                      </m:dPr>
                      <m:e>
                        <m:r>
                          <w:ins w:id="2728" w:author="Zhang Li" w:date="2022-06-12T15:09:00Z">
                            <w:rPr>
                              <w:rFonts w:ascii="Cambria Math" w:eastAsia="宋体" w:hAnsi="Cambria Math" w:cs="Times New Roman"/>
                              <w:kern w:val="0"/>
                              <w:sz w:val="24"/>
                              <w:szCs w:val="24"/>
                            </w:rPr>
                            <m:t>1-</m:t>
                          </w:ins>
                        </m:r>
                        <m:r>
                          <w:ins w:id="2729" w:author="Zhang Li" w:date="2022-06-12T15:09:00Z">
                            <w:rPr>
                              <w:rFonts w:ascii="Cambria Math" w:eastAsia="宋体" w:hAnsi="Cambria Math" w:cs="Times New Roman" w:hint="eastAsia"/>
                              <w:kern w:val="0"/>
                              <w:sz w:val="24"/>
                              <w:szCs w:val="24"/>
                            </w:rPr>
                            <m:t>N</m:t>
                          </w:ins>
                        </m:r>
                        <m:r>
                          <w:ins w:id="2730" w:author="Zhang Li" w:date="2022-06-12T15:09:00Z">
                            <w:rPr>
                              <w:rFonts w:ascii="Cambria Math" w:eastAsia="宋体" w:hAnsi="Cambria Math" w:cs="Times New Roman"/>
                              <w:kern w:val="0"/>
                              <w:sz w:val="24"/>
                              <w:szCs w:val="24"/>
                            </w:rPr>
                            <m:t>⋅p⋅</m:t>
                          </w:ins>
                        </m:r>
                        <m:sSup>
                          <m:sSupPr>
                            <m:ctrlPr>
                              <w:ins w:id="2731" w:author="Zhang Li" w:date="2022-06-12T15:09:00Z">
                                <w:rPr>
                                  <w:rFonts w:ascii="Cambria Math" w:eastAsia="宋体" w:hAnsi="Cambria Math" w:cs="Times New Roman"/>
                                  <w:i/>
                                  <w:kern w:val="0"/>
                                  <w:sz w:val="24"/>
                                  <w:szCs w:val="24"/>
                                </w:rPr>
                              </w:ins>
                            </m:ctrlPr>
                          </m:sSupPr>
                          <m:e>
                            <m:d>
                              <m:dPr>
                                <m:ctrlPr>
                                  <w:ins w:id="2732" w:author="Zhang Li" w:date="2022-06-12T15:09:00Z">
                                    <w:rPr>
                                      <w:rFonts w:ascii="Cambria Math" w:eastAsia="宋体" w:hAnsi="Cambria Math" w:cs="Times New Roman"/>
                                      <w:i/>
                                      <w:kern w:val="0"/>
                                      <w:sz w:val="24"/>
                                      <w:szCs w:val="24"/>
                                    </w:rPr>
                                  </w:ins>
                                </m:ctrlPr>
                              </m:dPr>
                              <m:e>
                                <m:r>
                                  <w:ins w:id="2733" w:author="Zhang Li" w:date="2022-06-12T15:09:00Z">
                                    <w:rPr>
                                      <w:rFonts w:ascii="Cambria Math" w:eastAsia="宋体" w:hAnsi="Cambria Math" w:cs="Times New Roman"/>
                                      <w:kern w:val="0"/>
                                      <w:sz w:val="24"/>
                                      <w:szCs w:val="24"/>
                                    </w:rPr>
                                    <m:t>1-p</m:t>
                                  </w:ins>
                                </m:r>
                              </m:e>
                            </m:d>
                          </m:e>
                          <m:sup>
                            <m:r>
                              <w:ins w:id="2734" w:author="Zhang Li" w:date="2022-06-12T15:09:00Z">
                                <w:rPr>
                                  <w:rFonts w:ascii="Cambria Math" w:eastAsia="宋体" w:hAnsi="Cambria Math" w:cs="Times New Roman"/>
                                  <w:kern w:val="0"/>
                                  <w:sz w:val="24"/>
                                  <w:szCs w:val="24"/>
                                </w:rPr>
                                <m:t>N-1</m:t>
                              </w:ins>
                            </m:r>
                          </m:sup>
                        </m:sSup>
                      </m:e>
                    </m:d>
                  </m:e>
                </m:func>
              </m:den>
            </m:f>
          </m:e>
        </m:d>
        <m:r>
          <w:ins w:id="2735" w:author="Zhang Li" w:date="2022-06-12T15:09:00Z">
            <w:rPr>
              <w:rFonts w:ascii="Cambria Math" w:eastAsia="宋体" w:hAnsi="Cambria Math" w:cs="Times New Roman"/>
              <w:kern w:val="0"/>
              <w:sz w:val="24"/>
              <w:szCs w:val="24"/>
            </w:rPr>
            <m:t>⋅[</m:t>
          </w:ins>
        </m:r>
        <m:nary>
          <m:naryPr>
            <m:chr m:val="∑"/>
            <m:limLoc m:val="undOvr"/>
            <m:ctrlPr>
              <w:ins w:id="2736" w:author="Zhang Li" w:date="2022-06-12T15:09:00Z">
                <w:rPr>
                  <w:rFonts w:ascii="Cambria Math" w:eastAsia="宋体" w:hAnsi="Cambria Math" w:cs="Times New Roman"/>
                  <w:i/>
                  <w:kern w:val="0"/>
                  <w:sz w:val="24"/>
                  <w:szCs w:val="24"/>
                </w:rPr>
              </w:ins>
            </m:ctrlPr>
          </m:naryPr>
          <m:sub>
            <m:r>
              <w:ins w:id="2737" w:author="Zhang Li" w:date="2022-06-12T15:09:00Z">
                <w:rPr>
                  <w:rFonts w:ascii="Cambria Math" w:eastAsia="宋体" w:hAnsi="Cambria Math" w:cs="Times New Roman"/>
                  <w:kern w:val="0"/>
                  <w:sz w:val="24"/>
                  <w:szCs w:val="24"/>
                </w:rPr>
                <m:t>i=0</m:t>
              </w:ins>
            </m:r>
          </m:sub>
          <m:sup>
            <m:r>
              <w:ins w:id="2738" w:author="Zhang Li" w:date="2022-06-12T15:09:00Z">
                <w:rPr>
                  <w:rFonts w:ascii="Cambria Math" w:eastAsia="宋体" w:hAnsi="Cambria Math" w:cs="Times New Roman"/>
                  <w:kern w:val="0"/>
                  <w:sz w:val="24"/>
                  <w:szCs w:val="24"/>
                </w:rPr>
                <m:t>t</m:t>
              </w:ins>
            </m:r>
          </m:sup>
          <m:e>
            <m:sSub>
              <m:sSubPr>
                <m:ctrlPr>
                  <w:ins w:id="2739" w:author="Zhang Li" w:date="2022-06-12T15:09:00Z">
                    <w:rPr>
                      <w:rFonts w:ascii="Cambria Math" w:eastAsia="宋体" w:hAnsi="Cambria Math" w:cs="Times New Roman"/>
                      <w:i/>
                      <w:kern w:val="0"/>
                      <w:sz w:val="24"/>
                      <w:szCs w:val="24"/>
                    </w:rPr>
                  </w:ins>
                </m:ctrlPr>
              </m:sSubPr>
              <m:e>
                <m:r>
                  <w:ins w:id="2740" w:author="Zhang Li" w:date="2022-06-12T15:09:00Z">
                    <w:rPr>
                      <w:rFonts w:ascii="Cambria Math" w:eastAsia="宋体" w:hAnsi="Cambria Math" w:cs="Times New Roman"/>
                      <w:kern w:val="0"/>
                      <w:sz w:val="24"/>
                      <w:szCs w:val="24"/>
                    </w:rPr>
                    <m:t>T</m:t>
                  </w:ins>
                </m:r>
              </m:e>
              <m:sub>
                <m:r>
                  <w:ins w:id="2741" w:author="Zhang Li" w:date="2022-06-12T15:09:00Z">
                    <w:rPr>
                      <w:rFonts w:ascii="Cambria Math" w:eastAsia="宋体" w:hAnsi="Cambria Math" w:cs="Times New Roman"/>
                      <w:kern w:val="0"/>
                      <w:sz w:val="24"/>
                      <w:szCs w:val="24"/>
                    </w:rPr>
                    <m:t xml:space="preserve">c,sig </m:t>
                  </w:ins>
                </m:r>
              </m:sub>
            </m:sSub>
          </m:e>
        </m:nary>
        <m:r>
          <w:ins w:id="2742" w:author="Zhang Li" w:date="2022-06-12T15:09:00Z">
            <w:rPr>
              <w:rFonts w:ascii="Cambria Math" w:eastAsia="宋体" w:hAnsi="Cambria Math" w:cs="Times New Roman"/>
              <w:kern w:val="0"/>
              <w:sz w:val="24"/>
              <w:szCs w:val="24"/>
            </w:rPr>
            <m:t>+</m:t>
          </w:ins>
        </m:r>
        <m:sSubSup>
          <m:sSubSupPr>
            <m:ctrlPr>
              <w:ins w:id="2743" w:author="Zhang Li" w:date="2022-06-12T15:09:00Z">
                <w:rPr>
                  <w:rFonts w:ascii="Cambria Math" w:eastAsia="宋体" w:hAnsi="Cambria Math" w:cs="Times New Roman"/>
                  <w:i/>
                  <w:kern w:val="0"/>
                  <w:sz w:val="24"/>
                  <w:szCs w:val="24"/>
                </w:rPr>
              </w:ins>
            </m:ctrlPr>
          </m:sSubSupPr>
          <m:e>
            <m:r>
              <w:ins w:id="2744" w:author="Zhang Li" w:date="2022-06-12T15:09:00Z">
                <w:rPr>
                  <w:rFonts w:ascii="Cambria Math" w:eastAsia="宋体" w:hAnsi="Cambria Math" w:cs="Times New Roman"/>
                  <w:kern w:val="0"/>
                  <w:sz w:val="24"/>
                  <w:szCs w:val="24"/>
                </w:rPr>
                <m:t>T</m:t>
              </w:ins>
            </m:r>
          </m:e>
          <m:sub>
            <m:r>
              <w:ins w:id="2745" w:author="Zhang Li" w:date="2022-06-12T15:09:00Z">
                <w:rPr>
                  <w:rFonts w:ascii="Cambria Math" w:eastAsia="宋体" w:hAnsi="Cambria Math" w:cs="Times New Roman"/>
                  <w:kern w:val="0"/>
                  <w:sz w:val="24"/>
                  <w:szCs w:val="24"/>
                </w:rPr>
                <m:t>c,B</m:t>
              </w:ins>
            </m:r>
          </m:sub>
          <m:sup>
            <m:r>
              <w:ins w:id="2746" w:author="Zhang Li" w:date="2022-06-12T15:09:00Z">
                <w:rPr>
                  <w:rFonts w:ascii="Cambria Math" w:eastAsia="宋体" w:hAnsi="Cambria Math" w:cs="Times New Roman"/>
                  <w:kern w:val="0"/>
                  <w:sz w:val="24"/>
                  <w:szCs w:val="24"/>
                </w:rPr>
                <m:t>valid</m:t>
              </w:ins>
            </m:r>
          </m:sup>
        </m:sSubSup>
        <m:r>
          <w:ins w:id="2747" w:author="Zhang Li" w:date="2022-06-12T15:09:00Z">
            <w:rPr>
              <w:rFonts w:ascii="Cambria Math" w:eastAsia="宋体" w:hAnsi="Cambria Math" w:cs="Times New Roman"/>
              <w:kern w:val="0"/>
              <w:sz w:val="24"/>
              <w:szCs w:val="24"/>
            </w:rPr>
            <m:t>]</m:t>
          </w:ins>
        </m:r>
      </m:oMath>
      <w:ins w:id="2748" w:author="Zhang Li" w:date="2022-06-12T15:09:00Z">
        <w:r>
          <w:rPr>
            <w:rFonts w:ascii="Times New Roman" w:eastAsia="宋体" w:hAnsi="Times New Roman" w:cs="Times New Roman"/>
            <w:kern w:val="0"/>
            <w:sz w:val="24"/>
            <w:szCs w:val="24"/>
          </w:rPr>
          <w:t xml:space="preserve"> be the consensus latency of a valid block in </w:t>
        </w:r>
      </w:ins>
      <m:oMath>
        <m:sSup>
          <m:sSupPr>
            <m:ctrlPr>
              <w:ins w:id="2749" w:author="Zhang Li" w:date="2022-06-12T15:09:00Z">
                <w:rPr>
                  <w:rFonts w:ascii="Cambria Math" w:eastAsia="宋体" w:hAnsi="Cambria Math" w:cs="Times New Roman"/>
                  <w:i/>
                  <w:kern w:val="0"/>
                  <w:sz w:val="24"/>
                  <w:szCs w:val="24"/>
                </w:rPr>
              </w:ins>
            </m:ctrlPr>
          </m:sSupPr>
          <m:e>
            <m:r>
              <w:ins w:id="2750" w:author="Zhang Li" w:date="2022-06-12T15:09:00Z">
                <w:rPr>
                  <w:rFonts w:ascii="Cambria Math" w:eastAsia="宋体" w:hAnsi="Cambria Math" w:cs="Times New Roman"/>
                  <w:kern w:val="0"/>
                  <w:sz w:val="24"/>
                  <w:szCs w:val="24"/>
                </w:rPr>
                <m:t>c</m:t>
              </w:ins>
            </m:r>
          </m:e>
          <m:sup>
            <m:r>
              <w:ins w:id="2751" w:author="Zhang Li" w:date="2022-06-12T15:09:00Z">
                <w:rPr>
                  <w:rFonts w:ascii="Cambria Math" w:eastAsia="宋体" w:hAnsi="Cambria Math" w:cs="Times New Roman"/>
                  <w:kern w:val="0"/>
                  <w:sz w:val="24"/>
                  <w:szCs w:val="24"/>
                </w:rPr>
                <m:t>th</m:t>
              </w:ins>
            </m:r>
          </m:sup>
        </m:sSup>
      </m:oMath>
      <w:ins w:id="27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2753" w:author="Zhang Li" w:date="2022-06-12T15:09:00Z">
                <w:rPr>
                  <w:rFonts w:ascii="Cambria Math" w:eastAsia="宋体" w:hAnsi="Cambria Math" w:cs="Times New Roman"/>
                  <w:i/>
                  <w:kern w:val="0"/>
                  <w:sz w:val="24"/>
                  <w:szCs w:val="24"/>
                </w:rPr>
              </w:ins>
            </m:ctrlPr>
          </m:sSubPr>
          <m:e>
            <m:r>
              <w:ins w:id="2754" w:author="Zhang Li" w:date="2022-06-12T15:09:00Z">
                <w:rPr>
                  <w:rFonts w:ascii="Cambria Math" w:eastAsia="宋体" w:hAnsi="Cambria Math" w:cs="Times New Roman"/>
                  <w:kern w:val="0"/>
                  <w:sz w:val="24"/>
                  <w:szCs w:val="24"/>
                </w:rPr>
                <m:t>L</m:t>
              </w:ins>
            </m:r>
          </m:e>
          <m:sub>
            <m:r>
              <w:ins w:id="2755" w:author="Zhang Li" w:date="2022-06-12T15:09:00Z">
                <w:rPr>
                  <w:rFonts w:ascii="Cambria Math" w:eastAsia="宋体" w:hAnsi="Cambria Math" w:cs="Times New Roman"/>
                  <w:kern w:val="0"/>
                  <w:sz w:val="24"/>
                  <w:szCs w:val="24"/>
                </w:rPr>
                <m:t>c,empty</m:t>
              </w:ins>
            </m:r>
          </m:sub>
        </m:sSub>
        <m:r>
          <w:ins w:id="2756" w:author="Zhang Li" w:date="2022-06-12T15:09:00Z">
            <w:rPr>
              <w:rFonts w:ascii="Cambria Math" w:eastAsia="宋体" w:hAnsi="Cambria Math" w:cs="Times New Roman"/>
              <w:kern w:val="0"/>
              <w:sz w:val="24"/>
              <w:szCs w:val="24"/>
            </w:rPr>
            <m:t>=</m:t>
          </w:ins>
        </m:r>
        <m:sSub>
          <m:sSubPr>
            <m:ctrlPr>
              <w:ins w:id="2757" w:author="Zhang Li" w:date="2022-06-12T15:09:00Z">
                <w:rPr>
                  <w:rFonts w:ascii="Cambria Math" w:eastAsia="宋体" w:hAnsi="Cambria Math" w:cs="Times New Roman"/>
                  <w:i/>
                  <w:kern w:val="0"/>
                  <w:sz w:val="24"/>
                  <w:szCs w:val="24"/>
                </w:rPr>
              </w:ins>
            </m:ctrlPr>
          </m:sSubPr>
          <m:e>
            <m:r>
              <w:ins w:id="2758" w:author="Zhang Li" w:date="2022-06-12T15:09:00Z">
                <w:rPr>
                  <w:rFonts w:ascii="Cambria Math" w:eastAsia="宋体" w:hAnsi="Cambria Math" w:cs="Times New Roman"/>
                  <w:kern w:val="0"/>
                  <w:sz w:val="24"/>
                  <w:szCs w:val="24"/>
                </w:rPr>
                <m:t>τ</m:t>
              </w:ins>
            </m:r>
          </m:e>
          <m:sub>
            <m:r>
              <w:ins w:id="2759" w:author="Zhang Li" w:date="2022-06-12T15:09:00Z">
                <w:rPr>
                  <w:rFonts w:ascii="Cambria Math" w:eastAsia="宋体" w:hAnsi="Cambria Math" w:cs="Times New Roman"/>
                  <w:kern w:val="0"/>
                  <w:sz w:val="24"/>
                  <w:szCs w:val="24"/>
                </w:rPr>
                <m:t>o</m:t>
              </w:ins>
            </m:r>
          </m:sub>
        </m:sSub>
        <m:r>
          <w:ins w:id="2760" w:author="Zhang Li" w:date="2022-06-12T15:09:00Z">
            <w:rPr>
              <w:rFonts w:ascii="Cambria Math" w:eastAsia="宋体" w:hAnsi="Cambria Math" w:cs="Times New Roman"/>
              <w:kern w:val="0"/>
              <w:sz w:val="24"/>
              <w:szCs w:val="24"/>
            </w:rPr>
            <m:t>⋅</m:t>
          </w:ins>
        </m:r>
        <m:d>
          <m:dPr>
            <m:begChr m:val="⌈"/>
            <m:endChr m:val="⌉"/>
            <m:ctrlPr>
              <w:ins w:id="2761" w:author="Zhang Li" w:date="2022-06-12T15:09:00Z">
                <w:rPr>
                  <w:rFonts w:ascii="Cambria Math" w:eastAsia="宋体" w:hAnsi="Cambria Math" w:cs="Times New Roman"/>
                  <w:i/>
                  <w:kern w:val="0"/>
                  <w:sz w:val="24"/>
                  <w:szCs w:val="24"/>
                </w:rPr>
              </w:ins>
            </m:ctrlPr>
          </m:dPr>
          <m:e>
            <m:f>
              <m:fPr>
                <m:ctrlPr>
                  <w:ins w:id="2762" w:author="Zhang Li" w:date="2022-06-12T15:09:00Z">
                    <w:rPr>
                      <w:rFonts w:ascii="Cambria Math" w:eastAsia="宋体" w:hAnsi="Cambria Math" w:cs="Times New Roman"/>
                      <w:i/>
                      <w:kern w:val="0"/>
                      <w:sz w:val="24"/>
                      <w:szCs w:val="24"/>
                    </w:rPr>
                  </w:ins>
                </m:ctrlPr>
              </m:fPr>
              <m:num>
                <m:func>
                  <m:funcPr>
                    <m:ctrlPr>
                      <w:ins w:id="2763" w:author="Zhang Li" w:date="2022-06-12T15:09:00Z">
                        <w:rPr>
                          <w:rFonts w:ascii="Cambria Math" w:eastAsia="宋体" w:hAnsi="Cambria Math" w:cs="Times New Roman"/>
                          <w:i/>
                          <w:kern w:val="0"/>
                          <w:sz w:val="24"/>
                          <w:szCs w:val="24"/>
                        </w:rPr>
                      </w:ins>
                    </m:ctrlPr>
                  </m:funcPr>
                  <m:fName>
                    <m:r>
                      <w:ins w:id="2764" w:author="Zhang Li" w:date="2022-06-12T15:09:00Z">
                        <m:rPr>
                          <m:sty m:val="p"/>
                        </m:rPr>
                        <w:rPr>
                          <w:rFonts w:ascii="Cambria Math" w:eastAsia="宋体" w:hAnsi="Cambria Math" w:cs="Times New Roman"/>
                          <w:kern w:val="0"/>
                          <w:sz w:val="24"/>
                          <w:szCs w:val="24"/>
                        </w:rPr>
                        <m:t>log</m:t>
                      </w:ins>
                    </m:r>
                  </m:fName>
                  <m:e>
                    <m:d>
                      <m:dPr>
                        <m:ctrlPr>
                          <w:ins w:id="2765" w:author="Zhang Li" w:date="2022-06-12T15:09:00Z">
                            <w:rPr>
                              <w:rFonts w:ascii="Cambria Math" w:eastAsia="宋体" w:hAnsi="Cambria Math" w:cs="Times New Roman"/>
                              <w:i/>
                              <w:kern w:val="0"/>
                              <w:sz w:val="24"/>
                              <w:szCs w:val="24"/>
                            </w:rPr>
                          </w:ins>
                        </m:ctrlPr>
                      </m:dPr>
                      <m:e>
                        <m:r>
                          <w:ins w:id="2766" w:author="Zhang Li" w:date="2022-06-12T15:09:00Z">
                            <w:rPr>
                              <w:rFonts w:ascii="Cambria Math" w:eastAsia="宋体" w:hAnsi="Cambria Math" w:cs="Times New Roman"/>
                              <w:kern w:val="0"/>
                              <w:sz w:val="24"/>
                              <w:szCs w:val="24"/>
                            </w:rPr>
                            <m:t>1-ς</m:t>
                          </w:ins>
                        </m:r>
                      </m:e>
                    </m:d>
                  </m:e>
                </m:func>
              </m:num>
              <m:den>
                <m:func>
                  <m:funcPr>
                    <m:ctrlPr>
                      <w:ins w:id="2767" w:author="Zhang Li" w:date="2022-06-12T15:09:00Z">
                        <w:rPr>
                          <w:rFonts w:ascii="Cambria Math" w:eastAsia="宋体" w:hAnsi="Cambria Math" w:cs="Times New Roman"/>
                          <w:i/>
                          <w:kern w:val="0"/>
                          <w:sz w:val="24"/>
                          <w:szCs w:val="24"/>
                        </w:rPr>
                      </w:ins>
                    </m:ctrlPr>
                  </m:funcPr>
                  <m:fName>
                    <m:r>
                      <w:ins w:id="2768" w:author="Zhang Li" w:date="2022-06-12T15:09:00Z">
                        <m:rPr>
                          <m:sty m:val="p"/>
                        </m:rPr>
                        <w:rPr>
                          <w:rFonts w:ascii="Cambria Math" w:eastAsia="宋体" w:hAnsi="Cambria Math" w:cs="Times New Roman"/>
                          <w:kern w:val="0"/>
                          <w:sz w:val="24"/>
                          <w:szCs w:val="24"/>
                        </w:rPr>
                        <m:t>log</m:t>
                      </w:ins>
                    </m:r>
                  </m:fName>
                  <m:e>
                    <m:d>
                      <m:dPr>
                        <m:ctrlPr>
                          <w:ins w:id="2769" w:author="Zhang Li" w:date="2022-06-12T15:09:00Z">
                            <w:rPr>
                              <w:rFonts w:ascii="Cambria Math" w:eastAsia="宋体" w:hAnsi="Cambria Math" w:cs="Times New Roman"/>
                              <w:i/>
                              <w:kern w:val="0"/>
                              <w:sz w:val="24"/>
                              <w:szCs w:val="24"/>
                            </w:rPr>
                          </w:ins>
                        </m:ctrlPr>
                      </m:dPr>
                      <m:e>
                        <m:r>
                          <w:ins w:id="2770" w:author="Zhang Li" w:date="2022-06-12T15:09:00Z">
                            <w:rPr>
                              <w:rFonts w:ascii="Cambria Math" w:eastAsia="宋体" w:hAnsi="Cambria Math" w:cs="Times New Roman"/>
                              <w:kern w:val="0"/>
                              <w:sz w:val="24"/>
                              <w:szCs w:val="24"/>
                            </w:rPr>
                            <m:t>1-</m:t>
                          </w:ins>
                        </m:r>
                        <m:r>
                          <w:ins w:id="2771" w:author="Zhang Li" w:date="2022-06-12T15:09:00Z">
                            <w:rPr>
                              <w:rFonts w:ascii="Cambria Math" w:eastAsia="宋体" w:hAnsi="Cambria Math" w:cs="Times New Roman" w:hint="eastAsia"/>
                              <w:kern w:val="0"/>
                              <w:sz w:val="24"/>
                              <w:szCs w:val="24"/>
                            </w:rPr>
                            <m:t>N</m:t>
                          </w:ins>
                        </m:r>
                        <m:r>
                          <w:ins w:id="2772" w:author="Zhang Li" w:date="2022-06-12T15:09:00Z">
                            <w:rPr>
                              <w:rFonts w:ascii="Cambria Math" w:eastAsia="宋体" w:hAnsi="Cambria Math" w:cs="Times New Roman"/>
                              <w:kern w:val="0"/>
                              <w:sz w:val="24"/>
                              <w:szCs w:val="24"/>
                            </w:rPr>
                            <m:t>⋅p⋅</m:t>
                          </w:ins>
                        </m:r>
                        <m:sSup>
                          <m:sSupPr>
                            <m:ctrlPr>
                              <w:ins w:id="2773" w:author="Zhang Li" w:date="2022-06-12T15:09:00Z">
                                <w:rPr>
                                  <w:rFonts w:ascii="Cambria Math" w:eastAsia="宋体" w:hAnsi="Cambria Math" w:cs="Times New Roman"/>
                                  <w:i/>
                                  <w:kern w:val="0"/>
                                  <w:sz w:val="24"/>
                                  <w:szCs w:val="24"/>
                                </w:rPr>
                              </w:ins>
                            </m:ctrlPr>
                          </m:sSupPr>
                          <m:e>
                            <m:d>
                              <m:dPr>
                                <m:ctrlPr>
                                  <w:ins w:id="2774" w:author="Zhang Li" w:date="2022-06-12T15:09:00Z">
                                    <w:rPr>
                                      <w:rFonts w:ascii="Cambria Math" w:eastAsia="宋体" w:hAnsi="Cambria Math" w:cs="Times New Roman"/>
                                      <w:i/>
                                      <w:kern w:val="0"/>
                                      <w:sz w:val="24"/>
                                      <w:szCs w:val="24"/>
                                    </w:rPr>
                                  </w:ins>
                                </m:ctrlPr>
                              </m:dPr>
                              <m:e>
                                <m:r>
                                  <w:ins w:id="2775" w:author="Zhang Li" w:date="2022-06-12T15:09:00Z">
                                    <w:rPr>
                                      <w:rFonts w:ascii="Cambria Math" w:eastAsia="宋体" w:hAnsi="Cambria Math" w:cs="Times New Roman"/>
                                      <w:kern w:val="0"/>
                                      <w:sz w:val="24"/>
                                      <w:szCs w:val="24"/>
                                    </w:rPr>
                                    <m:t>1-p</m:t>
                                  </w:ins>
                                </m:r>
                              </m:e>
                            </m:d>
                          </m:e>
                          <m:sup>
                            <m:r>
                              <w:ins w:id="2776" w:author="Zhang Li" w:date="2022-06-12T15:09:00Z">
                                <w:rPr>
                                  <w:rFonts w:ascii="Cambria Math" w:eastAsia="宋体" w:hAnsi="Cambria Math" w:cs="Times New Roman"/>
                                  <w:kern w:val="0"/>
                                  <w:sz w:val="24"/>
                                  <w:szCs w:val="24"/>
                                </w:rPr>
                                <m:t>N-1</m:t>
                              </w:ins>
                            </m:r>
                          </m:sup>
                        </m:sSup>
                      </m:e>
                    </m:d>
                  </m:e>
                </m:func>
              </m:den>
            </m:f>
          </m:e>
        </m:d>
        <m:r>
          <w:ins w:id="2777" w:author="Zhang Li" w:date="2022-06-12T15:09:00Z">
            <w:rPr>
              <w:rFonts w:ascii="Cambria Math" w:eastAsia="宋体" w:hAnsi="Cambria Math" w:cs="Times New Roman"/>
              <w:kern w:val="0"/>
              <w:sz w:val="24"/>
              <w:szCs w:val="24"/>
            </w:rPr>
            <m:t>⋅[</m:t>
          </w:ins>
        </m:r>
        <m:nary>
          <m:naryPr>
            <m:chr m:val="∑"/>
            <m:limLoc m:val="undOvr"/>
            <m:ctrlPr>
              <w:ins w:id="2778" w:author="Zhang Li" w:date="2022-06-12T15:09:00Z">
                <w:rPr>
                  <w:rFonts w:ascii="Cambria Math" w:eastAsia="宋体" w:hAnsi="Cambria Math" w:cs="Times New Roman"/>
                  <w:i/>
                  <w:kern w:val="0"/>
                  <w:sz w:val="24"/>
                  <w:szCs w:val="24"/>
                </w:rPr>
              </w:ins>
            </m:ctrlPr>
          </m:naryPr>
          <m:sub>
            <m:r>
              <w:ins w:id="2779" w:author="Zhang Li" w:date="2022-06-12T15:09:00Z">
                <w:rPr>
                  <w:rFonts w:ascii="Cambria Math" w:eastAsia="宋体" w:hAnsi="Cambria Math" w:cs="Times New Roman"/>
                  <w:kern w:val="0"/>
                  <w:sz w:val="24"/>
                  <w:szCs w:val="24"/>
                </w:rPr>
                <m:t>i=0</m:t>
              </w:ins>
            </m:r>
          </m:sub>
          <m:sup>
            <m:r>
              <w:ins w:id="2780" w:author="Zhang Li" w:date="2022-06-12T15:09:00Z">
                <w:rPr>
                  <w:rFonts w:ascii="Cambria Math" w:eastAsia="宋体" w:hAnsi="Cambria Math" w:cs="Times New Roman"/>
                  <w:kern w:val="0"/>
                  <w:sz w:val="24"/>
                  <w:szCs w:val="24"/>
                </w:rPr>
                <m:t>t</m:t>
              </w:ins>
            </m:r>
          </m:sup>
          <m:e>
            <m:sSub>
              <m:sSubPr>
                <m:ctrlPr>
                  <w:ins w:id="2781" w:author="Zhang Li" w:date="2022-06-12T15:09:00Z">
                    <w:rPr>
                      <w:rFonts w:ascii="Cambria Math" w:eastAsia="宋体" w:hAnsi="Cambria Math" w:cs="Times New Roman"/>
                      <w:i/>
                      <w:kern w:val="0"/>
                      <w:sz w:val="24"/>
                      <w:szCs w:val="24"/>
                    </w:rPr>
                  </w:ins>
                </m:ctrlPr>
              </m:sSubPr>
              <m:e>
                <m:r>
                  <w:ins w:id="2782" w:author="Zhang Li" w:date="2022-06-12T15:09:00Z">
                    <w:rPr>
                      <w:rFonts w:ascii="Cambria Math" w:eastAsia="宋体" w:hAnsi="Cambria Math" w:cs="Times New Roman"/>
                      <w:kern w:val="0"/>
                      <w:sz w:val="24"/>
                      <w:szCs w:val="24"/>
                    </w:rPr>
                    <m:t>T</m:t>
                  </w:ins>
                </m:r>
              </m:e>
              <m:sub>
                <m:r>
                  <w:ins w:id="2783" w:author="Zhang Li" w:date="2022-06-12T15:09:00Z">
                    <w:rPr>
                      <w:rFonts w:ascii="Cambria Math" w:eastAsia="宋体" w:hAnsi="Cambria Math" w:cs="Times New Roman"/>
                      <w:kern w:val="0"/>
                      <w:sz w:val="24"/>
                      <w:szCs w:val="24"/>
                    </w:rPr>
                    <m:t xml:space="preserve">c,sig </m:t>
                  </w:ins>
                </m:r>
              </m:sub>
            </m:sSub>
          </m:e>
        </m:nary>
        <m:r>
          <w:ins w:id="2784" w:author="Zhang Li" w:date="2022-06-12T15:09:00Z">
            <w:rPr>
              <w:rFonts w:ascii="Cambria Math" w:eastAsia="宋体" w:hAnsi="Cambria Math" w:cs="Times New Roman"/>
              <w:kern w:val="0"/>
              <w:sz w:val="24"/>
              <w:szCs w:val="24"/>
            </w:rPr>
            <m:t>+</m:t>
          </w:ins>
        </m:r>
        <m:sSubSup>
          <m:sSubSupPr>
            <m:ctrlPr>
              <w:ins w:id="2785" w:author="Zhang Li" w:date="2022-06-12T15:09:00Z">
                <w:rPr>
                  <w:rFonts w:ascii="Cambria Math" w:eastAsia="宋体" w:hAnsi="Cambria Math" w:cs="Times New Roman"/>
                  <w:i/>
                  <w:kern w:val="0"/>
                  <w:sz w:val="24"/>
                  <w:szCs w:val="24"/>
                </w:rPr>
              </w:ins>
            </m:ctrlPr>
          </m:sSubSupPr>
          <m:e>
            <m:r>
              <w:ins w:id="2786" w:author="Zhang Li" w:date="2022-06-12T15:09:00Z">
                <w:rPr>
                  <w:rFonts w:ascii="Cambria Math" w:eastAsia="宋体" w:hAnsi="Cambria Math" w:cs="Times New Roman"/>
                  <w:kern w:val="0"/>
                  <w:sz w:val="24"/>
                  <w:szCs w:val="24"/>
                </w:rPr>
                <m:t>T</m:t>
              </w:ins>
            </m:r>
          </m:e>
          <m:sub>
            <m:r>
              <w:ins w:id="2787" w:author="Zhang Li" w:date="2022-06-12T15:09:00Z">
                <w:rPr>
                  <w:rFonts w:ascii="Cambria Math" w:eastAsia="宋体" w:hAnsi="Cambria Math" w:cs="Times New Roman"/>
                  <w:kern w:val="0"/>
                  <w:sz w:val="24"/>
                  <w:szCs w:val="24"/>
                </w:rPr>
                <m:t>c, B</m:t>
              </w:ins>
            </m:r>
          </m:sub>
          <m:sup>
            <m:r>
              <w:ins w:id="2788" w:author="Zhang Li" w:date="2022-06-12T15:09:00Z">
                <w:rPr>
                  <w:rFonts w:ascii="Cambria Math" w:eastAsia="宋体" w:hAnsi="Cambria Math" w:cs="Times New Roman"/>
                  <w:kern w:val="0"/>
                  <w:sz w:val="24"/>
                  <w:szCs w:val="24"/>
                </w:rPr>
                <m:t>empty</m:t>
              </w:ins>
            </m:r>
          </m:sup>
        </m:sSubSup>
        <m:r>
          <w:ins w:id="2789" w:author="Zhang Li" w:date="2022-06-12T15:09:00Z">
            <w:rPr>
              <w:rFonts w:ascii="Cambria Math" w:eastAsia="宋体" w:hAnsi="Cambria Math" w:cs="Times New Roman"/>
              <w:kern w:val="0"/>
              <w:sz w:val="24"/>
              <w:szCs w:val="24"/>
            </w:rPr>
            <m:t>]</m:t>
          </w:ins>
        </m:r>
      </m:oMath>
      <w:ins w:id="279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w:ins>
      <m:oMath>
        <m:sSup>
          <m:sSupPr>
            <m:ctrlPr>
              <w:ins w:id="2791" w:author="Zhang Li" w:date="2022-06-12T15:09:00Z">
                <w:rPr>
                  <w:rFonts w:ascii="Cambria Math" w:eastAsia="宋体" w:hAnsi="Cambria Math" w:cs="Times New Roman"/>
                  <w:i/>
                  <w:kern w:val="0"/>
                  <w:sz w:val="24"/>
                  <w:szCs w:val="24"/>
                </w:rPr>
              </w:ins>
            </m:ctrlPr>
          </m:sSupPr>
          <m:e>
            <m:r>
              <w:ins w:id="2792" w:author="Zhang Li" w:date="2022-06-12T15:09:00Z">
                <w:rPr>
                  <w:rFonts w:ascii="Cambria Math" w:eastAsia="宋体" w:hAnsi="Cambria Math" w:cs="Times New Roman"/>
                  <w:kern w:val="0"/>
                  <w:sz w:val="24"/>
                  <w:szCs w:val="24"/>
                </w:rPr>
                <m:t>c</m:t>
              </w:ins>
            </m:r>
          </m:e>
          <m:sup>
            <m:r>
              <w:ins w:id="2793" w:author="Zhang Li" w:date="2022-06-12T15:09:00Z">
                <w:rPr>
                  <w:rFonts w:ascii="Cambria Math" w:eastAsia="宋体" w:hAnsi="Cambria Math" w:cs="Times New Roman"/>
                  <w:kern w:val="0"/>
                  <w:sz w:val="24"/>
                  <w:szCs w:val="24"/>
                </w:rPr>
                <m:t>th</m:t>
              </w:ins>
            </m:r>
          </m:sup>
        </m:sSup>
      </m:oMath>
      <w:ins w:id="279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w:ins>
      <m:oMath>
        <m:r>
          <w:ins w:id="2795" w:author="Zhang Li" w:date="2022-06-12T15:09:00Z">
            <w:rPr>
              <w:rFonts w:ascii="Cambria Math" w:eastAsia="宋体" w:hAnsi="Cambria Math" w:cs="Times New Roman"/>
              <w:kern w:val="0"/>
              <w:sz w:val="24"/>
              <w:szCs w:val="24"/>
            </w:rPr>
            <m:t>t</m:t>
          </w:ins>
        </m:r>
      </m:oMath>
      <w:ins w:id="279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w:ins>
      <m:oMath>
        <m:sSubSup>
          <m:sSubSupPr>
            <m:ctrlPr>
              <w:ins w:id="2797" w:author="Zhang Li" w:date="2022-06-12T15:09:00Z">
                <w:rPr>
                  <w:rFonts w:ascii="Cambria Math" w:eastAsia="宋体" w:hAnsi="Cambria Math" w:cs="Times New Roman"/>
                  <w:i/>
                  <w:kern w:val="0"/>
                  <w:sz w:val="24"/>
                  <w:szCs w:val="24"/>
                </w:rPr>
              </w:ins>
            </m:ctrlPr>
          </m:sSubSupPr>
          <m:e>
            <m:r>
              <w:ins w:id="2798" w:author="Zhang Li" w:date="2022-06-12T15:09:00Z">
                <w:rPr>
                  <w:rFonts w:ascii="Cambria Math" w:eastAsia="宋体" w:hAnsi="Cambria Math" w:cs="Times New Roman"/>
                  <w:kern w:val="0"/>
                  <w:sz w:val="24"/>
                  <w:szCs w:val="24"/>
                </w:rPr>
                <m:t>L</m:t>
              </w:ins>
            </m:r>
          </m:e>
          <m:sub>
            <m:r>
              <w:ins w:id="2799" w:author="Zhang Li" w:date="2022-06-12T15:09:00Z">
                <w:rPr>
                  <w:rFonts w:ascii="Cambria Math" w:eastAsia="宋体" w:hAnsi="Cambria Math" w:cs="Times New Roman"/>
                  <w:kern w:val="0"/>
                  <w:sz w:val="24"/>
                  <w:szCs w:val="24"/>
                </w:rPr>
                <m:t>valid</m:t>
              </w:ins>
            </m:r>
          </m:sub>
          <m:sup>
            <m:r>
              <w:ins w:id="2800" w:author="Zhang Li" w:date="2022-06-12T15:09:00Z">
                <w:rPr>
                  <w:rFonts w:ascii="Cambria Math" w:eastAsia="宋体" w:hAnsi="Cambria Math" w:cs="Times New Roman"/>
                  <w:kern w:val="0"/>
                  <w:sz w:val="24"/>
                  <w:szCs w:val="24"/>
                </w:rPr>
                <m:t>max</m:t>
              </w:ins>
            </m:r>
          </m:sup>
        </m:sSubSup>
        <m:r>
          <w:ins w:id="2801" w:author="Zhang Li" w:date="2022-06-12T15:09:00Z">
            <w:rPr>
              <w:rFonts w:ascii="Cambria Math" w:eastAsia="宋体" w:hAnsi="Cambria Math" w:cs="Times New Roman"/>
              <w:kern w:val="0"/>
              <w:sz w:val="24"/>
              <w:szCs w:val="24"/>
            </w:rPr>
            <m:t xml:space="preserve">= </m:t>
          </w:ins>
        </m:r>
        <m:sSub>
          <m:sSubPr>
            <m:ctrlPr>
              <w:ins w:id="2802" w:author="Zhang Li" w:date="2022-06-12T15:09:00Z">
                <w:rPr>
                  <w:rFonts w:ascii="Cambria Math" w:eastAsia="宋体" w:hAnsi="Cambria Math" w:cs="Times New Roman"/>
                  <w:i/>
                  <w:kern w:val="0"/>
                  <w:sz w:val="24"/>
                  <w:szCs w:val="24"/>
                </w:rPr>
              </w:ins>
            </m:ctrlPr>
          </m:sSubPr>
          <m:e>
            <m:r>
              <w:ins w:id="2803" w:author="Zhang Li" w:date="2022-06-12T15:09:00Z">
                <w:rPr>
                  <w:rFonts w:ascii="Cambria Math" w:eastAsia="宋体" w:hAnsi="Cambria Math" w:cs="Times New Roman"/>
                  <w:kern w:val="0"/>
                  <w:sz w:val="24"/>
                  <w:szCs w:val="24"/>
                </w:rPr>
                <m:t>τ</m:t>
              </w:ins>
            </m:r>
          </m:e>
          <m:sub>
            <m:r>
              <w:ins w:id="2804" w:author="Zhang Li" w:date="2022-06-12T15:09:00Z">
                <w:rPr>
                  <w:rFonts w:ascii="Cambria Math" w:eastAsia="宋体" w:hAnsi="Cambria Math" w:cs="Times New Roman"/>
                  <w:kern w:val="0"/>
                  <w:sz w:val="24"/>
                  <w:szCs w:val="24"/>
                </w:rPr>
                <m:t>o</m:t>
              </w:ins>
            </m:r>
          </m:sub>
        </m:sSub>
        <m:r>
          <w:ins w:id="2805" w:author="Zhang Li" w:date="2022-06-12T15:09:00Z">
            <w:rPr>
              <w:rFonts w:ascii="Cambria Math" w:eastAsia="宋体" w:hAnsi="Cambria Math" w:cs="Times New Roman"/>
              <w:kern w:val="0"/>
              <w:sz w:val="24"/>
              <w:szCs w:val="24"/>
            </w:rPr>
            <m:t>⋅</m:t>
          </w:ins>
        </m:r>
        <m:d>
          <m:dPr>
            <m:begChr m:val="⌈"/>
            <m:endChr m:val="⌉"/>
            <m:ctrlPr>
              <w:ins w:id="2806" w:author="Zhang Li" w:date="2022-06-12T15:09:00Z">
                <w:rPr>
                  <w:rFonts w:ascii="Cambria Math" w:eastAsia="宋体" w:hAnsi="Cambria Math" w:cs="Times New Roman"/>
                  <w:i/>
                  <w:kern w:val="0"/>
                  <w:sz w:val="24"/>
                  <w:szCs w:val="24"/>
                </w:rPr>
              </w:ins>
            </m:ctrlPr>
          </m:dPr>
          <m:e>
            <m:f>
              <m:fPr>
                <m:ctrlPr>
                  <w:ins w:id="2807" w:author="Zhang Li" w:date="2022-06-12T15:09:00Z">
                    <w:rPr>
                      <w:rFonts w:ascii="Cambria Math" w:eastAsia="宋体" w:hAnsi="Cambria Math" w:cs="Times New Roman"/>
                      <w:i/>
                      <w:kern w:val="0"/>
                      <w:sz w:val="24"/>
                      <w:szCs w:val="24"/>
                    </w:rPr>
                  </w:ins>
                </m:ctrlPr>
              </m:fPr>
              <m:num>
                <m:func>
                  <m:funcPr>
                    <m:ctrlPr>
                      <w:ins w:id="2808" w:author="Zhang Li" w:date="2022-06-12T15:09:00Z">
                        <w:rPr>
                          <w:rFonts w:ascii="Cambria Math" w:eastAsia="宋体" w:hAnsi="Cambria Math" w:cs="Times New Roman"/>
                          <w:i/>
                          <w:kern w:val="0"/>
                          <w:sz w:val="24"/>
                          <w:szCs w:val="24"/>
                        </w:rPr>
                      </w:ins>
                    </m:ctrlPr>
                  </m:funcPr>
                  <m:fName>
                    <m:r>
                      <w:ins w:id="2809" w:author="Zhang Li" w:date="2022-06-12T15:09:00Z">
                        <m:rPr>
                          <m:sty m:val="p"/>
                        </m:rPr>
                        <w:rPr>
                          <w:rFonts w:ascii="Cambria Math" w:eastAsia="宋体" w:hAnsi="Cambria Math" w:cs="Times New Roman"/>
                          <w:kern w:val="0"/>
                          <w:sz w:val="24"/>
                          <w:szCs w:val="24"/>
                        </w:rPr>
                        <m:t>log</m:t>
                      </w:ins>
                    </m:r>
                  </m:fName>
                  <m:e>
                    <m:d>
                      <m:dPr>
                        <m:ctrlPr>
                          <w:ins w:id="2810" w:author="Zhang Li" w:date="2022-06-12T15:09:00Z">
                            <w:rPr>
                              <w:rFonts w:ascii="Cambria Math" w:eastAsia="宋体" w:hAnsi="Cambria Math" w:cs="Times New Roman"/>
                              <w:i/>
                              <w:kern w:val="0"/>
                              <w:sz w:val="24"/>
                              <w:szCs w:val="24"/>
                            </w:rPr>
                          </w:ins>
                        </m:ctrlPr>
                      </m:dPr>
                      <m:e>
                        <m:r>
                          <w:ins w:id="2811" w:author="Zhang Li" w:date="2022-06-12T15:09:00Z">
                            <w:rPr>
                              <w:rFonts w:ascii="Cambria Math" w:eastAsia="宋体" w:hAnsi="Cambria Math" w:cs="Times New Roman"/>
                              <w:kern w:val="0"/>
                              <w:sz w:val="24"/>
                              <w:szCs w:val="24"/>
                            </w:rPr>
                            <m:t>1-ς</m:t>
                          </w:ins>
                        </m:r>
                      </m:e>
                    </m:d>
                  </m:e>
                </m:func>
              </m:num>
              <m:den>
                <m:func>
                  <m:funcPr>
                    <m:ctrlPr>
                      <w:ins w:id="2812" w:author="Zhang Li" w:date="2022-06-12T15:09:00Z">
                        <w:rPr>
                          <w:rFonts w:ascii="Cambria Math" w:eastAsia="宋体" w:hAnsi="Cambria Math" w:cs="Times New Roman"/>
                          <w:i/>
                          <w:kern w:val="0"/>
                          <w:sz w:val="24"/>
                          <w:szCs w:val="24"/>
                        </w:rPr>
                      </w:ins>
                    </m:ctrlPr>
                  </m:funcPr>
                  <m:fName>
                    <m:r>
                      <w:ins w:id="2813" w:author="Zhang Li" w:date="2022-06-12T15:09:00Z">
                        <m:rPr>
                          <m:sty m:val="p"/>
                        </m:rPr>
                        <w:rPr>
                          <w:rFonts w:ascii="Cambria Math" w:eastAsia="宋体" w:hAnsi="Cambria Math" w:cs="Times New Roman"/>
                          <w:kern w:val="0"/>
                          <w:sz w:val="24"/>
                          <w:szCs w:val="24"/>
                        </w:rPr>
                        <m:t>log</m:t>
                      </w:ins>
                    </m:r>
                  </m:fName>
                  <m:e>
                    <m:d>
                      <m:dPr>
                        <m:ctrlPr>
                          <w:ins w:id="2814" w:author="Zhang Li" w:date="2022-06-12T15:09:00Z">
                            <w:rPr>
                              <w:rFonts w:ascii="Cambria Math" w:eastAsia="宋体" w:hAnsi="Cambria Math" w:cs="Times New Roman"/>
                              <w:i/>
                              <w:kern w:val="0"/>
                              <w:sz w:val="24"/>
                              <w:szCs w:val="24"/>
                            </w:rPr>
                          </w:ins>
                        </m:ctrlPr>
                      </m:dPr>
                      <m:e>
                        <m:r>
                          <w:ins w:id="2815" w:author="Zhang Li" w:date="2022-06-12T15:09:00Z">
                            <w:rPr>
                              <w:rFonts w:ascii="Cambria Math" w:eastAsia="宋体" w:hAnsi="Cambria Math" w:cs="Times New Roman"/>
                              <w:kern w:val="0"/>
                              <w:sz w:val="24"/>
                              <w:szCs w:val="24"/>
                            </w:rPr>
                            <m:t>1-</m:t>
                          </w:ins>
                        </m:r>
                        <m:r>
                          <w:ins w:id="2816" w:author="Zhang Li" w:date="2022-06-12T15:09:00Z">
                            <w:rPr>
                              <w:rFonts w:ascii="Cambria Math" w:eastAsia="宋体" w:hAnsi="Cambria Math" w:cs="Times New Roman" w:hint="eastAsia"/>
                              <w:kern w:val="0"/>
                              <w:sz w:val="24"/>
                              <w:szCs w:val="24"/>
                            </w:rPr>
                            <m:t>N</m:t>
                          </w:ins>
                        </m:r>
                        <m:r>
                          <w:ins w:id="2817" w:author="Zhang Li" w:date="2022-06-12T15:09:00Z">
                            <w:rPr>
                              <w:rFonts w:ascii="Cambria Math" w:eastAsia="宋体" w:hAnsi="Cambria Math" w:cs="Times New Roman"/>
                              <w:kern w:val="0"/>
                              <w:sz w:val="24"/>
                              <w:szCs w:val="24"/>
                            </w:rPr>
                            <m:t>⋅p⋅</m:t>
                          </w:ins>
                        </m:r>
                        <m:sSup>
                          <m:sSupPr>
                            <m:ctrlPr>
                              <w:ins w:id="2818" w:author="Zhang Li" w:date="2022-06-12T15:09:00Z">
                                <w:rPr>
                                  <w:rFonts w:ascii="Cambria Math" w:eastAsia="宋体" w:hAnsi="Cambria Math" w:cs="Times New Roman"/>
                                  <w:i/>
                                  <w:kern w:val="0"/>
                                  <w:sz w:val="24"/>
                                  <w:szCs w:val="24"/>
                                </w:rPr>
                              </w:ins>
                            </m:ctrlPr>
                          </m:sSupPr>
                          <m:e>
                            <m:d>
                              <m:dPr>
                                <m:ctrlPr>
                                  <w:ins w:id="2819" w:author="Zhang Li" w:date="2022-06-12T15:09:00Z">
                                    <w:rPr>
                                      <w:rFonts w:ascii="Cambria Math" w:eastAsia="宋体" w:hAnsi="Cambria Math" w:cs="Times New Roman"/>
                                      <w:i/>
                                      <w:kern w:val="0"/>
                                      <w:sz w:val="24"/>
                                      <w:szCs w:val="24"/>
                                    </w:rPr>
                                  </w:ins>
                                </m:ctrlPr>
                              </m:dPr>
                              <m:e>
                                <m:r>
                                  <w:ins w:id="2820" w:author="Zhang Li" w:date="2022-06-12T15:09:00Z">
                                    <w:rPr>
                                      <w:rFonts w:ascii="Cambria Math" w:eastAsia="宋体" w:hAnsi="Cambria Math" w:cs="Times New Roman"/>
                                      <w:kern w:val="0"/>
                                      <w:sz w:val="24"/>
                                      <w:szCs w:val="24"/>
                                    </w:rPr>
                                    <m:t>1-p</m:t>
                                  </w:ins>
                                </m:r>
                              </m:e>
                            </m:d>
                          </m:e>
                          <m:sup>
                            <m:r>
                              <w:ins w:id="2821" w:author="Zhang Li" w:date="2022-06-12T15:09:00Z">
                                <w:rPr>
                                  <w:rFonts w:ascii="Cambria Math" w:eastAsia="宋体" w:hAnsi="Cambria Math" w:cs="Times New Roman"/>
                                  <w:kern w:val="0"/>
                                  <w:sz w:val="24"/>
                                  <w:szCs w:val="24"/>
                                </w:rPr>
                                <m:t>N-1</m:t>
                              </w:ins>
                            </m:r>
                          </m:sup>
                        </m:sSup>
                      </m:e>
                    </m:d>
                  </m:e>
                </m:func>
              </m:den>
            </m:f>
          </m:e>
        </m:d>
        <m:r>
          <w:ins w:id="2822" w:author="Zhang Li" w:date="2022-06-12T15:09:00Z">
            <w:rPr>
              <w:rFonts w:ascii="Cambria Math" w:eastAsia="宋体" w:hAnsi="Cambria Math" w:cs="Times New Roman"/>
              <w:kern w:val="0"/>
              <w:sz w:val="24"/>
              <w:szCs w:val="24"/>
            </w:rPr>
            <m:t>⋅[</m:t>
          </w:ins>
        </m:r>
        <m:nary>
          <m:naryPr>
            <m:chr m:val="∑"/>
            <m:limLoc m:val="undOvr"/>
            <m:ctrlPr>
              <w:ins w:id="2823" w:author="Zhang Li" w:date="2022-06-12T15:09:00Z">
                <w:rPr>
                  <w:rFonts w:ascii="Cambria Math" w:eastAsia="宋体" w:hAnsi="Cambria Math" w:cs="Times New Roman"/>
                  <w:i/>
                  <w:kern w:val="0"/>
                  <w:sz w:val="24"/>
                  <w:szCs w:val="24"/>
                </w:rPr>
              </w:ins>
            </m:ctrlPr>
          </m:naryPr>
          <m:sub>
            <m:r>
              <w:ins w:id="2824" w:author="Zhang Li" w:date="2022-06-12T15:09:00Z">
                <w:rPr>
                  <w:rFonts w:ascii="Cambria Math" w:eastAsia="宋体" w:hAnsi="Cambria Math" w:cs="Times New Roman"/>
                  <w:kern w:val="0"/>
                  <w:sz w:val="24"/>
                  <w:szCs w:val="24"/>
                </w:rPr>
                <m:t>i=0</m:t>
              </w:ins>
            </m:r>
          </m:sub>
          <m:sup>
            <m:r>
              <w:ins w:id="2825" w:author="Zhang Li" w:date="2022-06-12T15:09:00Z">
                <w:rPr>
                  <w:rFonts w:ascii="Cambria Math" w:eastAsia="宋体" w:hAnsi="Cambria Math" w:cs="Times New Roman"/>
                  <w:kern w:val="0"/>
                  <w:sz w:val="24"/>
                  <w:szCs w:val="24"/>
                </w:rPr>
                <m:t>N</m:t>
              </w:ins>
            </m:r>
          </m:sup>
          <m:e>
            <m:sSub>
              <m:sSubPr>
                <m:ctrlPr>
                  <w:ins w:id="2826" w:author="Zhang Li" w:date="2022-06-12T15:09:00Z">
                    <w:rPr>
                      <w:rFonts w:ascii="Cambria Math" w:eastAsia="宋体" w:hAnsi="Cambria Math" w:cs="Times New Roman"/>
                      <w:i/>
                      <w:kern w:val="0"/>
                      <w:sz w:val="24"/>
                      <w:szCs w:val="24"/>
                    </w:rPr>
                  </w:ins>
                </m:ctrlPr>
              </m:sSubPr>
              <m:e>
                <m:r>
                  <w:ins w:id="2827" w:author="Zhang Li" w:date="2022-06-12T15:09:00Z">
                    <w:rPr>
                      <w:rFonts w:ascii="Cambria Math" w:eastAsia="宋体" w:hAnsi="Cambria Math" w:cs="Times New Roman"/>
                      <w:kern w:val="0"/>
                      <w:sz w:val="24"/>
                      <w:szCs w:val="24"/>
                    </w:rPr>
                    <m:t>T</m:t>
                  </w:ins>
                </m:r>
              </m:e>
              <m:sub>
                <m:r>
                  <w:ins w:id="2828" w:author="Zhang Li" w:date="2022-06-12T15:09:00Z">
                    <w:rPr>
                      <w:rFonts w:ascii="Cambria Math" w:eastAsia="宋体" w:hAnsi="Cambria Math" w:cs="Times New Roman"/>
                      <w:kern w:val="0"/>
                      <w:sz w:val="24"/>
                      <w:szCs w:val="24"/>
                    </w:rPr>
                    <m:t xml:space="preserve">c,sig </m:t>
                  </w:ins>
                </m:r>
              </m:sub>
            </m:sSub>
          </m:e>
        </m:nary>
        <m:r>
          <w:ins w:id="2829" w:author="Zhang Li" w:date="2022-06-12T15:09:00Z">
            <w:rPr>
              <w:rFonts w:ascii="Cambria Math" w:eastAsia="宋体" w:hAnsi="Cambria Math" w:cs="Times New Roman"/>
              <w:kern w:val="0"/>
              <w:sz w:val="24"/>
              <w:szCs w:val="24"/>
            </w:rPr>
            <m:t>+</m:t>
          </w:ins>
        </m:r>
        <m:sSubSup>
          <m:sSubSupPr>
            <m:ctrlPr>
              <w:ins w:id="2830" w:author="Zhang Li" w:date="2022-06-12T15:09:00Z">
                <w:rPr>
                  <w:rFonts w:ascii="Cambria Math" w:eastAsia="宋体" w:hAnsi="Cambria Math" w:cs="Times New Roman"/>
                  <w:i/>
                  <w:kern w:val="0"/>
                  <w:sz w:val="24"/>
                  <w:szCs w:val="24"/>
                </w:rPr>
              </w:ins>
            </m:ctrlPr>
          </m:sSubSupPr>
          <m:e>
            <m:r>
              <w:ins w:id="2831" w:author="Zhang Li" w:date="2022-06-12T15:09:00Z">
                <w:rPr>
                  <w:rFonts w:ascii="Cambria Math" w:eastAsia="宋体" w:hAnsi="Cambria Math" w:cs="Times New Roman"/>
                  <w:kern w:val="0"/>
                  <w:sz w:val="24"/>
                  <w:szCs w:val="24"/>
                </w:rPr>
                <m:t>T</m:t>
              </w:ins>
            </m:r>
          </m:e>
          <m:sub>
            <m:r>
              <w:ins w:id="2832" w:author="Zhang Li" w:date="2022-06-12T15:09:00Z">
                <w:rPr>
                  <w:rFonts w:ascii="Cambria Math" w:eastAsia="宋体" w:hAnsi="Cambria Math" w:cs="Times New Roman"/>
                  <w:kern w:val="0"/>
                  <w:sz w:val="24"/>
                  <w:szCs w:val="24"/>
                </w:rPr>
                <m:t>c,B</m:t>
              </w:ins>
            </m:r>
          </m:sub>
          <m:sup>
            <m:r>
              <w:ins w:id="2833" w:author="Zhang Li" w:date="2022-06-12T15:09:00Z">
                <w:rPr>
                  <w:rFonts w:ascii="Cambria Math" w:eastAsia="宋体" w:hAnsi="Cambria Math" w:cs="Times New Roman"/>
                  <w:kern w:val="0"/>
                  <w:sz w:val="24"/>
                  <w:szCs w:val="24"/>
                </w:rPr>
                <m:t>max</m:t>
              </w:ins>
            </m:r>
          </m:sup>
        </m:sSubSup>
        <m:r>
          <w:ins w:id="2834" w:author="Zhang Li" w:date="2022-06-12T15:09:00Z">
            <w:rPr>
              <w:rFonts w:ascii="Cambria Math" w:eastAsia="宋体" w:hAnsi="Cambria Math" w:cs="Times New Roman"/>
              <w:kern w:val="0"/>
              <w:sz w:val="24"/>
              <w:szCs w:val="24"/>
            </w:rPr>
            <m:t>]</m:t>
          </w:ins>
        </m:r>
      </m:oMath>
      <w:ins w:id="283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2836" w:author="Zhang Li" w:date="2022-06-12T15:09:00Z">
                <w:rPr>
                  <w:rFonts w:ascii="Cambria Math" w:eastAsia="宋体" w:hAnsi="Cambria Math" w:cs="Times New Roman"/>
                  <w:i/>
                  <w:kern w:val="0"/>
                  <w:sz w:val="24"/>
                  <w:szCs w:val="24"/>
                </w:rPr>
              </w:ins>
            </m:ctrlPr>
          </m:sSubSupPr>
          <m:e>
            <m:r>
              <w:ins w:id="2837" w:author="Zhang Li" w:date="2022-06-12T15:09:00Z">
                <w:rPr>
                  <w:rFonts w:ascii="Cambria Math" w:eastAsia="宋体" w:hAnsi="Cambria Math" w:cs="Times New Roman"/>
                  <w:kern w:val="0"/>
                  <w:sz w:val="24"/>
                  <w:szCs w:val="24"/>
                </w:rPr>
                <m:t>L</m:t>
              </w:ins>
            </m:r>
          </m:e>
          <m:sub>
            <m:r>
              <w:ins w:id="2838" w:author="Zhang Li" w:date="2022-06-12T15:09:00Z">
                <w:rPr>
                  <w:rFonts w:ascii="Cambria Math" w:eastAsia="宋体" w:hAnsi="Cambria Math" w:cs="Times New Roman"/>
                  <w:kern w:val="0"/>
                  <w:sz w:val="24"/>
                  <w:szCs w:val="24"/>
                </w:rPr>
                <m:t>empty</m:t>
              </w:ins>
            </m:r>
          </m:sub>
          <m:sup>
            <m:r>
              <w:ins w:id="2839" w:author="Zhang Li" w:date="2022-06-12T15:09:00Z">
                <w:rPr>
                  <w:rFonts w:ascii="Cambria Math" w:eastAsia="宋体" w:hAnsi="Cambria Math" w:cs="Times New Roman"/>
                  <w:kern w:val="0"/>
                  <w:sz w:val="24"/>
                  <w:szCs w:val="24"/>
                </w:rPr>
                <m:t>max</m:t>
              </w:ins>
            </m:r>
          </m:sup>
        </m:sSubSup>
        <m:r>
          <w:ins w:id="2840" w:author="Zhang Li" w:date="2022-06-12T15:09:00Z">
            <w:rPr>
              <w:rFonts w:ascii="Cambria Math" w:eastAsia="宋体" w:hAnsi="Cambria Math" w:cs="Times New Roman"/>
              <w:kern w:val="0"/>
              <w:sz w:val="24"/>
              <w:szCs w:val="24"/>
            </w:rPr>
            <m:t>=</m:t>
          </w:ins>
        </m:r>
        <m:sSub>
          <m:sSubPr>
            <m:ctrlPr>
              <w:ins w:id="2841" w:author="Zhang Li" w:date="2022-06-12T15:09:00Z">
                <w:rPr>
                  <w:rFonts w:ascii="Cambria Math" w:eastAsia="宋体" w:hAnsi="Cambria Math" w:cs="Times New Roman"/>
                  <w:i/>
                  <w:kern w:val="0"/>
                  <w:sz w:val="24"/>
                  <w:szCs w:val="24"/>
                </w:rPr>
              </w:ins>
            </m:ctrlPr>
          </m:sSubPr>
          <m:e>
            <m:r>
              <w:ins w:id="2842" w:author="Zhang Li" w:date="2022-06-12T15:09:00Z">
                <w:rPr>
                  <w:rFonts w:ascii="Cambria Math" w:eastAsia="宋体" w:hAnsi="Cambria Math" w:cs="Times New Roman"/>
                  <w:kern w:val="0"/>
                  <w:sz w:val="24"/>
                  <w:szCs w:val="24"/>
                </w:rPr>
                <m:t>τ</m:t>
              </w:ins>
            </m:r>
          </m:e>
          <m:sub>
            <m:r>
              <w:ins w:id="2843" w:author="Zhang Li" w:date="2022-06-12T15:09:00Z">
                <w:rPr>
                  <w:rFonts w:ascii="Cambria Math" w:eastAsia="宋体" w:hAnsi="Cambria Math" w:cs="Times New Roman"/>
                  <w:kern w:val="0"/>
                  <w:sz w:val="24"/>
                  <w:szCs w:val="24"/>
                </w:rPr>
                <m:t>o</m:t>
              </w:ins>
            </m:r>
          </m:sub>
        </m:sSub>
        <m:r>
          <w:ins w:id="2844" w:author="Zhang Li" w:date="2022-06-12T15:09:00Z">
            <w:rPr>
              <w:rFonts w:ascii="Cambria Math" w:eastAsia="宋体" w:hAnsi="Cambria Math" w:cs="Times New Roman"/>
              <w:kern w:val="0"/>
              <w:sz w:val="24"/>
              <w:szCs w:val="24"/>
            </w:rPr>
            <m:t>⋅</m:t>
          </w:ins>
        </m:r>
        <m:d>
          <m:dPr>
            <m:begChr m:val="⌈"/>
            <m:endChr m:val="⌉"/>
            <m:ctrlPr>
              <w:ins w:id="2845" w:author="Zhang Li" w:date="2022-06-12T15:09:00Z">
                <w:rPr>
                  <w:rFonts w:ascii="Cambria Math" w:eastAsia="宋体" w:hAnsi="Cambria Math" w:cs="Times New Roman"/>
                  <w:i/>
                  <w:kern w:val="0"/>
                  <w:sz w:val="24"/>
                  <w:szCs w:val="24"/>
                </w:rPr>
              </w:ins>
            </m:ctrlPr>
          </m:dPr>
          <m:e>
            <m:f>
              <m:fPr>
                <m:ctrlPr>
                  <w:ins w:id="2846" w:author="Zhang Li" w:date="2022-06-12T15:09:00Z">
                    <w:rPr>
                      <w:rFonts w:ascii="Cambria Math" w:eastAsia="宋体" w:hAnsi="Cambria Math" w:cs="Times New Roman"/>
                      <w:i/>
                      <w:kern w:val="0"/>
                      <w:sz w:val="24"/>
                      <w:szCs w:val="24"/>
                    </w:rPr>
                  </w:ins>
                </m:ctrlPr>
              </m:fPr>
              <m:num>
                <m:func>
                  <m:funcPr>
                    <m:ctrlPr>
                      <w:ins w:id="2847" w:author="Zhang Li" w:date="2022-06-12T15:09:00Z">
                        <w:rPr>
                          <w:rFonts w:ascii="Cambria Math" w:eastAsia="宋体" w:hAnsi="Cambria Math" w:cs="Times New Roman"/>
                          <w:i/>
                          <w:kern w:val="0"/>
                          <w:sz w:val="24"/>
                          <w:szCs w:val="24"/>
                        </w:rPr>
                      </w:ins>
                    </m:ctrlPr>
                  </m:funcPr>
                  <m:fName>
                    <m:r>
                      <w:ins w:id="2848" w:author="Zhang Li" w:date="2022-06-12T15:09:00Z">
                        <m:rPr>
                          <m:sty m:val="p"/>
                        </m:rPr>
                        <w:rPr>
                          <w:rFonts w:ascii="Cambria Math" w:eastAsia="宋体" w:hAnsi="Cambria Math" w:cs="Times New Roman"/>
                          <w:kern w:val="0"/>
                          <w:sz w:val="24"/>
                          <w:szCs w:val="24"/>
                        </w:rPr>
                        <m:t>log</m:t>
                      </w:ins>
                    </m:r>
                  </m:fName>
                  <m:e>
                    <m:d>
                      <m:dPr>
                        <m:ctrlPr>
                          <w:ins w:id="2849" w:author="Zhang Li" w:date="2022-06-12T15:09:00Z">
                            <w:rPr>
                              <w:rFonts w:ascii="Cambria Math" w:eastAsia="宋体" w:hAnsi="Cambria Math" w:cs="Times New Roman"/>
                              <w:i/>
                              <w:kern w:val="0"/>
                              <w:sz w:val="24"/>
                              <w:szCs w:val="24"/>
                            </w:rPr>
                          </w:ins>
                        </m:ctrlPr>
                      </m:dPr>
                      <m:e>
                        <m:r>
                          <w:ins w:id="2850" w:author="Zhang Li" w:date="2022-06-12T15:09:00Z">
                            <w:rPr>
                              <w:rFonts w:ascii="Cambria Math" w:eastAsia="宋体" w:hAnsi="Cambria Math" w:cs="Times New Roman"/>
                              <w:kern w:val="0"/>
                              <w:sz w:val="24"/>
                              <w:szCs w:val="24"/>
                            </w:rPr>
                            <m:t>1-ς</m:t>
                          </w:ins>
                        </m:r>
                      </m:e>
                    </m:d>
                  </m:e>
                </m:func>
              </m:num>
              <m:den>
                <m:func>
                  <m:funcPr>
                    <m:ctrlPr>
                      <w:ins w:id="2851" w:author="Zhang Li" w:date="2022-06-12T15:09:00Z">
                        <w:rPr>
                          <w:rFonts w:ascii="Cambria Math" w:eastAsia="宋体" w:hAnsi="Cambria Math" w:cs="Times New Roman"/>
                          <w:i/>
                          <w:kern w:val="0"/>
                          <w:sz w:val="24"/>
                          <w:szCs w:val="24"/>
                        </w:rPr>
                      </w:ins>
                    </m:ctrlPr>
                  </m:funcPr>
                  <m:fName>
                    <m:r>
                      <w:ins w:id="2852" w:author="Zhang Li" w:date="2022-06-12T15:09:00Z">
                        <m:rPr>
                          <m:sty m:val="p"/>
                        </m:rPr>
                        <w:rPr>
                          <w:rFonts w:ascii="Cambria Math" w:eastAsia="宋体" w:hAnsi="Cambria Math" w:cs="Times New Roman"/>
                          <w:kern w:val="0"/>
                          <w:sz w:val="24"/>
                          <w:szCs w:val="24"/>
                        </w:rPr>
                        <m:t>log</m:t>
                      </w:ins>
                    </m:r>
                  </m:fName>
                  <m:e>
                    <m:d>
                      <m:dPr>
                        <m:ctrlPr>
                          <w:ins w:id="2853" w:author="Zhang Li" w:date="2022-06-12T15:09:00Z">
                            <w:rPr>
                              <w:rFonts w:ascii="Cambria Math" w:eastAsia="宋体" w:hAnsi="Cambria Math" w:cs="Times New Roman"/>
                              <w:i/>
                              <w:kern w:val="0"/>
                              <w:sz w:val="24"/>
                              <w:szCs w:val="24"/>
                            </w:rPr>
                          </w:ins>
                        </m:ctrlPr>
                      </m:dPr>
                      <m:e>
                        <m:r>
                          <w:ins w:id="2854" w:author="Zhang Li" w:date="2022-06-12T15:09:00Z">
                            <w:rPr>
                              <w:rFonts w:ascii="Cambria Math" w:eastAsia="宋体" w:hAnsi="Cambria Math" w:cs="Times New Roman"/>
                              <w:kern w:val="0"/>
                              <w:sz w:val="24"/>
                              <w:szCs w:val="24"/>
                            </w:rPr>
                            <m:t>1-</m:t>
                          </w:ins>
                        </m:r>
                        <m:r>
                          <w:ins w:id="2855" w:author="Zhang Li" w:date="2022-06-12T15:09:00Z">
                            <w:rPr>
                              <w:rFonts w:ascii="Cambria Math" w:eastAsia="宋体" w:hAnsi="Cambria Math" w:cs="Times New Roman" w:hint="eastAsia"/>
                              <w:kern w:val="0"/>
                              <w:sz w:val="24"/>
                              <w:szCs w:val="24"/>
                            </w:rPr>
                            <m:t>N</m:t>
                          </w:ins>
                        </m:r>
                        <m:r>
                          <w:ins w:id="2856" w:author="Zhang Li" w:date="2022-06-12T15:09:00Z">
                            <w:rPr>
                              <w:rFonts w:ascii="Cambria Math" w:eastAsia="宋体" w:hAnsi="Cambria Math" w:cs="Times New Roman"/>
                              <w:kern w:val="0"/>
                              <w:sz w:val="24"/>
                              <w:szCs w:val="24"/>
                            </w:rPr>
                            <m:t>⋅p⋅</m:t>
                          </w:ins>
                        </m:r>
                        <m:sSup>
                          <m:sSupPr>
                            <m:ctrlPr>
                              <w:ins w:id="2857" w:author="Zhang Li" w:date="2022-06-12T15:09:00Z">
                                <w:rPr>
                                  <w:rFonts w:ascii="Cambria Math" w:eastAsia="宋体" w:hAnsi="Cambria Math" w:cs="Times New Roman"/>
                                  <w:i/>
                                  <w:kern w:val="0"/>
                                  <w:sz w:val="24"/>
                                  <w:szCs w:val="24"/>
                                </w:rPr>
                              </w:ins>
                            </m:ctrlPr>
                          </m:sSupPr>
                          <m:e>
                            <m:d>
                              <m:dPr>
                                <m:ctrlPr>
                                  <w:ins w:id="2858" w:author="Zhang Li" w:date="2022-06-12T15:09:00Z">
                                    <w:rPr>
                                      <w:rFonts w:ascii="Cambria Math" w:eastAsia="宋体" w:hAnsi="Cambria Math" w:cs="Times New Roman"/>
                                      <w:i/>
                                      <w:kern w:val="0"/>
                                      <w:sz w:val="24"/>
                                      <w:szCs w:val="24"/>
                                    </w:rPr>
                                  </w:ins>
                                </m:ctrlPr>
                              </m:dPr>
                              <m:e>
                                <m:r>
                                  <w:ins w:id="2859" w:author="Zhang Li" w:date="2022-06-12T15:09:00Z">
                                    <w:rPr>
                                      <w:rFonts w:ascii="Cambria Math" w:eastAsia="宋体" w:hAnsi="Cambria Math" w:cs="Times New Roman"/>
                                      <w:kern w:val="0"/>
                                      <w:sz w:val="24"/>
                                      <w:szCs w:val="24"/>
                                    </w:rPr>
                                    <m:t>1-p</m:t>
                                  </w:ins>
                                </m:r>
                              </m:e>
                            </m:d>
                          </m:e>
                          <m:sup>
                            <m:r>
                              <w:ins w:id="2860" w:author="Zhang Li" w:date="2022-06-12T15:09:00Z">
                                <w:rPr>
                                  <w:rFonts w:ascii="Cambria Math" w:eastAsia="宋体" w:hAnsi="Cambria Math" w:cs="Times New Roman"/>
                                  <w:kern w:val="0"/>
                                  <w:sz w:val="24"/>
                                  <w:szCs w:val="24"/>
                                </w:rPr>
                                <m:t>N-1</m:t>
                              </w:ins>
                            </m:r>
                          </m:sup>
                        </m:sSup>
                      </m:e>
                    </m:d>
                  </m:e>
                </m:func>
              </m:den>
            </m:f>
          </m:e>
        </m:d>
        <m:r>
          <w:ins w:id="2861" w:author="Zhang Li" w:date="2022-06-12T15:09:00Z">
            <w:rPr>
              <w:rFonts w:ascii="Cambria Math" w:eastAsia="宋体" w:hAnsi="Cambria Math" w:cs="Times New Roman"/>
              <w:kern w:val="0"/>
              <w:sz w:val="24"/>
              <w:szCs w:val="24"/>
            </w:rPr>
            <m:t>⋅ [</m:t>
          </w:ins>
        </m:r>
        <m:nary>
          <m:naryPr>
            <m:chr m:val="∑"/>
            <m:limLoc m:val="undOvr"/>
            <m:ctrlPr>
              <w:ins w:id="2862" w:author="Zhang Li" w:date="2022-06-12T15:09:00Z">
                <w:rPr>
                  <w:rFonts w:ascii="Cambria Math" w:eastAsia="宋体" w:hAnsi="Cambria Math" w:cs="Times New Roman"/>
                  <w:i/>
                  <w:kern w:val="0"/>
                  <w:sz w:val="24"/>
                  <w:szCs w:val="24"/>
                </w:rPr>
              </w:ins>
            </m:ctrlPr>
          </m:naryPr>
          <m:sub>
            <m:r>
              <w:ins w:id="2863" w:author="Zhang Li" w:date="2022-06-12T15:09:00Z">
                <w:rPr>
                  <w:rFonts w:ascii="Cambria Math" w:eastAsia="宋体" w:hAnsi="Cambria Math" w:cs="Times New Roman"/>
                  <w:kern w:val="0"/>
                  <w:sz w:val="24"/>
                  <w:szCs w:val="24"/>
                </w:rPr>
                <m:t>i=0</m:t>
              </w:ins>
            </m:r>
          </m:sub>
          <m:sup>
            <m:r>
              <w:ins w:id="2864" w:author="Zhang Li" w:date="2022-06-12T15:09:00Z">
                <w:rPr>
                  <w:rFonts w:ascii="Cambria Math" w:eastAsia="宋体" w:hAnsi="Cambria Math" w:cs="Times New Roman"/>
                  <w:kern w:val="0"/>
                  <w:sz w:val="24"/>
                  <w:szCs w:val="24"/>
                </w:rPr>
                <m:t>N</m:t>
              </w:ins>
            </m:r>
          </m:sup>
          <m:e>
            <m:sSub>
              <m:sSubPr>
                <m:ctrlPr>
                  <w:ins w:id="2865" w:author="Zhang Li" w:date="2022-06-12T15:09:00Z">
                    <w:rPr>
                      <w:rFonts w:ascii="Cambria Math" w:eastAsia="宋体" w:hAnsi="Cambria Math" w:cs="Times New Roman"/>
                      <w:i/>
                      <w:kern w:val="0"/>
                      <w:sz w:val="24"/>
                      <w:szCs w:val="24"/>
                    </w:rPr>
                  </w:ins>
                </m:ctrlPr>
              </m:sSubPr>
              <m:e>
                <m:r>
                  <w:ins w:id="2866" w:author="Zhang Li" w:date="2022-06-12T15:09:00Z">
                    <w:rPr>
                      <w:rFonts w:ascii="Cambria Math" w:eastAsia="宋体" w:hAnsi="Cambria Math" w:cs="Times New Roman"/>
                      <w:kern w:val="0"/>
                      <w:sz w:val="24"/>
                      <w:szCs w:val="24"/>
                    </w:rPr>
                    <m:t>T</m:t>
                  </w:ins>
                </m:r>
              </m:e>
              <m:sub>
                <m:r>
                  <w:ins w:id="2867" w:author="Zhang Li" w:date="2022-06-12T15:09:00Z">
                    <w:rPr>
                      <w:rFonts w:ascii="Cambria Math" w:eastAsia="宋体" w:hAnsi="Cambria Math" w:cs="Times New Roman"/>
                      <w:kern w:val="0"/>
                      <w:sz w:val="24"/>
                      <w:szCs w:val="24"/>
                    </w:rPr>
                    <m:t xml:space="preserve">c,sig </m:t>
                  </w:ins>
                </m:r>
              </m:sub>
            </m:sSub>
          </m:e>
        </m:nary>
        <m:r>
          <w:ins w:id="2868" w:author="Zhang Li" w:date="2022-06-12T15:09:00Z">
            <w:rPr>
              <w:rFonts w:ascii="Cambria Math" w:eastAsia="宋体" w:hAnsi="Cambria Math" w:cs="Times New Roman"/>
              <w:kern w:val="0"/>
              <w:sz w:val="24"/>
              <w:szCs w:val="24"/>
            </w:rPr>
            <m:t>+</m:t>
          </w:ins>
        </m:r>
        <m:sSubSup>
          <m:sSubSupPr>
            <m:ctrlPr>
              <w:ins w:id="2869" w:author="Zhang Li" w:date="2022-06-12T15:09:00Z">
                <w:rPr>
                  <w:rFonts w:ascii="Cambria Math" w:eastAsia="宋体" w:hAnsi="Cambria Math" w:cs="Times New Roman"/>
                  <w:i/>
                  <w:kern w:val="0"/>
                  <w:sz w:val="24"/>
                  <w:szCs w:val="24"/>
                </w:rPr>
              </w:ins>
            </m:ctrlPr>
          </m:sSubSupPr>
          <m:e>
            <m:r>
              <w:ins w:id="2870" w:author="Zhang Li" w:date="2022-06-12T15:09:00Z">
                <w:rPr>
                  <w:rFonts w:ascii="Cambria Math" w:eastAsia="宋体" w:hAnsi="Cambria Math" w:cs="Times New Roman"/>
                  <w:kern w:val="0"/>
                  <w:sz w:val="24"/>
                  <w:szCs w:val="24"/>
                </w:rPr>
                <m:t>T</m:t>
              </w:ins>
            </m:r>
          </m:e>
          <m:sub>
            <m:r>
              <w:ins w:id="2871" w:author="Zhang Li" w:date="2022-06-12T15:09:00Z">
                <w:rPr>
                  <w:rFonts w:ascii="Cambria Math" w:eastAsia="宋体" w:hAnsi="Cambria Math" w:cs="Times New Roman"/>
                  <w:kern w:val="0"/>
                  <w:sz w:val="24"/>
                  <w:szCs w:val="24"/>
                </w:rPr>
                <m:t>c,B</m:t>
              </w:ins>
            </m:r>
          </m:sub>
          <m:sup>
            <m:r>
              <w:ins w:id="2872" w:author="Zhang Li" w:date="2022-06-12T15:09:00Z">
                <w:rPr>
                  <w:rFonts w:ascii="Cambria Math" w:eastAsia="宋体" w:hAnsi="Cambria Math" w:cs="Times New Roman"/>
                  <w:kern w:val="0"/>
                  <w:sz w:val="24"/>
                  <w:szCs w:val="24"/>
                </w:rPr>
                <m:t>empty</m:t>
              </w:ins>
            </m:r>
          </m:sup>
        </m:sSubSup>
        <m:r>
          <w:ins w:id="2873" w:author="Zhang Li" w:date="2022-06-12T15:09:00Z">
            <w:rPr>
              <w:rFonts w:ascii="Cambria Math" w:eastAsia="宋体" w:hAnsi="Cambria Math" w:cs="Times New Roman"/>
              <w:kern w:val="0"/>
              <w:sz w:val="24"/>
              <w:szCs w:val="24"/>
            </w:rPr>
            <m:t>]</m:t>
          </w:ins>
        </m:r>
      </m:oMath>
      <w:ins w:id="287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w:ins>
      <m:oMath>
        <m:sSub>
          <m:sSubPr>
            <m:ctrlPr>
              <w:ins w:id="2875" w:author="Zhang Li" w:date="2022-06-12T15:09:00Z">
                <w:rPr>
                  <w:rFonts w:ascii="Cambria Math" w:eastAsia="宋体" w:hAnsi="Cambria Math" w:cs="Times New Roman"/>
                  <w:i/>
                  <w:kern w:val="0"/>
                  <w:sz w:val="24"/>
                  <w:szCs w:val="24"/>
                </w:rPr>
              </w:ins>
            </m:ctrlPr>
          </m:sSubPr>
          <m:e>
            <m:r>
              <w:ins w:id="2876" w:author="Zhang Li" w:date="2022-06-12T15:09:00Z">
                <w:rPr>
                  <w:rFonts w:ascii="Cambria Math" w:eastAsia="宋体" w:hAnsi="Cambria Math" w:cs="Times New Roman"/>
                  <w:kern w:val="0"/>
                  <w:sz w:val="24"/>
                  <w:szCs w:val="24"/>
                </w:rPr>
                <m:t>p</m:t>
              </w:ins>
            </m:r>
          </m:e>
          <m:sub>
            <m:r>
              <w:ins w:id="2877" w:author="Zhang Li" w:date="2022-06-12T15:09:00Z">
                <w:rPr>
                  <w:rFonts w:ascii="Cambria Math" w:eastAsia="宋体" w:hAnsi="Cambria Math" w:cs="Times New Roman"/>
                  <w:kern w:val="0"/>
                  <w:sz w:val="24"/>
                  <w:szCs w:val="24"/>
                </w:rPr>
                <m:t>f</m:t>
              </w:ins>
            </m:r>
          </m:sub>
        </m:sSub>
      </m:oMath>
      <w:ins w:id="287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w:ins>
      <m:oMath>
        <m:r>
          <w:ins w:id="2879" w:author="Zhang Li" w:date="2022-06-12T15:09:00Z">
            <w:rPr>
              <w:rFonts w:ascii="Cambria Math" w:eastAsia="宋体" w:hAnsi="Cambria Math" w:cs="Times New Roman"/>
              <w:kern w:val="0"/>
              <w:sz w:val="24"/>
              <w:szCs w:val="24"/>
            </w:rPr>
            <m:t>f=</m:t>
          </w:ins>
        </m:r>
        <m:d>
          <m:dPr>
            <m:begChr m:val="⌊"/>
            <m:endChr m:val="⌋"/>
            <m:ctrlPr>
              <w:ins w:id="2880" w:author="Zhang Li" w:date="2022-06-12T15:09:00Z">
                <w:rPr>
                  <w:rFonts w:ascii="Cambria Math" w:eastAsia="宋体" w:hAnsi="Cambria Math" w:cs="Lucida Sans Unicode"/>
                  <w:i/>
                  <w:kern w:val="0"/>
                  <w:sz w:val="24"/>
                  <w:szCs w:val="24"/>
                </w:rPr>
              </w:ins>
            </m:ctrlPr>
          </m:dPr>
          <m:e>
            <m:f>
              <m:fPr>
                <m:ctrlPr>
                  <w:ins w:id="2881" w:author="Zhang Li" w:date="2022-06-12T15:09:00Z">
                    <w:rPr>
                      <w:rFonts w:ascii="Cambria Math" w:eastAsia="宋体" w:hAnsi="Cambria Math" w:cs="Times New Roman"/>
                      <w:i/>
                      <w:kern w:val="0"/>
                      <w:sz w:val="24"/>
                      <w:szCs w:val="24"/>
                    </w:rPr>
                  </w:ins>
                </m:ctrlPr>
              </m:fPr>
              <m:num>
                <m:r>
                  <w:ins w:id="2882" w:author="Zhang Li" w:date="2022-06-12T15:09:00Z">
                    <w:rPr>
                      <w:rFonts w:ascii="Cambria Math" w:eastAsia="宋体" w:hAnsi="Cambria Math" w:cs="Times New Roman"/>
                      <w:kern w:val="0"/>
                      <w:sz w:val="24"/>
                      <w:szCs w:val="24"/>
                    </w:rPr>
                    <m:t>N-1</m:t>
                  </w:ins>
                </m:r>
              </m:num>
              <m:den>
                <m:r>
                  <w:ins w:id="2883" w:author="Zhang Li" w:date="2022-06-12T15:09:00Z">
                    <w:rPr>
                      <w:rFonts w:ascii="Cambria Math" w:eastAsia="宋体" w:hAnsi="Cambria Math" w:cs="Times New Roman"/>
                      <w:kern w:val="0"/>
                      <w:sz w:val="24"/>
                      <w:szCs w:val="24"/>
                    </w:rPr>
                    <m:t>2</m:t>
                  </w:ins>
                </m:r>
              </m:den>
            </m:f>
            <m:ctrlPr>
              <w:ins w:id="2884" w:author="Zhang Li" w:date="2022-06-12T15:09:00Z">
                <w:rPr>
                  <w:rFonts w:ascii="Cambria Math" w:eastAsia="宋体" w:hAnsi="Cambria Math" w:cs="Times New Roman"/>
                  <w:i/>
                  <w:kern w:val="0"/>
                  <w:sz w:val="24"/>
                  <w:szCs w:val="24"/>
                </w:rPr>
              </w:ins>
            </m:ctrlPr>
          </m:e>
        </m:d>
      </m:oMath>
      <w:ins w:id="288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w:ins>
      <m:oMath>
        <m:r>
          <w:ins w:id="2886" w:author="Zhang Li" w:date="2022-06-12T15:09:00Z">
            <w:rPr>
              <w:rFonts w:ascii="Cambria Math" w:eastAsia="宋体" w:hAnsi="Cambria Math" w:cs="Times New Roman"/>
              <w:kern w:val="0"/>
              <w:sz w:val="24"/>
              <w:szCs w:val="24"/>
            </w:rPr>
            <m:t>N</m:t>
          </w:ins>
        </m:r>
      </m:oMath>
      <w:ins w:id="288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ins>
    </w:p>
    <w:p w14:paraId="5EAF6741" w14:textId="77777777" w:rsidR="00156A43" w:rsidRPr="00995401" w:rsidRDefault="00475216" w:rsidP="00156A43">
      <w:pPr>
        <w:spacing w:afterLines="50" w:after="156"/>
        <w:rPr>
          <w:ins w:id="2888" w:author="Zhang Li" w:date="2022-06-12T15:09:00Z"/>
          <w:rFonts w:ascii="Times New Roman" w:eastAsia="宋体" w:hAnsi="Times New Roman" w:cs="Times New Roman"/>
          <w:kern w:val="0"/>
          <w:sz w:val="24"/>
          <w:szCs w:val="24"/>
        </w:rPr>
      </w:pPr>
      <m:oMathPara>
        <m:oMath>
          <m:sSub>
            <m:sSubPr>
              <m:ctrlPr>
                <w:ins w:id="2889" w:author="Zhang Li" w:date="2022-06-12T15:09:00Z">
                  <w:rPr>
                    <w:rFonts w:ascii="Cambria Math" w:eastAsia="宋体" w:hAnsi="Cambria Math" w:cs="Times New Roman"/>
                    <w:kern w:val="0"/>
                    <w:sz w:val="24"/>
                    <w:szCs w:val="24"/>
                  </w:rPr>
                </w:ins>
              </m:ctrlPr>
            </m:sSubPr>
            <m:e>
              <m:r>
                <w:ins w:id="2890" w:author="Zhang Li" w:date="2022-06-12T15:09:00Z">
                  <m:rPr>
                    <m:scr m:val="double-struck"/>
                    <m:sty m:val="p"/>
                  </m:rPr>
                  <w:rPr>
                    <w:rFonts w:ascii="Cambria Math" w:eastAsia="宋体" w:hAnsi="Cambria Math" w:cs="Times New Roman"/>
                    <w:kern w:val="0"/>
                    <w:sz w:val="24"/>
                    <w:szCs w:val="24"/>
                  </w:rPr>
                  <m:t>E</m:t>
                </w:ins>
              </m:r>
            </m:e>
            <m:sub>
              <m:sSub>
                <m:sSubPr>
                  <m:ctrlPr>
                    <w:ins w:id="2891" w:author="Zhang Li" w:date="2022-06-12T15:09:00Z">
                      <w:rPr>
                        <w:rFonts w:ascii="Cambria Math" w:eastAsia="宋体" w:hAnsi="Cambria Math" w:cs="Times New Roman"/>
                        <w:kern w:val="0"/>
                        <w:sz w:val="24"/>
                        <w:szCs w:val="24"/>
                      </w:rPr>
                    </w:ins>
                  </m:ctrlPr>
                </m:sSubPr>
                <m:e>
                  <m:r>
                    <w:ins w:id="2892" w:author="Zhang Li" w:date="2022-06-12T15:09:00Z">
                      <w:rPr>
                        <w:rFonts w:ascii="Cambria Math" w:eastAsia="宋体" w:hAnsi="Cambria Math" w:cs="Times New Roman"/>
                        <w:kern w:val="0"/>
                        <w:sz w:val="24"/>
                        <w:szCs w:val="24"/>
                      </w:rPr>
                      <m:t>τ</m:t>
                    </w:ins>
                  </m:r>
                </m:e>
                <m:sub>
                  <m:r>
                    <w:ins w:id="2893" w:author="Zhang Li" w:date="2022-06-12T15:09:00Z">
                      <w:rPr>
                        <w:rFonts w:ascii="Cambria Math" w:eastAsia="宋体" w:hAnsi="Cambria Math" w:cs="Times New Roman"/>
                        <w:kern w:val="0"/>
                        <w:sz w:val="24"/>
                        <w:szCs w:val="24"/>
                      </w:rPr>
                      <m:t>o</m:t>
                    </w:ins>
                  </m:r>
                </m:sub>
              </m:sSub>
            </m:sub>
          </m:sSub>
          <m:r>
            <w:ins w:id="2894" w:author="Zhang Li" w:date="2022-06-12T15:09:00Z">
              <m:rPr>
                <m:sty m:val="p"/>
              </m:rPr>
              <w:rPr>
                <w:rFonts w:ascii="Cambria Math" w:eastAsia="宋体" w:hAnsi="Cambria Math" w:cs="Times New Roman"/>
                <w:kern w:val="0"/>
                <w:sz w:val="24"/>
                <w:szCs w:val="24"/>
              </w:rPr>
              <m:t xml:space="preserve">= </m:t>
            </w:ins>
          </m:r>
          <m:f>
            <m:fPr>
              <m:ctrlPr>
                <w:ins w:id="2895" w:author="Zhang Li" w:date="2022-06-12T15:09:00Z">
                  <w:rPr>
                    <w:rFonts w:ascii="Cambria Math" w:eastAsia="宋体" w:hAnsi="Cambria Math" w:cs="Times New Roman"/>
                    <w:kern w:val="0"/>
                    <w:sz w:val="24"/>
                    <w:szCs w:val="24"/>
                  </w:rPr>
                </w:ins>
              </m:ctrlPr>
            </m:fPr>
            <m:num>
              <m:r>
                <w:ins w:id="2896" w:author="Zhang Li" w:date="2022-06-12T15:09:00Z">
                  <m:rPr>
                    <m:sty m:val="p"/>
                  </m:rPr>
                  <w:rPr>
                    <w:rFonts w:ascii="Cambria Math" w:eastAsia="宋体" w:hAnsi="Cambria Math" w:cs="Times New Roman"/>
                    <w:kern w:val="0"/>
                    <w:sz w:val="24"/>
                    <w:szCs w:val="24"/>
                  </w:rPr>
                  <m:t>1</m:t>
                </w:ins>
              </m:r>
            </m:num>
            <m:den>
              <m:r>
                <w:ins w:id="2897" w:author="Zhang Li" w:date="2022-06-12T15:09:00Z">
                  <w:rPr>
                    <w:rFonts w:ascii="Cambria Math" w:eastAsia="宋体" w:hAnsi="Cambria Math" w:cs="Times New Roman"/>
                    <w:kern w:val="0"/>
                    <w:sz w:val="24"/>
                    <w:szCs w:val="24"/>
                  </w:rPr>
                  <m:t>C</m:t>
                </w:ins>
              </m:r>
            </m:den>
          </m:f>
          <m:nary>
            <m:naryPr>
              <m:chr m:val="∑"/>
              <m:limLoc m:val="undOvr"/>
              <m:ctrlPr>
                <w:ins w:id="2898" w:author="Zhang Li" w:date="2022-06-12T15:09:00Z">
                  <w:rPr>
                    <w:rFonts w:ascii="Cambria Math" w:eastAsia="宋体" w:hAnsi="Cambria Math" w:cs="Times New Roman"/>
                    <w:kern w:val="0"/>
                    <w:sz w:val="24"/>
                    <w:szCs w:val="24"/>
                  </w:rPr>
                </w:ins>
              </m:ctrlPr>
            </m:naryPr>
            <m:sub>
              <m:r>
                <w:ins w:id="2899" w:author="Zhang Li" w:date="2022-06-12T15:09:00Z">
                  <w:rPr>
                    <w:rFonts w:ascii="Cambria Math" w:eastAsia="宋体" w:hAnsi="Cambria Math" w:cs="Times New Roman"/>
                    <w:kern w:val="0"/>
                    <w:sz w:val="24"/>
                    <w:szCs w:val="24"/>
                  </w:rPr>
                  <m:t>c</m:t>
                </w:ins>
              </m:r>
              <m:r>
                <w:ins w:id="2900" w:author="Zhang Li" w:date="2022-06-12T15:09:00Z">
                  <m:rPr>
                    <m:sty m:val="p"/>
                  </m:rPr>
                  <w:rPr>
                    <w:rFonts w:ascii="Cambria Math" w:eastAsia="宋体" w:hAnsi="Cambria Math" w:cs="Times New Roman"/>
                    <w:kern w:val="0"/>
                    <w:sz w:val="24"/>
                    <w:szCs w:val="24"/>
                  </w:rPr>
                  <m:t>=1</m:t>
                </w:ins>
              </m:r>
            </m:sub>
            <m:sup>
              <m:r>
                <w:ins w:id="2901" w:author="Zhang Li" w:date="2022-06-12T15:09:00Z">
                  <w:rPr>
                    <w:rFonts w:ascii="Cambria Math" w:eastAsia="宋体" w:hAnsi="Cambria Math" w:cs="Times New Roman"/>
                    <w:kern w:val="0"/>
                    <w:sz w:val="24"/>
                    <w:szCs w:val="24"/>
                  </w:rPr>
                  <m:t>C</m:t>
                </w:ins>
              </m:r>
            </m:sup>
            <m:e>
              <m:d>
                <m:dPr>
                  <m:begChr m:val="["/>
                  <m:endChr m:val="]"/>
                  <m:ctrlPr>
                    <w:ins w:id="2902" w:author="Zhang Li" w:date="2022-06-12T15:09:00Z">
                      <w:rPr>
                        <w:rFonts w:ascii="Cambria Math" w:eastAsia="宋体" w:hAnsi="Cambria Math" w:cs="Times New Roman"/>
                        <w:kern w:val="0"/>
                        <w:sz w:val="24"/>
                        <w:szCs w:val="24"/>
                      </w:rPr>
                    </w:ins>
                  </m:ctrlPr>
                </m:dPr>
                <m:e>
                  <m:d>
                    <m:dPr>
                      <m:ctrlPr>
                        <w:ins w:id="2903" w:author="Zhang Li" w:date="2022-06-12T15:09:00Z">
                          <w:rPr>
                            <w:rFonts w:ascii="Cambria Math" w:eastAsia="宋体" w:hAnsi="Cambria Math" w:cs="Times New Roman"/>
                            <w:kern w:val="0"/>
                            <w:sz w:val="24"/>
                            <w:szCs w:val="24"/>
                          </w:rPr>
                        </w:ins>
                      </m:ctrlPr>
                    </m:dPr>
                    <m:e>
                      <m:r>
                        <w:ins w:id="2904" w:author="Zhang Li" w:date="2022-06-12T15:09:00Z">
                          <m:rPr>
                            <m:sty m:val="p"/>
                          </m:rPr>
                          <w:rPr>
                            <w:rFonts w:ascii="Cambria Math" w:eastAsia="宋体" w:hAnsi="Cambria Math" w:cs="Times New Roman"/>
                            <w:kern w:val="0"/>
                            <w:sz w:val="24"/>
                            <w:szCs w:val="24"/>
                          </w:rPr>
                          <m:t>1-</m:t>
                        </w:ins>
                      </m:r>
                      <m:sSub>
                        <m:sSubPr>
                          <m:ctrlPr>
                            <w:ins w:id="2905" w:author="Zhang Li" w:date="2022-06-12T15:09:00Z">
                              <w:rPr>
                                <w:rFonts w:ascii="Cambria Math" w:eastAsia="宋体" w:hAnsi="Cambria Math" w:cs="Times New Roman"/>
                                <w:kern w:val="0"/>
                                <w:sz w:val="24"/>
                                <w:szCs w:val="24"/>
                              </w:rPr>
                            </w:ins>
                          </m:ctrlPr>
                        </m:sSubPr>
                        <m:e>
                          <m:r>
                            <w:ins w:id="2906" w:author="Zhang Li" w:date="2022-06-12T15:09:00Z">
                              <w:rPr>
                                <w:rFonts w:ascii="Cambria Math" w:eastAsia="宋体" w:hAnsi="Cambria Math" w:cs="Times New Roman"/>
                                <w:kern w:val="0"/>
                                <w:sz w:val="24"/>
                                <w:szCs w:val="24"/>
                              </w:rPr>
                              <m:t>p</m:t>
                            </w:ins>
                          </m:r>
                        </m:e>
                        <m:sub>
                          <m:r>
                            <w:ins w:id="2907" w:author="Zhang Li" w:date="2022-06-12T15:09:00Z">
                              <w:rPr>
                                <w:rFonts w:ascii="Cambria Math" w:eastAsia="宋体" w:hAnsi="Cambria Math" w:cs="Times New Roman"/>
                                <w:kern w:val="0"/>
                                <w:sz w:val="24"/>
                                <w:szCs w:val="24"/>
                              </w:rPr>
                              <m:t>f</m:t>
                            </w:ins>
                          </m:r>
                        </m:sub>
                      </m:sSub>
                    </m:e>
                  </m:d>
                  <m:r>
                    <w:ins w:id="2908" w:author="Zhang Li" w:date="2022-06-12T15:09:00Z">
                      <m:rPr>
                        <m:sty m:val="p"/>
                      </m:rPr>
                      <w:rPr>
                        <w:rFonts w:ascii="Cambria Math" w:eastAsia="宋体" w:hAnsi="Cambria Math" w:cs="Times New Roman"/>
                        <w:kern w:val="0"/>
                        <w:sz w:val="24"/>
                        <w:szCs w:val="24"/>
                      </w:rPr>
                      <m:t>⋅</m:t>
                    </w:ins>
                  </m:r>
                  <m:sSub>
                    <m:sSubPr>
                      <m:ctrlPr>
                        <w:ins w:id="2909" w:author="Zhang Li" w:date="2022-06-12T15:09:00Z">
                          <w:rPr>
                            <w:rFonts w:ascii="Cambria Math" w:eastAsia="宋体" w:hAnsi="Cambria Math" w:cs="Times New Roman"/>
                            <w:kern w:val="0"/>
                            <w:sz w:val="24"/>
                            <w:szCs w:val="24"/>
                          </w:rPr>
                        </w:ins>
                      </m:ctrlPr>
                    </m:sSubPr>
                    <m:e>
                      <m:r>
                        <w:ins w:id="2910" w:author="Zhang Li" w:date="2022-06-12T15:09:00Z">
                          <w:rPr>
                            <w:rFonts w:ascii="Cambria Math" w:eastAsia="宋体" w:hAnsi="Cambria Math" w:cs="Times New Roman"/>
                            <w:kern w:val="0"/>
                            <w:sz w:val="24"/>
                            <w:szCs w:val="24"/>
                          </w:rPr>
                          <m:t>p</m:t>
                        </w:ins>
                      </m:r>
                    </m:e>
                    <m:sub>
                      <m:r>
                        <w:ins w:id="2911" w:author="Zhang Li" w:date="2022-06-12T15:09:00Z">
                          <w:rPr>
                            <w:rFonts w:ascii="Cambria Math" w:eastAsia="宋体" w:hAnsi="Cambria Math" w:cs="Times New Roman"/>
                            <w:kern w:val="0"/>
                            <w:sz w:val="24"/>
                            <w:szCs w:val="24"/>
                          </w:rPr>
                          <m:t>suc</m:t>
                        </w:ins>
                      </m:r>
                    </m:sub>
                  </m:sSub>
                  <m:r>
                    <w:ins w:id="2912" w:author="Zhang Li" w:date="2022-06-12T15:09:00Z">
                      <m:rPr>
                        <m:sty m:val="p"/>
                      </m:rPr>
                      <w:rPr>
                        <w:rFonts w:ascii="Cambria Math" w:eastAsia="宋体" w:hAnsi="Cambria Math" w:cs="Times New Roman"/>
                        <w:kern w:val="0"/>
                        <w:sz w:val="24"/>
                        <w:szCs w:val="24"/>
                      </w:rPr>
                      <m:t>⋅</m:t>
                    </w:ins>
                  </m:r>
                  <m:sSub>
                    <m:sSubPr>
                      <m:ctrlPr>
                        <w:ins w:id="2913" w:author="Zhang Li" w:date="2022-06-12T15:09:00Z">
                          <w:rPr>
                            <w:rFonts w:ascii="Cambria Math" w:eastAsia="宋体" w:hAnsi="Cambria Math" w:cs="Times New Roman"/>
                            <w:kern w:val="0"/>
                            <w:sz w:val="24"/>
                            <w:szCs w:val="24"/>
                          </w:rPr>
                        </w:ins>
                      </m:ctrlPr>
                    </m:sSubPr>
                    <m:e>
                      <m:r>
                        <w:ins w:id="2914" w:author="Zhang Li" w:date="2022-06-12T15:09:00Z">
                          <w:rPr>
                            <w:rFonts w:ascii="Cambria Math" w:eastAsia="宋体" w:hAnsi="Cambria Math" w:cs="Times New Roman"/>
                            <w:kern w:val="0"/>
                            <w:sz w:val="24"/>
                            <w:szCs w:val="24"/>
                          </w:rPr>
                          <m:t>L</m:t>
                        </w:ins>
                      </m:r>
                    </m:e>
                    <m:sub>
                      <m:r>
                        <w:ins w:id="2915" w:author="Zhang Li" w:date="2022-06-12T15:09:00Z">
                          <w:rPr>
                            <w:rFonts w:ascii="Cambria Math" w:eastAsia="宋体" w:hAnsi="Cambria Math" w:cs="Times New Roman"/>
                            <w:kern w:val="0"/>
                            <w:sz w:val="24"/>
                            <w:szCs w:val="24"/>
                          </w:rPr>
                          <m:t>c</m:t>
                        </w:ins>
                      </m:r>
                      <m:r>
                        <w:ins w:id="2916" w:author="Zhang Li" w:date="2022-06-12T15:09:00Z">
                          <m:rPr>
                            <m:sty m:val="p"/>
                          </m:rPr>
                          <w:rPr>
                            <w:rFonts w:ascii="Cambria Math" w:eastAsia="宋体" w:hAnsi="Cambria Math" w:cs="Times New Roman"/>
                            <w:kern w:val="0"/>
                            <w:sz w:val="24"/>
                            <w:szCs w:val="24"/>
                          </w:rPr>
                          <m:t xml:space="preserve">, </m:t>
                        </w:ins>
                      </m:r>
                      <m:r>
                        <w:ins w:id="2917" w:author="Zhang Li" w:date="2022-06-12T15:09:00Z">
                          <w:rPr>
                            <w:rFonts w:ascii="Cambria Math" w:eastAsia="宋体" w:hAnsi="Cambria Math" w:cs="Times New Roman"/>
                            <w:kern w:val="0"/>
                            <w:sz w:val="24"/>
                            <w:szCs w:val="24"/>
                          </w:rPr>
                          <m:t>valid</m:t>
                        </w:ins>
                      </m:r>
                    </m:sub>
                  </m:sSub>
                  <m:r>
                    <w:ins w:id="2918" w:author="Zhang Li" w:date="2022-06-12T15:09:00Z">
                      <m:rPr>
                        <m:sty m:val="p"/>
                      </m:rPr>
                      <w:rPr>
                        <w:rFonts w:ascii="Cambria Math" w:eastAsia="宋体" w:hAnsi="Cambria Math" w:cs="Times New Roman"/>
                        <w:kern w:val="0"/>
                        <w:sz w:val="24"/>
                        <w:szCs w:val="24"/>
                      </w:rPr>
                      <m:t xml:space="preserve"> +</m:t>
                    </w:ins>
                  </m:r>
                  <m:sSub>
                    <m:sSubPr>
                      <m:ctrlPr>
                        <w:ins w:id="2919" w:author="Zhang Li" w:date="2022-06-12T15:09:00Z">
                          <w:rPr>
                            <w:rFonts w:ascii="Cambria Math" w:eastAsia="宋体" w:hAnsi="Cambria Math" w:cs="Times New Roman"/>
                            <w:kern w:val="0"/>
                            <w:sz w:val="24"/>
                            <w:szCs w:val="24"/>
                          </w:rPr>
                        </w:ins>
                      </m:ctrlPr>
                    </m:sSubPr>
                    <m:e>
                      <m:r>
                        <w:ins w:id="2920" w:author="Zhang Li" w:date="2022-06-12T15:09:00Z">
                          <w:rPr>
                            <w:rFonts w:ascii="Cambria Math" w:eastAsia="宋体" w:hAnsi="Cambria Math" w:cs="Times New Roman"/>
                            <w:kern w:val="0"/>
                            <w:sz w:val="24"/>
                            <w:szCs w:val="24"/>
                          </w:rPr>
                          <m:t>p</m:t>
                        </w:ins>
                      </m:r>
                    </m:e>
                    <m:sub>
                      <m:r>
                        <w:ins w:id="2921" w:author="Zhang Li" w:date="2022-06-12T15:09:00Z">
                          <w:rPr>
                            <w:rFonts w:ascii="Cambria Math" w:eastAsia="宋体" w:hAnsi="Cambria Math" w:cs="Times New Roman"/>
                            <w:kern w:val="0"/>
                            <w:sz w:val="24"/>
                            <w:szCs w:val="24"/>
                          </w:rPr>
                          <m:t>f</m:t>
                        </w:ins>
                      </m:r>
                    </m:sub>
                  </m:sSub>
                  <m:r>
                    <w:ins w:id="2922" w:author="Zhang Li" w:date="2022-06-12T15:09:00Z">
                      <m:rPr>
                        <m:sty m:val="p"/>
                      </m:rPr>
                      <w:rPr>
                        <w:rFonts w:ascii="Cambria Math" w:eastAsia="宋体" w:hAnsi="Cambria Math" w:cs="Times New Roman"/>
                        <w:kern w:val="0"/>
                        <w:sz w:val="24"/>
                        <w:szCs w:val="24"/>
                      </w:rPr>
                      <m:t>⋅</m:t>
                    </w:ins>
                  </m:r>
                  <m:sSub>
                    <m:sSubPr>
                      <m:ctrlPr>
                        <w:ins w:id="2923" w:author="Zhang Li" w:date="2022-06-12T15:09:00Z">
                          <w:rPr>
                            <w:rFonts w:ascii="Cambria Math" w:eastAsia="宋体" w:hAnsi="Cambria Math" w:cs="Times New Roman"/>
                            <w:kern w:val="0"/>
                            <w:sz w:val="24"/>
                            <w:szCs w:val="24"/>
                          </w:rPr>
                        </w:ins>
                      </m:ctrlPr>
                    </m:sSubPr>
                    <m:e>
                      <m:r>
                        <w:ins w:id="2924" w:author="Zhang Li" w:date="2022-06-12T15:09:00Z">
                          <w:rPr>
                            <w:rFonts w:ascii="Cambria Math" w:eastAsia="宋体" w:hAnsi="Cambria Math" w:cs="Times New Roman"/>
                            <w:kern w:val="0"/>
                            <w:sz w:val="24"/>
                            <w:szCs w:val="24"/>
                          </w:rPr>
                          <m:t>p</m:t>
                        </w:ins>
                      </m:r>
                    </m:e>
                    <m:sub>
                      <m:r>
                        <w:ins w:id="2925" w:author="Zhang Li" w:date="2022-06-12T15:09:00Z">
                          <w:rPr>
                            <w:rFonts w:ascii="Cambria Math" w:eastAsia="宋体" w:hAnsi="Cambria Math" w:cs="Times New Roman"/>
                            <w:kern w:val="0"/>
                            <w:sz w:val="24"/>
                            <w:szCs w:val="24"/>
                          </w:rPr>
                          <m:t>suc</m:t>
                        </w:ins>
                      </m:r>
                    </m:sub>
                  </m:sSub>
                  <m:r>
                    <w:ins w:id="2926" w:author="Zhang Li" w:date="2022-06-12T15:09:00Z">
                      <m:rPr>
                        <m:sty m:val="p"/>
                      </m:rPr>
                      <w:rPr>
                        <w:rFonts w:ascii="Cambria Math" w:eastAsia="宋体" w:hAnsi="Cambria Math" w:cs="Times New Roman"/>
                        <w:kern w:val="0"/>
                        <w:sz w:val="24"/>
                        <w:szCs w:val="24"/>
                      </w:rPr>
                      <m:t>⋅</m:t>
                    </w:ins>
                  </m:r>
                  <m:d>
                    <m:dPr>
                      <m:ctrlPr>
                        <w:ins w:id="2927" w:author="Zhang Li" w:date="2022-06-12T15:09:00Z">
                          <w:rPr>
                            <w:rFonts w:ascii="Cambria Math" w:eastAsia="宋体" w:hAnsi="Cambria Math" w:cs="Times New Roman"/>
                            <w:kern w:val="0"/>
                            <w:sz w:val="24"/>
                            <w:szCs w:val="24"/>
                          </w:rPr>
                        </w:ins>
                      </m:ctrlPr>
                    </m:dPr>
                    <m:e>
                      <m:sSubSup>
                        <m:sSubSupPr>
                          <m:ctrlPr>
                            <w:ins w:id="2928" w:author="Zhang Li" w:date="2022-06-12T15:09:00Z">
                              <w:rPr>
                                <w:rFonts w:ascii="Cambria Math" w:eastAsia="宋体" w:hAnsi="Cambria Math" w:cs="Times New Roman"/>
                                <w:kern w:val="0"/>
                                <w:sz w:val="24"/>
                                <w:szCs w:val="24"/>
                              </w:rPr>
                            </w:ins>
                          </m:ctrlPr>
                        </m:sSubSupPr>
                        <m:e>
                          <m:r>
                            <w:ins w:id="2929" w:author="Zhang Li" w:date="2022-06-12T15:09:00Z">
                              <w:rPr>
                                <w:rFonts w:ascii="Cambria Math" w:eastAsia="宋体" w:hAnsi="Cambria Math" w:cs="Times New Roman"/>
                                <w:kern w:val="0"/>
                                <w:sz w:val="24"/>
                                <w:szCs w:val="24"/>
                              </w:rPr>
                              <m:t>L</m:t>
                            </w:ins>
                          </m:r>
                        </m:e>
                        <m:sub>
                          <m:r>
                            <w:ins w:id="2930" w:author="Zhang Li" w:date="2022-06-12T15:09:00Z">
                              <w:rPr>
                                <w:rFonts w:ascii="Cambria Math" w:eastAsia="宋体" w:hAnsi="Cambria Math" w:cs="Times New Roman"/>
                                <w:kern w:val="0"/>
                                <w:sz w:val="24"/>
                                <w:szCs w:val="24"/>
                              </w:rPr>
                              <m:t>valid</m:t>
                            </w:ins>
                          </m:r>
                        </m:sub>
                        <m:sup>
                          <m:r>
                            <w:ins w:id="2931" w:author="Zhang Li" w:date="2022-06-12T15:09:00Z">
                              <w:rPr>
                                <w:rFonts w:ascii="Cambria Math" w:eastAsia="宋体" w:hAnsi="Cambria Math" w:cs="Times New Roman"/>
                                <w:kern w:val="0"/>
                                <w:sz w:val="24"/>
                                <w:szCs w:val="24"/>
                              </w:rPr>
                              <m:t>max</m:t>
                            </w:ins>
                          </m:r>
                        </m:sup>
                      </m:sSubSup>
                      <m:r>
                        <w:ins w:id="2932" w:author="Zhang Li" w:date="2022-06-12T15:09:00Z">
                          <m:rPr>
                            <m:sty m:val="p"/>
                          </m:rPr>
                          <w:rPr>
                            <w:rFonts w:ascii="Cambria Math" w:eastAsia="宋体" w:hAnsi="Cambria Math" w:cs="Times New Roman"/>
                            <w:kern w:val="0"/>
                            <w:sz w:val="24"/>
                            <w:szCs w:val="24"/>
                          </w:rPr>
                          <m:t>+</m:t>
                        </w:ins>
                      </m:r>
                      <m:sSub>
                        <m:sSubPr>
                          <m:ctrlPr>
                            <w:ins w:id="2933" w:author="Zhang Li" w:date="2022-06-12T15:09:00Z">
                              <w:rPr>
                                <w:rFonts w:ascii="Cambria Math" w:eastAsia="宋体" w:hAnsi="Cambria Math" w:cs="Times New Roman"/>
                                <w:kern w:val="0"/>
                                <w:sz w:val="24"/>
                                <w:szCs w:val="24"/>
                              </w:rPr>
                            </w:ins>
                          </m:ctrlPr>
                        </m:sSubPr>
                        <m:e>
                          <m:r>
                            <w:ins w:id="2934" w:author="Zhang Li" w:date="2022-06-12T15:09:00Z">
                              <w:rPr>
                                <w:rFonts w:ascii="Cambria Math" w:eastAsia="宋体" w:hAnsi="Cambria Math" w:cs="Times New Roman"/>
                                <w:kern w:val="0"/>
                                <w:sz w:val="24"/>
                                <w:szCs w:val="24"/>
                              </w:rPr>
                              <m:t>L</m:t>
                            </w:ins>
                          </m:r>
                        </m:e>
                        <m:sub>
                          <m:r>
                            <w:ins w:id="2935" w:author="Zhang Li" w:date="2022-06-12T15:09:00Z">
                              <w:rPr>
                                <w:rFonts w:ascii="Cambria Math" w:eastAsia="宋体" w:hAnsi="Cambria Math" w:cs="Times New Roman"/>
                                <w:kern w:val="0"/>
                                <w:sz w:val="24"/>
                                <w:szCs w:val="24"/>
                              </w:rPr>
                              <m:t>c</m:t>
                            </w:ins>
                          </m:r>
                          <m:r>
                            <w:ins w:id="2936" w:author="Zhang Li" w:date="2022-06-12T15:09:00Z">
                              <m:rPr>
                                <m:sty m:val="p"/>
                              </m:rPr>
                              <w:rPr>
                                <w:rFonts w:ascii="Cambria Math" w:eastAsia="宋体" w:hAnsi="Cambria Math" w:cs="Times New Roman"/>
                                <w:kern w:val="0"/>
                                <w:sz w:val="24"/>
                                <w:szCs w:val="24"/>
                              </w:rPr>
                              <m:t>,</m:t>
                            </w:ins>
                          </m:r>
                          <m:r>
                            <w:ins w:id="2937" w:author="Zhang Li" w:date="2022-06-12T15:09:00Z">
                              <w:rPr>
                                <w:rFonts w:ascii="Cambria Math" w:eastAsia="宋体" w:hAnsi="Cambria Math" w:cs="Times New Roman"/>
                                <w:kern w:val="0"/>
                                <w:sz w:val="24"/>
                                <w:szCs w:val="24"/>
                              </w:rPr>
                              <m:t>empty</m:t>
                            </w:ins>
                          </m:r>
                        </m:sub>
                      </m:sSub>
                    </m:e>
                  </m:d>
                  <m:r>
                    <w:ins w:id="2938" w:author="Zhang Li" w:date="2022-06-12T15:09:00Z">
                      <m:rPr>
                        <m:sty m:val="p"/>
                      </m:rPr>
                      <w:rPr>
                        <w:rFonts w:ascii="Cambria Math" w:eastAsia="宋体" w:hAnsi="Cambria Math" w:cs="Times New Roman"/>
                        <w:kern w:val="0"/>
                        <w:sz w:val="24"/>
                        <w:szCs w:val="24"/>
                      </w:rPr>
                      <m:t>+</m:t>
                    </w:ins>
                  </m:r>
                  <m:d>
                    <m:dPr>
                      <m:ctrlPr>
                        <w:ins w:id="2939" w:author="Zhang Li" w:date="2022-06-12T15:09:00Z">
                          <w:rPr>
                            <w:rFonts w:ascii="Cambria Math" w:eastAsia="宋体" w:hAnsi="Cambria Math" w:cs="Times New Roman"/>
                            <w:kern w:val="0"/>
                            <w:sz w:val="24"/>
                            <w:szCs w:val="24"/>
                          </w:rPr>
                        </w:ins>
                      </m:ctrlPr>
                    </m:dPr>
                    <m:e>
                      <m:r>
                        <w:ins w:id="2940" w:author="Zhang Li" w:date="2022-06-12T15:09:00Z">
                          <m:rPr>
                            <m:sty m:val="p"/>
                          </m:rPr>
                          <w:rPr>
                            <w:rFonts w:ascii="Cambria Math" w:eastAsia="宋体" w:hAnsi="Cambria Math" w:cs="Times New Roman"/>
                            <w:kern w:val="0"/>
                            <w:sz w:val="24"/>
                            <w:szCs w:val="24"/>
                          </w:rPr>
                          <m:t>1-</m:t>
                        </w:ins>
                      </m:r>
                      <m:sSub>
                        <m:sSubPr>
                          <m:ctrlPr>
                            <w:ins w:id="2941" w:author="Zhang Li" w:date="2022-06-12T15:09:00Z">
                              <w:rPr>
                                <w:rFonts w:ascii="Cambria Math" w:eastAsia="宋体" w:hAnsi="Cambria Math" w:cs="Times New Roman"/>
                                <w:kern w:val="0"/>
                                <w:sz w:val="24"/>
                                <w:szCs w:val="24"/>
                              </w:rPr>
                            </w:ins>
                          </m:ctrlPr>
                        </m:sSubPr>
                        <m:e>
                          <m:r>
                            <w:ins w:id="2942" w:author="Zhang Li" w:date="2022-06-12T15:09:00Z">
                              <w:rPr>
                                <w:rFonts w:ascii="Cambria Math" w:eastAsia="宋体" w:hAnsi="Cambria Math" w:cs="Times New Roman"/>
                                <w:kern w:val="0"/>
                                <w:sz w:val="24"/>
                                <w:szCs w:val="24"/>
                              </w:rPr>
                              <m:t>p</m:t>
                            </w:ins>
                          </m:r>
                        </m:e>
                        <m:sub>
                          <m:r>
                            <w:ins w:id="2943" w:author="Zhang Li" w:date="2022-06-12T15:09:00Z">
                              <w:rPr>
                                <w:rFonts w:ascii="Cambria Math" w:eastAsia="宋体" w:hAnsi="Cambria Math" w:cs="Times New Roman"/>
                                <w:kern w:val="0"/>
                                <w:sz w:val="24"/>
                                <w:szCs w:val="24"/>
                              </w:rPr>
                              <m:t>suc</m:t>
                            </w:ins>
                          </m:r>
                        </m:sub>
                      </m:sSub>
                    </m:e>
                  </m:d>
                  <m:d>
                    <m:dPr>
                      <m:ctrlPr>
                        <w:ins w:id="2944" w:author="Zhang Li" w:date="2022-06-12T15:09:00Z">
                          <w:rPr>
                            <w:rFonts w:ascii="Cambria Math" w:eastAsia="宋体" w:hAnsi="Cambria Math" w:cs="Times New Roman"/>
                            <w:kern w:val="0"/>
                            <w:sz w:val="24"/>
                            <w:szCs w:val="24"/>
                          </w:rPr>
                        </w:ins>
                      </m:ctrlPr>
                    </m:dPr>
                    <m:e>
                      <m:sSubSup>
                        <m:sSubSupPr>
                          <m:ctrlPr>
                            <w:ins w:id="2945" w:author="Zhang Li" w:date="2022-06-12T15:09:00Z">
                              <w:rPr>
                                <w:rFonts w:ascii="Cambria Math" w:eastAsia="宋体" w:hAnsi="Cambria Math" w:cs="Times New Roman"/>
                                <w:kern w:val="0"/>
                                <w:sz w:val="24"/>
                                <w:szCs w:val="24"/>
                              </w:rPr>
                            </w:ins>
                          </m:ctrlPr>
                        </m:sSubSupPr>
                        <m:e>
                          <m:r>
                            <w:ins w:id="2946" w:author="Zhang Li" w:date="2022-06-12T15:09:00Z">
                              <w:rPr>
                                <w:rFonts w:ascii="Cambria Math" w:eastAsia="宋体" w:hAnsi="Cambria Math" w:cs="Times New Roman"/>
                                <w:kern w:val="0"/>
                                <w:sz w:val="24"/>
                                <w:szCs w:val="24"/>
                              </w:rPr>
                              <m:t>L</m:t>
                            </w:ins>
                          </m:r>
                        </m:e>
                        <m:sub>
                          <m:r>
                            <w:ins w:id="2947" w:author="Zhang Li" w:date="2022-06-12T15:09:00Z">
                              <w:rPr>
                                <w:rFonts w:ascii="Cambria Math" w:eastAsia="宋体" w:hAnsi="Cambria Math" w:cs="Times New Roman"/>
                                <w:kern w:val="0"/>
                                <w:sz w:val="24"/>
                                <w:szCs w:val="24"/>
                              </w:rPr>
                              <m:t>valid</m:t>
                            </w:ins>
                          </m:r>
                        </m:sub>
                        <m:sup>
                          <m:r>
                            <w:ins w:id="2948" w:author="Zhang Li" w:date="2022-06-12T15:09:00Z">
                              <w:rPr>
                                <w:rFonts w:ascii="Cambria Math" w:eastAsia="宋体" w:hAnsi="Cambria Math" w:cs="Times New Roman"/>
                                <w:kern w:val="0"/>
                                <w:sz w:val="24"/>
                                <w:szCs w:val="24"/>
                              </w:rPr>
                              <m:t>max</m:t>
                            </w:ins>
                          </m:r>
                        </m:sup>
                      </m:sSubSup>
                      <m:r>
                        <w:ins w:id="2949" w:author="Zhang Li" w:date="2022-06-12T15:09:00Z">
                          <m:rPr>
                            <m:sty m:val="p"/>
                          </m:rPr>
                          <w:rPr>
                            <w:rFonts w:ascii="Cambria Math" w:eastAsia="宋体" w:hAnsi="Cambria Math" w:cs="Times New Roman"/>
                            <w:kern w:val="0"/>
                            <w:sz w:val="24"/>
                            <w:szCs w:val="24"/>
                          </w:rPr>
                          <m:t>+</m:t>
                        </w:ins>
                      </m:r>
                      <m:sSubSup>
                        <m:sSubSupPr>
                          <m:ctrlPr>
                            <w:ins w:id="2950" w:author="Zhang Li" w:date="2022-06-12T15:09:00Z">
                              <w:rPr>
                                <w:rFonts w:ascii="Cambria Math" w:eastAsia="宋体" w:hAnsi="Cambria Math" w:cs="Times New Roman"/>
                                <w:kern w:val="0"/>
                                <w:sz w:val="24"/>
                                <w:szCs w:val="24"/>
                              </w:rPr>
                            </w:ins>
                          </m:ctrlPr>
                        </m:sSubSupPr>
                        <m:e>
                          <m:r>
                            <w:ins w:id="2951" w:author="Zhang Li" w:date="2022-06-12T15:09:00Z">
                              <w:rPr>
                                <w:rFonts w:ascii="Cambria Math" w:eastAsia="宋体" w:hAnsi="Cambria Math" w:cs="Times New Roman"/>
                                <w:kern w:val="0"/>
                                <w:sz w:val="24"/>
                                <w:szCs w:val="24"/>
                              </w:rPr>
                              <m:t>L</m:t>
                            </w:ins>
                          </m:r>
                        </m:e>
                        <m:sub>
                          <m:r>
                            <w:ins w:id="2952" w:author="Zhang Li" w:date="2022-06-12T15:09:00Z">
                              <w:rPr>
                                <w:rFonts w:ascii="Cambria Math" w:eastAsia="宋体" w:hAnsi="Cambria Math" w:cs="Times New Roman"/>
                                <w:kern w:val="0"/>
                                <w:sz w:val="24"/>
                                <w:szCs w:val="24"/>
                              </w:rPr>
                              <m:t>empty</m:t>
                            </w:ins>
                          </m:r>
                        </m:sub>
                        <m:sup>
                          <m:r>
                            <w:ins w:id="2953" w:author="Zhang Li" w:date="2022-06-12T15:09:00Z">
                              <w:rPr>
                                <w:rFonts w:ascii="Cambria Math" w:eastAsia="宋体" w:hAnsi="Cambria Math" w:cs="Times New Roman"/>
                                <w:kern w:val="0"/>
                                <w:sz w:val="24"/>
                                <w:szCs w:val="24"/>
                              </w:rPr>
                              <m:t>max</m:t>
                            </w:ins>
                          </m:r>
                        </m:sup>
                      </m:sSubSup>
                    </m:e>
                  </m:d>
                </m:e>
              </m:d>
            </m:e>
          </m:nary>
          <m:r>
            <w:ins w:id="2954" w:author="Zhang Li" w:date="2022-06-12T15:09:00Z">
              <m:rPr>
                <m:sty m:val="p"/>
              </m:rPr>
              <w:rPr>
                <w:rFonts w:ascii="Cambria Math" w:eastAsia="宋体" w:hAnsi="Cambria Math" w:cs="Times New Roman"/>
                <w:kern w:val="0"/>
                <w:sz w:val="24"/>
                <w:szCs w:val="24"/>
              </w:rPr>
              <m:t>,</m:t>
            </w:ins>
          </m:r>
        </m:oMath>
      </m:oMathPara>
    </w:p>
    <w:p w14:paraId="0A190F7E" w14:textId="77777777" w:rsidR="00156A43" w:rsidRDefault="00156A43" w:rsidP="00156A43">
      <w:pPr>
        <w:spacing w:afterLines="50" w:after="156"/>
        <w:rPr>
          <w:ins w:id="2955" w:author="Zhang Li" w:date="2022-06-12T15:09:00Z"/>
          <w:rFonts w:ascii="Times New Roman" w:eastAsia="宋体" w:hAnsi="Times New Roman" w:cs="Times New Roman"/>
          <w:kern w:val="0"/>
          <w:sz w:val="24"/>
          <w:szCs w:val="24"/>
        </w:rPr>
      </w:pPr>
      <w:ins w:id="2956" w:author="Zhang Li" w:date="2022-06-12T15:09:00Z">
        <w:r>
          <w:rPr>
            <w:rFonts w:ascii="Times New Roman" w:eastAsia="宋体" w:hAnsi="Times New Roman" w:cs="Times New Roman"/>
            <w:kern w:val="0"/>
            <w:sz w:val="24"/>
            <w:szCs w:val="24"/>
          </w:rPr>
          <w:t xml:space="preserve">where </w:t>
        </w:r>
      </w:ins>
      <m:oMath>
        <m:r>
          <w:ins w:id="2957" w:author="Zhang Li" w:date="2022-06-12T15:09:00Z">
            <w:rPr>
              <w:rFonts w:ascii="Cambria Math" w:eastAsia="宋体" w:hAnsi="Cambria Math" w:cs="Times New Roman"/>
              <w:kern w:val="0"/>
              <w:sz w:val="24"/>
              <w:szCs w:val="24"/>
            </w:rPr>
            <m:t>C</m:t>
          </w:ins>
        </m:r>
      </m:oMath>
      <w:ins w:id="295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ins>
    </w:p>
    <w:p w14:paraId="7E74174E" w14:textId="77777777" w:rsidR="00156A43" w:rsidRDefault="00156A43" w:rsidP="00156A43">
      <w:pPr>
        <w:spacing w:afterLines="50" w:after="156"/>
        <w:ind w:firstLine="420"/>
        <w:rPr>
          <w:ins w:id="2959" w:author="Zhang Li" w:date="2022-06-12T15:09:00Z"/>
          <w:rFonts w:ascii="Times New Roman" w:eastAsia="宋体" w:hAnsi="Times New Roman" w:cs="Times New Roman"/>
          <w:kern w:val="0"/>
          <w:sz w:val="24"/>
          <w:szCs w:val="24"/>
        </w:rPr>
      </w:pPr>
      <w:ins w:id="2960" w:author="Zhang Li" w:date="2022-06-12T15:09:00Z">
        <w:r>
          <w:rPr>
            <w:rFonts w:ascii="Times New Roman" w:eastAsia="宋体" w:hAnsi="Times New Roman" w:cs="Times New Roman"/>
            <w:kern w:val="0"/>
            <w:sz w:val="24"/>
            <w:szCs w:val="24"/>
          </w:rPr>
          <w:t xml:space="preserve">We set the number of required time slots transmitting a signature as </w:t>
        </w:r>
      </w:ins>
      <m:oMath>
        <m:sSub>
          <m:sSubPr>
            <m:ctrlPr>
              <w:ins w:id="2961" w:author="Zhang Li" w:date="2022-06-12T15:09:00Z">
                <w:rPr>
                  <w:rFonts w:ascii="Cambria Math" w:eastAsia="宋体" w:hAnsi="Cambria Math" w:cs="Times New Roman"/>
                  <w:i/>
                  <w:kern w:val="0"/>
                  <w:sz w:val="24"/>
                  <w:szCs w:val="24"/>
                </w:rPr>
              </w:ins>
            </m:ctrlPr>
          </m:sSubPr>
          <m:e>
            <m:r>
              <w:ins w:id="2962" w:author="Zhang Li" w:date="2022-06-12T15:09:00Z">
                <w:rPr>
                  <w:rFonts w:ascii="Cambria Math" w:eastAsia="宋体" w:hAnsi="Cambria Math" w:cs="Times New Roman"/>
                  <w:kern w:val="0"/>
                  <w:sz w:val="24"/>
                  <w:szCs w:val="24"/>
                </w:rPr>
                <m:t>T</m:t>
              </w:ins>
            </m:r>
          </m:e>
          <m:sub>
            <m:r>
              <w:ins w:id="2963" w:author="Zhang Li" w:date="2022-06-12T15:09:00Z">
                <w:rPr>
                  <w:rFonts w:ascii="Cambria Math" w:eastAsia="宋体" w:hAnsi="Cambria Math" w:cs="Times New Roman"/>
                  <w:kern w:val="0"/>
                  <w:sz w:val="24"/>
                  <w:szCs w:val="24"/>
                </w:rPr>
                <m:t xml:space="preserve">c,sig </m:t>
              </w:ins>
            </m:r>
          </m:sub>
        </m:sSub>
      </m:oMath>
      <w:ins w:id="2964"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w:ins>
      <m:oMath>
        <m:sSubSup>
          <m:sSubSupPr>
            <m:ctrlPr>
              <w:ins w:id="2965" w:author="Zhang Li" w:date="2022-06-12T15:09:00Z">
                <w:rPr>
                  <w:rFonts w:ascii="Cambria Math" w:eastAsia="宋体" w:hAnsi="Cambria Math" w:cs="Times New Roman"/>
                  <w:i/>
                  <w:kern w:val="0"/>
                  <w:sz w:val="24"/>
                  <w:szCs w:val="24"/>
                </w:rPr>
              </w:ins>
            </m:ctrlPr>
          </m:sSubSupPr>
          <m:e>
            <m:r>
              <w:ins w:id="2966" w:author="Zhang Li" w:date="2022-06-12T15:09:00Z">
                <w:rPr>
                  <w:rFonts w:ascii="Cambria Math" w:eastAsia="宋体" w:hAnsi="Cambria Math" w:cs="Times New Roman"/>
                  <w:kern w:val="0"/>
                  <w:sz w:val="24"/>
                  <w:szCs w:val="24"/>
                </w:rPr>
                <m:t>T</m:t>
              </w:ins>
            </m:r>
          </m:e>
          <m:sub>
            <m:r>
              <w:ins w:id="2967" w:author="Zhang Li" w:date="2022-06-12T15:09:00Z">
                <w:rPr>
                  <w:rFonts w:ascii="Cambria Math" w:eastAsia="宋体" w:hAnsi="Cambria Math" w:cs="Times New Roman"/>
                  <w:kern w:val="0"/>
                  <w:sz w:val="24"/>
                  <w:szCs w:val="24"/>
                </w:rPr>
                <m:t>c,B</m:t>
              </w:ins>
            </m:r>
          </m:sub>
          <m:sup>
            <m:r>
              <w:ins w:id="2968" w:author="Zhang Li" w:date="2022-06-12T15:09:00Z">
                <w:rPr>
                  <w:rFonts w:ascii="Cambria Math" w:eastAsia="宋体" w:hAnsi="Cambria Math" w:cs="Times New Roman"/>
                  <w:kern w:val="0"/>
                  <w:sz w:val="24"/>
                  <w:szCs w:val="24"/>
                </w:rPr>
                <m:t>valid</m:t>
              </w:ins>
            </m:r>
          </m:sup>
        </m:sSubSup>
      </m:oMath>
      <w:ins w:id="2969"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2970" w:author="Zhang Li" w:date="2022-06-12T15:09:00Z">
                <w:rPr>
                  <w:rFonts w:ascii="Cambria Math" w:eastAsia="宋体" w:hAnsi="Cambria Math" w:cs="Times New Roman"/>
                  <w:i/>
                  <w:kern w:val="0"/>
                  <w:sz w:val="24"/>
                  <w:szCs w:val="24"/>
                </w:rPr>
              </w:ins>
            </m:ctrlPr>
          </m:sSubSupPr>
          <m:e>
            <m:r>
              <w:ins w:id="2971" w:author="Zhang Li" w:date="2022-06-12T15:09:00Z">
                <w:rPr>
                  <w:rFonts w:ascii="Cambria Math" w:eastAsia="宋体" w:hAnsi="Cambria Math" w:cs="Times New Roman"/>
                  <w:kern w:val="0"/>
                  <w:sz w:val="24"/>
                  <w:szCs w:val="24"/>
                </w:rPr>
                <m:t>T</m:t>
              </w:ins>
            </m:r>
          </m:e>
          <m:sub>
            <m:r>
              <w:ins w:id="2972" w:author="Zhang Li" w:date="2022-06-12T15:09:00Z">
                <w:rPr>
                  <w:rFonts w:ascii="Cambria Math" w:eastAsia="宋体" w:hAnsi="Cambria Math" w:cs="Times New Roman"/>
                  <w:kern w:val="0"/>
                  <w:sz w:val="24"/>
                  <w:szCs w:val="24"/>
                </w:rPr>
                <m:t>c,B</m:t>
              </w:ins>
            </m:r>
          </m:sub>
          <m:sup>
            <m:r>
              <w:ins w:id="2973" w:author="Zhang Li" w:date="2022-06-12T15:09:00Z">
                <w:rPr>
                  <w:rFonts w:ascii="Cambria Math" w:eastAsia="宋体" w:hAnsi="Cambria Math" w:cs="Times New Roman"/>
                  <w:kern w:val="0"/>
                  <w:sz w:val="24"/>
                  <w:szCs w:val="24"/>
                </w:rPr>
                <m:t>max</m:t>
              </w:ins>
            </m:r>
          </m:sup>
        </m:sSubSup>
      </m:oMath>
      <w:ins w:id="297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2975" w:author="Zhang Li" w:date="2022-06-12T15:09:00Z">
                <w:rPr>
                  <w:rFonts w:ascii="Cambria Math" w:eastAsia="宋体" w:hAnsi="Cambria Math" w:cs="Times New Roman"/>
                  <w:i/>
                  <w:kern w:val="0"/>
                  <w:sz w:val="24"/>
                  <w:szCs w:val="24"/>
                </w:rPr>
              </w:ins>
            </m:ctrlPr>
          </m:sSubSupPr>
          <m:e>
            <m:r>
              <w:ins w:id="2976" w:author="Zhang Li" w:date="2022-06-12T15:09:00Z">
                <w:rPr>
                  <w:rFonts w:ascii="Cambria Math" w:eastAsia="宋体" w:hAnsi="Cambria Math" w:cs="Times New Roman"/>
                  <w:kern w:val="0"/>
                  <w:sz w:val="24"/>
                  <w:szCs w:val="24"/>
                </w:rPr>
                <m:t>T</m:t>
              </w:ins>
            </m:r>
          </m:e>
          <m:sub>
            <m:r>
              <w:ins w:id="2977" w:author="Zhang Li" w:date="2022-06-12T15:09:00Z">
                <w:rPr>
                  <w:rFonts w:ascii="Cambria Math" w:eastAsia="宋体" w:hAnsi="Cambria Math" w:cs="Times New Roman"/>
                  <w:kern w:val="0"/>
                  <w:sz w:val="24"/>
                  <w:szCs w:val="24"/>
                </w:rPr>
                <m:t>c,B</m:t>
              </w:ins>
            </m:r>
          </m:sub>
          <m:sup>
            <m:r>
              <w:ins w:id="2978" w:author="Zhang Li" w:date="2022-06-12T15:09:00Z">
                <w:rPr>
                  <w:rFonts w:ascii="Cambria Math" w:eastAsia="宋体" w:hAnsi="Cambria Math" w:cs="Times New Roman"/>
                  <w:kern w:val="0"/>
                  <w:sz w:val="24"/>
                  <w:szCs w:val="24"/>
                </w:rPr>
                <m:t>empty</m:t>
              </w:ins>
            </m:r>
          </m:sup>
        </m:sSubSup>
        <m:r>
          <w:ins w:id="2979" w:author="Zhang Li" w:date="2022-06-12T15:09:00Z">
            <w:rPr>
              <w:rFonts w:ascii="Cambria Math" w:eastAsia="宋体" w:hAnsi="Cambria Math" w:cs="Times New Roman"/>
              <w:kern w:val="0"/>
              <w:sz w:val="24"/>
              <w:szCs w:val="24"/>
            </w:rPr>
            <m:t xml:space="preserve"> </m:t>
          </w:ins>
        </m:r>
      </m:oMath>
      <w:ins w:id="2980"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ins>
    </w:p>
    <w:p w14:paraId="46AF16ED" w14:textId="77777777" w:rsidR="00156A43" w:rsidRPr="00995401" w:rsidRDefault="00475216" w:rsidP="00156A43">
      <w:pPr>
        <w:spacing w:afterLines="50" w:after="156"/>
        <w:rPr>
          <w:ins w:id="2981" w:author="Zhang Li" w:date="2022-06-12T15:09:00Z"/>
          <w:rFonts w:ascii="Times New Roman" w:eastAsia="宋体" w:hAnsi="Times New Roman" w:cs="Times New Roman"/>
          <w:kern w:val="0"/>
          <w:sz w:val="24"/>
          <w:szCs w:val="24"/>
        </w:rPr>
      </w:pPr>
      <m:oMathPara>
        <m:oMath>
          <m:sSub>
            <m:sSubPr>
              <m:ctrlPr>
                <w:ins w:id="2982" w:author="Zhang Li" w:date="2022-06-12T15:09:00Z">
                  <w:rPr>
                    <w:rFonts w:ascii="Cambria Math" w:eastAsia="宋体" w:hAnsi="Cambria Math" w:cs="Times New Roman"/>
                    <w:kern w:val="0"/>
                    <w:sz w:val="24"/>
                    <w:szCs w:val="24"/>
                  </w:rPr>
                </w:ins>
              </m:ctrlPr>
            </m:sSubPr>
            <m:e>
              <m:r>
                <w:ins w:id="2983" w:author="Zhang Li" w:date="2022-06-12T15:09:00Z">
                  <m:rPr>
                    <m:scr m:val="double-struck"/>
                    <m:sty m:val="p"/>
                  </m:rPr>
                  <w:rPr>
                    <w:rFonts w:ascii="Cambria Math" w:eastAsia="宋体" w:hAnsi="Cambria Math" w:cs="Times New Roman"/>
                    <w:kern w:val="0"/>
                    <w:sz w:val="24"/>
                    <w:szCs w:val="24"/>
                  </w:rPr>
                  <m:t>E</m:t>
                </w:ins>
              </m:r>
            </m:e>
            <m:sub>
              <m:sSub>
                <m:sSubPr>
                  <m:ctrlPr>
                    <w:ins w:id="2984" w:author="Zhang Li" w:date="2022-06-12T15:09:00Z">
                      <w:rPr>
                        <w:rFonts w:ascii="Cambria Math" w:eastAsia="宋体" w:hAnsi="Cambria Math" w:cs="Times New Roman"/>
                        <w:kern w:val="0"/>
                        <w:sz w:val="24"/>
                        <w:szCs w:val="24"/>
                      </w:rPr>
                    </w:ins>
                  </m:ctrlPr>
                </m:sSubPr>
                <m:e>
                  <m:r>
                    <w:ins w:id="2985" w:author="Zhang Li" w:date="2022-06-12T15:09:00Z">
                      <w:rPr>
                        <w:rFonts w:ascii="Cambria Math" w:eastAsia="宋体" w:hAnsi="Cambria Math" w:cs="Times New Roman"/>
                        <w:kern w:val="0"/>
                        <w:sz w:val="24"/>
                        <w:szCs w:val="24"/>
                      </w:rPr>
                      <m:t>τ</m:t>
                    </w:ins>
                  </m:r>
                </m:e>
                <m:sub>
                  <m:r>
                    <w:ins w:id="2986" w:author="Zhang Li" w:date="2022-06-12T15:09:00Z">
                      <w:rPr>
                        <w:rFonts w:ascii="Cambria Math" w:eastAsia="宋体" w:hAnsi="Cambria Math" w:cs="Times New Roman"/>
                        <w:kern w:val="0"/>
                        <w:sz w:val="24"/>
                        <w:szCs w:val="24"/>
                      </w:rPr>
                      <m:t>o</m:t>
                    </w:ins>
                  </m:r>
                </m:sub>
              </m:sSub>
            </m:sub>
          </m:sSub>
          <m:r>
            <w:ins w:id="2987" w:author="Zhang Li" w:date="2022-06-12T15:09:00Z">
              <m:rPr>
                <m:sty m:val="p"/>
              </m:rPr>
              <w:rPr>
                <w:rFonts w:ascii="Cambria Math" w:eastAsia="宋体" w:hAnsi="Cambria Math" w:cs="Times New Roman"/>
                <w:kern w:val="0"/>
                <w:sz w:val="24"/>
                <w:szCs w:val="24"/>
              </w:rPr>
              <m:t xml:space="preserve">= </m:t>
            </w:ins>
          </m:r>
          <m:f>
            <m:fPr>
              <m:ctrlPr>
                <w:ins w:id="2988" w:author="Zhang Li" w:date="2022-06-12T15:09:00Z">
                  <w:rPr>
                    <w:rFonts w:ascii="Cambria Math" w:eastAsia="宋体" w:hAnsi="Cambria Math" w:cs="Times New Roman"/>
                    <w:kern w:val="0"/>
                    <w:sz w:val="24"/>
                    <w:szCs w:val="24"/>
                  </w:rPr>
                </w:ins>
              </m:ctrlPr>
            </m:fPr>
            <m:num>
              <m:r>
                <w:ins w:id="2989" w:author="Zhang Li" w:date="2022-06-12T15:09:00Z">
                  <m:rPr>
                    <m:sty m:val="p"/>
                  </m:rPr>
                  <w:rPr>
                    <w:rFonts w:ascii="Cambria Math" w:eastAsia="宋体" w:hAnsi="Cambria Math" w:cs="Times New Roman"/>
                    <w:kern w:val="0"/>
                    <w:sz w:val="24"/>
                    <w:szCs w:val="24"/>
                  </w:rPr>
                  <m:t>1</m:t>
                </w:ins>
              </m:r>
            </m:num>
            <m:den>
              <m:r>
                <w:ins w:id="2990" w:author="Zhang Li" w:date="2022-06-12T15:09:00Z">
                  <w:rPr>
                    <w:rFonts w:ascii="Cambria Math" w:eastAsia="宋体" w:hAnsi="Cambria Math" w:cs="Times New Roman"/>
                    <w:kern w:val="0"/>
                    <w:sz w:val="24"/>
                    <w:szCs w:val="24"/>
                  </w:rPr>
                  <m:t>C</m:t>
                </w:ins>
              </m:r>
            </m:den>
          </m:f>
          <m:nary>
            <m:naryPr>
              <m:chr m:val="∑"/>
              <m:limLoc m:val="undOvr"/>
              <m:ctrlPr>
                <w:ins w:id="2991" w:author="Zhang Li" w:date="2022-06-12T15:09:00Z">
                  <w:rPr>
                    <w:rFonts w:ascii="Cambria Math" w:eastAsia="宋体" w:hAnsi="Cambria Math" w:cs="Times New Roman"/>
                    <w:kern w:val="0"/>
                    <w:sz w:val="24"/>
                    <w:szCs w:val="24"/>
                  </w:rPr>
                </w:ins>
              </m:ctrlPr>
            </m:naryPr>
            <m:sub>
              <m:r>
                <w:ins w:id="2992" w:author="Zhang Li" w:date="2022-06-12T15:09:00Z">
                  <w:rPr>
                    <w:rFonts w:ascii="Cambria Math" w:eastAsia="宋体" w:hAnsi="Cambria Math" w:cs="Times New Roman"/>
                    <w:kern w:val="0"/>
                    <w:sz w:val="24"/>
                    <w:szCs w:val="24"/>
                  </w:rPr>
                  <m:t>c</m:t>
                </w:ins>
              </m:r>
              <m:r>
                <w:ins w:id="2993" w:author="Zhang Li" w:date="2022-06-12T15:09:00Z">
                  <m:rPr>
                    <m:sty m:val="p"/>
                  </m:rPr>
                  <w:rPr>
                    <w:rFonts w:ascii="Cambria Math" w:eastAsia="宋体" w:hAnsi="Cambria Math" w:cs="Times New Roman"/>
                    <w:kern w:val="0"/>
                    <w:sz w:val="24"/>
                    <w:szCs w:val="24"/>
                  </w:rPr>
                  <m:t>=1</m:t>
                </w:ins>
              </m:r>
            </m:sub>
            <m:sup>
              <m:r>
                <w:ins w:id="2994" w:author="Zhang Li" w:date="2022-06-12T15:09:00Z">
                  <w:rPr>
                    <w:rFonts w:ascii="Cambria Math" w:eastAsia="宋体" w:hAnsi="Cambria Math" w:cs="Times New Roman"/>
                    <w:kern w:val="0"/>
                    <w:sz w:val="24"/>
                    <w:szCs w:val="24"/>
                  </w:rPr>
                  <m:t>C</m:t>
                </w:ins>
              </m:r>
            </m:sup>
            <m:e>
              <m:r>
                <w:ins w:id="2995" w:author="Zhang Li" w:date="2022-06-12T15:09:00Z">
                  <m:rPr>
                    <m:sty m:val="p"/>
                  </m:rPr>
                  <w:rPr>
                    <w:rFonts w:ascii="Cambria Math" w:eastAsia="宋体" w:hAnsi="Cambria Math" w:cs="Times New Roman"/>
                    <w:kern w:val="0"/>
                    <w:sz w:val="24"/>
                    <w:szCs w:val="24"/>
                  </w:rPr>
                  <m:t xml:space="preserve"> </m:t>
                </w:ins>
              </m:r>
              <m:sSub>
                <m:sSubPr>
                  <m:ctrlPr>
                    <w:ins w:id="2996" w:author="Zhang Li" w:date="2022-06-12T15:09:00Z">
                      <w:rPr>
                        <w:rFonts w:ascii="Cambria Math" w:eastAsia="宋体" w:hAnsi="Cambria Math" w:cs="Times New Roman"/>
                        <w:kern w:val="0"/>
                        <w:sz w:val="24"/>
                        <w:szCs w:val="24"/>
                      </w:rPr>
                    </w:ins>
                  </m:ctrlPr>
                </m:sSubPr>
                <m:e>
                  <m:r>
                    <w:ins w:id="2997" w:author="Zhang Li" w:date="2022-06-12T15:09:00Z">
                      <w:rPr>
                        <w:rFonts w:ascii="Cambria Math" w:eastAsia="宋体" w:hAnsi="Cambria Math" w:cs="Times New Roman"/>
                        <w:kern w:val="0"/>
                        <w:sz w:val="24"/>
                        <w:szCs w:val="24"/>
                      </w:rPr>
                      <m:t>τ</m:t>
                    </w:ins>
                  </m:r>
                </m:e>
                <m:sub>
                  <m:r>
                    <w:ins w:id="2998" w:author="Zhang Li" w:date="2022-06-12T15:09:00Z">
                      <w:rPr>
                        <w:rFonts w:ascii="Cambria Math" w:eastAsia="宋体" w:hAnsi="Cambria Math" w:cs="Times New Roman"/>
                        <w:kern w:val="0"/>
                        <w:sz w:val="24"/>
                        <w:szCs w:val="24"/>
                      </w:rPr>
                      <m:t>o</m:t>
                    </w:ins>
                  </m:r>
                </m:sub>
              </m:sSub>
              <m:r>
                <w:ins w:id="2999" w:author="Zhang Li" w:date="2022-06-12T15:09:00Z">
                  <m:rPr>
                    <m:sty m:val="p"/>
                  </m:rPr>
                  <w:rPr>
                    <w:rFonts w:ascii="Cambria Math" w:eastAsia="宋体" w:hAnsi="Cambria Math" w:cs="Times New Roman"/>
                    <w:kern w:val="0"/>
                    <w:sz w:val="24"/>
                    <w:szCs w:val="24"/>
                  </w:rPr>
                  <m:t>⋅</m:t>
                </w:ins>
              </m:r>
              <m:d>
                <m:dPr>
                  <m:begChr m:val="⌈"/>
                  <m:endChr m:val="⌉"/>
                  <m:ctrlPr>
                    <w:ins w:id="3000" w:author="Zhang Li" w:date="2022-06-12T15:09:00Z">
                      <w:rPr>
                        <w:rFonts w:ascii="Cambria Math" w:eastAsia="宋体" w:hAnsi="Cambria Math" w:cs="Times New Roman"/>
                        <w:kern w:val="0"/>
                        <w:sz w:val="24"/>
                        <w:szCs w:val="24"/>
                      </w:rPr>
                    </w:ins>
                  </m:ctrlPr>
                </m:dPr>
                <m:e>
                  <m:f>
                    <m:fPr>
                      <m:ctrlPr>
                        <w:ins w:id="3001" w:author="Zhang Li" w:date="2022-06-12T15:09:00Z">
                          <w:rPr>
                            <w:rFonts w:ascii="Cambria Math" w:eastAsia="宋体" w:hAnsi="Cambria Math" w:cs="Times New Roman"/>
                            <w:kern w:val="0"/>
                            <w:sz w:val="24"/>
                            <w:szCs w:val="24"/>
                          </w:rPr>
                        </w:ins>
                      </m:ctrlPr>
                    </m:fPr>
                    <m:num>
                      <m:func>
                        <m:funcPr>
                          <m:ctrlPr>
                            <w:ins w:id="3002" w:author="Zhang Li" w:date="2022-06-12T15:09:00Z">
                              <w:rPr>
                                <w:rFonts w:ascii="Cambria Math" w:eastAsia="宋体" w:hAnsi="Cambria Math" w:cs="Times New Roman"/>
                                <w:kern w:val="0"/>
                                <w:sz w:val="24"/>
                                <w:szCs w:val="24"/>
                              </w:rPr>
                            </w:ins>
                          </m:ctrlPr>
                        </m:funcPr>
                        <m:fName>
                          <m:r>
                            <w:ins w:id="3003" w:author="Zhang Li" w:date="2022-06-12T15:09:00Z">
                              <m:rPr>
                                <m:sty m:val="p"/>
                              </m:rPr>
                              <w:rPr>
                                <w:rFonts w:ascii="Cambria Math" w:eastAsia="宋体" w:hAnsi="Cambria Math" w:cs="Times New Roman"/>
                                <w:kern w:val="0"/>
                                <w:sz w:val="24"/>
                                <w:szCs w:val="24"/>
                              </w:rPr>
                              <m:t>log</m:t>
                            </w:ins>
                          </m:r>
                        </m:fName>
                        <m:e>
                          <m:d>
                            <m:dPr>
                              <m:ctrlPr>
                                <w:ins w:id="3004" w:author="Zhang Li" w:date="2022-06-12T15:09:00Z">
                                  <w:rPr>
                                    <w:rFonts w:ascii="Cambria Math" w:eastAsia="宋体" w:hAnsi="Cambria Math" w:cs="Times New Roman"/>
                                    <w:kern w:val="0"/>
                                    <w:sz w:val="24"/>
                                    <w:szCs w:val="24"/>
                                  </w:rPr>
                                </w:ins>
                              </m:ctrlPr>
                            </m:dPr>
                            <m:e>
                              <m:r>
                                <w:ins w:id="3005" w:author="Zhang Li" w:date="2022-06-12T15:09:00Z">
                                  <m:rPr>
                                    <m:sty m:val="p"/>
                                  </m:rPr>
                                  <w:rPr>
                                    <w:rFonts w:ascii="Cambria Math" w:eastAsia="宋体" w:hAnsi="Cambria Math" w:cs="Times New Roman"/>
                                    <w:kern w:val="0"/>
                                    <w:sz w:val="24"/>
                                    <w:szCs w:val="24"/>
                                  </w:rPr>
                                  <m:t>1-</m:t>
                                </w:ins>
                              </m:r>
                              <m:r>
                                <w:ins w:id="3006" w:author="Zhang Li" w:date="2022-06-12T15:09:00Z">
                                  <w:rPr>
                                    <w:rFonts w:ascii="Cambria Math" w:eastAsia="宋体" w:hAnsi="Cambria Math" w:cs="Times New Roman"/>
                                    <w:kern w:val="0"/>
                                    <w:sz w:val="24"/>
                                    <w:szCs w:val="24"/>
                                  </w:rPr>
                                  <m:t>ς</m:t>
                                </w:ins>
                              </m:r>
                            </m:e>
                          </m:d>
                        </m:e>
                      </m:func>
                    </m:num>
                    <m:den>
                      <m:func>
                        <m:funcPr>
                          <m:ctrlPr>
                            <w:ins w:id="3007" w:author="Zhang Li" w:date="2022-06-12T15:09:00Z">
                              <w:rPr>
                                <w:rFonts w:ascii="Cambria Math" w:eastAsia="宋体" w:hAnsi="Cambria Math" w:cs="Times New Roman"/>
                                <w:kern w:val="0"/>
                                <w:sz w:val="24"/>
                                <w:szCs w:val="24"/>
                              </w:rPr>
                            </w:ins>
                          </m:ctrlPr>
                        </m:funcPr>
                        <m:fName>
                          <m:r>
                            <w:ins w:id="3008" w:author="Zhang Li" w:date="2022-06-12T15:09:00Z">
                              <m:rPr>
                                <m:sty m:val="p"/>
                              </m:rPr>
                              <w:rPr>
                                <w:rFonts w:ascii="Cambria Math" w:eastAsia="宋体" w:hAnsi="Cambria Math" w:cs="Times New Roman"/>
                                <w:kern w:val="0"/>
                                <w:sz w:val="24"/>
                                <w:szCs w:val="24"/>
                              </w:rPr>
                              <m:t>log</m:t>
                            </w:ins>
                          </m:r>
                        </m:fName>
                        <m:e>
                          <m:d>
                            <m:dPr>
                              <m:ctrlPr>
                                <w:ins w:id="3009" w:author="Zhang Li" w:date="2022-06-12T15:09:00Z">
                                  <w:rPr>
                                    <w:rFonts w:ascii="Cambria Math" w:eastAsia="宋体" w:hAnsi="Cambria Math" w:cs="Times New Roman"/>
                                    <w:kern w:val="0"/>
                                    <w:sz w:val="24"/>
                                    <w:szCs w:val="24"/>
                                  </w:rPr>
                                </w:ins>
                              </m:ctrlPr>
                            </m:dPr>
                            <m:e>
                              <m:r>
                                <w:ins w:id="3010" w:author="Zhang Li" w:date="2022-06-12T15:09:00Z">
                                  <m:rPr>
                                    <m:sty m:val="p"/>
                                  </m:rPr>
                                  <w:rPr>
                                    <w:rFonts w:ascii="Cambria Math" w:eastAsia="宋体" w:hAnsi="Cambria Math" w:cs="Times New Roman"/>
                                    <w:kern w:val="0"/>
                                    <w:sz w:val="24"/>
                                    <w:szCs w:val="24"/>
                                  </w:rPr>
                                  <m:t>1-</m:t>
                                </w:ins>
                              </m:r>
                              <m:r>
                                <w:ins w:id="3011" w:author="Zhang Li" w:date="2022-06-12T15:09:00Z">
                                  <w:rPr>
                                    <w:rFonts w:ascii="Cambria Math" w:eastAsia="宋体" w:hAnsi="Cambria Math" w:cs="Times New Roman" w:hint="eastAsia"/>
                                    <w:kern w:val="0"/>
                                    <w:sz w:val="24"/>
                                    <w:szCs w:val="24"/>
                                  </w:rPr>
                                  <m:t>N</m:t>
                                </w:ins>
                              </m:r>
                              <m:r>
                                <w:ins w:id="3012" w:author="Zhang Li" w:date="2022-06-12T15:09:00Z">
                                  <m:rPr>
                                    <m:sty m:val="p"/>
                                  </m:rPr>
                                  <w:rPr>
                                    <w:rFonts w:ascii="Cambria Math" w:eastAsia="宋体" w:hAnsi="Cambria Math" w:cs="Times New Roman"/>
                                    <w:kern w:val="0"/>
                                    <w:sz w:val="24"/>
                                    <w:szCs w:val="24"/>
                                  </w:rPr>
                                  <m:t>⋅</m:t>
                                </w:ins>
                              </m:r>
                              <m:r>
                                <w:ins w:id="3013" w:author="Zhang Li" w:date="2022-06-12T15:09:00Z">
                                  <w:rPr>
                                    <w:rFonts w:ascii="Cambria Math" w:eastAsia="宋体" w:hAnsi="Cambria Math" w:cs="Times New Roman"/>
                                    <w:kern w:val="0"/>
                                    <w:sz w:val="24"/>
                                    <w:szCs w:val="24"/>
                                  </w:rPr>
                                  <m:t>p</m:t>
                                </w:ins>
                              </m:r>
                              <m:r>
                                <w:ins w:id="3014" w:author="Zhang Li" w:date="2022-06-12T15:09:00Z">
                                  <m:rPr>
                                    <m:sty m:val="p"/>
                                  </m:rPr>
                                  <w:rPr>
                                    <w:rFonts w:ascii="Cambria Math" w:eastAsia="宋体" w:hAnsi="Cambria Math" w:cs="Times New Roman"/>
                                    <w:kern w:val="0"/>
                                    <w:sz w:val="24"/>
                                    <w:szCs w:val="24"/>
                                  </w:rPr>
                                  <m:t>⋅</m:t>
                                </w:ins>
                              </m:r>
                              <m:sSup>
                                <m:sSupPr>
                                  <m:ctrlPr>
                                    <w:ins w:id="3015" w:author="Zhang Li" w:date="2022-06-12T15:09:00Z">
                                      <w:rPr>
                                        <w:rFonts w:ascii="Cambria Math" w:eastAsia="宋体" w:hAnsi="Cambria Math" w:cs="Times New Roman"/>
                                        <w:kern w:val="0"/>
                                        <w:sz w:val="24"/>
                                        <w:szCs w:val="24"/>
                                      </w:rPr>
                                    </w:ins>
                                  </m:ctrlPr>
                                </m:sSupPr>
                                <m:e>
                                  <m:d>
                                    <m:dPr>
                                      <m:ctrlPr>
                                        <w:ins w:id="3016" w:author="Zhang Li" w:date="2022-06-12T15:09:00Z">
                                          <w:rPr>
                                            <w:rFonts w:ascii="Cambria Math" w:eastAsia="宋体" w:hAnsi="Cambria Math" w:cs="Times New Roman"/>
                                            <w:kern w:val="0"/>
                                            <w:sz w:val="24"/>
                                            <w:szCs w:val="24"/>
                                          </w:rPr>
                                        </w:ins>
                                      </m:ctrlPr>
                                    </m:dPr>
                                    <m:e>
                                      <m:r>
                                        <w:ins w:id="3017" w:author="Zhang Li" w:date="2022-06-12T15:09:00Z">
                                          <m:rPr>
                                            <m:sty m:val="p"/>
                                          </m:rPr>
                                          <w:rPr>
                                            <w:rFonts w:ascii="Cambria Math" w:eastAsia="宋体" w:hAnsi="Cambria Math" w:cs="Times New Roman"/>
                                            <w:kern w:val="0"/>
                                            <w:sz w:val="24"/>
                                            <w:szCs w:val="24"/>
                                          </w:rPr>
                                          <m:t>1-</m:t>
                                        </w:ins>
                                      </m:r>
                                      <m:r>
                                        <w:ins w:id="3018" w:author="Zhang Li" w:date="2022-06-12T15:09:00Z">
                                          <w:rPr>
                                            <w:rFonts w:ascii="Cambria Math" w:eastAsia="宋体" w:hAnsi="Cambria Math" w:cs="Times New Roman"/>
                                            <w:kern w:val="0"/>
                                            <w:sz w:val="24"/>
                                            <w:szCs w:val="24"/>
                                          </w:rPr>
                                          <m:t>p</m:t>
                                        </w:ins>
                                      </m:r>
                                    </m:e>
                                  </m:d>
                                </m:e>
                                <m:sup>
                                  <m:r>
                                    <w:ins w:id="3019" w:author="Zhang Li" w:date="2022-06-12T15:09:00Z">
                                      <w:rPr>
                                        <w:rFonts w:ascii="Cambria Math" w:eastAsia="宋体" w:hAnsi="Cambria Math" w:cs="Times New Roman"/>
                                        <w:kern w:val="0"/>
                                        <w:sz w:val="24"/>
                                        <w:szCs w:val="24"/>
                                      </w:rPr>
                                      <m:t>N</m:t>
                                    </w:ins>
                                  </m:r>
                                  <m:r>
                                    <w:ins w:id="3020" w:author="Zhang Li" w:date="2022-06-12T15:09:00Z">
                                      <m:rPr>
                                        <m:sty m:val="p"/>
                                      </m:rPr>
                                      <w:rPr>
                                        <w:rFonts w:ascii="Cambria Math" w:eastAsia="宋体" w:hAnsi="Cambria Math" w:cs="Times New Roman"/>
                                        <w:kern w:val="0"/>
                                        <w:sz w:val="24"/>
                                        <w:szCs w:val="24"/>
                                      </w:rPr>
                                      <m:t>-1</m:t>
                                    </w:ins>
                                  </m:r>
                                </m:sup>
                              </m:sSup>
                            </m:e>
                          </m:d>
                        </m:e>
                      </m:func>
                    </m:den>
                  </m:f>
                </m:e>
              </m:d>
              <m:r>
                <w:ins w:id="3021" w:author="Zhang Li" w:date="2022-06-12T15:09:00Z">
                  <m:rPr>
                    <m:sty m:val="p"/>
                  </m:rPr>
                  <w:rPr>
                    <w:rFonts w:ascii="Cambria Math" w:eastAsia="宋体" w:hAnsi="Cambria Math" w:cs="Times New Roman"/>
                    <w:kern w:val="0"/>
                    <w:sz w:val="24"/>
                    <w:szCs w:val="24"/>
                  </w:rPr>
                  <m:t>⋅</m:t>
                </w:ins>
              </m:r>
              <m:d>
                <m:dPr>
                  <m:begChr m:val="["/>
                  <m:endChr m:val="]"/>
                  <m:ctrlPr>
                    <w:ins w:id="3022" w:author="Zhang Li" w:date="2022-06-12T15:09:00Z">
                      <w:rPr>
                        <w:rFonts w:ascii="Cambria Math" w:eastAsia="宋体" w:hAnsi="Cambria Math" w:cs="Times New Roman"/>
                        <w:kern w:val="0"/>
                        <w:sz w:val="24"/>
                        <w:szCs w:val="24"/>
                      </w:rPr>
                    </w:ins>
                  </m:ctrlPr>
                </m:dPr>
                <m:e>
                  <m:d>
                    <m:dPr>
                      <m:ctrlPr>
                        <w:ins w:id="3023" w:author="Zhang Li" w:date="2022-06-12T15:09:00Z">
                          <w:rPr>
                            <w:rFonts w:ascii="Cambria Math" w:eastAsia="宋体" w:hAnsi="Cambria Math" w:cs="Times New Roman"/>
                            <w:kern w:val="0"/>
                            <w:sz w:val="24"/>
                            <w:szCs w:val="24"/>
                          </w:rPr>
                        </w:ins>
                      </m:ctrlPr>
                    </m:dPr>
                    <m:e>
                      <m:r>
                        <w:ins w:id="3024" w:author="Zhang Li" w:date="2022-06-12T15:09:00Z">
                          <m:rPr>
                            <m:sty m:val="p"/>
                          </m:rPr>
                          <w:rPr>
                            <w:rFonts w:ascii="Cambria Math" w:eastAsia="宋体" w:hAnsi="Cambria Math" w:cs="Times New Roman"/>
                            <w:kern w:val="0"/>
                            <w:sz w:val="24"/>
                            <w:szCs w:val="24"/>
                          </w:rPr>
                          <m:t>2+</m:t>
                        </w:ins>
                      </m:r>
                      <m:sSub>
                        <m:sSubPr>
                          <m:ctrlPr>
                            <w:ins w:id="3025" w:author="Zhang Li" w:date="2022-06-12T15:09:00Z">
                              <w:rPr>
                                <w:rFonts w:ascii="Cambria Math" w:eastAsia="宋体" w:hAnsi="Cambria Math" w:cs="Times New Roman"/>
                                <w:kern w:val="0"/>
                                <w:sz w:val="24"/>
                                <w:szCs w:val="24"/>
                              </w:rPr>
                            </w:ins>
                          </m:ctrlPr>
                        </m:sSubPr>
                        <m:e>
                          <m:r>
                            <w:ins w:id="3026" w:author="Zhang Li" w:date="2022-06-12T15:09:00Z">
                              <w:rPr>
                                <w:rFonts w:ascii="Cambria Math" w:eastAsia="宋体" w:hAnsi="Cambria Math" w:cs="Times New Roman"/>
                                <w:kern w:val="0"/>
                                <w:sz w:val="24"/>
                                <w:szCs w:val="24"/>
                              </w:rPr>
                              <m:t>p</m:t>
                            </w:ins>
                          </m:r>
                        </m:e>
                        <m:sub>
                          <m:r>
                            <w:ins w:id="3027" w:author="Zhang Li" w:date="2022-06-12T15:09:00Z">
                              <w:rPr>
                                <w:rFonts w:ascii="Cambria Math" w:eastAsia="宋体" w:hAnsi="Cambria Math" w:cs="Times New Roman"/>
                                <w:kern w:val="0"/>
                                <w:sz w:val="24"/>
                                <w:szCs w:val="24"/>
                              </w:rPr>
                              <m:t>f</m:t>
                            </w:ins>
                          </m:r>
                        </m:sub>
                      </m:sSub>
                      <m:sSub>
                        <m:sSubPr>
                          <m:ctrlPr>
                            <w:ins w:id="3028" w:author="Zhang Li" w:date="2022-06-12T15:09:00Z">
                              <w:rPr>
                                <w:rFonts w:ascii="Cambria Math" w:eastAsia="宋体" w:hAnsi="Cambria Math" w:cs="Times New Roman"/>
                                <w:kern w:val="0"/>
                                <w:sz w:val="24"/>
                                <w:szCs w:val="24"/>
                              </w:rPr>
                            </w:ins>
                          </m:ctrlPr>
                        </m:sSubPr>
                        <m:e>
                          <m:r>
                            <w:ins w:id="3029" w:author="Zhang Li" w:date="2022-06-12T15:09:00Z">
                              <w:rPr>
                                <w:rFonts w:ascii="Cambria Math" w:eastAsia="宋体" w:hAnsi="Cambria Math" w:cs="Times New Roman"/>
                                <w:kern w:val="0"/>
                                <w:sz w:val="24"/>
                                <w:szCs w:val="24"/>
                              </w:rPr>
                              <m:t>p</m:t>
                            </w:ins>
                          </m:r>
                        </m:e>
                        <m:sub>
                          <m:r>
                            <w:ins w:id="3030" w:author="Zhang Li" w:date="2022-06-12T15:09:00Z">
                              <w:rPr>
                                <w:rFonts w:ascii="Cambria Math" w:eastAsia="宋体" w:hAnsi="Cambria Math" w:cs="Times New Roman"/>
                                <w:kern w:val="0"/>
                                <w:sz w:val="24"/>
                                <w:szCs w:val="24"/>
                              </w:rPr>
                              <m:t>suc</m:t>
                            </w:ins>
                          </m:r>
                        </m:sub>
                      </m:sSub>
                    </m:e>
                  </m:d>
                  <m:d>
                    <m:dPr>
                      <m:ctrlPr>
                        <w:ins w:id="3031" w:author="Zhang Li" w:date="2022-06-12T15:09:00Z">
                          <w:rPr>
                            <w:rFonts w:ascii="Cambria Math" w:eastAsia="宋体" w:hAnsi="Cambria Math" w:cs="Times New Roman"/>
                            <w:kern w:val="0"/>
                            <w:sz w:val="24"/>
                            <w:szCs w:val="24"/>
                          </w:rPr>
                        </w:ins>
                      </m:ctrlPr>
                    </m:dPr>
                    <m:e>
                      <m:r>
                        <w:ins w:id="3032" w:author="Zhang Li" w:date="2022-06-12T15:09:00Z">
                          <w:rPr>
                            <w:rFonts w:ascii="Cambria Math" w:eastAsia="宋体" w:hAnsi="Cambria Math" w:cs="Times New Roman"/>
                            <w:kern w:val="0"/>
                            <w:sz w:val="24"/>
                            <w:szCs w:val="24"/>
                          </w:rPr>
                          <m:t>N</m:t>
                        </w:ins>
                      </m:r>
                      <m:r>
                        <w:ins w:id="3033" w:author="Zhang Li" w:date="2022-06-12T15:09:00Z">
                          <m:rPr>
                            <m:sty m:val="p"/>
                          </m:rPr>
                          <w:rPr>
                            <w:rFonts w:ascii="Cambria Math" w:eastAsia="宋体" w:hAnsi="Cambria Math" w:cs="Times New Roman"/>
                            <w:kern w:val="0"/>
                            <w:sz w:val="24"/>
                            <w:szCs w:val="24"/>
                          </w:rPr>
                          <m:t>+1</m:t>
                        </w:ins>
                      </m:r>
                    </m:e>
                  </m:d>
                  <m:r>
                    <w:ins w:id="3034" w:author="Zhang Li" w:date="2022-06-12T15:09:00Z">
                      <m:rPr>
                        <m:sty m:val="p"/>
                      </m:rPr>
                      <w:rPr>
                        <w:rFonts w:ascii="Cambria Math" w:eastAsia="宋体" w:hAnsi="Cambria Math" w:cs="Times New Roman"/>
                        <w:kern w:val="0"/>
                        <w:sz w:val="24"/>
                        <w:szCs w:val="24"/>
                      </w:rPr>
                      <m:t>-</m:t>
                    </w:ins>
                  </m:r>
                  <m:sSub>
                    <m:sSubPr>
                      <m:ctrlPr>
                        <w:ins w:id="3035" w:author="Zhang Li" w:date="2022-06-12T15:09:00Z">
                          <w:rPr>
                            <w:rFonts w:ascii="Cambria Math" w:eastAsia="宋体" w:hAnsi="Cambria Math" w:cs="Times New Roman"/>
                            <w:kern w:val="0"/>
                            <w:sz w:val="24"/>
                            <w:szCs w:val="24"/>
                          </w:rPr>
                        </w:ins>
                      </m:ctrlPr>
                    </m:sSubPr>
                    <m:e>
                      <m:r>
                        <w:ins w:id="3036" w:author="Zhang Li" w:date="2022-06-12T15:09:00Z">
                          <w:rPr>
                            <w:rFonts w:ascii="Cambria Math" w:eastAsia="宋体" w:hAnsi="Cambria Math" w:cs="Times New Roman"/>
                            <w:kern w:val="0"/>
                            <w:sz w:val="24"/>
                            <w:szCs w:val="24"/>
                          </w:rPr>
                          <m:t>p</m:t>
                        </w:ins>
                      </m:r>
                    </m:e>
                    <m:sub>
                      <m:r>
                        <w:ins w:id="3037" w:author="Zhang Li" w:date="2022-06-12T15:09:00Z">
                          <w:rPr>
                            <w:rFonts w:ascii="Cambria Math" w:eastAsia="宋体" w:hAnsi="Cambria Math" w:cs="Times New Roman"/>
                            <w:kern w:val="0"/>
                            <w:sz w:val="24"/>
                            <w:szCs w:val="24"/>
                          </w:rPr>
                          <m:t>suc</m:t>
                        </w:ins>
                      </m:r>
                    </m:sub>
                  </m:sSub>
                  <m:d>
                    <m:dPr>
                      <m:ctrlPr>
                        <w:ins w:id="3038" w:author="Zhang Li" w:date="2022-06-12T15:09:00Z">
                          <w:rPr>
                            <w:rFonts w:ascii="Cambria Math" w:eastAsia="宋体" w:hAnsi="Cambria Math" w:cs="Times New Roman"/>
                            <w:kern w:val="0"/>
                            <w:sz w:val="24"/>
                            <w:szCs w:val="24"/>
                          </w:rPr>
                        </w:ins>
                      </m:ctrlPr>
                    </m:dPr>
                    <m:e>
                      <m:r>
                        <w:ins w:id="3039" w:author="Zhang Li" w:date="2022-06-12T15:09:00Z">
                          <m:rPr>
                            <m:sty m:val="p"/>
                          </m:rPr>
                          <w:rPr>
                            <w:rFonts w:ascii="Cambria Math" w:eastAsia="宋体" w:hAnsi="Cambria Math" w:cs="Times New Roman"/>
                            <w:kern w:val="0"/>
                            <w:sz w:val="24"/>
                            <w:szCs w:val="24"/>
                          </w:rPr>
                          <m:t>2</m:t>
                        </w:ins>
                      </m:r>
                      <m:r>
                        <w:ins w:id="3040" w:author="Zhang Li" w:date="2022-06-12T15:09:00Z">
                          <w:rPr>
                            <w:rFonts w:ascii="Cambria Math" w:eastAsia="宋体" w:hAnsi="Cambria Math" w:cs="Times New Roman"/>
                            <w:kern w:val="0"/>
                            <w:sz w:val="24"/>
                            <w:szCs w:val="24"/>
                          </w:rPr>
                          <m:t>N</m:t>
                        </w:ins>
                      </m:r>
                      <m:r>
                        <w:ins w:id="3041" w:author="Zhang Li" w:date="2022-06-12T15:09:00Z">
                          <m:rPr>
                            <m:sty m:val="p"/>
                          </m:rPr>
                          <w:rPr>
                            <w:rFonts w:ascii="Cambria Math" w:eastAsia="宋体" w:hAnsi="Cambria Math" w:cs="Times New Roman"/>
                            <w:kern w:val="0"/>
                            <w:sz w:val="24"/>
                            <w:szCs w:val="24"/>
                          </w:rPr>
                          <m:t>-</m:t>
                        </w:ins>
                      </m:r>
                      <m:r>
                        <w:ins w:id="3042" w:author="Zhang Li" w:date="2022-06-12T15:09:00Z">
                          <w:rPr>
                            <w:rFonts w:ascii="Cambria Math" w:eastAsia="宋体" w:hAnsi="Cambria Math" w:cs="Times New Roman"/>
                            <w:kern w:val="0"/>
                            <w:sz w:val="24"/>
                            <w:szCs w:val="24"/>
                          </w:rPr>
                          <m:t>t</m:t>
                        </w:ins>
                      </m:r>
                    </m:e>
                  </m:d>
                  <m:sSub>
                    <m:sSubPr>
                      <m:ctrlPr>
                        <w:ins w:id="3043" w:author="Zhang Li" w:date="2022-06-12T15:09:00Z">
                          <w:rPr>
                            <w:rFonts w:ascii="Cambria Math" w:eastAsia="宋体" w:hAnsi="Cambria Math" w:cs="Times New Roman"/>
                            <w:kern w:val="0"/>
                            <w:sz w:val="24"/>
                            <w:szCs w:val="24"/>
                          </w:rPr>
                        </w:ins>
                      </m:ctrlPr>
                    </m:sSubPr>
                    <m:e>
                      <m:r>
                        <w:ins w:id="3044" w:author="Zhang Li" w:date="2022-06-12T15:09:00Z">
                          <w:rPr>
                            <w:rFonts w:ascii="Cambria Math" w:eastAsia="宋体" w:hAnsi="Cambria Math" w:cs="Times New Roman"/>
                            <w:kern w:val="0"/>
                            <w:sz w:val="24"/>
                            <w:szCs w:val="24"/>
                          </w:rPr>
                          <m:t>T</m:t>
                        </w:ins>
                      </m:r>
                    </m:e>
                    <m:sub>
                      <m:r>
                        <w:ins w:id="3045" w:author="Zhang Li" w:date="2022-06-12T15:09:00Z">
                          <w:rPr>
                            <w:rFonts w:ascii="Cambria Math" w:eastAsia="宋体" w:hAnsi="Cambria Math" w:cs="Times New Roman"/>
                            <w:kern w:val="0"/>
                            <w:sz w:val="24"/>
                            <w:szCs w:val="24"/>
                          </w:rPr>
                          <m:t>c</m:t>
                        </w:ins>
                      </m:r>
                      <m:r>
                        <w:ins w:id="3046" w:author="Zhang Li" w:date="2022-06-12T15:09:00Z">
                          <m:rPr>
                            <m:sty m:val="p"/>
                          </m:rPr>
                          <w:rPr>
                            <w:rFonts w:ascii="Cambria Math" w:eastAsia="宋体" w:hAnsi="Cambria Math" w:cs="Times New Roman"/>
                            <w:kern w:val="0"/>
                            <w:sz w:val="24"/>
                            <w:szCs w:val="24"/>
                          </w:rPr>
                          <m:t>,</m:t>
                        </w:ins>
                      </m:r>
                      <m:r>
                        <w:ins w:id="3047" w:author="Zhang Li" w:date="2022-06-12T15:09:00Z">
                          <w:rPr>
                            <w:rFonts w:ascii="Cambria Math" w:eastAsia="宋体" w:hAnsi="Cambria Math" w:cs="Times New Roman"/>
                            <w:kern w:val="0"/>
                            <w:sz w:val="24"/>
                            <w:szCs w:val="24"/>
                          </w:rPr>
                          <m:t>sig</m:t>
                        </w:ins>
                      </m:r>
                      <m:r>
                        <w:ins w:id="3048" w:author="Zhang Li" w:date="2022-06-12T15:09:00Z">
                          <m:rPr>
                            <m:sty m:val="p"/>
                          </m:rPr>
                          <w:rPr>
                            <w:rFonts w:ascii="Cambria Math" w:eastAsia="宋体" w:hAnsi="Cambria Math" w:cs="Times New Roman"/>
                            <w:kern w:val="0"/>
                            <w:sz w:val="24"/>
                            <w:szCs w:val="24"/>
                          </w:rPr>
                          <m:t xml:space="preserve"> </m:t>
                        </w:ins>
                      </m:r>
                    </m:sub>
                  </m:sSub>
                  <m:r>
                    <w:ins w:id="3049" w:author="Zhang Li" w:date="2022-06-12T15:09:00Z">
                      <m:rPr>
                        <m:sty m:val="p"/>
                      </m:rPr>
                      <w:rPr>
                        <w:rFonts w:ascii="Cambria Math" w:eastAsia="宋体" w:hAnsi="Cambria Math" w:cs="Times New Roman"/>
                        <w:kern w:val="0"/>
                        <w:sz w:val="24"/>
                        <w:szCs w:val="24"/>
                      </w:rPr>
                      <m:t>+</m:t>
                    </w:ins>
                  </m:r>
                  <m:d>
                    <m:dPr>
                      <m:ctrlPr>
                        <w:ins w:id="3050" w:author="Zhang Li" w:date="2022-06-12T15:09:00Z">
                          <w:rPr>
                            <w:rFonts w:ascii="Cambria Math" w:eastAsia="宋体" w:hAnsi="Cambria Math" w:cs="Times New Roman"/>
                            <w:kern w:val="0"/>
                            <w:sz w:val="24"/>
                            <w:szCs w:val="24"/>
                          </w:rPr>
                        </w:ins>
                      </m:ctrlPr>
                    </m:dPr>
                    <m:e>
                      <m:r>
                        <w:ins w:id="3051" w:author="Zhang Li" w:date="2022-06-12T15:09:00Z">
                          <m:rPr>
                            <m:sty m:val="p"/>
                          </m:rPr>
                          <w:rPr>
                            <w:rFonts w:ascii="Cambria Math" w:eastAsia="宋体" w:hAnsi="Cambria Math" w:cs="Times New Roman"/>
                            <w:kern w:val="0"/>
                            <w:sz w:val="24"/>
                            <w:szCs w:val="24"/>
                          </w:rPr>
                          <m:t>1+</m:t>
                        </w:ins>
                      </m:r>
                      <m:sSub>
                        <m:sSubPr>
                          <m:ctrlPr>
                            <w:ins w:id="3052" w:author="Zhang Li" w:date="2022-06-12T15:09:00Z">
                              <w:rPr>
                                <w:rFonts w:ascii="Cambria Math" w:eastAsia="宋体" w:hAnsi="Cambria Math" w:cs="Times New Roman"/>
                                <w:kern w:val="0"/>
                                <w:sz w:val="24"/>
                                <w:szCs w:val="24"/>
                              </w:rPr>
                            </w:ins>
                          </m:ctrlPr>
                        </m:sSubPr>
                        <m:e>
                          <m:r>
                            <w:ins w:id="3053" w:author="Zhang Li" w:date="2022-06-12T15:09:00Z">
                              <w:rPr>
                                <w:rFonts w:ascii="Cambria Math" w:eastAsia="宋体" w:hAnsi="Cambria Math" w:cs="Times New Roman"/>
                                <w:kern w:val="0"/>
                                <w:sz w:val="24"/>
                                <w:szCs w:val="24"/>
                              </w:rPr>
                              <m:t>p</m:t>
                            </w:ins>
                          </m:r>
                        </m:e>
                        <m:sub>
                          <m:r>
                            <w:ins w:id="3054" w:author="Zhang Li" w:date="2022-06-12T15:09:00Z">
                              <w:rPr>
                                <w:rFonts w:ascii="Cambria Math" w:eastAsia="宋体" w:hAnsi="Cambria Math" w:cs="Times New Roman"/>
                                <w:kern w:val="0"/>
                                <w:sz w:val="24"/>
                                <w:szCs w:val="24"/>
                              </w:rPr>
                              <m:t>suc</m:t>
                            </w:ins>
                          </m:r>
                        </m:sub>
                      </m:sSub>
                      <m:r>
                        <w:ins w:id="3055" w:author="Zhang Li" w:date="2022-06-12T15:09:00Z">
                          <m:rPr>
                            <m:sty m:val="p"/>
                          </m:rPr>
                          <w:rPr>
                            <w:rFonts w:ascii="Cambria Math" w:eastAsia="宋体" w:hAnsi="Cambria Math" w:cs="Times New Roman"/>
                            <w:kern w:val="0"/>
                            <w:sz w:val="24"/>
                            <w:szCs w:val="24"/>
                          </w:rPr>
                          <m:t>-</m:t>
                        </w:ins>
                      </m:r>
                      <m:sSub>
                        <m:sSubPr>
                          <m:ctrlPr>
                            <w:ins w:id="3056" w:author="Zhang Li" w:date="2022-06-12T15:09:00Z">
                              <w:rPr>
                                <w:rFonts w:ascii="Cambria Math" w:eastAsia="宋体" w:hAnsi="Cambria Math" w:cs="Times New Roman"/>
                                <w:kern w:val="0"/>
                                <w:sz w:val="24"/>
                                <w:szCs w:val="24"/>
                              </w:rPr>
                            </w:ins>
                          </m:ctrlPr>
                        </m:sSubPr>
                        <m:e>
                          <m:r>
                            <w:ins w:id="3057" w:author="Zhang Li" w:date="2022-06-12T15:09:00Z">
                              <w:rPr>
                                <w:rFonts w:ascii="Cambria Math" w:eastAsia="宋体" w:hAnsi="Cambria Math" w:cs="Times New Roman"/>
                                <w:kern w:val="0"/>
                                <w:sz w:val="24"/>
                                <w:szCs w:val="24"/>
                              </w:rPr>
                              <m:t>p</m:t>
                            </w:ins>
                          </m:r>
                        </m:e>
                        <m:sub>
                          <m:r>
                            <w:ins w:id="3058" w:author="Zhang Li" w:date="2022-06-12T15:09:00Z">
                              <w:rPr>
                                <w:rFonts w:ascii="Cambria Math" w:eastAsia="宋体" w:hAnsi="Cambria Math" w:cs="Times New Roman"/>
                                <w:kern w:val="0"/>
                                <w:sz w:val="24"/>
                                <w:szCs w:val="24"/>
                              </w:rPr>
                              <m:t>f</m:t>
                            </w:ins>
                          </m:r>
                        </m:sub>
                      </m:sSub>
                      <m:sSub>
                        <m:sSubPr>
                          <m:ctrlPr>
                            <w:ins w:id="3059" w:author="Zhang Li" w:date="2022-06-12T15:09:00Z">
                              <w:rPr>
                                <w:rFonts w:ascii="Cambria Math" w:eastAsia="宋体" w:hAnsi="Cambria Math" w:cs="Times New Roman"/>
                                <w:kern w:val="0"/>
                                <w:sz w:val="24"/>
                                <w:szCs w:val="24"/>
                              </w:rPr>
                            </w:ins>
                          </m:ctrlPr>
                        </m:sSubPr>
                        <m:e>
                          <m:r>
                            <w:ins w:id="3060" w:author="Zhang Li" w:date="2022-06-12T15:09:00Z">
                              <w:rPr>
                                <w:rFonts w:ascii="Cambria Math" w:eastAsia="宋体" w:hAnsi="Cambria Math" w:cs="Times New Roman"/>
                                <w:kern w:val="0"/>
                                <w:sz w:val="24"/>
                                <w:szCs w:val="24"/>
                              </w:rPr>
                              <m:t>p</m:t>
                            </w:ins>
                          </m:r>
                        </m:e>
                        <m:sub>
                          <m:r>
                            <w:ins w:id="3061" w:author="Zhang Li" w:date="2022-06-12T15:09:00Z">
                              <w:rPr>
                                <w:rFonts w:ascii="Cambria Math" w:eastAsia="宋体" w:hAnsi="Cambria Math" w:cs="Times New Roman"/>
                                <w:kern w:val="0"/>
                                <w:sz w:val="24"/>
                                <w:szCs w:val="24"/>
                              </w:rPr>
                              <m:t>suc</m:t>
                            </w:ins>
                          </m:r>
                        </m:sub>
                      </m:sSub>
                    </m:e>
                  </m:d>
                  <m:d>
                    <m:dPr>
                      <m:ctrlPr>
                        <w:ins w:id="3062" w:author="Zhang Li" w:date="2022-06-12T15:09:00Z">
                          <w:rPr>
                            <w:rFonts w:ascii="Cambria Math" w:eastAsia="宋体" w:hAnsi="Cambria Math" w:cs="Times New Roman"/>
                            <w:kern w:val="0"/>
                            <w:sz w:val="24"/>
                            <w:szCs w:val="24"/>
                          </w:rPr>
                        </w:ins>
                      </m:ctrlPr>
                    </m:dPr>
                    <m:e>
                      <m:sSubSup>
                        <m:sSubSupPr>
                          <m:ctrlPr>
                            <w:ins w:id="3063" w:author="Zhang Li" w:date="2022-06-12T15:09:00Z">
                              <w:rPr>
                                <w:rFonts w:ascii="Cambria Math" w:eastAsia="宋体" w:hAnsi="Cambria Math" w:cs="Times New Roman"/>
                                <w:kern w:val="0"/>
                                <w:sz w:val="24"/>
                                <w:szCs w:val="24"/>
                              </w:rPr>
                            </w:ins>
                          </m:ctrlPr>
                        </m:sSubSupPr>
                        <m:e>
                          <m:sSubSup>
                            <m:sSubSupPr>
                              <m:ctrlPr>
                                <w:ins w:id="3064" w:author="Zhang Li" w:date="2022-06-12T15:09:00Z">
                                  <w:rPr>
                                    <w:rFonts w:ascii="Cambria Math" w:eastAsia="宋体" w:hAnsi="Cambria Math" w:cs="Times New Roman"/>
                                    <w:kern w:val="0"/>
                                    <w:sz w:val="24"/>
                                    <w:szCs w:val="24"/>
                                  </w:rPr>
                                </w:ins>
                              </m:ctrlPr>
                            </m:sSubSupPr>
                            <m:e>
                              <m:r>
                                <w:ins w:id="3065" w:author="Zhang Li" w:date="2022-06-12T15:09:00Z">
                                  <w:rPr>
                                    <w:rFonts w:ascii="Cambria Math" w:eastAsia="宋体" w:hAnsi="Cambria Math" w:cs="Times New Roman"/>
                                    <w:kern w:val="0"/>
                                    <w:sz w:val="24"/>
                                    <w:szCs w:val="24"/>
                                  </w:rPr>
                                  <m:t>T</m:t>
                                </w:ins>
                              </m:r>
                            </m:e>
                            <m:sub>
                              <m:r>
                                <w:ins w:id="3066" w:author="Zhang Li" w:date="2022-06-12T15:09:00Z">
                                  <w:rPr>
                                    <w:rFonts w:ascii="Cambria Math" w:eastAsia="宋体" w:hAnsi="Cambria Math" w:cs="Times New Roman"/>
                                    <w:kern w:val="0"/>
                                    <w:sz w:val="24"/>
                                    <w:szCs w:val="24"/>
                                  </w:rPr>
                                  <m:t>c</m:t>
                                </w:ins>
                              </m:r>
                              <m:r>
                                <w:ins w:id="3067" w:author="Zhang Li" w:date="2022-06-12T15:09:00Z">
                                  <m:rPr>
                                    <m:sty m:val="p"/>
                                  </m:rPr>
                                  <w:rPr>
                                    <w:rFonts w:ascii="Cambria Math" w:eastAsia="宋体" w:hAnsi="Cambria Math" w:cs="Times New Roman"/>
                                    <w:kern w:val="0"/>
                                    <w:sz w:val="24"/>
                                    <w:szCs w:val="24"/>
                                  </w:rPr>
                                  <m:t>,</m:t>
                                </w:ins>
                              </m:r>
                              <m:r>
                                <w:ins w:id="3068" w:author="Zhang Li" w:date="2022-06-12T15:09:00Z">
                                  <w:rPr>
                                    <w:rFonts w:ascii="Cambria Math" w:eastAsia="宋体" w:hAnsi="Cambria Math" w:cs="Times New Roman"/>
                                    <w:kern w:val="0"/>
                                    <w:sz w:val="24"/>
                                    <w:szCs w:val="24"/>
                                  </w:rPr>
                                  <m:t>B</m:t>
                                </w:ins>
                              </m:r>
                            </m:sub>
                            <m:sup>
                              <m:r>
                                <w:ins w:id="3069" w:author="Zhang Li" w:date="2022-06-12T15:09:00Z">
                                  <w:rPr>
                                    <w:rFonts w:ascii="Cambria Math" w:eastAsia="宋体" w:hAnsi="Cambria Math" w:cs="Times New Roman"/>
                                    <w:kern w:val="0"/>
                                    <w:sz w:val="24"/>
                                    <w:szCs w:val="24"/>
                                  </w:rPr>
                                  <m:t>max</m:t>
                                </w:ins>
                              </m:r>
                            </m:sup>
                          </m:sSubSup>
                          <m:r>
                            <w:ins w:id="3070" w:author="Zhang Li" w:date="2022-06-12T15:09:00Z">
                              <m:rPr>
                                <m:sty m:val="p"/>
                              </m:rPr>
                              <w:rPr>
                                <w:rFonts w:ascii="Cambria Math" w:eastAsia="宋体" w:hAnsi="Cambria Math" w:cs="Times New Roman"/>
                                <w:kern w:val="0"/>
                                <w:sz w:val="24"/>
                                <w:szCs w:val="24"/>
                              </w:rPr>
                              <m:t>+</m:t>
                            </w:ins>
                          </m:r>
                          <m:r>
                            <w:ins w:id="3071" w:author="Zhang Li" w:date="2022-06-12T15:09:00Z">
                              <w:rPr>
                                <w:rFonts w:ascii="Cambria Math" w:eastAsia="宋体" w:hAnsi="Cambria Math" w:cs="Times New Roman"/>
                                <w:kern w:val="0"/>
                                <w:sz w:val="24"/>
                                <w:szCs w:val="24"/>
                              </w:rPr>
                              <m:t>T</m:t>
                            </w:ins>
                          </m:r>
                        </m:e>
                        <m:sub>
                          <m:r>
                            <w:ins w:id="3072" w:author="Zhang Li" w:date="2022-06-12T15:09:00Z">
                              <w:rPr>
                                <w:rFonts w:ascii="Cambria Math" w:eastAsia="宋体" w:hAnsi="Cambria Math" w:cs="Times New Roman"/>
                                <w:kern w:val="0"/>
                                <w:sz w:val="24"/>
                                <w:szCs w:val="24"/>
                              </w:rPr>
                              <m:t>c</m:t>
                            </w:ins>
                          </m:r>
                          <m:r>
                            <w:ins w:id="3073" w:author="Zhang Li" w:date="2022-06-12T15:09:00Z">
                              <m:rPr>
                                <m:sty m:val="p"/>
                              </m:rPr>
                              <w:rPr>
                                <w:rFonts w:ascii="Cambria Math" w:eastAsia="宋体" w:hAnsi="Cambria Math" w:cs="Times New Roman"/>
                                <w:kern w:val="0"/>
                                <w:sz w:val="24"/>
                                <w:szCs w:val="24"/>
                              </w:rPr>
                              <m:t xml:space="preserve">, </m:t>
                            </w:ins>
                          </m:r>
                          <m:r>
                            <w:ins w:id="3074" w:author="Zhang Li" w:date="2022-06-12T15:09:00Z">
                              <w:rPr>
                                <w:rFonts w:ascii="Cambria Math" w:eastAsia="宋体" w:hAnsi="Cambria Math" w:cs="Times New Roman"/>
                                <w:kern w:val="0"/>
                                <w:sz w:val="24"/>
                                <w:szCs w:val="24"/>
                              </w:rPr>
                              <m:t>B</m:t>
                            </w:ins>
                          </m:r>
                        </m:sub>
                        <m:sup>
                          <m:r>
                            <w:ins w:id="3075" w:author="Zhang Li" w:date="2022-06-12T15:09:00Z">
                              <w:rPr>
                                <w:rFonts w:ascii="Cambria Math" w:eastAsia="宋体" w:hAnsi="Cambria Math" w:cs="Times New Roman"/>
                                <w:kern w:val="0"/>
                                <w:sz w:val="24"/>
                                <w:szCs w:val="24"/>
                              </w:rPr>
                              <m:t>empty</m:t>
                            </w:ins>
                          </m:r>
                        </m:sup>
                      </m:sSubSup>
                    </m:e>
                  </m:d>
                  <m:r>
                    <w:ins w:id="3076" w:author="Zhang Li" w:date="2022-06-12T15:09:00Z">
                      <m:rPr>
                        <m:sty m:val="p"/>
                      </m:rPr>
                      <w:rPr>
                        <w:rFonts w:ascii="Cambria Math" w:eastAsia="宋体" w:hAnsi="Cambria Math" w:cs="Times New Roman"/>
                        <w:kern w:val="0"/>
                        <w:sz w:val="24"/>
                        <w:szCs w:val="24"/>
                      </w:rPr>
                      <m:t>-</m:t>
                    </w:ins>
                  </m:r>
                  <m:sSub>
                    <m:sSubPr>
                      <m:ctrlPr>
                        <w:ins w:id="3077" w:author="Zhang Li" w:date="2022-06-12T15:09:00Z">
                          <w:rPr>
                            <w:rFonts w:ascii="Cambria Math" w:eastAsia="宋体" w:hAnsi="Cambria Math" w:cs="Times New Roman"/>
                            <w:kern w:val="0"/>
                            <w:sz w:val="24"/>
                            <w:szCs w:val="24"/>
                          </w:rPr>
                        </w:ins>
                      </m:ctrlPr>
                    </m:sSubPr>
                    <m:e>
                      <m:r>
                        <w:ins w:id="3078" w:author="Zhang Li" w:date="2022-06-12T15:09:00Z">
                          <w:rPr>
                            <w:rFonts w:ascii="Cambria Math" w:eastAsia="宋体" w:hAnsi="Cambria Math" w:cs="Times New Roman"/>
                            <w:kern w:val="0"/>
                            <w:sz w:val="24"/>
                            <w:szCs w:val="24"/>
                          </w:rPr>
                          <m:t>p</m:t>
                        </w:ins>
                      </m:r>
                    </m:e>
                    <m:sub>
                      <m:r>
                        <w:ins w:id="3079" w:author="Zhang Li" w:date="2022-06-12T15:09:00Z">
                          <w:rPr>
                            <w:rFonts w:ascii="Cambria Math" w:eastAsia="宋体" w:hAnsi="Cambria Math" w:cs="Times New Roman"/>
                            <w:kern w:val="0"/>
                            <w:sz w:val="24"/>
                            <w:szCs w:val="24"/>
                          </w:rPr>
                          <m:t>suc</m:t>
                        </w:ins>
                      </m:r>
                    </m:sub>
                  </m:sSub>
                  <m:d>
                    <m:dPr>
                      <m:ctrlPr>
                        <w:ins w:id="3080" w:author="Zhang Li" w:date="2022-06-12T15:09:00Z">
                          <w:rPr>
                            <w:rFonts w:ascii="Cambria Math" w:eastAsia="宋体" w:hAnsi="Cambria Math" w:cs="Times New Roman"/>
                            <w:kern w:val="0"/>
                            <w:sz w:val="24"/>
                            <w:szCs w:val="24"/>
                          </w:rPr>
                        </w:ins>
                      </m:ctrlPr>
                    </m:dPr>
                    <m:e>
                      <m:r>
                        <w:ins w:id="3081" w:author="Zhang Li" w:date="2022-06-12T15:09:00Z">
                          <m:rPr>
                            <m:sty m:val="p"/>
                          </m:rPr>
                          <w:rPr>
                            <w:rFonts w:ascii="Cambria Math" w:eastAsia="宋体" w:hAnsi="Cambria Math" w:cs="Times New Roman"/>
                            <w:kern w:val="0"/>
                            <w:sz w:val="24"/>
                            <w:szCs w:val="24"/>
                          </w:rPr>
                          <m:t>1-</m:t>
                        </w:ins>
                      </m:r>
                      <m:sSub>
                        <m:sSubPr>
                          <m:ctrlPr>
                            <w:ins w:id="3082" w:author="Zhang Li" w:date="2022-06-12T15:09:00Z">
                              <w:rPr>
                                <w:rFonts w:ascii="Cambria Math" w:eastAsia="宋体" w:hAnsi="Cambria Math" w:cs="Times New Roman"/>
                                <w:kern w:val="0"/>
                                <w:sz w:val="24"/>
                                <w:szCs w:val="24"/>
                              </w:rPr>
                            </w:ins>
                          </m:ctrlPr>
                        </m:sSubPr>
                        <m:e>
                          <m:r>
                            <w:ins w:id="3083" w:author="Zhang Li" w:date="2022-06-12T15:09:00Z">
                              <w:rPr>
                                <w:rFonts w:ascii="Cambria Math" w:eastAsia="宋体" w:hAnsi="Cambria Math" w:cs="Times New Roman"/>
                                <w:kern w:val="0"/>
                                <w:sz w:val="24"/>
                                <w:szCs w:val="24"/>
                              </w:rPr>
                              <m:t>p</m:t>
                            </w:ins>
                          </m:r>
                        </m:e>
                        <m:sub>
                          <m:r>
                            <w:ins w:id="3084" w:author="Zhang Li" w:date="2022-06-12T15:09:00Z">
                              <w:rPr>
                                <w:rFonts w:ascii="Cambria Math" w:eastAsia="宋体" w:hAnsi="Cambria Math" w:cs="Times New Roman"/>
                                <w:kern w:val="0"/>
                                <w:sz w:val="24"/>
                                <w:szCs w:val="24"/>
                              </w:rPr>
                              <m:t>f</m:t>
                            </w:ins>
                          </m:r>
                        </m:sub>
                      </m:sSub>
                    </m:e>
                  </m:d>
                  <m:sSubSup>
                    <m:sSubSupPr>
                      <m:ctrlPr>
                        <w:ins w:id="3085" w:author="Zhang Li" w:date="2022-06-12T15:09:00Z">
                          <w:rPr>
                            <w:rFonts w:ascii="Cambria Math" w:eastAsia="宋体" w:hAnsi="Cambria Math" w:cs="Times New Roman"/>
                            <w:kern w:val="0"/>
                            <w:sz w:val="24"/>
                            <w:szCs w:val="24"/>
                          </w:rPr>
                        </w:ins>
                      </m:ctrlPr>
                    </m:sSubSupPr>
                    <m:e>
                      <m:r>
                        <w:ins w:id="3086" w:author="Zhang Li" w:date="2022-06-12T15:09:00Z">
                          <w:rPr>
                            <w:rFonts w:ascii="Cambria Math" w:eastAsia="宋体" w:hAnsi="Cambria Math" w:cs="Times New Roman"/>
                            <w:kern w:val="0"/>
                            <w:sz w:val="24"/>
                            <w:szCs w:val="24"/>
                          </w:rPr>
                          <m:t>T</m:t>
                        </w:ins>
                      </m:r>
                    </m:e>
                    <m:sub>
                      <m:r>
                        <w:ins w:id="3087" w:author="Zhang Li" w:date="2022-06-12T15:09:00Z">
                          <w:rPr>
                            <w:rFonts w:ascii="Cambria Math" w:eastAsia="宋体" w:hAnsi="Cambria Math" w:cs="Times New Roman"/>
                            <w:kern w:val="0"/>
                            <w:sz w:val="24"/>
                            <w:szCs w:val="24"/>
                          </w:rPr>
                          <m:t>c</m:t>
                        </w:ins>
                      </m:r>
                      <m:r>
                        <w:ins w:id="3088" w:author="Zhang Li" w:date="2022-06-12T15:09:00Z">
                          <m:rPr>
                            <m:sty m:val="p"/>
                          </m:rPr>
                          <w:rPr>
                            <w:rFonts w:ascii="Cambria Math" w:eastAsia="宋体" w:hAnsi="Cambria Math" w:cs="Times New Roman"/>
                            <w:kern w:val="0"/>
                            <w:sz w:val="24"/>
                            <w:szCs w:val="24"/>
                          </w:rPr>
                          <m:t>,</m:t>
                        </w:ins>
                      </m:r>
                      <m:r>
                        <w:ins w:id="3089" w:author="Zhang Li" w:date="2022-06-12T15:09:00Z">
                          <w:rPr>
                            <w:rFonts w:ascii="Cambria Math" w:eastAsia="宋体" w:hAnsi="Cambria Math" w:cs="Times New Roman"/>
                            <w:kern w:val="0"/>
                            <w:sz w:val="24"/>
                            <w:szCs w:val="24"/>
                          </w:rPr>
                          <m:t>B</m:t>
                        </w:ins>
                      </m:r>
                    </m:sub>
                    <m:sup>
                      <m:r>
                        <w:ins w:id="3090"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3091" w:author="Zhang Li" w:date="2022-06-12T15:09:00Z"/>
          <w:rFonts w:ascii="Times New Roman" w:eastAsia="宋体" w:hAnsi="Times New Roman" w:cs="Times New Roman"/>
          <w:kern w:val="0"/>
          <w:sz w:val="24"/>
          <w:szCs w:val="24"/>
        </w:rPr>
      </w:pPr>
      <w:ins w:id="3092" w:author="Zhang Li" w:date="2022-06-12T15:09:00Z">
        <w:r>
          <w:rPr>
            <w:rFonts w:ascii="Times New Roman" w:eastAsia="宋体" w:hAnsi="Times New Roman" w:cs="Times New Roman"/>
            <w:kern w:val="0"/>
            <w:sz w:val="24"/>
            <w:szCs w:val="24"/>
          </w:rPr>
          <w:t xml:space="preserve">where </w:t>
        </w:r>
      </w:ins>
      <m:oMath>
        <m:r>
          <w:ins w:id="3093" w:author="Zhang Li" w:date="2022-06-12T15:09:00Z">
            <w:rPr>
              <w:rFonts w:ascii="Cambria Math" w:eastAsia="宋体" w:hAnsi="Cambria Math" w:cs="Times New Roman"/>
              <w:kern w:val="0"/>
              <w:sz w:val="24"/>
              <w:szCs w:val="24"/>
            </w:rPr>
            <m:t>0≤ ς&lt;1</m:t>
          </w:ins>
        </m:r>
      </m:oMath>
      <w:ins w:id="309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3095" w:author="Zhang Li" w:date="2022-06-12T15:09:00Z">
            <w:rPr>
              <w:rFonts w:ascii="Cambria Math" w:eastAsia="宋体" w:hAnsi="Cambria Math" w:cs="Times New Roman"/>
              <w:kern w:val="0"/>
              <w:sz w:val="24"/>
              <w:szCs w:val="24"/>
            </w:rPr>
            <m:t>p</m:t>
          </w:ins>
        </m:r>
      </m:oMath>
      <w:ins w:id="309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3097" w:author="Zhang Li" w:date="2022-06-12T15:09:00Z">
                <w:rPr>
                  <w:rFonts w:ascii="Cambria Math" w:eastAsia="宋体" w:hAnsi="Cambria Math" w:cs="Times New Roman"/>
                  <w:i/>
                  <w:kern w:val="0"/>
                  <w:sz w:val="24"/>
                  <w:szCs w:val="24"/>
                </w:rPr>
              </w:ins>
            </m:ctrlPr>
          </m:sSubPr>
          <m:e>
            <m:r>
              <w:ins w:id="3098" w:author="Zhang Li" w:date="2022-06-12T15:09:00Z">
                <w:rPr>
                  <w:rFonts w:ascii="Cambria Math" w:eastAsia="宋体" w:hAnsi="Cambria Math" w:cs="Times New Roman"/>
                  <w:kern w:val="0"/>
                  <w:sz w:val="24"/>
                  <w:szCs w:val="24"/>
                </w:rPr>
                <m:t>p</m:t>
              </w:ins>
            </m:r>
          </m:e>
          <m:sub>
            <m:r>
              <w:ins w:id="3099" w:author="Zhang Li" w:date="2022-06-12T15:09:00Z">
                <w:rPr>
                  <w:rFonts w:ascii="Cambria Math" w:eastAsia="宋体" w:hAnsi="Cambria Math" w:cs="Times New Roman"/>
                  <w:kern w:val="0"/>
                  <w:sz w:val="24"/>
                  <w:szCs w:val="24"/>
                </w:rPr>
                <m:t>f</m:t>
              </w:ins>
            </m:r>
          </m:sub>
        </m:sSub>
      </m:oMath>
      <w:ins w:id="310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3101" w:author="Zhang Li" w:date="2022-06-12T15:09:00Z">
                <w:rPr>
                  <w:rFonts w:ascii="Cambria Math" w:eastAsia="宋体" w:hAnsi="Cambria Math" w:cs="Times New Roman"/>
                  <w:i/>
                  <w:kern w:val="0"/>
                  <w:sz w:val="24"/>
                  <w:szCs w:val="24"/>
                </w:rPr>
              </w:ins>
            </m:ctrlPr>
          </m:sSubPr>
          <m:e>
            <m:r>
              <w:ins w:id="3102" w:author="Zhang Li" w:date="2022-06-12T15:09:00Z">
                <w:rPr>
                  <w:rFonts w:ascii="Cambria Math" w:eastAsia="宋体" w:hAnsi="Cambria Math" w:cs="Times New Roman"/>
                  <w:kern w:val="0"/>
                  <w:sz w:val="24"/>
                  <w:szCs w:val="24"/>
                </w:rPr>
                <m:t>p</m:t>
              </w:ins>
            </m:r>
          </m:e>
          <m:sub>
            <m:r>
              <w:ins w:id="3103" w:author="Zhang Li" w:date="2022-06-12T15:09:00Z">
                <w:rPr>
                  <w:rFonts w:ascii="Cambria Math" w:eastAsia="宋体" w:hAnsi="Cambria Math" w:cs="Times New Roman"/>
                  <w:kern w:val="0"/>
                  <w:sz w:val="24"/>
                  <w:szCs w:val="24"/>
                </w:rPr>
                <m:t>suc</m:t>
              </w:ins>
            </m:r>
          </m:sub>
        </m:sSub>
      </m:oMath>
      <w:ins w:id="310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3105"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3105"/>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3106" w:author="Zhang Li" w:date="2022-06-12T15:11:00Z"/>
          <w:rFonts w:ascii="Times New Roman" w:eastAsia="宋体" w:hAnsi="Times New Roman" w:cs="Times New Roman"/>
          <w:kern w:val="0"/>
          <w:sz w:val="24"/>
          <w:szCs w:val="24"/>
        </w:rPr>
      </w:pPr>
      <w:ins w:id="3107" w:author="Zhang Li" w:date="2022-06-12T15:11:00Z">
        <w:r>
          <w:rPr>
            <w:rFonts w:ascii="Times New Roman" w:eastAsia="宋体" w:hAnsi="Times New Roman" w:cs="Times New Roman"/>
            <w:kern w:val="0"/>
            <w:sz w:val="24"/>
            <w:szCs w:val="24"/>
          </w:rPr>
          <w:t xml:space="preserve">In this subsection, we first analyze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Then, we analyze the random generation to prove the security of randomness generation scheme. Moreover, we </w:t>
        </w:r>
        <w:r>
          <w:rPr>
            <w:rFonts w:ascii="Times New Roman" w:eastAsia="宋体" w:hAnsi="Times New Roman" w:cs="Times New Roman"/>
            <w:kern w:val="0"/>
            <w:sz w:val="24"/>
            <w:szCs w:val="24"/>
          </w:rPr>
          <w:lastRenderedPageBreak/>
          <w:t xml:space="preserve">analyze the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3108"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w:t>
      </w:r>
      <w:r>
        <w:rPr>
          <w:rFonts w:ascii="Times New Roman" w:eastAsia="宋体" w:hAnsi="Times New Roman" w:cs="Times New Roman"/>
          <w:kern w:val="0"/>
          <w:sz w:val="24"/>
          <w:szCs w:val="24"/>
        </w:rPr>
        <w:lastRenderedPageBreak/>
        <w:t>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3109"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3110"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7777777" w:rsidR="00615399" w:rsidRDefault="00615399" w:rsidP="00615399">
      <w:pPr>
        <w:spacing w:afterLines="50" w:after="156"/>
        <w:ind w:firstLineChars="200" w:firstLine="480"/>
        <w:rPr>
          <w:ins w:id="3111" w:author="Zhang Li" w:date="2022-06-12T15:13:00Z"/>
          <w:rFonts w:ascii="Times New Roman" w:eastAsia="宋体" w:hAnsi="Times New Roman" w:cs="Times New Roman"/>
          <w:kern w:val="0"/>
          <w:sz w:val="24"/>
          <w:szCs w:val="24"/>
        </w:rPr>
      </w:pPr>
      <w:ins w:id="3112"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p>
    <w:p w14:paraId="7694DC06" w14:textId="00E5FAB5" w:rsidR="00615399" w:rsidRDefault="00615399" w:rsidP="00FD40B4">
      <w:pPr>
        <w:spacing w:afterLines="50" w:after="156"/>
        <w:ind w:firstLineChars="200" w:firstLine="480"/>
        <w:rPr>
          <w:ins w:id="3113" w:author="Zhang Li" w:date="2022-06-12T15:13:00Z"/>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Adversary usually launches Sybil attacks by generating pseudonyms. </w:t>
      </w:r>
      <w:ins w:id="3114" w:author="Zhang Li" w:date="2022-06-12T15:14:00Z">
        <w:r>
          <w:rPr>
            <w:rFonts w:ascii="Times New Roman" w:eastAsia="宋体" w:hAnsi="Times New Roman" w:cs="Times New Roman"/>
            <w:kern w:val="0"/>
            <w:sz w:val="24"/>
            <w:szCs w:val="24"/>
          </w:rPr>
          <w:t xml:space="preserve">However, the elected probability will not increase due to adversary create multiple pseudonyms in random block proposer election algorithm. The elected probability of nodes is proportional with the stability of nodes. We assume that the stability of an adversary is </w:t>
        </w:r>
      </w:ins>
      <m:oMath>
        <m:sSub>
          <m:sSubPr>
            <m:ctrlPr>
              <w:ins w:id="3115" w:author="Zhang Li" w:date="2022-06-12T15:14:00Z">
                <w:rPr>
                  <w:rFonts w:ascii="Cambria Math" w:eastAsia="宋体" w:hAnsi="Cambria Math" w:cs="Times New Roman"/>
                  <w:i/>
                  <w:kern w:val="0"/>
                  <w:sz w:val="24"/>
                  <w:szCs w:val="24"/>
                </w:rPr>
              </w:ins>
            </m:ctrlPr>
          </m:sSubPr>
          <m:e>
            <m:r>
              <w:ins w:id="3116" w:author="Zhang Li" w:date="2022-06-12T15:14:00Z">
                <w:rPr>
                  <w:rFonts w:ascii="Cambria Math" w:eastAsia="宋体" w:hAnsi="Cambria Math" w:cs="Times New Roman"/>
                  <w:kern w:val="0"/>
                  <w:sz w:val="24"/>
                  <w:szCs w:val="24"/>
                </w:rPr>
                <m:t>S</m:t>
              </w:ins>
            </m:r>
          </m:e>
          <m:sub>
            <m:r>
              <w:ins w:id="3117" w:author="Zhang Li" w:date="2022-06-12T15:14:00Z">
                <w:rPr>
                  <w:rFonts w:ascii="Cambria Math" w:eastAsia="宋体" w:hAnsi="Cambria Math" w:cs="Times New Roman"/>
                  <w:kern w:val="0"/>
                  <w:sz w:val="24"/>
                  <w:szCs w:val="24"/>
                </w:rPr>
                <m:t>A</m:t>
              </w:ins>
            </m:r>
          </m:sub>
        </m:sSub>
        <m:r>
          <w:ins w:id="3118" w:author="Zhang Li" w:date="2022-06-12T15:14:00Z">
            <w:rPr>
              <w:rFonts w:ascii="Cambria Math" w:eastAsia="宋体" w:hAnsi="Cambria Math" w:cs="Times New Roman"/>
              <w:kern w:val="0"/>
              <w:sz w:val="24"/>
              <w:szCs w:val="24"/>
            </w:rPr>
            <m:t>=a</m:t>
          </w:ins>
        </m:r>
        <m:sSub>
          <m:sSubPr>
            <m:ctrlPr>
              <w:ins w:id="3119" w:author="Zhang Li" w:date="2022-06-12T15:14:00Z">
                <w:rPr>
                  <w:rFonts w:ascii="Cambria Math" w:eastAsia="宋体" w:hAnsi="Cambria Math" w:cs="Times New Roman"/>
                  <w:i/>
                  <w:kern w:val="0"/>
                  <w:sz w:val="24"/>
                  <w:szCs w:val="24"/>
                </w:rPr>
              </w:ins>
            </m:ctrlPr>
          </m:sSubPr>
          <m:e>
            <m:r>
              <w:ins w:id="3120" w:author="Zhang Li" w:date="2022-06-12T15:14:00Z">
                <w:rPr>
                  <w:rFonts w:ascii="Cambria Math" w:eastAsia="宋体" w:hAnsi="Cambria Math" w:cs="Times New Roman"/>
                  <w:kern w:val="0"/>
                  <w:sz w:val="24"/>
                  <w:szCs w:val="24"/>
                </w:rPr>
                <m:t>ρ</m:t>
              </w:ins>
            </m:r>
          </m:e>
          <m:sub>
            <m:r>
              <w:ins w:id="3121" w:author="Zhang Li" w:date="2022-06-12T15:14:00Z">
                <w:rPr>
                  <w:rFonts w:ascii="Cambria Math" w:eastAsia="宋体" w:hAnsi="Cambria Math" w:cs="Times New Roman"/>
                  <w:kern w:val="0"/>
                  <w:sz w:val="24"/>
                  <w:szCs w:val="24"/>
                </w:rPr>
                <m:t>A</m:t>
              </w:ins>
            </m:r>
          </m:sub>
        </m:sSub>
        <m:r>
          <w:ins w:id="3122" w:author="Zhang Li" w:date="2022-06-12T15:14:00Z">
            <w:rPr>
              <w:rFonts w:ascii="Cambria Math" w:eastAsia="宋体" w:hAnsi="Cambria Math" w:cs="Times New Roman"/>
              <w:kern w:val="0"/>
              <w:sz w:val="24"/>
              <w:szCs w:val="24"/>
            </w:rPr>
            <m:t>+b</m:t>
          </w:ins>
        </m:r>
        <m:sSub>
          <m:sSubPr>
            <m:ctrlPr>
              <w:ins w:id="3123" w:author="Zhang Li" w:date="2022-06-12T15:14:00Z">
                <w:rPr>
                  <w:rFonts w:ascii="Cambria Math" w:eastAsia="宋体" w:hAnsi="Cambria Math" w:cs="Times New Roman"/>
                  <w:i/>
                  <w:kern w:val="0"/>
                  <w:sz w:val="24"/>
                  <w:szCs w:val="24"/>
                </w:rPr>
              </w:ins>
            </m:ctrlPr>
          </m:sSubPr>
          <m:e>
            <m:r>
              <w:ins w:id="3124" w:author="Zhang Li" w:date="2022-06-12T15:14:00Z">
                <w:rPr>
                  <w:rFonts w:ascii="Cambria Math" w:eastAsia="宋体" w:hAnsi="Cambria Math" w:cs="Times New Roman"/>
                  <w:kern w:val="0"/>
                  <w:sz w:val="24"/>
                  <w:szCs w:val="24"/>
                </w:rPr>
                <m:t>r</m:t>
              </w:ins>
            </m:r>
          </m:e>
          <m:sub>
            <m:r>
              <w:ins w:id="3125" w:author="Zhang Li" w:date="2022-06-12T15:14:00Z">
                <w:rPr>
                  <w:rFonts w:ascii="Cambria Math" w:eastAsia="宋体" w:hAnsi="Cambria Math" w:cs="Times New Roman"/>
                  <w:kern w:val="0"/>
                  <w:sz w:val="24"/>
                  <w:szCs w:val="24"/>
                </w:rPr>
                <m:t>A</m:t>
              </w:ins>
            </m:r>
          </m:sub>
        </m:sSub>
      </m:oMath>
      <w:ins w:id="312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w:ins>
      <m:oMath>
        <m:r>
          <w:ins w:id="3127" w:author="Zhang Li" w:date="2022-06-12T15:14:00Z">
            <w:rPr>
              <w:rFonts w:ascii="Cambria Math" w:eastAsia="宋体" w:hAnsi="Cambria Math" w:cs="Times New Roman"/>
              <w:kern w:val="0"/>
              <w:sz w:val="24"/>
              <w:szCs w:val="24"/>
            </w:rPr>
            <m:t>S</m:t>
          </w:ins>
        </m:r>
      </m:oMath>
      <w:ins w:id="3128"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3129" w:author="Zhang Li" w:date="2022-06-12T15:14:00Z">
            <w:rPr>
              <w:rFonts w:ascii="Cambria Math" w:eastAsia="宋体" w:hAnsi="Cambria Math" w:cs="Times New Roman"/>
              <w:kern w:val="0"/>
              <w:sz w:val="24"/>
              <w:szCs w:val="24"/>
            </w:rPr>
            <m:t>m</m:t>
          </w:ins>
        </m:r>
      </m:oMath>
      <w:ins w:id="3130"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w:ins>
      <m:oMath>
        <m:sSubSup>
          <m:sSubSupPr>
            <m:ctrlPr>
              <w:ins w:id="3131" w:author="Zhang Li" w:date="2022-06-12T15:14:00Z">
                <w:rPr>
                  <w:rFonts w:ascii="Cambria Math" w:eastAsia="宋体" w:hAnsi="Cambria Math" w:cs="Times New Roman"/>
                  <w:i/>
                  <w:kern w:val="0"/>
                  <w:sz w:val="24"/>
                  <w:szCs w:val="24"/>
                </w:rPr>
              </w:ins>
            </m:ctrlPr>
          </m:sSubSupPr>
          <m:e>
            <m:r>
              <w:ins w:id="3132" w:author="Zhang Li" w:date="2022-06-12T15:14:00Z">
                <w:rPr>
                  <w:rFonts w:ascii="Cambria Math" w:eastAsia="宋体" w:hAnsi="Cambria Math" w:cs="Times New Roman"/>
                  <w:kern w:val="0"/>
                  <w:sz w:val="24"/>
                  <w:szCs w:val="24"/>
                </w:rPr>
                <m:t>s</m:t>
              </w:ins>
            </m:r>
          </m:e>
          <m:sub>
            <m:r>
              <w:ins w:id="3133" w:author="Zhang Li" w:date="2022-06-12T15:14:00Z">
                <w:rPr>
                  <w:rFonts w:ascii="Cambria Math" w:eastAsia="宋体" w:hAnsi="Cambria Math" w:cs="Times New Roman"/>
                  <w:kern w:val="0"/>
                  <w:sz w:val="24"/>
                  <w:szCs w:val="24"/>
                </w:rPr>
                <m:t>A</m:t>
              </w:ins>
            </m:r>
          </m:sub>
          <m:sup>
            <m:r>
              <w:ins w:id="3134" w:author="Zhang Li" w:date="2022-06-12T15:14:00Z">
                <w:rPr>
                  <w:rFonts w:ascii="Cambria Math" w:eastAsia="宋体" w:hAnsi="Cambria Math" w:cs="Times New Roman"/>
                  <w:kern w:val="0"/>
                  <w:sz w:val="24"/>
                  <w:szCs w:val="24"/>
                </w:rPr>
                <m:t>1</m:t>
              </w:ins>
            </m:r>
          </m:sup>
        </m:sSubSup>
        <m:r>
          <w:ins w:id="3135" w:author="Zhang Li" w:date="2022-06-12T15:14:00Z">
            <w:rPr>
              <w:rFonts w:ascii="Cambria Math" w:eastAsia="宋体" w:hAnsi="Cambria Math" w:cs="Times New Roman"/>
              <w:kern w:val="0"/>
              <w:sz w:val="24"/>
              <w:szCs w:val="24"/>
            </w:rPr>
            <m:t>= a</m:t>
          </w:ins>
        </m:r>
        <m:sSubSup>
          <m:sSubSupPr>
            <m:ctrlPr>
              <w:ins w:id="3136" w:author="Zhang Li" w:date="2022-06-12T15:14:00Z">
                <w:rPr>
                  <w:rFonts w:ascii="Cambria Math" w:eastAsia="宋体" w:hAnsi="Cambria Math" w:cs="Times New Roman"/>
                  <w:i/>
                  <w:kern w:val="0"/>
                  <w:sz w:val="24"/>
                  <w:szCs w:val="24"/>
                </w:rPr>
              </w:ins>
            </m:ctrlPr>
          </m:sSubSupPr>
          <m:e>
            <m:r>
              <w:ins w:id="3137" w:author="Zhang Li" w:date="2022-06-12T15:14:00Z">
                <w:rPr>
                  <w:rFonts w:ascii="Cambria Math" w:eastAsia="宋体" w:hAnsi="Cambria Math" w:cs="Times New Roman"/>
                  <w:kern w:val="0"/>
                  <w:sz w:val="24"/>
                  <w:szCs w:val="24"/>
                </w:rPr>
                <m:t>ρ</m:t>
              </w:ins>
            </m:r>
          </m:e>
          <m:sub>
            <m:r>
              <w:ins w:id="3138" w:author="Zhang Li" w:date="2022-06-12T15:14:00Z">
                <w:rPr>
                  <w:rFonts w:ascii="Cambria Math" w:eastAsia="宋体" w:hAnsi="Cambria Math" w:cs="Times New Roman"/>
                  <w:kern w:val="0"/>
                  <w:sz w:val="24"/>
                  <w:szCs w:val="24"/>
                </w:rPr>
                <m:t>A</m:t>
              </w:ins>
            </m:r>
          </m:sub>
          <m:sup>
            <m:r>
              <w:ins w:id="3139" w:author="Zhang Li" w:date="2022-06-12T15:14:00Z">
                <w:rPr>
                  <w:rFonts w:ascii="Cambria Math" w:eastAsia="宋体" w:hAnsi="Cambria Math" w:cs="Times New Roman"/>
                  <w:kern w:val="0"/>
                  <w:sz w:val="24"/>
                  <w:szCs w:val="24"/>
                </w:rPr>
                <m:t>1</m:t>
              </w:ins>
            </m:r>
          </m:sup>
        </m:sSubSup>
        <m:r>
          <w:ins w:id="3140" w:author="Zhang Li" w:date="2022-06-12T15:14:00Z">
            <w:rPr>
              <w:rFonts w:ascii="Cambria Math" w:eastAsia="宋体" w:hAnsi="Cambria Math" w:cs="Times New Roman"/>
              <w:kern w:val="0"/>
              <w:sz w:val="24"/>
              <w:szCs w:val="24"/>
            </w:rPr>
            <m:t>+b</m:t>
          </w:ins>
        </m:r>
        <m:sSubSup>
          <m:sSubSupPr>
            <m:ctrlPr>
              <w:ins w:id="3141" w:author="Zhang Li" w:date="2022-06-12T15:14:00Z">
                <w:rPr>
                  <w:rFonts w:ascii="Cambria Math" w:eastAsia="宋体" w:hAnsi="Cambria Math" w:cs="Times New Roman"/>
                  <w:i/>
                  <w:kern w:val="0"/>
                  <w:sz w:val="24"/>
                  <w:szCs w:val="24"/>
                </w:rPr>
              </w:ins>
            </m:ctrlPr>
          </m:sSubSupPr>
          <m:e>
            <m:r>
              <w:ins w:id="3142" w:author="Zhang Li" w:date="2022-06-12T15:14:00Z">
                <w:rPr>
                  <w:rFonts w:ascii="Cambria Math" w:eastAsia="宋体" w:hAnsi="Cambria Math" w:cs="Times New Roman"/>
                  <w:kern w:val="0"/>
                  <w:sz w:val="24"/>
                  <w:szCs w:val="24"/>
                </w:rPr>
                <m:t>r</m:t>
              </w:ins>
            </m:r>
          </m:e>
          <m:sub>
            <m:r>
              <w:ins w:id="3143" w:author="Zhang Li" w:date="2022-06-12T15:14:00Z">
                <w:rPr>
                  <w:rFonts w:ascii="Cambria Math" w:eastAsia="宋体" w:hAnsi="Cambria Math" w:cs="Times New Roman"/>
                  <w:kern w:val="0"/>
                  <w:sz w:val="24"/>
                  <w:szCs w:val="24"/>
                </w:rPr>
                <m:t>A</m:t>
              </w:ins>
            </m:r>
          </m:sub>
          <m:sup>
            <m:r>
              <w:ins w:id="3144" w:author="Zhang Li" w:date="2022-06-12T15:14:00Z">
                <w:rPr>
                  <w:rFonts w:ascii="Cambria Math" w:eastAsia="宋体" w:hAnsi="Cambria Math" w:cs="Times New Roman"/>
                  <w:kern w:val="0"/>
                  <w:sz w:val="24"/>
                  <w:szCs w:val="24"/>
                </w:rPr>
                <m:t>1</m:t>
              </w:ins>
            </m:r>
          </m:sup>
        </m:sSubSup>
        <m:r>
          <w:ins w:id="3145" w:author="Zhang Li" w:date="2022-06-12T15:14:00Z">
            <w:rPr>
              <w:rFonts w:ascii="Cambria Math" w:eastAsia="宋体" w:hAnsi="Cambria Math" w:cs="Times New Roman"/>
              <w:kern w:val="0"/>
              <w:sz w:val="24"/>
              <w:szCs w:val="24"/>
            </w:rPr>
            <m:t>, ⋯,</m:t>
          </w:ins>
        </m:r>
        <m:sSubSup>
          <m:sSubSupPr>
            <m:ctrlPr>
              <w:ins w:id="3146" w:author="Zhang Li" w:date="2022-06-12T15:14:00Z">
                <w:rPr>
                  <w:rFonts w:ascii="Cambria Math" w:eastAsia="宋体" w:hAnsi="Cambria Math" w:cs="Times New Roman"/>
                  <w:i/>
                  <w:kern w:val="0"/>
                  <w:sz w:val="24"/>
                  <w:szCs w:val="24"/>
                </w:rPr>
              </w:ins>
            </m:ctrlPr>
          </m:sSubSupPr>
          <m:e>
            <m:r>
              <w:ins w:id="3147" w:author="Zhang Li" w:date="2022-06-12T15:14:00Z">
                <w:rPr>
                  <w:rFonts w:ascii="Cambria Math" w:eastAsia="宋体" w:hAnsi="Cambria Math" w:cs="Times New Roman"/>
                  <w:kern w:val="0"/>
                  <w:sz w:val="24"/>
                  <w:szCs w:val="24"/>
                </w:rPr>
                <m:t>s</m:t>
              </w:ins>
            </m:r>
          </m:e>
          <m:sub>
            <m:r>
              <w:ins w:id="3148" w:author="Zhang Li" w:date="2022-06-12T15:14:00Z">
                <w:rPr>
                  <w:rFonts w:ascii="Cambria Math" w:eastAsia="宋体" w:hAnsi="Cambria Math" w:cs="Times New Roman"/>
                  <w:kern w:val="0"/>
                  <w:sz w:val="24"/>
                  <w:szCs w:val="24"/>
                </w:rPr>
                <m:t>A</m:t>
              </w:ins>
            </m:r>
          </m:sub>
          <m:sup>
            <m:r>
              <w:ins w:id="3149" w:author="Zhang Li" w:date="2022-06-12T15:14:00Z">
                <w:rPr>
                  <w:rFonts w:ascii="Cambria Math" w:eastAsia="宋体" w:hAnsi="Cambria Math" w:cs="Times New Roman"/>
                  <w:kern w:val="0"/>
                  <w:sz w:val="24"/>
                  <w:szCs w:val="24"/>
                </w:rPr>
                <m:t>m</m:t>
              </w:ins>
            </m:r>
          </m:sup>
        </m:sSubSup>
        <m:r>
          <w:ins w:id="3150" w:author="Zhang Li" w:date="2022-06-12T15:14:00Z">
            <w:rPr>
              <w:rFonts w:ascii="Cambria Math" w:eastAsia="宋体" w:hAnsi="Cambria Math" w:cs="Times New Roman"/>
              <w:kern w:val="0"/>
              <w:sz w:val="24"/>
              <w:szCs w:val="24"/>
            </w:rPr>
            <m:t>= a</m:t>
          </w:ins>
        </m:r>
        <m:sSubSup>
          <m:sSubSupPr>
            <m:ctrlPr>
              <w:ins w:id="3151" w:author="Zhang Li" w:date="2022-06-12T15:14:00Z">
                <w:rPr>
                  <w:rFonts w:ascii="Cambria Math" w:eastAsia="宋体" w:hAnsi="Cambria Math" w:cs="Times New Roman"/>
                  <w:i/>
                  <w:kern w:val="0"/>
                  <w:sz w:val="24"/>
                  <w:szCs w:val="24"/>
                </w:rPr>
              </w:ins>
            </m:ctrlPr>
          </m:sSubSupPr>
          <m:e>
            <m:r>
              <w:ins w:id="3152" w:author="Zhang Li" w:date="2022-06-12T15:14:00Z">
                <w:rPr>
                  <w:rFonts w:ascii="Cambria Math" w:eastAsia="宋体" w:hAnsi="Cambria Math" w:cs="Times New Roman"/>
                  <w:kern w:val="0"/>
                  <w:sz w:val="24"/>
                  <w:szCs w:val="24"/>
                </w:rPr>
                <m:t>ρ</m:t>
              </w:ins>
            </m:r>
          </m:e>
          <m:sub>
            <m:r>
              <w:ins w:id="3153" w:author="Zhang Li" w:date="2022-06-12T15:14:00Z">
                <w:rPr>
                  <w:rFonts w:ascii="Cambria Math" w:eastAsia="宋体" w:hAnsi="Cambria Math" w:cs="Times New Roman"/>
                  <w:kern w:val="0"/>
                  <w:sz w:val="24"/>
                  <w:szCs w:val="24"/>
                </w:rPr>
                <m:t>A</m:t>
              </w:ins>
            </m:r>
          </m:sub>
          <m:sup>
            <m:r>
              <w:ins w:id="3154" w:author="Zhang Li" w:date="2022-06-12T15:14:00Z">
                <w:rPr>
                  <w:rFonts w:ascii="Cambria Math" w:eastAsia="宋体" w:hAnsi="Cambria Math" w:cs="Times New Roman"/>
                  <w:kern w:val="0"/>
                  <w:sz w:val="24"/>
                  <w:szCs w:val="24"/>
                </w:rPr>
                <m:t>m</m:t>
              </w:ins>
            </m:r>
          </m:sup>
        </m:sSubSup>
        <m:r>
          <w:ins w:id="3155" w:author="Zhang Li" w:date="2022-06-12T15:14:00Z">
            <w:rPr>
              <w:rFonts w:ascii="Cambria Math" w:eastAsia="宋体" w:hAnsi="Cambria Math" w:cs="Times New Roman"/>
              <w:kern w:val="0"/>
              <w:sz w:val="24"/>
              <w:szCs w:val="24"/>
            </w:rPr>
            <m:t>+b</m:t>
          </w:ins>
        </m:r>
        <m:sSubSup>
          <m:sSubSupPr>
            <m:ctrlPr>
              <w:ins w:id="3156" w:author="Zhang Li" w:date="2022-06-12T15:14:00Z">
                <w:rPr>
                  <w:rFonts w:ascii="Cambria Math" w:eastAsia="宋体" w:hAnsi="Cambria Math" w:cs="Times New Roman"/>
                  <w:i/>
                  <w:kern w:val="0"/>
                  <w:sz w:val="24"/>
                  <w:szCs w:val="24"/>
                </w:rPr>
              </w:ins>
            </m:ctrlPr>
          </m:sSubSupPr>
          <m:e>
            <m:r>
              <w:ins w:id="3157" w:author="Zhang Li" w:date="2022-06-12T15:14:00Z">
                <w:rPr>
                  <w:rFonts w:ascii="Cambria Math" w:eastAsia="宋体" w:hAnsi="Cambria Math" w:cs="Times New Roman"/>
                  <w:kern w:val="0"/>
                  <w:sz w:val="24"/>
                  <w:szCs w:val="24"/>
                </w:rPr>
                <m:t>r</m:t>
              </w:ins>
            </m:r>
          </m:e>
          <m:sub>
            <m:r>
              <w:ins w:id="3158" w:author="Zhang Li" w:date="2022-06-12T15:14:00Z">
                <w:rPr>
                  <w:rFonts w:ascii="Cambria Math" w:eastAsia="宋体" w:hAnsi="Cambria Math" w:cs="Times New Roman"/>
                  <w:kern w:val="0"/>
                  <w:sz w:val="24"/>
                  <w:szCs w:val="24"/>
                </w:rPr>
                <m:t>A</m:t>
              </w:ins>
            </m:r>
          </m:sub>
          <m:sup>
            <m:r>
              <w:ins w:id="3159" w:author="Zhang Li" w:date="2022-06-12T15:14:00Z">
                <w:rPr>
                  <w:rFonts w:ascii="Cambria Math" w:eastAsia="宋体" w:hAnsi="Cambria Math" w:cs="Times New Roman"/>
                  <w:kern w:val="0"/>
                  <w:sz w:val="24"/>
                  <w:szCs w:val="24"/>
                </w:rPr>
                <m:t>m</m:t>
              </w:ins>
            </m:r>
          </m:sup>
        </m:sSubSup>
        <m:r>
          <w:ins w:id="3160" w:author="Zhang Li" w:date="2022-06-12T15:14:00Z">
            <w:rPr>
              <w:rFonts w:ascii="Cambria Math" w:eastAsia="宋体" w:hAnsi="Cambria Math" w:cs="Times New Roman"/>
              <w:kern w:val="0"/>
              <w:sz w:val="24"/>
              <w:szCs w:val="24"/>
            </w:rPr>
            <m:t>(</m:t>
          </w:ins>
        </m:r>
        <m:nary>
          <m:naryPr>
            <m:chr m:val="∑"/>
            <m:ctrlPr>
              <w:ins w:id="3161" w:author="Zhang Li" w:date="2022-06-12T15:14:00Z">
                <w:rPr>
                  <w:rFonts w:ascii="Cambria Math" w:eastAsia="宋体" w:hAnsi="Cambria Math" w:cs="Times New Roman"/>
                  <w:kern w:val="0"/>
                  <w:sz w:val="24"/>
                  <w:szCs w:val="24"/>
                </w:rPr>
              </w:ins>
            </m:ctrlPr>
          </m:naryPr>
          <m:sub>
            <m:r>
              <w:ins w:id="3162" w:author="Zhang Li" w:date="2022-06-12T15:14:00Z">
                <w:rPr>
                  <w:rFonts w:ascii="Cambria Math" w:eastAsia="宋体" w:hAnsi="Cambria Math" w:cs="Times New Roman"/>
                  <w:kern w:val="0"/>
                  <w:sz w:val="24"/>
                  <w:szCs w:val="24"/>
                </w:rPr>
                <m:t>k</m:t>
              </w:ins>
            </m:r>
            <m:r>
              <w:ins w:id="3163" w:author="Zhang Li" w:date="2022-06-12T15:14:00Z">
                <m:rPr>
                  <m:sty m:val="p"/>
                </m:rPr>
                <w:rPr>
                  <w:rFonts w:ascii="Cambria Math" w:eastAsia="宋体" w:hAnsi="Cambria Math" w:cs="Times New Roman"/>
                  <w:kern w:val="0"/>
                  <w:sz w:val="24"/>
                  <w:szCs w:val="24"/>
                </w:rPr>
                <m:t>=1</m:t>
              </w:ins>
            </m:r>
          </m:sub>
          <m:sup>
            <m:r>
              <w:ins w:id="3164" w:author="Zhang Li" w:date="2022-06-12T15:14:00Z">
                <w:rPr>
                  <w:rFonts w:ascii="Cambria Math" w:eastAsia="宋体" w:hAnsi="Cambria Math" w:cs="Times New Roman"/>
                  <w:kern w:val="0"/>
                  <w:sz w:val="24"/>
                  <w:szCs w:val="24"/>
                </w:rPr>
                <m:t>m</m:t>
              </w:ins>
            </m:r>
          </m:sup>
          <m:e>
            <m:sSubSup>
              <m:sSubSupPr>
                <m:ctrlPr>
                  <w:ins w:id="3165" w:author="Zhang Li" w:date="2022-06-12T15:14:00Z">
                    <w:rPr>
                      <w:rFonts w:ascii="Cambria Math" w:eastAsia="宋体" w:hAnsi="Cambria Math" w:cs="Times New Roman"/>
                      <w:i/>
                      <w:kern w:val="0"/>
                      <w:sz w:val="24"/>
                      <w:szCs w:val="24"/>
                    </w:rPr>
                  </w:ins>
                </m:ctrlPr>
              </m:sSubSupPr>
              <m:e>
                <m:r>
                  <w:ins w:id="3166" w:author="Zhang Li" w:date="2022-06-12T15:14:00Z">
                    <w:rPr>
                      <w:rFonts w:ascii="Cambria Math" w:eastAsia="宋体" w:hAnsi="Cambria Math" w:cs="Times New Roman"/>
                      <w:kern w:val="0"/>
                      <w:sz w:val="24"/>
                      <w:szCs w:val="24"/>
                    </w:rPr>
                    <m:t>p</m:t>
                  </w:ins>
                </m:r>
              </m:e>
              <m:sub>
                <m:r>
                  <w:ins w:id="3167" w:author="Zhang Li" w:date="2022-06-12T15:14:00Z">
                    <w:rPr>
                      <w:rFonts w:ascii="Cambria Math" w:eastAsia="宋体" w:hAnsi="Cambria Math" w:cs="Times New Roman"/>
                      <w:kern w:val="0"/>
                      <w:sz w:val="24"/>
                      <w:szCs w:val="24"/>
                    </w:rPr>
                    <m:t>A</m:t>
                  </w:ins>
                </m:r>
              </m:sub>
              <m:sup>
                <m:r>
                  <w:ins w:id="3168" w:author="Zhang Li" w:date="2022-06-12T15:14:00Z">
                    <w:rPr>
                      <w:rFonts w:ascii="Cambria Math" w:eastAsia="宋体" w:hAnsi="Cambria Math" w:cs="Times New Roman"/>
                      <w:kern w:val="0"/>
                      <w:sz w:val="24"/>
                      <w:szCs w:val="24"/>
                    </w:rPr>
                    <m:t>k</m:t>
                  </w:ins>
                </m:r>
              </m:sup>
            </m:sSubSup>
          </m:e>
        </m:nary>
        <m:r>
          <w:ins w:id="3169" w:author="Zhang Li" w:date="2022-06-12T15:14:00Z">
            <m:rPr>
              <m:sty m:val="p"/>
            </m:rPr>
            <w:rPr>
              <w:rFonts w:ascii="Cambria Math" w:eastAsia="宋体" w:hAnsi="Cambria Math" w:cs="Times New Roman"/>
              <w:kern w:val="0"/>
              <w:sz w:val="24"/>
              <w:szCs w:val="24"/>
            </w:rPr>
            <m:t>=</m:t>
          </w:ins>
        </m:r>
        <m:sSub>
          <m:sSubPr>
            <m:ctrlPr>
              <w:ins w:id="3170" w:author="Zhang Li" w:date="2022-06-12T15:14:00Z">
                <w:rPr>
                  <w:rFonts w:ascii="Cambria Math" w:eastAsia="宋体" w:hAnsi="Cambria Math" w:cs="Times New Roman"/>
                  <w:kern w:val="0"/>
                  <w:sz w:val="24"/>
                  <w:szCs w:val="24"/>
                </w:rPr>
              </w:ins>
            </m:ctrlPr>
          </m:sSubPr>
          <m:e>
            <m:r>
              <w:ins w:id="3171" w:author="Zhang Li" w:date="2022-06-12T15:14:00Z">
                <w:rPr>
                  <w:rFonts w:ascii="Cambria Math" w:eastAsia="宋体" w:hAnsi="Cambria Math" w:cs="Times New Roman"/>
                  <w:kern w:val="0"/>
                  <w:sz w:val="24"/>
                  <w:szCs w:val="24"/>
                </w:rPr>
                <m:t>p</m:t>
              </w:ins>
            </m:r>
          </m:e>
          <m:sub>
            <m:r>
              <w:ins w:id="3172" w:author="Zhang Li" w:date="2022-06-12T15:14:00Z">
                <w:rPr>
                  <w:rFonts w:ascii="Cambria Math" w:eastAsia="宋体" w:hAnsi="Cambria Math" w:cs="Times New Roman"/>
                  <w:kern w:val="0"/>
                  <w:sz w:val="24"/>
                  <w:szCs w:val="24"/>
                </w:rPr>
                <m:t>A</m:t>
              </w:ins>
            </m:r>
          </m:sub>
        </m:sSub>
        <m:r>
          <w:ins w:id="3173" w:author="Zhang Li" w:date="2022-06-12T15:14:00Z">
            <w:rPr>
              <w:rFonts w:ascii="Cambria Math" w:eastAsia="宋体" w:hAnsi="Cambria Math" w:cs="Times New Roman"/>
              <w:kern w:val="0"/>
              <w:sz w:val="24"/>
              <w:szCs w:val="24"/>
            </w:rPr>
            <m:t xml:space="preserve">, </m:t>
          </w:ins>
        </m:r>
        <m:nary>
          <m:naryPr>
            <m:chr m:val="∑"/>
            <m:ctrlPr>
              <w:ins w:id="3174" w:author="Zhang Li" w:date="2022-06-12T15:14:00Z">
                <w:rPr>
                  <w:rFonts w:ascii="Cambria Math" w:eastAsia="宋体" w:hAnsi="Cambria Math" w:cs="Times New Roman"/>
                  <w:kern w:val="0"/>
                  <w:sz w:val="24"/>
                  <w:szCs w:val="24"/>
                </w:rPr>
              </w:ins>
            </m:ctrlPr>
          </m:naryPr>
          <m:sub>
            <m:r>
              <w:ins w:id="3175" w:author="Zhang Li" w:date="2022-06-12T15:14:00Z">
                <w:rPr>
                  <w:rFonts w:ascii="Cambria Math" w:eastAsia="宋体" w:hAnsi="Cambria Math" w:cs="Times New Roman"/>
                  <w:kern w:val="0"/>
                  <w:sz w:val="24"/>
                  <w:szCs w:val="24"/>
                </w:rPr>
                <m:t>k</m:t>
              </w:ins>
            </m:r>
            <m:r>
              <w:ins w:id="3176" w:author="Zhang Li" w:date="2022-06-12T15:14:00Z">
                <m:rPr>
                  <m:sty m:val="p"/>
                </m:rPr>
                <w:rPr>
                  <w:rFonts w:ascii="Cambria Math" w:eastAsia="宋体" w:hAnsi="Cambria Math" w:cs="Times New Roman"/>
                  <w:kern w:val="0"/>
                  <w:sz w:val="24"/>
                  <w:szCs w:val="24"/>
                </w:rPr>
                <m:t>=1</m:t>
              </w:ins>
            </m:r>
          </m:sub>
          <m:sup>
            <m:r>
              <w:ins w:id="3177" w:author="Zhang Li" w:date="2022-06-12T15:14:00Z">
                <w:rPr>
                  <w:rFonts w:ascii="Cambria Math" w:eastAsia="宋体" w:hAnsi="Cambria Math" w:cs="Times New Roman"/>
                  <w:kern w:val="0"/>
                  <w:sz w:val="24"/>
                  <w:szCs w:val="24"/>
                </w:rPr>
                <m:t>m</m:t>
              </w:ins>
            </m:r>
          </m:sup>
          <m:e>
            <m:sSubSup>
              <m:sSubSupPr>
                <m:ctrlPr>
                  <w:ins w:id="3178" w:author="Zhang Li" w:date="2022-06-12T15:14:00Z">
                    <w:rPr>
                      <w:rFonts w:ascii="Cambria Math" w:eastAsia="宋体" w:hAnsi="Cambria Math" w:cs="Times New Roman"/>
                      <w:kern w:val="0"/>
                      <w:sz w:val="24"/>
                      <w:szCs w:val="24"/>
                    </w:rPr>
                  </w:ins>
                </m:ctrlPr>
              </m:sSubSupPr>
              <m:e>
                <m:r>
                  <w:ins w:id="3179" w:author="Zhang Li" w:date="2022-06-12T15:14:00Z">
                    <m:rPr>
                      <m:sty m:val="p"/>
                    </m:rPr>
                    <w:rPr>
                      <w:rFonts w:ascii="Cambria Math" w:eastAsia="宋体" w:hAnsi="Cambria Math" w:cs="Times New Roman"/>
                      <w:kern w:val="0"/>
                      <w:sz w:val="24"/>
                      <w:szCs w:val="24"/>
                    </w:rPr>
                    <m:t>r</m:t>
                  </w:ins>
                </m:r>
              </m:e>
              <m:sub>
                <m:r>
                  <w:ins w:id="3180" w:author="Zhang Li" w:date="2022-06-12T15:14:00Z">
                    <m:rPr>
                      <m:sty m:val="p"/>
                    </m:rPr>
                    <w:rPr>
                      <w:rFonts w:ascii="Cambria Math" w:eastAsia="宋体" w:hAnsi="Cambria Math" w:cs="Times New Roman"/>
                      <w:kern w:val="0"/>
                      <w:sz w:val="24"/>
                      <w:szCs w:val="24"/>
                    </w:rPr>
                    <m:t>A</m:t>
                  </w:ins>
                </m:r>
              </m:sub>
              <m:sup>
                <m:r>
                  <w:ins w:id="3181" w:author="Zhang Li" w:date="2022-06-12T15:14:00Z">
                    <m:rPr>
                      <m:sty m:val="p"/>
                    </m:rPr>
                    <w:rPr>
                      <w:rFonts w:ascii="Cambria Math" w:eastAsia="宋体" w:hAnsi="Cambria Math" w:cs="Times New Roman"/>
                      <w:kern w:val="0"/>
                      <w:sz w:val="24"/>
                      <w:szCs w:val="24"/>
                    </w:rPr>
                    <m:t>k</m:t>
                  </w:ins>
                </m:r>
              </m:sup>
            </m:sSubSup>
          </m:e>
        </m:nary>
        <m:r>
          <w:ins w:id="3182" w:author="Zhang Li" w:date="2022-06-12T15:14:00Z">
            <m:rPr>
              <m:sty m:val="p"/>
            </m:rPr>
            <w:rPr>
              <w:rFonts w:ascii="Cambria Math" w:eastAsia="宋体" w:hAnsi="Cambria Math" w:cs="Times New Roman"/>
              <w:kern w:val="0"/>
              <w:sz w:val="24"/>
              <w:szCs w:val="24"/>
            </w:rPr>
            <m:t>=</m:t>
          </w:ins>
        </m:r>
        <m:sSub>
          <m:sSubPr>
            <m:ctrlPr>
              <w:ins w:id="3183" w:author="Zhang Li" w:date="2022-06-12T15:14:00Z">
                <w:rPr>
                  <w:rFonts w:ascii="Cambria Math" w:eastAsia="宋体" w:hAnsi="Cambria Math" w:cs="Times New Roman"/>
                  <w:kern w:val="0"/>
                  <w:sz w:val="24"/>
                  <w:szCs w:val="24"/>
                </w:rPr>
              </w:ins>
            </m:ctrlPr>
          </m:sSubPr>
          <m:e>
            <m:r>
              <w:ins w:id="3184" w:author="Zhang Li" w:date="2022-06-12T15:14:00Z">
                <m:rPr>
                  <m:sty m:val="p"/>
                </m:rPr>
                <w:rPr>
                  <w:rFonts w:ascii="Cambria Math" w:eastAsia="宋体" w:hAnsi="Cambria Math" w:cs="Times New Roman"/>
                  <w:kern w:val="0"/>
                  <w:sz w:val="24"/>
                  <w:szCs w:val="24"/>
                </w:rPr>
                <m:t>r</m:t>
              </w:ins>
            </m:r>
          </m:e>
          <m:sub>
            <m:r>
              <w:ins w:id="3185" w:author="Zhang Li" w:date="2022-06-12T15:14:00Z">
                <m:rPr>
                  <m:sty m:val="p"/>
                </m:rPr>
                <w:rPr>
                  <w:rFonts w:ascii="Cambria Math" w:eastAsia="宋体" w:hAnsi="Cambria Math" w:cs="Times New Roman"/>
                  <w:kern w:val="0"/>
                  <w:sz w:val="24"/>
                  <w:szCs w:val="24"/>
                </w:rPr>
                <m:t>A</m:t>
              </w:ins>
            </m:r>
          </m:sub>
        </m:sSub>
        <m:r>
          <w:ins w:id="3186" w:author="Zhang Li" w:date="2022-06-12T15:14:00Z">
            <w:rPr>
              <w:rFonts w:ascii="Cambria Math" w:eastAsia="宋体" w:hAnsi="Cambria Math" w:cs="Times New Roman"/>
              <w:kern w:val="0"/>
              <w:sz w:val="24"/>
              <w:szCs w:val="24"/>
            </w:rPr>
            <m:t>)</m:t>
          </w:ins>
        </m:r>
      </m:oMath>
      <w:ins w:id="3187"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w:ins>
      <m:oMath>
        <m:r>
          <w:ins w:id="3188" w:author="Zhang Li" w:date="2022-06-12T15:14:00Z">
            <w:rPr>
              <w:rFonts w:ascii="Cambria Math" w:eastAsia="宋体" w:hAnsi="Cambria Math" w:cs="Times New Roman"/>
              <w:kern w:val="0"/>
              <w:sz w:val="24"/>
              <w:szCs w:val="24"/>
            </w:rPr>
            <m:t>m</m:t>
          </w:ins>
        </m:r>
      </m:oMath>
      <w:ins w:id="3189"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3190" w:author="Zhang Li" w:date="2022-06-12T15:14:00Z">
                <w:rPr>
                  <w:rFonts w:ascii="Cambria Math" w:eastAsia="宋体" w:hAnsi="Cambria Math" w:cs="Times New Roman"/>
                  <w:i/>
                  <w:kern w:val="0"/>
                  <w:sz w:val="24"/>
                  <w:szCs w:val="24"/>
                </w:rPr>
              </w:ins>
            </m:ctrlPr>
          </m:naryPr>
          <m:sub>
            <m:r>
              <w:ins w:id="3191" w:author="Zhang Li" w:date="2022-06-12T15:14:00Z">
                <w:rPr>
                  <w:rFonts w:ascii="Cambria Math" w:eastAsia="宋体" w:hAnsi="Cambria Math" w:cs="Times New Roman"/>
                  <w:kern w:val="0"/>
                  <w:sz w:val="24"/>
                  <w:szCs w:val="24"/>
                </w:rPr>
                <m:t>k=1</m:t>
              </w:ins>
            </m:r>
          </m:sub>
          <m:sup>
            <m:r>
              <w:ins w:id="3192" w:author="Zhang Li" w:date="2022-06-12T15:14:00Z">
                <w:rPr>
                  <w:rFonts w:ascii="Cambria Math" w:eastAsia="宋体" w:hAnsi="Cambria Math" w:cs="Times New Roman"/>
                  <w:kern w:val="0"/>
                  <w:sz w:val="24"/>
                  <w:szCs w:val="24"/>
                </w:rPr>
                <m:t>m</m:t>
              </w:ins>
            </m:r>
          </m:sup>
          <m:e>
            <m:f>
              <m:fPr>
                <m:ctrlPr>
                  <w:ins w:id="3193" w:author="Zhang Li" w:date="2022-06-12T15:14:00Z">
                    <w:rPr>
                      <w:rFonts w:ascii="Cambria Math" w:eastAsia="宋体" w:hAnsi="Cambria Math" w:cs="Times New Roman"/>
                      <w:i/>
                      <w:kern w:val="0"/>
                      <w:sz w:val="24"/>
                      <w:szCs w:val="24"/>
                    </w:rPr>
                  </w:ins>
                </m:ctrlPr>
              </m:fPr>
              <m:num>
                <m:sSubSup>
                  <m:sSubSupPr>
                    <m:ctrlPr>
                      <w:ins w:id="3194" w:author="Zhang Li" w:date="2022-06-12T15:14:00Z">
                        <w:rPr>
                          <w:rFonts w:ascii="Cambria Math" w:eastAsia="宋体" w:hAnsi="Cambria Math" w:cs="Times New Roman"/>
                          <w:i/>
                          <w:kern w:val="0"/>
                          <w:sz w:val="24"/>
                          <w:szCs w:val="24"/>
                        </w:rPr>
                      </w:ins>
                    </m:ctrlPr>
                  </m:sSubSupPr>
                  <m:e>
                    <m:r>
                      <w:ins w:id="3195" w:author="Zhang Li" w:date="2022-06-12T15:14:00Z">
                        <w:rPr>
                          <w:rFonts w:ascii="Cambria Math" w:eastAsia="宋体" w:hAnsi="Cambria Math" w:cs="Times New Roman"/>
                          <w:kern w:val="0"/>
                          <w:sz w:val="24"/>
                          <w:szCs w:val="24"/>
                        </w:rPr>
                        <m:t>s</m:t>
                      </w:ins>
                    </m:r>
                  </m:e>
                  <m:sub>
                    <m:r>
                      <w:ins w:id="3196" w:author="Zhang Li" w:date="2022-06-12T15:14:00Z">
                        <w:rPr>
                          <w:rFonts w:ascii="Cambria Math" w:eastAsia="宋体" w:hAnsi="Cambria Math" w:cs="Times New Roman"/>
                          <w:kern w:val="0"/>
                          <w:sz w:val="24"/>
                          <w:szCs w:val="24"/>
                        </w:rPr>
                        <m:t>A</m:t>
                      </w:ins>
                    </m:r>
                  </m:sub>
                  <m:sup>
                    <m:r>
                      <w:ins w:id="3197" w:author="Zhang Li" w:date="2022-06-12T15:14:00Z">
                        <w:rPr>
                          <w:rFonts w:ascii="Cambria Math" w:eastAsia="宋体" w:hAnsi="Cambria Math" w:cs="Times New Roman"/>
                          <w:kern w:val="0"/>
                          <w:sz w:val="24"/>
                          <w:szCs w:val="24"/>
                        </w:rPr>
                        <m:t>k</m:t>
                      </w:ins>
                    </m:r>
                  </m:sup>
                </m:sSubSup>
              </m:num>
              <m:den>
                <m:r>
                  <w:ins w:id="3198" w:author="Zhang Li" w:date="2022-06-12T15:14:00Z">
                    <w:rPr>
                      <w:rFonts w:ascii="Cambria Math" w:eastAsia="宋体" w:hAnsi="Cambria Math" w:cs="Times New Roman"/>
                      <w:kern w:val="0"/>
                      <w:sz w:val="24"/>
                      <w:szCs w:val="24"/>
                    </w:rPr>
                    <m:t>S</m:t>
                  </w:ins>
                </m:r>
              </m:den>
            </m:f>
            <m:r>
              <w:ins w:id="3199" w:author="Zhang Li" w:date="2022-06-12T15:14:00Z">
                <w:rPr>
                  <w:rFonts w:ascii="Cambria Math" w:eastAsia="宋体" w:hAnsi="Cambria Math" w:cs="Times New Roman"/>
                  <w:kern w:val="0"/>
                  <w:sz w:val="24"/>
                  <w:szCs w:val="24"/>
                </w:rPr>
                <m:t xml:space="preserve">= </m:t>
              </w:ins>
            </m:r>
            <m:f>
              <m:fPr>
                <m:ctrlPr>
                  <w:ins w:id="3200" w:author="Zhang Li" w:date="2022-06-12T15:14:00Z">
                    <w:rPr>
                      <w:rFonts w:ascii="Cambria Math" w:eastAsia="宋体" w:hAnsi="Cambria Math" w:cs="Times New Roman"/>
                      <w:i/>
                      <w:kern w:val="0"/>
                      <w:sz w:val="24"/>
                      <w:szCs w:val="24"/>
                    </w:rPr>
                  </w:ins>
                </m:ctrlPr>
              </m:fPr>
              <m:num>
                <m:nary>
                  <m:naryPr>
                    <m:chr m:val="∑"/>
                    <m:ctrlPr>
                      <w:ins w:id="3201" w:author="Zhang Li" w:date="2022-06-12T15:14:00Z">
                        <w:rPr>
                          <w:rFonts w:ascii="Cambria Math" w:eastAsia="宋体" w:hAnsi="Cambria Math" w:cs="Times New Roman"/>
                          <w:kern w:val="0"/>
                          <w:sz w:val="24"/>
                          <w:szCs w:val="24"/>
                        </w:rPr>
                      </w:ins>
                    </m:ctrlPr>
                  </m:naryPr>
                  <m:sub>
                    <m:r>
                      <w:ins w:id="3202" w:author="Zhang Li" w:date="2022-06-12T15:14:00Z">
                        <w:rPr>
                          <w:rFonts w:ascii="Cambria Math" w:eastAsia="宋体" w:hAnsi="Cambria Math" w:cs="Times New Roman"/>
                          <w:kern w:val="0"/>
                          <w:sz w:val="24"/>
                          <w:szCs w:val="24"/>
                        </w:rPr>
                        <m:t>k</m:t>
                      </w:ins>
                    </m:r>
                    <m:r>
                      <w:ins w:id="3203" w:author="Zhang Li" w:date="2022-06-12T15:14:00Z">
                        <m:rPr>
                          <m:sty m:val="p"/>
                        </m:rPr>
                        <w:rPr>
                          <w:rFonts w:ascii="Cambria Math" w:eastAsia="宋体" w:hAnsi="Cambria Math" w:cs="Times New Roman"/>
                          <w:kern w:val="0"/>
                          <w:sz w:val="24"/>
                          <w:szCs w:val="24"/>
                        </w:rPr>
                        <m:t>=1</m:t>
                      </w:ins>
                    </m:r>
                  </m:sub>
                  <m:sup>
                    <m:r>
                      <w:ins w:id="3204" w:author="Zhang Li" w:date="2022-06-12T15:14:00Z">
                        <w:rPr>
                          <w:rFonts w:ascii="Cambria Math" w:eastAsia="宋体" w:hAnsi="Cambria Math" w:cs="Times New Roman"/>
                          <w:kern w:val="0"/>
                          <w:sz w:val="24"/>
                          <w:szCs w:val="24"/>
                        </w:rPr>
                        <m:t>m</m:t>
                      </w:ins>
                    </m:r>
                  </m:sup>
                  <m:e>
                    <m:sSubSup>
                      <m:sSubSupPr>
                        <m:ctrlPr>
                          <w:ins w:id="3205" w:author="Zhang Li" w:date="2022-06-12T15:14:00Z">
                            <w:rPr>
                              <w:rFonts w:ascii="Cambria Math" w:eastAsia="宋体" w:hAnsi="Cambria Math" w:cs="Times New Roman"/>
                              <w:kern w:val="0"/>
                              <w:sz w:val="24"/>
                              <w:szCs w:val="24"/>
                            </w:rPr>
                          </w:ins>
                        </m:ctrlPr>
                      </m:sSubSupPr>
                      <m:e>
                        <m:r>
                          <w:ins w:id="3206" w:author="Zhang Li" w:date="2022-06-12T15:14:00Z">
                            <m:rPr>
                              <m:sty m:val="p"/>
                            </m:rPr>
                            <w:rPr>
                              <w:rFonts w:ascii="Cambria Math" w:eastAsia="宋体" w:hAnsi="Cambria Math" w:cs="Times New Roman"/>
                              <w:kern w:val="0"/>
                              <w:sz w:val="24"/>
                              <w:szCs w:val="24"/>
                            </w:rPr>
                            <m:t>S</m:t>
                          </w:ins>
                        </m:r>
                      </m:e>
                      <m:sub>
                        <m:r>
                          <w:ins w:id="3207" w:author="Zhang Li" w:date="2022-06-12T15:14:00Z">
                            <m:rPr>
                              <m:sty m:val="p"/>
                            </m:rPr>
                            <w:rPr>
                              <w:rFonts w:ascii="Cambria Math" w:eastAsia="宋体" w:hAnsi="Cambria Math" w:cs="Times New Roman"/>
                              <w:kern w:val="0"/>
                              <w:sz w:val="24"/>
                              <w:szCs w:val="24"/>
                            </w:rPr>
                            <m:t>A</m:t>
                          </w:ins>
                        </m:r>
                      </m:sub>
                      <m:sup>
                        <m:r>
                          <w:ins w:id="3208" w:author="Zhang Li" w:date="2022-06-12T15:14:00Z">
                            <m:rPr>
                              <m:sty m:val="p"/>
                            </m:rPr>
                            <w:rPr>
                              <w:rFonts w:ascii="Cambria Math" w:eastAsia="宋体" w:hAnsi="Cambria Math" w:cs="Times New Roman"/>
                              <w:kern w:val="0"/>
                              <w:sz w:val="24"/>
                              <w:szCs w:val="24"/>
                            </w:rPr>
                            <m:t>k</m:t>
                          </w:ins>
                        </m:r>
                      </m:sup>
                    </m:sSubSup>
                  </m:e>
                </m:nary>
              </m:num>
              <m:den>
                <m:r>
                  <w:ins w:id="3209" w:author="Zhang Li" w:date="2022-06-12T15:14:00Z">
                    <w:rPr>
                      <w:rFonts w:ascii="Cambria Math" w:eastAsia="宋体" w:hAnsi="Cambria Math" w:cs="Times New Roman"/>
                      <w:kern w:val="0"/>
                      <w:sz w:val="24"/>
                      <w:szCs w:val="24"/>
                    </w:rPr>
                    <m:t>S</m:t>
                  </w:ins>
                </m:r>
              </m:den>
            </m:f>
          </m:e>
        </m:nary>
        <m:r>
          <w:ins w:id="3210" w:author="Zhang Li" w:date="2022-06-12T15:14:00Z">
            <w:rPr>
              <w:rFonts w:ascii="Cambria Math" w:eastAsia="宋体" w:hAnsi="Cambria Math" w:cs="Times New Roman"/>
              <w:kern w:val="0"/>
              <w:sz w:val="24"/>
              <w:szCs w:val="24"/>
            </w:rPr>
            <m:t xml:space="preserve">= </m:t>
          </w:ins>
        </m:r>
        <m:f>
          <m:fPr>
            <m:ctrlPr>
              <w:ins w:id="3211" w:author="Zhang Li" w:date="2022-06-12T15:14:00Z">
                <w:rPr>
                  <w:rFonts w:ascii="Cambria Math" w:eastAsia="宋体" w:hAnsi="Cambria Math" w:cs="Times New Roman"/>
                  <w:i/>
                  <w:kern w:val="0"/>
                  <w:sz w:val="24"/>
                  <w:szCs w:val="24"/>
                </w:rPr>
              </w:ins>
            </m:ctrlPr>
          </m:fPr>
          <m:num>
            <m:nary>
              <m:naryPr>
                <m:chr m:val="∑"/>
                <m:ctrlPr>
                  <w:ins w:id="3212" w:author="Zhang Li" w:date="2022-06-12T15:14:00Z">
                    <w:rPr>
                      <w:rFonts w:ascii="Cambria Math" w:eastAsia="宋体" w:hAnsi="Cambria Math" w:cs="Times New Roman"/>
                      <w:kern w:val="0"/>
                      <w:sz w:val="24"/>
                      <w:szCs w:val="24"/>
                    </w:rPr>
                  </w:ins>
                </m:ctrlPr>
              </m:naryPr>
              <m:sub>
                <m:r>
                  <w:ins w:id="3213" w:author="Zhang Li" w:date="2022-06-12T15:14:00Z">
                    <w:rPr>
                      <w:rFonts w:ascii="Cambria Math" w:eastAsia="宋体" w:hAnsi="Cambria Math" w:cs="Times New Roman"/>
                      <w:kern w:val="0"/>
                      <w:sz w:val="24"/>
                      <w:szCs w:val="24"/>
                    </w:rPr>
                    <m:t>k</m:t>
                  </w:ins>
                </m:r>
                <m:r>
                  <w:ins w:id="3214" w:author="Zhang Li" w:date="2022-06-12T15:14:00Z">
                    <m:rPr>
                      <m:sty m:val="p"/>
                    </m:rPr>
                    <w:rPr>
                      <w:rFonts w:ascii="Cambria Math" w:eastAsia="宋体" w:hAnsi="Cambria Math" w:cs="Times New Roman"/>
                      <w:kern w:val="0"/>
                      <w:sz w:val="24"/>
                      <w:szCs w:val="24"/>
                    </w:rPr>
                    <m:t>=1</m:t>
                  </w:ins>
                </m:r>
              </m:sub>
              <m:sup>
                <m:r>
                  <w:ins w:id="3215" w:author="Zhang Li" w:date="2022-06-12T15:14:00Z">
                    <w:rPr>
                      <w:rFonts w:ascii="Cambria Math" w:eastAsia="宋体" w:hAnsi="Cambria Math" w:cs="Times New Roman"/>
                      <w:kern w:val="0"/>
                      <w:sz w:val="24"/>
                      <w:szCs w:val="24"/>
                    </w:rPr>
                    <m:t>m</m:t>
                  </w:ins>
                </m:r>
              </m:sup>
              <m:e>
                <m:r>
                  <w:ins w:id="3216" w:author="Zhang Li" w:date="2022-06-12T15:14:00Z">
                    <w:rPr>
                      <w:rFonts w:ascii="Cambria Math" w:eastAsia="宋体" w:hAnsi="Cambria Math" w:cs="Times New Roman"/>
                      <w:kern w:val="0"/>
                      <w:sz w:val="24"/>
                      <w:szCs w:val="24"/>
                    </w:rPr>
                    <m:t>a</m:t>
                  </w:ins>
                </m:r>
                <m:sSubSup>
                  <m:sSubSupPr>
                    <m:ctrlPr>
                      <w:ins w:id="3217" w:author="Zhang Li" w:date="2022-06-12T15:14:00Z">
                        <w:rPr>
                          <w:rFonts w:ascii="Cambria Math" w:eastAsia="宋体" w:hAnsi="Cambria Math" w:cs="Times New Roman"/>
                          <w:i/>
                          <w:kern w:val="0"/>
                          <w:sz w:val="24"/>
                          <w:szCs w:val="24"/>
                        </w:rPr>
                      </w:ins>
                    </m:ctrlPr>
                  </m:sSubSupPr>
                  <m:e>
                    <m:r>
                      <w:ins w:id="3218" w:author="Zhang Li" w:date="2022-06-12T15:14:00Z">
                        <w:rPr>
                          <w:rFonts w:ascii="Cambria Math" w:eastAsia="宋体" w:hAnsi="Cambria Math" w:cs="Times New Roman"/>
                          <w:kern w:val="0"/>
                          <w:sz w:val="24"/>
                          <w:szCs w:val="24"/>
                        </w:rPr>
                        <m:t>ρ</m:t>
                      </w:ins>
                    </m:r>
                  </m:e>
                  <m:sub>
                    <m:r>
                      <w:ins w:id="3219" w:author="Zhang Li" w:date="2022-06-12T15:14:00Z">
                        <w:rPr>
                          <w:rFonts w:ascii="Cambria Math" w:eastAsia="宋体" w:hAnsi="Cambria Math" w:cs="Times New Roman"/>
                          <w:kern w:val="0"/>
                          <w:sz w:val="24"/>
                          <w:szCs w:val="24"/>
                        </w:rPr>
                        <m:t>A</m:t>
                      </w:ins>
                    </m:r>
                  </m:sub>
                  <m:sup>
                    <m:r>
                      <w:ins w:id="3220" w:author="Zhang Li" w:date="2022-06-12T15:14:00Z">
                        <w:rPr>
                          <w:rFonts w:ascii="Cambria Math" w:eastAsia="宋体" w:hAnsi="Cambria Math" w:cs="Times New Roman"/>
                          <w:kern w:val="0"/>
                          <w:sz w:val="24"/>
                          <w:szCs w:val="24"/>
                        </w:rPr>
                        <m:t>k</m:t>
                      </w:ins>
                    </m:r>
                  </m:sup>
                </m:sSubSup>
                <m:r>
                  <w:ins w:id="3221" w:author="Zhang Li" w:date="2022-06-12T15:14:00Z">
                    <w:rPr>
                      <w:rFonts w:ascii="Cambria Math" w:eastAsia="宋体" w:hAnsi="Cambria Math" w:cs="Times New Roman"/>
                      <w:kern w:val="0"/>
                      <w:sz w:val="24"/>
                      <w:szCs w:val="24"/>
                    </w:rPr>
                    <m:t>+b</m:t>
                  </w:ins>
                </m:r>
                <m:sSubSup>
                  <m:sSubSupPr>
                    <m:ctrlPr>
                      <w:ins w:id="3222" w:author="Zhang Li" w:date="2022-06-12T15:14:00Z">
                        <w:rPr>
                          <w:rFonts w:ascii="Cambria Math" w:eastAsia="宋体" w:hAnsi="Cambria Math" w:cs="Times New Roman"/>
                          <w:i/>
                          <w:kern w:val="0"/>
                          <w:sz w:val="24"/>
                          <w:szCs w:val="24"/>
                        </w:rPr>
                      </w:ins>
                    </m:ctrlPr>
                  </m:sSubSupPr>
                  <m:e>
                    <m:r>
                      <w:ins w:id="3223" w:author="Zhang Li" w:date="2022-06-12T15:14:00Z">
                        <w:rPr>
                          <w:rFonts w:ascii="Cambria Math" w:eastAsia="宋体" w:hAnsi="Cambria Math" w:cs="Times New Roman"/>
                          <w:kern w:val="0"/>
                          <w:sz w:val="24"/>
                          <w:szCs w:val="24"/>
                        </w:rPr>
                        <m:t>r</m:t>
                      </w:ins>
                    </m:r>
                  </m:e>
                  <m:sub>
                    <m:r>
                      <w:ins w:id="3224" w:author="Zhang Li" w:date="2022-06-12T15:14:00Z">
                        <w:rPr>
                          <w:rFonts w:ascii="Cambria Math" w:eastAsia="宋体" w:hAnsi="Cambria Math" w:cs="Times New Roman"/>
                          <w:kern w:val="0"/>
                          <w:sz w:val="24"/>
                          <w:szCs w:val="24"/>
                        </w:rPr>
                        <m:t>A</m:t>
                      </w:ins>
                    </m:r>
                  </m:sub>
                  <m:sup>
                    <m:r>
                      <w:ins w:id="3225" w:author="Zhang Li" w:date="2022-06-12T15:14:00Z">
                        <w:rPr>
                          <w:rFonts w:ascii="Cambria Math" w:eastAsia="宋体" w:hAnsi="Cambria Math" w:cs="Times New Roman"/>
                          <w:kern w:val="0"/>
                          <w:sz w:val="24"/>
                          <w:szCs w:val="24"/>
                        </w:rPr>
                        <m:t>k</m:t>
                      </w:ins>
                    </m:r>
                  </m:sup>
                </m:sSubSup>
              </m:e>
            </m:nary>
          </m:num>
          <m:den>
            <m:r>
              <w:ins w:id="3226" w:author="Zhang Li" w:date="2022-06-12T15:14:00Z">
                <w:rPr>
                  <w:rFonts w:ascii="Cambria Math" w:eastAsia="宋体" w:hAnsi="Cambria Math" w:cs="Times New Roman"/>
                  <w:kern w:val="0"/>
                  <w:sz w:val="24"/>
                  <w:szCs w:val="24"/>
                </w:rPr>
                <m:t>S</m:t>
              </w:ins>
            </m:r>
          </m:den>
        </m:f>
        <m:r>
          <w:ins w:id="3227" w:author="Zhang Li" w:date="2022-06-12T15:14:00Z">
            <w:rPr>
              <w:rFonts w:ascii="Cambria Math" w:eastAsia="宋体" w:hAnsi="Cambria Math" w:cs="Times New Roman"/>
              <w:kern w:val="0"/>
              <w:sz w:val="24"/>
              <w:szCs w:val="24"/>
            </w:rPr>
            <m:t xml:space="preserve">= </m:t>
          </w:ins>
        </m:r>
        <m:f>
          <m:fPr>
            <m:ctrlPr>
              <w:ins w:id="3228" w:author="Zhang Li" w:date="2022-06-12T15:14:00Z">
                <w:rPr>
                  <w:rFonts w:ascii="Cambria Math" w:eastAsia="宋体" w:hAnsi="Cambria Math" w:cs="Times New Roman"/>
                  <w:i/>
                  <w:kern w:val="0"/>
                  <w:sz w:val="24"/>
                  <w:szCs w:val="24"/>
                </w:rPr>
              </w:ins>
            </m:ctrlPr>
          </m:fPr>
          <m:num>
            <m:r>
              <w:ins w:id="3229" w:author="Zhang Li" w:date="2022-06-12T15:14:00Z">
                <w:rPr>
                  <w:rFonts w:ascii="Cambria Math" w:eastAsia="宋体" w:hAnsi="Cambria Math" w:cs="Times New Roman"/>
                  <w:kern w:val="0"/>
                  <w:sz w:val="24"/>
                  <w:szCs w:val="24"/>
                </w:rPr>
                <m:t>a</m:t>
              </w:ins>
            </m:r>
            <m:nary>
              <m:naryPr>
                <m:chr m:val="∑"/>
                <m:ctrlPr>
                  <w:ins w:id="3230" w:author="Zhang Li" w:date="2022-06-12T15:14:00Z">
                    <w:rPr>
                      <w:rFonts w:ascii="Cambria Math" w:eastAsia="宋体" w:hAnsi="Cambria Math" w:cs="Times New Roman"/>
                      <w:kern w:val="0"/>
                      <w:sz w:val="24"/>
                      <w:szCs w:val="24"/>
                    </w:rPr>
                  </w:ins>
                </m:ctrlPr>
              </m:naryPr>
              <m:sub>
                <m:r>
                  <w:ins w:id="3231" w:author="Zhang Li" w:date="2022-06-12T15:14:00Z">
                    <w:rPr>
                      <w:rFonts w:ascii="Cambria Math" w:eastAsia="宋体" w:hAnsi="Cambria Math" w:cs="Times New Roman"/>
                      <w:kern w:val="0"/>
                      <w:sz w:val="24"/>
                      <w:szCs w:val="24"/>
                    </w:rPr>
                    <m:t>k</m:t>
                  </w:ins>
                </m:r>
                <m:r>
                  <w:ins w:id="3232" w:author="Zhang Li" w:date="2022-06-12T15:14:00Z">
                    <m:rPr>
                      <m:sty m:val="p"/>
                    </m:rPr>
                    <w:rPr>
                      <w:rFonts w:ascii="Cambria Math" w:eastAsia="宋体" w:hAnsi="Cambria Math" w:cs="Times New Roman"/>
                      <w:kern w:val="0"/>
                      <w:sz w:val="24"/>
                      <w:szCs w:val="24"/>
                    </w:rPr>
                    <m:t>=1</m:t>
                  </w:ins>
                </m:r>
              </m:sub>
              <m:sup>
                <m:r>
                  <w:ins w:id="3233" w:author="Zhang Li" w:date="2022-06-12T15:14:00Z">
                    <w:rPr>
                      <w:rFonts w:ascii="Cambria Math" w:eastAsia="宋体" w:hAnsi="Cambria Math" w:cs="Times New Roman"/>
                      <w:kern w:val="0"/>
                      <w:sz w:val="24"/>
                      <w:szCs w:val="24"/>
                    </w:rPr>
                    <m:t>m</m:t>
                  </w:ins>
                </m:r>
              </m:sup>
              <m:e>
                <m:sSubSup>
                  <m:sSubSupPr>
                    <m:ctrlPr>
                      <w:ins w:id="3234" w:author="Zhang Li" w:date="2022-06-12T15:14:00Z">
                        <w:rPr>
                          <w:rFonts w:ascii="Cambria Math" w:eastAsia="宋体" w:hAnsi="Cambria Math" w:cs="Times New Roman"/>
                          <w:i/>
                          <w:kern w:val="0"/>
                          <w:sz w:val="24"/>
                          <w:szCs w:val="24"/>
                        </w:rPr>
                      </w:ins>
                    </m:ctrlPr>
                  </m:sSubSupPr>
                  <m:e>
                    <m:r>
                      <w:ins w:id="3235" w:author="Zhang Li" w:date="2022-06-12T15:14:00Z">
                        <w:rPr>
                          <w:rFonts w:ascii="Cambria Math" w:eastAsia="宋体" w:hAnsi="Cambria Math" w:cs="Times New Roman"/>
                          <w:kern w:val="0"/>
                          <w:sz w:val="24"/>
                          <w:szCs w:val="24"/>
                        </w:rPr>
                        <m:t>ρ</m:t>
                      </w:ins>
                    </m:r>
                  </m:e>
                  <m:sub>
                    <m:r>
                      <w:ins w:id="3236" w:author="Zhang Li" w:date="2022-06-12T15:14:00Z">
                        <w:rPr>
                          <w:rFonts w:ascii="Cambria Math" w:eastAsia="宋体" w:hAnsi="Cambria Math" w:cs="Times New Roman"/>
                          <w:kern w:val="0"/>
                          <w:sz w:val="24"/>
                          <w:szCs w:val="24"/>
                        </w:rPr>
                        <m:t>A</m:t>
                      </w:ins>
                    </m:r>
                  </m:sub>
                  <m:sup>
                    <m:r>
                      <w:ins w:id="3237" w:author="Zhang Li" w:date="2022-06-12T15:14:00Z">
                        <w:rPr>
                          <w:rFonts w:ascii="Cambria Math" w:eastAsia="宋体" w:hAnsi="Cambria Math" w:cs="Times New Roman"/>
                          <w:kern w:val="0"/>
                          <w:sz w:val="24"/>
                          <w:szCs w:val="24"/>
                        </w:rPr>
                        <m:t>k</m:t>
                      </w:ins>
                    </m:r>
                  </m:sup>
                </m:sSubSup>
                <m:r>
                  <w:ins w:id="3238" w:author="Zhang Li" w:date="2022-06-12T15:14:00Z">
                    <w:rPr>
                      <w:rFonts w:ascii="Cambria Math" w:eastAsia="宋体" w:hAnsi="Cambria Math" w:cs="Times New Roman"/>
                      <w:kern w:val="0"/>
                      <w:sz w:val="24"/>
                      <w:szCs w:val="24"/>
                    </w:rPr>
                    <m:t>+b</m:t>
                  </w:ins>
                </m:r>
                <m:nary>
                  <m:naryPr>
                    <m:chr m:val="∑"/>
                    <m:ctrlPr>
                      <w:ins w:id="3239" w:author="Zhang Li" w:date="2022-06-12T15:14:00Z">
                        <w:rPr>
                          <w:rFonts w:ascii="Cambria Math" w:eastAsia="宋体" w:hAnsi="Cambria Math" w:cs="Times New Roman"/>
                          <w:kern w:val="0"/>
                          <w:sz w:val="24"/>
                          <w:szCs w:val="24"/>
                        </w:rPr>
                      </w:ins>
                    </m:ctrlPr>
                  </m:naryPr>
                  <m:sub>
                    <m:r>
                      <w:ins w:id="3240" w:author="Zhang Li" w:date="2022-06-12T15:14:00Z">
                        <w:rPr>
                          <w:rFonts w:ascii="Cambria Math" w:eastAsia="宋体" w:hAnsi="Cambria Math" w:cs="Times New Roman"/>
                          <w:kern w:val="0"/>
                          <w:sz w:val="24"/>
                          <w:szCs w:val="24"/>
                        </w:rPr>
                        <m:t>k</m:t>
                      </w:ins>
                    </m:r>
                    <m:r>
                      <w:ins w:id="3241" w:author="Zhang Li" w:date="2022-06-12T15:14:00Z">
                        <m:rPr>
                          <m:sty m:val="p"/>
                        </m:rPr>
                        <w:rPr>
                          <w:rFonts w:ascii="Cambria Math" w:eastAsia="宋体" w:hAnsi="Cambria Math" w:cs="Times New Roman"/>
                          <w:kern w:val="0"/>
                          <w:sz w:val="24"/>
                          <w:szCs w:val="24"/>
                        </w:rPr>
                        <m:t>=1</m:t>
                      </w:ins>
                    </m:r>
                  </m:sub>
                  <m:sup>
                    <m:r>
                      <w:ins w:id="3242" w:author="Zhang Li" w:date="2022-06-12T15:14:00Z">
                        <w:rPr>
                          <w:rFonts w:ascii="Cambria Math" w:eastAsia="宋体" w:hAnsi="Cambria Math" w:cs="Times New Roman"/>
                          <w:kern w:val="0"/>
                          <w:sz w:val="24"/>
                          <w:szCs w:val="24"/>
                        </w:rPr>
                        <m:t>m</m:t>
                      </w:ins>
                    </m:r>
                  </m:sup>
                  <m:e>
                    <m:sSubSup>
                      <m:sSubSupPr>
                        <m:ctrlPr>
                          <w:ins w:id="3243" w:author="Zhang Li" w:date="2022-06-12T15:14:00Z">
                            <w:rPr>
                              <w:rFonts w:ascii="Cambria Math" w:eastAsia="宋体" w:hAnsi="Cambria Math" w:cs="Times New Roman"/>
                              <w:i/>
                              <w:kern w:val="0"/>
                              <w:sz w:val="24"/>
                              <w:szCs w:val="24"/>
                            </w:rPr>
                          </w:ins>
                        </m:ctrlPr>
                      </m:sSubSupPr>
                      <m:e>
                        <m:r>
                          <w:ins w:id="3244" w:author="Zhang Li" w:date="2022-06-12T15:14:00Z">
                            <w:rPr>
                              <w:rFonts w:ascii="Cambria Math" w:eastAsia="宋体" w:hAnsi="Cambria Math" w:cs="Times New Roman"/>
                              <w:kern w:val="0"/>
                              <w:sz w:val="24"/>
                              <w:szCs w:val="24"/>
                            </w:rPr>
                            <m:t>r</m:t>
                          </w:ins>
                        </m:r>
                      </m:e>
                      <m:sub>
                        <m:r>
                          <w:ins w:id="3245" w:author="Zhang Li" w:date="2022-06-12T15:14:00Z">
                            <w:rPr>
                              <w:rFonts w:ascii="Cambria Math" w:eastAsia="宋体" w:hAnsi="Cambria Math" w:cs="Times New Roman"/>
                              <w:kern w:val="0"/>
                              <w:sz w:val="24"/>
                              <w:szCs w:val="24"/>
                            </w:rPr>
                            <m:t>A</m:t>
                          </w:ins>
                        </m:r>
                      </m:sub>
                      <m:sup>
                        <m:r>
                          <w:ins w:id="3246" w:author="Zhang Li" w:date="2022-06-12T15:14:00Z">
                            <w:rPr>
                              <w:rFonts w:ascii="Cambria Math" w:eastAsia="宋体" w:hAnsi="Cambria Math" w:cs="Times New Roman"/>
                              <w:kern w:val="0"/>
                              <w:sz w:val="24"/>
                              <w:szCs w:val="24"/>
                            </w:rPr>
                            <m:t>k</m:t>
                          </w:ins>
                        </m:r>
                      </m:sup>
                    </m:sSubSup>
                  </m:e>
                </m:nary>
              </m:e>
            </m:nary>
          </m:num>
          <m:den>
            <m:r>
              <w:ins w:id="3247" w:author="Zhang Li" w:date="2022-06-12T15:14:00Z">
                <w:rPr>
                  <w:rFonts w:ascii="Cambria Math" w:eastAsia="宋体" w:hAnsi="Cambria Math" w:cs="Times New Roman"/>
                  <w:kern w:val="0"/>
                  <w:sz w:val="24"/>
                  <w:szCs w:val="24"/>
                </w:rPr>
                <m:t>S</m:t>
              </w:ins>
            </m:r>
          </m:den>
        </m:f>
        <m:r>
          <w:ins w:id="3248" w:author="Zhang Li" w:date="2022-06-12T15:14:00Z">
            <w:rPr>
              <w:rFonts w:ascii="Cambria Math" w:eastAsia="宋体" w:hAnsi="Cambria Math" w:cs="Times New Roman"/>
              <w:kern w:val="0"/>
              <w:sz w:val="24"/>
              <w:szCs w:val="24"/>
            </w:rPr>
            <m:t xml:space="preserve">= </m:t>
          </w:ins>
        </m:r>
        <m:f>
          <m:fPr>
            <m:ctrlPr>
              <w:ins w:id="3249" w:author="Zhang Li" w:date="2022-06-12T15:14:00Z">
                <w:rPr>
                  <w:rFonts w:ascii="Cambria Math" w:eastAsia="宋体" w:hAnsi="Cambria Math" w:cs="Times New Roman"/>
                  <w:i/>
                  <w:kern w:val="0"/>
                  <w:sz w:val="24"/>
                  <w:szCs w:val="24"/>
                </w:rPr>
              </w:ins>
            </m:ctrlPr>
          </m:fPr>
          <m:num>
            <m:r>
              <w:ins w:id="3250" w:author="Zhang Li" w:date="2022-06-12T15:14:00Z">
                <w:rPr>
                  <w:rFonts w:ascii="Cambria Math" w:eastAsia="宋体" w:hAnsi="Cambria Math" w:cs="Times New Roman"/>
                  <w:kern w:val="0"/>
                  <w:sz w:val="24"/>
                  <w:szCs w:val="24"/>
                </w:rPr>
                <m:t>a</m:t>
              </w:ins>
            </m:r>
            <m:sSub>
              <m:sSubPr>
                <m:ctrlPr>
                  <w:ins w:id="3251" w:author="Zhang Li" w:date="2022-06-12T15:14:00Z">
                    <w:rPr>
                      <w:rFonts w:ascii="Cambria Math" w:eastAsia="宋体" w:hAnsi="Cambria Math" w:cs="Times New Roman"/>
                      <w:kern w:val="0"/>
                      <w:sz w:val="24"/>
                      <w:szCs w:val="24"/>
                    </w:rPr>
                  </w:ins>
                </m:ctrlPr>
              </m:sSubPr>
              <m:e>
                <m:r>
                  <w:ins w:id="3252" w:author="Zhang Li" w:date="2022-06-12T15:14:00Z">
                    <m:rPr>
                      <m:sty m:val="p"/>
                    </m:rPr>
                    <w:rPr>
                      <w:rFonts w:ascii="Cambria Math" w:eastAsia="宋体" w:hAnsi="Cambria Math" w:cs="Times New Roman"/>
                      <w:kern w:val="0"/>
                      <w:sz w:val="24"/>
                      <w:szCs w:val="24"/>
                    </w:rPr>
                    <m:t>ρ</m:t>
                  </w:ins>
                </m:r>
              </m:e>
              <m:sub>
                <m:r>
                  <w:ins w:id="3253" w:author="Zhang Li" w:date="2022-06-12T15:14:00Z">
                    <m:rPr>
                      <m:sty m:val="p"/>
                    </m:rPr>
                    <w:rPr>
                      <w:rFonts w:ascii="Cambria Math" w:eastAsia="宋体" w:hAnsi="Cambria Math" w:cs="Times New Roman"/>
                      <w:kern w:val="0"/>
                      <w:sz w:val="24"/>
                      <w:szCs w:val="24"/>
                    </w:rPr>
                    <m:t>A</m:t>
                  </w:ins>
                </m:r>
              </m:sub>
            </m:sSub>
            <m:r>
              <w:ins w:id="3254" w:author="Zhang Li" w:date="2022-06-12T15:14:00Z">
                <w:rPr>
                  <w:rFonts w:ascii="Cambria Math" w:eastAsia="宋体" w:hAnsi="Cambria Math" w:cs="Times New Roman"/>
                  <w:kern w:val="0"/>
                  <w:sz w:val="24"/>
                  <w:szCs w:val="24"/>
                </w:rPr>
                <m:t>+b</m:t>
              </w:ins>
            </m:r>
            <m:sSub>
              <m:sSubPr>
                <m:ctrlPr>
                  <w:ins w:id="3255" w:author="Zhang Li" w:date="2022-06-12T15:14:00Z">
                    <w:rPr>
                      <w:rFonts w:ascii="Cambria Math" w:eastAsia="宋体" w:hAnsi="Cambria Math" w:cs="Times New Roman"/>
                      <w:i/>
                      <w:kern w:val="0"/>
                      <w:sz w:val="24"/>
                      <w:szCs w:val="24"/>
                    </w:rPr>
                  </w:ins>
                </m:ctrlPr>
              </m:sSubPr>
              <m:e>
                <m:r>
                  <w:ins w:id="3256" w:author="Zhang Li" w:date="2022-06-12T15:14:00Z">
                    <w:rPr>
                      <w:rFonts w:ascii="Cambria Math" w:eastAsia="宋体" w:hAnsi="Cambria Math" w:cs="Times New Roman"/>
                      <w:kern w:val="0"/>
                      <w:sz w:val="24"/>
                      <w:szCs w:val="24"/>
                    </w:rPr>
                    <m:t>r</m:t>
                  </w:ins>
                </m:r>
              </m:e>
              <m:sub>
                <m:r>
                  <w:ins w:id="3257" w:author="Zhang Li" w:date="2022-06-12T15:14:00Z">
                    <w:rPr>
                      <w:rFonts w:ascii="Cambria Math" w:eastAsia="宋体" w:hAnsi="Cambria Math" w:cs="Times New Roman"/>
                      <w:kern w:val="0"/>
                      <w:sz w:val="24"/>
                      <w:szCs w:val="24"/>
                    </w:rPr>
                    <m:t>A</m:t>
                  </w:ins>
                </m:r>
              </m:sub>
            </m:sSub>
          </m:num>
          <m:den>
            <m:r>
              <w:ins w:id="3258" w:author="Zhang Li" w:date="2022-06-12T15:14:00Z">
                <w:rPr>
                  <w:rFonts w:ascii="Cambria Math" w:eastAsia="宋体" w:hAnsi="Cambria Math" w:cs="Times New Roman"/>
                  <w:kern w:val="0"/>
                  <w:sz w:val="24"/>
                  <w:szCs w:val="24"/>
                </w:rPr>
                <m:t>S</m:t>
              </w:ins>
            </m:r>
          </m:den>
        </m:f>
        <m:r>
          <w:ins w:id="3259" w:author="Zhang Li" w:date="2022-06-12T15:14:00Z">
            <w:rPr>
              <w:rFonts w:ascii="Cambria Math" w:eastAsia="宋体" w:hAnsi="Cambria Math" w:cs="Times New Roman"/>
              <w:kern w:val="0"/>
              <w:sz w:val="24"/>
              <w:szCs w:val="24"/>
            </w:rPr>
            <m:t xml:space="preserve">= </m:t>
          </w:ins>
        </m:r>
        <m:f>
          <m:fPr>
            <m:ctrlPr>
              <w:ins w:id="3260" w:author="Zhang Li" w:date="2022-06-12T15:14:00Z">
                <w:rPr>
                  <w:rFonts w:ascii="Cambria Math" w:eastAsia="宋体" w:hAnsi="Cambria Math" w:cs="Times New Roman"/>
                  <w:i/>
                  <w:kern w:val="0"/>
                  <w:sz w:val="24"/>
                  <w:szCs w:val="24"/>
                </w:rPr>
              </w:ins>
            </m:ctrlPr>
          </m:fPr>
          <m:num>
            <m:sSub>
              <m:sSubPr>
                <m:ctrlPr>
                  <w:ins w:id="3261" w:author="Zhang Li" w:date="2022-06-12T15:14:00Z">
                    <w:rPr>
                      <w:rFonts w:ascii="Cambria Math" w:eastAsia="宋体" w:hAnsi="Cambria Math" w:cs="Times New Roman"/>
                      <w:i/>
                      <w:kern w:val="0"/>
                      <w:sz w:val="24"/>
                      <w:szCs w:val="24"/>
                    </w:rPr>
                  </w:ins>
                </m:ctrlPr>
              </m:sSubPr>
              <m:e>
                <m:r>
                  <w:ins w:id="3262" w:author="Zhang Li" w:date="2022-06-12T15:14:00Z">
                    <w:rPr>
                      <w:rFonts w:ascii="Cambria Math" w:eastAsia="宋体" w:hAnsi="Cambria Math" w:cs="Times New Roman"/>
                      <w:kern w:val="0"/>
                      <w:sz w:val="24"/>
                      <w:szCs w:val="24"/>
                    </w:rPr>
                    <m:t>S</m:t>
                  </w:ins>
                </m:r>
              </m:e>
              <m:sub>
                <m:r>
                  <w:ins w:id="3263" w:author="Zhang Li" w:date="2022-06-12T15:14:00Z">
                    <w:rPr>
                      <w:rFonts w:ascii="Cambria Math" w:eastAsia="宋体" w:hAnsi="Cambria Math" w:cs="Times New Roman"/>
                      <w:kern w:val="0"/>
                      <w:sz w:val="24"/>
                      <w:szCs w:val="24"/>
                    </w:rPr>
                    <m:t>A</m:t>
                  </w:ins>
                </m:r>
              </m:sub>
            </m:sSub>
          </m:num>
          <m:den>
            <m:r>
              <w:ins w:id="3264" w:author="Zhang Li" w:date="2022-06-12T15:14:00Z">
                <w:rPr>
                  <w:rFonts w:ascii="Cambria Math" w:eastAsia="宋体" w:hAnsi="Cambria Math" w:cs="Times New Roman"/>
                  <w:kern w:val="0"/>
                  <w:sz w:val="24"/>
                  <w:szCs w:val="24"/>
                </w:rPr>
                <m:t>S</m:t>
              </w:ins>
            </m:r>
          </m:den>
        </m:f>
      </m:oMath>
      <w:ins w:id="3265"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3266"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3267" w:author="Zhang Li" w:date="2022-06-12T15:14:00Z">
                <w:rPr>
                  <w:rFonts w:ascii="Cambria Math" w:eastAsia="宋体" w:hAnsi="Cambria Math" w:cs="Times New Roman"/>
                  <w:kern w:val="0"/>
                  <w:sz w:val="24"/>
                  <w:szCs w:val="24"/>
                </w:rPr>
              </w:del>
            </m:ctrlPr>
          </m:sSubPr>
          <m:e>
            <m:r>
              <w:del w:id="3268" w:author="Zhang Li" w:date="2022-06-12T15:14:00Z">
                <w:rPr>
                  <w:rFonts w:ascii="Cambria Math" w:eastAsia="宋体" w:hAnsi="Cambria Math" w:cs="Times New Roman" w:hint="eastAsia"/>
                  <w:kern w:val="0"/>
                  <w:sz w:val="24"/>
                  <w:szCs w:val="24"/>
                </w:rPr>
                <m:t>p</m:t>
              </w:del>
            </m:r>
            <m:ctrlPr>
              <w:del w:id="3269" w:author="Zhang Li" w:date="2022-06-12T15:14:00Z">
                <w:rPr>
                  <w:rFonts w:ascii="Cambria Math" w:eastAsia="宋体" w:hAnsi="Cambria Math" w:cs="Times New Roman" w:hint="eastAsia"/>
                  <w:kern w:val="0"/>
                  <w:sz w:val="24"/>
                  <w:szCs w:val="24"/>
                </w:rPr>
              </w:del>
            </m:ctrlPr>
          </m:e>
          <m:sub>
            <m:r>
              <w:del w:id="3270" w:author="Zhang Li" w:date="2022-06-12T15:14:00Z">
                <w:rPr>
                  <w:rFonts w:ascii="Cambria Math" w:eastAsia="宋体" w:hAnsi="Cambria Math" w:cs="Times New Roman"/>
                  <w:kern w:val="0"/>
                  <w:sz w:val="24"/>
                  <w:szCs w:val="24"/>
                </w:rPr>
                <m:t>A</m:t>
              </w:del>
            </m:r>
          </m:sub>
        </m:sSub>
      </m:oMath>
      <w:del w:id="3271"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3272" w:author="Zhang Li" w:date="2022-06-12T15:14:00Z">
            <w:rPr>
              <w:rFonts w:ascii="Cambria Math" w:eastAsia="宋体" w:hAnsi="Cambria Math" w:cs="Times New Roman"/>
              <w:kern w:val="0"/>
              <w:sz w:val="24"/>
              <w:szCs w:val="24"/>
            </w:rPr>
            <m:t>m</m:t>
          </w:del>
        </m:r>
      </m:oMath>
      <w:del w:id="3273"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3274" w:author="Zhang Li" w:date="2022-06-12T15:14:00Z">
                <w:rPr>
                  <w:rFonts w:ascii="Cambria Math" w:eastAsia="宋体" w:hAnsi="Cambria Math" w:cs="Times New Roman"/>
                  <w:kern w:val="0"/>
                  <w:sz w:val="24"/>
                  <w:szCs w:val="24"/>
                </w:rPr>
              </w:del>
            </m:ctrlPr>
          </m:sSubPr>
          <m:e>
            <m:r>
              <w:del w:id="3275" w:author="Zhang Li" w:date="2022-06-12T15:14:00Z">
                <w:rPr>
                  <w:rFonts w:ascii="Cambria Math" w:eastAsia="宋体" w:hAnsi="Cambria Math" w:cs="Times New Roman"/>
                  <w:kern w:val="0"/>
                  <w:sz w:val="24"/>
                  <w:szCs w:val="24"/>
                </w:rPr>
                <m:t>p</m:t>
              </w:del>
            </m:r>
          </m:e>
          <m:sub>
            <m:r>
              <w:del w:id="3276" w:author="Zhang Li" w:date="2022-06-12T15:14:00Z">
                <m:rPr>
                  <m:sty m:val="p"/>
                </m:rPr>
                <w:rPr>
                  <w:rFonts w:ascii="Cambria Math" w:eastAsia="宋体" w:hAnsi="Cambria Math" w:cs="Times New Roman"/>
                  <w:kern w:val="0"/>
                  <w:sz w:val="24"/>
                  <w:szCs w:val="24"/>
                </w:rPr>
                <m:t>1</m:t>
              </w:del>
            </m:r>
          </m:sub>
        </m:sSub>
        <m:r>
          <w:del w:id="3277" w:author="Zhang Li" w:date="2022-06-12T15:14:00Z">
            <m:rPr>
              <m:sty m:val="p"/>
            </m:rPr>
            <w:rPr>
              <w:rFonts w:ascii="Cambria Math" w:eastAsia="宋体" w:hAnsi="Cambria Math" w:cs="Times New Roman"/>
              <w:kern w:val="0"/>
              <w:sz w:val="24"/>
              <w:szCs w:val="24"/>
            </w:rPr>
            <m:t>,</m:t>
          </w:del>
        </m:r>
        <m:sSub>
          <m:sSubPr>
            <m:ctrlPr>
              <w:del w:id="3278" w:author="Zhang Li" w:date="2022-06-12T15:14:00Z">
                <w:rPr>
                  <w:rFonts w:ascii="Cambria Math" w:eastAsia="宋体" w:hAnsi="Cambria Math" w:cs="Times New Roman"/>
                  <w:kern w:val="0"/>
                  <w:sz w:val="24"/>
                  <w:szCs w:val="24"/>
                </w:rPr>
              </w:del>
            </m:ctrlPr>
          </m:sSubPr>
          <m:e>
            <m:r>
              <w:del w:id="3279" w:author="Zhang Li" w:date="2022-06-12T15:14:00Z">
                <w:rPr>
                  <w:rFonts w:ascii="Cambria Math" w:eastAsia="宋体" w:hAnsi="Cambria Math" w:cs="Times New Roman"/>
                  <w:kern w:val="0"/>
                  <w:sz w:val="24"/>
                  <w:szCs w:val="24"/>
                </w:rPr>
                <m:t>p</m:t>
              </w:del>
            </m:r>
          </m:e>
          <m:sub>
            <m:r>
              <w:del w:id="3280" w:author="Zhang Li" w:date="2022-06-12T15:14:00Z">
                <m:rPr>
                  <m:sty m:val="p"/>
                </m:rPr>
                <w:rPr>
                  <w:rFonts w:ascii="Cambria Math" w:eastAsia="宋体" w:hAnsi="Cambria Math" w:cs="Times New Roman"/>
                  <w:kern w:val="0"/>
                  <w:sz w:val="24"/>
                  <w:szCs w:val="24"/>
                </w:rPr>
                <m:t>2</m:t>
              </w:del>
            </m:r>
          </m:sub>
        </m:sSub>
        <m:r>
          <w:del w:id="3281" w:author="Zhang Li" w:date="2022-06-12T15:14:00Z">
            <m:rPr>
              <m:sty m:val="p"/>
            </m:rPr>
            <w:rPr>
              <w:rFonts w:ascii="Cambria Math" w:eastAsia="宋体" w:hAnsi="Cambria Math" w:cs="Times New Roman"/>
              <w:kern w:val="0"/>
              <w:sz w:val="24"/>
              <w:szCs w:val="24"/>
            </w:rPr>
            <m:t>,⋯,</m:t>
          </w:del>
        </m:r>
        <m:sSub>
          <m:sSubPr>
            <m:ctrlPr>
              <w:del w:id="3282" w:author="Zhang Li" w:date="2022-06-12T15:14:00Z">
                <w:rPr>
                  <w:rFonts w:ascii="Cambria Math" w:eastAsia="宋体" w:hAnsi="Cambria Math" w:cs="Times New Roman"/>
                  <w:kern w:val="0"/>
                  <w:sz w:val="24"/>
                  <w:szCs w:val="24"/>
                </w:rPr>
              </w:del>
            </m:ctrlPr>
          </m:sSubPr>
          <m:e>
            <m:r>
              <w:del w:id="3283" w:author="Zhang Li" w:date="2022-06-12T15:14:00Z">
                <w:rPr>
                  <w:rFonts w:ascii="Cambria Math" w:eastAsia="宋体" w:hAnsi="Cambria Math" w:cs="Times New Roman"/>
                  <w:kern w:val="0"/>
                  <w:sz w:val="24"/>
                  <w:szCs w:val="24"/>
                </w:rPr>
                <m:t>p</m:t>
              </w:del>
            </m:r>
          </m:e>
          <m:sub>
            <m:r>
              <w:del w:id="3284" w:author="Zhang Li" w:date="2022-06-12T15:14:00Z">
                <w:rPr>
                  <w:rFonts w:ascii="Cambria Math" w:eastAsia="宋体" w:hAnsi="Cambria Math" w:cs="Times New Roman"/>
                  <w:kern w:val="0"/>
                  <w:sz w:val="24"/>
                  <w:szCs w:val="24"/>
                </w:rPr>
                <m:t>m</m:t>
              </w:del>
            </m:r>
          </m:sub>
        </m:sSub>
        <m:d>
          <m:dPr>
            <m:ctrlPr>
              <w:del w:id="3285" w:author="Zhang Li" w:date="2022-06-12T15:14:00Z">
                <w:rPr>
                  <w:rFonts w:ascii="Cambria Math" w:eastAsia="宋体" w:hAnsi="Cambria Math" w:cs="Times New Roman"/>
                  <w:kern w:val="0"/>
                  <w:sz w:val="24"/>
                  <w:szCs w:val="24"/>
                </w:rPr>
              </w:del>
            </m:ctrlPr>
          </m:dPr>
          <m:e>
            <m:nary>
              <m:naryPr>
                <m:chr m:val="∑"/>
                <m:ctrlPr>
                  <w:del w:id="3286" w:author="Zhang Li" w:date="2022-06-12T15:14:00Z">
                    <w:rPr>
                      <w:rFonts w:ascii="Cambria Math" w:eastAsia="宋体" w:hAnsi="Cambria Math" w:cs="Times New Roman"/>
                      <w:kern w:val="0"/>
                      <w:sz w:val="24"/>
                      <w:szCs w:val="24"/>
                    </w:rPr>
                  </w:del>
                </m:ctrlPr>
              </m:naryPr>
              <m:sub>
                <m:r>
                  <w:del w:id="3287" w:author="Zhang Li" w:date="2022-06-12T15:14:00Z">
                    <w:rPr>
                      <w:rFonts w:ascii="Cambria Math" w:eastAsia="宋体" w:hAnsi="Cambria Math" w:cs="Times New Roman"/>
                      <w:kern w:val="0"/>
                      <w:sz w:val="24"/>
                      <w:szCs w:val="24"/>
                    </w:rPr>
                    <m:t>k</m:t>
                  </w:del>
                </m:r>
                <m:r>
                  <w:del w:id="3288" w:author="Zhang Li" w:date="2022-06-12T15:14:00Z">
                    <m:rPr>
                      <m:sty m:val="p"/>
                    </m:rPr>
                    <w:rPr>
                      <w:rFonts w:ascii="Cambria Math" w:eastAsia="宋体" w:hAnsi="Cambria Math" w:cs="Times New Roman"/>
                      <w:kern w:val="0"/>
                      <w:sz w:val="24"/>
                      <w:szCs w:val="24"/>
                    </w:rPr>
                    <m:t>=1</m:t>
                  </w:del>
                </m:r>
              </m:sub>
              <m:sup>
                <m:r>
                  <w:del w:id="3289" w:author="Zhang Li" w:date="2022-06-12T15:14:00Z">
                    <w:rPr>
                      <w:rFonts w:ascii="Cambria Math" w:eastAsia="宋体" w:hAnsi="Cambria Math" w:cs="Times New Roman"/>
                      <w:kern w:val="0"/>
                      <w:sz w:val="24"/>
                      <w:szCs w:val="24"/>
                    </w:rPr>
                    <m:t>m</m:t>
                  </w:del>
                </m:r>
              </m:sup>
              <m:e>
                <m:sSub>
                  <m:sSubPr>
                    <m:ctrlPr>
                      <w:del w:id="3290" w:author="Zhang Li" w:date="2022-06-12T15:14:00Z">
                        <w:rPr>
                          <w:rFonts w:ascii="Cambria Math" w:eastAsia="宋体" w:hAnsi="Cambria Math" w:cs="Times New Roman"/>
                          <w:kern w:val="0"/>
                          <w:sz w:val="24"/>
                          <w:szCs w:val="24"/>
                        </w:rPr>
                      </w:del>
                    </m:ctrlPr>
                  </m:sSubPr>
                  <m:e>
                    <m:r>
                      <w:del w:id="3291" w:author="Zhang Li" w:date="2022-06-12T15:14:00Z">
                        <w:rPr>
                          <w:rFonts w:ascii="Cambria Math" w:eastAsia="宋体" w:hAnsi="Cambria Math" w:cs="Times New Roman"/>
                          <w:kern w:val="0"/>
                          <w:sz w:val="24"/>
                          <w:szCs w:val="24"/>
                        </w:rPr>
                        <m:t>p</m:t>
                      </w:del>
                    </m:r>
                  </m:e>
                  <m:sub>
                    <m:r>
                      <w:del w:id="3292" w:author="Zhang Li" w:date="2022-06-12T15:14:00Z">
                        <w:rPr>
                          <w:rFonts w:ascii="Cambria Math" w:eastAsia="宋体" w:hAnsi="Cambria Math" w:cs="Times New Roman"/>
                          <w:kern w:val="0"/>
                          <w:sz w:val="24"/>
                          <w:szCs w:val="24"/>
                        </w:rPr>
                        <m:t>k</m:t>
                      </w:del>
                    </m:r>
                  </m:sub>
                </m:sSub>
              </m:e>
            </m:nary>
            <m:r>
              <w:del w:id="3293" w:author="Zhang Li" w:date="2022-06-12T15:14:00Z">
                <m:rPr>
                  <m:sty m:val="p"/>
                </m:rPr>
                <w:rPr>
                  <w:rFonts w:ascii="Cambria Math" w:eastAsia="宋体" w:hAnsi="Cambria Math" w:cs="Times New Roman"/>
                  <w:kern w:val="0"/>
                  <w:sz w:val="24"/>
                  <w:szCs w:val="24"/>
                </w:rPr>
                <m:t>=</m:t>
              </w:del>
            </m:r>
            <m:sSub>
              <m:sSubPr>
                <m:ctrlPr>
                  <w:del w:id="3294" w:author="Zhang Li" w:date="2022-06-12T15:14:00Z">
                    <w:rPr>
                      <w:rFonts w:ascii="Cambria Math" w:eastAsia="宋体" w:hAnsi="Cambria Math" w:cs="Times New Roman"/>
                      <w:kern w:val="0"/>
                      <w:sz w:val="24"/>
                      <w:szCs w:val="24"/>
                    </w:rPr>
                  </w:del>
                </m:ctrlPr>
              </m:sSubPr>
              <m:e>
                <m:r>
                  <w:del w:id="3295" w:author="Zhang Li" w:date="2022-06-12T15:14:00Z">
                    <w:rPr>
                      <w:rFonts w:ascii="Cambria Math" w:eastAsia="宋体" w:hAnsi="Cambria Math" w:cs="Times New Roman"/>
                      <w:kern w:val="0"/>
                      <w:sz w:val="24"/>
                      <w:szCs w:val="24"/>
                    </w:rPr>
                    <m:t>p</m:t>
                  </w:del>
                </m:r>
              </m:e>
              <m:sub>
                <m:r>
                  <w:del w:id="3296" w:author="Zhang Li" w:date="2022-06-12T15:14:00Z">
                    <w:rPr>
                      <w:rFonts w:ascii="Cambria Math" w:eastAsia="宋体" w:hAnsi="Cambria Math" w:cs="Times New Roman"/>
                      <w:kern w:val="0"/>
                      <w:sz w:val="24"/>
                      <w:szCs w:val="24"/>
                    </w:rPr>
                    <m:t>A</m:t>
                  </w:del>
                </m:r>
              </m:sub>
            </m:sSub>
          </m:e>
        </m:d>
      </m:oMath>
      <w:del w:id="3297"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3298" w:author="Zhang Li" w:date="2022-06-12T15:14:00Z">
                <w:rPr>
                  <w:rFonts w:ascii="Cambria Math" w:eastAsia="宋体" w:hAnsi="Cambria Math" w:cs="Times New Roman"/>
                  <w:kern w:val="0"/>
                  <w:sz w:val="24"/>
                  <w:szCs w:val="24"/>
                </w:rPr>
              </w:del>
            </m:ctrlPr>
          </m:fPr>
          <m:num>
            <m:r>
              <w:del w:id="3299" w:author="Zhang Li" w:date="2022-06-12T15:14:00Z">
                <m:rPr>
                  <m:sty m:val="p"/>
                </m:rPr>
                <w:rPr>
                  <w:rFonts w:ascii="Cambria Math" w:eastAsia="宋体" w:hAnsi="Cambria Math" w:cs="Times New Roman"/>
                  <w:kern w:val="0"/>
                  <w:sz w:val="24"/>
                  <w:szCs w:val="24"/>
                </w:rPr>
                <m:t>1</m:t>
              </w:del>
            </m:r>
          </m:num>
          <m:den>
            <m:r>
              <w:del w:id="3300" w:author="Zhang Li" w:date="2022-06-12T15:14:00Z">
                <w:rPr>
                  <w:rFonts w:ascii="Cambria Math" w:eastAsia="宋体" w:hAnsi="Cambria Math" w:cs="Times New Roman"/>
                  <w:kern w:val="0"/>
                  <w:sz w:val="24"/>
                  <w:szCs w:val="24"/>
                </w:rPr>
                <m:t>m</m:t>
              </w:del>
            </m:r>
          </m:den>
        </m:f>
        <m:nary>
          <m:naryPr>
            <m:chr m:val="∑"/>
            <m:ctrlPr>
              <w:del w:id="3301" w:author="Zhang Li" w:date="2022-06-12T15:14:00Z">
                <w:rPr>
                  <w:rFonts w:ascii="Cambria Math" w:eastAsia="宋体" w:hAnsi="Cambria Math" w:cs="Times New Roman"/>
                  <w:kern w:val="0"/>
                  <w:sz w:val="24"/>
                  <w:szCs w:val="24"/>
                </w:rPr>
              </w:del>
            </m:ctrlPr>
          </m:naryPr>
          <m:sub>
            <m:r>
              <w:del w:id="3302" w:author="Zhang Li" w:date="2022-06-12T15:14:00Z">
                <w:rPr>
                  <w:rFonts w:ascii="Cambria Math" w:eastAsia="宋体" w:hAnsi="Cambria Math" w:cs="Times New Roman"/>
                  <w:kern w:val="0"/>
                  <w:sz w:val="24"/>
                  <w:szCs w:val="24"/>
                </w:rPr>
                <m:t>k</m:t>
              </w:del>
            </m:r>
            <m:r>
              <w:del w:id="3303" w:author="Zhang Li" w:date="2022-06-12T15:14:00Z">
                <m:rPr>
                  <m:sty m:val="p"/>
                </m:rPr>
                <w:rPr>
                  <w:rFonts w:ascii="Cambria Math" w:eastAsia="宋体" w:hAnsi="Cambria Math" w:cs="Times New Roman"/>
                  <w:kern w:val="0"/>
                  <w:sz w:val="24"/>
                  <w:szCs w:val="24"/>
                </w:rPr>
                <m:t>=1</m:t>
              </w:del>
            </m:r>
          </m:sub>
          <m:sup>
            <m:r>
              <w:del w:id="3304" w:author="Zhang Li" w:date="2022-06-12T15:14:00Z">
                <w:rPr>
                  <w:rFonts w:ascii="Cambria Math" w:eastAsia="宋体" w:hAnsi="Cambria Math" w:cs="Times New Roman"/>
                  <w:kern w:val="0"/>
                  <w:sz w:val="24"/>
                  <w:szCs w:val="24"/>
                </w:rPr>
                <m:t>m</m:t>
              </w:del>
            </m:r>
          </m:sup>
          <m:e>
            <m:r>
              <w:del w:id="3305" w:author="Zhang Li" w:date="2022-06-12T15:14:00Z">
                <w:rPr>
                  <w:rFonts w:ascii="Cambria Math" w:eastAsia="宋体" w:hAnsi="Cambria Math" w:cs="Times New Roman"/>
                  <w:kern w:val="0"/>
                  <w:sz w:val="24"/>
                  <w:szCs w:val="24"/>
                </w:rPr>
                <m:t>k</m:t>
              </w:del>
            </m:r>
            <m:r>
              <w:del w:id="3306" w:author="Zhang Li" w:date="2022-06-12T15:14:00Z">
                <m:rPr>
                  <m:sty m:val="p"/>
                </m:rPr>
                <w:rPr>
                  <w:rFonts w:ascii="Cambria Math" w:eastAsia="宋体" w:hAnsi="Cambria Math" w:cs="Times New Roman"/>
                  <w:kern w:val="0"/>
                  <w:sz w:val="24"/>
                  <w:szCs w:val="24"/>
                </w:rPr>
                <m:t>⋅</m:t>
              </w:del>
            </m:r>
            <m:sSub>
              <m:sSubPr>
                <m:ctrlPr>
                  <w:del w:id="3307" w:author="Zhang Li" w:date="2022-06-12T15:14:00Z">
                    <w:rPr>
                      <w:rFonts w:ascii="Cambria Math" w:eastAsia="宋体" w:hAnsi="Cambria Math" w:cs="Times New Roman"/>
                      <w:kern w:val="0"/>
                      <w:sz w:val="24"/>
                      <w:szCs w:val="24"/>
                    </w:rPr>
                  </w:del>
                </m:ctrlPr>
              </m:sSubPr>
              <m:e>
                <m:r>
                  <w:del w:id="3308" w:author="Zhang Li" w:date="2022-06-12T15:14:00Z">
                    <w:rPr>
                      <w:rFonts w:ascii="Cambria Math" w:eastAsia="宋体" w:hAnsi="Cambria Math" w:cs="Times New Roman"/>
                      <w:kern w:val="0"/>
                      <w:sz w:val="24"/>
                      <w:szCs w:val="24"/>
                    </w:rPr>
                    <m:t>p</m:t>
                  </w:del>
                </m:r>
              </m:e>
              <m:sub>
                <m:r>
                  <w:del w:id="3309" w:author="Zhang Li" w:date="2022-06-12T15:14:00Z">
                    <w:rPr>
                      <w:rFonts w:ascii="Cambria Math" w:eastAsia="宋体" w:hAnsi="Cambria Math" w:cs="Times New Roman"/>
                      <w:kern w:val="0"/>
                      <w:sz w:val="24"/>
                      <w:szCs w:val="24"/>
                    </w:rPr>
                    <m:t>k</m:t>
                  </w:del>
                </m:r>
              </m:sub>
            </m:sSub>
            <m:r>
              <w:del w:id="3310" w:author="Zhang Li" w:date="2022-06-12T15:14:00Z">
                <m:rPr>
                  <m:sty m:val="p"/>
                </m:rPr>
                <w:rPr>
                  <w:rFonts w:ascii="Cambria Math" w:eastAsia="宋体" w:hAnsi="Cambria Math" w:cs="Times New Roman"/>
                  <w:kern w:val="0"/>
                  <w:sz w:val="24"/>
                  <w:szCs w:val="24"/>
                </w:rPr>
                <m:t>&lt;</m:t>
              </w:del>
            </m:r>
            <m:sSub>
              <m:sSubPr>
                <m:ctrlPr>
                  <w:del w:id="3311" w:author="Zhang Li" w:date="2022-06-12T15:14:00Z">
                    <w:rPr>
                      <w:rFonts w:ascii="Cambria Math" w:eastAsia="宋体" w:hAnsi="Cambria Math" w:cs="Times New Roman"/>
                      <w:kern w:val="0"/>
                      <w:sz w:val="24"/>
                      <w:szCs w:val="24"/>
                    </w:rPr>
                  </w:del>
                </m:ctrlPr>
              </m:sSubPr>
              <m:e>
                <m:r>
                  <w:del w:id="3312" w:author="Zhang Li" w:date="2022-06-12T15:14:00Z">
                    <w:rPr>
                      <w:rFonts w:ascii="Cambria Math" w:eastAsia="宋体" w:hAnsi="Cambria Math" w:cs="Times New Roman"/>
                      <w:kern w:val="0"/>
                      <w:sz w:val="24"/>
                      <w:szCs w:val="24"/>
                    </w:rPr>
                    <m:t>p</m:t>
                  </w:del>
                </m:r>
              </m:e>
              <m:sub>
                <m:r>
                  <w:del w:id="3313" w:author="Zhang Li" w:date="2022-06-12T15:14:00Z">
                    <w:rPr>
                      <w:rFonts w:ascii="Cambria Math" w:eastAsia="宋体" w:hAnsi="Cambria Math" w:cs="Times New Roman"/>
                      <w:kern w:val="0"/>
                      <w:sz w:val="24"/>
                      <w:szCs w:val="24"/>
                    </w:rPr>
                    <m:t>A</m:t>
                  </w:del>
                </m:r>
              </m:sub>
            </m:sSub>
          </m:e>
        </m:nary>
      </m:oMath>
      <w:del w:id="3314"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 result, </w:t>
      </w:r>
      <w:ins w:id="3315" w:author="Zhang Li" w:date="2022-06-12T15:15:00Z">
        <w:r>
          <w:rPr>
            <w:rFonts w:ascii="Times New Roman" w:eastAsia="宋体" w:hAnsi="Times New Roman" w:cs="Times New Roman"/>
            <w:kern w:val="0"/>
            <w:sz w:val="24"/>
            <w:szCs w:val="24"/>
          </w:rPr>
          <w:t>our protocol can resistant Sybil attacks in block election process.</w:t>
        </w:r>
      </w:ins>
      <w:del w:id="3316"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02A7FE94" w:rsidR="00CA5769" w:rsidRDefault="0091161A" w:rsidP="0091161A">
      <w:pPr>
        <w:spacing w:afterLines="50" w:after="156"/>
        <w:ind w:firstLineChars="200" w:firstLine="480"/>
        <w:rPr>
          <w:rFonts w:ascii="Times New Roman" w:eastAsia="宋体" w:hAnsi="Times New Roman" w:cs="Times New Roman"/>
          <w:kern w:val="0"/>
          <w:sz w:val="24"/>
          <w:szCs w:val="24"/>
        </w:rPr>
      </w:pPr>
      <w:proofErr w:type="spellStart"/>
      <w:ins w:id="3317" w:author="Zhang Li" w:date="2022-06-12T15:17: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w:t>
        </w:r>
        <w:proofErr w:type="spellStart"/>
        <w:r>
          <w:rPr>
            <w:rFonts w:ascii="Times New Roman" w:eastAsia="宋体" w:hAnsi="Times New Roman" w:cs="Times New Roman"/>
            <w:kern w:val="0"/>
            <w:sz w:val="24"/>
            <w:szCs w:val="24"/>
          </w:rPr>
          <w:t>normaly</w:t>
        </w:r>
      </w:ins>
      <w:proofErr w:type="spellEnd"/>
      <w:del w:id="3318"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issuing jamming </w:t>
      </w:r>
      <w:r w:rsidR="00CA5769">
        <w:rPr>
          <w:rFonts w:ascii="Times New Roman" w:eastAsia="宋体" w:hAnsi="Times New Roman" w:cs="Times New Roman"/>
          <w:kern w:val="0"/>
          <w:sz w:val="24"/>
          <w:szCs w:val="24"/>
        </w:rPr>
        <w:lastRenderedPageBreak/>
        <w:t>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w:t>
      </w:r>
      <w:ins w:id="3319"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Such design can ensure the liveness of blockchain system under adversary issuing jamming attack</w:t>
      </w:r>
      <w:ins w:id="3320"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77D21DF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52D48D02" w14:textId="686EF8DA" w:rsidR="00D04290" w:rsidDel="00D04290" w:rsidRDefault="00D04290" w:rsidP="00D04290">
      <w:pPr>
        <w:spacing w:afterLines="50" w:after="156"/>
        <w:rPr>
          <w:del w:id="3321" w:author="Zhang Li" w:date="2022-06-12T15:20:00Z"/>
          <w:rFonts w:ascii="Times New Roman" w:eastAsia="宋体" w:hAnsi="Times New Roman" w:cs="Times New Roman"/>
          <w:kern w:val="0"/>
          <w:sz w:val="24"/>
          <w:szCs w:val="24"/>
        </w:rPr>
      </w:pPr>
      <w:del w:id="3322"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3323" w:author="Zhang Li" w:date="2022-06-12T15:20:00Z">
                <w:rPr>
                  <w:rFonts w:ascii="Cambria Math" w:eastAsia="宋体" w:hAnsi="Cambria Math" w:cs="Times New Roman"/>
                  <w:i/>
                  <w:kern w:val="0"/>
                  <w:sz w:val="24"/>
                  <w:szCs w:val="24"/>
                </w:rPr>
              </w:del>
            </m:ctrlPr>
          </m:sSubSupPr>
          <m:e>
            <m:r>
              <w:del w:id="3324" w:author="Zhang Li" w:date="2022-06-12T15:20:00Z">
                <w:rPr>
                  <w:rFonts w:ascii="Cambria Math" w:eastAsia="宋体" w:hAnsi="Cambria Math" w:cs="Times New Roman"/>
                  <w:kern w:val="0"/>
                  <w:sz w:val="24"/>
                  <w:szCs w:val="24"/>
                </w:rPr>
                <m:t>T</m:t>
              </w:del>
            </m:r>
          </m:e>
          <m:sub>
            <m:r>
              <w:del w:id="3325" w:author="Zhang Li" w:date="2022-06-12T15:20:00Z">
                <w:rPr>
                  <w:rFonts w:ascii="Cambria Math" w:eastAsia="宋体" w:hAnsi="Cambria Math" w:cs="Times New Roman"/>
                  <w:kern w:val="0"/>
                  <w:sz w:val="24"/>
                  <w:szCs w:val="24"/>
                </w:rPr>
                <m:t>C</m:t>
              </w:del>
            </m:r>
          </m:sub>
          <m:sup>
            <m:r>
              <w:del w:id="3326" w:author="Zhang Li" w:date="2022-06-12T15:20:00Z">
                <w:rPr>
                  <w:rFonts w:ascii="Cambria Math" w:eastAsia="宋体" w:hAnsi="Cambria Math" w:cs="Times New Roman"/>
                  <w:kern w:val="0"/>
                  <w:sz w:val="24"/>
                  <w:szCs w:val="24"/>
                </w:rPr>
                <m:t>max</m:t>
              </w:del>
            </m:r>
          </m:sup>
        </m:sSubSup>
      </m:oMath>
      <w:del w:id="3327"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3328" w:author="Zhang Li" w:date="2022-06-12T15:20:00Z">
            <w:rPr>
              <w:rFonts w:ascii="Cambria Math" w:eastAsia="宋体" w:hAnsi="Cambria Math" w:cs="Times New Roman"/>
              <w:kern w:val="0"/>
              <w:sz w:val="24"/>
              <w:szCs w:val="24"/>
            </w:rPr>
            <m:t>p</m:t>
          </w:del>
        </m:r>
      </m:oMath>
      <w:del w:id="3329"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3330" w:author="Zhang Li" w:date="2022-06-12T15:20:00Z">
            <w:rPr>
              <w:rFonts w:ascii="Cambria Math" w:eastAsia="宋体" w:hAnsi="Cambria Math" w:cs="Times New Roman"/>
              <w:kern w:val="0"/>
              <w:sz w:val="24"/>
              <w:szCs w:val="24"/>
            </w:rPr>
            <m:t>F= T⋅</m:t>
          </w:del>
        </m:r>
        <m:sSubSup>
          <m:sSubSupPr>
            <m:ctrlPr>
              <w:del w:id="3331" w:author="Zhang Li" w:date="2022-06-12T15:20:00Z">
                <w:rPr>
                  <w:rFonts w:ascii="Cambria Math" w:eastAsia="宋体" w:hAnsi="Cambria Math" w:cs="Times New Roman"/>
                  <w:i/>
                  <w:kern w:val="0"/>
                  <w:sz w:val="24"/>
                  <w:szCs w:val="24"/>
                </w:rPr>
              </w:del>
            </m:ctrlPr>
          </m:sSubSupPr>
          <m:e>
            <m:r>
              <w:del w:id="3332" w:author="Zhang Li" w:date="2022-06-12T15:20:00Z">
                <w:rPr>
                  <w:rFonts w:ascii="Cambria Math" w:eastAsia="宋体" w:hAnsi="Cambria Math" w:cs="Times New Roman"/>
                  <w:kern w:val="0"/>
                  <w:sz w:val="24"/>
                  <w:szCs w:val="24"/>
                </w:rPr>
                <m:t>T</m:t>
              </w:del>
            </m:r>
          </m:e>
          <m:sub>
            <m:r>
              <w:del w:id="3333" w:author="Zhang Li" w:date="2022-06-12T15:20:00Z">
                <w:rPr>
                  <w:rFonts w:ascii="Cambria Math" w:eastAsia="宋体" w:hAnsi="Cambria Math" w:cs="Times New Roman"/>
                  <w:kern w:val="0"/>
                  <w:sz w:val="24"/>
                  <w:szCs w:val="24"/>
                </w:rPr>
                <m:t>C</m:t>
              </w:del>
            </m:r>
          </m:sub>
          <m:sup>
            <m:r>
              <w:del w:id="3334" w:author="Zhang Li" w:date="2022-06-12T15:20:00Z">
                <w:rPr>
                  <w:rFonts w:ascii="Cambria Math" w:eastAsia="宋体" w:hAnsi="Cambria Math" w:cs="Times New Roman"/>
                  <w:kern w:val="0"/>
                  <w:sz w:val="24"/>
                  <w:szCs w:val="24"/>
                </w:rPr>
                <m:t>max</m:t>
              </w:del>
            </m:r>
          </m:sup>
        </m:sSubSup>
        <m:r>
          <w:del w:id="3335" w:author="Zhang Li" w:date="2022-06-12T15:20:00Z">
            <w:rPr>
              <w:rFonts w:ascii="Cambria Math" w:eastAsia="宋体" w:hAnsi="Cambria Math" w:cs="Times New Roman"/>
              <w:kern w:val="0"/>
              <w:sz w:val="24"/>
              <w:szCs w:val="24"/>
            </w:rPr>
            <m:t>⋅</m:t>
          </w:del>
        </m:r>
        <m:d>
          <m:dPr>
            <m:begChr m:val="⌈"/>
            <m:endChr m:val="⌉"/>
            <m:ctrlPr>
              <w:del w:id="3336" w:author="Zhang Li" w:date="2022-06-12T15:20:00Z">
                <w:rPr>
                  <w:rFonts w:ascii="Cambria Math" w:eastAsia="宋体" w:hAnsi="Cambria Math" w:cs="Times New Roman"/>
                  <w:i/>
                  <w:kern w:val="0"/>
                  <w:sz w:val="24"/>
                  <w:szCs w:val="24"/>
                </w:rPr>
              </w:del>
            </m:ctrlPr>
          </m:dPr>
          <m:e>
            <m:f>
              <m:fPr>
                <m:ctrlPr>
                  <w:del w:id="3337" w:author="Zhang Li" w:date="2022-06-12T15:20:00Z">
                    <w:rPr>
                      <w:rFonts w:ascii="Cambria Math" w:eastAsia="宋体" w:hAnsi="Cambria Math" w:cs="Times New Roman"/>
                      <w:i/>
                      <w:kern w:val="0"/>
                      <w:sz w:val="24"/>
                      <w:szCs w:val="24"/>
                    </w:rPr>
                  </w:del>
                </m:ctrlPr>
              </m:fPr>
              <m:num>
                <m:func>
                  <m:funcPr>
                    <m:ctrlPr>
                      <w:del w:id="3338" w:author="Zhang Li" w:date="2022-06-12T15:20:00Z">
                        <w:rPr>
                          <w:rFonts w:ascii="Cambria Math" w:eastAsia="宋体" w:hAnsi="Cambria Math" w:cs="Times New Roman"/>
                          <w:i/>
                          <w:kern w:val="0"/>
                          <w:sz w:val="24"/>
                          <w:szCs w:val="24"/>
                        </w:rPr>
                      </w:del>
                    </m:ctrlPr>
                  </m:funcPr>
                  <m:fName>
                    <m:r>
                      <w:del w:id="3339" w:author="Zhang Li" w:date="2022-06-12T15:20:00Z">
                        <m:rPr>
                          <m:sty m:val="p"/>
                        </m:rPr>
                        <w:rPr>
                          <w:rFonts w:ascii="Cambria Math" w:eastAsia="宋体" w:hAnsi="Cambria Math" w:cs="Times New Roman"/>
                          <w:kern w:val="0"/>
                          <w:sz w:val="24"/>
                          <w:szCs w:val="24"/>
                        </w:rPr>
                        <m:t>log</m:t>
                      </w:del>
                    </m:r>
                  </m:fName>
                  <m:e>
                    <m:d>
                      <m:dPr>
                        <m:ctrlPr>
                          <w:del w:id="3340" w:author="Zhang Li" w:date="2022-06-12T15:20:00Z">
                            <w:rPr>
                              <w:rFonts w:ascii="Cambria Math" w:eastAsia="宋体" w:hAnsi="Cambria Math" w:cs="Times New Roman"/>
                              <w:i/>
                              <w:kern w:val="0"/>
                              <w:sz w:val="24"/>
                              <w:szCs w:val="24"/>
                            </w:rPr>
                          </w:del>
                        </m:ctrlPr>
                      </m:dPr>
                      <m:e>
                        <m:r>
                          <w:del w:id="3341" w:author="Zhang Li" w:date="2022-06-12T15:20:00Z">
                            <w:rPr>
                              <w:rFonts w:ascii="Cambria Math" w:eastAsia="宋体" w:hAnsi="Cambria Math" w:cs="Times New Roman"/>
                              <w:kern w:val="0"/>
                              <w:sz w:val="24"/>
                              <w:szCs w:val="24"/>
                            </w:rPr>
                            <m:t>1-ς</m:t>
                          </w:del>
                        </m:r>
                      </m:e>
                    </m:d>
                  </m:e>
                </m:func>
              </m:num>
              <m:den>
                <m:func>
                  <m:funcPr>
                    <m:ctrlPr>
                      <w:del w:id="3342" w:author="Zhang Li" w:date="2022-06-12T15:20:00Z">
                        <w:rPr>
                          <w:rFonts w:ascii="Cambria Math" w:eastAsia="宋体" w:hAnsi="Cambria Math" w:cs="Times New Roman"/>
                          <w:i/>
                          <w:kern w:val="0"/>
                          <w:sz w:val="24"/>
                          <w:szCs w:val="24"/>
                        </w:rPr>
                      </w:del>
                    </m:ctrlPr>
                  </m:funcPr>
                  <m:fName>
                    <m:r>
                      <w:del w:id="3343" w:author="Zhang Li" w:date="2022-06-12T15:20:00Z">
                        <m:rPr>
                          <m:sty m:val="p"/>
                        </m:rPr>
                        <w:rPr>
                          <w:rFonts w:ascii="Cambria Math" w:eastAsia="宋体" w:hAnsi="Cambria Math" w:cs="Times New Roman"/>
                          <w:kern w:val="0"/>
                          <w:sz w:val="24"/>
                          <w:szCs w:val="24"/>
                        </w:rPr>
                        <m:t>δ⋅log</m:t>
                      </w:del>
                    </m:r>
                  </m:fName>
                  <m:e>
                    <m:d>
                      <m:dPr>
                        <m:ctrlPr>
                          <w:del w:id="3344" w:author="Zhang Li" w:date="2022-06-12T15:20:00Z">
                            <w:rPr>
                              <w:rFonts w:ascii="Cambria Math" w:eastAsia="宋体" w:hAnsi="Cambria Math" w:cs="Times New Roman"/>
                              <w:i/>
                              <w:kern w:val="0"/>
                              <w:sz w:val="24"/>
                              <w:szCs w:val="24"/>
                            </w:rPr>
                          </w:del>
                        </m:ctrlPr>
                      </m:dPr>
                      <m:e>
                        <m:r>
                          <w:del w:id="3345" w:author="Zhang Li" w:date="2022-06-12T15:20:00Z">
                            <w:rPr>
                              <w:rFonts w:ascii="Cambria Math" w:eastAsia="宋体" w:hAnsi="Cambria Math" w:cs="Times New Roman"/>
                              <w:kern w:val="0"/>
                              <w:sz w:val="24"/>
                              <w:szCs w:val="24"/>
                            </w:rPr>
                            <m:t>1-</m:t>
                          </w:del>
                        </m:r>
                        <m:r>
                          <w:del w:id="3346" w:author="Zhang Li" w:date="2022-06-12T15:20:00Z">
                            <w:rPr>
                              <w:rFonts w:ascii="Cambria Math" w:eastAsia="宋体" w:hAnsi="Cambria Math" w:cs="Times New Roman" w:hint="eastAsia"/>
                              <w:kern w:val="0"/>
                              <w:sz w:val="24"/>
                              <w:szCs w:val="24"/>
                            </w:rPr>
                            <m:t>N</m:t>
                          </w:del>
                        </m:r>
                        <m:r>
                          <w:del w:id="3347" w:author="Zhang Li" w:date="2022-06-12T15:20:00Z">
                            <w:rPr>
                              <w:rFonts w:ascii="Cambria Math" w:eastAsia="宋体" w:hAnsi="Cambria Math" w:cs="Times New Roman"/>
                              <w:kern w:val="0"/>
                              <w:sz w:val="24"/>
                              <w:szCs w:val="24"/>
                            </w:rPr>
                            <m:t>⋅p⋅</m:t>
                          </w:del>
                        </m:r>
                        <m:sSup>
                          <m:sSupPr>
                            <m:ctrlPr>
                              <w:del w:id="3348" w:author="Zhang Li" w:date="2022-06-12T15:20:00Z">
                                <w:rPr>
                                  <w:rFonts w:ascii="Cambria Math" w:eastAsia="宋体" w:hAnsi="Cambria Math" w:cs="Times New Roman"/>
                                  <w:i/>
                                  <w:kern w:val="0"/>
                                  <w:sz w:val="24"/>
                                  <w:szCs w:val="24"/>
                                </w:rPr>
                              </w:del>
                            </m:ctrlPr>
                          </m:sSupPr>
                          <m:e>
                            <m:d>
                              <m:dPr>
                                <m:ctrlPr>
                                  <w:del w:id="3349" w:author="Zhang Li" w:date="2022-06-12T15:20:00Z">
                                    <w:rPr>
                                      <w:rFonts w:ascii="Cambria Math" w:eastAsia="宋体" w:hAnsi="Cambria Math" w:cs="Times New Roman"/>
                                      <w:i/>
                                      <w:kern w:val="0"/>
                                      <w:sz w:val="24"/>
                                      <w:szCs w:val="24"/>
                                    </w:rPr>
                                  </w:del>
                                </m:ctrlPr>
                              </m:dPr>
                              <m:e>
                                <m:r>
                                  <w:del w:id="3350" w:author="Zhang Li" w:date="2022-06-12T15:20:00Z">
                                    <w:rPr>
                                      <w:rFonts w:ascii="Cambria Math" w:eastAsia="宋体" w:hAnsi="Cambria Math" w:cs="Times New Roman"/>
                                      <w:kern w:val="0"/>
                                      <w:sz w:val="24"/>
                                      <w:szCs w:val="24"/>
                                    </w:rPr>
                                    <m:t>1-p</m:t>
                                  </w:del>
                                </m:r>
                              </m:e>
                            </m:d>
                          </m:e>
                          <m:sup>
                            <m:r>
                              <w:del w:id="3351" w:author="Zhang Li" w:date="2022-06-12T15:20:00Z">
                                <w:rPr>
                                  <w:rFonts w:ascii="Cambria Math" w:eastAsia="宋体" w:hAnsi="Cambria Math" w:cs="Times New Roman"/>
                                  <w:kern w:val="0"/>
                                  <w:sz w:val="24"/>
                                  <w:szCs w:val="24"/>
                                </w:rPr>
                                <m:t>N-1</m:t>
                              </w:del>
                            </m:r>
                          </m:sup>
                        </m:sSup>
                      </m:e>
                    </m:d>
                  </m:e>
                </m:func>
              </m:den>
            </m:f>
          </m:e>
        </m:d>
      </m:oMath>
      <w:del w:id="3352"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3353" w:author="Zhang Li" w:date="2022-06-12T15:20:00Z">
            <w:rPr>
              <w:rFonts w:ascii="Cambria Math" w:eastAsia="宋体" w:hAnsi="Cambria Math" w:cs="Times New Roman"/>
              <w:kern w:val="0"/>
              <w:sz w:val="24"/>
              <w:szCs w:val="24"/>
            </w:rPr>
            <m:t>δ</m:t>
          </w:del>
        </m:r>
      </m:oMath>
      <w:del w:id="3354" w:author="Zhang Li" w:date="2022-06-12T15:20:00Z">
        <w:r w:rsidDel="00D04290">
          <w:rPr>
            <w:rFonts w:ascii="Times New Roman" w:eastAsia="宋体" w:hAnsi="Times New Roman" w:cs="Times New Roman"/>
            <w:kern w:val="0"/>
            <w:sz w:val="24"/>
            <w:szCs w:val="24"/>
          </w:rPr>
          <w:delText xml:space="preserve"> against any </w:delText>
        </w:r>
      </w:del>
      <m:oMath>
        <m:d>
          <m:dPr>
            <m:ctrlPr>
              <w:del w:id="3355" w:author="Zhang Li" w:date="2022-06-12T15:20:00Z">
                <w:rPr>
                  <w:rFonts w:ascii="Cambria Math" w:eastAsia="宋体" w:hAnsi="Cambria Math" w:cs="Times New Roman"/>
                  <w:kern w:val="0"/>
                  <w:sz w:val="24"/>
                  <w:szCs w:val="24"/>
                </w:rPr>
              </w:del>
            </m:ctrlPr>
          </m:dPr>
          <m:e>
            <m:r>
              <w:del w:id="3356" w:author="Zhang Li" w:date="2022-06-12T15:20:00Z">
                <m:rPr>
                  <m:sty m:val="p"/>
                </m:rPr>
                <w:rPr>
                  <w:rFonts w:ascii="Cambria Math" w:eastAsia="宋体" w:hAnsi="Cambria Math" w:cs="Times New Roman"/>
                  <w:kern w:val="0"/>
                  <w:sz w:val="24"/>
                  <w:szCs w:val="24"/>
                </w:rPr>
                <m:t>1-</m:t>
              </w:del>
            </m:r>
            <m:r>
              <w:del w:id="3357" w:author="Zhang Li" w:date="2022-06-12T15:20:00Z">
                <w:rPr>
                  <w:rFonts w:ascii="Cambria Math" w:eastAsia="宋体" w:hAnsi="Cambria Math" w:cs="Times New Roman"/>
                  <w:kern w:val="0"/>
                  <w:sz w:val="24"/>
                  <w:szCs w:val="24"/>
                </w:rPr>
                <m:t>δ</m:t>
              </w:del>
            </m:r>
            <m:r>
              <w:del w:id="3358" w:author="Zhang Li" w:date="2022-06-12T15:20:00Z">
                <m:rPr>
                  <m:sty m:val="p"/>
                </m:rPr>
                <w:rPr>
                  <w:rFonts w:ascii="Cambria Math" w:eastAsia="宋体" w:hAnsi="Cambria Math" w:cs="Times New Roman"/>
                  <w:kern w:val="0"/>
                  <w:sz w:val="24"/>
                  <w:szCs w:val="24"/>
                </w:rPr>
                <m:t xml:space="preserve">, </m:t>
              </w:del>
            </m:r>
            <m:r>
              <w:del w:id="3359" w:author="Zhang Li" w:date="2022-06-12T15:20:00Z">
                <w:rPr>
                  <w:rFonts w:ascii="Cambria Math" w:eastAsia="宋体" w:hAnsi="Cambria Math" w:cs="Times New Roman"/>
                  <w:kern w:val="0"/>
                  <w:sz w:val="24"/>
                  <w:szCs w:val="24"/>
                </w:rPr>
                <m:t>T</m:t>
              </w:del>
            </m:r>
          </m:e>
        </m:d>
      </m:oMath>
      <w:del w:id="3360"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3361" w:author="Zhang Li" w:date="2022-06-12T15:20:00Z">
            <w:rPr>
              <w:rFonts w:ascii="Cambria Math" w:eastAsia="宋体" w:hAnsi="Cambria Math" w:cs="Times New Roman"/>
              <w:kern w:val="0"/>
              <w:sz w:val="24"/>
              <w:szCs w:val="24"/>
            </w:rPr>
            <m:t>0≤ς&lt;1</m:t>
          </w:del>
        </m:r>
      </m:oMath>
      <w:del w:id="3362"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7777777" w:rsidR="00D04290" w:rsidRDefault="00D04290" w:rsidP="00D04290">
      <w:pPr>
        <w:spacing w:afterLines="50" w:after="156"/>
        <w:rPr>
          <w:ins w:id="3363" w:author="Zhang Li" w:date="2022-06-12T15:21:00Z"/>
          <w:rFonts w:ascii="Times New Roman" w:eastAsia="宋体" w:hAnsi="Times New Roman" w:cs="Times New Roman"/>
          <w:kern w:val="0"/>
          <w:sz w:val="24"/>
          <w:szCs w:val="24"/>
        </w:rPr>
      </w:pPr>
      <w:ins w:id="3364"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3365" w:author="Zhang Li" w:date="2022-06-12T15:21:00Z">
                <w:rPr>
                  <w:rFonts w:ascii="Cambria Math" w:eastAsia="宋体" w:hAnsi="Cambria Math" w:cs="Times New Roman"/>
                  <w:i/>
                  <w:kern w:val="0"/>
                  <w:sz w:val="24"/>
                  <w:szCs w:val="24"/>
                </w:rPr>
              </w:ins>
            </m:ctrlPr>
          </m:sSubSupPr>
          <m:e>
            <m:r>
              <w:ins w:id="3366" w:author="Zhang Li" w:date="2022-06-12T15:21:00Z">
                <w:rPr>
                  <w:rFonts w:ascii="Cambria Math" w:eastAsia="宋体" w:hAnsi="Cambria Math" w:cs="Times New Roman"/>
                  <w:kern w:val="0"/>
                  <w:sz w:val="24"/>
                  <w:szCs w:val="24"/>
                </w:rPr>
                <m:t>T</m:t>
              </w:ins>
            </m:r>
          </m:e>
          <m:sub>
            <m:r>
              <w:ins w:id="3367" w:author="Zhang Li" w:date="2022-06-12T15:21:00Z">
                <w:rPr>
                  <w:rFonts w:ascii="Cambria Math" w:eastAsia="宋体" w:hAnsi="Cambria Math" w:cs="Times New Roman"/>
                  <w:kern w:val="0"/>
                  <w:sz w:val="24"/>
                  <w:szCs w:val="24"/>
                </w:rPr>
                <m:t>C</m:t>
              </w:ins>
            </m:r>
          </m:sub>
          <m:sup>
            <m:r>
              <w:ins w:id="3368" w:author="Zhang Li" w:date="2022-06-12T15:21:00Z">
                <w:rPr>
                  <w:rFonts w:ascii="Cambria Math" w:eastAsia="宋体" w:hAnsi="Cambria Math" w:cs="Times New Roman"/>
                  <w:kern w:val="0"/>
                  <w:sz w:val="24"/>
                  <w:szCs w:val="24"/>
                </w:rPr>
                <m:t>max</m:t>
              </w:ins>
            </m:r>
          </m:sup>
        </m:sSubSup>
        <m:r>
          <w:ins w:id="3369" w:author="Zhang Li" w:date="2022-06-12T15:21:00Z">
            <w:rPr>
              <w:rFonts w:ascii="Cambria Math" w:eastAsia="宋体" w:hAnsi="Cambria Math" w:cs="Times New Roman"/>
              <w:kern w:val="0"/>
              <w:sz w:val="24"/>
              <w:szCs w:val="24"/>
            </w:rPr>
            <m:t xml:space="preserve">= </m:t>
          </w:ins>
        </m:r>
        <m:sSubSup>
          <m:sSubSupPr>
            <m:ctrlPr>
              <w:ins w:id="3370" w:author="Zhang Li" w:date="2022-06-12T15:21:00Z">
                <w:rPr>
                  <w:rFonts w:ascii="Cambria Math" w:eastAsia="宋体" w:hAnsi="Cambria Math" w:cs="Times New Roman"/>
                  <w:i/>
                  <w:kern w:val="0"/>
                  <w:sz w:val="24"/>
                  <w:szCs w:val="24"/>
                </w:rPr>
              </w:ins>
            </m:ctrlPr>
          </m:sSubSupPr>
          <m:e>
            <m:r>
              <w:ins w:id="3371" w:author="Zhang Li" w:date="2022-06-12T15:21:00Z">
                <w:rPr>
                  <w:rFonts w:ascii="Cambria Math" w:eastAsia="宋体" w:hAnsi="Cambria Math" w:cs="Times New Roman"/>
                  <w:kern w:val="0"/>
                  <w:sz w:val="24"/>
                  <w:szCs w:val="24"/>
                </w:rPr>
                <m:t>T</m:t>
              </w:ins>
            </m:r>
          </m:e>
          <m:sub>
            <m:r>
              <w:ins w:id="3372" w:author="Zhang Li" w:date="2022-06-12T15:21:00Z">
                <w:rPr>
                  <w:rFonts w:ascii="Cambria Math" w:eastAsia="宋体" w:hAnsi="Cambria Math" w:cs="Times New Roman"/>
                  <w:kern w:val="0"/>
                  <w:sz w:val="24"/>
                  <w:szCs w:val="24"/>
                </w:rPr>
                <m:t>B</m:t>
              </w:ins>
            </m:r>
          </m:sub>
          <m:sup>
            <m:r>
              <w:ins w:id="3373" w:author="Zhang Li" w:date="2022-06-12T15:21:00Z">
                <w:rPr>
                  <w:rFonts w:ascii="Cambria Math" w:eastAsia="宋体" w:hAnsi="Cambria Math" w:cs="Times New Roman"/>
                  <w:kern w:val="0"/>
                  <w:sz w:val="24"/>
                  <w:szCs w:val="24"/>
                </w:rPr>
                <m:t>max</m:t>
              </w:ins>
            </m:r>
          </m:sup>
        </m:sSubSup>
        <m:r>
          <w:ins w:id="3374" w:author="Zhang Li" w:date="2022-06-12T15:21:00Z">
            <w:rPr>
              <w:rFonts w:ascii="Cambria Math" w:eastAsia="宋体" w:hAnsi="Cambria Math" w:cs="Times New Roman"/>
              <w:kern w:val="0"/>
              <w:sz w:val="24"/>
              <w:szCs w:val="24"/>
            </w:rPr>
            <m:t>+N⋅</m:t>
          </w:ins>
        </m:r>
        <m:sSub>
          <m:sSubPr>
            <m:ctrlPr>
              <w:ins w:id="3375" w:author="Zhang Li" w:date="2022-06-12T15:21:00Z">
                <w:rPr>
                  <w:rFonts w:ascii="Cambria Math" w:eastAsia="宋体" w:hAnsi="Cambria Math" w:cs="Times New Roman"/>
                  <w:i/>
                  <w:kern w:val="0"/>
                  <w:sz w:val="24"/>
                  <w:szCs w:val="24"/>
                </w:rPr>
              </w:ins>
            </m:ctrlPr>
          </m:sSubPr>
          <m:e>
            <m:r>
              <w:ins w:id="3376" w:author="Zhang Li" w:date="2022-06-12T15:21:00Z">
                <w:rPr>
                  <w:rFonts w:ascii="Cambria Math" w:eastAsia="宋体" w:hAnsi="Cambria Math" w:cs="Times New Roman"/>
                  <w:kern w:val="0"/>
                  <w:sz w:val="24"/>
                  <w:szCs w:val="24"/>
                </w:rPr>
                <m:t>T</m:t>
              </w:ins>
            </m:r>
          </m:e>
          <m:sub>
            <m:r>
              <w:ins w:id="3377" w:author="Zhang Li" w:date="2022-06-12T15:21:00Z">
                <w:rPr>
                  <w:rFonts w:ascii="Cambria Math" w:eastAsia="宋体" w:hAnsi="Cambria Math" w:cs="Times New Roman"/>
                  <w:kern w:val="0"/>
                  <w:sz w:val="24"/>
                  <w:szCs w:val="24"/>
                </w:rPr>
                <m:t>sig</m:t>
              </w:ins>
            </m:r>
          </m:sub>
        </m:sSub>
      </m:oMath>
      <w:ins w:id="337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w:ins>
      <m:oMath>
        <m:r>
          <w:ins w:id="3379" w:author="Zhang Li" w:date="2022-06-12T15:21:00Z">
            <w:rPr>
              <w:rFonts w:ascii="Cambria Math" w:eastAsia="宋体" w:hAnsi="Cambria Math" w:cs="Times New Roman"/>
              <w:kern w:val="0"/>
              <w:sz w:val="24"/>
              <w:szCs w:val="24"/>
            </w:rPr>
            <m:t>p</m:t>
          </w:ins>
        </m:r>
      </m:oMath>
      <w:ins w:id="338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it requires at least </w:t>
        </w:r>
      </w:ins>
      <m:oMath>
        <m:r>
          <w:ins w:id="3381" w:author="Zhang Li" w:date="2022-06-12T15:21:00Z">
            <w:rPr>
              <w:rFonts w:ascii="Cambria Math" w:eastAsia="宋体" w:hAnsi="Cambria Math" w:cs="Times New Roman"/>
              <w:kern w:val="0"/>
              <w:sz w:val="24"/>
              <w:szCs w:val="24"/>
            </w:rPr>
            <m:t>F= T⋅</m:t>
          </w:ins>
        </m:r>
        <m:sSubSup>
          <m:sSubSupPr>
            <m:ctrlPr>
              <w:ins w:id="3382" w:author="Zhang Li" w:date="2022-06-12T15:21:00Z">
                <w:rPr>
                  <w:rFonts w:ascii="Cambria Math" w:eastAsia="宋体" w:hAnsi="Cambria Math" w:cs="Times New Roman"/>
                  <w:i/>
                  <w:kern w:val="0"/>
                  <w:sz w:val="24"/>
                  <w:szCs w:val="24"/>
                </w:rPr>
              </w:ins>
            </m:ctrlPr>
          </m:sSubSupPr>
          <m:e>
            <m:r>
              <w:ins w:id="3383" w:author="Zhang Li" w:date="2022-06-12T15:21:00Z">
                <w:rPr>
                  <w:rFonts w:ascii="Cambria Math" w:eastAsia="宋体" w:hAnsi="Cambria Math" w:cs="Times New Roman"/>
                  <w:kern w:val="0"/>
                  <w:sz w:val="24"/>
                  <w:szCs w:val="24"/>
                </w:rPr>
                <m:t>T</m:t>
              </w:ins>
            </m:r>
          </m:e>
          <m:sub>
            <m:r>
              <w:ins w:id="3384" w:author="Zhang Li" w:date="2022-06-12T15:21:00Z">
                <w:rPr>
                  <w:rFonts w:ascii="Cambria Math" w:eastAsia="宋体" w:hAnsi="Cambria Math" w:cs="Times New Roman"/>
                  <w:kern w:val="0"/>
                  <w:sz w:val="24"/>
                  <w:szCs w:val="24"/>
                </w:rPr>
                <m:t>C</m:t>
              </w:ins>
            </m:r>
          </m:sub>
          <m:sup>
            <m:r>
              <w:ins w:id="3385" w:author="Zhang Li" w:date="2022-06-12T15:21:00Z">
                <w:rPr>
                  <w:rFonts w:ascii="Cambria Math" w:eastAsia="宋体" w:hAnsi="Cambria Math" w:cs="Times New Roman"/>
                  <w:kern w:val="0"/>
                  <w:sz w:val="24"/>
                  <w:szCs w:val="24"/>
                </w:rPr>
                <m:t>max</m:t>
              </w:ins>
            </m:r>
          </m:sup>
        </m:sSubSup>
        <m:r>
          <w:ins w:id="3386" w:author="Zhang Li" w:date="2022-06-12T15:21:00Z">
            <w:rPr>
              <w:rFonts w:ascii="Cambria Math" w:eastAsia="宋体" w:hAnsi="Cambria Math" w:cs="Times New Roman"/>
              <w:kern w:val="0"/>
              <w:sz w:val="24"/>
              <w:szCs w:val="24"/>
            </w:rPr>
            <m:t>⋅</m:t>
          </w:ins>
        </m:r>
        <m:d>
          <m:dPr>
            <m:begChr m:val="⌈"/>
            <m:endChr m:val="⌉"/>
            <m:ctrlPr>
              <w:ins w:id="3387" w:author="Zhang Li" w:date="2022-06-12T15:21:00Z">
                <w:rPr>
                  <w:rFonts w:ascii="Cambria Math" w:eastAsia="宋体" w:hAnsi="Cambria Math" w:cs="Times New Roman"/>
                  <w:i/>
                  <w:kern w:val="0"/>
                  <w:sz w:val="24"/>
                  <w:szCs w:val="24"/>
                </w:rPr>
              </w:ins>
            </m:ctrlPr>
          </m:dPr>
          <m:e>
            <m:f>
              <m:fPr>
                <m:ctrlPr>
                  <w:ins w:id="3388" w:author="Zhang Li" w:date="2022-06-12T15:21:00Z">
                    <w:rPr>
                      <w:rFonts w:ascii="Cambria Math" w:eastAsia="宋体" w:hAnsi="Cambria Math" w:cs="Times New Roman"/>
                      <w:i/>
                      <w:kern w:val="0"/>
                      <w:sz w:val="24"/>
                      <w:szCs w:val="24"/>
                    </w:rPr>
                  </w:ins>
                </m:ctrlPr>
              </m:fPr>
              <m:num>
                <m:func>
                  <m:funcPr>
                    <m:ctrlPr>
                      <w:ins w:id="3389" w:author="Zhang Li" w:date="2022-06-12T15:21:00Z">
                        <w:rPr>
                          <w:rFonts w:ascii="Cambria Math" w:eastAsia="宋体" w:hAnsi="Cambria Math" w:cs="Times New Roman"/>
                          <w:i/>
                          <w:kern w:val="0"/>
                          <w:sz w:val="24"/>
                          <w:szCs w:val="24"/>
                        </w:rPr>
                      </w:ins>
                    </m:ctrlPr>
                  </m:funcPr>
                  <m:fName>
                    <m:r>
                      <w:ins w:id="3390" w:author="Zhang Li" w:date="2022-06-12T15:21:00Z">
                        <m:rPr>
                          <m:sty m:val="p"/>
                        </m:rPr>
                        <w:rPr>
                          <w:rFonts w:ascii="Cambria Math" w:eastAsia="宋体" w:hAnsi="Cambria Math" w:cs="Times New Roman"/>
                          <w:kern w:val="0"/>
                          <w:sz w:val="24"/>
                          <w:szCs w:val="24"/>
                        </w:rPr>
                        <m:t>log</m:t>
                      </w:ins>
                    </m:r>
                  </m:fName>
                  <m:e>
                    <m:d>
                      <m:dPr>
                        <m:ctrlPr>
                          <w:ins w:id="3391" w:author="Zhang Li" w:date="2022-06-12T15:21:00Z">
                            <w:rPr>
                              <w:rFonts w:ascii="Cambria Math" w:eastAsia="宋体" w:hAnsi="Cambria Math" w:cs="Times New Roman"/>
                              <w:i/>
                              <w:kern w:val="0"/>
                              <w:sz w:val="24"/>
                              <w:szCs w:val="24"/>
                            </w:rPr>
                          </w:ins>
                        </m:ctrlPr>
                      </m:dPr>
                      <m:e>
                        <m:r>
                          <w:ins w:id="3392" w:author="Zhang Li" w:date="2022-06-12T15:21:00Z">
                            <w:rPr>
                              <w:rFonts w:ascii="Cambria Math" w:eastAsia="宋体" w:hAnsi="Cambria Math" w:cs="Times New Roman"/>
                              <w:kern w:val="0"/>
                              <w:sz w:val="24"/>
                              <w:szCs w:val="24"/>
                            </w:rPr>
                            <m:t>1-ς</m:t>
                          </w:ins>
                        </m:r>
                      </m:e>
                    </m:d>
                  </m:e>
                </m:func>
              </m:num>
              <m:den>
                <m:func>
                  <m:funcPr>
                    <m:ctrlPr>
                      <w:ins w:id="3393" w:author="Zhang Li" w:date="2022-06-12T15:21:00Z">
                        <w:rPr>
                          <w:rFonts w:ascii="Cambria Math" w:eastAsia="宋体" w:hAnsi="Cambria Math" w:cs="Times New Roman"/>
                          <w:i/>
                          <w:kern w:val="0"/>
                          <w:sz w:val="24"/>
                          <w:szCs w:val="24"/>
                        </w:rPr>
                      </w:ins>
                    </m:ctrlPr>
                  </m:funcPr>
                  <m:fName>
                    <m:r>
                      <w:ins w:id="3394" w:author="Zhang Li" w:date="2022-06-12T15:21:00Z">
                        <m:rPr>
                          <m:sty m:val="p"/>
                        </m:rPr>
                        <w:rPr>
                          <w:rFonts w:ascii="Cambria Math" w:eastAsia="宋体" w:hAnsi="Cambria Math" w:cs="Times New Roman"/>
                          <w:kern w:val="0"/>
                          <w:sz w:val="24"/>
                          <w:szCs w:val="24"/>
                        </w:rPr>
                        <m:t>δ⋅log</m:t>
                      </w:ins>
                    </m:r>
                  </m:fName>
                  <m:e>
                    <m:d>
                      <m:dPr>
                        <m:ctrlPr>
                          <w:ins w:id="3395" w:author="Zhang Li" w:date="2022-06-12T15:21:00Z">
                            <w:rPr>
                              <w:rFonts w:ascii="Cambria Math" w:eastAsia="宋体" w:hAnsi="Cambria Math" w:cs="Times New Roman"/>
                              <w:i/>
                              <w:kern w:val="0"/>
                              <w:sz w:val="24"/>
                              <w:szCs w:val="24"/>
                            </w:rPr>
                          </w:ins>
                        </m:ctrlPr>
                      </m:dPr>
                      <m:e>
                        <m:r>
                          <w:ins w:id="3396" w:author="Zhang Li" w:date="2022-06-12T15:21:00Z">
                            <w:rPr>
                              <w:rFonts w:ascii="Cambria Math" w:eastAsia="宋体" w:hAnsi="Cambria Math" w:cs="Times New Roman"/>
                              <w:kern w:val="0"/>
                              <w:sz w:val="24"/>
                              <w:szCs w:val="24"/>
                            </w:rPr>
                            <m:t>1-</m:t>
                          </w:ins>
                        </m:r>
                        <m:r>
                          <w:ins w:id="3397" w:author="Zhang Li" w:date="2022-06-12T15:21:00Z">
                            <w:rPr>
                              <w:rFonts w:ascii="Cambria Math" w:eastAsia="宋体" w:hAnsi="Cambria Math" w:cs="Times New Roman" w:hint="eastAsia"/>
                              <w:kern w:val="0"/>
                              <w:sz w:val="24"/>
                              <w:szCs w:val="24"/>
                            </w:rPr>
                            <m:t>N</m:t>
                          </w:ins>
                        </m:r>
                        <m:r>
                          <w:ins w:id="3398" w:author="Zhang Li" w:date="2022-06-12T15:21:00Z">
                            <w:rPr>
                              <w:rFonts w:ascii="Cambria Math" w:eastAsia="宋体" w:hAnsi="Cambria Math" w:cs="Times New Roman"/>
                              <w:kern w:val="0"/>
                              <w:sz w:val="24"/>
                              <w:szCs w:val="24"/>
                            </w:rPr>
                            <m:t>⋅p⋅</m:t>
                          </w:ins>
                        </m:r>
                        <m:sSup>
                          <m:sSupPr>
                            <m:ctrlPr>
                              <w:ins w:id="3399" w:author="Zhang Li" w:date="2022-06-12T15:21:00Z">
                                <w:rPr>
                                  <w:rFonts w:ascii="Cambria Math" w:eastAsia="宋体" w:hAnsi="Cambria Math" w:cs="Times New Roman"/>
                                  <w:i/>
                                  <w:kern w:val="0"/>
                                  <w:sz w:val="24"/>
                                  <w:szCs w:val="24"/>
                                </w:rPr>
                              </w:ins>
                            </m:ctrlPr>
                          </m:sSupPr>
                          <m:e>
                            <m:d>
                              <m:dPr>
                                <m:ctrlPr>
                                  <w:ins w:id="3400" w:author="Zhang Li" w:date="2022-06-12T15:21:00Z">
                                    <w:rPr>
                                      <w:rFonts w:ascii="Cambria Math" w:eastAsia="宋体" w:hAnsi="Cambria Math" w:cs="Times New Roman"/>
                                      <w:i/>
                                      <w:kern w:val="0"/>
                                      <w:sz w:val="24"/>
                                      <w:szCs w:val="24"/>
                                    </w:rPr>
                                  </w:ins>
                                </m:ctrlPr>
                              </m:dPr>
                              <m:e>
                                <m:r>
                                  <w:ins w:id="3401" w:author="Zhang Li" w:date="2022-06-12T15:21:00Z">
                                    <w:rPr>
                                      <w:rFonts w:ascii="Cambria Math" w:eastAsia="宋体" w:hAnsi="Cambria Math" w:cs="Times New Roman"/>
                                      <w:kern w:val="0"/>
                                      <w:sz w:val="24"/>
                                      <w:szCs w:val="24"/>
                                    </w:rPr>
                                    <m:t>1-p</m:t>
                                  </w:ins>
                                </m:r>
                              </m:e>
                            </m:d>
                          </m:e>
                          <m:sup>
                            <m:r>
                              <w:ins w:id="3402" w:author="Zhang Li" w:date="2022-06-12T15:21:00Z">
                                <w:rPr>
                                  <w:rFonts w:ascii="Cambria Math" w:eastAsia="宋体" w:hAnsi="Cambria Math" w:cs="Times New Roman"/>
                                  <w:kern w:val="0"/>
                                  <w:sz w:val="24"/>
                                  <w:szCs w:val="24"/>
                                </w:rPr>
                                <m:t>N-1</m:t>
                              </w:ins>
                            </m:r>
                          </m:sup>
                        </m:sSup>
                      </m:e>
                    </m:d>
                  </m:e>
                </m:func>
              </m:den>
            </m:f>
          </m:e>
        </m:d>
      </m:oMath>
      <w:ins w:id="340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w:ins>
      <m:oMath>
        <m:d>
          <m:dPr>
            <m:ctrlPr>
              <w:ins w:id="3404" w:author="Zhang Li" w:date="2022-06-12T15:21:00Z">
                <w:rPr>
                  <w:rFonts w:ascii="Cambria Math" w:eastAsia="宋体" w:hAnsi="Cambria Math" w:cs="Times New Roman"/>
                  <w:kern w:val="0"/>
                  <w:sz w:val="24"/>
                  <w:szCs w:val="24"/>
                </w:rPr>
              </w:ins>
            </m:ctrlPr>
          </m:dPr>
          <m:e>
            <m:r>
              <w:ins w:id="3405" w:author="Zhang Li" w:date="2022-06-12T15:21:00Z">
                <m:rPr>
                  <m:sty m:val="p"/>
                </m:rPr>
                <w:rPr>
                  <w:rFonts w:ascii="Cambria Math" w:eastAsia="宋体" w:hAnsi="Cambria Math" w:cs="Times New Roman"/>
                  <w:kern w:val="0"/>
                  <w:sz w:val="24"/>
                  <w:szCs w:val="24"/>
                </w:rPr>
                <m:t>1-</m:t>
              </w:ins>
            </m:r>
            <m:r>
              <w:ins w:id="3406" w:author="Zhang Li" w:date="2022-06-12T15:21:00Z">
                <w:rPr>
                  <w:rFonts w:ascii="Cambria Math" w:eastAsia="宋体" w:hAnsi="Cambria Math" w:cs="Times New Roman"/>
                  <w:kern w:val="0"/>
                  <w:sz w:val="24"/>
                  <w:szCs w:val="24"/>
                </w:rPr>
                <m:t>δ</m:t>
              </w:ins>
            </m:r>
            <m:r>
              <w:ins w:id="3407" w:author="Zhang Li" w:date="2022-06-12T15:21:00Z">
                <m:rPr>
                  <m:sty m:val="p"/>
                </m:rPr>
                <w:rPr>
                  <w:rFonts w:ascii="Cambria Math" w:eastAsia="宋体" w:hAnsi="Cambria Math" w:cs="Times New Roman"/>
                  <w:kern w:val="0"/>
                  <w:sz w:val="24"/>
                  <w:szCs w:val="24"/>
                </w:rPr>
                <m:t xml:space="preserve">, </m:t>
              </w:ins>
            </m:r>
            <m:r>
              <w:ins w:id="3408" w:author="Zhang Li" w:date="2022-06-12T15:21:00Z">
                <w:rPr>
                  <w:rFonts w:ascii="Cambria Math" w:eastAsia="宋体" w:hAnsi="Cambria Math" w:cs="Times New Roman"/>
                  <w:kern w:val="0"/>
                  <w:sz w:val="24"/>
                  <w:szCs w:val="24"/>
                </w:rPr>
                <m:t>T</m:t>
              </w:ins>
            </m:r>
          </m:e>
        </m:d>
      </m:oMath>
      <w:ins w:id="3409"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w:ins>
      <m:oMath>
        <m:r>
          <w:ins w:id="3410" w:author="Zhang Li" w:date="2022-06-12T15:21:00Z">
            <w:rPr>
              <w:rFonts w:ascii="Cambria Math" w:eastAsia="宋体" w:hAnsi="Cambria Math" w:cs="Times New Roman"/>
              <w:kern w:val="0"/>
              <w:sz w:val="24"/>
              <w:szCs w:val="24"/>
            </w:rPr>
            <m:t>0≤ς&lt;1</m:t>
          </w:ins>
        </m:r>
      </m:oMath>
      <w:ins w:id="341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384B5000" w:rsidR="00D04290" w:rsidRPr="00D04290" w:rsidRDefault="00D04290" w:rsidP="00D04290">
      <w:pPr>
        <w:spacing w:afterLines="50" w:after="156"/>
        <w:rPr>
          <w:ins w:id="3412" w:author="Zhang Li" w:date="2022-06-12T15:21:00Z"/>
          <w:rFonts w:ascii="Times New Roman" w:eastAsia="宋体" w:hAnsi="Times New Roman" w:cs="Times New Roman"/>
          <w:kern w:val="0"/>
          <w:sz w:val="24"/>
          <w:szCs w:val="24"/>
        </w:rPr>
      </w:pPr>
      <w:ins w:id="3413"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w:ins>
      <m:oMath>
        <m:sSub>
          <m:sSubPr>
            <m:ctrlPr>
              <w:ins w:id="3414" w:author="Zhang Li" w:date="2022-06-12T15:21:00Z">
                <w:rPr>
                  <w:rFonts w:ascii="Cambria Math" w:eastAsia="宋体" w:hAnsi="Cambria Math" w:cs="Times New Roman"/>
                  <w:i/>
                  <w:kern w:val="0"/>
                  <w:sz w:val="24"/>
                  <w:szCs w:val="24"/>
                </w:rPr>
              </w:ins>
            </m:ctrlPr>
          </m:sSubPr>
          <m:e>
            <m:r>
              <w:ins w:id="3415" w:author="Zhang Li" w:date="2022-06-12T15:21:00Z">
                <w:rPr>
                  <w:rFonts w:ascii="Cambria Math" w:eastAsia="宋体" w:hAnsi="Cambria Math" w:cs="Times New Roman"/>
                  <w:kern w:val="0"/>
                  <w:sz w:val="24"/>
                  <w:szCs w:val="24"/>
                </w:rPr>
                <m:t>p</m:t>
              </w:ins>
            </m:r>
          </m:e>
          <m:sub>
            <m:r>
              <w:ins w:id="3416" w:author="Zhang Li" w:date="2022-06-12T15:21:00Z">
                <w:rPr>
                  <w:rFonts w:ascii="Cambria Math" w:eastAsia="宋体" w:hAnsi="Cambria Math" w:cs="Times New Roman"/>
                  <w:kern w:val="0"/>
                  <w:sz w:val="24"/>
                  <w:szCs w:val="24"/>
                </w:rPr>
                <m:t>s</m:t>
              </w:ins>
            </m:r>
          </m:sub>
        </m:sSub>
        <m:r>
          <w:ins w:id="3417" w:author="Zhang Li" w:date="2022-06-12T15:21:00Z">
            <w:rPr>
              <w:rFonts w:ascii="Cambria Math" w:eastAsia="宋体" w:hAnsi="Cambria Math" w:cs="Times New Roman"/>
              <w:kern w:val="0"/>
              <w:sz w:val="24"/>
              <w:szCs w:val="24"/>
            </w:rPr>
            <m:t xml:space="preserve">= </m:t>
          </w:ins>
        </m:r>
        <m:d>
          <m:dPr>
            <m:ctrlPr>
              <w:ins w:id="3418" w:author="Zhang Li" w:date="2022-06-12T15:21:00Z">
                <w:rPr>
                  <w:rFonts w:ascii="Cambria Math" w:eastAsia="宋体" w:hAnsi="Cambria Math" w:cs="Times New Roman"/>
                  <w:i/>
                  <w:kern w:val="0"/>
                  <w:sz w:val="24"/>
                  <w:szCs w:val="24"/>
                </w:rPr>
              </w:ins>
            </m:ctrlPr>
          </m:dPr>
          <m:e>
            <m:f>
              <m:fPr>
                <m:type m:val="noBar"/>
                <m:ctrlPr>
                  <w:ins w:id="3419" w:author="Zhang Li" w:date="2022-06-12T15:21:00Z">
                    <w:rPr>
                      <w:rFonts w:ascii="Cambria Math" w:eastAsia="宋体" w:hAnsi="Cambria Math" w:cs="Times New Roman"/>
                      <w:i/>
                      <w:kern w:val="0"/>
                      <w:sz w:val="24"/>
                      <w:szCs w:val="24"/>
                    </w:rPr>
                  </w:ins>
                </m:ctrlPr>
              </m:fPr>
              <m:num>
                <m:r>
                  <w:ins w:id="3420" w:author="Zhang Li" w:date="2022-06-12T15:21:00Z">
                    <w:rPr>
                      <w:rFonts w:ascii="Cambria Math" w:eastAsia="宋体" w:hAnsi="Cambria Math" w:cs="Times New Roman"/>
                      <w:kern w:val="0"/>
                      <w:sz w:val="24"/>
                      <w:szCs w:val="24"/>
                    </w:rPr>
                    <m:t>N</m:t>
                  </w:ins>
                </m:r>
              </m:num>
              <m:den>
                <m:r>
                  <w:ins w:id="3421" w:author="Zhang Li" w:date="2022-06-12T15:21:00Z">
                    <w:rPr>
                      <w:rFonts w:ascii="Cambria Math" w:eastAsia="宋体" w:hAnsi="Cambria Math" w:cs="Times New Roman"/>
                      <w:kern w:val="0"/>
                      <w:sz w:val="24"/>
                      <w:szCs w:val="24"/>
                    </w:rPr>
                    <m:t>1</m:t>
                  </w:ins>
                </m:r>
              </m:den>
            </m:f>
          </m:e>
        </m:d>
        <m:r>
          <w:ins w:id="3422" w:author="Zhang Li" w:date="2022-06-12T15:21:00Z">
            <w:rPr>
              <w:rFonts w:ascii="Cambria Math" w:eastAsia="宋体" w:hAnsi="Cambria Math" w:cs="Times New Roman"/>
              <w:kern w:val="0"/>
              <w:sz w:val="24"/>
              <w:szCs w:val="24"/>
            </w:rPr>
            <m:t>p⋅</m:t>
          </w:ins>
        </m:r>
        <m:sSup>
          <m:sSupPr>
            <m:ctrlPr>
              <w:ins w:id="3423" w:author="Zhang Li" w:date="2022-06-12T15:21:00Z">
                <w:rPr>
                  <w:rFonts w:ascii="Cambria Math" w:eastAsia="宋体" w:hAnsi="Cambria Math" w:cs="Times New Roman"/>
                  <w:i/>
                  <w:kern w:val="0"/>
                  <w:sz w:val="24"/>
                  <w:szCs w:val="24"/>
                </w:rPr>
              </w:ins>
            </m:ctrlPr>
          </m:sSupPr>
          <m:e>
            <m:d>
              <m:dPr>
                <m:ctrlPr>
                  <w:ins w:id="3424" w:author="Zhang Li" w:date="2022-06-12T15:21:00Z">
                    <w:rPr>
                      <w:rFonts w:ascii="Cambria Math" w:eastAsia="宋体" w:hAnsi="Cambria Math" w:cs="Times New Roman"/>
                      <w:i/>
                      <w:kern w:val="0"/>
                      <w:sz w:val="24"/>
                      <w:szCs w:val="24"/>
                    </w:rPr>
                  </w:ins>
                </m:ctrlPr>
              </m:dPr>
              <m:e>
                <m:r>
                  <w:ins w:id="3425" w:author="Zhang Li" w:date="2022-06-12T15:21:00Z">
                    <w:rPr>
                      <w:rFonts w:ascii="Cambria Math" w:eastAsia="宋体" w:hAnsi="Cambria Math" w:cs="Times New Roman"/>
                      <w:kern w:val="0"/>
                      <w:sz w:val="24"/>
                      <w:szCs w:val="24"/>
                    </w:rPr>
                    <m:t>1-p</m:t>
                  </w:ins>
                </m:r>
              </m:e>
            </m:d>
          </m:e>
          <m:sup>
            <m:r>
              <w:ins w:id="3426" w:author="Zhang Li" w:date="2022-06-12T15:21:00Z">
                <w:rPr>
                  <w:rFonts w:ascii="Cambria Math" w:eastAsia="宋体" w:hAnsi="Cambria Math" w:cs="Times New Roman"/>
                  <w:kern w:val="0"/>
                  <w:sz w:val="24"/>
                  <w:szCs w:val="24"/>
                </w:rPr>
                <m:t>N-1</m:t>
              </w:ins>
            </m:r>
          </m:sup>
        </m:sSup>
      </m:oMath>
      <w:ins w:id="342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w:ins>
      <m:oMath>
        <m:r>
          <w:ins w:id="3428" w:author="Zhang Li" w:date="2022-06-12T15:21:00Z">
            <w:rPr>
              <w:rFonts w:ascii="Cambria Math" w:eastAsia="宋体" w:hAnsi="Cambria Math" w:cs="Times New Roman"/>
              <w:kern w:val="0"/>
              <w:sz w:val="24"/>
              <w:szCs w:val="24"/>
            </w:rPr>
            <m:t>0≤ς&lt;1</m:t>
          </w:ins>
        </m:r>
      </m:oMath>
      <w:ins w:id="342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3430" w:author="Zhang Li" w:date="2022-06-12T15:21:00Z">
            <w:rPr>
              <w:rFonts w:ascii="Cambria Math" w:eastAsia="宋体" w:hAnsi="Cambria Math" w:cs="Times New Roman"/>
              <w:kern w:val="0"/>
              <w:sz w:val="24"/>
              <w:szCs w:val="24"/>
            </w:rPr>
            <m:t>x=⌈</m:t>
          </w:ins>
        </m:r>
        <m:f>
          <m:fPr>
            <m:ctrlPr>
              <w:ins w:id="3431" w:author="Zhang Li" w:date="2022-06-12T15:21:00Z">
                <w:rPr>
                  <w:rFonts w:ascii="Cambria Math" w:eastAsia="宋体" w:hAnsi="Cambria Math" w:cs="Times New Roman"/>
                  <w:i/>
                  <w:kern w:val="0"/>
                  <w:sz w:val="24"/>
                  <w:szCs w:val="24"/>
                </w:rPr>
              </w:ins>
            </m:ctrlPr>
          </m:fPr>
          <m:num>
            <m:func>
              <m:funcPr>
                <m:ctrlPr>
                  <w:ins w:id="3432" w:author="Zhang Li" w:date="2022-06-12T15:21:00Z">
                    <w:rPr>
                      <w:rFonts w:ascii="Cambria Math" w:eastAsia="宋体" w:hAnsi="Cambria Math" w:cs="Times New Roman"/>
                      <w:i/>
                      <w:kern w:val="0"/>
                      <w:sz w:val="24"/>
                      <w:szCs w:val="24"/>
                    </w:rPr>
                  </w:ins>
                </m:ctrlPr>
              </m:funcPr>
              <m:fName>
                <m:r>
                  <w:ins w:id="3433" w:author="Zhang Li" w:date="2022-06-12T15:21:00Z">
                    <m:rPr>
                      <m:sty m:val="p"/>
                    </m:rPr>
                    <w:rPr>
                      <w:rFonts w:ascii="Cambria Math" w:eastAsia="宋体" w:hAnsi="Cambria Math" w:cs="Times New Roman"/>
                      <w:kern w:val="0"/>
                      <w:sz w:val="24"/>
                      <w:szCs w:val="24"/>
                    </w:rPr>
                    <m:t>log</m:t>
                  </w:ins>
                </m:r>
              </m:fName>
              <m:e>
                <m:r>
                  <w:ins w:id="3434" w:author="Zhang Li" w:date="2022-06-12T15:21:00Z">
                    <w:rPr>
                      <w:rFonts w:ascii="Cambria Math" w:eastAsia="宋体" w:hAnsi="Cambria Math" w:cs="Times New Roman"/>
                      <w:kern w:val="0"/>
                      <w:sz w:val="24"/>
                      <w:szCs w:val="24"/>
                    </w:rPr>
                    <m:t>(1-ς)</m:t>
                  </w:ins>
                </m:r>
              </m:e>
            </m:func>
          </m:num>
          <m:den>
            <m:func>
              <m:funcPr>
                <m:ctrlPr>
                  <w:ins w:id="3435" w:author="Zhang Li" w:date="2022-06-12T15:21:00Z">
                    <w:rPr>
                      <w:rFonts w:ascii="Cambria Math" w:eastAsia="宋体" w:hAnsi="Cambria Math" w:cs="Times New Roman"/>
                      <w:i/>
                      <w:kern w:val="0"/>
                      <w:sz w:val="24"/>
                      <w:szCs w:val="24"/>
                    </w:rPr>
                  </w:ins>
                </m:ctrlPr>
              </m:funcPr>
              <m:fName>
                <m:r>
                  <w:ins w:id="3436" w:author="Zhang Li" w:date="2022-06-12T15:21:00Z">
                    <m:rPr>
                      <m:sty m:val="p"/>
                    </m:rPr>
                    <w:rPr>
                      <w:rFonts w:ascii="Cambria Math" w:eastAsia="宋体" w:hAnsi="Cambria Math" w:cs="Times New Roman"/>
                      <w:kern w:val="0"/>
                      <w:sz w:val="24"/>
                      <w:szCs w:val="24"/>
                    </w:rPr>
                    <m:t>log</m:t>
                  </w:ins>
                </m:r>
              </m:fName>
              <m:e>
                <m:r>
                  <w:ins w:id="3437" w:author="Zhang Li" w:date="2022-06-12T15:21:00Z">
                    <w:rPr>
                      <w:rFonts w:ascii="Cambria Math" w:eastAsia="宋体" w:hAnsi="Cambria Math" w:cs="Times New Roman"/>
                      <w:kern w:val="0"/>
                      <w:sz w:val="24"/>
                      <w:szCs w:val="24"/>
                    </w:rPr>
                    <m:t>(1-</m:t>
                  </w:ins>
                </m:r>
                <m:sSub>
                  <m:sSubPr>
                    <m:ctrlPr>
                      <w:ins w:id="3438" w:author="Zhang Li" w:date="2022-06-12T15:21:00Z">
                        <w:rPr>
                          <w:rFonts w:ascii="Cambria Math" w:eastAsia="宋体" w:hAnsi="Cambria Math" w:cs="Times New Roman"/>
                          <w:i/>
                          <w:kern w:val="0"/>
                          <w:sz w:val="24"/>
                          <w:szCs w:val="24"/>
                        </w:rPr>
                      </w:ins>
                    </m:ctrlPr>
                  </m:sSubPr>
                  <m:e>
                    <m:r>
                      <w:ins w:id="3439" w:author="Zhang Li" w:date="2022-06-12T15:21:00Z">
                        <w:rPr>
                          <w:rFonts w:ascii="Cambria Math" w:eastAsia="宋体" w:hAnsi="Cambria Math" w:cs="Times New Roman"/>
                          <w:kern w:val="0"/>
                          <w:sz w:val="24"/>
                          <w:szCs w:val="24"/>
                        </w:rPr>
                        <m:t>p</m:t>
                      </w:ins>
                    </m:r>
                  </m:e>
                  <m:sub>
                    <m:r>
                      <w:ins w:id="3440" w:author="Zhang Li" w:date="2022-06-12T15:21:00Z">
                        <w:rPr>
                          <w:rFonts w:ascii="Cambria Math" w:eastAsia="宋体" w:hAnsi="Cambria Math" w:cs="Times New Roman"/>
                          <w:kern w:val="0"/>
                          <w:sz w:val="24"/>
                          <w:szCs w:val="24"/>
                        </w:rPr>
                        <m:t>s</m:t>
                      </w:ins>
                    </m:r>
                  </m:sub>
                </m:sSub>
                <m:r>
                  <w:ins w:id="3441" w:author="Zhang Li" w:date="2022-06-12T15:21:00Z">
                    <w:rPr>
                      <w:rFonts w:ascii="Cambria Math" w:eastAsia="宋体" w:hAnsi="Cambria Math" w:cs="Times New Roman"/>
                      <w:kern w:val="0"/>
                      <w:sz w:val="24"/>
                      <w:szCs w:val="24"/>
                    </w:rPr>
                    <m:t>)</m:t>
                  </w:ins>
                </m:r>
              </m:e>
            </m:func>
          </m:den>
        </m:f>
        <m:r>
          <w:ins w:id="3442" w:author="Zhang Li" w:date="2022-06-12T15:21:00Z">
            <w:rPr>
              <w:rFonts w:ascii="Cambria Math" w:eastAsia="宋体" w:hAnsi="Cambria Math" w:cs="Times New Roman"/>
              <w:kern w:val="0"/>
              <w:sz w:val="24"/>
              <w:szCs w:val="24"/>
            </w:rPr>
            <m:t>⌉</m:t>
          </w:ins>
        </m:r>
      </m:oMath>
      <w:ins w:id="344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3444" w:author="Zhang Li" w:date="2022-06-12T15:21:00Z">
            <w:rPr>
              <w:rFonts w:ascii="Cambria Math" w:eastAsia="宋体" w:hAnsi="Cambria Math" w:cs="Times New Roman"/>
              <w:kern w:val="0"/>
              <w:sz w:val="24"/>
              <w:szCs w:val="24"/>
            </w:rPr>
            <m:t>ς</m:t>
          </w:ins>
        </m:r>
      </m:oMath>
      <w:ins w:id="344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3446" w:author="Zhang Li" w:date="2022-06-12T15:21:00Z">
            <w:rPr>
              <w:rFonts w:ascii="Cambria Math" w:eastAsia="宋体" w:hAnsi="Cambria Math" w:cs="Times New Roman"/>
              <w:kern w:val="0"/>
              <w:sz w:val="24"/>
              <w:szCs w:val="24"/>
            </w:rPr>
            <m:t>T</m:t>
          </w:ins>
        </m:r>
        <m:r>
          <w:ins w:id="3447" w:author="Zhang Li" w:date="2022-06-12T15:21:00Z">
            <m:rPr>
              <m:sty m:val="p"/>
            </m:rPr>
            <w:rPr>
              <w:rFonts w:ascii="Cambria Math" w:eastAsia="宋体" w:hAnsi="Cambria Math" w:cs="Times New Roman"/>
              <w:kern w:val="0"/>
              <w:sz w:val="24"/>
              <w:szCs w:val="24"/>
            </w:rPr>
            <m:t xml:space="preserve"> </m:t>
          </w:ins>
        </m:r>
      </m:oMath>
      <w:ins w:id="3448"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3449" w:author="Zhang Li" w:date="2022-06-12T15:21:00Z">
            <m:rPr>
              <m:sty m:val="p"/>
            </m:rPr>
            <w:rPr>
              <w:rFonts w:ascii="Cambria Math" w:eastAsia="宋体" w:hAnsi="Cambria Math" w:cs="Times New Roman"/>
              <w:kern w:val="0"/>
              <w:sz w:val="24"/>
              <w:szCs w:val="24"/>
            </w:rPr>
            <m:t xml:space="preserve">(1- </m:t>
          </w:ins>
        </m:r>
        <m:r>
          <w:ins w:id="3450" w:author="Zhang Li" w:date="2022-06-12T15:21:00Z">
            <w:rPr>
              <w:rFonts w:ascii="Cambria Math" w:eastAsia="宋体" w:hAnsi="Cambria Math" w:cs="Times New Roman"/>
              <w:kern w:val="0"/>
              <w:sz w:val="24"/>
              <w:szCs w:val="24"/>
            </w:rPr>
            <m:t>δ</m:t>
          </w:ins>
        </m:r>
        <m:r>
          <w:ins w:id="3451" w:author="Zhang Li" w:date="2022-06-12T15:21:00Z">
            <m:rPr>
              <m:sty m:val="p"/>
            </m:rPr>
            <w:rPr>
              <w:rFonts w:ascii="Cambria Math" w:eastAsia="宋体" w:hAnsi="Cambria Math" w:cs="Times New Roman"/>
              <w:kern w:val="0"/>
              <w:sz w:val="24"/>
              <w:szCs w:val="24"/>
            </w:rPr>
            <m:t xml:space="preserve">) </m:t>
          </w:ins>
        </m:r>
        <m:r>
          <w:ins w:id="3452" w:author="Zhang Li" w:date="2022-06-12T15:21:00Z">
            <w:rPr>
              <w:rFonts w:ascii="Cambria Math" w:eastAsia="宋体" w:hAnsi="Cambria Math" w:cs="Times New Roman"/>
              <w:kern w:val="0"/>
              <w:sz w:val="24"/>
              <w:szCs w:val="24"/>
            </w:rPr>
            <m:t>T</m:t>
          </w:ins>
        </m:r>
      </m:oMath>
      <w:ins w:id="3453"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3454" w:author="Zhang Li" w:date="2022-06-12T15:21:00Z">
            <w:rPr>
              <w:rFonts w:ascii="Cambria Math" w:eastAsia="宋体" w:hAnsi="Cambria Math" w:cs="Times New Roman"/>
              <w:kern w:val="0"/>
              <w:sz w:val="24"/>
              <w:szCs w:val="24"/>
            </w:rPr>
            <m:t>T</m:t>
          </w:ins>
        </m:r>
        <m:r>
          <w:ins w:id="3455" w:author="Zhang Li" w:date="2022-06-12T15:21:00Z">
            <m:rPr>
              <m:scr m:val="double-struck"/>
              <m:sty m:val="p"/>
            </m:rPr>
            <w:rPr>
              <w:rFonts w:ascii="Cambria Math" w:eastAsia="宋体" w:hAnsi="Cambria Math" w:cs="Times New Roman"/>
              <w:kern w:val="0"/>
              <w:sz w:val="24"/>
              <w:szCs w:val="24"/>
            </w:rPr>
            <m:t>∈N</m:t>
          </w:ins>
        </m:r>
      </m:oMath>
      <w:ins w:id="345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3457" w:author="Zhang Li" w:date="2022-06-12T15:21:00Z">
            <w:rPr>
              <w:rFonts w:ascii="Cambria Math" w:eastAsia="宋体" w:hAnsi="Cambria Math" w:cs="Times New Roman"/>
              <w:kern w:val="0"/>
              <w:sz w:val="24"/>
              <w:szCs w:val="24"/>
            </w:rPr>
            <m:t>δ</m:t>
          </w:ins>
        </m:r>
      </m:oMath>
      <w:ins w:id="3458"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3459" w:author="Zhang Li" w:date="2022-06-12T15:21:00Z">
            <w:rPr>
              <w:rFonts w:ascii="Cambria Math" w:eastAsia="宋体" w:hAnsi="Cambria Math" w:cs="Times New Roman"/>
              <w:kern w:val="0"/>
              <w:sz w:val="24"/>
              <w:szCs w:val="24"/>
            </w:rPr>
            <m:t>δ</m:t>
          </w:ins>
        </m:r>
      </m:oMath>
      <w:ins w:id="3460"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w:ins>
      <m:oMath>
        <m:f>
          <m:fPr>
            <m:ctrlPr>
              <w:ins w:id="3461" w:author="Zhang Li" w:date="2022-06-12T15:21:00Z">
                <w:rPr>
                  <w:rFonts w:ascii="Cambria Math" w:eastAsia="宋体" w:hAnsi="Cambria Math" w:cs="Times New Roman"/>
                  <w:i/>
                  <w:kern w:val="0"/>
                  <w:sz w:val="24"/>
                  <w:szCs w:val="24"/>
                </w:rPr>
              </w:ins>
            </m:ctrlPr>
          </m:fPr>
          <m:num>
            <m:r>
              <w:ins w:id="3462" w:author="Zhang Li" w:date="2022-06-12T15:21:00Z">
                <w:rPr>
                  <w:rFonts w:ascii="Cambria Math" w:eastAsia="宋体" w:hAnsi="Cambria Math" w:cs="Times New Roman"/>
                  <w:kern w:val="0"/>
                  <w:sz w:val="24"/>
                  <w:szCs w:val="24"/>
                </w:rPr>
                <m:t>⌈</m:t>
              </w:ins>
            </m:r>
            <m:f>
              <m:fPr>
                <m:ctrlPr>
                  <w:ins w:id="3463" w:author="Zhang Li" w:date="2022-06-12T15:21:00Z">
                    <w:rPr>
                      <w:rFonts w:ascii="Cambria Math" w:eastAsia="宋体" w:hAnsi="Cambria Math" w:cs="Times New Roman"/>
                      <w:i/>
                      <w:kern w:val="0"/>
                      <w:sz w:val="24"/>
                      <w:szCs w:val="24"/>
                    </w:rPr>
                  </w:ins>
                </m:ctrlPr>
              </m:fPr>
              <m:num>
                <m:func>
                  <m:funcPr>
                    <m:ctrlPr>
                      <w:ins w:id="3464" w:author="Zhang Li" w:date="2022-06-12T15:21:00Z">
                        <w:rPr>
                          <w:rFonts w:ascii="Cambria Math" w:eastAsia="宋体" w:hAnsi="Cambria Math" w:cs="Times New Roman"/>
                          <w:i/>
                          <w:kern w:val="0"/>
                          <w:sz w:val="24"/>
                          <w:szCs w:val="24"/>
                        </w:rPr>
                      </w:ins>
                    </m:ctrlPr>
                  </m:funcPr>
                  <m:fName>
                    <m:r>
                      <w:ins w:id="3465" w:author="Zhang Li" w:date="2022-06-12T15:21:00Z">
                        <m:rPr>
                          <m:sty m:val="p"/>
                        </m:rPr>
                        <w:rPr>
                          <w:rFonts w:ascii="Cambria Math" w:eastAsia="宋体" w:hAnsi="Cambria Math" w:cs="Times New Roman"/>
                          <w:kern w:val="0"/>
                          <w:sz w:val="24"/>
                          <w:szCs w:val="24"/>
                        </w:rPr>
                        <m:t>log</m:t>
                      </w:ins>
                    </m:r>
                  </m:fName>
                  <m:e>
                    <m:r>
                      <w:ins w:id="3466" w:author="Zhang Li" w:date="2022-06-12T15:21:00Z">
                        <w:rPr>
                          <w:rFonts w:ascii="Cambria Math" w:eastAsia="宋体" w:hAnsi="Cambria Math" w:cs="Times New Roman"/>
                          <w:kern w:val="0"/>
                          <w:sz w:val="24"/>
                          <w:szCs w:val="24"/>
                        </w:rPr>
                        <m:t>(1-ς)</m:t>
                      </w:ins>
                    </m:r>
                  </m:e>
                </m:func>
              </m:num>
              <m:den>
                <m:func>
                  <m:funcPr>
                    <m:ctrlPr>
                      <w:ins w:id="3467" w:author="Zhang Li" w:date="2022-06-12T15:21:00Z">
                        <w:rPr>
                          <w:rFonts w:ascii="Cambria Math" w:eastAsia="宋体" w:hAnsi="Cambria Math" w:cs="Times New Roman"/>
                          <w:i/>
                          <w:kern w:val="0"/>
                          <w:sz w:val="24"/>
                          <w:szCs w:val="24"/>
                        </w:rPr>
                      </w:ins>
                    </m:ctrlPr>
                  </m:funcPr>
                  <m:fName>
                    <m:r>
                      <w:ins w:id="3468" w:author="Zhang Li" w:date="2022-06-12T15:21:00Z">
                        <m:rPr>
                          <m:sty m:val="p"/>
                        </m:rPr>
                        <w:rPr>
                          <w:rFonts w:ascii="Cambria Math" w:eastAsia="宋体" w:hAnsi="Cambria Math" w:cs="Times New Roman"/>
                          <w:kern w:val="0"/>
                          <w:sz w:val="24"/>
                          <w:szCs w:val="24"/>
                        </w:rPr>
                        <m:t>log</m:t>
                      </w:ins>
                    </m:r>
                  </m:fName>
                  <m:e>
                    <m:r>
                      <w:ins w:id="3469" w:author="Zhang Li" w:date="2022-06-12T15:21:00Z">
                        <w:rPr>
                          <w:rFonts w:ascii="Cambria Math" w:eastAsia="宋体" w:hAnsi="Cambria Math" w:cs="Times New Roman"/>
                          <w:kern w:val="0"/>
                          <w:sz w:val="24"/>
                          <w:szCs w:val="24"/>
                        </w:rPr>
                        <m:t>(1-</m:t>
                      </w:ins>
                    </m:r>
                    <m:sSub>
                      <m:sSubPr>
                        <m:ctrlPr>
                          <w:ins w:id="3470" w:author="Zhang Li" w:date="2022-06-12T15:21:00Z">
                            <w:rPr>
                              <w:rFonts w:ascii="Cambria Math" w:eastAsia="宋体" w:hAnsi="Cambria Math" w:cs="Times New Roman"/>
                              <w:i/>
                              <w:kern w:val="0"/>
                              <w:sz w:val="24"/>
                              <w:szCs w:val="24"/>
                            </w:rPr>
                          </w:ins>
                        </m:ctrlPr>
                      </m:sSubPr>
                      <m:e>
                        <m:r>
                          <w:ins w:id="3471" w:author="Zhang Li" w:date="2022-06-12T15:21:00Z">
                            <w:rPr>
                              <w:rFonts w:ascii="Cambria Math" w:eastAsia="宋体" w:hAnsi="Cambria Math" w:cs="Times New Roman"/>
                              <w:kern w:val="0"/>
                              <w:sz w:val="24"/>
                              <w:szCs w:val="24"/>
                            </w:rPr>
                            <m:t>p</m:t>
                          </w:ins>
                        </m:r>
                      </m:e>
                      <m:sub>
                        <m:r>
                          <w:ins w:id="3472" w:author="Zhang Li" w:date="2022-06-12T15:21:00Z">
                            <w:rPr>
                              <w:rFonts w:ascii="Cambria Math" w:eastAsia="宋体" w:hAnsi="Cambria Math" w:cs="Times New Roman"/>
                              <w:kern w:val="0"/>
                              <w:sz w:val="24"/>
                              <w:szCs w:val="24"/>
                            </w:rPr>
                            <m:t>s</m:t>
                          </w:ins>
                        </m:r>
                      </m:sub>
                    </m:sSub>
                    <m:r>
                      <w:ins w:id="3473" w:author="Zhang Li" w:date="2022-06-12T15:21:00Z">
                        <w:rPr>
                          <w:rFonts w:ascii="Cambria Math" w:eastAsia="宋体" w:hAnsi="Cambria Math" w:cs="Times New Roman"/>
                          <w:kern w:val="0"/>
                          <w:sz w:val="24"/>
                          <w:szCs w:val="24"/>
                        </w:rPr>
                        <m:t>)</m:t>
                      </w:ins>
                    </m:r>
                  </m:e>
                </m:func>
              </m:den>
            </m:f>
            <m:r>
              <w:ins w:id="3474" w:author="Zhang Li" w:date="2022-06-12T15:21:00Z">
                <w:rPr>
                  <w:rFonts w:ascii="Cambria Math" w:eastAsia="宋体" w:hAnsi="Cambria Math" w:cs="Times New Roman"/>
                  <w:kern w:val="0"/>
                  <w:sz w:val="24"/>
                  <w:szCs w:val="24"/>
                </w:rPr>
                <m:t>⌉</m:t>
              </w:ins>
            </m:r>
          </m:num>
          <m:den>
            <m:r>
              <w:ins w:id="3475" w:author="Zhang Li" w:date="2022-06-12T15:21:00Z">
                <w:rPr>
                  <w:rFonts w:ascii="Cambria Math" w:eastAsia="宋体" w:hAnsi="Cambria Math" w:cs="Times New Roman"/>
                  <w:kern w:val="0"/>
                  <w:sz w:val="24"/>
                  <w:szCs w:val="24"/>
                </w:rPr>
                <m:t>δ</m:t>
              </w:ins>
            </m:r>
          </m:den>
        </m:f>
      </m:oMath>
      <w:ins w:id="3476" w:author="Zhang Li" w:date="2022-06-12T15:21:00Z">
        <w:r>
          <w:rPr>
            <w:rFonts w:ascii="Times New Roman" w:eastAsia="宋体" w:hAnsi="Times New Roman" w:cs="Times New Roman"/>
            <w:kern w:val="0"/>
            <w:sz w:val="24"/>
            <w:szCs w:val="24"/>
          </w:rPr>
          <w:t xml:space="preserve"> time slots. A completed consensus process for each round requires </w:t>
        </w:r>
      </w:ins>
      <m:oMath>
        <m:sSubSup>
          <m:sSubSupPr>
            <m:ctrlPr>
              <w:ins w:id="3477" w:author="Zhang Li" w:date="2022-06-12T15:21:00Z">
                <w:rPr>
                  <w:rFonts w:ascii="Cambria Math" w:eastAsia="宋体" w:hAnsi="Cambria Math" w:cs="Times New Roman"/>
                  <w:i/>
                  <w:kern w:val="0"/>
                  <w:sz w:val="24"/>
                  <w:szCs w:val="24"/>
                </w:rPr>
              </w:ins>
            </m:ctrlPr>
          </m:sSubSupPr>
          <m:e>
            <m:r>
              <w:ins w:id="3478" w:author="Zhang Li" w:date="2022-06-12T15:21:00Z">
                <w:rPr>
                  <w:rFonts w:ascii="Cambria Math" w:eastAsia="宋体" w:hAnsi="Cambria Math" w:cs="Times New Roman"/>
                  <w:kern w:val="0"/>
                  <w:sz w:val="24"/>
                  <w:szCs w:val="24"/>
                </w:rPr>
                <m:t>T</m:t>
              </w:ins>
            </m:r>
          </m:e>
          <m:sub>
            <m:r>
              <w:ins w:id="3479" w:author="Zhang Li" w:date="2022-06-12T15:21:00Z">
                <w:rPr>
                  <w:rFonts w:ascii="Cambria Math" w:eastAsia="宋体" w:hAnsi="Cambria Math" w:cs="Times New Roman"/>
                  <w:kern w:val="0"/>
                  <w:sz w:val="24"/>
                  <w:szCs w:val="24"/>
                </w:rPr>
                <m:t>C</m:t>
              </w:ins>
            </m:r>
          </m:sub>
          <m:sup>
            <m:r>
              <w:ins w:id="3480" w:author="Zhang Li" w:date="2022-06-12T15:21:00Z">
                <w:rPr>
                  <w:rFonts w:ascii="Cambria Math" w:eastAsia="宋体" w:hAnsi="Cambria Math" w:cs="Times New Roman"/>
                  <w:kern w:val="0"/>
                  <w:sz w:val="24"/>
                  <w:szCs w:val="24"/>
                </w:rPr>
                <m:t>max</m:t>
              </w:ins>
            </m:r>
          </m:sup>
        </m:sSubSup>
        <m:r>
          <w:ins w:id="3481" w:author="Zhang Li" w:date="2022-06-12T15:21:00Z">
            <w:rPr>
              <w:rFonts w:ascii="Cambria Math" w:eastAsia="宋体" w:hAnsi="Cambria Math" w:cs="Times New Roman"/>
              <w:kern w:val="0"/>
              <w:sz w:val="24"/>
              <w:szCs w:val="24"/>
            </w:rPr>
            <m:t>=</m:t>
          </w:ins>
        </m:r>
        <m:sSubSup>
          <m:sSubSupPr>
            <m:ctrlPr>
              <w:ins w:id="3482" w:author="Zhang Li" w:date="2022-06-12T15:21:00Z">
                <w:rPr>
                  <w:rFonts w:ascii="Cambria Math" w:eastAsia="宋体" w:hAnsi="Cambria Math" w:cs="Times New Roman"/>
                  <w:i/>
                  <w:kern w:val="0"/>
                  <w:sz w:val="24"/>
                  <w:szCs w:val="24"/>
                </w:rPr>
              </w:ins>
            </m:ctrlPr>
          </m:sSubSupPr>
          <m:e>
            <m:r>
              <w:ins w:id="3483" w:author="Zhang Li" w:date="2022-06-12T15:21:00Z">
                <w:rPr>
                  <w:rFonts w:ascii="Cambria Math" w:eastAsia="宋体" w:hAnsi="Cambria Math" w:cs="Times New Roman"/>
                  <w:kern w:val="0"/>
                  <w:sz w:val="24"/>
                  <w:szCs w:val="24"/>
                </w:rPr>
                <m:t>T</m:t>
              </w:ins>
            </m:r>
          </m:e>
          <m:sub>
            <m:r>
              <w:ins w:id="3484" w:author="Zhang Li" w:date="2022-06-12T15:21:00Z">
                <w:rPr>
                  <w:rFonts w:ascii="Cambria Math" w:eastAsia="宋体" w:hAnsi="Cambria Math" w:cs="Times New Roman"/>
                  <w:kern w:val="0"/>
                  <w:sz w:val="24"/>
                  <w:szCs w:val="24"/>
                </w:rPr>
                <m:t>B</m:t>
              </w:ins>
            </m:r>
          </m:sub>
          <m:sup>
            <m:r>
              <w:ins w:id="3485" w:author="Zhang Li" w:date="2022-06-12T15:21:00Z">
                <w:rPr>
                  <w:rFonts w:ascii="Cambria Math" w:eastAsia="宋体" w:hAnsi="Cambria Math" w:cs="Times New Roman"/>
                  <w:kern w:val="0"/>
                  <w:sz w:val="24"/>
                  <w:szCs w:val="24"/>
                </w:rPr>
                <m:t>max</m:t>
              </w:ins>
            </m:r>
          </m:sup>
        </m:sSubSup>
        <m:r>
          <w:ins w:id="3486" w:author="Zhang Li" w:date="2022-06-12T15:21:00Z">
            <w:rPr>
              <w:rFonts w:ascii="Cambria Math" w:eastAsia="宋体" w:hAnsi="Cambria Math" w:cs="Times New Roman"/>
              <w:kern w:val="0"/>
              <w:sz w:val="24"/>
              <w:szCs w:val="24"/>
            </w:rPr>
            <m:t>+N⋅</m:t>
          </w:ins>
        </m:r>
        <m:sSub>
          <m:sSubPr>
            <m:ctrlPr>
              <w:ins w:id="3487" w:author="Zhang Li" w:date="2022-06-12T15:21:00Z">
                <w:rPr>
                  <w:rFonts w:ascii="Cambria Math" w:eastAsia="宋体" w:hAnsi="Cambria Math" w:cs="Times New Roman"/>
                  <w:i/>
                  <w:kern w:val="0"/>
                  <w:sz w:val="24"/>
                  <w:szCs w:val="24"/>
                </w:rPr>
              </w:ins>
            </m:ctrlPr>
          </m:sSubPr>
          <m:e>
            <m:r>
              <w:ins w:id="3488" w:author="Zhang Li" w:date="2022-06-12T15:21:00Z">
                <w:rPr>
                  <w:rFonts w:ascii="Cambria Math" w:eastAsia="宋体" w:hAnsi="Cambria Math" w:cs="Times New Roman"/>
                  <w:kern w:val="0"/>
                  <w:sz w:val="24"/>
                  <w:szCs w:val="24"/>
                </w:rPr>
                <m:t>T</m:t>
              </w:ins>
            </m:r>
          </m:e>
          <m:sub>
            <m:r>
              <w:ins w:id="3489" w:author="Zhang Li" w:date="2022-06-12T15:21:00Z">
                <w:rPr>
                  <w:rFonts w:ascii="Cambria Math" w:eastAsia="宋体" w:hAnsi="Cambria Math" w:cs="Times New Roman"/>
                  <w:kern w:val="0"/>
                  <w:sz w:val="24"/>
                  <w:szCs w:val="24"/>
                </w:rPr>
                <m:t>sig</m:t>
              </w:ins>
            </m:r>
          </m:sub>
        </m:sSub>
      </m:oMath>
      <w:ins w:id="349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3491" w:author="Zhang Li" w:date="2022-06-12T15:21:00Z">
                <w:rPr>
                  <w:rFonts w:ascii="Cambria Math" w:eastAsia="宋体" w:hAnsi="Cambria Math" w:cs="Times New Roman"/>
                  <w:i/>
                  <w:kern w:val="0"/>
                  <w:sz w:val="24"/>
                  <w:szCs w:val="24"/>
                </w:rPr>
              </w:ins>
            </m:ctrlPr>
          </m:sSubSupPr>
          <m:e>
            <m:r>
              <w:ins w:id="3492" w:author="Zhang Li" w:date="2022-06-12T15:21:00Z">
                <w:rPr>
                  <w:rFonts w:ascii="Cambria Math" w:eastAsia="宋体" w:hAnsi="Cambria Math" w:cs="Times New Roman"/>
                  <w:kern w:val="0"/>
                  <w:sz w:val="24"/>
                  <w:szCs w:val="24"/>
                </w:rPr>
                <m:t>T</m:t>
              </w:ins>
            </m:r>
          </m:e>
          <m:sub>
            <m:r>
              <w:ins w:id="3493" w:author="Zhang Li" w:date="2022-06-12T15:21:00Z">
                <w:rPr>
                  <w:rFonts w:ascii="Cambria Math" w:eastAsia="宋体" w:hAnsi="Cambria Math" w:cs="Times New Roman"/>
                  <w:kern w:val="0"/>
                  <w:sz w:val="24"/>
                  <w:szCs w:val="24"/>
                </w:rPr>
                <m:t>C</m:t>
              </w:ins>
            </m:r>
          </m:sub>
          <m:sup>
            <m:r>
              <w:ins w:id="3494" w:author="Zhang Li" w:date="2022-06-12T15:21:00Z">
                <w:rPr>
                  <w:rFonts w:ascii="Cambria Math" w:eastAsia="宋体" w:hAnsi="Cambria Math" w:cs="Times New Roman"/>
                  <w:kern w:val="0"/>
                  <w:sz w:val="24"/>
                  <w:szCs w:val="24"/>
                </w:rPr>
                <m:t>max</m:t>
              </w:ins>
            </m:r>
          </m:sup>
        </m:sSubSup>
        <m:r>
          <w:ins w:id="3495" w:author="Zhang Li" w:date="2022-06-12T15:21:00Z">
            <w:rPr>
              <w:rFonts w:ascii="Cambria Math" w:eastAsia="宋体" w:hAnsi="Cambria Math" w:cs="Times New Roman"/>
              <w:kern w:val="0"/>
              <w:sz w:val="24"/>
              <w:szCs w:val="24"/>
            </w:rPr>
            <m:t>⋅⌈</m:t>
          </w:ins>
        </m:r>
        <m:f>
          <m:fPr>
            <m:ctrlPr>
              <w:ins w:id="3496" w:author="Zhang Li" w:date="2022-06-12T15:21:00Z">
                <w:rPr>
                  <w:rFonts w:ascii="Cambria Math" w:eastAsia="宋体" w:hAnsi="Cambria Math" w:cs="Times New Roman"/>
                  <w:i/>
                  <w:kern w:val="0"/>
                  <w:sz w:val="24"/>
                  <w:szCs w:val="24"/>
                </w:rPr>
              </w:ins>
            </m:ctrlPr>
          </m:fPr>
          <m:num>
            <m:func>
              <m:funcPr>
                <m:ctrlPr>
                  <w:ins w:id="3497" w:author="Zhang Li" w:date="2022-06-12T15:21:00Z">
                    <w:rPr>
                      <w:rFonts w:ascii="Cambria Math" w:eastAsia="宋体" w:hAnsi="Cambria Math" w:cs="Times New Roman"/>
                      <w:i/>
                      <w:kern w:val="0"/>
                      <w:sz w:val="24"/>
                      <w:szCs w:val="24"/>
                    </w:rPr>
                  </w:ins>
                </m:ctrlPr>
              </m:funcPr>
              <m:fName>
                <m:r>
                  <w:ins w:id="3498" w:author="Zhang Li" w:date="2022-06-12T15:21:00Z">
                    <m:rPr>
                      <m:sty m:val="p"/>
                    </m:rPr>
                    <w:rPr>
                      <w:rFonts w:ascii="Cambria Math" w:eastAsia="宋体" w:hAnsi="Cambria Math" w:cs="Times New Roman"/>
                      <w:kern w:val="0"/>
                      <w:sz w:val="24"/>
                      <w:szCs w:val="24"/>
                    </w:rPr>
                    <m:t>log</m:t>
                  </w:ins>
                </m:r>
              </m:fName>
              <m:e>
                <m:r>
                  <w:ins w:id="3499" w:author="Zhang Li" w:date="2022-06-12T15:21:00Z">
                    <w:rPr>
                      <w:rFonts w:ascii="Cambria Math" w:eastAsia="宋体" w:hAnsi="Cambria Math" w:cs="Times New Roman"/>
                      <w:kern w:val="0"/>
                      <w:sz w:val="24"/>
                      <w:szCs w:val="24"/>
                    </w:rPr>
                    <m:t>(1-ς)</m:t>
                  </w:ins>
                </m:r>
              </m:e>
            </m:func>
          </m:num>
          <m:den>
            <m:func>
              <m:funcPr>
                <m:ctrlPr>
                  <w:ins w:id="3500" w:author="Zhang Li" w:date="2022-06-12T15:21:00Z">
                    <w:rPr>
                      <w:rFonts w:ascii="Cambria Math" w:eastAsia="宋体" w:hAnsi="Cambria Math" w:cs="Times New Roman"/>
                      <w:i/>
                      <w:kern w:val="0"/>
                      <w:sz w:val="24"/>
                      <w:szCs w:val="24"/>
                    </w:rPr>
                  </w:ins>
                </m:ctrlPr>
              </m:funcPr>
              <m:fName>
                <m:r>
                  <w:ins w:id="3501" w:author="Zhang Li" w:date="2022-06-12T15:21:00Z">
                    <m:rPr>
                      <m:sty m:val="p"/>
                    </m:rPr>
                    <w:rPr>
                      <w:rFonts w:ascii="Cambria Math" w:eastAsia="宋体" w:hAnsi="Cambria Math" w:cs="Times New Roman"/>
                      <w:kern w:val="0"/>
                      <w:sz w:val="24"/>
                      <w:szCs w:val="24"/>
                    </w:rPr>
                    <m:t>δ⋅log</m:t>
                  </w:ins>
                </m:r>
              </m:fName>
              <m:e>
                <m:r>
                  <w:ins w:id="3502" w:author="Zhang Li" w:date="2022-06-12T15:21:00Z">
                    <w:rPr>
                      <w:rFonts w:ascii="Cambria Math" w:eastAsia="宋体" w:hAnsi="Cambria Math" w:cs="Times New Roman"/>
                      <w:kern w:val="0"/>
                      <w:sz w:val="24"/>
                      <w:szCs w:val="24"/>
                    </w:rPr>
                    <m:t>(1-</m:t>
                  </w:ins>
                </m:r>
                <m:sSub>
                  <m:sSubPr>
                    <m:ctrlPr>
                      <w:ins w:id="3503" w:author="Zhang Li" w:date="2022-06-12T15:21:00Z">
                        <w:rPr>
                          <w:rFonts w:ascii="Cambria Math" w:eastAsia="宋体" w:hAnsi="Cambria Math" w:cs="Times New Roman"/>
                          <w:i/>
                          <w:kern w:val="0"/>
                          <w:sz w:val="24"/>
                          <w:szCs w:val="24"/>
                        </w:rPr>
                      </w:ins>
                    </m:ctrlPr>
                  </m:sSubPr>
                  <m:e>
                    <m:r>
                      <w:ins w:id="3504" w:author="Zhang Li" w:date="2022-06-12T15:21:00Z">
                        <w:rPr>
                          <w:rFonts w:ascii="Cambria Math" w:eastAsia="宋体" w:hAnsi="Cambria Math" w:cs="Times New Roman"/>
                          <w:kern w:val="0"/>
                          <w:sz w:val="24"/>
                          <w:szCs w:val="24"/>
                        </w:rPr>
                        <m:t>p</m:t>
                      </w:ins>
                    </m:r>
                  </m:e>
                  <m:sub>
                    <m:r>
                      <w:ins w:id="3505" w:author="Zhang Li" w:date="2022-06-12T15:21:00Z">
                        <w:rPr>
                          <w:rFonts w:ascii="Cambria Math" w:eastAsia="宋体" w:hAnsi="Cambria Math" w:cs="Times New Roman"/>
                          <w:kern w:val="0"/>
                          <w:sz w:val="24"/>
                          <w:szCs w:val="24"/>
                        </w:rPr>
                        <m:t>s</m:t>
                      </w:ins>
                    </m:r>
                  </m:sub>
                </m:sSub>
                <m:r>
                  <w:ins w:id="3506" w:author="Zhang Li" w:date="2022-06-12T15:21:00Z">
                    <w:rPr>
                      <w:rFonts w:ascii="Cambria Math" w:eastAsia="宋体" w:hAnsi="Cambria Math" w:cs="Times New Roman"/>
                      <w:kern w:val="0"/>
                      <w:sz w:val="24"/>
                      <w:szCs w:val="24"/>
                    </w:rPr>
                    <m:t>)</m:t>
                  </w:ins>
                </m:r>
              </m:e>
            </m:func>
          </m:den>
        </m:f>
        <m:r>
          <w:ins w:id="3507" w:author="Zhang Li" w:date="2022-06-12T15:21:00Z">
            <w:rPr>
              <w:rFonts w:ascii="Cambria Math" w:eastAsia="宋体" w:hAnsi="Cambria Math" w:cs="Times New Roman"/>
              <w:kern w:val="0"/>
              <w:sz w:val="24"/>
              <w:szCs w:val="24"/>
            </w:rPr>
            <m:t>⌉</m:t>
          </w:ins>
        </m:r>
      </m:oMath>
      <w:ins w:id="350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3509" w:author="Zhang Li" w:date="2022-06-12T15:21:00Z">
            <w:rPr>
              <w:rFonts w:ascii="Cambria Math" w:eastAsia="宋体" w:hAnsi="Cambria Math" w:cs="Times New Roman"/>
              <w:kern w:val="0"/>
              <w:sz w:val="24"/>
              <w:szCs w:val="24"/>
            </w:rPr>
            <m:t>0≤ς&lt;1</m:t>
          </w:ins>
        </m:r>
      </m:oMath>
      <w:ins w:id="3510"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3511" w:author="Zhang Li" w:date="2022-06-12T15:21:00Z">
            <w:rPr>
              <w:rFonts w:ascii="Cambria Math" w:eastAsia="宋体" w:hAnsi="Cambria Math" w:cs="Times New Roman"/>
              <w:kern w:val="0"/>
              <w:sz w:val="24"/>
              <w:szCs w:val="24"/>
            </w:rPr>
            <m:t>T⋅</m:t>
          </w:ins>
        </m:r>
        <m:sSubSup>
          <m:sSubSupPr>
            <m:ctrlPr>
              <w:ins w:id="3512" w:author="Zhang Li" w:date="2022-06-12T15:21:00Z">
                <w:rPr>
                  <w:rFonts w:ascii="Cambria Math" w:eastAsia="宋体" w:hAnsi="Cambria Math" w:cs="Times New Roman"/>
                  <w:i/>
                  <w:kern w:val="0"/>
                  <w:sz w:val="24"/>
                  <w:szCs w:val="24"/>
                </w:rPr>
              </w:ins>
            </m:ctrlPr>
          </m:sSubSupPr>
          <m:e>
            <m:r>
              <w:ins w:id="3513" w:author="Zhang Li" w:date="2022-06-12T15:21:00Z">
                <w:rPr>
                  <w:rFonts w:ascii="Cambria Math" w:eastAsia="宋体" w:hAnsi="Cambria Math" w:cs="Times New Roman"/>
                  <w:kern w:val="0"/>
                  <w:sz w:val="24"/>
                  <w:szCs w:val="24"/>
                </w:rPr>
                <m:t>T</m:t>
              </w:ins>
            </m:r>
          </m:e>
          <m:sub>
            <m:r>
              <w:ins w:id="3514" w:author="Zhang Li" w:date="2022-06-12T15:21:00Z">
                <w:rPr>
                  <w:rFonts w:ascii="Cambria Math" w:eastAsia="宋体" w:hAnsi="Cambria Math" w:cs="Times New Roman"/>
                  <w:kern w:val="0"/>
                  <w:sz w:val="24"/>
                  <w:szCs w:val="24"/>
                </w:rPr>
                <m:t>C</m:t>
              </w:ins>
            </m:r>
          </m:sub>
          <m:sup>
            <m:r>
              <w:ins w:id="3515" w:author="Zhang Li" w:date="2022-06-12T15:21:00Z">
                <w:rPr>
                  <w:rFonts w:ascii="Cambria Math" w:eastAsia="宋体" w:hAnsi="Cambria Math" w:cs="Times New Roman"/>
                  <w:kern w:val="0"/>
                  <w:sz w:val="24"/>
                  <w:szCs w:val="24"/>
                </w:rPr>
                <m:t>max</m:t>
              </w:ins>
            </m:r>
          </m:sup>
        </m:sSubSup>
        <m:r>
          <w:ins w:id="3516" w:author="Zhang Li" w:date="2022-06-12T15:21:00Z">
            <w:rPr>
              <w:rFonts w:ascii="Cambria Math" w:eastAsia="宋体" w:hAnsi="Cambria Math" w:cs="Times New Roman"/>
              <w:kern w:val="0"/>
              <w:sz w:val="24"/>
              <w:szCs w:val="24"/>
            </w:rPr>
            <m:t>⋅⌈</m:t>
          </w:ins>
        </m:r>
        <m:f>
          <m:fPr>
            <m:ctrlPr>
              <w:ins w:id="3517" w:author="Zhang Li" w:date="2022-06-12T15:21:00Z">
                <w:rPr>
                  <w:rFonts w:ascii="Cambria Math" w:eastAsia="宋体" w:hAnsi="Cambria Math" w:cs="Times New Roman"/>
                  <w:i/>
                  <w:kern w:val="0"/>
                  <w:sz w:val="24"/>
                  <w:szCs w:val="24"/>
                </w:rPr>
              </w:ins>
            </m:ctrlPr>
          </m:fPr>
          <m:num>
            <m:func>
              <m:funcPr>
                <m:ctrlPr>
                  <w:ins w:id="3518" w:author="Zhang Li" w:date="2022-06-12T15:21:00Z">
                    <w:rPr>
                      <w:rFonts w:ascii="Cambria Math" w:eastAsia="宋体" w:hAnsi="Cambria Math" w:cs="Times New Roman"/>
                      <w:i/>
                      <w:kern w:val="0"/>
                      <w:sz w:val="24"/>
                      <w:szCs w:val="24"/>
                    </w:rPr>
                  </w:ins>
                </m:ctrlPr>
              </m:funcPr>
              <m:fName>
                <m:r>
                  <w:ins w:id="3519" w:author="Zhang Li" w:date="2022-06-12T15:21:00Z">
                    <m:rPr>
                      <m:sty m:val="p"/>
                    </m:rPr>
                    <w:rPr>
                      <w:rFonts w:ascii="Cambria Math" w:eastAsia="宋体" w:hAnsi="Cambria Math" w:cs="Times New Roman"/>
                      <w:kern w:val="0"/>
                      <w:sz w:val="24"/>
                      <w:szCs w:val="24"/>
                    </w:rPr>
                    <m:t>log</m:t>
                  </w:ins>
                </m:r>
              </m:fName>
              <m:e>
                <m:r>
                  <w:ins w:id="3520" w:author="Zhang Li" w:date="2022-06-12T15:21:00Z">
                    <w:rPr>
                      <w:rFonts w:ascii="Cambria Math" w:eastAsia="宋体" w:hAnsi="Cambria Math" w:cs="Times New Roman"/>
                      <w:kern w:val="0"/>
                      <w:sz w:val="24"/>
                      <w:szCs w:val="24"/>
                    </w:rPr>
                    <m:t>(1-ς)</m:t>
                  </w:ins>
                </m:r>
              </m:e>
            </m:func>
          </m:num>
          <m:den>
            <m:func>
              <m:funcPr>
                <m:ctrlPr>
                  <w:ins w:id="3521" w:author="Zhang Li" w:date="2022-06-12T15:21:00Z">
                    <w:rPr>
                      <w:rFonts w:ascii="Cambria Math" w:eastAsia="宋体" w:hAnsi="Cambria Math" w:cs="Times New Roman"/>
                      <w:i/>
                      <w:kern w:val="0"/>
                      <w:sz w:val="24"/>
                      <w:szCs w:val="24"/>
                    </w:rPr>
                  </w:ins>
                </m:ctrlPr>
              </m:funcPr>
              <m:fName>
                <m:r>
                  <w:ins w:id="3522" w:author="Zhang Li" w:date="2022-06-12T15:21:00Z">
                    <m:rPr>
                      <m:sty m:val="p"/>
                    </m:rPr>
                    <w:rPr>
                      <w:rFonts w:ascii="Cambria Math" w:eastAsia="宋体" w:hAnsi="Cambria Math" w:cs="Times New Roman"/>
                      <w:kern w:val="0"/>
                      <w:sz w:val="24"/>
                      <w:szCs w:val="24"/>
                    </w:rPr>
                    <m:t>δ⋅log</m:t>
                  </w:ins>
                </m:r>
              </m:fName>
              <m:e>
                <m:r>
                  <w:ins w:id="3523" w:author="Zhang Li" w:date="2022-06-12T15:21:00Z">
                    <w:rPr>
                      <w:rFonts w:ascii="Cambria Math" w:eastAsia="宋体" w:hAnsi="Cambria Math" w:cs="Times New Roman"/>
                      <w:kern w:val="0"/>
                      <w:sz w:val="24"/>
                      <w:szCs w:val="24"/>
                    </w:rPr>
                    <m:t>(1-</m:t>
                  </w:ins>
                </m:r>
                <m:sSub>
                  <m:sSubPr>
                    <m:ctrlPr>
                      <w:ins w:id="3524" w:author="Zhang Li" w:date="2022-06-12T15:21:00Z">
                        <w:rPr>
                          <w:rFonts w:ascii="Cambria Math" w:eastAsia="宋体" w:hAnsi="Cambria Math" w:cs="Times New Roman"/>
                          <w:i/>
                          <w:kern w:val="0"/>
                          <w:sz w:val="24"/>
                          <w:szCs w:val="24"/>
                        </w:rPr>
                      </w:ins>
                    </m:ctrlPr>
                  </m:sSubPr>
                  <m:e>
                    <m:r>
                      <w:ins w:id="3525" w:author="Zhang Li" w:date="2022-06-12T15:21:00Z">
                        <w:rPr>
                          <w:rFonts w:ascii="Cambria Math" w:eastAsia="宋体" w:hAnsi="Cambria Math" w:cs="Times New Roman"/>
                          <w:kern w:val="0"/>
                          <w:sz w:val="24"/>
                          <w:szCs w:val="24"/>
                        </w:rPr>
                        <m:t>p</m:t>
                      </w:ins>
                    </m:r>
                  </m:e>
                  <m:sub>
                    <m:r>
                      <w:ins w:id="3526" w:author="Zhang Li" w:date="2022-06-12T15:21:00Z">
                        <w:rPr>
                          <w:rFonts w:ascii="Cambria Math" w:eastAsia="宋体" w:hAnsi="Cambria Math" w:cs="Times New Roman"/>
                          <w:kern w:val="0"/>
                          <w:sz w:val="24"/>
                          <w:szCs w:val="24"/>
                        </w:rPr>
                        <m:t>s</m:t>
                      </w:ins>
                    </m:r>
                  </m:sub>
                </m:sSub>
                <m:r>
                  <w:ins w:id="3527" w:author="Zhang Li" w:date="2022-06-12T15:21:00Z">
                    <w:rPr>
                      <w:rFonts w:ascii="Cambria Math" w:eastAsia="宋体" w:hAnsi="Cambria Math" w:cs="Times New Roman"/>
                      <w:kern w:val="0"/>
                      <w:sz w:val="24"/>
                      <w:szCs w:val="24"/>
                    </w:rPr>
                    <m:t>)</m:t>
                  </w:ins>
                </m:r>
              </m:e>
            </m:func>
          </m:den>
        </m:f>
        <m:r>
          <w:ins w:id="3528" w:author="Zhang Li" w:date="2022-06-12T15:21:00Z">
            <w:rPr>
              <w:rFonts w:ascii="Cambria Math" w:eastAsia="宋体" w:hAnsi="Cambria Math" w:cs="Times New Roman"/>
              <w:kern w:val="0"/>
              <w:sz w:val="24"/>
              <w:szCs w:val="24"/>
            </w:rPr>
            <m:t>⌉</m:t>
          </w:ins>
        </m:r>
      </m:oMath>
      <w:ins w:id="352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3530" w:author="Zhang Li" w:date="2022-06-12T15:21:00Z">
            <m:rPr>
              <m:sty m:val="p"/>
            </m:rPr>
            <w:rPr>
              <w:rFonts w:ascii="Cambria Math" w:eastAsia="宋体" w:hAnsi="Cambria Math" w:cs="Times New Roman"/>
              <w:kern w:val="0"/>
              <w:sz w:val="24"/>
              <w:szCs w:val="24"/>
            </w:rPr>
            <m:t>(1-</m:t>
          </w:ins>
        </m:r>
        <m:r>
          <w:ins w:id="3531" w:author="Zhang Li" w:date="2022-06-12T15:21:00Z">
            <w:rPr>
              <w:rFonts w:ascii="Cambria Math" w:eastAsia="宋体" w:hAnsi="Cambria Math" w:cs="Times New Roman"/>
              <w:kern w:val="0"/>
              <w:sz w:val="24"/>
              <w:szCs w:val="24"/>
            </w:rPr>
            <m:t>δ</m:t>
          </w:ins>
        </m:r>
        <m:r>
          <w:ins w:id="3532" w:author="Zhang Li" w:date="2022-06-12T15:21:00Z">
            <m:rPr>
              <m:sty m:val="p"/>
            </m:rPr>
            <w:rPr>
              <w:rFonts w:ascii="Cambria Math" w:eastAsia="宋体" w:hAnsi="Cambria Math" w:cs="Times New Roman"/>
              <w:kern w:val="0"/>
              <w:sz w:val="24"/>
              <w:szCs w:val="24"/>
            </w:rPr>
            <m:t xml:space="preserve">, </m:t>
          </w:ins>
        </m:r>
        <m:r>
          <w:ins w:id="3533" w:author="Zhang Li" w:date="2022-06-12T15:21:00Z">
            <w:rPr>
              <w:rFonts w:ascii="Cambria Math" w:eastAsia="宋体" w:hAnsi="Cambria Math" w:cs="Times New Roman"/>
              <w:kern w:val="0"/>
              <w:sz w:val="24"/>
              <w:szCs w:val="24"/>
            </w:rPr>
            <m:t>T</m:t>
          </w:ins>
        </m:r>
        <m:r>
          <w:ins w:id="3534" w:author="Zhang Li" w:date="2022-06-12T15:21:00Z">
            <m:rPr>
              <m:sty m:val="p"/>
            </m:rPr>
            <w:rPr>
              <w:rFonts w:ascii="Cambria Math" w:eastAsia="宋体" w:hAnsi="Cambria Math" w:cs="Times New Roman"/>
              <w:kern w:val="0"/>
              <w:sz w:val="24"/>
              <w:szCs w:val="24"/>
            </w:rPr>
            <m:t>)</m:t>
          </w:ins>
        </m:r>
      </m:oMath>
      <w:ins w:id="3535"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w:t>
      </w:r>
      <w:r>
        <w:rPr>
          <w:rFonts w:ascii="Times New Roman" w:eastAsia="宋体" w:hAnsi="Times New Roman" w:cs="Times New Roman"/>
          <w:kern w:val="0"/>
          <w:sz w:val="24"/>
          <w:szCs w:val="24"/>
        </w:rPr>
        <w:lastRenderedPageBreak/>
        <w:t xml:space="preserve">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6F45CCD8" w:rsidR="00CA5769" w:rsidRDefault="00CA5769" w:rsidP="00CA5769">
      <w:pPr>
        <w:spacing w:afterLines="50" w:after="156"/>
        <w:ind w:firstLineChars="200" w:firstLine="480"/>
        <w:rPr>
          <w:ins w:id="3536"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63D0719A" w14:textId="0524ADBF" w:rsidR="002A07C2" w:rsidRPr="002A07C2" w:rsidRDefault="002A07C2" w:rsidP="002A07C2">
      <w:pPr>
        <w:spacing w:beforeLines="50" w:before="156" w:afterLines="50" w:after="156"/>
        <w:ind w:firstLine="420"/>
        <w:rPr>
          <w:rFonts w:ascii="Times New Roman" w:eastAsia="宋体" w:hAnsi="Times New Roman" w:cs="Times New Roman"/>
          <w:kern w:val="0"/>
          <w:sz w:val="24"/>
          <w:szCs w:val="24"/>
        </w:rPr>
      </w:pPr>
      <w:ins w:id="3537" w:author="Zhang Li" w:date="2022-06-12T15:22:00Z">
        <w:r>
          <w:rPr>
            <w:rFonts w:ascii="Times New Roman" w:eastAsia="宋体" w:hAnsi="Times New Roman" w:cs="Times New Roman"/>
            <w:kern w:val="0"/>
            <w:sz w:val="24"/>
            <w:szCs w:val="24"/>
          </w:rPr>
          <w:t xml:space="preserve">We set the transmit power at each node for broadcast transmissions to be </w:t>
        </w:r>
      </w:ins>
      <m:oMath>
        <m:sSub>
          <m:sSubPr>
            <m:ctrlPr>
              <w:ins w:id="3538" w:author="Zhang Li" w:date="2022-06-12T15:22:00Z">
                <w:rPr>
                  <w:rFonts w:ascii="Cambria Math" w:eastAsia="宋体" w:hAnsi="Cambria Math" w:cs="Times New Roman"/>
                  <w:kern w:val="0"/>
                  <w:sz w:val="24"/>
                  <w:szCs w:val="24"/>
                </w:rPr>
              </w:ins>
            </m:ctrlPr>
          </m:sSubPr>
          <m:e>
            <m:r>
              <w:ins w:id="3539" w:author="Zhang Li" w:date="2022-06-12T15:22:00Z">
                <w:rPr>
                  <w:rFonts w:ascii="Cambria Math" w:eastAsia="宋体" w:hAnsi="Cambria Math" w:cs="Times New Roman"/>
                  <w:kern w:val="0"/>
                  <w:sz w:val="24"/>
                  <w:szCs w:val="24"/>
                </w:rPr>
                <m:t>P</m:t>
              </w:ins>
            </m:r>
          </m:e>
          <m:sub>
            <m:r>
              <w:ins w:id="3540" w:author="Zhang Li" w:date="2022-06-12T15:22:00Z">
                <w:rPr>
                  <w:rFonts w:ascii="Cambria Math" w:eastAsia="宋体" w:hAnsi="Cambria Math" w:cs="Times New Roman"/>
                  <w:kern w:val="0"/>
                  <w:sz w:val="24"/>
                  <w:szCs w:val="24"/>
                </w:rPr>
                <m:t>t</m:t>
              </w:ins>
            </m:r>
          </m:sub>
        </m:sSub>
        <m:r>
          <w:ins w:id="3541" w:author="Zhang Li" w:date="2022-06-12T15:22:00Z">
            <m:rPr>
              <m:sty m:val="p"/>
            </m:rPr>
            <w:rPr>
              <w:rFonts w:ascii="Cambria Math" w:eastAsia="宋体" w:hAnsi="Cambria Math" w:cs="Times New Roman"/>
              <w:kern w:val="0"/>
              <w:sz w:val="24"/>
              <w:szCs w:val="24"/>
            </w:rPr>
            <m:t>=100</m:t>
          </w:ins>
        </m:r>
      </m:oMath>
      <w:ins w:id="3542"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w:ins>
      <m:oMath>
        <m:sSub>
          <m:sSubPr>
            <m:ctrlPr>
              <w:ins w:id="3543" w:author="Zhang Li" w:date="2022-06-12T15:22:00Z">
                <w:rPr>
                  <w:rFonts w:ascii="Cambria Math" w:eastAsia="宋体" w:hAnsi="Cambria Math" w:cs="Times New Roman"/>
                  <w:kern w:val="0"/>
                  <w:sz w:val="24"/>
                  <w:szCs w:val="24"/>
                </w:rPr>
              </w:ins>
            </m:ctrlPr>
          </m:sSubPr>
          <m:e>
            <m:r>
              <w:ins w:id="3544" w:author="Zhang Li" w:date="2022-06-12T15:22:00Z">
                <w:rPr>
                  <w:rFonts w:ascii="Cambria Math" w:eastAsia="宋体" w:hAnsi="Cambria Math" w:cs="Times New Roman"/>
                  <w:kern w:val="0"/>
                  <w:sz w:val="24"/>
                  <w:szCs w:val="24"/>
                </w:rPr>
                <m:t>P</m:t>
              </w:ins>
            </m:r>
          </m:e>
          <m:sub>
            <m:r>
              <w:ins w:id="3545" w:author="Zhang Li" w:date="2022-06-12T15:22:00Z">
                <w:rPr>
                  <w:rFonts w:ascii="Cambria Math" w:eastAsia="宋体" w:hAnsi="Cambria Math" w:cs="Times New Roman"/>
                  <w:kern w:val="0"/>
                  <w:sz w:val="24"/>
                  <w:szCs w:val="24"/>
                </w:rPr>
                <m:t>n</m:t>
              </w:ins>
            </m:r>
          </m:sub>
        </m:sSub>
        <m:r>
          <w:ins w:id="3546" w:author="Zhang Li" w:date="2022-06-12T15:22:00Z">
            <m:rPr>
              <m:sty m:val="p"/>
            </m:rPr>
            <w:rPr>
              <w:rFonts w:ascii="Cambria Math" w:eastAsia="宋体" w:hAnsi="Cambria Math" w:cs="Times New Roman"/>
              <w:kern w:val="0"/>
              <w:sz w:val="24"/>
              <w:szCs w:val="24"/>
            </w:rPr>
            <m:t>=</m:t>
          </w:ins>
        </m:r>
        <m:sSup>
          <m:sSupPr>
            <m:ctrlPr>
              <w:ins w:id="3547" w:author="Zhang Li" w:date="2022-06-12T15:22:00Z">
                <w:rPr>
                  <w:rFonts w:ascii="Cambria Math" w:eastAsia="宋体" w:hAnsi="Cambria Math" w:cs="Times New Roman"/>
                  <w:kern w:val="0"/>
                  <w:sz w:val="24"/>
                  <w:szCs w:val="24"/>
                </w:rPr>
              </w:ins>
            </m:ctrlPr>
          </m:sSupPr>
          <m:e>
            <m:r>
              <w:ins w:id="3548" w:author="Zhang Li" w:date="2022-06-12T15:22:00Z">
                <m:rPr>
                  <m:sty m:val="p"/>
                </m:rPr>
                <w:rPr>
                  <w:rFonts w:ascii="Cambria Math" w:eastAsia="宋体" w:hAnsi="Cambria Math" w:cs="Times New Roman"/>
                  <w:kern w:val="0"/>
                  <w:sz w:val="24"/>
                  <w:szCs w:val="24"/>
                </w:rPr>
                <m:t>10</m:t>
              </w:ins>
            </m:r>
          </m:e>
          <m:sup>
            <m:r>
              <w:ins w:id="3549" w:author="Zhang Li" w:date="2022-06-12T15:22:00Z">
                <m:rPr>
                  <m:sty m:val="p"/>
                </m:rPr>
                <w:rPr>
                  <w:rFonts w:ascii="Cambria Math" w:eastAsia="宋体" w:hAnsi="Cambria Math" w:cs="Times New Roman"/>
                  <w:kern w:val="0"/>
                  <w:sz w:val="24"/>
                  <w:szCs w:val="24"/>
                </w:rPr>
                <m:t>-10</m:t>
              </w:ins>
            </m:r>
          </m:sup>
        </m:sSup>
      </m:oMath>
      <w:ins w:id="3550"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3551" w:author="Zhang Li" w:date="2022-06-12T15:22:00Z">
            <w:rPr>
              <w:rFonts w:ascii="Cambria Math" w:eastAsia="宋体" w:hAnsi="Cambria Math" w:cs="Times New Roman"/>
              <w:kern w:val="0"/>
              <w:sz w:val="24"/>
              <w:szCs w:val="24"/>
            </w:rPr>
            <m:t>ς=0.9999</m:t>
          </w:ins>
        </m:r>
      </m:oMath>
      <w:ins w:id="3552"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3553" w:author="Zhang Li" w:date="2022-06-12T15:22:00Z">
            <w:rPr>
              <w:rFonts w:ascii="Cambria Math" w:eastAsia="宋体" w:hAnsi="Cambria Math" w:cs="Times New Roman"/>
              <w:kern w:val="0"/>
              <w:sz w:val="24"/>
              <w:szCs w:val="24"/>
            </w:rPr>
            <m:t>β=10</m:t>
          </w:ins>
        </m:r>
      </m:oMath>
      <w:ins w:id="3554"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3555" w:author="Zhang Li" w:date="2022-06-12T15:22:00Z">
            <w:rPr>
              <w:rFonts w:ascii="Cambria Math" w:eastAsia="宋体" w:hAnsi="Cambria Math" w:cs="Times New Roman"/>
              <w:kern w:val="0"/>
              <w:sz w:val="24"/>
              <w:szCs w:val="24"/>
            </w:rPr>
            <m:t>α</m:t>
          </w:ins>
        </m:r>
        <m:r>
          <w:ins w:id="3556" w:author="Zhang Li" w:date="2022-06-12T15:22:00Z">
            <m:rPr>
              <m:sty m:val="p"/>
            </m:rPr>
            <w:rPr>
              <w:rFonts w:ascii="Cambria Math" w:eastAsia="宋体" w:hAnsi="Cambria Math" w:cs="Times New Roman"/>
              <w:kern w:val="0"/>
              <w:sz w:val="24"/>
              <w:szCs w:val="24"/>
            </w:rPr>
            <m:t>=3</m:t>
          </w:ins>
        </m:r>
      </m:oMath>
      <w:ins w:id="3557"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3558" w:author="Zhang Li" w:date="2022-06-12T15:22:00Z">
            <w:rPr>
              <w:rFonts w:ascii="Cambria Math" w:eastAsia="宋体" w:hAnsi="Cambria Math" w:cs="Times New Roman"/>
              <w:kern w:val="0"/>
              <w:sz w:val="24"/>
              <w:szCs w:val="24"/>
            </w:rPr>
            <m:t>B=20</m:t>
          </w:ins>
        </m:r>
      </m:oMath>
      <w:ins w:id="3559"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w:ins>
      <m:oMath>
        <m:r>
          <w:ins w:id="3560" w:author="Zhang Li" w:date="2022-06-12T15:22:00Z">
            <m:rPr>
              <m:sty m:val="p"/>
            </m:rPr>
            <w:rPr>
              <w:rFonts w:ascii="Cambria Math" w:eastAsia="宋体" w:hAnsi="Cambria Math" w:cs="Times New Roman"/>
              <w:kern w:val="0"/>
              <w:sz w:val="24"/>
              <w:szCs w:val="24"/>
            </w:rPr>
            <m:t xml:space="preserve">100×100 </m:t>
          </w:ins>
        </m:r>
        <m:sSup>
          <m:sSupPr>
            <m:ctrlPr>
              <w:ins w:id="3561" w:author="Zhang Li" w:date="2022-06-12T15:22:00Z">
                <w:rPr>
                  <w:rFonts w:ascii="Cambria Math" w:eastAsia="宋体" w:hAnsi="Cambria Math" w:cs="Times New Roman"/>
                  <w:kern w:val="0"/>
                  <w:sz w:val="24"/>
                  <w:szCs w:val="24"/>
                </w:rPr>
              </w:ins>
            </m:ctrlPr>
          </m:sSupPr>
          <m:e>
            <m:r>
              <w:ins w:id="3562" w:author="Zhang Li" w:date="2022-06-12T15:22:00Z">
                <w:rPr>
                  <w:rFonts w:ascii="Cambria Math" w:eastAsia="宋体" w:hAnsi="Cambria Math" w:cs="Times New Roman"/>
                  <w:kern w:val="0"/>
                  <w:sz w:val="24"/>
                  <w:szCs w:val="24"/>
                </w:rPr>
                <m:t>m</m:t>
              </w:ins>
            </m:r>
          </m:e>
          <m:sup>
            <m:r>
              <w:ins w:id="3563" w:author="Zhang Li" w:date="2022-06-12T15:22:00Z">
                <m:rPr>
                  <m:sty m:val="p"/>
                </m:rPr>
                <w:rPr>
                  <w:rFonts w:ascii="Cambria Math" w:eastAsia="宋体" w:hAnsi="Cambria Math" w:cs="Times New Roman"/>
                  <w:kern w:val="0"/>
                  <w:sz w:val="24"/>
                  <w:szCs w:val="24"/>
                </w:rPr>
                <m:t>2</m:t>
              </w:ins>
            </m:r>
          </m:sup>
        </m:sSup>
      </m:oMath>
      <w:ins w:id="3564" w:author="Zhang Li" w:date="2022-06-12T15:22:00Z">
        <w:r>
          <w:rPr>
            <w:rFonts w:ascii="Times New Roman" w:eastAsia="宋体" w:hAnsi="Times New Roman" w:cs="Times New Roman"/>
            <w:kern w:val="0"/>
            <w:sz w:val="24"/>
            <w:szCs w:val="24"/>
          </w:rPr>
          <w:t xml:space="preserve"> , and the minimum distance between nodes is </w:t>
        </w:r>
      </w:ins>
      <m:oMath>
        <m:r>
          <w:ins w:id="3565" w:author="Zhang Li" w:date="2022-06-12T15:22:00Z">
            <m:rPr>
              <m:sty m:val="p"/>
            </m:rPr>
            <w:rPr>
              <w:rFonts w:ascii="Cambria Math" w:eastAsia="宋体" w:hAnsi="Cambria Math" w:cs="Times New Roman"/>
              <w:kern w:val="0"/>
              <w:sz w:val="24"/>
              <w:szCs w:val="24"/>
            </w:rPr>
            <m:t>1</m:t>
          </w:ins>
        </m:r>
      </m:oMath>
      <w:ins w:id="3566"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3567" w:author="Zhang Li" w:date="2022-06-12T15:22:00Z">
            <m:rPr>
              <m:sty m:val="p"/>
            </m:rPr>
            <w:rPr>
              <w:rFonts w:ascii="Cambria Math" w:eastAsia="宋体" w:hAnsi="Cambria Math" w:cs="Times New Roman"/>
              <w:kern w:val="0"/>
              <w:sz w:val="24"/>
              <w:szCs w:val="24"/>
            </w:rPr>
            <m:t xml:space="preserve"> </m:t>
          </w:ins>
        </m:r>
        <m:r>
          <w:ins w:id="3568" w:author="Zhang Li" w:date="2022-06-12T15:22:00Z">
            <w:rPr>
              <w:rFonts w:ascii="Cambria Math" w:eastAsia="宋体" w:hAnsi="Cambria Math" w:cs="Times New Roman"/>
              <w:kern w:val="0"/>
              <w:sz w:val="24"/>
              <w:szCs w:val="24"/>
            </w:rPr>
            <m:t>P</m:t>
          </w:ins>
        </m:r>
        <m:sSub>
          <m:sSubPr>
            <m:ctrlPr>
              <w:ins w:id="3569" w:author="Zhang Li" w:date="2022-06-12T15:22:00Z">
                <w:rPr>
                  <w:rFonts w:ascii="Cambria Math" w:eastAsia="宋体" w:hAnsi="Cambria Math" w:cs="Times New Roman"/>
                  <w:kern w:val="0"/>
                  <w:sz w:val="24"/>
                  <w:szCs w:val="24"/>
                </w:rPr>
              </w:ins>
            </m:ctrlPr>
          </m:sSubPr>
          <m:e>
            <m:r>
              <w:ins w:id="3570" w:author="Zhang Li" w:date="2022-06-12T15:22:00Z">
                <w:rPr>
                  <w:rFonts w:ascii="Cambria Math" w:eastAsia="宋体" w:hAnsi="Cambria Math" w:cs="Times New Roman"/>
                  <w:kern w:val="0"/>
                  <w:sz w:val="24"/>
                  <w:szCs w:val="24"/>
                </w:rPr>
                <m:t>L</m:t>
              </w:ins>
            </m:r>
          </m:e>
          <m:sub>
            <m:r>
              <w:ins w:id="3571" w:author="Zhang Li" w:date="2022-06-12T15:22:00Z">
                <w:rPr>
                  <w:rFonts w:ascii="Cambria Math" w:eastAsia="宋体" w:hAnsi="Cambria Math" w:cs="Times New Roman"/>
                  <w:kern w:val="0"/>
                  <w:sz w:val="24"/>
                  <w:szCs w:val="24"/>
                </w:rPr>
                <m:t>dB</m:t>
              </w:ins>
            </m:r>
          </m:sub>
        </m:sSub>
        <m:d>
          <m:dPr>
            <m:ctrlPr>
              <w:ins w:id="3572" w:author="Zhang Li" w:date="2022-06-12T15:22:00Z">
                <w:rPr>
                  <w:rFonts w:ascii="Cambria Math" w:eastAsia="宋体" w:hAnsi="Cambria Math" w:cs="Times New Roman"/>
                  <w:kern w:val="0"/>
                  <w:sz w:val="24"/>
                  <w:szCs w:val="24"/>
                </w:rPr>
              </w:ins>
            </m:ctrlPr>
          </m:dPr>
          <m:e>
            <m:sSub>
              <m:sSubPr>
                <m:ctrlPr>
                  <w:ins w:id="3573" w:author="Zhang Li" w:date="2022-06-12T15:22:00Z">
                    <w:rPr>
                      <w:rFonts w:ascii="Cambria Math" w:eastAsia="宋体" w:hAnsi="Cambria Math" w:cs="Times New Roman"/>
                      <w:kern w:val="0"/>
                      <w:sz w:val="24"/>
                      <w:szCs w:val="24"/>
                    </w:rPr>
                  </w:ins>
                </m:ctrlPr>
              </m:sSubPr>
              <m:e>
                <m:r>
                  <w:ins w:id="3574" w:author="Zhang Li" w:date="2022-06-12T15:22:00Z">
                    <w:rPr>
                      <w:rFonts w:ascii="Cambria Math" w:eastAsia="宋体" w:hAnsi="Cambria Math" w:cs="Times New Roman"/>
                      <w:kern w:val="0"/>
                      <w:sz w:val="24"/>
                      <w:szCs w:val="24"/>
                    </w:rPr>
                    <m:t>d</m:t>
                  </w:ins>
                </m:r>
              </m:e>
              <m:sub>
                <m:r>
                  <w:ins w:id="3575" w:author="Zhang Li" w:date="2022-06-12T15:22:00Z">
                    <m:rPr>
                      <m:sty m:val="p"/>
                    </m:rPr>
                    <w:rPr>
                      <w:rFonts w:ascii="Cambria Math" w:eastAsia="宋体" w:hAnsi="Cambria Math" w:cs="Times New Roman"/>
                      <w:kern w:val="0"/>
                      <w:sz w:val="24"/>
                      <w:szCs w:val="24"/>
                    </w:rPr>
                    <m:t>0</m:t>
                  </w:ins>
                </m:r>
              </m:sub>
            </m:sSub>
          </m:e>
        </m:d>
        <m:r>
          <w:ins w:id="3576" w:author="Zhang Li" w:date="2022-06-12T15:22:00Z">
            <m:rPr>
              <m:sty m:val="p"/>
            </m:rPr>
            <w:rPr>
              <w:rFonts w:ascii="Cambria Math" w:eastAsia="宋体" w:hAnsi="Cambria Math" w:cs="Times New Roman"/>
              <w:kern w:val="0"/>
              <w:sz w:val="24"/>
              <w:szCs w:val="24"/>
            </w:rPr>
            <m:t>=20</m:t>
          </w:ins>
        </m:r>
        <m:func>
          <m:funcPr>
            <m:ctrlPr>
              <w:ins w:id="3577" w:author="Zhang Li" w:date="2022-06-12T15:22:00Z">
                <w:rPr>
                  <w:rFonts w:ascii="Cambria Math" w:eastAsia="宋体" w:hAnsi="Cambria Math" w:cs="Times New Roman"/>
                  <w:kern w:val="0"/>
                  <w:sz w:val="24"/>
                  <w:szCs w:val="24"/>
                </w:rPr>
              </w:ins>
            </m:ctrlPr>
          </m:funcPr>
          <m:fName>
            <m:sSub>
              <m:sSubPr>
                <m:ctrlPr>
                  <w:ins w:id="3578" w:author="Zhang Li" w:date="2022-06-12T15:22:00Z">
                    <w:rPr>
                      <w:rFonts w:ascii="Cambria Math" w:eastAsia="宋体" w:hAnsi="Cambria Math" w:cs="Times New Roman"/>
                      <w:kern w:val="0"/>
                      <w:sz w:val="24"/>
                      <w:szCs w:val="24"/>
                    </w:rPr>
                  </w:ins>
                </m:ctrlPr>
              </m:sSubPr>
              <m:e>
                <m:r>
                  <w:ins w:id="3579" w:author="Zhang Li" w:date="2022-06-12T15:22:00Z">
                    <m:rPr>
                      <m:sty m:val="p"/>
                    </m:rPr>
                    <w:rPr>
                      <w:rFonts w:ascii="Cambria Math" w:eastAsia="宋体" w:hAnsi="Cambria Math" w:cs="Times New Roman"/>
                      <w:kern w:val="0"/>
                      <w:sz w:val="24"/>
                      <w:szCs w:val="24"/>
                    </w:rPr>
                    <m:t>log</m:t>
                  </w:ins>
                </m:r>
              </m:e>
              <m:sub>
                <m:r>
                  <w:ins w:id="3580" w:author="Zhang Li" w:date="2022-06-12T15:22:00Z">
                    <m:rPr>
                      <m:sty m:val="p"/>
                    </m:rPr>
                    <w:rPr>
                      <w:rFonts w:ascii="Cambria Math" w:eastAsia="宋体" w:hAnsi="Cambria Math" w:cs="Times New Roman"/>
                      <w:kern w:val="0"/>
                      <w:sz w:val="24"/>
                      <w:szCs w:val="24"/>
                    </w:rPr>
                    <m:t>10</m:t>
                  </w:ins>
                </m:r>
              </m:sub>
            </m:sSub>
          </m:fName>
          <m:e>
            <m:f>
              <m:fPr>
                <m:ctrlPr>
                  <w:ins w:id="3581" w:author="Zhang Li" w:date="2022-06-12T15:22:00Z">
                    <w:rPr>
                      <w:rFonts w:ascii="Cambria Math" w:eastAsia="宋体" w:hAnsi="Cambria Math" w:cs="Times New Roman"/>
                      <w:kern w:val="0"/>
                      <w:sz w:val="24"/>
                      <w:szCs w:val="24"/>
                    </w:rPr>
                  </w:ins>
                </m:ctrlPr>
              </m:fPr>
              <m:num>
                <m:r>
                  <w:ins w:id="3582" w:author="Zhang Li" w:date="2022-06-12T15:22:00Z">
                    <w:rPr>
                      <w:rFonts w:ascii="Cambria Math" w:eastAsia="宋体" w:hAnsi="Cambria Math" w:cs="Times New Roman"/>
                      <w:kern w:val="0"/>
                      <w:sz w:val="24"/>
                      <w:szCs w:val="24"/>
                    </w:rPr>
                    <m:t>λ</m:t>
                  </w:ins>
                </m:r>
              </m:num>
              <m:den>
                <m:r>
                  <w:ins w:id="3583" w:author="Zhang Li" w:date="2022-06-12T15:22:00Z">
                    <m:rPr>
                      <m:sty m:val="p"/>
                    </m:rPr>
                    <w:rPr>
                      <w:rFonts w:ascii="Cambria Math" w:eastAsia="宋体" w:hAnsi="Cambria Math" w:cs="Times New Roman"/>
                      <w:kern w:val="0"/>
                      <w:sz w:val="24"/>
                      <w:szCs w:val="24"/>
                    </w:rPr>
                    <m:t>4</m:t>
                  </w:ins>
                </m:r>
                <m:r>
                  <w:ins w:id="3584" w:author="Zhang Li" w:date="2022-06-12T15:22:00Z">
                    <w:rPr>
                      <w:rFonts w:ascii="Cambria Math" w:eastAsia="宋体" w:hAnsi="Cambria Math" w:cs="Times New Roman"/>
                      <w:kern w:val="0"/>
                      <w:sz w:val="24"/>
                      <w:szCs w:val="24"/>
                    </w:rPr>
                    <m:t>π</m:t>
                  </w:ins>
                </m:r>
                <m:sSub>
                  <m:sSubPr>
                    <m:ctrlPr>
                      <w:ins w:id="3585" w:author="Zhang Li" w:date="2022-06-12T15:22:00Z">
                        <w:rPr>
                          <w:rFonts w:ascii="Cambria Math" w:eastAsia="宋体" w:hAnsi="Cambria Math" w:cs="Times New Roman"/>
                          <w:kern w:val="0"/>
                          <w:sz w:val="24"/>
                          <w:szCs w:val="24"/>
                        </w:rPr>
                      </w:ins>
                    </m:ctrlPr>
                  </m:sSubPr>
                  <m:e>
                    <m:r>
                      <w:ins w:id="3586" w:author="Zhang Li" w:date="2022-06-12T15:22:00Z">
                        <w:rPr>
                          <w:rFonts w:ascii="Cambria Math" w:eastAsia="宋体" w:hAnsi="Cambria Math" w:cs="Times New Roman"/>
                          <w:kern w:val="0"/>
                          <w:sz w:val="24"/>
                          <w:szCs w:val="24"/>
                        </w:rPr>
                        <m:t>d</m:t>
                      </w:ins>
                    </m:r>
                  </m:e>
                  <m:sub>
                    <m:r>
                      <w:ins w:id="3587" w:author="Zhang Li" w:date="2022-06-12T15:22:00Z">
                        <m:rPr>
                          <m:sty m:val="p"/>
                        </m:rPr>
                        <w:rPr>
                          <w:rFonts w:ascii="Cambria Math" w:eastAsia="宋体" w:hAnsi="Cambria Math" w:cs="Times New Roman"/>
                          <w:kern w:val="0"/>
                          <w:sz w:val="24"/>
                          <w:szCs w:val="24"/>
                        </w:rPr>
                        <m:t>0</m:t>
                      </w:ins>
                    </m:r>
                  </m:sub>
                </m:sSub>
              </m:den>
            </m:f>
          </m:e>
        </m:func>
        <m:r>
          <w:ins w:id="3588" w:author="Zhang Li" w:date="2022-06-12T15:22:00Z">
            <m:rPr>
              <m:sty m:val="p"/>
            </m:rPr>
            <w:rPr>
              <w:rFonts w:ascii="Cambria Math" w:eastAsia="宋体" w:hAnsi="Cambria Math" w:cs="Times New Roman"/>
              <w:kern w:val="0"/>
              <w:sz w:val="24"/>
              <w:szCs w:val="24"/>
            </w:rPr>
            <m:t xml:space="preserve"> </m:t>
          </w:ins>
        </m:r>
      </m:oMath>
      <w:ins w:id="3589"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3590" w:author="Zhang Li" w:date="2022-06-12T15:22:00Z">
                <w:rPr>
                  <w:rFonts w:ascii="Cambria Math" w:eastAsia="宋体" w:hAnsi="Cambria Math" w:cs="Times New Roman"/>
                  <w:kern w:val="0"/>
                  <w:sz w:val="24"/>
                  <w:szCs w:val="24"/>
                </w:rPr>
              </w:ins>
            </m:ctrlPr>
          </m:sSubPr>
          <m:e>
            <m:r>
              <w:ins w:id="3591" w:author="Zhang Li" w:date="2022-06-12T15:22:00Z">
                <w:rPr>
                  <w:rFonts w:ascii="Cambria Math" w:eastAsia="宋体" w:hAnsi="Cambria Math" w:cs="Times New Roman"/>
                  <w:kern w:val="0"/>
                  <w:sz w:val="24"/>
                  <w:szCs w:val="24"/>
                </w:rPr>
                <m:t>d</m:t>
              </w:ins>
            </m:r>
          </m:e>
          <m:sub>
            <m:r>
              <w:ins w:id="3592" w:author="Zhang Li" w:date="2022-06-12T15:22:00Z">
                <m:rPr>
                  <m:sty m:val="p"/>
                </m:rPr>
                <w:rPr>
                  <w:rFonts w:ascii="Cambria Math" w:eastAsia="宋体" w:hAnsi="Cambria Math" w:cs="Times New Roman"/>
                  <w:kern w:val="0"/>
                  <w:sz w:val="24"/>
                  <w:szCs w:val="24"/>
                </w:rPr>
                <m:t>0</m:t>
              </w:ins>
            </m:r>
          </m:sub>
        </m:sSub>
        <m:r>
          <w:ins w:id="3593" w:author="Zhang Li" w:date="2022-06-12T15:22:00Z">
            <m:rPr>
              <m:sty m:val="p"/>
            </m:rPr>
            <w:rPr>
              <w:rFonts w:ascii="Cambria Math" w:eastAsia="宋体" w:hAnsi="Cambria Math" w:cs="Times New Roman"/>
              <w:kern w:val="0"/>
              <w:sz w:val="24"/>
              <w:szCs w:val="24"/>
            </w:rPr>
            <m:t>=1</m:t>
          </w:ins>
        </m:r>
      </m:oMath>
      <w:ins w:id="3594"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3595" w:author="Zhang Li" w:date="2022-06-12T15:22:00Z">
            <w:rPr>
              <w:rFonts w:ascii="Cambria Math" w:eastAsia="宋体" w:hAnsi="Cambria Math" w:cs="Times New Roman"/>
              <w:kern w:val="0"/>
              <w:sz w:val="24"/>
              <w:szCs w:val="24"/>
            </w:rPr>
            <m:t>λ</m:t>
          </w:ins>
        </m:r>
        <m:r>
          <w:ins w:id="3596" w:author="Zhang Li" w:date="2022-06-12T15:22:00Z">
            <m:rPr>
              <m:sty m:val="p"/>
            </m:rPr>
            <w:rPr>
              <w:rFonts w:ascii="Cambria Math" w:eastAsia="宋体" w:hAnsi="Cambria Math" w:cs="Times New Roman"/>
              <w:kern w:val="0"/>
              <w:sz w:val="24"/>
              <w:szCs w:val="24"/>
            </w:rPr>
            <m:t>=0.125</m:t>
          </w:ins>
        </m:r>
      </m:oMath>
      <w:ins w:id="359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transmission probability of each node is set as </w:t>
        </w:r>
        <w:r>
          <w:rPr>
            <w:rFonts w:ascii="Times New Roman" w:eastAsia="宋体" w:hAnsi="Times New Roman" w:cs="Times New Roman" w:hint="eastAsia"/>
            <w:kern w:val="0"/>
            <w:sz w:val="24"/>
            <w:szCs w:val="24"/>
          </w:rPr>
          <w:t> </w:t>
        </w:r>
      </w:ins>
      <m:oMath>
        <m:acc>
          <m:accPr>
            <m:ctrlPr>
              <w:ins w:id="3598" w:author="Zhang Li" w:date="2022-06-12T15:22:00Z">
                <w:rPr>
                  <w:rFonts w:ascii="Cambria Math" w:eastAsia="宋体" w:hAnsi="Cambria Math" w:cs="Times New Roman"/>
                  <w:kern w:val="0"/>
                  <w:sz w:val="24"/>
                  <w:szCs w:val="24"/>
                </w:rPr>
              </w:ins>
            </m:ctrlPr>
          </m:accPr>
          <m:e>
            <m:r>
              <w:ins w:id="3599" w:author="Zhang Li" w:date="2022-06-12T15:22:00Z">
                <w:rPr>
                  <w:rFonts w:ascii="Cambria Math" w:eastAsia="宋体" w:hAnsi="Cambria Math" w:cs="Times New Roman"/>
                  <w:kern w:val="0"/>
                  <w:sz w:val="24"/>
                  <w:szCs w:val="24"/>
                </w:rPr>
                <m:t>p</m:t>
              </w:ins>
            </m:r>
          </m:e>
        </m:acc>
        <m:r>
          <w:ins w:id="3600" w:author="Zhang Li" w:date="2022-06-12T15:22:00Z">
            <m:rPr>
              <m:sty m:val="p"/>
            </m:rPr>
            <w:rPr>
              <w:rFonts w:ascii="Cambria Math" w:eastAsia="宋体" w:hAnsi="Cambria Math" w:cs="Times New Roman"/>
              <w:kern w:val="0"/>
              <w:sz w:val="24"/>
              <w:szCs w:val="24"/>
            </w:rPr>
            <m:t>=0.0125</m:t>
          </w:ins>
        </m:r>
      </m:oMath>
      <w:ins w:id="3601" w:author="Zhang Li" w:date="2022-06-12T15:22:00Z">
        <w:r>
          <w:rPr>
            <w:rFonts w:ascii="Times New Roman" w:eastAsia="宋体" w:hAnsi="Times New Roman" w:cs="Times New Roman"/>
            <w:kern w:val="0"/>
            <w:sz w:val="24"/>
            <w:szCs w:val="24"/>
          </w:rPr>
          <w:t>.</w:t>
        </w:r>
      </w:ins>
    </w:p>
    <w:p w14:paraId="3D580E5E" w14:textId="2A09DC56" w:rsidR="00CA5769" w:rsidRDefault="00CA5769" w:rsidP="001509A9">
      <w:pPr>
        <w:pStyle w:val="2"/>
        <w:rPr>
          <w:rFonts w:ascii="Times New Roman" w:eastAsia="宋体" w:hAnsi="Times New Roman" w:cs="Times New Roman"/>
          <w:kern w:val="0"/>
          <w:sz w:val="24"/>
          <w:szCs w:val="24"/>
        </w:rPr>
      </w:pPr>
      <w:bookmarkStart w:id="3602" w:name="_Toc94273385"/>
      <w:r w:rsidRPr="00B16695">
        <w:rPr>
          <w:rFonts w:ascii="Times New Roman" w:eastAsia="黑体" w:hAnsi="Times New Roman" w:cs="Times New Roman"/>
          <w:sz w:val="28"/>
          <w:szCs w:val="28"/>
        </w:rPr>
        <w:t xml:space="preserve">6.1 </w:t>
      </w:r>
      <w:bookmarkEnd w:id="3602"/>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w:t>
      </w:r>
      <w:r w:rsidRPr="00E5720D">
        <w:rPr>
          <w:rFonts w:ascii="Times New Roman" w:eastAsia="宋体" w:hAnsi="Times New Roman" w:cs="Times New Roman"/>
          <w:kern w:val="0"/>
          <w:sz w:val="24"/>
          <w:szCs w:val="24"/>
        </w:rPr>
        <w:lastRenderedPageBreak/>
        <w:t xml:space="preserve">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EC76449" w14:textId="26E6DAA1" w:rsidR="0067227F" w:rsidRPr="0067227F" w:rsidRDefault="0067227F" w:rsidP="0067227F">
      <w:pPr>
        <w:spacing w:beforeLines="100" w:before="312" w:afterLines="50" w:after="156"/>
        <w:ind w:firstLine="420"/>
        <w:rPr>
          <w:ins w:id="3603" w:author="Zhang Li" w:date="2022-06-12T15:30:00Z"/>
          <w:rFonts w:ascii="Times New Roman" w:eastAsia="宋体" w:hAnsi="Times New Roman" w:cs="Times New Roman" w:hint="eastAsia"/>
          <w:kern w:val="0"/>
          <w:sz w:val="24"/>
          <w:szCs w:val="24"/>
        </w:rPr>
      </w:pPr>
      <w:ins w:id="3604" w:author="Zhang Li" w:date="2022-06-12T15:30:00Z">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lastRenderedPageBreak/>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7D234318" w14:textId="79C939A6" w:rsidR="0067227F" w:rsidRPr="0067227F" w:rsidRDefault="0067227F" w:rsidP="0067227F">
      <w:pPr>
        <w:spacing w:beforeLines="100" w:before="312" w:afterLines="50" w:after="156"/>
        <w:ind w:firstLine="420"/>
        <w:rPr>
          <w:rFonts w:ascii="Times New Roman" w:eastAsia="宋体" w:hAnsi="Times New Roman" w:cs="Times New Roman" w:hint="eastAsia"/>
          <w:kern w:val="0"/>
          <w:sz w:val="24"/>
          <w:szCs w:val="24"/>
        </w:rPr>
      </w:pPr>
      <w:ins w:id="3605" w:author="Zhang Li" w:date="2022-06-12T15:29:00Z">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ins>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28B3D0C9" w14:textId="7A39BECE" w:rsidR="0067227F" w:rsidRPr="0067227F" w:rsidRDefault="0067227F" w:rsidP="0067227F">
      <w:pPr>
        <w:spacing w:beforeLines="100" w:before="312" w:afterLines="50" w:after="156"/>
        <w:ind w:firstLine="420"/>
        <w:rPr>
          <w:ins w:id="3606" w:author="Zhang Li" w:date="2022-06-12T15:31:00Z"/>
          <w:rFonts w:ascii="Times New Roman" w:eastAsia="宋体" w:hAnsi="Times New Roman" w:cs="Times New Roman" w:hint="eastAsia"/>
          <w:kern w:val="0"/>
          <w:sz w:val="24"/>
          <w:szCs w:val="24"/>
        </w:rPr>
      </w:pPr>
      <w:ins w:id="3607" w:author="Zhang Li" w:date="2022-06-12T15:31:00Z">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w:ins>
      <m:oMath>
        <m:r>
          <w:ins w:id="3608" w:author="Zhang Li" w:date="2022-06-12T15:31:00Z">
            <m:rPr>
              <m:sty m:val="p"/>
            </m:rPr>
            <w:rPr>
              <w:rFonts w:ascii="Cambria Math" w:eastAsia="宋体" w:hAnsi="Cambria Math" w:cs="Times New Roman"/>
              <w:kern w:val="0"/>
              <w:sz w:val="24"/>
              <w:szCs w:val="24"/>
            </w:rPr>
            <m:t>1</m:t>
          </w:ins>
        </m:r>
      </m:oMath>
      <w:ins w:id="3609"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ins>
    </w:p>
    <w:p w14:paraId="008B0C3E" w14:textId="1499CF9F"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impact of network sizes on consensus latency and transaction throughput. We run the protocol for 10 consecutive rounds with network sizes ranging from 50 to </w:t>
      </w:r>
      <w:del w:id="3610" w:author="Zhang Li" w:date="2022-06-12T15:31:00Z">
        <w:r w:rsidDel="0067227F">
          <w:rPr>
            <w:rFonts w:ascii="Times New Roman" w:eastAsia="宋体" w:hAnsi="Times New Roman" w:cs="Times New Roman"/>
            <w:kern w:val="0"/>
            <w:sz w:val="24"/>
            <w:szCs w:val="24"/>
          </w:rPr>
          <w:delText>500</w:delText>
        </w:r>
      </w:del>
      <w:ins w:id="3611" w:author="Zhang Li" w:date="2022-06-12T15:31:00Z">
        <w:r w:rsidR="0067227F">
          <w:rPr>
            <w:rFonts w:ascii="Times New Roman" w:eastAsia="宋体" w:hAnsi="Times New Roman" w:cs="Times New Roman"/>
            <w:kern w:val="0"/>
            <w:sz w:val="24"/>
            <w:szCs w:val="24"/>
          </w:rPr>
          <w:t>600</w:t>
        </w:r>
      </w:ins>
      <w:r>
        <w:rPr>
          <w:rFonts w:ascii="Times New Roman" w:eastAsia="宋体" w:hAnsi="Times New Roman" w:cs="Times New Roman"/>
          <w:kern w:val="0"/>
          <w:sz w:val="24"/>
          <w:szCs w:val="24"/>
        </w:rPr>
        <w:t>,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55CB7718" w14:textId="5C133335" w:rsidR="0067227F" w:rsidRPr="0067227F" w:rsidRDefault="0067227F" w:rsidP="0067227F">
      <w:pPr>
        <w:spacing w:beforeLines="100" w:before="312" w:afterLines="100" w:after="312"/>
        <w:ind w:firstLine="420"/>
        <w:rPr>
          <w:rFonts w:ascii="Times New Roman" w:eastAsia="宋体" w:hAnsi="Times New Roman" w:cs="Times New Roman" w:hint="eastAsia"/>
          <w:kern w:val="0"/>
          <w:sz w:val="24"/>
          <w:szCs w:val="24"/>
        </w:rPr>
      </w:pPr>
      <w:ins w:id="3612" w:author="Zhang Li" w:date="2022-06-12T15:31:00Z">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628F077" w14:textId="05EB8EFC"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3613" w:author="Zhang Li" w:date="2022-06-12T15:32:00Z">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10(a) shows that the average consensus latency needed to finalize a 1 MB block with different network size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Compared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ins>
    </w:p>
    <w:p w14:paraId="38D9095A" w14:textId="456E5DA5" w:rsidR="0067227F" w:rsidRPr="0067227F" w:rsidRDefault="0067227F" w:rsidP="0067227F">
      <w:pPr>
        <w:spacing w:beforeLines="100" w:before="312" w:afterLines="50" w:after="156"/>
        <w:ind w:firstLineChars="200" w:firstLine="480"/>
        <w:rPr>
          <w:rFonts w:ascii="Times New Roman" w:eastAsia="宋体" w:hAnsi="Times New Roman" w:cs="Times New Roman" w:hint="eastAsia"/>
          <w:kern w:val="0"/>
          <w:sz w:val="24"/>
          <w:szCs w:val="24"/>
        </w:rPr>
      </w:pPr>
      <w:ins w:id="3614" w:author="Zhang Li" w:date="2022-06-12T15:3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view change happens when malicious leader proposed an invalid block or not proposed any block. In this case, all honest nodes require two round communications to determine new leader.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Results show that our protocol can keep working with adversary power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more than 33%. This indicates that our protocol has better fault tolerance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summary, experiment results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performs high capability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wireless block networks.</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141AD5B4" w:rsidR="0067227F" w:rsidRPr="0067227F" w:rsidRDefault="0067227F" w:rsidP="0067227F">
      <w:pPr>
        <w:spacing w:beforeLines="100" w:before="312" w:afterLines="50" w:after="156"/>
        <w:ind w:firstLine="420"/>
        <w:rPr>
          <w:ins w:id="3615" w:author="Zhang Li" w:date="2022-06-12T15:32:00Z"/>
          <w:rFonts w:ascii="Times New Roman" w:eastAsia="宋体" w:hAnsi="Times New Roman" w:cs="Times New Roman" w:hint="eastAsia"/>
          <w:kern w:val="0"/>
          <w:sz w:val="24"/>
          <w:szCs w:val="24"/>
        </w:rPr>
      </w:pPr>
      <w:ins w:id="3616" w:author="Zhang Li" w:date="2022-06-12T15:33:00Z">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ins>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726D36EA" w14:textId="2B018C9D" w:rsidR="0067227F" w:rsidRPr="0067227F" w:rsidRDefault="0067227F" w:rsidP="0067227F">
      <w:pPr>
        <w:spacing w:beforeLines="100" w:before="312" w:afterLines="50" w:after="156"/>
        <w:ind w:firstLine="420"/>
        <w:rPr>
          <w:ins w:id="3617" w:author="Zhang Li" w:date="2022-06-12T15:33:00Z"/>
          <w:rFonts w:ascii="Times New Roman" w:eastAsia="宋体" w:hAnsi="Times New Roman" w:cs="Times New Roman" w:hint="eastAsia"/>
          <w:kern w:val="0"/>
          <w:sz w:val="24"/>
          <w:szCs w:val="24"/>
        </w:rPr>
      </w:pPr>
      <w:ins w:id="3618" w:author="Zhang Li" w:date="2022-06-12T15:33:00Z">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3619" w:author="Zhang Li" w:date="2022-06-12T15:33:00Z">
            <w:rPr>
              <w:rFonts w:ascii="Cambria Math" w:eastAsia="宋体" w:hAnsi="Cambria Math" w:cs="Times New Roman"/>
              <w:kern w:val="0"/>
              <w:sz w:val="24"/>
              <w:szCs w:val="24"/>
            </w:rPr>
            <m:t>δ</m:t>
          </w:ins>
        </m:r>
      </m:oMath>
      <w:ins w:id="3620"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proofErr w:type="spellStart"/>
        <w:r>
          <w:rPr>
            <w:rFonts w:ascii="Times New Roman" w:eastAsia="宋体" w:hAnsi="Times New Roman" w:cs="Times New Roman" w:hint="eastAsia"/>
            <w:kern w:val="0"/>
            <w:sz w:val="24"/>
            <w:szCs w:val="24"/>
          </w:rPr>
          <w:t>SWIB</w:t>
        </w:r>
        <w:proofErr w:type="spellEnd"/>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w:ins>
      <m:oMath>
        <m:sSub>
          <m:sSubPr>
            <m:ctrlPr>
              <w:ins w:id="3621" w:author="Zhang Li" w:date="2022-06-12T15:33:00Z">
                <w:rPr>
                  <w:rFonts w:ascii="Cambria Math" w:eastAsia="宋体" w:hAnsi="Cambria Math" w:cs="Times New Roman"/>
                  <w:i/>
                  <w:kern w:val="0"/>
                  <w:sz w:val="24"/>
                  <w:szCs w:val="24"/>
                </w:rPr>
              </w:ins>
            </m:ctrlPr>
          </m:sSubPr>
          <m:e>
            <m:acc>
              <m:accPr>
                <m:ctrlPr>
                  <w:ins w:id="3622" w:author="Zhang Li" w:date="2022-06-12T15:33:00Z">
                    <w:rPr>
                      <w:rFonts w:ascii="Cambria Math" w:eastAsia="宋体" w:hAnsi="Cambria Math" w:cs="Times New Roman"/>
                      <w:i/>
                      <w:kern w:val="0"/>
                      <w:sz w:val="24"/>
                      <w:szCs w:val="24"/>
                    </w:rPr>
                  </w:ins>
                </m:ctrlPr>
              </m:accPr>
              <m:e>
                <m:r>
                  <w:ins w:id="3623" w:author="Zhang Li" w:date="2022-06-12T15:33:00Z">
                    <w:rPr>
                      <w:rFonts w:ascii="Cambria Math" w:eastAsia="宋体" w:hAnsi="Cambria Math" w:cs="Times New Roman"/>
                      <w:kern w:val="0"/>
                      <w:sz w:val="24"/>
                      <w:szCs w:val="24"/>
                    </w:rPr>
                    <m:t>T</m:t>
                  </w:ins>
                </m:r>
              </m:e>
            </m:acc>
          </m:e>
          <m:sub>
            <m:r>
              <w:ins w:id="3624" w:author="Zhang Li" w:date="2022-06-12T15:33:00Z">
                <w:rPr>
                  <w:rFonts w:ascii="Cambria Math" w:eastAsia="宋体" w:hAnsi="Cambria Math" w:cs="Times New Roman"/>
                  <w:kern w:val="0"/>
                  <w:sz w:val="24"/>
                  <w:szCs w:val="24"/>
                </w:rPr>
                <m:t>v</m:t>
              </w:ins>
            </m:r>
          </m:sub>
        </m:sSub>
      </m:oMath>
      <w:ins w:id="3625" w:author="Zhang Li" w:date="2022-06-12T15:33:00Z">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w:ins>
      <m:oMath>
        <m:sSub>
          <m:sSubPr>
            <m:ctrlPr>
              <w:ins w:id="3626" w:author="Zhang Li" w:date="2022-06-12T15:33:00Z">
                <w:rPr>
                  <w:rFonts w:ascii="Cambria Math" w:eastAsia="宋体" w:hAnsi="Cambria Math" w:cs="Times New Roman"/>
                  <w:i/>
                  <w:kern w:val="0"/>
                  <w:sz w:val="24"/>
                  <w:szCs w:val="24"/>
                </w:rPr>
              </w:ins>
            </m:ctrlPr>
          </m:sSubPr>
          <m:e>
            <m:acc>
              <m:accPr>
                <m:ctrlPr>
                  <w:ins w:id="3627" w:author="Zhang Li" w:date="2022-06-12T15:33:00Z">
                    <w:rPr>
                      <w:rFonts w:ascii="Cambria Math" w:eastAsia="宋体" w:hAnsi="Cambria Math" w:cs="Times New Roman"/>
                      <w:i/>
                      <w:kern w:val="0"/>
                      <w:sz w:val="24"/>
                      <w:szCs w:val="24"/>
                    </w:rPr>
                  </w:ins>
                </m:ctrlPr>
              </m:accPr>
              <m:e>
                <m:r>
                  <w:ins w:id="3628" w:author="Zhang Li" w:date="2022-06-12T15:33:00Z">
                    <w:rPr>
                      <w:rFonts w:ascii="Cambria Math" w:eastAsia="宋体" w:hAnsi="Cambria Math" w:cs="Times New Roman"/>
                      <w:kern w:val="0"/>
                      <w:sz w:val="24"/>
                      <w:szCs w:val="24"/>
                    </w:rPr>
                    <m:t>T</m:t>
                  </w:ins>
                </m:r>
              </m:e>
            </m:acc>
          </m:e>
          <m:sub>
            <m:r>
              <w:ins w:id="3629" w:author="Zhang Li" w:date="2022-06-12T15:33:00Z">
                <w:rPr>
                  <w:rFonts w:ascii="Cambria Math" w:eastAsia="宋体" w:hAnsi="Cambria Math" w:cs="Times New Roman"/>
                  <w:kern w:val="0"/>
                  <w:sz w:val="24"/>
                  <w:szCs w:val="24"/>
                </w:rPr>
                <m:t>v</m:t>
              </w:ins>
            </m:r>
          </m:sub>
        </m:sSub>
      </m:oMath>
      <w:ins w:id="3630"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3631" w:author="Zhang Li" w:date="2022-06-12T15:33:00Z">
            <w:rPr>
              <w:rFonts w:ascii="Cambria Math" w:eastAsia="宋体" w:hAnsi="Cambria Math" w:cs="Times New Roman"/>
              <w:kern w:val="0"/>
              <w:sz w:val="24"/>
              <w:szCs w:val="24"/>
            </w:rPr>
            <m:t>δ</m:t>
          </w:ins>
        </m:r>
      </m:oMath>
      <w:ins w:id="3632"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3633" w:author="Zhang Li" w:date="2022-06-12T15:33:00Z">
            <w:rPr>
              <w:rFonts w:ascii="Cambria Math" w:eastAsia="宋体" w:hAnsi="Cambria Math" w:cs="Times New Roman"/>
              <w:kern w:val="0"/>
              <w:sz w:val="24"/>
              <w:szCs w:val="24"/>
            </w:rPr>
            <m:t>δ</m:t>
          </w:ins>
        </m:r>
      </m:oMath>
      <w:ins w:id="3634"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3635" w:author="Zhang Li" w:date="2022-06-12T15:33:00Z">
            <w:rPr>
              <w:rFonts w:ascii="Cambria Math" w:eastAsia="宋体" w:hAnsi="Cambria Math" w:cs="Times New Roman"/>
              <w:kern w:val="0"/>
              <w:sz w:val="24"/>
              <w:szCs w:val="24"/>
            </w:rPr>
            <m:t>δ</m:t>
          </w:ins>
        </m:r>
      </m:oMath>
      <w:ins w:id="3636"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w:ins>
      <m:oMath>
        <m:d>
          <m:dPr>
            <m:ctrlPr>
              <w:ins w:id="3637" w:author="Zhang Li" w:date="2022-06-12T15:33:00Z">
                <w:rPr>
                  <w:rFonts w:ascii="Cambria Math" w:eastAsia="宋体" w:hAnsi="Cambria Math" w:cs="Times New Roman"/>
                  <w:i/>
                  <w:kern w:val="0"/>
                  <w:sz w:val="24"/>
                  <w:szCs w:val="24"/>
                </w:rPr>
              </w:ins>
            </m:ctrlPr>
          </m:dPr>
          <m:e>
            <m:r>
              <w:ins w:id="3638" w:author="Zhang Li" w:date="2022-06-12T15:33:00Z">
                <w:rPr>
                  <w:rFonts w:ascii="Cambria Math" w:eastAsia="宋体" w:hAnsi="Cambria Math" w:cs="Times New Roman"/>
                  <w:kern w:val="0"/>
                  <w:sz w:val="24"/>
                  <w:szCs w:val="24"/>
                </w:rPr>
                <m:t>0.7, 100</m:t>
              </w:ins>
            </m:r>
          </m:e>
        </m:d>
      </m:oMath>
      <w:ins w:id="3639"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3640"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3641" w:name="_Ref70424734"/>
      <w:bookmarkEnd w:id="3640"/>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3641"/>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475216"/>
    <w:sectPr w:rsidR="00B4661E" w:rsidRPr="00CA5769" w:rsidSect="0090530C">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9" w:author="Zhang Li" w:date="2022-06-12T12:08:00Z" w:initials="ZL">
    <w:p w14:paraId="6D0CB0C3" w14:textId="24FE0150" w:rsidR="00DD6F55" w:rsidRDefault="00DD6F55">
      <w:pPr>
        <w:pStyle w:val="af1"/>
      </w:pPr>
      <w:r>
        <w:rPr>
          <w:rStyle w:val="af0"/>
        </w:rPr>
        <w:annotationRef/>
      </w:r>
      <w:r>
        <w:rPr>
          <w:rFonts w:hint="eastAsia"/>
        </w:rPr>
        <w:t>没有直接说数据包的，都是直接说m</w:t>
      </w:r>
      <w:r>
        <w:t>essages</w:t>
      </w:r>
    </w:p>
  </w:comment>
  <w:comment w:id="525"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 w:id="785" w:author="Zhang Li" w:date="2022-06-12T12:26:00Z" w:initials="ZL">
    <w:p w14:paraId="59C365D8" w14:textId="623F116B" w:rsidR="0068181E" w:rsidRDefault="0068181E">
      <w:pPr>
        <w:pStyle w:val="af1"/>
      </w:pPr>
      <w:r>
        <w:rPr>
          <w:rStyle w:val="af0"/>
        </w:rPr>
        <w:annotationRef/>
      </w:r>
      <w:r>
        <w:rPr>
          <w:rFonts w:hint="eastAsia"/>
        </w:rPr>
        <w:t>一般都说每个节点维护本地区块链，没有说a</w:t>
      </w:r>
      <w:r>
        <w:t xml:space="preserve"> copy of the blockchain</w:t>
      </w:r>
      <w:r>
        <w:rPr>
          <w:rFonts w:hint="eastAsia"/>
        </w:rPr>
        <w:t>这样的说法的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0CB0C3" w15:done="0"/>
  <w15:commentEx w15:paraId="54B003D3" w15:done="0"/>
  <w15:commentEx w15:paraId="59C365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5AE" w16cex:dateUtc="2022-06-12T04:08:00Z"/>
  <w16cex:commentExtensible w16cex:durableId="265058CD" w16cex:dateUtc="2022-06-12T04:21:00Z"/>
  <w16cex:commentExtensible w16cex:durableId="265059FE" w16cex:dateUtc="2022-06-12T0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0CB0C3" w16cid:durableId="265055AE"/>
  <w16cid:commentId w16cid:paraId="54B003D3" w16cid:durableId="265058CD"/>
  <w16cid:commentId w16cid:paraId="59C365D8" w16cid:durableId="265059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05AC1" w14:textId="77777777" w:rsidR="00475216" w:rsidRDefault="00475216" w:rsidP="00CA5769">
      <w:r>
        <w:separator/>
      </w:r>
    </w:p>
  </w:endnote>
  <w:endnote w:type="continuationSeparator" w:id="0">
    <w:p w14:paraId="1840440E" w14:textId="77777777" w:rsidR="00475216" w:rsidRDefault="00475216"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3E683" w14:textId="77777777" w:rsidR="00475216" w:rsidRDefault="00475216" w:rsidP="00CA5769">
      <w:r>
        <w:separator/>
      </w:r>
    </w:p>
  </w:footnote>
  <w:footnote w:type="continuationSeparator" w:id="0">
    <w:p w14:paraId="007992A3" w14:textId="77777777" w:rsidR="00475216" w:rsidRDefault="00475216"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475216"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475216"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3135"/>
    <w:rsid w:val="00056290"/>
    <w:rsid w:val="000572D8"/>
    <w:rsid w:val="00060406"/>
    <w:rsid w:val="000659A8"/>
    <w:rsid w:val="00087CC8"/>
    <w:rsid w:val="00097E7D"/>
    <w:rsid w:val="000A1A07"/>
    <w:rsid w:val="000C0D61"/>
    <w:rsid w:val="000C690C"/>
    <w:rsid w:val="000C7DF7"/>
    <w:rsid w:val="000E17A2"/>
    <w:rsid w:val="000F14D0"/>
    <w:rsid w:val="000F2911"/>
    <w:rsid w:val="000F5046"/>
    <w:rsid w:val="00106131"/>
    <w:rsid w:val="00106AE1"/>
    <w:rsid w:val="0012465F"/>
    <w:rsid w:val="001509A9"/>
    <w:rsid w:val="00156A43"/>
    <w:rsid w:val="00157DB7"/>
    <w:rsid w:val="00160716"/>
    <w:rsid w:val="00170ACC"/>
    <w:rsid w:val="001711D7"/>
    <w:rsid w:val="001740DE"/>
    <w:rsid w:val="001A432E"/>
    <w:rsid w:val="001C18FA"/>
    <w:rsid w:val="001C482B"/>
    <w:rsid w:val="001D3BAA"/>
    <w:rsid w:val="001E2C6F"/>
    <w:rsid w:val="001E5EB7"/>
    <w:rsid w:val="001F777D"/>
    <w:rsid w:val="00200F99"/>
    <w:rsid w:val="00211341"/>
    <w:rsid w:val="0022369C"/>
    <w:rsid w:val="0024174B"/>
    <w:rsid w:val="00242EB2"/>
    <w:rsid w:val="00262840"/>
    <w:rsid w:val="00274FD6"/>
    <w:rsid w:val="00282598"/>
    <w:rsid w:val="002915FC"/>
    <w:rsid w:val="0029311B"/>
    <w:rsid w:val="002A07C2"/>
    <w:rsid w:val="002B305E"/>
    <w:rsid w:val="002D4BE7"/>
    <w:rsid w:val="002D52E9"/>
    <w:rsid w:val="002E3F72"/>
    <w:rsid w:val="002F0010"/>
    <w:rsid w:val="002F1B0D"/>
    <w:rsid w:val="00302BA5"/>
    <w:rsid w:val="00303612"/>
    <w:rsid w:val="00306EC7"/>
    <w:rsid w:val="0031098F"/>
    <w:rsid w:val="00314812"/>
    <w:rsid w:val="003148C9"/>
    <w:rsid w:val="003316AA"/>
    <w:rsid w:val="0033662D"/>
    <w:rsid w:val="0034302A"/>
    <w:rsid w:val="00345056"/>
    <w:rsid w:val="00347BB0"/>
    <w:rsid w:val="00352A71"/>
    <w:rsid w:val="00382442"/>
    <w:rsid w:val="003A1C42"/>
    <w:rsid w:val="003B3E9E"/>
    <w:rsid w:val="003C64C2"/>
    <w:rsid w:val="003C7754"/>
    <w:rsid w:val="003C7B9E"/>
    <w:rsid w:val="003E1AA0"/>
    <w:rsid w:val="003E67AB"/>
    <w:rsid w:val="003F09C8"/>
    <w:rsid w:val="003F2405"/>
    <w:rsid w:val="004127C5"/>
    <w:rsid w:val="00414167"/>
    <w:rsid w:val="00416928"/>
    <w:rsid w:val="00425EFA"/>
    <w:rsid w:val="004273AE"/>
    <w:rsid w:val="00452D23"/>
    <w:rsid w:val="00455324"/>
    <w:rsid w:val="004555BE"/>
    <w:rsid w:val="00466AF6"/>
    <w:rsid w:val="00475216"/>
    <w:rsid w:val="00486234"/>
    <w:rsid w:val="004B4172"/>
    <w:rsid w:val="004B6D14"/>
    <w:rsid w:val="004C0605"/>
    <w:rsid w:val="004C4EE5"/>
    <w:rsid w:val="004E5784"/>
    <w:rsid w:val="004F2710"/>
    <w:rsid w:val="004F2D6E"/>
    <w:rsid w:val="004F365E"/>
    <w:rsid w:val="004F46A4"/>
    <w:rsid w:val="004F4779"/>
    <w:rsid w:val="00511231"/>
    <w:rsid w:val="00525BAC"/>
    <w:rsid w:val="005312B7"/>
    <w:rsid w:val="005376C1"/>
    <w:rsid w:val="005746E3"/>
    <w:rsid w:val="00582263"/>
    <w:rsid w:val="0058365D"/>
    <w:rsid w:val="0059668D"/>
    <w:rsid w:val="005967DC"/>
    <w:rsid w:val="005B5C0F"/>
    <w:rsid w:val="005D60A4"/>
    <w:rsid w:val="005D6E85"/>
    <w:rsid w:val="005F26B1"/>
    <w:rsid w:val="005F2F74"/>
    <w:rsid w:val="006060D3"/>
    <w:rsid w:val="00612C0E"/>
    <w:rsid w:val="00614FA7"/>
    <w:rsid w:val="00615399"/>
    <w:rsid w:val="006216FB"/>
    <w:rsid w:val="00623E9C"/>
    <w:rsid w:val="006361CB"/>
    <w:rsid w:val="00652BB5"/>
    <w:rsid w:val="00657ABB"/>
    <w:rsid w:val="00665610"/>
    <w:rsid w:val="00666B2E"/>
    <w:rsid w:val="0067227F"/>
    <w:rsid w:val="0068181E"/>
    <w:rsid w:val="0069332E"/>
    <w:rsid w:val="00693A56"/>
    <w:rsid w:val="006961A3"/>
    <w:rsid w:val="006B77C1"/>
    <w:rsid w:val="006D457C"/>
    <w:rsid w:val="006D7BB0"/>
    <w:rsid w:val="006F080B"/>
    <w:rsid w:val="006F21CF"/>
    <w:rsid w:val="007127DC"/>
    <w:rsid w:val="0071589E"/>
    <w:rsid w:val="00720CF3"/>
    <w:rsid w:val="00731D24"/>
    <w:rsid w:val="00760B77"/>
    <w:rsid w:val="00763388"/>
    <w:rsid w:val="0077581E"/>
    <w:rsid w:val="00776AC6"/>
    <w:rsid w:val="00787E0C"/>
    <w:rsid w:val="007B3D51"/>
    <w:rsid w:val="007B6A40"/>
    <w:rsid w:val="007D0AEE"/>
    <w:rsid w:val="007D4019"/>
    <w:rsid w:val="007F50C2"/>
    <w:rsid w:val="008003B7"/>
    <w:rsid w:val="008025E5"/>
    <w:rsid w:val="00823ECF"/>
    <w:rsid w:val="00834C4F"/>
    <w:rsid w:val="00835DE0"/>
    <w:rsid w:val="00836082"/>
    <w:rsid w:val="008461A6"/>
    <w:rsid w:val="00867A24"/>
    <w:rsid w:val="0087667B"/>
    <w:rsid w:val="00881A3C"/>
    <w:rsid w:val="008B0C61"/>
    <w:rsid w:val="008B0E82"/>
    <w:rsid w:val="008B2C1F"/>
    <w:rsid w:val="008C4C8E"/>
    <w:rsid w:val="008C73C1"/>
    <w:rsid w:val="008D0987"/>
    <w:rsid w:val="008D7124"/>
    <w:rsid w:val="008F1BB9"/>
    <w:rsid w:val="008F5A36"/>
    <w:rsid w:val="0091161A"/>
    <w:rsid w:val="00911CF3"/>
    <w:rsid w:val="00916D8F"/>
    <w:rsid w:val="0093291B"/>
    <w:rsid w:val="00940783"/>
    <w:rsid w:val="00940843"/>
    <w:rsid w:val="00955F3A"/>
    <w:rsid w:val="00956C1D"/>
    <w:rsid w:val="00966DEC"/>
    <w:rsid w:val="009812EF"/>
    <w:rsid w:val="00994C8C"/>
    <w:rsid w:val="00995401"/>
    <w:rsid w:val="009964FF"/>
    <w:rsid w:val="009B7DD2"/>
    <w:rsid w:val="009C44B1"/>
    <w:rsid w:val="009F1490"/>
    <w:rsid w:val="009F4622"/>
    <w:rsid w:val="00A02E56"/>
    <w:rsid w:val="00A06539"/>
    <w:rsid w:val="00A35905"/>
    <w:rsid w:val="00A41D89"/>
    <w:rsid w:val="00A517C5"/>
    <w:rsid w:val="00A51855"/>
    <w:rsid w:val="00A70B6B"/>
    <w:rsid w:val="00A734F1"/>
    <w:rsid w:val="00A76662"/>
    <w:rsid w:val="00A8166D"/>
    <w:rsid w:val="00AA37C0"/>
    <w:rsid w:val="00AA5A89"/>
    <w:rsid w:val="00AC6947"/>
    <w:rsid w:val="00AC6BA8"/>
    <w:rsid w:val="00AD15BE"/>
    <w:rsid w:val="00AD737D"/>
    <w:rsid w:val="00AD7C4F"/>
    <w:rsid w:val="00B06A52"/>
    <w:rsid w:val="00B302BA"/>
    <w:rsid w:val="00B43A38"/>
    <w:rsid w:val="00B44054"/>
    <w:rsid w:val="00B5630F"/>
    <w:rsid w:val="00B574F0"/>
    <w:rsid w:val="00B725DB"/>
    <w:rsid w:val="00B75446"/>
    <w:rsid w:val="00B77050"/>
    <w:rsid w:val="00B8086E"/>
    <w:rsid w:val="00B82FC2"/>
    <w:rsid w:val="00B90A60"/>
    <w:rsid w:val="00B92E32"/>
    <w:rsid w:val="00BA05C5"/>
    <w:rsid w:val="00BA2153"/>
    <w:rsid w:val="00BA4987"/>
    <w:rsid w:val="00BC278B"/>
    <w:rsid w:val="00BE08AD"/>
    <w:rsid w:val="00BF19C7"/>
    <w:rsid w:val="00C05D41"/>
    <w:rsid w:val="00C14A09"/>
    <w:rsid w:val="00C1693B"/>
    <w:rsid w:val="00C22BF5"/>
    <w:rsid w:val="00C37654"/>
    <w:rsid w:val="00C62888"/>
    <w:rsid w:val="00C633E7"/>
    <w:rsid w:val="00C6630C"/>
    <w:rsid w:val="00C946B2"/>
    <w:rsid w:val="00C971EF"/>
    <w:rsid w:val="00CA5769"/>
    <w:rsid w:val="00CB4930"/>
    <w:rsid w:val="00CB4C83"/>
    <w:rsid w:val="00CD2C8E"/>
    <w:rsid w:val="00CD7563"/>
    <w:rsid w:val="00CE5D74"/>
    <w:rsid w:val="00CE784B"/>
    <w:rsid w:val="00D04290"/>
    <w:rsid w:val="00D05654"/>
    <w:rsid w:val="00D1110A"/>
    <w:rsid w:val="00D5036D"/>
    <w:rsid w:val="00D50BCE"/>
    <w:rsid w:val="00D52BB7"/>
    <w:rsid w:val="00D7089A"/>
    <w:rsid w:val="00D730A6"/>
    <w:rsid w:val="00D77520"/>
    <w:rsid w:val="00D800B2"/>
    <w:rsid w:val="00D90555"/>
    <w:rsid w:val="00D9322F"/>
    <w:rsid w:val="00D94CF4"/>
    <w:rsid w:val="00DC5480"/>
    <w:rsid w:val="00DD0C38"/>
    <w:rsid w:val="00DD6F55"/>
    <w:rsid w:val="00DE2952"/>
    <w:rsid w:val="00E27085"/>
    <w:rsid w:val="00E355B3"/>
    <w:rsid w:val="00E44783"/>
    <w:rsid w:val="00E5263E"/>
    <w:rsid w:val="00E61F20"/>
    <w:rsid w:val="00E73151"/>
    <w:rsid w:val="00E81E35"/>
    <w:rsid w:val="00E82F0B"/>
    <w:rsid w:val="00E83549"/>
    <w:rsid w:val="00E85EB2"/>
    <w:rsid w:val="00EA2C56"/>
    <w:rsid w:val="00EC2B9F"/>
    <w:rsid w:val="00EC572D"/>
    <w:rsid w:val="00ED1B3B"/>
    <w:rsid w:val="00ED5D01"/>
    <w:rsid w:val="00F12D64"/>
    <w:rsid w:val="00F27F94"/>
    <w:rsid w:val="00F42EA2"/>
    <w:rsid w:val="00F55831"/>
    <w:rsid w:val="00F75717"/>
    <w:rsid w:val="00F81A63"/>
    <w:rsid w:val="00FA1638"/>
    <w:rsid w:val="00FB0112"/>
    <w:rsid w:val="00FB1551"/>
    <w:rsid w:val="00FD3419"/>
    <w:rsid w:val="00FD40B4"/>
    <w:rsid w:val="00FE2090"/>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44</Pages>
  <Words>16975</Words>
  <Characters>96758</Characters>
  <Application>Microsoft Office Word</Application>
  <DocSecurity>0</DocSecurity>
  <Lines>806</Lines>
  <Paragraphs>227</Paragraphs>
  <ScaleCrop>false</ScaleCrop>
  <Company/>
  <LinksUpToDate>false</LinksUpToDate>
  <CharactersWithSpaces>113506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55</cp:revision>
  <dcterms:created xsi:type="dcterms:W3CDTF">2022-06-07T00:35:00Z</dcterms:created>
  <dcterms:modified xsi:type="dcterms:W3CDTF">2022-06-12T07:33:00Z</dcterms:modified>
</cp:coreProperties>
</file>
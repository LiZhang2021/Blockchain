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02E88CFB" w14:textId="54C2CFF9" w:rsidR="00A2107C" w:rsidRPr="006826C2"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We assume that wireless channels follow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gain between nodes </w:t>
      </w:r>
      <w:r w:rsidRPr="001812F1">
        <w:rPr>
          <w:rFonts w:ascii="Times New Roman" w:eastAsia="宋体" w:hAnsi="Times New Roman" w:cs="Times New Roman"/>
          <w:kern w:val="0"/>
          <w:sz w:val="24"/>
          <w:szCs w:val="24"/>
        </w:rPr>
        <w:t xml:space="preserve">follows </w:t>
      </w:r>
      <w:r w:rsidR="00941382">
        <w:rPr>
          <w:rFonts w:ascii="Times New Roman" w:eastAsia="宋体" w:hAnsi="Times New Roman" w:cs="Times New Roman"/>
          <w:kern w:val="0"/>
          <w:sz w:val="24"/>
          <w:szCs w:val="24"/>
        </w:rPr>
        <w:t xml:space="preserve">the </w:t>
      </w:r>
      <w:r w:rsidRPr="001812F1">
        <w:rPr>
          <w:rFonts w:ascii="Times New Roman" w:eastAsia="宋体" w:hAnsi="Times New Roman" w:cs="Times New Roman"/>
          <w:kern w:val="0"/>
          <w:sz w:val="24"/>
          <w:szCs w:val="24"/>
        </w:rPr>
        <w:t>complex normal distribution</w:t>
      </w:r>
      <w:r>
        <w:rPr>
          <w:rFonts w:ascii="Times New Roman" w:eastAsia="宋体" w:hAnsi="Times New Roman" w:cs="Times New Roman"/>
          <w:kern w:val="0"/>
          <w:sz w:val="24"/>
          <w:szCs w:val="24"/>
        </w:rPr>
        <w:t xml:space="preserve">. According to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Rayleigh fading model</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received signal-to-noise (SNR) ratio over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channel between nodes can be computed.</w:t>
      </w:r>
    </w:p>
    <w:p w14:paraId="2E752385" w14:textId="703CA577" w:rsidR="00A2107C" w:rsidRPr="00C007E0"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 xml:space="preserve">essage losses are mainly caused by channel collision and channel fading. Therefore, a successful transmission should satisfy two conditions: 1) if and only if there only one node transmitting in a time slot; and 2) SNR ratio is equal to or bigger than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target one.</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channel contention process, nodes compete for </w:t>
      </w:r>
      <w:r w:rsidR="00193F61">
        <w:rPr>
          <w:rFonts w:ascii="Times New Roman" w:eastAsia="宋体" w:hAnsi="Times New Roman" w:cs="Times New Roman"/>
          <w:kern w:val="0"/>
          <w:sz w:val="24"/>
          <w:szCs w:val="24"/>
        </w:rPr>
        <w:t>access</w:t>
      </w:r>
      <w:r w:rsidR="004835B6">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channel with </w:t>
      </w:r>
      <w:r>
        <w:rPr>
          <w:rFonts w:ascii="Times New Roman" w:eastAsia="宋体" w:hAnsi="Times New Roman" w:cs="Times New Roman"/>
          <w:kern w:val="0"/>
          <w:sz w:val="24"/>
          <w:szCs w:val="24"/>
        </w:rPr>
        <w:t>a constant</w:t>
      </w:r>
      <w:r w:rsidRPr="00DB62D7">
        <w:rPr>
          <w:rFonts w:ascii="Times New Roman" w:eastAsia="宋体" w:hAnsi="Times New Roman" w:cs="Times New Roman"/>
          <w:kern w:val="0"/>
          <w:sz w:val="24"/>
          <w:szCs w:val="24"/>
        </w:rPr>
        <w:t xml:space="preserve"> transmit probability</w:t>
      </w:r>
      <w:r>
        <w:rPr>
          <w:rFonts w:ascii="Times New Roman" w:eastAsia="宋体" w:hAnsi="Times New Roman" w:cs="Times New Roman"/>
          <w:kern w:val="0"/>
          <w:sz w:val="24"/>
          <w:szCs w:val="24"/>
        </w:rPr>
        <w:t>.</w:t>
      </w:r>
      <w:r w:rsidRPr="00DB62D7">
        <w:rPr>
          <w:rFonts w:ascii="Times New Roman" w:eastAsia="宋体" w:hAnsi="Times New Roman" w:cs="Times New Roman"/>
          <w:kern w:val="0"/>
          <w:sz w:val="24"/>
          <w:szCs w:val="24"/>
        </w:rPr>
        <w:t xml:space="preserve"> Only if one node transmits in a </w:t>
      </w:r>
      <w:r>
        <w:rPr>
          <w:rFonts w:ascii="Times New Roman" w:eastAsia="宋体" w:hAnsi="Times New Roman" w:cs="Times New Roman"/>
          <w:kern w:val="0"/>
          <w:sz w:val="24"/>
          <w:szCs w:val="24"/>
        </w:rPr>
        <w:t xml:space="preserve">mini </w:t>
      </w:r>
      <w:r w:rsidRPr="00DB62D7">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interval</w:t>
      </w:r>
      <w:r w:rsidRPr="00DB62D7">
        <w:rPr>
          <w:rFonts w:ascii="Times New Roman" w:eastAsia="宋体" w:hAnsi="Times New Roman" w:cs="Times New Roman"/>
          <w:kern w:val="0"/>
          <w:sz w:val="24"/>
          <w:szCs w:val="24"/>
        </w:rPr>
        <w:t xml:space="preserve"> can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node transmit message successfully.</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Even a node competes successfully, it may fail to transmit a message due to channel fading.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SNR </w:t>
      </w:r>
      <w:r>
        <w:rPr>
          <w:rFonts w:ascii="Times New Roman" w:eastAsia="宋体" w:hAnsi="Times New Roman" w:cs="Times New Roman"/>
          <w:kern w:val="0"/>
          <w:sz w:val="24"/>
          <w:szCs w:val="24"/>
        </w:rPr>
        <w:t xml:space="preserve">ratio over channel </w:t>
      </w:r>
      <w:r w:rsidRPr="00DB62D7">
        <w:rPr>
          <w:rFonts w:ascii="Times New Roman" w:eastAsia="宋体" w:hAnsi="Times New Roman" w:cs="Times New Roman"/>
          <w:kern w:val="0"/>
          <w:sz w:val="24"/>
          <w:szCs w:val="24"/>
        </w:rPr>
        <w:t xml:space="preserve">between nodes varies with </w:t>
      </w:r>
      <w:r w:rsidR="00193F61">
        <w:rPr>
          <w:rFonts w:ascii="Times New Roman" w:eastAsia="宋体" w:hAnsi="Times New Roman" w:cs="Times New Roman"/>
          <w:kern w:val="0"/>
          <w:sz w:val="24"/>
          <w:szCs w:val="24"/>
        </w:rPr>
        <w:t xml:space="preserve">a </w:t>
      </w:r>
      <w:r w:rsidRPr="00DB62D7">
        <w:rPr>
          <w:rFonts w:ascii="Times New Roman" w:eastAsia="宋体" w:hAnsi="Times New Roman" w:cs="Times New Roman"/>
          <w:kern w:val="0"/>
          <w:sz w:val="24"/>
          <w:szCs w:val="24"/>
        </w:rPr>
        <w:t xml:space="preserve">time-variant communication environment. When SNR </w:t>
      </w:r>
      <w:r>
        <w:rPr>
          <w:rFonts w:ascii="Times New Roman" w:eastAsia="宋体" w:hAnsi="Times New Roman" w:cs="Times New Roman"/>
          <w:kern w:val="0"/>
          <w:sz w:val="24"/>
          <w:szCs w:val="24"/>
        </w:rPr>
        <w:t xml:space="preserve">ratio </w:t>
      </w:r>
      <w:r w:rsidRPr="00DB62D7">
        <w:rPr>
          <w:rFonts w:ascii="Times New Roman" w:eastAsia="宋体" w:hAnsi="Times New Roman" w:cs="Times New Roman"/>
          <w:kern w:val="0"/>
          <w:sz w:val="24"/>
          <w:szCs w:val="24"/>
        </w:rPr>
        <w:t xml:space="preserve">is less than a given target threshold,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communication between nodes is interrupted.</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order guarantee communication under unreliable networks, retransmission mechanism is necessary. When communication interruption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56BA919E"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interfere with message transmission.</w:t>
      </w:r>
      <w:r>
        <w:rPr>
          <w:rFonts w:ascii="Times New Roman" w:eastAsia="宋体" w:hAnsi="Times New Roman" w:cs="Times New Roman"/>
          <w:kern w:val="0"/>
          <w:sz w:val="24"/>
          <w:szCs w:val="24"/>
        </w:rPr>
        <w:t xml:space="preserve"> 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Consensus process can be interrupted when adversary launches jamming attack. 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In Blockchain system adopting communication-based consensus protocols will loss liveness when consensus process is interrupted. Adversary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r w:rsidRPr="0031018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system will be </w:t>
      </w:r>
      <w:r>
        <w:rPr>
          <w:rFonts w:ascii="Times New Roman" w:eastAsia="宋体" w:hAnsi="Times New Roman" w:cs="Times New Roman"/>
          <w:kern w:val="0"/>
          <w:sz w:val="24"/>
          <w:szCs w:val="24"/>
        </w:rPr>
        <w:t>halted</w:t>
      </w:r>
      <w:r w:rsidRPr="008E04C0">
        <w:rPr>
          <w:rFonts w:ascii="Times New Roman" w:eastAsia="宋体" w:hAnsi="Times New Roman" w:cs="Times New Roman"/>
          <w:kern w:val="0"/>
          <w:sz w:val="24"/>
          <w:szCs w:val="24"/>
        </w:rPr>
        <w:t>.</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SWIB, which adopts a four-stages </w:t>
      </w:r>
      <w:r>
        <w:rPr>
          <w:rFonts w:ascii="Times New Roman" w:eastAsia="宋体" w:hAnsi="Times New Roman" w:cs="Times New Roman"/>
          <w:kern w:val="0"/>
          <w:sz w:val="24"/>
          <w:szCs w:val="24"/>
        </w:rPr>
        <w:lastRenderedPageBreak/>
        <w:t>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C1C51C" w14:textId="688F39DE" w:rsidR="00A61C9E" w:rsidRDefault="003F2F4E" w:rsidP="00B2727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lastRenderedPageBreak/>
        <w:t>subroutine presented in Algorithm 2 is employed to broadcast signatures</w:t>
      </w:r>
      <w:r w:rsidR="00873C25">
        <w:rPr>
          <w:rFonts w:ascii="Times New Roman" w:eastAsia="宋体" w:hAnsi="Times New Roman" w:cs="Times New Roman"/>
          <w:kern w:val="0"/>
          <w:sz w:val="24"/>
          <w:szCs w:val="24"/>
        </w:rPr>
        <w:t>.</w:t>
      </w:r>
    </w:p>
    <w:p w14:paraId="21B3DA30" w14:textId="7A8A9961" w:rsidR="001C048C" w:rsidRDefault="008F620E" w:rsidP="00B874ED">
      <w:pPr>
        <w:spacing w:beforeLines="50" w:before="156" w:afterLines="50" w:after="156"/>
        <w:ind w:right="2160"/>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36C04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570.5pt" o:ole="">
            <v:imagedata r:id="rId9" o:title=""/>
          </v:shape>
          <o:OLEObject Type="Embed" ProgID="Equation.Ribbit" ShapeID="_x0000_i1025" DrawAspect="Content" ObjectID="_1718554934"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w:t>
      </w:r>
      <w:r w:rsidR="00BB67B3">
        <w:rPr>
          <w:rFonts w:ascii="Times New Roman" w:eastAsia="宋体" w:hAnsi="Times New Roman" w:cs="Times New Roman"/>
          <w:kern w:val="0"/>
          <w:sz w:val="24"/>
          <w:szCs w:val="24"/>
        </w:rPr>
        <w:lastRenderedPageBreak/>
        <w:t xml:space="preserve">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5pt;height:258pt" o:ole="">
            <v:imagedata r:id="rId11" o:title=""/>
          </v:shape>
          <o:OLEObject Type="Embed" ProgID="Equation.Ribbit" ShapeID="_x0000_i1026" DrawAspect="Content" ObjectID="_1718554935"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4"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4"/>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5"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90D5B2D" w14:textId="0129D7A5" w:rsidR="00FE2097" w:rsidRDefault="00941382" w:rsidP="00F1062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random value</w:t>
      </w:r>
      <w:r w:rsidR="00450E19">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 xml:space="preserve">generated through </w:t>
      </w:r>
      <w:r>
        <w:rPr>
          <w:rFonts w:ascii="Times New Roman" w:eastAsia="宋体" w:hAnsi="Times New Roman" w:cs="Times New Roman"/>
          <w:kern w:val="0"/>
          <w:sz w:val="24"/>
          <w:szCs w:val="24"/>
        </w:rPr>
        <w:t xml:space="preserve">the </w:t>
      </w:r>
      <w:r w:rsidR="00450E19">
        <w:rPr>
          <w:rFonts w:ascii="Times New Roman" w:eastAsia="宋体" w:hAnsi="Times New Roman" w:cs="Times New Roman"/>
          <w:kern w:val="0"/>
          <w:sz w:val="24"/>
          <w:szCs w:val="24"/>
        </w:rPr>
        <w:t xml:space="preserve">distributed randomness generation function is </w:t>
      </w:r>
      <w:r w:rsidR="00450E19" w:rsidRPr="00856503">
        <w:rPr>
          <w:rFonts w:ascii="Times New Roman" w:eastAsia="宋体" w:hAnsi="Times New Roman" w:cs="Times New Roman"/>
          <w:kern w:val="0"/>
          <w:sz w:val="24"/>
          <w:szCs w:val="24"/>
        </w:rPr>
        <w:t>unpredictable</w:t>
      </w:r>
      <w:r w:rsidR="00DE6A99" w:rsidRPr="00856503">
        <w:rPr>
          <w:rFonts w:ascii="Times New Roman" w:eastAsia="宋体" w:hAnsi="Times New Roman" w:cs="Times New Roman"/>
          <w:kern w:val="0"/>
          <w:sz w:val="24"/>
          <w:szCs w:val="24"/>
        </w:rPr>
        <w:t>,</w:t>
      </w:r>
      <w:r w:rsidR="00450E19" w:rsidRPr="00856503">
        <w:rPr>
          <w:rFonts w:ascii="Times New Roman" w:eastAsia="宋体" w:hAnsi="Times New Roman" w:cs="Times New Roman"/>
          <w:kern w:val="0"/>
          <w:sz w:val="24"/>
          <w:szCs w:val="24"/>
        </w:rPr>
        <w:t xml:space="preserve"> verifiable</w:t>
      </w:r>
      <w:r w:rsidR="00DE6A99">
        <w:rPr>
          <w:rFonts w:ascii="Times New Roman" w:eastAsia="宋体" w:hAnsi="Times New Roman" w:cs="Times New Roman"/>
          <w:kern w:val="0"/>
          <w:sz w:val="24"/>
          <w:szCs w:val="24"/>
        </w:rPr>
        <w:t xml:space="preserve"> and</w:t>
      </w:r>
      <w:r w:rsidR="00450E19">
        <w:rPr>
          <w:rFonts w:ascii="Times New Roman" w:eastAsia="宋体" w:hAnsi="Times New Roman" w:cs="Times New Roman"/>
          <w:kern w:val="0"/>
          <w:sz w:val="24"/>
          <w:szCs w:val="24"/>
        </w:rPr>
        <w:t xml:space="preserve"> consistent</w:t>
      </w:r>
      <w:r w:rsidR="00B1707B" w:rsidRPr="00CE71E0">
        <w:rPr>
          <w:rFonts w:ascii="Times New Roman" w:eastAsia="宋体" w:hAnsi="Times New Roman" w:cs="Times New Roman"/>
          <w:kern w:val="0"/>
          <w:sz w:val="24"/>
          <w:szCs w:val="24"/>
        </w:rPr>
        <w:t xml:space="preserve">. </w:t>
      </w:r>
      <w:r w:rsidR="00DE6A99" w:rsidRPr="00CE71E0">
        <w:rPr>
          <w:rFonts w:ascii="Times New Roman" w:eastAsia="宋体" w:hAnsi="Times New Roman" w:cs="Times New Roman"/>
          <w:kern w:val="0"/>
          <w:sz w:val="24"/>
          <w:szCs w:val="24"/>
        </w:rPr>
        <w:t xml:space="preserve">Although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and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are pre-known parameters,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can only be revealed at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DE6A99" w:rsidRPr="00CE71E0">
        <w:rPr>
          <w:rFonts w:ascii="Times New Roman" w:eastAsia="宋体" w:hAnsi="Times New Roman" w:cs="Times New Roman" w:hint="eastAsia"/>
          <w:kern w:val="0"/>
          <w:sz w:val="24"/>
          <w:szCs w:val="24"/>
        </w:rPr>
        <w:t>.</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 xml:space="preserve">full signature makes it impossible for nodes to predict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value in advance. E</w:t>
      </w:r>
      <w:r w:rsidR="00DE6A99" w:rsidRPr="00CE71E0">
        <w:rPr>
          <w:rFonts w:ascii="Times New Roman" w:eastAsia="宋体" w:hAnsi="Times New Roman" w:cs="Times New Roman"/>
          <w:kern w:val="0"/>
          <w:sz w:val="24"/>
          <w:szCs w:val="24"/>
        </w:rPr>
        <w:t xml:space="preserve">ven a node first recovers </w:t>
      </w:r>
      <w:r w:rsidR="00DE6A99">
        <w:rPr>
          <w:rFonts w:ascii="Times New Roman" w:eastAsia="宋体" w:hAnsi="Times New Roman" w:cs="Times New Roman"/>
          <w:kern w:val="0"/>
          <w:sz w:val="24"/>
          <w:szCs w:val="24"/>
        </w:rPr>
        <w:t xml:space="preserve">a </w:t>
      </w:r>
      <w:r w:rsidR="00DE6A99" w:rsidRPr="00CE71E0">
        <w:rPr>
          <w:rFonts w:ascii="Times New Roman" w:eastAsia="宋体" w:hAnsi="Times New Roman" w:cs="Times New Roman"/>
          <w:kern w:val="0"/>
          <w:sz w:val="24"/>
          <w:szCs w:val="24"/>
        </w:rPr>
        <w:t xml:space="preserve">full signature before others,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cannot be tampered due to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security of threshold BLS signature scheme.</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full signature can be verified through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7D544F" w:rsidRPr="00CE71E0">
        <w:rPr>
          <w:rFonts w:ascii="Times New Roman" w:eastAsia="宋体" w:hAnsi="Times New Roman" w:cs="Times New Roman"/>
          <w:kern w:val="0"/>
          <w:sz w:val="24"/>
          <w:szCs w:val="24"/>
        </w:rPr>
        <w:t>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04C38094" w14:textId="0F9B7C32" w:rsidR="00C00A6B" w:rsidRDefault="00B57CDF" w:rsidP="00C00A6B">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4DB90B3D" w14:textId="38908CB6"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fixed number of 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a+b=1, a≥0, b≥0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F262F5">
        <w:rPr>
          <w:rFonts w:ascii="Times New Roman" w:eastAsia="宋体" w:hAnsi="Times New Roman" w:cs="Times New Roman"/>
          <w:kern w:val="0"/>
          <w:sz w:val="24"/>
          <w:szCs w:val="24"/>
          <w:highlight w:val="yellow"/>
        </w:rPr>
        <w:t>the number of generated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03D09A2B" w14:textId="58662AF3" w:rsidR="006B6C9F" w:rsidRDefault="006B6C9F" w:rsidP="006B6C9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stability of nodes as weight in block proposer election can decrease computation power consumption and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protocol in block proposer election. </w:t>
      </w:r>
      <w:r w:rsidR="00547EA3">
        <w:rPr>
          <w:rFonts w:ascii="Times New Roman" w:eastAsia="宋体" w:hAnsi="Times New Roman" w:cs="Times New Roman"/>
          <w:kern w:val="0"/>
          <w:sz w:val="24"/>
          <w:szCs w:val="24"/>
        </w:rPr>
        <w:t>C</w:t>
      </w:r>
      <w:r>
        <w:rPr>
          <w:rFonts w:ascii="Times New Roman" w:eastAsia="宋体" w:hAnsi="Times New Roman" w:cs="Times New Roman"/>
          <w:kern w:val="0"/>
          <w:sz w:val="24"/>
          <w:szCs w:val="24"/>
        </w:rPr>
        <w:t xml:space="preserve">ompare to </w:t>
      </w:r>
      <w:r w:rsidR="004B5F12">
        <w:rPr>
          <w:rFonts w:ascii="Times New Roman" w:eastAsia="宋体" w:hAnsi="Times New Roman" w:cs="Times New Roman"/>
          <w:kern w:val="0"/>
          <w:sz w:val="24"/>
          <w:szCs w:val="24"/>
        </w:rPr>
        <w:t>PoW-based leader election algorithm</w:t>
      </w:r>
      <w:r>
        <w:rPr>
          <w:rFonts w:ascii="Times New Roman" w:eastAsia="宋体" w:hAnsi="Times New Roman" w:cs="Times New Roman"/>
          <w:kern w:val="0"/>
          <w:sz w:val="24"/>
          <w:szCs w:val="24"/>
        </w:rPr>
        <w:t xml:space="preserve">, </w:t>
      </w:r>
      <w:r w:rsidR="004B5F12">
        <w:rPr>
          <w:rFonts w:ascii="Times New Roman" w:eastAsia="宋体" w:hAnsi="Times New Roman" w:cs="Times New Roman"/>
          <w:kern w:val="0"/>
          <w:sz w:val="24"/>
          <w:szCs w:val="24"/>
        </w:rPr>
        <w:t xml:space="preserve">our block proposer election algorithm will consume </w:t>
      </w:r>
      <w:r w:rsidR="00547EA3">
        <w:rPr>
          <w:rFonts w:ascii="Times New Roman" w:eastAsia="宋体" w:hAnsi="Times New Roman" w:cs="Times New Roman"/>
          <w:kern w:val="0"/>
          <w:sz w:val="24"/>
          <w:szCs w:val="24"/>
        </w:rPr>
        <w:t>very small</w:t>
      </w:r>
      <w:r w:rsidR="004B5F12">
        <w:rPr>
          <w:rFonts w:ascii="Times New Roman" w:eastAsia="宋体" w:hAnsi="Times New Roman" w:cs="Times New Roman"/>
          <w:kern w:val="0"/>
          <w:sz w:val="24"/>
          <w:szCs w:val="24"/>
        </w:rPr>
        <w:t xml:space="preserve"> computational power in election process. </w:t>
      </w:r>
      <w:r w:rsidR="00547EA3">
        <w:rPr>
          <w:rFonts w:ascii="Times New Roman" w:eastAsia="宋体" w:hAnsi="Times New Roman" w:cs="Times New Roman"/>
          <w:kern w:val="0"/>
          <w:sz w:val="24"/>
          <w:szCs w:val="24"/>
        </w:rPr>
        <w:t xml:space="preserve">Only generating a random value and computing stability and its corresponding elected probability require to consume </w:t>
      </w:r>
      <w:r w:rsidR="00941382">
        <w:rPr>
          <w:rFonts w:ascii="Times New Roman" w:eastAsia="宋体" w:hAnsi="Times New Roman" w:cs="Times New Roman"/>
          <w:kern w:val="0"/>
          <w:sz w:val="24"/>
          <w:szCs w:val="24"/>
        </w:rPr>
        <w:t xml:space="preserve">the </w:t>
      </w:r>
      <w:r w:rsidR="00547EA3">
        <w:rPr>
          <w:rFonts w:ascii="Times New Roman" w:eastAsia="宋体" w:hAnsi="Times New Roman" w:cs="Times New Roman"/>
          <w:kern w:val="0"/>
          <w:sz w:val="24"/>
          <w:szCs w:val="24"/>
        </w:rPr>
        <w:t xml:space="preserve">computing power of nodes. Compare to pure PoS-based </w:t>
      </w:r>
      <w:r w:rsidR="00810934">
        <w:rPr>
          <w:rFonts w:ascii="Times New Roman" w:eastAsia="宋体" w:hAnsi="Times New Roman" w:cs="Times New Roman"/>
          <w:kern w:val="0"/>
          <w:sz w:val="24"/>
          <w:szCs w:val="24"/>
        </w:rPr>
        <w:t>leader election algorithm, our algorithm can prevent nodes with high weight always be block proposer. With time pass</w:t>
      </w:r>
      <w:r w:rsidR="00F1637D">
        <w:rPr>
          <w:rFonts w:ascii="Times New Roman" w:eastAsia="宋体" w:hAnsi="Times New Roman" w:cs="Times New Roman"/>
          <w:kern w:val="0"/>
          <w:sz w:val="24"/>
          <w:szCs w:val="24"/>
        </w:rPr>
        <w:t xml:space="preserve">ing,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active time</w:t>
      </w:r>
      <w:r w:rsidR="00F1637D">
        <w:rPr>
          <w:rFonts w:ascii="Times New Roman" w:eastAsia="宋体" w:hAnsi="Times New Roman" w:cs="Times New Roman"/>
          <w:kern w:val="0"/>
          <w:sz w:val="24"/>
          <w:szCs w:val="24"/>
        </w:rPr>
        <w:t xml:space="preserve"> will </w:t>
      </w:r>
      <w:r w:rsidR="00A34840">
        <w:rPr>
          <w:rFonts w:ascii="Times New Roman" w:eastAsia="宋体" w:hAnsi="Times New Roman" w:cs="Times New Roman"/>
          <w:kern w:val="0"/>
          <w:sz w:val="24"/>
          <w:szCs w:val="24"/>
        </w:rPr>
        <w:t>be decrease</w:t>
      </w:r>
      <w:r w:rsidR="00130DC3">
        <w:rPr>
          <w:rFonts w:ascii="Times New Roman" w:eastAsia="宋体" w:hAnsi="Times New Roman" w:cs="Times New Roman"/>
          <w:kern w:val="0"/>
          <w:sz w:val="24"/>
          <w:szCs w:val="24"/>
        </w:rPr>
        <w:t>,</w:t>
      </w:r>
      <w:r w:rsidR="00A34840">
        <w:rPr>
          <w:rFonts w:ascii="Times New Roman" w:eastAsia="宋体" w:hAnsi="Times New Roman" w:cs="Times New Roman"/>
          <w:kern w:val="0"/>
          <w:sz w:val="24"/>
          <w:szCs w:val="24"/>
        </w:rPr>
        <w:t xml:space="preserve"> and </w:t>
      </w:r>
      <w:r w:rsidR="00BC3F82">
        <w:rPr>
          <w:rFonts w:ascii="Times New Roman" w:eastAsia="宋体" w:hAnsi="Times New Roman" w:cs="Times New Roman"/>
          <w:kern w:val="0"/>
          <w:sz w:val="24"/>
          <w:szCs w:val="24"/>
        </w:rPr>
        <w:lastRenderedPageBreak/>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stability</w:t>
      </w:r>
      <w:r w:rsidR="00A34840">
        <w:rPr>
          <w:rFonts w:ascii="Times New Roman" w:eastAsia="宋体" w:hAnsi="Times New Roman" w:cs="Times New Roman"/>
          <w:kern w:val="0"/>
          <w:sz w:val="24"/>
          <w:szCs w:val="24"/>
        </w:rPr>
        <w:t xml:space="preserve"> </w:t>
      </w:r>
      <w:r w:rsidR="00F1637D">
        <w:rPr>
          <w:rFonts w:ascii="Times New Roman" w:eastAsia="宋体" w:hAnsi="Times New Roman" w:cs="Times New Roman"/>
          <w:kern w:val="0"/>
          <w:sz w:val="24"/>
          <w:szCs w:val="24"/>
        </w:rPr>
        <w:t xml:space="preserve">will </w:t>
      </w:r>
      <w:r w:rsidR="00130DC3">
        <w:rPr>
          <w:rFonts w:ascii="Times New Roman" w:eastAsia="宋体" w:hAnsi="Times New Roman" w:cs="Times New Roman"/>
          <w:kern w:val="0"/>
          <w:sz w:val="24"/>
          <w:szCs w:val="24"/>
        </w:rPr>
        <w:t>be changed</w:t>
      </w:r>
      <w:r w:rsidR="00F1637D">
        <w:rPr>
          <w:rFonts w:ascii="Times New Roman" w:eastAsia="宋体" w:hAnsi="Times New Roman" w:cs="Times New Roman"/>
          <w:kern w:val="0"/>
          <w:sz w:val="24"/>
          <w:szCs w:val="24"/>
        </w:rPr>
        <w:t xml:space="preserve">. </w:t>
      </w:r>
      <w:r w:rsidR="003B6918">
        <w:rPr>
          <w:rFonts w:ascii="Times New Roman" w:eastAsia="宋体" w:hAnsi="Times New Roman" w:cs="Times New Roman"/>
          <w:kern w:val="0"/>
          <w:sz w:val="24"/>
          <w:szCs w:val="24"/>
        </w:rPr>
        <w:t>N</w:t>
      </w:r>
      <w:r w:rsidR="00A34840">
        <w:rPr>
          <w:rFonts w:ascii="Times New Roman" w:eastAsia="宋体" w:hAnsi="Times New Roman" w:cs="Times New Roman"/>
          <w:kern w:val="0"/>
          <w:sz w:val="24"/>
          <w:szCs w:val="24"/>
        </w:rPr>
        <w:t>odes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deposi</w:t>
      </w:r>
      <w:r w:rsidR="00515E8E">
        <w:rPr>
          <w:rFonts w:ascii="Times New Roman" w:eastAsia="宋体" w:hAnsi="Times New Roman" w:cs="Times New Roman"/>
          <w:kern w:val="0"/>
          <w:sz w:val="24"/>
          <w:szCs w:val="24"/>
        </w:rPr>
        <w:t>ti</w:t>
      </w:r>
      <w:r w:rsidR="00DD387D">
        <w:rPr>
          <w:rFonts w:ascii="Times New Roman" w:eastAsia="宋体" w:hAnsi="Times New Roman" w:cs="Times New Roman"/>
          <w:kern w:val="0"/>
          <w:sz w:val="24"/>
          <w:szCs w:val="24"/>
        </w:rPr>
        <w:t>ng much more money cannot</w:t>
      </w:r>
      <w:r w:rsidR="00130DC3">
        <w:rPr>
          <w:rFonts w:ascii="Times New Roman" w:eastAsia="宋体" w:hAnsi="Times New Roman" w:cs="Times New Roman"/>
          <w:kern w:val="0"/>
          <w:sz w:val="24"/>
          <w:szCs w:val="24"/>
        </w:rPr>
        <w:t xml:space="preserve"> always </w:t>
      </w:r>
      <w:r w:rsidR="003B6918">
        <w:rPr>
          <w:rFonts w:ascii="Times New Roman" w:eastAsia="宋体" w:hAnsi="Times New Roman" w:cs="Times New Roman"/>
          <w:kern w:val="0"/>
          <w:sz w:val="24"/>
          <w:szCs w:val="24"/>
        </w:rPr>
        <w:t>have</w:t>
      </w:r>
      <w:r w:rsidR="00DD387D">
        <w:rPr>
          <w:rFonts w:ascii="Times New Roman" w:eastAsia="宋体" w:hAnsi="Times New Roman" w:cs="Times New Roman"/>
          <w:kern w:val="0"/>
          <w:sz w:val="24"/>
          <w:szCs w:val="24"/>
        </w:rPr>
        <w:t xml:space="preserve"> advantage</w:t>
      </w:r>
      <w:r w:rsidR="00A34840">
        <w:rPr>
          <w:rFonts w:ascii="Times New Roman" w:eastAsia="宋体" w:hAnsi="Times New Roman" w:cs="Times New Roman"/>
          <w:kern w:val="0"/>
          <w:sz w:val="24"/>
          <w:szCs w:val="24"/>
        </w:rPr>
        <w:t xml:space="preserve"> </w:t>
      </w:r>
      <w:r w:rsidR="00D57738">
        <w:rPr>
          <w:rFonts w:ascii="Times New Roman" w:eastAsia="宋体" w:hAnsi="Times New Roman" w:cs="Times New Roman"/>
          <w:kern w:val="0"/>
          <w:sz w:val="24"/>
          <w:szCs w:val="24"/>
        </w:rPr>
        <w:t>o</w:t>
      </w:r>
      <w:r w:rsidR="00A34840">
        <w:rPr>
          <w:rFonts w:ascii="Times New Roman" w:eastAsia="宋体" w:hAnsi="Times New Roman" w:cs="Times New Roman"/>
          <w:kern w:val="0"/>
          <w:sz w:val="24"/>
          <w:szCs w:val="24"/>
        </w:rPr>
        <w:t xml:space="preserve">n </w:t>
      </w:r>
      <w:r w:rsidR="00DD387D">
        <w:rPr>
          <w:rFonts w:ascii="Times New Roman" w:eastAsia="宋体" w:hAnsi="Times New Roman" w:cs="Times New Roman"/>
          <w:kern w:val="0"/>
          <w:sz w:val="24"/>
          <w:szCs w:val="24"/>
        </w:rPr>
        <w:t>election process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 xml:space="preserve">Thus, </w:t>
      </w:r>
      <w:r w:rsidR="00941382">
        <w:rPr>
          <w:rFonts w:ascii="Times New Roman" w:eastAsia="宋体" w:hAnsi="Times New Roman" w:cs="Times New Roman"/>
          <w:kern w:val="0"/>
          <w:sz w:val="24"/>
          <w:szCs w:val="24"/>
        </w:rPr>
        <w:t xml:space="preserve">the </w:t>
      </w:r>
      <w:r w:rsidR="00DD387D">
        <w:rPr>
          <w:rFonts w:ascii="Times New Roman" w:eastAsia="宋体" w:hAnsi="Times New Roman" w:cs="Times New Roman"/>
          <w:kern w:val="0"/>
          <w:sz w:val="24"/>
          <w:szCs w:val="24"/>
        </w:rPr>
        <w:t>security of block proposer election process is improved by taking stability as election weight.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68CBA7A5" w14:textId="303E018B" w:rsidR="00304971"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10-17</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249A56EE"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pseudo code of block verification is presented in Algorithm 1 lines 19-36.</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t>
      </w:r>
      <w:r>
        <w:rPr>
          <w:rFonts w:ascii="Times New Roman" w:eastAsia="宋体" w:hAnsi="Times New Roman" w:cs="Times New Roman"/>
          <w:kern w:val="0"/>
          <w:sz w:val="24"/>
          <w:szCs w:val="24"/>
        </w:rPr>
        <w:lastRenderedPageBreak/>
        <w:t xml:space="preserve">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79D79ACA" w14:textId="6CAC21E5" w:rsidR="00012AC5" w:rsidRPr="000F4D73" w:rsidRDefault="00F92FF1" w:rsidP="00C3213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signature mechanism </w:t>
      </w:r>
      <w:r w:rsidR="00F2671B">
        <w:rPr>
          <w:rFonts w:ascii="Times New Roman" w:eastAsia="宋体" w:hAnsi="Times New Roman" w:cs="Times New Roman"/>
          <w:kern w:val="0"/>
          <w:sz w:val="24"/>
          <w:szCs w:val="24"/>
        </w:rPr>
        <w:t>is presented to</w:t>
      </w:r>
      <w:r>
        <w:rPr>
          <w:rFonts w:ascii="Times New Roman" w:eastAsia="宋体" w:hAnsi="Times New Roman" w:cs="Times New Roman"/>
          <w:kern w:val="0"/>
          <w:sz w:val="24"/>
          <w:szCs w:val="24"/>
        </w:rPr>
        <w:t xml:space="preserve"> help n</w:t>
      </w:r>
      <w:r w:rsidR="007A7D3B">
        <w:rPr>
          <w:rFonts w:ascii="Times New Roman" w:eastAsia="宋体" w:hAnsi="Times New Roman" w:cs="Times New Roman"/>
          <w:kern w:val="0"/>
          <w:sz w:val="24"/>
          <w:szCs w:val="24"/>
        </w:rPr>
        <w:t xml:space="preserve">odes </w:t>
      </w:r>
      <w:r w:rsidR="00012AC5">
        <w:rPr>
          <w:rFonts w:ascii="Times New Roman" w:eastAsia="宋体" w:hAnsi="Times New Roman" w:cs="Times New Roman"/>
          <w:kern w:val="0"/>
          <w:sz w:val="24"/>
          <w:szCs w:val="24"/>
        </w:rPr>
        <w:t xml:space="preserve">resistant jamming attack by </w:t>
      </w:r>
      <w:r w:rsidR="00F2671B">
        <w:rPr>
          <w:rFonts w:ascii="Times New Roman" w:eastAsia="宋体" w:hAnsi="Times New Roman" w:cs="Times New Roman"/>
          <w:kern w:val="0"/>
          <w:sz w:val="24"/>
          <w:szCs w:val="24"/>
        </w:rPr>
        <w:t xml:space="preserve">reducing channel contention. </w:t>
      </w:r>
      <w:r w:rsidR="00012AC5">
        <w:rPr>
          <w:rFonts w:ascii="Times New Roman" w:eastAsia="宋体" w:hAnsi="Times New Roman" w:cs="Times New Roman"/>
          <w:kern w:val="0"/>
          <w:sz w:val="24"/>
          <w:szCs w:val="24"/>
        </w:rPr>
        <w:t>In our protocol, nodes</w:t>
      </w:r>
      <w:r w:rsidR="00012AC5">
        <w:rPr>
          <w:rFonts w:ascii="Times New Roman" w:eastAsia="宋体" w:hAnsi="Times New Roman" w:cs="Times New Roman" w:hint="eastAsia"/>
          <w:kern w:val="0"/>
          <w:sz w:val="24"/>
          <w:szCs w:val="24"/>
        </w:rPr>
        <w:t xml:space="preserve"> </w:t>
      </w:r>
      <w:r w:rsidR="00F2671B">
        <w:rPr>
          <w:rFonts w:ascii="Times New Roman" w:eastAsia="宋体" w:hAnsi="Times New Roman" w:cs="Times New Roman"/>
          <w:kern w:val="0"/>
          <w:sz w:val="24"/>
          <w:szCs w:val="24"/>
        </w:rPr>
        <w:t>have a channel compete probability and an estimate of adversary time window.</w:t>
      </w:r>
      <w:r w:rsidR="00A96E43">
        <w:rPr>
          <w:rFonts w:ascii="Times New Roman" w:eastAsia="宋体" w:hAnsi="Times New Roman" w:cs="Times New Roman"/>
          <w:kern w:val="0"/>
          <w:sz w:val="24"/>
          <w:szCs w:val="24"/>
        </w:rPr>
        <w:t xml:space="preserve"> </w:t>
      </w:r>
      <w:r w:rsidR="00C32138">
        <w:rPr>
          <w:rFonts w:ascii="Times New Roman" w:eastAsia="宋体" w:hAnsi="Times New Roman" w:cs="Times New Roman"/>
          <w:kern w:val="0"/>
          <w:sz w:val="24"/>
          <w:szCs w:val="24"/>
        </w:rPr>
        <w:t xml:space="preserve">Each node will send a message with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 xml:space="preserve">probability. </w:t>
      </w:r>
      <w:r w:rsidR="00A96E43">
        <w:rPr>
          <w:rFonts w:ascii="Times New Roman" w:eastAsia="宋体" w:hAnsi="Times New Roman" w:cs="Times New Roman"/>
          <w:kern w:val="0"/>
          <w:sz w:val="24"/>
          <w:szCs w:val="24"/>
        </w:rPr>
        <w:t xml:space="preserve">Nodes count </w:t>
      </w:r>
      <w:r w:rsidR="00941382">
        <w:rPr>
          <w:rFonts w:ascii="Times New Roman" w:eastAsia="宋体" w:hAnsi="Times New Roman" w:cs="Times New Roman"/>
          <w:kern w:val="0"/>
          <w:sz w:val="24"/>
          <w:szCs w:val="24"/>
        </w:rPr>
        <w:t xml:space="preserve">the </w:t>
      </w:r>
      <w:r w:rsidR="00A96E43">
        <w:rPr>
          <w:rFonts w:ascii="Times New Roman" w:eastAsia="宋体" w:hAnsi="Times New Roman" w:cs="Times New Roman"/>
          <w:kern w:val="0"/>
          <w:sz w:val="24"/>
          <w:szCs w:val="24"/>
        </w:rPr>
        <w:t xml:space="preserve">number of idle slots within their estimate of </w:t>
      </w:r>
      <w:r w:rsidR="006A1331">
        <w:rPr>
          <w:rFonts w:ascii="Times New Roman" w:eastAsia="宋体" w:hAnsi="Times New Roman" w:cs="Times New Roman"/>
          <w:kern w:val="0"/>
          <w:sz w:val="24"/>
          <w:szCs w:val="24"/>
        </w:rPr>
        <w:t>adversary time window. If there is no idle slot</w:t>
      </w:r>
      <w:r w:rsidR="003C52C1">
        <w:rPr>
          <w:rFonts w:ascii="Times New Roman" w:eastAsia="宋体" w:hAnsi="Times New Roman" w:cs="Times New Roman"/>
          <w:kern w:val="0"/>
          <w:sz w:val="24"/>
          <w:szCs w:val="24"/>
        </w:rPr>
        <w:t>,</w:t>
      </w:r>
      <w:r w:rsidR="006A1331">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A1331">
        <w:rPr>
          <w:rFonts w:ascii="Times New Roman" w:eastAsia="宋体" w:hAnsi="Times New Roman" w:cs="Times New Roman"/>
          <w:kern w:val="0"/>
          <w:sz w:val="24"/>
          <w:szCs w:val="24"/>
        </w:rPr>
        <w:t>probability will be multip</w:t>
      </w:r>
      <w:r w:rsidR="003C52C1">
        <w:rPr>
          <w:rFonts w:ascii="Times New Roman" w:eastAsia="宋体" w:hAnsi="Times New Roman" w:cs="Times New Roman"/>
          <w:kern w:val="0"/>
          <w:sz w:val="24"/>
          <w:szCs w:val="24"/>
        </w:rPr>
        <w:t>licatively de</w:t>
      </w:r>
      <w:r w:rsidR="006A1331">
        <w:rPr>
          <w:rFonts w:ascii="Times New Roman" w:eastAsia="宋体" w:hAnsi="Times New Roman" w:cs="Times New Roman"/>
          <w:kern w:val="0"/>
          <w:sz w:val="24"/>
          <w:szCs w:val="24"/>
        </w:rPr>
        <w:t xml:space="preserve">creased </w:t>
      </w:r>
      <w:r w:rsidR="003C52C1">
        <w:rPr>
          <w:rFonts w:ascii="Times New Roman" w:eastAsia="宋体" w:hAnsi="Times New Roman" w:cs="Times New Roman"/>
          <w:kern w:val="0"/>
          <w:sz w:val="24"/>
          <w:szCs w:val="24"/>
        </w:rPr>
        <w:t xml:space="preserve">and </w:t>
      </w:r>
      <w:r w:rsidR="00941382">
        <w:rPr>
          <w:rFonts w:ascii="Times New Roman" w:eastAsia="宋体" w:hAnsi="Times New Roman" w:cs="Times New Roman"/>
          <w:kern w:val="0"/>
          <w:sz w:val="24"/>
          <w:szCs w:val="24"/>
        </w:rPr>
        <w:t xml:space="preserve">the </w:t>
      </w:r>
      <w:r w:rsidR="003C52C1">
        <w:rPr>
          <w:rFonts w:ascii="Times New Roman" w:eastAsia="宋体" w:hAnsi="Times New Roman" w:cs="Times New Roman"/>
          <w:kern w:val="0"/>
          <w:sz w:val="24"/>
          <w:szCs w:val="24"/>
        </w:rPr>
        <w:t xml:space="preserve">estimated time window will be increase. Otherwise,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compete probability will be multiplicatively increased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estimated time window will be decrease by 1.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broadcast signature mechanism can </w:t>
      </w:r>
      <w:r w:rsidR="00F2671B">
        <w:rPr>
          <w:rFonts w:ascii="Times New Roman" w:eastAsia="宋体" w:hAnsi="Times New Roman" w:cs="Times New Roman"/>
          <w:kern w:val="0"/>
          <w:sz w:val="24"/>
          <w:szCs w:val="24"/>
        </w:rPr>
        <w:t xml:space="preserve">ensure that node can adjust their channel compete probability </w:t>
      </w:r>
      <w:r w:rsidR="00C32138">
        <w:rPr>
          <w:rFonts w:ascii="Times New Roman" w:eastAsia="宋体" w:hAnsi="Times New Roman" w:cs="Times New Roman"/>
          <w:kern w:val="0"/>
          <w:sz w:val="24"/>
          <w:szCs w:val="24"/>
        </w:rPr>
        <w:t xml:space="preserve">and an estimate of adversary time window </w:t>
      </w:r>
      <w:r w:rsidR="00F2671B">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reduce chan</w:t>
      </w:r>
      <w:r w:rsidR="00F2671B">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el </w:t>
      </w:r>
      <w:r w:rsidR="00F2671B">
        <w:rPr>
          <w:rFonts w:ascii="Times New Roman" w:eastAsia="宋体" w:hAnsi="Times New Roman" w:cs="Times New Roman"/>
          <w:kern w:val="0"/>
          <w:sz w:val="24"/>
          <w:szCs w:val="24"/>
        </w:rPr>
        <w:t>contention</w:t>
      </w:r>
      <w:r w:rsidR="00C32138">
        <w:rPr>
          <w:rFonts w:ascii="Times New Roman" w:eastAsia="宋体" w:hAnsi="Times New Roman" w:cs="Times New Roman"/>
          <w:kern w:val="0"/>
          <w:sz w:val="24"/>
          <w:szCs w:val="24"/>
        </w:rPr>
        <w:t>.</w:t>
      </w:r>
      <w:r w:rsidR="00F2671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pseudo code is presented in Algorithm 2.</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19E8F800"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1 lines 38-45</w:t>
      </w:r>
      <w:r w:rsidR="00D4524F">
        <w:rPr>
          <w:rFonts w:ascii="Times New Roman" w:eastAsia="宋体" w:hAnsi="Times New Roman" w:cs="Times New Roman"/>
          <w:kern w:val="0"/>
          <w:sz w:val="24"/>
          <w:szCs w:val="24"/>
        </w:rPr>
        <w:t>.</w:t>
      </w:r>
    </w:p>
    <w:p w14:paraId="65A553ED" w14:textId="05FADEFF" w:rsidR="007A7D3B" w:rsidRP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lastRenderedPageBreak/>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3C4855">
      <w:pPr>
        <w:spacing w:afterLines="50" w:after="156"/>
        <w:ind w:firstLineChars="200" w:firstLine="480"/>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5pt;height:171pt" o:ole="">
            <v:imagedata r:id="rId13" o:title=""/>
          </v:shape>
          <o:OLEObject Type="Embed" ProgID="Equation.Ribbit" ShapeID="_x0000_i1027" DrawAspect="Content" ObjectID="_1718554936" r:id="rId14"/>
        </w:object>
      </w:r>
    </w:p>
    <w:p w14:paraId="7659B72A" w14:textId="6D648CC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SWIB, nodes with higher stability are more likely to maintain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 xml:space="preserve">nodes. This will reduce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receiving node can immediately detect it through blockchain information received from other nodes.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new node can request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of blockchain information from other trustworthy nodes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receipt of correct blockchain information.</w:t>
      </w:r>
    </w:p>
    <w:p w14:paraId="300D55F6" w14:textId="59F6619B" w:rsidR="00A2107C" w:rsidRPr="008938C8" w:rsidRDefault="00941382"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351CE3">
        <w:rPr>
          <w:rFonts w:ascii="Times New Roman" w:eastAsia="宋体" w:hAnsi="Times New Roman" w:cs="Times New Roman"/>
          <w:kern w:val="0"/>
          <w:sz w:val="24"/>
          <w:szCs w:val="24"/>
        </w:rPr>
        <w:t xml:space="preserve">synchronization mechanism can </w:t>
      </w:r>
      <w:r w:rsidR="003A100E">
        <w:rPr>
          <w:rFonts w:ascii="Times New Roman" w:eastAsia="宋体" w:hAnsi="Times New Roman" w:cs="Times New Roman"/>
          <w:kern w:val="0"/>
          <w:sz w:val="24"/>
          <w:szCs w:val="24"/>
        </w:rPr>
        <w:t xml:space="preserve">reduce </w:t>
      </w:r>
      <w:r>
        <w:rPr>
          <w:rFonts w:ascii="Times New Roman" w:eastAsia="宋体" w:hAnsi="Times New Roman" w:cs="Times New Roman"/>
          <w:kern w:val="0"/>
          <w:sz w:val="24"/>
          <w:szCs w:val="24"/>
        </w:rPr>
        <w:t xml:space="preserve">the </w:t>
      </w:r>
      <w:r w:rsidR="003A100E">
        <w:rPr>
          <w:rFonts w:ascii="Times New Roman" w:eastAsia="宋体" w:hAnsi="Times New Roman" w:cs="Times New Roman"/>
          <w:kern w:val="0"/>
          <w:sz w:val="24"/>
          <w:szCs w:val="24"/>
        </w:rPr>
        <w:t>burden</w:t>
      </w:r>
      <w:r w:rsidR="00351CE3">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sidR="00351CE3">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w:t>
      </w:r>
      <w:r>
        <w:rPr>
          <w:rFonts w:ascii="Times New Roman" w:eastAsia="宋体" w:hAnsi="Times New Roman" w:cs="Times New Roman"/>
          <w:kern w:val="0"/>
          <w:sz w:val="24"/>
          <w:szCs w:val="24"/>
        </w:rPr>
        <w:t xml:space="preserve">the </w:t>
      </w:r>
      <w:r w:rsidR="0081763A">
        <w:rPr>
          <w:rFonts w:ascii="Times New Roman" w:eastAsia="宋体" w:hAnsi="Times New Roman" w:cs="Times New Roman"/>
          <w:kern w:val="0"/>
          <w:sz w:val="24"/>
          <w:szCs w:val="24"/>
        </w:rPr>
        <w:t xml:space="preserve">requested nodes,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transmit power consumption</w:t>
      </w:r>
      <w:r w:rsidR="003E6997">
        <w:rPr>
          <w:rFonts w:ascii="Times New Roman" w:eastAsia="宋体" w:hAnsi="Times New Roman" w:cs="Times New Roman"/>
          <w:kern w:val="0"/>
          <w:sz w:val="24"/>
          <w:szCs w:val="24"/>
        </w:rPr>
        <w:t xml:space="preserve"> should be small.</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AD616E5" w14:textId="12B5135D"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w:t>
      </w:r>
      <w:r w:rsidR="008C11CC">
        <w:rPr>
          <w:rFonts w:ascii="Times New Roman" w:eastAsia="宋体" w:hAnsi="Times New Roman" w:cs="Times New Roman"/>
          <w:kern w:val="0"/>
          <w:sz w:val="24"/>
          <w:szCs w:val="24"/>
        </w:rPr>
        <w:t xml:space="preserve">the </w:t>
      </w:r>
      <w:r w:rsidR="00AA0ED5">
        <w:rPr>
          <w:rFonts w:ascii="Times New Roman" w:eastAsia="宋体" w:hAnsi="Times New Roman" w:cs="Times New Roman" w:hint="eastAsia"/>
          <w:kern w:val="0"/>
          <w:sz w:val="24"/>
          <w:szCs w:val="24"/>
        </w:rPr>
        <w:t>s</w:t>
      </w:r>
      <w:r w:rsidR="00AA0ED5">
        <w:rPr>
          <w:rFonts w:ascii="Times New Roman" w:eastAsia="宋体" w:hAnsi="Times New Roman" w:cs="Times New Roman"/>
          <w:kern w:val="0"/>
          <w:sz w:val="24"/>
          <w:szCs w:val="24"/>
        </w:rPr>
        <w:t xml:space="preserve">ecurity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4BD57D40" w14:textId="77777777" w:rsidR="00BE17F2" w:rsidRPr="004246D7" w:rsidRDefault="00BE17F2" w:rsidP="00BE17F2">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Pr>
          <w:rFonts w:ascii="Times New Roman" w:eastAsia="黑体" w:hAnsi="Times New Roman" w:cs="Times New Roman"/>
          <w:sz w:val="28"/>
          <w:szCs w:val="28"/>
        </w:rPr>
        <w:t>Security Analysis</w:t>
      </w:r>
    </w:p>
    <w:p w14:paraId="7F3F8BCB" w14:textId="1B3338AB"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analyze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SWIB in terms of consensus security,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generation, and attacks resistance.</w:t>
      </w:r>
    </w:p>
    <w:p w14:paraId="2353CBB9" w14:textId="474DE8F2" w:rsid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给出一个定理，为什么要选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12EE79D6" w14:textId="388C436E" w:rsidR="0007338D" w:rsidRP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为了达到安全性和唯一性，需要阈值满足</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2A3B5757" w14:textId="52EB2E15" w:rsidR="00CF3D7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t</w:t>
      </w:r>
      <w:r w:rsidR="008C11CC">
        <w:rPr>
          <w:rFonts w:ascii="Times New Roman" w:eastAsia="宋体" w:hAnsi="Times New Roman" w:cs="Times New Roman" w:hint="eastAsia"/>
          <w:kern w:val="0"/>
          <w:sz w:val="24"/>
          <w:szCs w:val="24"/>
        </w:rPr>
        <w:t xml:space="preserve">he </w:t>
      </w:r>
      <w:r w:rsidR="00BE17F2">
        <w:rPr>
          <w:rFonts w:ascii="Times New Roman" w:eastAsia="宋体" w:hAnsi="Times New Roman" w:cs="Times New Roman"/>
          <w:kern w:val="0"/>
          <w:sz w:val="24"/>
          <w:szCs w:val="24"/>
        </w:rPr>
        <w:t xml:space="preserve">security of SWIB relies on a secure threshold BLS signature scheme. </w:t>
      </w:r>
      <w:r w:rsidR="00F73217">
        <w:rPr>
          <w:rFonts w:ascii="Times New Roman" w:eastAsia="宋体" w:hAnsi="Times New Roman" w:cs="Times New Roman"/>
          <w:kern w:val="0"/>
          <w:sz w:val="24"/>
          <w:szCs w:val="24"/>
        </w:rPr>
        <w:t>(</w:t>
      </w:r>
      <w:r w:rsidR="00F73217">
        <w:rPr>
          <w:rFonts w:ascii="Times New Roman" w:eastAsia="宋体" w:hAnsi="Times New Roman" w:cs="Times New Roman" w:hint="eastAsia"/>
          <w:kern w:val="0"/>
          <w:sz w:val="24"/>
          <w:szCs w:val="24"/>
        </w:rPr>
        <w:t>根据算法第几步骤导致需要的结果</w:t>
      </w:r>
      <w:r w:rsidR="00F73217">
        <w:rPr>
          <w:rFonts w:ascii="Times New Roman" w:eastAsia="宋体" w:hAnsi="Times New Roman" w:cs="Times New Roman"/>
          <w:kern w:val="0"/>
          <w:sz w:val="24"/>
          <w:szCs w:val="24"/>
        </w:rPr>
        <w:t>)</w:t>
      </w:r>
    </w:p>
    <w:p w14:paraId="30AA6979" w14:textId="5C8194C3" w:rsidR="00CF3D7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（前提）</w:t>
      </w:r>
      <w:r w:rsidR="008B1A24" w:rsidRPr="00CF3D7D">
        <w:rPr>
          <w:rFonts w:ascii="Times New Roman" w:eastAsia="宋体" w:hAnsi="Times New Roman" w:cs="Times New Roman"/>
          <w:kern w:val="0"/>
          <w:sz w:val="24"/>
          <w:szCs w:val="24"/>
          <w:highlight w:val="yellow"/>
        </w:rPr>
        <w:t>Uniqueness</w:t>
      </w:r>
      <w:r w:rsidR="008B1A24">
        <w:rPr>
          <w:rFonts w:ascii="Times New Roman" w:eastAsia="宋体" w:hAnsi="Times New Roman" w:cs="Times New Roman"/>
          <w:kern w:val="0"/>
          <w:sz w:val="24"/>
          <w:szCs w:val="24"/>
        </w:rPr>
        <w:t xml:space="preserve"> is an important property of </w:t>
      </w:r>
      <w:r w:rsidR="008C11CC">
        <w:rPr>
          <w:rFonts w:ascii="Times New Roman" w:eastAsia="宋体" w:hAnsi="Times New Roman" w:cs="Times New Roman"/>
          <w:kern w:val="0"/>
          <w:sz w:val="24"/>
          <w:szCs w:val="24"/>
        </w:rPr>
        <w:t xml:space="preserve">the </w:t>
      </w:r>
      <w:r w:rsidR="008B1A24" w:rsidRPr="007F4CFC">
        <w:rPr>
          <w:rFonts w:ascii="Times New Roman" w:eastAsia="宋体" w:hAnsi="Times New Roman" w:cs="Times New Roman"/>
          <w:kern w:val="0"/>
          <w:sz w:val="24"/>
          <w:szCs w:val="24"/>
        </w:rPr>
        <w:t>scheme</w:t>
      </w:r>
      <w:r w:rsidR="008B1A24">
        <w:rPr>
          <w:rFonts w:ascii="Times New Roman" w:eastAsia="宋体" w:hAnsi="Times New Roman" w:cs="Times New Roman"/>
          <w:kern w:val="0"/>
          <w:sz w:val="24"/>
          <w:szCs w:val="24"/>
        </w:rPr>
        <w:t xml:space="preserve"> to ensure </w:t>
      </w:r>
      <w:r w:rsidR="008C11CC">
        <w:rPr>
          <w:rFonts w:ascii="Times New Roman" w:eastAsia="宋体" w:hAnsi="Times New Roman" w:cs="Times New Roman"/>
          <w:kern w:val="0"/>
          <w:sz w:val="24"/>
          <w:szCs w:val="24"/>
        </w:rPr>
        <w:t xml:space="preserve">the </w:t>
      </w:r>
      <w:r w:rsidR="008B1A24">
        <w:rPr>
          <w:rFonts w:ascii="Times New Roman" w:eastAsia="宋体" w:hAnsi="Times New Roman" w:cs="Times New Roman"/>
          <w:kern w:val="0"/>
          <w:sz w:val="24"/>
          <w:szCs w:val="24"/>
        </w:rPr>
        <w:t>security of SWIB</w:t>
      </w:r>
      <w:r w:rsidR="008B1A24" w:rsidRPr="007F4CFC">
        <w:rPr>
          <w:rFonts w:ascii="Times New Roman" w:eastAsia="宋体" w:hAnsi="Times New Roman" w:cs="Times New Roman"/>
          <w:kern w:val="0"/>
          <w:sz w:val="24"/>
          <w:szCs w:val="24"/>
        </w:rPr>
        <w:t>.</w:t>
      </w:r>
      <w:r w:rsidR="008B1A24">
        <w:rPr>
          <w:rFonts w:ascii="Times New Roman" w:eastAsia="宋体" w:hAnsi="Times New Roman" w:cs="Times New Roman"/>
          <w:kern w:val="0"/>
          <w:sz w:val="24"/>
          <w:szCs w:val="24"/>
        </w:rPr>
        <w:t xml:space="preserve"> </w:t>
      </w:r>
      <w:r w:rsidRPr="00CF3D7D">
        <w:rPr>
          <w:rFonts w:ascii="Times New Roman" w:eastAsia="宋体" w:hAnsi="Times New Roman" w:cs="Times New Roman"/>
          <w:kern w:val="0"/>
          <w:sz w:val="24"/>
          <w:szCs w:val="24"/>
          <w:highlight w:val="yellow"/>
        </w:rPr>
        <w:t>Uniqueness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highlight w:val="yellow"/>
        </w:rPr>
        <w:t>》</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robustess</m:t>
        </m:r>
      </m:oMath>
    </w:p>
    <w:p w14:paraId="6950D72E" w14:textId="77777777" w:rsidR="00CF3D7D" w:rsidRDefault="00980D26"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p>
    <w:p w14:paraId="2AFB56D1" w14:textId="242E4868" w:rsidR="00CF3D7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requires that only one block </w:t>
      </w:r>
      <w:r w:rsidR="00510EFE">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be</w:t>
      </w:r>
      <w:r w:rsidR="00510EFE">
        <w:rPr>
          <w:rFonts w:ascii="Times New Roman" w:eastAsia="宋体" w:hAnsi="Times New Roman" w:cs="Times New Roman"/>
          <w:kern w:val="0"/>
          <w:sz w:val="24"/>
          <w:szCs w:val="24"/>
        </w:rPr>
        <w:t xml:space="preserve"> finalized in each consensus round.</w:t>
      </w:r>
      <w:r>
        <w:rPr>
          <w:rFonts w:ascii="Times New Roman" w:eastAsia="宋体" w:hAnsi="Times New Roman" w:cs="Times New Roman"/>
          <w:kern w:val="0"/>
          <w:sz w:val="24"/>
          <w:szCs w:val="24"/>
        </w:rPr>
        <w:t xml:space="preserve"> </w:t>
      </w:r>
      <w:r w:rsidR="00E26D30">
        <w:rPr>
          <w:rFonts w:ascii="Times New Roman" w:eastAsia="宋体" w:hAnsi="Times New Roman" w:cs="Times New Roman"/>
          <w:kern w:val="0"/>
          <w:sz w:val="24"/>
          <w:szCs w:val="24"/>
        </w:rPr>
        <w:t xml:space="preserve">If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scheme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26D30">
        <w:rPr>
          <w:rFonts w:ascii="Times New Roman" w:eastAsia="宋体" w:hAnsi="Times New Roman" w:cs="Times New Roman" w:hint="eastAsia"/>
          <w:kern w:val="0"/>
          <w:sz w:val="24"/>
          <w:szCs w:val="24"/>
        </w:rPr>
        <w:t>,</w:t>
      </w:r>
      <w:r w:rsidR="00E26D30">
        <w:rPr>
          <w:rFonts w:ascii="Times New Roman" w:eastAsia="宋体" w:hAnsi="Times New Roman" w:cs="Times New Roman"/>
          <w:kern w:val="0"/>
          <w:sz w:val="24"/>
          <w:szCs w:val="24"/>
        </w:rPr>
        <w:t xml:space="preserve"> two </w:t>
      </w:r>
      <w:r w:rsidR="00F069F1">
        <w:rPr>
          <w:rFonts w:ascii="Times New Roman" w:eastAsia="宋体" w:hAnsi="Times New Roman" w:cs="Times New Roman"/>
          <w:kern w:val="0"/>
          <w:sz w:val="24"/>
          <w:szCs w:val="24"/>
        </w:rPr>
        <w:t xml:space="preserve">distinct </w:t>
      </w:r>
      <w:r w:rsidR="00E26D30">
        <w:rPr>
          <w:rFonts w:ascii="Times New Roman" w:eastAsia="宋体" w:hAnsi="Times New Roman" w:cs="Times New Roman"/>
          <w:kern w:val="0"/>
          <w:sz w:val="24"/>
          <w:szCs w:val="24"/>
        </w:rPr>
        <w:t>block</w:t>
      </w:r>
      <w:r w:rsidR="002B1D6B">
        <w:rPr>
          <w:rFonts w:ascii="Times New Roman" w:eastAsia="宋体" w:hAnsi="Times New Roman" w:cs="Times New Roman"/>
          <w:kern w:val="0"/>
          <w:sz w:val="24"/>
          <w:szCs w:val="24"/>
        </w:rPr>
        <w:t>s</w:t>
      </w:r>
      <w:r w:rsidR="00E26D30">
        <w:rPr>
          <w:rFonts w:ascii="Times New Roman" w:eastAsia="宋体" w:hAnsi="Times New Roman" w:cs="Times New Roman"/>
          <w:kern w:val="0"/>
          <w:sz w:val="24"/>
          <w:szCs w:val="24"/>
        </w:rPr>
        <w:t xml:space="preserve"> can be finalized in a consensus round</w:t>
      </w:r>
      <w:r w:rsidR="00CF3D7D">
        <w:rPr>
          <w:rFonts w:ascii="Times New Roman" w:eastAsia="宋体" w:hAnsi="Times New Roman" w:cs="Times New Roman"/>
          <w:kern w:val="0"/>
          <w:sz w:val="24"/>
          <w:szCs w:val="24"/>
        </w:rPr>
        <w:t xml:space="preserve"> be recovering two valid full signatures for two blocks</w:t>
      </w:r>
      <w:r w:rsidR="00980D26">
        <w:rPr>
          <w:rFonts w:ascii="Times New Roman" w:eastAsia="宋体" w:hAnsi="Times New Roman" w:cs="Times New Roman"/>
          <w:kern w:val="0"/>
          <w:sz w:val="24"/>
          <w:szCs w:val="24"/>
        </w:rPr>
        <w:t>.</w:t>
      </w:r>
      <w:r w:rsidR="00E26D30">
        <w:rPr>
          <w:rFonts w:ascii="Times New Roman" w:eastAsia="宋体" w:hAnsi="Times New Roman" w:cs="Times New Roman"/>
          <w:kern w:val="0"/>
          <w:sz w:val="24"/>
          <w:szCs w:val="24"/>
        </w:rPr>
        <w:t xml:space="preserve"> </w:t>
      </w:r>
    </w:p>
    <w:p w14:paraId="3CA6E576" w14:textId="3E49472D" w:rsidR="0007338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（结论）</w:t>
      </w:r>
      <w:r w:rsidR="0007338D">
        <w:rPr>
          <w:rFonts w:ascii="Times New Roman" w:eastAsia="宋体" w:hAnsi="Times New Roman" w:cs="Times New Roman" w:hint="eastAsia"/>
          <w:kern w:val="0"/>
          <w:sz w:val="24"/>
          <w:szCs w:val="24"/>
          <w:highlight w:val="yellow"/>
        </w:rPr>
        <w:t>安全性是通过</w:t>
      </w:r>
      <w:r w:rsidR="00980D26" w:rsidRPr="00CF3D7D">
        <w:rPr>
          <w:rFonts w:ascii="Times New Roman" w:eastAsia="宋体" w:hAnsi="Times New Roman" w:cs="Times New Roman"/>
          <w:kern w:val="0"/>
          <w:sz w:val="24"/>
          <w:szCs w:val="24"/>
          <w:highlight w:val="yellow"/>
        </w:rPr>
        <w:t>Robustness</w:t>
      </w:r>
      <w:r w:rsidR="0007338D">
        <w:rPr>
          <w:rFonts w:ascii="Times New Roman" w:eastAsia="宋体" w:hAnsi="Times New Roman" w:cs="Times New Roman" w:hint="eastAsia"/>
          <w:kern w:val="0"/>
          <w:sz w:val="24"/>
          <w:szCs w:val="24"/>
          <w:highlight w:val="yellow"/>
        </w:rPr>
        <w:t>保障的</w:t>
      </w:r>
      <w:r w:rsidR="00980D26">
        <w:rPr>
          <w:rFonts w:ascii="Times New Roman" w:eastAsia="宋体" w:hAnsi="Times New Roman" w:cs="Times New Roman"/>
          <w:kern w:val="0"/>
          <w:sz w:val="24"/>
          <w:szCs w:val="24"/>
        </w:rPr>
        <w:t xml:space="preserve"> is </w:t>
      </w:r>
      <w:r w:rsidR="00E50616">
        <w:rPr>
          <w:rFonts w:ascii="Times New Roman" w:eastAsia="宋体" w:hAnsi="Times New Roman" w:cs="Times New Roman"/>
          <w:kern w:val="0"/>
          <w:sz w:val="24"/>
          <w:szCs w:val="24"/>
        </w:rPr>
        <w:t xml:space="preserve">also an important property to ensure </w:t>
      </w:r>
      <w:r w:rsidR="008C11CC">
        <w:rPr>
          <w:rFonts w:ascii="Times New Roman" w:eastAsia="宋体" w:hAnsi="Times New Roman" w:cs="Times New Roman"/>
          <w:kern w:val="0"/>
          <w:sz w:val="24"/>
          <w:szCs w:val="24"/>
        </w:rPr>
        <w:t xml:space="preserve">the </w:t>
      </w:r>
      <w:r w:rsidR="00E50616">
        <w:rPr>
          <w:rFonts w:ascii="Times New Roman" w:eastAsia="宋体" w:hAnsi="Times New Roman" w:cs="Times New Roman"/>
          <w:kern w:val="0"/>
          <w:sz w:val="24"/>
          <w:szCs w:val="24"/>
        </w:rPr>
        <w:t xml:space="preserve">security of SWIB. </w:t>
      </w:r>
    </w:p>
    <w:p w14:paraId="38CD3720" w14:textId="77777777" w:rsidR="00357721" w:rsidRDefault="00F45FD7"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main private key or can forge a valid signature. </w:t>
      </w:r>
    </w:p>
    <w:p w14:paraId="328FB582" w14:textId="649810E6" w:rsidR="00357721" w:rsidRDefault="00357721"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诚实节点数量要不少于敌手数量才可以确保安全性</w:t>
      </w:r>
    </w:p>
    <w:p w14:paraId="4187067F" w14:textId="77777777" w:rsidR="0007338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w:t>
      </w:r>
      <w:r w:rsidR="00E50616">
        <w:rPr>
          <w:rFonts w:ascii="Times New Roman" w:eastAsia="宋体" w:hAnsi="Times New Roman" w:cs="Times New Roman"/>
          <w:kern w:val="0"/>
          <w:sz w:val="24"/>
          <w:szCs w:val="24"/>
        </w:rPr>
        <w:t>nodes can also recover</w:t>
      </w:r>
      <w:r>
        <w:rPr>
          <w:rFonts w:ascii="Times New Roman" w:eastAsia="宋体" w:hAnsi="Times New Roman" w:cs="Times New Roman"/>
          <w:kern w:val="0"/>
          <w:sz w:val="24"/>
          <w:szCs w:val="24"/>
        </w:rPr>
        <w:t xml:space="preserve"> a unique full signature </w:t>
      </w:r>
      <w:r w:rsidR="00E50616">
        <w:rPr>
          <w:rFonts w:ascii="Times New Roman" w:eastAsia="宋体" w:hAnsi="Times New Roman" w:cs="Times New Roman"/>
          <w:kern w:val="0"/>
          <w:sz w:val="24"/>
          <w:szCs w:val="24"/>
        </w:rPr>
        <w:t xml:space="preserve">to finalize a block, i.e., </w:t>
      </w:r>
      <m:oMath>
        <m:r>
          <w:rPr>
            <w:rFonts w:ascii="Cambria Math" w:eastAsia="宋体" w:hAnsi="Cambria Math" w:cs="Times New Roman"/>
            <w:kern w:val="0"/>
            <w:sz w:val="24"/>
            <w:szCs w:val="24"/>
          </w:rPr>
          <m:t>N-t≥t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
    <w:p w14:paraId="30DD01ED" w14:textId="11533E3B" w:rsidR="00BE17F2" w:rsidRPr="00BE17F2"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Therefore, </w:t>
      </w:r>
      <w:r w:rsidR="00F069F1">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security </w:t>
      </w:r>
      <w:r w:rsidR="00E50616">
        <w:rPr>
          <w:rFonts w:ascii="Times New Roman" w:eastAsia="宋体" w:hAnsi="Times New Roman" w:cs="Times New Roman"/>
          <w:kern w:val="0"/>
          <w:sz w:val="24"/>
          <w:szCs w:val="24"/>
        </w:rPr>
        <w:t>of SWIB</w:t>
      </w:r>
      <w:r w:rsidR="00F069F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scheme should be no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50616">
        <w:rPr>
          <w:rFonts w:ascii="Times New Roman" w:eastAsia="宋体" w:hAnsi="Times New Roman" w:cs="Times New Roman"/>
          <w:kern w:val="0"/>
          <w:sz w:val="24"/>
          <w:szCs w:val="24"/>
        </w:rPr>
        <w:t>.</w:t>
      </w:r>
    </w:p>
    <w:p w14:paraId="299FB5FE" w14:textId="1F67DAD6" w:rsidR="00BE17F2" w:rsidRPr="00486234" w:rsidRDefault="00BE17F2" w:rsidP="009C20B0">
      <w:pPr>
        <w:pStyle w:val="3"/>
        <w:numPr>
          <w:ilvl w:val="2"/>
          <w:numId w:val="32"/>
        </w:numPr>
        <w:rPr>
          <w:rFonts w:ascii="Times New Roman" w:eastAsia="黑体" w:hAnsi="Times New Roman" w:cs="Times New Roman"/>
          <w:sz w:val="24"/>
          <w:szCs w:val="24"/>
        </w:rPr>
      </w:pPr>
      <w:r>
        <w:rPr>
          <w:rFonts w:ascii="Times New Roman" w:eastAsia="黑体" w:hAnsi="Times New Roman" w:cs="Times New Roman"/>
          <w:sz w:val="24"/>
          <w:szCs w:val="24"/>
        </w:rPr>
        <w:lastRenderedPageBreak/>
        <w:t>Consensus Security</w:t>
      </w:r>
    </w:p>
    <w:p w14:paraId="6A7AB4FA" w14:textId="67738C33" w:rsidR="00BE17F2" w:rsidRPr="009C20B0" w:rsidRDefault="00BE17F2" w:rsidP="009C20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p>
    <w:p w14:paraId="2AF20FB2" w14:textId="6382ECFD" w:rsidR="00BE17F2" w:rsidRDefault="00BE17F2" w:rsidP="00BE17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350E114" w14:textId="46AE79C2"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w:t>
      </w:r>
      <w:r w:rsidR="0028537C">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honest nodes should report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w:t>
      </w:r>
    </w:p>
    <w:p w14:paraId="70D785B1" w14:textId="69CE4B59" w:rsidR="00BE17F2" w:rsidRDefault="00BE17F2" w:rsidP="00BE17F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assumption holds:</w:t>
      </w:r>
    </w:p>
    <w:p w14:paraId="1730D7CE" w14:textId="561028F5"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it indicates that </w:t>
      </w:r>
      <w:r w:rsidR="008C11C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threshold BLS signature scheme recovers two different full signatures in a consensus round. This conflicts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uniqueness property of threshold BLS signature scheme, which contradicts our assumption.</w:t>
      </w:r>
    </w:p>
    <w:p w14:paraId="47D3C118" w14:textId="56366C4A"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w:r w:rsidR="008C11CC">
        <w:rPr>
          <w:rFonts w:ascii="Times New Roman" w:eastAsia="宋体" w:hAnsi="Times New Roman" w:cs="Times New Roman"/>
          <w:kern w:val="0"/>
          <w:sz w:val="24"/>
          <w:szCs w:val="24"/>
        </w:rPr>
        <w:t xml:space="preserve">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nodes voting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w:t>
      </w:r>
      <w:r w:rsidRPr="00475081">
        <w:rPr>
          <w:rFonts w:ascii="Times New Roman" w:eastAsia="宋体" w:hAnsi="Times New Roman" w:cs="Times New Roman"/>
          <w:kern w:val="0"/>
          <w:sz w:val="24"/>
          <w:szCs w:val="24"/>
          <w:highlight w:val="yellow"/>
        </w:rPr>
        <w:t xml:space="preserve">Using contradiction, we assume that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w:t>
      </w:r>
      <w:r w:rsidR="00941382">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1A38598" w14:textId="78FE6195" w:rsidR="00BE17F2" w:rsidRPr="00CB6C73"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summary, all honest nodes are queried for a special position block should respond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1948E3D3" w14:textId="504E996A" w:rsidR="00BE17F2" w:rsidRPr="000446F0"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utilizes a synchronization mechanism 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CD0C66">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consensus process</w:t>
      </w:r>
      <w:r w:rsidRPr="000446F0">
        <w:rPr>
          <w:rFonts w:ascii="Times New Roman" w:eastAsia="宋体" w:hAnsi="Times New Roman" w:cs="Times New Roman"/>
          <w:kern w:val="0"/>
          <w:sz w:val="24"/>
          <w:szCs w:val="24"/>
        </w:rPr>
        <w:t>.</w:t>
      </w:r>
    </w:p>
    <w:p w14:paraId="1C58D3B2" w14:textId="759BEF44"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SWIB can finalize a block that proposed by a correct node, and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 seed.</w:t>
      </w:r>
    </w:p>
    <w:p w14:paraId="156F275F" w14:textId="2CE60B4A" w:rsidR="00BE17F2" w:rsidRDefault="00BE17F2" w:rsidP="00475081">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influence of adversary.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behaviors of malicious nodes controlled by adversary include: 1) intentionally not generating a valid block and 2) refusing to vote for valid block</w:t>
      </w:r>
      <w:r w:rsidR="00DA7E3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There are two cases for node failures:</w:t>
      </w:r>
    </w:p>
    <w:p w14:paraId="64461DD5" w14:textId="2A1781D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does not generate any block, all honest nodes will commit on an empty block.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generates an invalid block,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will fail to pass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validation stage. Thus, all honest nodes will refuse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invalid block and commit an empty block finally. In this case, each honest node will generate partial signature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empty block. Once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reconstructed from enough partial signature shares,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w:t>
      </w:r>
      <w:r w:rsidR="00DA7E36">
        <w:rPr>
          <w:rFonts w:ascii="Times New Roman" w:eastAsia="宋体" w:hAnsi="Times New Roman" w:cs="Times New Roman"/>
          <w:kern w:val="0"/>
          <w:sz w:val="24"/>
          <w:szCs w:val="24"/>
        </w:rPr>
        <w:t>a valid</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full signature.</w:t>
      </w:r>
    </w:p>
    <w:p w14:paraId="70F368AA" w14:textId="3A0086D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They will broadcast their signature shares to other nodes. Once collecting a sufficient number of partial signature shares, nodes can recover </w:t>
      </w:r>
      <w:r w:rsidR="00DA7E36">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and broadcast it to other nodes. These honest nodes can finalize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and start new consensus round by generat</w:t>
      </w:r>
      <w:r w:rsidR="00DA7E36">
        <w:rPr>
          <w:rFonts w:ascii="Times New Roman" w:eastAsia="宋体" w:hAnsi="Times New Roman" w:cs="Times New Roman"/>
          <w:kern w:val="0"/>
          <w:sz w:val="24"/>
          <w:szCs w:val="24"/>
        </w:rPr>
        <w:t>ing or receiving</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which 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proof of block finalization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5033E5D" w14:textId="76D4312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commit on a block and generate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87C5253" w14:textId="736B7181"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Random Generation</w:t>
      </w:r>
    </w:p>
    <w:p w14:paraId="446EFA24" w14:textId="247E5823"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function is based on a robust threshold BLS signature scheme. </w:t>
      </w:r>
      <w:r w:rsidRPr="00EB249C">
        <w:rPr>
          <w:rFonts w:ascii="Times New Roman" w:eastAsia="宋体" w:hAnsi="Times New Roman" w:cs="Times New Roman" w:hint="eastAsia"/>
          <w:color w:val="FF0000"/>
          <w:kern w:val="0"/>
          <w:sz w:val="24"/>
          <w:szCs w:val="24"/>
        </w:rPr>
        <w:t>Ex</w:t>
      </w:r>
      <w:r w:rsidRPr="00EB249C">
        <w:rPr>
          <w:rFonts w:ascii="Times New Roman" w:eastAsia="宋体" w:hAnsi="Times New Roman" w:cs="Times New Roman"/>
          <w:color w:val="FF0000"/>
          <w:kern w:val="0"/>
          <w:sz w:val="24"/>
          <w:szCs w:val="24"/>
        </w:rPr>
        <w:t xml:space="preserve">istence of minority of malicious nodes cannot hinder </w:t>
      </w:r>
      <w:r w:rsidR="008C11CC" w:rsidRPr="00EB249C">
        <w:rPr>
          <w:rFonts w:ascii="Times New Roman" w:eastAsia="宋体" w:hAnsi="Times New Roman" w:cs="Times New Roman"/>
          <w:color w:val="FF0000"/>
          <w:kern w:val="0"/>
          <w:sz w:val="24"/>
          <w:szCs w:val="24"/>
        </w:rPr>
        <w:t xml:space="preserve">the </w:t>
      </w:r>
      <w:r w:rsidRPr="00EB249C">
        <w:rPr>
          <w:rFonts w:ascii="Times New Roman" w:eastAsia="宋体" w:hAnsi="Times New Roman" w:cs="Times New Roman"/>
          <w:color w:val="FF0000"/>
          <w:kern w:val="0"/>
          <w:sz w:val="24"/>
          <w:szCs w:val="24"/>
        </w:rPr>
        <w:t xml:space="preserve">generation of a valid full signature if more than </w:t>
      </w:r>
      <m:oMath>
        <m:r>
          <w:rPr>
            <w:rFonts w:ascii="Cambria Math" w:eastAsia="宋体" w:hAnsi="Cambria Math" w:cs="Times New Roman"/>
            <w:color w:val="FF0000"/>
            <w:kern w:val="0"/>
            <w:sz w:val="24"/>
            <w:szCs w:val="24"/>
          </w:rPr>
          <m:t>t≥</m:t>
        </m:r>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EB249C">
        <w:rPr>
          <w:rFonts w:ascii="Times New Roman" w:eastAsia="宋体" w:hAnsi="Times New Roman" w:cs="Times New Roman" w:hint="eastAsia"/>
          <w:color w:val="FF0000"/>
          <w:kern w:val="0"/>
          <w:sz w:val="24"/>
          <w:szCs w:val="24"/>
        </w:rPr>
        <w:t xml:space="preserve"> </w:t>
      </w:r>
      <w:r w:rsidRPr="00EB249C">
        <w:rPr>
          <w:rFonts w:ascii="Times New Roman" w:eastAsia="宋体" w:hAnsi="Times New Roman" w:cs="Times New Roman"/>
          <w:color w:val="FF0000"/>
          <w:kern w:val="0"/>
          <w:sz w:val="24"/>
          <w:szCs w:val="24"/>
        </w:rPr>
        <w:t>consensus nodes are honest.</w:t>
      </w:r>
      <w:r>
        <w:rPr>
          <w:rFonts w:ascii="Times New Roman" w:eastAsia="宋体" w:hAnsi="Times New Roman" w:cs="Times New Roman"/>
          <w:kern w:val="0"/>
          <w:sz w:val="24"/>
          <w:szCs w:val="24"/>
        </w:rPr>
        <w:t xml:space="preserve"> </w:t>
      </w:r>
      <w:r w:rsidR="00D709B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brings </w:t>
      </w:r>
      <w:r w:rsidR="00D709B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block proposer election process.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robust randomness, adversary cannot corrupt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process. Therefore, block proposer election adopting randomness can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proposer is elected unpredictably.</w:t>
      </w:r>
      <w:r w:rsidRPr="007A1CB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However, it does not ensure that </w:t>
      </w:r>
      <w:r w:rsidR="008C11CC">
        <w:rPr>
          <w:rFonts w:ascii="Times New Roman" w:eastAsia="宋体" w:hAnsi="Times New Roman" w:cs="Times New Roman"/>
          <w:kern w:val="0"/>
          <w:sz w:val="24"/>
          <w:szCs w:val="24"/>
        </w:rPr>
        <w:t>the</w:t>
      </w:r>
      <w:r w:rsidR="00D709BC">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elected block proposer works honestly.</w:t>
      </w:r>
    </w:p>
    <w:p w14:paraId="7E84CB3D" w14:textId="77777777" w:rsidR="00EB249C"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still control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election stage even it has high elected probability.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value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consecutive block proposer election that controlled by adversary. Suppose an adversary has less than 50% probability to be elected as block proposer per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that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B249C">
        <w:rPr>
          <w:rFonts w:ascii="Times New Roman" w:eastAsia="宋体" w:hAnsi="Times New Roman" w:cs="Times New Roman" w:hint="eastAsia"/>
          <w:kern w:val="0"/>
          <w:sz w:val="24"/>
          <w:szCs w:val="24"/>
        </w:rPr>
        <w:t>即使控制一次，概率也很低</w:t>
      </w:r>
    </w:p>
    <w:p w14:paraId="65DBA53C" w14:textId="38958200" w:rsidR="00CB4395" w:rsidRDefault="00EB249C"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节点连续控制的轮数越多，概率越低。</w:t>
      </w:r>
    </w:p>
    <w:p w14:paraId="707F158F" w14:textId="59C140B1"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probability.</w:t>
      </w:r>
      <w:r w:rsidR="00337007">
        <w:rPr>
          <w:rFonts w:ascii="Times New Roman" w:eastAsia="宋体" w:hAnsi="Times New Roman" w:cs="Times New Roman"/>
          <w:kern w:val="0"/>
          <w:sz w:val="24"/>
          <w:szCs w:val="24"/>
        </w:rPr>
        <w:t xml:space="preserve"> We can compute </w:t>
      </w:r>
      <w:r w:rsidR="008C11CC">
        <w:rPr>
          <w:rFonts w:ascii="Times New Roman" w:eastAsia="宋体" w:hAnsi="Times New Roman" w:cs="Times New Roman"/>
          <w:kern w:val="0"/>
          <w:sz w:val="24"/>
          <w:szCs w:val="24"/>
        </w:rPr>
        <w:t xml:space="preserve">the </w:t>
      </w:r>
      <w:r w:rsidR="00337007">
        <w:rPr>
          <w:rFonts w:ascii="Times New Roman" w:eastAsia="宋体" w:hAnsi="Times New Roman" w:cs="Times New Roman"/>
          <w:kern w:val="0"/>
          <w:sz w:val="24"/>
          <w:szCs w:val="24"/>
        </w:rPr>
        <w:t>upper bound of consecutive rounds electing adversary as block proposer. For example, setting</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negligible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block proposer election algorithm can ensure that adversary will not always be block proposer.</w:t>
      </w:r>
    </w:p>
    <w:p w14:paraId="566B1106" w14:textId="77777777"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DB3D46E" w14:textId="3555D25D" w:rsidR="00BE17F2" w:rsidRDefault="00B57CDF" w:rsidP="00BE17F2">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oMath>
      <w:r w:rsidR="00FD7397">
        <w:rPr>
          <w:rFonts w:ascii="Times New Roman" w:eastAsia="宋体" w:hAnsi="Times New Roman" w:cs="Times New Roman"/>
          <w:kern w:val="0"/>
          <w:sz w:val="24"/>
          <w:szCs w:val="24"/>
        </w:rPr>
        <w:t>,</w:t>
      </w:r>
      <w:r w:rsidR="00BE17F2">
        <w:rPr>
          <w:rFonts w:ascii="Times New Roman" w:eastAsia="宋体" w:hAnsi="Times New Roman" w:cs="Times New Roman"/>
          <w:kern w:val="0"/>
          <w:sz w:val="24"/>
          <w:szCs w:val="24"/>
        </w:rPr>
        <w:t xml:space="preserve"> </w:t>
      </w:r>
    </w:p>
    <w:p w14:paraId="06E966C4" w14:textId="21A81158"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431828C5" w14:textId="011D56AF" w:rsidR="00BE17F2" w:rsidRPr="00FD3036" w:rsidRDefault="00BE17F2" w:rsidP="00BE17F2">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SWIB can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number of</w:t>
      </w:r>
      <w:r w:rsidR="00C47F28" w:rsidRPr="00FE2650">
        <w:rPr>
          <w:rFonts w:ascii="Times New Roman" w:eastAsia="宋体" w:hAnsi="Times New Roman" w:cs="Times New Roman"/>
          <w:color w:val="FF0000"/>
          <w:kern w:val="0"/>
          <w:sz w:val="24"/>
          <w:szCs w:val="24"/>
        </w:rPr>
        <w:t xml:space="preserve"> nodes controlled by adversary</w:t>
      </w:r>
      <w:r w:rsidR="00C47F28">
        <w:rPr>
          <w:rFonts w:ascii="Times New Roman" w:eastAsia="宋体" w:hAnsi="Times New Roman" w:cs="Times New Roman"/>
          <w:kern w:val="0"/>
          <w:sz w:val="24"/>
          <w:szCs w:val="24"/>
        </w:rPr>
        <w:t xml:space="preserve"> satisfies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some error messages during consensus process. Once a </w:t>
      </w:r>
      <w:r w:rsidRPr="00FE2650">
        <w:rPr>
          <w:rFonts w:ascii="Times New Roman" w:eastAsia="宋体" w:hAnsi="Times New Roman" w:cs="Times New Roman"/>
          <w:color w:val="FF0000"/>
          <w:kern w:val="0"/>
          <w:sz w:val="24"/>
          <w:szCs w:val="24"/>
        </w:rPr>
        <w:t xml:space="preserve">malicious node </w:t>
      </w:r>
      <w:r>
        <w:rPr>
          <w:rFonts w:ascii="Times New Roman" w:eastAsia="宋体" w:hAnsi="Times New Roman" w:cs="Times New Roman"/>
          <w:kern w:val="0"/>
          <w:sz w:val="24"/>
          <w:szCs w:val="24"/>
        </w:rPr>
        <w:t xml:space="preserve">becomes block proposer, </w:t>
      </w:r>
      <w:r w:rsidR="00C23CC7" w:rsidRPr="00FE2650">
        <w:rPr>
          <w:rFonts w:ascii="Times New Roman" w:eastAsia="宋体" w:hAnsi="Times New Roman" w:cs="Times New Roman"/>
          <w:color w:val="FF0000"/>
          <w:kern w:val="0"/>
          <w:sz w:val="24"/>
          <w:szCs w:val="24"/>
        </w:rPr>
        <w:t>h</w:t>
      </w:r>
      <w:r w:rsidRPr="00FE2650">
        <w:rPr>
          <w:rFonts w:ascii="Times New Roman" w:eastAsia="宋体" w:hAnsi="Times New Roman" w:cs="Times New Roman"/>
          <w:color w:val="FF0000"/>
          <w:kern w:val="0"/>
          <w:sz w:val="24"/>
          <w:szCs w:val="24"/>
        </w:rPr>
        <w:t>onest nodes</w:t>
      </w:r>
      <w:r>
        <w:rPr>
          <w:rFonts w:ascii="Times New Roman" w:eastAsia="宋体" w:hAnsi="Times New Roman" w:cs="Times New Roman"/>
          <w:kern w:val="0"/>
          <w:sz w:val="24"/>
          <w:szCs w:val="24"/>
        </w:rPr>
        <w:t xml:space="preserve">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17BE387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w:t>
      </w:r>
      <w:r w:rsidR="00A7170A">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w:t>
      </w:r>
      <w:r w:rsidR="008C11CC">
        <w:rPr>
          <w:rFonts w:ascii="Times New Roman" w:eastAsia="宋体" w:hAnsi="Times New Roman" w:cs="Times New Roman"/>
          <w:kern w:val="0"/>
          <w:sz w:val="24"/>
          <w:szCs w:val="24"/>
        </w:rPr>
        <w:t xml:space="preserve">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timeout duration to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192831">
        <w:rPr>
          <w:rFonts w:ascii="Times New Roman" w:eastAsia="宋体" w:hAnsi="Times New Roman" w:cs="Times New Roman"/>
          <w:kern w:val="0"/>
          <w:sz w:val="24"/>
          <w:szCs w:val="24"/>
        </w:rPr>
        <w:t>estimate of adversary time window</w:t>
      </w:r>
      <w:r>
        <w:rPr>
          <w:rFonts w:ascii="Times New Roman" w:eastAsia="宋体" w:hAnsi="Times New Roman" w:cs="Times New Roman"/>
          <w:kern w:val="0"/>
          <w:sz w:val="24"/>
          <w:szCs w:val="24"/>
        </w:rPr>
        <w:t xml:space="preserve">. Therefore, SWIB can ensure </w:t>
      </w:r>
      <w:r w:rsidR="008C11CC">
        <w:rPr>
          <w:rFonts w:ascii="Times New Roman" w:eastAsia="宋体" w:hAnsi="Times New Roman" w:cs="Times New Roman"/>
          <w:kern w:val="0"/>
          <w:sz w:val="24"/>
          <w:szCs w:val="24"/>
        </w:rPr>
        <w:t xml:space="preserve">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 xml:space="preserve">5.1 </w:t>
      </w:r>
      <w:r w:rsidR="005406CD">
        <w:rPr>
          <w:rFonts w:ascii="Times New Roman" w:eastAsia="黑体" w:hAnsi="Times New Roman" w:cs="Times New Roman"/>
          <w:sz w:val="28"/>
          <w:szCs w:val="28"/>
        </w:rPr>
        <w:t>Performance</w:t>
      </w:r>
    </w:p>
    <w:p w14:paraId="6DFD64C0" w14:textId="7D5CED74"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w:t>
      </w:r>
      <w:r w:rsidR="00EE0804">
        <w:rPr>
          <w:rFonts w:ascii="Times New Roman" w:eastAsia="宋体" w:hAnsi="Times New Roman" w:cs="Times New Roman" w:hint="eastAsia"/>
          <w:kern w:val="0"/>
          <w:sz w:val="24"/>
          <w:szCs w:val="24"/>
        </w:rPr>
        <w:t>are</w:t>
      </w:r>
      <w:r w:rsidR="005406CD">
        <w:rPr>
          <w:rFonts w:ascii="Times New Roman" w:eastAsia="宋体" w:hAnsi="Times New Roman" w:cs="Times New Roman"/>
          <w:kern w:val="0"/>
          <w:sz w:val="24"/>
          <w:szCs w:val="24"/>
        </w:rPr>
        <w:t xml:space="preserve"> important metrics to measure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710E6C0E" w14:textId="6FDFA856" w:rsidR="00FF4E55" w:rsidRPr="00FF4E55" w:rsidRDefault="00FF4E55"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（放前面）</w:t>
      </w:r>
    </w:p>
    <w:p w14:paraId="3E537D8A" w14:textId="43DE55BC" w:rsidR="00E3343F" w:rsidRPr="00FE2650" w:rsidRDefault="00B87D15" w:rsidP="00E3343F">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Since all messages</w:t>
      </w:r>
      <w:r w:rsidR="00E3343F" w:rsidRPr="00FE2650">
        <w:rPr>
          <w:rFonts w:ascii="Times New Roman" w:eastAsia="宋体" w:hAnsi="Times New Roman" w:cs="Times New Roman"/>
          <w:kern w:val="0"/>
          <w:sz w:val="24"/>
          <w:szCs w:val="24"/>
          <w:highlight w:val="yellow"/>
        </w:rPr>
        <w:t xml:space="preserve"> of running SWIB</w:t>
      </w:r>
      <w:r w:rsidRPr="00FE2650">
        <w:rPr>
          <w:rFonts w:ascii="Times New Roman" w:eastAsia="宋体" w:hAnsi="Times New Roman" w:cs="Times New Roman"/>
          <w:kern w:val="0"/>
          <w:sz w:val="24"/>
          <w:szCs w:val="24"/>
          <w:highlight w:val="yellow"/>
        </w:rPr>
        <w:t xml:space="preserve"> are </w:t>
      </w:r>
      <w:r w:rsidR="00E3343F" w:rsidRPr="00FE2650">
        <w:rPr>
          <w:rFonts w:ascii="Times New Roman" w:eastAsia="宋体" w:hAnsi="Times New Roman" w:cs="Times New Roman"/>
          <w:kern w:val="0"/>
          <w:sz w:val="24"/>
          <w:szCs w:val="24"/>
          <w:highlight w:val="yellow"/>
        </w:rPr>
        <w:t>transmitted over wireless networks, we analy</w:t>
      </w:r>
      <w:r w:rsidR="00C43811" w:rsidRPr="00FE2650">
        <w:rPr>
          <w:rFonts w:ascii="Times New Roman" w:eastAsia="宋体" w:hAnsi="Times New Roman" w:cs="Times New Roman" w:hint="eastAsia"/>
          <w:kern w:val="0"/>
          <w:sz w:val="24"/>
          <w:szCs w:val="24"/>
          <w:highlight w:val="yellow"/>
        </w:rPr>
        <w:t>ze</w:t>
      </w:r>
      <w:r w:rsidR="00E3343F"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performance of our protocol by a wireless communication model. </w:t>
      </w:r>
      <w:r w:rsidR="00C43811" w:rsidRPr="00FE2650">
        <w:rPr>
          <w:rFonts w:ascii="Times New Roman" w:eastAsia="宋体" w:hAnsi="Times New Roman" w:cs="Times New Roman"/>
          <w:kern w:val="0"/>
          <w:sz w:val="24"/>
          <w:szCs w:val="24"/>
          <w:highlight w:val="yellow"/>
        </w:rPr>
        <w:t>W</w:t>
      </w:r>
      <w:r w:rsidR="00E3343F" w:rsidRPr="00FE2650">
        <w:rPr>
          <w:rFonts w:ascii="Times New Roman" w:eastAsia="宋体" w:hAnsi="Times New Roman" w:cs="Times New Roman"/>
          <w:kern w:val="0"/>
          <w:sz w:val="24"/>
          <w:szCs w:val="24"/>
          <w:highlight w:val="yellow"/>
        </w:rPr>
        <w:t xml:space="preserve">ireless channels in our </w:t>
      </w:r>
      <w:r w:rsidR="00C43811" w:rsidRPr="00FE2650">
        <w:rPr>
          <w:rFonts w:ascii="Times New Roman" w:eastAsia="宋体" w:hAnsi="Times New Roman" w:cs="Times New Roman"/>
          <w:kern w:val="0"/>
          <w:sz w:val="24"/>
          <w:szCs w:val="24"/>
          <w:highlight w:val="yellow"/>
        </w:rPr>
        <w:t xml:space="preserve">consider </w:t>
      </w:r>
      <w:r w:rsidR="00E3343F" w:rsidRPr="00FE2650">
        <w:rPr>
          <w:rFonts w:ascii="Times New Roman" w:eastAsia="宋体" w:hAnsi="Times New Roman" w:cs="Times New Roman"/>
          <w:kern w:val="0"/>
          <w:sz w:val="24"/>
          <w:szCs w:val="24"/>
          <w:highlight w:val="yellow"/>
        </w:rPr>
        <w:t xml:space="preserve">communication </w:t>
      </w:r>
      <w:r w:rsidR="004F30D7" w:rsidRPr="00FE2650">
        <w:rPr>
          <w:rFonts w:ascii="Times New Roman" w:eastAsia="宋体" w:hAnsi="Times New Roman" w:cs="Times New Roman"/>
          <w:kern w:val="0"/>
          <w:sz w:val="24"/>
          <w:szCs w:val="24"/>
          <w:highlight w:val="yellow"/>
        </w:rPr>
        <w:t>model</w:t>
      </w:r>
      <w:r w:rsidR="00E3343F" w:rsidRPr="00FE2650">
        <w:rPr>
          <w:rFonts w:ascii="Times New Roman" w:eastAsia="宋体" w:hAnsi="Times New Roman" w:cs="Times New Roman"/>
          <w:kern w:val="0"/>
          <w:sz w:val="24"/>
          <w:szCs w:val="24"/>
          <w:highlight w:val="yellow"/>
        </w:rPr>
        <w:t xml:space="preserve"> follow </w:t>
      </w:r>
      <w:r w:rsidR="008C11CC" w:rsidRPr="00FE2650">
        <w:rPr>
          <w:rFonts w:ascii="Times New Roman" w:eastAsia="宋体" w:hAnsi="Times New Roman" w:cs="Times New Roman"/>
          <w:kern w:val="0"/>
          <w:sz w:val="24"/>
          <w:szCs w:val="24"/>
          <w:highlight w:val="yellow"/>
        </w:rPr>
        <w:t xml:space="preserve">the </w:t>
      </w:r>
      <w:r w:rsidR="00F0659F" w:rsidRPr="00FE2650">
        <w:rPr>
          <w:rFonts w:ascii="Times New Roman" w:eastAsia="宋体" w:hAnsi="Times New Roman" w:cs="Times New Roman"/>
          <w:kern w:val="0"/>
          <w:sz w:val="24"/>
          <w:szCs w:val="24"/>
          <w:highlight w:val="yellow"/>
        </w:rPr>
        <w:t xml:space="preserve">standard path-loss model and </w:t>
      </w:r>
      <w:r w:rsidR="008C11CC"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Rayleigh fading model. In detail, </w:t>
      </w:r>
      <w:r w:rsidR="008C11CC" w:rsidRPr="00FE2650">
        <w:rPr>
          <w:rFonts w:ascii="Times New Roman" w:eastAsia="宋体" w:hAnsi="Times New Roman" w:cs="Times New Roman"/>
          <w:kern w:val="0"/>
          <w:sz w:val="24"/>
          <w:szCs w:val="24"/>
          <w:highlight w:val="yellow"/>
        </w:rPr>
        <w:t xml:space="preserve">the </w:t>
      </w:r>
      <w:r w:rsidR="00F0659F" w:rsidRPr="00FE2650">
        <w:rPr>
          <w:rFonts w:ascii="Times New Roman" w:eastAsia="宋体" w:hAnsi="Times New Roman" w:cs="Times New Roman"/>
          <w:kern w:val="0"/>
          <w:sz w:val="24"/>
          <w:szCs w:val="24"/>
          <w:highlight w:val="yellow"/>
        </w:rPr>
        <w:t xml:space="preserve">path-loss of </w:t>
      </w:r>
      <w:r w:rsidR="00A7170A"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wireless channel between nodes </w:t>
      </w:r>
      <m:oMath>
        <m:r>
          <w:rPr>
            <w:rFonts w:ascii="Cambria Math" w:eastAsia="宋体" w:hAnsi="Cambria Math" w:cs="Times New Roman"/>
            <w:kern w:val="0"/>
            <w:sz w:val="24"/>
            <w:szCs w:val="24"/>
            <w:highlight w:val="yellow"/>
          </w:rPr>
          <m:t>u</m:t>
        </m:r>
      </m:oMath>
      <w:r w:rsidR="00E3343F" w:rsidRPr="00FE2650">
        <w:rPr>
          <w:rFonts w:ascii="Times New Roman" w:eastAsia="宋体" w:hAnsi="Times New Roman" w:cs="Times New Roman" w:hint="eastAsia"/>
          <w:kern w:val="0"/>
          <w:sz w:val="24"/>
          <w:szCs w:val="24"/>
          <w:highlight w:val="yellow"/>
        </w:rPr>
        <w:t xml:space="preserve"> </w:t>
      </w:r>
      <w:r w:rsidR="00E3343F"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00E3343F" w:rsidRPr="00FE2650">
        <w:rPr>
          <w:rFonts w:ascii="Times New Roman" w:eastAsia="宋体" w:hAnsi="Times New Roman" w:cs="Times New Roman" w:hint="eastAsia"/>
          <w:kern w:val="0"/>
          <w:sz w:val="24"/>
          <w:szCs w:val="24"/>
          <w:highlight w:val="yellow"/>
        </w:rPr>
        <w:t xml:space="preserve"> </w:t>
      </w:r>
      <w:r w:rsidR="00E3343F" w:rsidRPr="00FE2650">
        <w:rPr>
          <w:rFonts w:ascii="Times New Roman" w:eastAsia="宋体" w:hAnsi="Times New Roman" w:cs="Times New Roman"/>
          <w:kern w:val="0"/>
          <w:sz w:val="24"/>
          <w:szCs w:val="24"/>
          <w:highlight w:val="yellow"/>
        </w:rPr>
        <w:t>is modeled as</w:t>
      </w:r>
    </w:p>
    <w:p w14:paraId="7DB2E998" w14:textId="37474F46" w:rsidR="00B87D15" w:rsidRPr="00FE2650" w:rsidRDefault="00E3343F" w:rsidP="00E3343F">
      <w:pPr>
        <w:spacing w:afterLines="50" w:after="156"/>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e>
          </m:d>
          <m:r>
            <w:rPr>
              <w:rFonts w:ascii="Cambria Math" w:eastAsia="宋体" w:hAnsi="Cambria Math" w:cs="Times New Roman"/>
              <w:kern w:val="0"/>
              <w:sz w:val="24"/>
              <w:szCs w:val="24"/>
              <w:highlight w:val="yellow"/>
            </w:rPr>
            <m:t>=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r>
            <w:rPr>
              <w:rFonts w:ascii="Cambria Math" w:eastAsia="宋体" w:hAnsi="Cambria Math" w:cs="Times New Roman"/>
              <w:kern w:val="0"/>
              <w:sz w:val="24"/>
              <w:szCs w:val="24"/>
              <w:highlight w:val="yellow"/>
            </w:rPr>
            <m:t>+10</m:t>
          </m:r>
          <m:func>
            <m:funcPr>
              <m:ctrlPr>
                <w:rPr>
                  <w:rFonts w:ascii="Cambria Math" w:eastAsia="宋体" w:hAnsi="Cambria Math" w:cs="Times New Roman"/>
                  <w:i/>
                  <w:kern w:val="0"/>
                  <w:sz w:val="24"/>
                  <w:szCs w:val="24"/>
                  <w:highlight w:val="yellow"/>
                </w:rPr>
              </m:ctrlPr>
            </m:funcPr>
            <m:fNa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log</m:t>
                  </m:r>
                </m:e>
                <m:sub>
                  <m:r>
                    <m:rPr>
                      <m:sty m:val="p"/>
                    </m:rPr>
                    <w:rPr>
                      <w:rFonts w:ascii="Cambria Math" w:eastAsia="宋体" w:hAnsi="Cambria Math" w:cs="Times New Roman"/>
                      <w:kern w:val="0"/>
                      <w:sz w:val="24"/>
                      <w:szCs w:val="24"/>
                      <w:highlight w:val="yellow"/>
                    </w:rPr>
                    <m:t>10</m:t>
                  </m:r>
                </m:sub>
              </m:sSub>
            </m:fName>
            <m:e>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r>
                <w:rPr>
                  <w:rFonts w:ascii="Cambria Math" w:eastAsia="宋体" w:hAnsi="Cambria Math" w:cs="Times New Roman"/>
                  <w:kern w:val="0"/>
                  <w:sz w:val="24"/>
                  <w:szCs w:val="24"/>
                  <w:highlight w:val="yellow"/>
                </w:rPr>
                <m:t>,</m:t>
              </m:r>
            </m:e>
          </m:func>
        </m:oMath>
      </m:oMathPara>
    </w:p>
    <w:p w14:paraId="2A642A0D" w14:textId="557D7F09" w:rsidR="00E3343F" w:rsidRPr="00FE2650" w:rsidRDefault="00E3343F" w:rsidP="00E3343F">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path-loss at reference distance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oMath>
      <w:r w:rsidRPr="00FE2650">
        <w:rPr>
          <w:rFonts w:ascii="Times New Roman" w:eastAsia="宋体" w:hAnsi="Times New Roman" w:cs="Times New Roman"/>
          <w:kern w:val="0"/>
          <w:sz w:val="24"/>
          <w:szCs w:val="24"/>
          <w:highlight w:val="yellow"/>
        </w:rPr>
        <w:t xml:space="preserve">, and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distance between nodes </w:t>
      </w:r>
      <m:oMath>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u</m:t>
        </m:r>
        <m:r>
          <m:rPr>
            <m:sty m:val="p"/>
          </m:rPr>
          <w:rPr>
            <w:rFonts w:ascii="Cambria Math" w:eastAsia="宋体" w:hAnsi="Cambria Math" w:cs="Times New Roman" w:hint="eastAsia"/>
            <w:kern w:val="0"/>
            <w:sz w:val="24"/>
            <w:szCs w:val="24"/>
            <w:highlight w:val="yellow"/>
          </w:rPr>
          <m:t xml:space="preserve"> </m:t>
        </m:r>
        <m:r>
          <m:rPr>
            <m:sty m:val="p"/>
          </m:rPr>
          <w:rPr>
            <w:rFonts w:ascii="Cambria Math" w:eastAsia="宋体" w:hAnsi="Cambria Math" w:cs="Times New Roman"/>
            <w:kern w:val="0"/>
            <w:sz w:val="24"/>
            <w:szCs w:val="24"/>
            <w:highlight w:val="yellow"/>
          </w:rPr>
          <m:t xml:space="preserve">and </m:t>
        </m:r>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hint="eastAsia"/>
          <w:kern w:val="0"/>
          <w:sz w:val="24"/>
          <w:szCs w:val="24"/>
          <w:highlight w:val="yellow"/>
        </w:rPr>
        <w:t>a</w:t>
      </w:r>
      <w:r w:rsidRPr="00FE2650">
        <w:rPr>
          <w:rFonts w:ascii="Times New Roman" w:eastAsia="宋体" w:hAnsi="Times New Roman" w:cs="Times New Roman"/>
          <w:kern w:val="0"/>
          <w:sz w:val="24"/>
          <w:szCs w:val="24"/>
          <w:highlight w:val="yellow"/>
        </w:rPr>
        <w:t xml:space="preserve">nd </w:t>
      </w:r>
      <m:oMath>
        <m:r>
          <w:rPr>
            <w:rFonts w:ascii="Cambria Math" w:eastAsia="宋体" w:hAnsi="Cambria Math" w:cs="Times New Roman"/>
            <w:kern w:val="0"/>
            <w:sz w:val="24"/>
            <w:szCs w:val="24"/>
            <w:highlight w:val="yellow"/>
          </w:rPr>
          <m:t>α</m:t>
        </m:r>
        <m:r>
          <m:rPr>
            <m:sty m:val="p"/>
          </m:rPr>
          <w:rPr>
            <w:rFonts w:ascii="Cambria Math" w:eastAsia="宋体" w:hAnsi="Cambria Math" w:cs="Times New Roman"/>
            <w:kern w:val="0"/>
            <w:sz w:val="24"/>
            <w:szCs w:val="24"/>
            <w:highlight w:val="yellow"/>
          </w:rPr>
          <m:t>∈(2, 6]</m:t>
        </m:r>
      </m:oMath>
      <w:r w:rsidRPr="00FE2650">
        <w:rPr>
          <w:rFonts w:ascii="Times New Roman" w:eastAsia="宋体" w:hAnsi="Times New Roman" w:cs="Times New Roman"/>
          <w:kern w:val="0"/>
          <w:sz w:val="24"/>
          <w:szCs w:val="24"/>
          <w:highlight w:val="yellow"/>
        </w:rPr>
        <w:t xml:space="preserve"> is path-loss exponent</w:t>
      </w:r>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Let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be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channel </w:t>
      </w:r>
      <w:r w:rsidRPr="00FE2650">
        <w:rPr>
          <w:rFonts w:ascii="Times New Roman" w:eastAsia="宋体" w:hAnsi="Times New Roman" w:cs="Times New Roman"/>
          <w:kern w:val="0"/>
          <w:sz w:val="24"/>
          <w:szCs w:val="24"/>
          <w:highlight w:val="yellow"/>
        </w:rPr>
        <w:lastRenderedPageBreak/>
        <w:t xml:space="preserve">gain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t>
      </w:r>
      <w:bookmarkStart w:id="7" w:name="_Hlk107311181"/>
      <w:r w:rsidRPr="00FE2650">
        <w:rPr>
          <w:rFonts w:ascii="Times New Roman" w:eastAsia="宋体" w:hAnsi="Times New Roman" w:cs="Times New Roman"/>
          <w:kern w:val="0"/>
          <w:sz w:val="24"/>
          <w:szCs w:val="24"/>
          <w:highlight w:val="yellow"/>
        </w:rPr>
        <w:t xml:space="preserve">following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complex normal distribution</w:t>
      </w:r>
      <w:bookmarkEnd w:id="7"/>
      <w:r w:rsidRPr="00FE2650">
        <w:rPr>
          <w:rFonts w:ascii="Times New Roman" w:eastAsia="宋体" w:hAnsi="Times New Roman" w:cs="Times New Roman"/>
          <w:kern w:val="0"/>
          <w:sz w:val="24"/>
          <w:szCs w:val="24"/>
          <w:highlight w:val="yellow"/>
        </w:rPr>
        <w:t xml:space="preserve"> with zero mean and variance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 xml:space="preserve">∼CN(0,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oMath>
      <w:r w:rsidRPr="00FE2650">
        <w:rPr>
          <w:rFonts w:ascii="Times New Roman" w:eastAsia="宋体" w:hAnsi="Times New Roman" w:cs="Times New Roman"/>
          <w:kern w:val="0"/>
          <w:sz w:val="24"/>
          <w:szCs w:val="24"/>
          <w:highlight w:val="yellow"/>
        </w:rPr>
        <w:t>).</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When a signal is transmitted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kern w:val="0"/>
          <w:sz w:val="24"/>
          <w:szCs w:val="24"/>
          <w:highlight w:val="yellow"/>
        </w:rPr>
        <w:t xml:space="preserve"> 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with transmission power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Signal-to-Noise (SNR) ratio at receiving node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formulated as</w:t>
      </w:r>
    </w:p>
    <w:p w14:paraId="5FAE0665" w14:textId="77777777" w:rsidR="00E3343F" w:rsidRPr="00FE2650" w:rsidRDefault="00E3343F" w:rsidP="00E3343F">
      <w:pPr>
        <w:spacing w:afterLines="100" w:after="312"/>
        <w:ind w:firstLine="420"/>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SN</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R</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r>
                <w:rPr>
                  <w:rFonts w:ascii="Cambria Math" w:eastAsia="宋体" w:hAnsi="Cambria Math" w:cs="Times New Roman"/>
                  <w:kern w:val="0"/>
                  <w:sz w:val="24"/>
                  <w:szCs w:val="24"/>
                  <w:highlight w:val="yellow"/>
                </w:rPr>
                <m:t>10</m:t>
              </m:r>
            </m:e>
            <m:sup>
              <m:r>
                <w:rPr>
                  <w:rFonts w:ascii="Cambria Math" w:eastAsia="宋体" w:hAnsi="Cambria Math" w:cs="Times New Roman"/>
                  <w:kern w:val="0"/>
                  <w:sz w:val="24"/>
                  <w:szCs w:val="24"/>
                  <w:highlight w:val="yellow"/>
                </w:rPr>
                <m:t>-</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 xml:space="preserve">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num>
                <m:den>
                  <m:r>
                    <w:rPr>
                      <w:rFonts w:ascii="Cambria Math" w:eastAsia="宋体" w:hAnsi="Cambria Math" w:cs="Times New Roman"/>
                      <w:kern w:val="0"/>
                      <w:sz w:val="24"/>
                      <w:szCs w:val="24"/>
                      <w:highlight w:val="yellow"/>
                    </w:rPr>
                    <m:t>10</m:t>
                  </m:r>
                </m:den>
              </m:f>
            </m:sup>
          </m:sSup>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begChr m:val="|"/>
                      <m:endChr m:val="|"/>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e>
                  </m:d>
                </m:e>
                <m:sup>
                  <m:r>
                    <w:rPr>
                      <w:rFonts w:ascii="Cambria Math" w:eastAsia="宋体" w:hAnsi="Cambria Math" w:cs="Times New Roman"/>
                      <w:kern w:val="0"/>
                      <w:sz w:val="24"/>
                      <w:szCs w:val="24"/>
                      <w:highlight w:val="yellow"/>
                    </w:rPr>
                    <m:t>2</m:t>
                  </m:r>
                </m:sup>
              </m:sSup>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den>
          </m:f>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oMath>
      </m:oMathPara>
    </w:p>
    <w:p w14:paraId="428F1D98" w14:textId="155E9C15" w:rsidR="00D74A8E" w:rsidRPr="00FE2650" w:rsidRDefault="00E3343F" w:rsidP="00D74A8E">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where</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00C43811" w:rsidRPr="00FE2650">
        <w:rPr>
          <w:rFonts w:ascii="Times New Roman" w:eastAsia="宋体" w:hAnsi="Times New Roman" w:cs="Times New Roman" w:hint="eastAsia"/>
          <w:kern w:val="0"/>
          <w:sz w:val="24"/>
          <w:szCs w:val="24"/>
          <w:highlight w:val="yellow"/>
        </w:rPr>
        <w:t xml:space="preserve"> </w:t>
      </w:r>
      <w:r w:rsidR="00C43811" w:rsidRPr="00FE2650">
        <w:rPr>
          <w:rFonts w:ascii="Times New Roman" w:eastAsia="宋体" w:hAnsi="Times New Roman" w:cs="Times New Roman"/>
          <w:kern w:val="0"/>
          <w:sz w:val="24"/>
          <w:szCs w:val="24"/>
          <w:highlight w:val="yellow"/>
        </w:rPr>
        <w:t>is transmit power, and</w:t>
      </w:r>
      <w:r w:rsidRPr="00FE2650">
        <w:rPr>
          <w:rFonts w:ascii="Times New Roman" w:eastAsia="宋体" w:hAnsi="Times New Roman" w:cs="Times New Roman"/>
          <w:kern w:val="0"/>
          <w:sz w:val="24"/>
          <w:szCs w:val="24"/>
          <w:highlight w:val="yellow"/>
        </w:rPr>
        <w:t xml:space="preserv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oMath>
      <w:r w:rsidRPr="00FE2650">
        <w:rPr>
          <w:rFonts w:ascii="Times New Roman" w:eastAsia="宋体" w:hAnsi="Times New Roman" w:cs="Times New Roman"/>
          <w:kern w:val="0"/>
          <w:sz w:val="24"/>
          <w:szCs w:val="24"/>
          <w:highlight w:val="yellow"/>
        </w:rPr>
        <w:t xml:space="preserve"> 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additive white Gaussian noise.</w:t>
      </w:r>
      <w:del w:id="8" w:author="Zhang Li" w:date="2022-07-02T15:53:00Z">
        <w:r w:rsidR="00D74A8E" w:rsidRPr="00FE2650" w:rsidDel="00DF52C9">
          <w:rPr>
            <w:rFonts w:ascii="Times New Roman" w:eastAsia="宋体" w:hAnsi="Times New Roman" w:cs="Times New Roman"/>
            <w:kern w:val="0"/>
            <w:sz w:val="24"/>
            <w:szCs w:val="24"/>
            <w:highlight w:val="yellow"/>
          </w:rPr>
          <w:delText xml:space="preserve"> </w:delText>
        </w:r>
      </w:del>
    </w:p>
    <w:p w14:paraId="285218D2" w14:textId="3C6BF217" w:rsidR="00711F19" w:rsidRPr="00FE2650" w:rsidRDefault="00711F19" w:rsidP="00D74A8E">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ince time in our protocol implementation is divided into synchronized slots</w:t>
      </w:r>
      <w:r w:rsidR="001D2547" w:rsidRPr="00FE2650">
        <w:rPr>
          <w:rFonts w:ascii="Times New Roman" w:eastAsia="宋体" w:hAnsi="Times New Roman" w:cs="Times New Roman"/>
          <w:kern w:val="0"/>
          <w:sz w:val="24"/>
          <w:szCs w:val="24"/>
          <w:highlight w:val="yellow"/>
        </w:rPr>
        <w:t xml:space="preserve">, in </w:t>
      </w:r>
      <w:r w:rsidRPr="00FE2650">
        <w:rPr>
          <w:rFonts w:ascii="Times New Roman" w:eastAsia="宋体" w:hAnsi="Times New Roman" w:cs="Times New Roman"/>
          <w:kern w:val="0"/>
          <w:sz w:val="24"/>
          <w:szCs w:val="24"/>
          <w:highlight w:val="yellow"/>
        </w:rPr>
        <w:t xml:space="preserve">which </w:t>
      </w:r>
      <w:r w:rsidR="009F3585">
        <w:rPr>
          <w:rFonts w:ascii="Times New Roman" w:eastAsia="宋体" w:hAnsi="Times New Roman" w:cs="Times New Roman"/>
          <w:kern w:val="0"/>
          <w:sz w:val="24"/>
          <w:szCs w:val="24"/>
          <w:highlight w:val="yellow"/>
        </w:rPr>
        <w:t xml:space="preserve">nodes </w:t>
      </w:r>
      <w:r w:rsidR="001D2547" w:rsidRPr="00FE2650">
        <w:rPr>
          <w:rFonts w:ascii="Times New Roman" w:eastAsia="宋体" w:hAnsi="Times New Roman" w:cs="Times New Roman"/>
          <w:kern w:val="0"/>
          <w:sz w:val="24"/>
          <w:szCs w:val="24"/>
          <w:highlight w:val="yellow"/>
        </w:rPr>
        <w:t>can complete</w:t>
      </w:r>
      <w:r w:rsidRPr="00FE2650">
        <w:rPr>
          <w:rFonts w:ascii="Times New Roman" w:eastAsia="宋体" w:hAnsi="Times New Roman" w:cs="Times New Roman"/>
          <w:kern w:val="0"/>
          <w:sz w:val="24"/>
          <w:szCs w:val="24"/>
          <w:highlight w:val="yellow"/>
        </w:rPr>
        <w:t xml:space="preserve"> </w:t>
      </w:r>
      <w:r w:rsidR="00F0659F" w:rsidRPr="00FE2650">
        <w:rPr>
          <w:rFonts w:ascii="Times New Roman" w:eastAsia="宋体" w:hAnsi="Times New Roman" w:cs="Times New Roman"/>
          <w:kern w:val="0"/>
          <w:sz w:val="24"/>
          <w:szCs w:val="24"/>
          <w:highlight w:val="yellow"/>
        </w:rPr>
        <w:t xml:space="preserve">a </w:t>
      </w:r>
      <w:r w:rsidR="008F2899" w:rsidRPr="00FE2650">
        <w:rPr>
          <w:rFonts w:ascii="Times New Roman" w:eastAsia="宋体" w:hAnsi="Times New Roman" w:cs="Times New Roman"/>
          <w:kern w:val="0"/>
          <w:sz w:val="24"/>
          <w:szCs w:val="24"/>
          <w:highlight w:val="yellow"/>
        </w:rPr>
        <w:t>packet</w:t>
      </w:r>
      <w:r w:rsidR="00F0659F"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transmission. </w:t>
      </w:r>
      <w:r w:rsidR="008C11CC" w:rsidRPr="00FE2650">
        <w:rPr>
          <w:rFonts w:ascii="Times New Roman" w:eastAsia="宋体" w:hAnsi="Times New Roman" w:cs="Times New Roman"/>
          <w:kern w:val="0"/>
          <w:sz w:val="24"/>
          <w:szCs w:val="24"/>
          <w:highlight w:val="yellow"/>
        </w:rPr>
        <w:t xml:space="preserve">The </w:t>
      </w:r>
      <w:r w:rsidR="008F2899" w:rsidRPr="00FE2650">
        <w:rPr>
          <w:rFonts w:ascii="Times New Roman" w:eastAsia="宋体" w:hAnsi="Times New Roman" w:cs="Times New Roman"/>
          <w:kern w:val="0"/>
          <w:sz w:val="24"/>
          <w:szCs w:val="24"/>
          <w:highlight w:val="yellow"/>
        </w:rPr>
        <w:t>fixed time interval of a slot is calculated as follows:</w:t>
      </w:r>
    </w:p>
    <w:p w14:paraId="2890EDE9" w14:textId="386D82C8" w:rsidR="008F2899" w:rsidRPr="00FE2650" w:rsidRDefault="00B57CDF" w:rsidP="008F2899">
      <w:pPr>
        <w:spacing w:afterLines="100" w:after="312"/>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m</m:t>
              </m:r>
            </m:num>
            <m:den>
              <m:r>
                <w:rPr>
                  <w:rFonts w:ascii="Cambria Math" w:eastAsia="宋体" w:hAnsi="Cambria Math" w:cs="Times New Roman"/>
                  <w:kern w:val="0"/>
                  <w:sz w:val="24"/>
                  <w:szCs w:val="24"/>
                  <w:highlight w:val="yellow"/>
                </w:rPr>
                <m:t>B⋅</m:t>
              </m:r>
              <m:func>
                <m:funcPr>
                  <m:ctrlPr>
                    <w:rPr>
                      <w:rFonts w:ascii="Cambria Math" w:eastAsia="宋体" w:hAnsi="Cambria Math" w:cs="Times New Roman"/>
                      <w:i/>
                      <w:kern w:val="0"/>
                      <w:sz w:val="24"/>
                      <w:szCs w:val="24"/>
                      <w:highlight w:val="yellow"/>
                    </w:rPr>
                  </m:ctrlPr>
                </m:funcPr>
                <m:fName>
                  <m:r>
                    <m:rPr>
                      <m:sty m:val="p"/>
                    </m:rPr>
                    <w:rPr>
                      <w:rFonts w:ascii="Cambria Math" w:eastAsia="宋体" w:hAnsi="Cambria Math" w:cs="Times New Roman"/>
                      <w:kern w:val="0"/>
                      <w:sz w:val="24"/>
                      <w:szCs w:val="24"/>
                      <w:highlight w:val="yellow"/>
                    </w:rPr>
                    <m:t>log</m:t>
                  </m:r>
                </m:fName>
                <m:e>
                  <m:r>
                    <w:rPr>
                      <w:rFonts w:ascii="Cambria Math" w:eastAsia="宋体" w:hAnsi="Cambria Math" w:cs="Times New Roman"/>
                      <w:kern w:val="0"/>
                      <w:sz w:val="24"/>
                      <w:szCs w:val="24"/>
                      <w:highlight w:val="yellow"/>
                    </w:rPr>
                    <m:t>(1+β)</m:t>
                  </m:r>
                </m:e>
              </m:func>
            </m:den>
          </m:f>
        </m:oMath>
      </m:oMathPara>
    </w:p>
    <w:p w14:paraId="3F52A420" w14:textId="5CA3B58B" w:rsidR="008F2899" w:rsidRPr="00FE2650" w:rsidRDefault="008F2899" w:rsidP="008F2899">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m</m:t>
        </m:r>
      </m:oMath>
      <w:r w:rsidRPr="00FE2650">
        <w:rPr>
          <w:rFonts w:ascii="Times New Roman" w:eastAsia="宋体" w:hAnsi="Times New Roman" w:cs="Times New Roman" w:hint="eastAsia"/>
          <w:kern w:val="0"/>
          <w:sz w:val="24"/>
          <w:szCs w:val="24"/>
          <w:highlight w:val="yellow"/>
        </w:rPr>
        <w:t xml:space="preserve"> is</w:t>
      </w:r>
      <w:r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maximum size of packet sent by nodes during consensus process in bits, and </w:t>
      </w:r>
      <m:oMath>
        <m:r>
          <w:rPr>
            <w:rFonts w:ascii="Cambria Math" w:eastAsia="宋体" w:hAnsi="Cambria Math" w:cs="Times New Roman"/>
            <w:kern w:val="0"/>
            <w:sz w:val="24"/>
            <w:szCs w:val="24"/>
            <w:highlight w:val="yellow"/>
          </w:rPr>
          <m:t>β</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target SNR ratio of transmission, and </w:t>
      </w:r>
      <m:oMath>
        <m:r>
          <w:rPr>
            <w:rFonts w:ascii="Cambria Math" w:eastAsia="宋体" w:hAnsi="Cambria Math" w:cs="Times New Roman"/>
            <w:kern w:val="0"/>
            <w:sz w:val="24"/>
            <w:szCs w:val="24"/>
            <w:highlight w:val="yellow"/>
          </w:rPr>
          <m:t>B</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bandwidth utilized for transmission.</w:t>
      </w:r>
      <w:r w:rsidR="0031365D" w:rsidRPr="00FE2650">
        <w:rPr>
          <w:rFonts w:ascii="Times New Roman" w:eastAsia="宋体" w:hAnsi="Times New Roman" w:cs="Times New Roman"/>
          <w:kern w:val="0"/>
          <w:sz w:val="24"/>
          <w:szCs w:val="24"/>
          <w:highlight w:val="yellow"/>
        </w:rPr>
        <w:t xml:space="preserve"> </w:t>
      </w:r>
      <w:r w:rsidR="00671170" w:rsidRPr="00FE2650">
        <w:rPr>
          <w:rFonts w:ascii="Times New Roman" w:eastAsia="宋体" w:hAnsi="Times New Roman" w:cs="Times New Roman"/>
          <w:kern w:val="0"/>
          <w:sz w:val="24"/>
          <w:szCs w:val="24"/>
          <w:highlight w:val="yellow"/>
        </w:rPr>
        <w:t>Since a message will be divided into multiple packet</w:t>
      </w:r>
      <w:r w:rsidR="00DF1ADF" w:rsidRPr="00FE2650">
        <w:rPr>
          <w:rFonts w:ascii="Times New Roman" w:eastAsia="宋体" w:hAnsi="Times New Roman" w:cs="Times New Roman"/>
          <w:kern w:val="0"/>
          <w:sz w:val="24"/>
          <w:szCs w:val="24"/>
          <w:highlight w:val="yellow"/>
        </w:rPr>
        <w:t>s</w:t>
      </w:r>
      <w:r w:rsidR="00671170" w:rsidRPr="00FE2650">
        <w:rPr>
          <w:rFonts w:ascii="Times New Roman" w:eastAsia="宋体" w:hAnsi="Times New Roman" w:cs="Times New Roman"/>
          <w:kern w:val="0"/>
          <w:sz w:val="24"/>
          <w:szCs w:val="24"/>
          <w:highlight w:val="yellow"/>
        </w:rPr>
        <w:t xml:space="preserve"> in transmission process, </w:t>
      </w:r>
      <w:r w:rsidR="008C11CC" w:rsidRPr="00FE2650">
        <w:rPr>
          <w:rFonts w:ascii="Times New Roman" w:eastAsia="宋体" w:hAnsi="Times New Roman" w:cs="Times New Roman"/>
          <w:kern w:val="0"/>
          <w:sz w:val="24"/>
          <w:szCs w:val="24"/>
          <w:highlight w:val="yellow"/>
        </w:rPr>
        <w:t xml:space="preserve">the </w:t>
      </w:r>
      <w:r w:rsidR="00671170" w:rsidRPr="00FE2650">
        <w:rPr>
          <w:rFonts w:ascii="Times New Roman" w:eastAsia="宋体" w:hAnsi="Times New Roman" w:cs="Times New Roman"/>
          <w:kern w:val="0"/>
          <w:sz w:val="24"/>
          <w:szCs w:val="24"/>
          <w:highlight w:val="yellow"/>
        </w:rPr>
        <w:t>time interval of tran</w:t>
      </w:r>
      <w:r w:rsidR="009E34DB" w:rsidRPr="00FE2650">
        <w:rPr>
          <w:rFonts w:ascii="Times New Roman" w:eastAsia="宋体" w:hAnsi="Times New Roman" w:cs="Times New Roman"/>
          <w:kern w:val="0"/>
          <w:sz w:val="24"/>
          <w:szCs w:val="24"/>
          <w:highlight w:val="yellow"/>
        </w:rPr>
        <w:t xml:space="preserve">smit a message should be </w:t>
      </w:r>
      <m:oMath>
        <m:r>
          <w:rPr>
            <w:rFonts w:ascii="Cambria Math" w:eastAsia="宋体" w:hAnsi="Cambria Math" w:cs="Times New Roman"/>
            <w:kern w:val="0"/>
            <w:sz w:val="24"/>
            <w:szCs w:val="24"/>
            <w:highlight w:val="yellow"/>
          </w:rPr>
          <m:t>τ=l⋅</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oMath>
      <w:r w:rsidR="009E34DB" w:rsidRPr="00FE2650">
        <w:rPr>
          <w:rFonts w:ascii="Times New Roman" w:eastAsia="宋体" w:hAnsi="Times New Roman" w:cs="Times New Roman" w:hint="eastAsia"/>
          <w:kern w:val="0"/>
          <w:sz w:val="24"/>
          <w:szCs w:val="24"/>
          <w:highlight w:val="yellow"/>
        </w:rPr>
        <w:t>,</w:t>
      </w:r>
      <w:r w:rsidR="009E34DB" w:rsidRPr="00FE2650">
        <w:rPr>
          <w:rFonts w:ascii="Times New Roman" w:eastAsia="宋体" w:hAnsi="Times New Roman" w:cs="Times New Roman"/>
          <w:kern w:val="0"/>
          <w:sz w:val="24"/>
          <w:szCs w:val="24"/>
          <w:highlight w:val="yellow"/>
        </w:rPr>
        <w:t xml:space="preserve"> where </w:t>
      </w:r>
      <m:oMath>
        <m:r>
          <w:rPr>
            <w:rFonts w:ascii="Cambria Math" w:eastAsia="宋体" w:hAnsi="Cambria Math" w:cs="Times New Roman"/>
            <w:kern w:val="0"/>
            <w:sz w:val="24"/>
            <w:szCs w:val="24"/>
            <w:highlight w:val="yellow"/>
          </w:rPr>
          <m:t>l</m:t>
        </m:r>
      </m:oMath>
      <w:r w:rsidR="009E34DB" w:rsidRPr="00FE2650">
        <w:rPr>
          <w:rFonts w:ascii="Times New Roman" w:eastAsia="宋体" w:hAnsi="Times New Roman" w:cs="Times New Roman" w:hint="eastAsia"/>
          <w:kern w:val="0"/>
          <w:sz w:val="24"/>
          <w:szCs w:val="24"/>
          <w:highlight w:val="yellow"/>
        </w:rPr>
        <w:t xml:space="preserve"> </w:t>
      </w:r>
      <w:r w:rsidR="009E34DB"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009E34DB" w:rsidRPr="00FE2650">
        <w:rPr>
          <w:rFonts w:ascii="Times New Roman" w:eastAsia="宋体" w:hAnsi="Times New Roman" w:cs="Times New Roman"/>
          <w:kern w:val="0"/>
          <w:sz w:val="24"/>
          <w:szCs w:val="24"/>
          <w:highlight w:val="yellow"/>
        </w:rPr>
        <w:t>number of packet</w:t>
      </w:r>
      <w:r w:rsidR="00DF1ADF" w:rsidRPr="00FE2650">
        <w:rPr>
          <w:rFonts w:ascii="Times New Roman" w:eastAsia="宋体" w:hAnsi="Times New Roman" w:cs="Times New Roman"/>
          <w:kern w:val="0"/>
          <w:sz w:val="24"/>
          <w:szCs w:val="24"/>
          <w:highlight w:val="yellow"/>
        </w:rPr>
        <w:t>s</w:t>
      </w:r>
      <w:r w:rsidR="009E34DB" w:rsidRPr="00FE2650">
        <w:rPr>
          <w:rFonts w:ascii="Times New Roman" w:eastAsia="宋体" w:hAnsi="Times New Roman" w:cs="Times New Roman"/>
          <w:kern w:val="0"/>
          <w:sz w:val="24"/>
          <w:szCs w:val="24"/>
          <w:highlight w:val="yellow"/>
        </w:rPr>
        <w:t xml:space="preserve"> of </w:t>
      </w:r>
      <w:r w:rsidR="008C11CC" w:rsidRPr="00FE2650">
        <w:rPr>
          <w:rFonts w:ascii="Times New Roman" w:eastAsia="宋体" w:hAnsi="Times New Roman" w:cs="Times New Roman"/>
          <w:kern w:val="0"/>
          <w:sz w:val="24"/>
          <w:szCs w:val="24"/>
          <w:highlight w:val="yellow"/>
        </w:rPr>
        <w:t xml:space="preserve">the </w:t>
      </w:r>
      <w:r w:rsidR="009E34DB" w:rsidRPr="00FE2650">
        <w:rPr>
          <w:rFonts w:ascii="Times New Roman" w:eastAsia="宋体" w:hAnsi="Times New Roman" w:cs="Times New Roman"/>
          <w:kern w:val="0"/>
          <w:sz w:val="24"/>
          <w:szCs w:val="24"/>
          <w:highlight w:val="yellow"/>
        </w:rPr>
        <w:t>message.</w:t>
      </w:r>
    </w:p>
    <w:p w14:paraId="0CC1E7D5" w14:textId="53F53C01" w:rsidR="00921F8A" w:rsidRPr="00FE2650" w:rsidRDefault="00D748F8" w:rsidP="00921F8A">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In our communication </w:t>
      </w:r>
      <w:r w:rsidR="00680D6B" w:rsidRPr="00FE2650">
        <w:rPr>
          <w:rFonts w:ascii="Times New Roman" w:eastAsia="宋体" w:hAnsi="Times New Roman" w:cs="Times New Roman"/>
          <w:kern w:val="0"/>
          <w:sz w:val="24"/>
          <w:szCs w:val="24"/>
          <w:highlight w:val="yellow"/>
        </w:rPr>
        <w:t>m</w:t>
      </w:r>
      <w:r w:rsidRPr="00FE2650">
        <w:rPr>
          <w:rFonts w:ascii="Times New Roman" w:eastAsia="宋体" w:hAnsi="Times New Roman" w:cs="Times New Roman"/>
          <w:kern w:val="0"/>
          <w:sz w:val="24"/>
          <w:szCs w:val="24"/>
          <w:highlight w:val="yellow"/>
        </w:rPr>
        <w:t xml:space="preserve">odel, </w:t>
      </w:r>
      <w:r w:rsidR="00342597" w:rsidRPr="00FE2650">
        <w:rPr>
          <w:rFonts w:ascii="Times New Roman" w:eastAsia="宋体" w:hAnsi="Times New Roman" w:cs="Times New Roman"/>
          <w:kern w:val="0"/>
          <w:sz w:val="24"/>
          <w:szCs w:val="24"/>
          <w:highlight w:val="yellow"/>
        </w:rPr>
        <w:t xml:space="preserve">each node </w:t>
      </w:r>
      <w:r w:rsidR="00981372" w:rsidRPr="00FE2650">
        <w:rPr>
          <w:rFonts w:ascii="Times New Roman" w:eastAsia="宋体" w:hAnsi="Times New Roman" w:cs="Times New Roman"/>
          <w:kern w:val="0"/>
          <w:sz w:val="24"/>
          <w:szCs w:val="24"/>
          <w:highlight w:val="yellow"/>
        </w:rPr>
        <w:t>compete</w:t>
      </w:r>
      <w:r w:rsidR="00DF1ADF" w:rsidRPr="00FE2650">
        <w:rPr>
          <w:rFonts w:ascii="Times New Roman" w:eastAsia="宋体" w:hAnsi="Times New Roman" w:cs="Times New Roman" w:hint="eastAsia"/>
          <w:kern w:val="0"/>
          <w:sz w:val="24"/>
          <w:szCs w:val="24"/>
          <w:highlight w:val="yellow"/>
        </w:rPr>
        <w:t>s</w:t>
      </w:r>
      <w:r w:rsidR="00981372" w:rsidRPr="00FE2650">
        <w:rPr>
          <w:rFonts w:ascii="Times New Roman" w:eastAsia="宋体" w:hAnsi="Times New Roman" w:cs="Times New Roman"/>
          <w:kern w:val="0"/>
          <w:sz w:val="24"/>
          <w:szCs w:val="24"/>
          <w:highlight w:val="yellow"/>
        </w:rPr>
        <w:t xml:space="preserve"> for accessing </w:t>
      </w:r>
      <w:r w:rsidR="008C11CC" w:rsidRPr="00FE2650">
        <w:rPr>
          <w:rFonts w:ascii="Times New Roman" w:eastAsia="宋体" w:hAnsi="Times New Roman" w:cs="Times New Roman"/>
          <w:kern w:val="0"/>
          <w:sz w:val="24"/>
          <w:szCs w:val="24"/>
          <w:highlight w:val="yellow"/>
        </w:rPr>
        <w:t xml:space="preserve">the </w:t>
      </w:r>
      <w:r w:rsidR="00981372" w:rsidRPr="00FE2650">
        <w:rPr>
          <w:rFonts w:ascii="Times New Roman" w:eastAsia="宋体" w:hAnsi="Times New Roman" w:cs="Times New Roman"/>
          <w:kern w:val="0"/>
          <w:sz w:val="24"/>
          <w:szCs w:val="24"/>
          <w:highlight w:val="yellow"/>
        </w:rPr>
        <w:t xml:space="preserve">channel </w:t>
      </w:r>
      <w:r w:rsidR="00921F8A" w:rsidRPr="00FE2650">
        <w:rPr>
          <w:rFonts w:ascii="Times New Roman" w:eastAsia="宋体" w:hAnsi="Times New Roman" w:cs="Times New Roman"/>
          <w:kern w:val="0"/>
          <w:sz w:val="24"/>
          <w:szCs w:val="24"/>
          <w:highlight w:val="yellow"/>
        </w:rPr>
        <w:t xml:space="preserve">to </w:t>
      </w:r>
      <w:r w:rsidR="00342597" w:rsidRPr="00FE2650">
        <w:rPr>
          <w:rFonts w:ascii="Times New Roman" w:eastAsia="宋体" w:hAnsi="Times New Roman" w:cs="Times New Roman"/>
          <w:kern w:val="0"/>
          <w:sz w:val="24"/>
          <w:szCs w:val="24"/>
          <w:highlight w:val="yellow"/>
        </w:rPr>
        <w:t>broadcast</w:t>
      </w:r>
      <w:r w:rsidR="00921F8A" w:rsidRPr="00FE2650">
        <w:rPr>
          <w:rFonts w:ascii="Times New Roman" w:eastAsia="宋体" w:hAnsi="Times New Roman" w:cs="Times New Roman"/>
          <w:kern w:val="0"/>
          <w:sz w:val="24"/>
          <w:szCs w:val="24"/>
          <w:highlight w:val="yellow"/>
        </w:rPr>
        <w:t xml:space="preserve"> messages over wireless channels</w:t>
      </w:r>
      <w:r w:rsidR="006753E1" w:rsidRPr="00FE2650">
        <w:rPr>
          <w:rFonts w:ascii="Times New Roman" w:eastAsia="宋体" w:hAnsi="Times New Roman" w:cs="Times New Roman"/>
          <w:kern w:val="0"/>
          <w:sz w:val="24"/>
          <w:szCs w:val="24"/>
          <w:highlight w:val="yellow"/>
        </w:rPr>
        <w:t>.</w:t>
      </w:r>
      <w:r w:rsidR="00921F8A" w:rsidRPr="00FE2650">
        <w:rPr>
          <w:rFonts w:ascii="Times New Roman" w:eastAsia="宋体" w:hAnsi="Times New Roman" w:cs="Times New Roman"/>
          <w:kern w:val="0"/>
          <w:sz w:val="24"/>
          <w:szCs w:val="24"/>
          <w:highlight w:val="yellow"/>
        </w:rPr>
        <w:t xml:space="preserve"> In channel contention process, </w:t>
      </w:r>
      <w:r w:rsidR="008C11CC" w:rsidRPr="00FE2650">
        <w:rPr>
          <w:rFonts w:ascii="Times New Roman" w:eastAsia="宋体" w:hAnsi="Times New Roman" w:cs="Times New Roman"/>
          <w:kern w:val="0"/>
          <w:sz w:val="24"/>
          <w:szCs w:val="24"/>
          <w:highlight w:val="yellow"/>
        </w:rPr>
        <w:t xml:space="preserve">the </w:t>
      </w:r>
      <w:r w:rsidR="0031365D" w:rsidRPr="00FE2650">
        <w:rPr>
          <w:rFonts w:ascii="Times New Roman" w:eastAsia="宋体" w:hAnsi="Times New Roman" w:cs="Times New Roman"/>
          <w:kern w:val="0"/>
          <w:sz w:val="24"/>
          <w:szCs w:val="24"/>
          <w:highlight w:val="yellow"/>
        </w:rPr>
        <w:t xml:space="preserve">transmission </w:t>
      </w:r>
      <w:r w:rsidR="00AF7962" w:rsidRPr="00FE2650">
        <w:rPr>
          <w:rFonts w:ascii="Times New Roman" w:eastAsia="宋体" w:hAnsi="Times New Roman" w:cs="Times New Roman"/>
          <w:kern w:val="0"/>
          <w:sz w:val="24"/>
          <w:szCs w:val="24"/>
          <w:highlight w:val="yellow"/>
        </w:rPr>
        <w:t xml:space="preserve">between nodes </w:t>
      </w:r>
      <w:r w:rsidR="0031365D" w:rsidRPr="00FE2650">
        <w:rPr>
          <w:rFonts w:ascii="Times New Roman" w:eastAsia="宋体" w:hAnsi="Times New Roman" w:cs="Times New Roman"/>
          <w:kern w:val="0"/>
          <w:sz w:val="24"/>
          <w:szCs w:val="24"/>
          <w:highlight w:val="yellow"/>
        </w:rPr>
        <w:t>will</w:t>
      </w:r>
      <w:r w:rsidR="00AF7962" w:rsidRPr="00FE2650">
        <w:rPr>
          <w:rFonts w:ascii="Times New Roman" w:eastAsia="宋体" w:hAnsi="Times New Roman" w:cs="Times New Roman"/>
          <w:kern w:val="0"/>
          <w:sz w:val="24"/>
          <w:szCs w:val="24"/>
          <w:highlight w:val="yellow"/>
        </w:rPr>
        <w:t xml:space="preserve"> fail if more than one node transmit</w:t>
      </w:r>
      <w:r w:rsidR="00DF1ADF" w:rsidRPr="00FE2650">
        <w:rPr>
          <w:rFonts w:ascii="Times New Roman" w:eastAsia="宋体" w:hAnsi="Times New Roman" w:cs="Times New Roman"/>
          <w:kern w:val="0"/>
          <w:sz w:val="24"/>
          <w:szCs w:val="24"/>
          <w:highlight w:val="yellow"/>
        </w:rPr>
        <w:t>s</w:t>
      </w:r>
      <w:r w:rsidR="00AF7962" w:rsidRPr="00FE2650">
        <w:rPr>
          <w:rFonts w:ascii="Times New Roman" w:eastAsia="宋体" w:hAnsi="Times New Roman" w:cs="Times New Roman"/>
          <w:kern w:val="0"/>
          <w:sz w:val="24"/>
          <w:szCs w:val="24"/>
          <w:highlight w:val="yellow"/>
        </w:rPr>
        <w:t xml:space="preserve"> in a same slot.</w:t>
      </w:r>
      <w:r w:rsidR="0031365D" w:rsidRPr="00FE2650">
        <w:rPr>
          <w:rFonts w:ascii="Times New Roman" w:eastAsia="宋体" w:hAnsi="Times New Roman" w:cs="Times New Roman"/>
          <w:kern w:val="0"/>
          <w:sz w:val="24"/>
          <w:szCs w:val="24"/>
          <w:highlight w:val="yellow"/>
        </w:rPr>
        <w:t xml:space="preserve"> </w:t>
      </w:r>
      <w:r w:rsidR="00D81915" w:rsidRPr="00FE2650">
        <w:rPr>
          <w:rFonts w:ascii="Times New Roman" w:eastAsia="宋体" w:hAnsi="Times New Roman" w:cs="Times New Roman"/>
          <w:kern w:val="0"/>
          <w:sz w:val="24"/>
          <w:szCs w:val="24"/>
          <w:highlight w:val="yellow"/>
        </w:rPr>
        <w:t>Channel</w:t>
      </w:r>
      <w:r w:rsidR="00921F8A" w:rsidRPr="00FE2650">
        <w:rPr>
          <w:rFonts w:ascii="Times New Roman" w:eastAsia="宋体" w:hAnsi="Times New Roman" w:cs="Times New Roman"/>
          <w:kern w:val="0"/>
          <w:sz w:val="24"/>
          <w:szCs w:val="24"/>
          <w:highlight w:val="yellow"/>
        </w:rPr>
        <w:t xml:space="preserve"> contention success probability</w:t>
      </w:r>
      <w:r w:rsidR="00921F8A" w:rsidRPr="00FE2650">
        <w:rPr>
          <w:rFonts w:ascii="Times New Roman" w:eastAsia="宋体" w:hAnsi="Times New Roman" w:cs="Times New Roman" w:hint="eastAsia"/>
          <w:kern w:val="0"/>
          <w:sz w:val="24"/>
          <w:szCs w:val="24"/>
          <w:highlight w:val="yellow"/>
        </w:rPr>
        <w:t xml:space="preserve"> </w:t>
      </w:r>
      <w:r w:rsidR="00921F8A" w:rsidRPr="00FE2650">
        <w:rPr>
          <w:rFonts w:ascii="Times New Roman" w:eastAsia="宋体" w:hAnsi="Times New Roman" w:cs="Times New Roman"/>
          <w:kern w:val="0"/>
          <w:sz w:val="24"/>
          <w:szCs w:val="24"/>
          <w:highlight w:val="yellow"/>
        </w:rPr>
        <w:t>can be expressed as</w:t>
      </w:r>
    </w:p>
    <w:p w14:paraId="4E43879E" w14:textId="16BDB612" w:rsidR="00D748F8" w:rsidRPr="00FE2650" w:rsidRDefault="00B57CDF" w:rsidP="00921F8A">
      <w:pPr>
        <w:spacing w:afterLines="100" w:after="312"/>
        <w:ind w:firstLine="420"/>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(N)=</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oMath>
      </m:oMathPara>
    </w:p>
    <w:p w14:paraId="70A0309B" w14:textId="197D7A60" w:rsidR="00DF52C9" w:rsidRPr="00FE2650" w:rsidRDefault="00921F8A" w:rsidP="00390198">
      <w:pPr>
        <w:spacing w:afterLines="100" w:after="312"/>
        <w:rPr>
          <w:ins w:id="9" w:author="Zhang Li" w:date="2022-07-02T15:54:00Z"/>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where</w:t>
      </w:r>
      <w:r w:rsidR="0031365D" w:rsidRPr="00FE2650">
        <w:rPr>
          <w:rFonts w:ascii="Times New Roman" w:eastAsia="宋体" w:hAnsi="Times New Roman" w:cs="Times New Roman"/>
          <w:kern w:val="0"/>
          <w:sz w:val="24"/>
          <w:szCs w:val="24"/>
          <w:highlight w:val="yellow"/>
        </w:rPr>
        <w:t xml:space="preserve"> </w:t>
      </w:r>
      <m:oMath>
        <m:r>
          <w:rPr>
            <w:rFonts w:ascii="Cambria Math" w:eastAsia="宋体" w:hAnsi="Cambria Math" w:cs="Times New Roman"/>
            <w:kern w:val="0"/>
            <w:sz w:val="24"/>
            <w:szCs w:val="24"/>
            <w:highlight w:val="yellow"/>
          </w:rPr>
          <m:t>N</m:t>
        </m:r>
      </m:oMath>
      <w:r w:rsidR="0031365D" w:rsidRPr="00FE2650">
        <w:rPr>
          <w:rFonts w:ascii="Times New Roman" w:eastAsia="宋体" w:hAnsi="Times New Roman" w:cs="Times New Roman" w:hint="eastAsia"/>
          <w:kern w:val="0"/>
          <w:sz w:val="24"/>
          <w:szCs w:val="24"/>
          <w:highlight w:val="yellow"/>
        </w:rPr>
        <w:t xml:space="preserve"> </w:t>
      </w:r>
      <w:r w:rsidR="0031365D"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0031365D" w:rsidRPr="00FE2650">
        <w:rPr>
          <w:rFonts w:ascii="Times New Roman" w:eastAsia="宋体" w:hAnsi="Times New Roman" w:cs="Times New Roman"/>
          <w:kern w:val="0"/>
          <w:sz w:val="24"/>
          <w:szCs w:val="24"/>
          <w:highlight w:val="yellow"/>
        </w:rPr>
        <w:t xml:space="preserve">number of consensus nodes, and </w:t>
      </w:r>
      <m:oMath>
        <m:r>
          <w:rPr>
            <w:rFonts w:ascii="Cambria Math" w:eastAsia="宋体" w:hAnsi="Cambria Math" w:cs="Times New Roman"/>
            <w:kern w:val="0"/>
            <w:sz w:val="24"/>
            <w:szCs w:val="24"/>
            <w:highlight w:val="yellow"/>
          </w:rPr>
          <m:t>p</m:t>
        </m:r>
      </m:oMath>
      <w:r w:rsidR="0031365D" w:rsidRPr="00FE2650">
        <w:rPr>
          <w:rFonts w:ascii="Times New Roman" w:eastAsia="宋体" w:hAnsi="Times New Roman" w:cs="Times New Roman" w:hint="eastAsia"/>
          <w:kern w:val="0"/>
          <w:sz w:val="24"/>
          <w:szCs w:val="24"/>
          <w:highlight w:val="yellow"/>
        </w:rPr>
        <w:t xml:space="preserve"> </w:t>
      </w:r>
      <w:r w:rsidR="0031365D" w:rsidRPr="00FE2650">
        <w:rPr>
          <w:rFonts w:ascii="Times New Roman" w:eastAsia="宋体" w:hAnsi="Times New Roman" w:cs="Times New Roman"/>
          <w:kern w:val="0"/>
          <w:sz w:val="24"/>
          <w:szCs w:val="24"/>
          <w:highlight w:val="yellow"/>
        </w:rPr>
        <w:t xml:space="preserve">is a constant transmit probability of each node. </w:t>
      </w:r>
    </w:p>
    <w:p w14:paraId="70B94982" w14:textId="7F5E8B0A" w:rsidR="0031365D" w:rsidRPr="00FE2650" w:rsidRDefault="0031365D" w:rsidP="0031365D">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During transmission process,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SNR ratio between nodes varies with </w:t>
      </w:r>
      <w:r w:rsidR="00A7170A" w:rsidRPr="00FE2650">
        <w:rPr>
          <w:rFonts w:ascii="Times New Roman" w:eastAsia="宋体" w:hAnsi="Times New Roman" w:cs="Times New Roman"/>
          <w:kern w:val="0"/>
          <w:sz w:val="24"/>
          <w:szCs w:val="24"/>
          <w:highlight w:val="yellow"/>
        </w:rPr>
        <w:t>a</w:t>
      </w:r>
      <w:r w:rsidR="008C11CC"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time-variant communication environment. When SNR ratio is less than a given target threshold,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communication between nodes is interrupted. Since </w:t>
      </w:r>
      <m:oMath>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e>
            </m:d>
          </m:e>
          <m:sup>
            <m:r>
              <m:rPr>
                <m:sty m:val="p"/>
              </m:rPr>
              <w:rPr>
                <w:rFonts w:ascii="Cambria Math" w:eastAsia="宋体" w:hAnsi="Cambria Math" w:cs="Times New Roman"/>
                <w:kern w:val="0"/>
                <w:sz w:val="24"/>
                <w:szCs w:val="24"/>
                <w:highlight w:val="yellow"/>
              </w:rPr>
              <m:t>2</m:t>
            </m:r>
          </m:sup>
        </m:sSup>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exponentially distributed,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SNR outrage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between</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nodes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expressed as follows</w:t>
      </w:r>
    </w:p>
    <w:p w14:paraId="66DECBE1" w14:textId="7E28B5B6" w:rsidR="00921F8A" w:rsidRPr="0099378B" w:rsidRDefault="00B57CDF" w:rsidP="00662CC6">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ϵ</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func>
            <m:funcPr>
              <m:ctrlPr>
                <w:rPr>
                  <w:rFonts w:ascii="Cambria Math" w:eastAsia="宋体" w:hAnsi="Cambria Math" w:cs="Times New Roman"/>
                  <w:kern w:val="0"/>
                  <w:sz w:val="24"/>
                  <w:szCs w:val="24"/>
                  <w:highlight w:val="yellow"/>
                </w:rPr>
              </m:ctrlPr>
            </m:funcPr>
            <m:fName>
              <m:r>
                <m:rPr>
                  <m:sty m:val="p"/>
                </m:rPr>
                <w:rPr>
                  <w:rFonts w:ascii="Cambria Math" w:eastAsia="宋体" w:hAnsi="Cambria Math" w:cs="Times New Roman"/>
                  <w:kern w:val="0"/>
                  <w:sz w:val="24"/>
                  <w:szCs w:val="24"/>
                  <w:highlight w:val="yellow"/>
                </w:rPr>
                <m:t>Pr</m:t>
              </m:r>
            </m:fName>
            <m:e>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SINR</m:t>
                  </m:r>
                  <m:d>
                    <m:dPr>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e>
                  </m:d>
                  <m:r>
                    <m:rPr>
                      <m:sty m:val="p"/>
                    </m:rPr>
                    <w:rPr>
                      <w:rFonts w:ascii="Cambria Math" w:eastAsia="宋体" w:hAnsi="Cambria Math" w:cs="Times New Roman"/>
                      <w:kern w:val="0"/>
                      <w:sz w:val="24"/>
                      <w:szCs w:val="24"/>
                      <w:highlight w:val="yellow"/>
                    </w:rPr>
                    <m:t>&lt;</m:t>
                  </m:r>
                  <m:r>
                    <w:rPr>
                      <w:rFonts w:ascii="Cambria Math" w:eastAsia="宋体" w:hAnsi="Cambria Math" w:cs="Times New Roman"/>
                      <w:kern w:val="0"/>
                      <w:sz w:val="24"/>
                      <w:szCs w:val="24"/>
                      <w:highlight w:val="yellow"/>
                    </w:rPr>
                    <m:t>β</m:t>
                  </m:r>
                </m:e>
              </m:d>
            </m:e>
          </m:func>
          <m:r>
            <m:rPr>
              <m:sty m:val="p"/>
            </m:rPr>
            <w:rPr>
              <w:rFonts w:ascii="Cambria Math" w:eastAsia="宋体" w:hAnsi="Cambria Math" w:cs="Times New Roman"/>
              <w:kern w:val="0"/>
              <w:sz w:val="24"/>
              <w:szCs w:val="24"/>
              <w:highlight w:val="yellow"/>
            </w:rPr>
            <m:t>= Pr</m:t>
          </m:r>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m:t>
                      </m:r>
                    </m:e>
                  </m:d>
                </m:e>
                <m:sup>
                  <m:r>
                    <m:rPr>
                      <m:sty m:val="p"/>
                    </m:rPr>
                    <w:rPr>
                      <w:rFonts w:ascii="Cambria Math" w:eastAsia="宋体" w:hAnsi="Cambria Math" w:cs="Times New Roman"/>
                      <w:kern w:val="0"/>
                      <w:sz w:val="24"/>
                      <w:szCs w:val="24"/>
                      <w:highlight w:val="yellow"/>
                    </w:rPr>
                    <m:t>2</m:t>
                  </m:r>
                </m:sup>
              </m:sSup>
              <m:r>
                <m:rPr>
                  <m:sty m:val="p"/>
                </m:rPr>
                <w:rPr>
                  <w:rFonts w:ascii="Cambria Math" w:eastAsia="宋体" w:hAnsi="Cambria Math" w:cs="Times New Roman"/>
                  <w:kern w:val="0"/>
                  <w:sz w:val="24"/>
                  <w:szCs w:val="24"/>
                  <w:highlight w:val="yellow"/>
                </w:rPr>
                <m:t>&lt;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e>
          </m:d>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r>
                <w:rPr>
                  <w:rFonts w:ascii="Cambria Math" w:eastAsia="宋体" w:hAnsi="Cambria Math" w:cs="Times New Roman"/>
                  <w:kern w:val="0"/>
                  <w:sz w:val="24"/>
                  <w:szCs w:val="24"/>
                  <w:highlight w:val="yellow"/>
                </w:rPr>
                <m:t>e</m:t>
              </m:r>
            </m:e>
            <m:sup>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sup>
          </m:sSup>
          <m:r>
            <m:rPr>
              <m:sty m:val="p"/>
            </m:rPr>
            <w:rPr>
              <w:rFonts w:ascii="Cambria Math" w:eastAsia="宋体" w:hAnsi="Cambria Math" w:cs="Times New Roman"/>
              <w:kern w:val="0"/>
              <w:sz w:val="24"/>
              <w:szCs w:val="24"/>
              <w:highlight w:val="yellow"/>
            </w:rPr>
            <m:t>.</m:t>
          </m:r>
        </m:oMath>
      </m:oMathPara>
    </w:p>
    <w:p w14:paraId="1CBE0BB2" w14:textId="498E039A"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minimum time slot</w:t>
      </w:r>
      <w:r w:rsidR="00FE64C3">
        <w:rPr>
          <w:rFonts w:ascii="Times New Roman" w:eastAsia="宋体" w:hAnsi="Times New Roman" w:cs="Times New Roman"/>
          <w:kern w:val="0"/>
          <w:sz w:val="24"/>
          <w:szCs w:val="24"/>
        </w:rPr>
        <w:t xml:space="preserve">s of contention process can be computed. We have </w:t>
      </w:r>
      <w:r w:rsidR="008C11CC">
        <w:rPr>
          <w:rFonts w:ascii="Times New Roman" w:eastAsia="宋体" w:hAnsi="Times New Roman" w:cs="Times New Roman"/>
          <w:kern w:val="0"/>
          <w:sz w:val="24"/>
          <w:szCs w:val="24"/>
        </w:rPr>
        <w:t xml:space="preserve">the </w:t>
      </w:r>
      <w:r w:rsidR="00FE64C3">
        <w:rPr>
          <w:rFonts w:ascii="Times New Roman" w:eastAsia="宋体" w:hAnsi="Times New Roman" w:cs="Times New Roman"/>
          <w:kern w:val="0"/>
          <w:sz w:val="24"/>
          <w:szCs w:val="24"/>
        </w:rPr>
        <w:t>following proposition.</w:t>
      </w:r>
    </w:p>
    <w:p w14:paraId="0D6D69D6" w14:textId="595760D6"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05FB7">
        <w:rPr>
          <w:rFonts w:ascii="Times New Roman" w:eastAsia="宋体" w:hAnsi="Times New Roman" w:cs="Times New Roman"/>
          <w:kern w:val="0"/>
          <w:sz w:val="24"/>
          <w:szCs w:val="24"/>
        </w:rPr>
        <w:t xml:space="preserve">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w:t>
      </w:r>
      <w:r w:rsidR="00A7170A">
        <w:rPr>
          <w:rFonts w:ascii="Times New Roman" w:eastAsia="宋体" w:hAnsi="Times New Roman" w:cs="Times New Roman"/>
          <w:kern w:val="0"/>
          <w:sz w:val="24"/>
          <w:szCs w:val="24"/>
        </w:rPr>
        <w:t xml:space="preserve">accessing </w:t>
      </w:r>
      <w:r>
        <w:rPr>
          <w:rFonts w:ascii="Times New Roman" w:eastAsia="宋体" w:hAnsi="Times New Roman" w:cs="Times New Roman"/>
          <w:kern w:val="0"/>
          <w:sz w:val="24"/>
          <w:szCs w:val="24"/>
        </w:rPr>
        <w:t xml:space="preserve">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contention process is</w:t>
      </w:r>
    </w:p>
    <w:p w14:paraId="04CEC3AB" w14:textId="6FEC4CFC" w:rsidR="00FE64C3" w:rsidRDefault="00B57CDF"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4959F8FC"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sidRPr="00FE2650">
        <w:rPr>
          <w:rFonts w:ascii="Times New Roman" w:eastAsia="宋体" w:hAnsi="Times New Roman" w:cs="Times New Roman"/>
          <w:kern w:val="0"/>
          <w:sz w:val="24"/>
          <w:szCs w:val="24"/>
          <w:highlight w:val="yellow"/>
        </w:rPr>
        <w:t xml:space="preserve">In a blockchain system,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total number of nodes is </w:t>
      </w:r>
      <m:oMath>
        <m:r>
          <w:rPr>
            <w:rFonts w:ascii="Cambria Math" w:eastAsia="宋体" w:hAnsi="Cambria Math" w:cs="Times New Roman"/>
            <w:kern w:val="0"/>
            <w:sz w:val="24"/>
            <w:szCs w:val="24"/>
            <w:highlight w:val="yellow"/>
          </w:rPr>
          <m:t>N</m:t>
        </m:r>
      </m:oMath>
      <w:r w:rsidR="00D81915" w:rsidRPr="00FE2650">
        <w:rPr>
          <w:rFonts w:ascii="Times New Roman" w:eastAsia="宋体" w:hAnsi="Times New Roman" w:cs="Times New Roman"/>
          <w:kern w:val="0"/>
          <w:sz w:val="24"/>
          <w:szCs w:val="24"/>
          <w:highlight w:val="yellow"/>
        </w:rPr>
        <w:t xml:space="preserve">, and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w:t>
      </w:r>
      <w:r w:rsidR="00A7170A" w:rsidRPr="00FE2650">
        <w:rPr>
          <w:rFonts w:ascii="Times New Roman" w:eastAsia="宋体" w:hAnsi="Times New Roman" w:cs="Times New Roman"/>
          <w:kern w:val="0"/>
          <w:sz w:val="24"/>
          <w:szCs w:val="24"/>
          <w:highlight w:val="yellow"/>
        </w:rPr>
        <w:t>compete</w:t>
      </w:r>
      <w:r w:rsidR="00D81915" w:rsidRPr="00FE2650">
        <w:rPr>
          <w:rFonts w:ascii="Times New Roman" w:eastAsia="宋体" w:hAnsi="Times New Roman" w:cs="Times New Roman"/>
          <w:kern w:val="0"/>
          <w:sz w:val="24"/>
          <w:szCs w:val="24"/>
          <w:highlight w:val="yellow"/>
        </w:rPr>
        <w:t xml:space="preserve"> probability of each node is </w:t>
      </w:r>
      <m:oMath>
        <m:r>
          <w:rPr>
            <w:rFonts w:ascii="Cambria Math" w:eastAsia="宋体" w:hAnsi="Cambria Math" w:cs="Times New Roman"/>
            <w:kern w:val="0"/>
            <w:sz w:val="24"/>
            <w:szCs w:val="24"/>
            <w:highlight w:val="yellow"/>
          </w:rPr>
          <m:t>p</m:t>
        </m:r>
      </m:oMath>
      <w:r w:rsidR="00D81915" w:rsidRPr="00FE2650">
        <w:rPr>
          <w:rFonts w:ascii="Times New Roman" w:eastAsia="宋体" w:hAnsi="Times New Roman" w:cs="Times New Roman" w:hint="eastAsia"/>
          <w:kern w:val="0"/>
          <w:sz w:val="24"/>
          <w:szCs w:val="24"/>
          <w:highlight w:val="yellow"/>
        </w:rPr>
        <w:t>.</w:t>
      </w:r>
      <w:r w:rsidR="009E3842" w:rsidRPr="00FE2650">
        <w:rPr>
          <w:rFonts w:ascii="Times New Roman" w:eastAsia="宋体" w:hAnsi="Times New Roman" w:cs="Times New Roman"/>
          <w:kern w:val="0"/>
          <w:sz w:val="24"/>
          <w:szCs w:val="24"/>
          <w:highlight w:val="yellow"/>
        </w:rPr>
        <w:t xml:space="preserve"> Then,</w:t>
      </w:r>
      <w:r w:rsidR="00D81915"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contention success probability </w:t>
      </w:r>
      <w:r w:rsidR="009E3842" w:rsidRPr="00FE2650">
        <w:rPr>
          <w:rFonts w:ascii="Times New Roman" w:eastAsia="宋体" w:hAnsi="Times New Roman" w:cs="Times New Roman"/>
          <w:kern w:val="0"/>
          <w:sz w:val="24"/>
          <w:szCs w:val="24"/>
          <w:highlight w:val="yellow"/>
        </w:rPr>
        <w:t xml:space="preserve">should be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sidR="00FE2650">
        <w:rPr>
          <w:rFonts w:ascii="Times New Roman" w:eastAsia="宋体" w:hAnsi="Times New Roman" w:cs="Times New Roman"/>
          <w:kern w:val="0"/>
          <w:sz w:val="24"/>
          <w:szCs w:val="24"/>
        </w:rPr>
        <w:t>(</w:t>
      </w:r>
      <w:r w:rsidR="00111D76">
        <w:rPr>
          <w:rFonts w:ascii="Times New Roman" w:eastAsia="宋体" w:hAnsi="Times New Roman" w:cs="Times New Roman" w:hint="eastAsia"/>
          <w:kern w:val="0"/>
          <w:sz w:val="24"/>
          <w:szCs w:val="24"/>
        </w:rPr>
        <w:t>式子加上编号直接引用</w:t>
      </w:r>
      <w:r w:rsidR="00FE2650">
        <w:rPr>
          <w:rFonts w:ascii="Times New Roman" w:eastAsia="宋体" w:hAnsi="Times New Roman" w:cs="Times New Roman"/>
          <w:kern w:val="0"/>
          <w:sz w:val="24"/>
          <w:szCs w:val="24"/>
        </w:rPr>
        <w:t>)</w:t>
      </w:r>
      <w:r w:rsid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number of</w:t>
      </w:r>
      <w:r w:rsidR="00111D76" w:rsidRPr="00111D76">
        <w:rPr>
          <w:rFonts w:ascii="Times New Roman" w:eastAsia="宋体" w:hAnsi="Times New Roman" w:cs="Times New Roman"/>
          <w:kern w:val="0"/>
          <w:sz w:val="24"/>
          <w:szCs w:val="24"/>
        </w:rPr>
        <w:t xml:space="preserve"> </w:t>
      </w:r>
      <w:r w:rsidR="00111D76">
        <w:rPr>
          <w:rFonts w:ascii="Times New Roman" w:eastAsia="宋体" w:hAnsi="Times New Roman" w:cs="Times New Roman"/>
          <w:kern w:val="0"/>
          <w:sz w:val="24"/>
          <w:szCs w:val="24"/>
        </w:rPr>
        <w:t>required</w:t>
      </w:r>
      <w:r>
        <w:rPr>
          <w:rFonts w:ascii="Times New Roman" w:eastAsia="宋体" w:hAnsi="Times New Roman" w:cs="Times New Roman"/>
          <w:kern w:val="0"/>
          <w:sz w:val="24"/>
          <w:szCs w:val="24"/>
        </w:rPr>
        <w:t xml:space="preserve"> time slots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minimum value such that</w:t>
      </w:r>
    </w:p>
    <w:p w14:paraId="06EECBE3" w14:textId="73D2A38D" w:rsidR="0048540A" w:rsidRPr="0048540A" w:rsidRDefault="00B57CDF"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oMath>
      </m:oMathPara>
    </w:p>
    <w:p w14:paraId="7EDD7906" w14:textId="33D37236"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B57CDF"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2C449AFD"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We can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proposition.</w:t>
      </w:r>
    </w:p>
    <w:p w14:paraId="11EA8E9E" w14:textId="500A9BBA"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B57CDF"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00909F5A"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node and its maximum distance target node.</w:t>
      </w:r>
    </w:p>
    <w:p w14:paraId="2553CFA6" w14:textId="747F9086"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message will be sent repeat</w:t>
      </w:r>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 xml:space="preserve">ly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w:t>
      </w:r>
      <w:r w:rsidR="008C11CC">
        <w:rPr>
          <w:rFonts w:ascii="Times New Roman" w:eastAsia="宋体" w:hAnsi="Times New Roman" w:cs="Times New Roman"/>
          <w:kern w:val="0"/>
          <w:sz w:val="24"/>
          <w:szCs w:val="24"/>
        </w:rPr>
        <w:t xml:space="preserve">the </w:t>
      </w:r>
      <w:r w:rsidR="003C3AE5">
        <w:rPr>
          <w:rFonts w:ascii="Times New Roman" w:eastAsia="宋体" w:hAnsi="Times New Roman" w:cs="Times New Roman"/>
          <w:kern w:val="0"/>
          <w:sz w:val="24"/>
          <w:szCs w:val="24"/>
        </w:rPr>
        <w:t xml:space="preserve">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428B6FAB"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two nodes.</w:t>
      </w:r>
      <w:r w:rsidR="00577181">
        <w:rPr>
          <w:rFonts w:ascii="Times New Roman" w:eastAsia="宋体" w:hAnsi="Times New Roman" w:cs="Times New Roman"/>
          <w:kern w:val="0"/>
          <w:sz w:val="24"/>
          <w:szCs w:val="24"/>
        </w:rPr>
        <w:t xml:space="preserve"> Then, </w:t>
      </w:r>
      <w:r w:rsidR="008C11CC">
        <w:rPr>
          <w:rFonts w:ascii="Times New Roman" w:eastAsia="宋体" w:hAnsi="Times New Roman" w:cs="Times New Roman"/>
          <w:kern w:val="0"/>
          <w:sz w:val="24"/>
          <w:szCs w:val="24"/>
        </w:rPr>
        <w:t xml:space="preserve">the </w:t>
      </w:r>
      <w:r w:rsidR="00577181">
        <w:rPr>
          <w:rFonts w:ascii="Times New Roman" w:eastAsia="宋体" w:hAnsi="Times New Roman" w:cs="Times New Roman"/>
          <w:kern w:val="0"/>
          <w:sz w:val="24"/>
          <w:szCs w:val="24"/>
        </w:rPr>
        <w:t>broadcast outage probability bounded as</w:t>
      </w:r>
    </w:p>
    <w:p w14:paraId="4F4755DE" w14:textId="0C83F5B3" w:rsidR="00577181" w:rsidRPr="001D5408" w:rsidRDefault="00B57CDF"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37515C2E"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sidR="005D4C31">
        <w:rPr>
          <w:rFonts w:ascii="Times New Roman" w:eastAsia="宋体" w:hAnsi="Times New Roman" w:cs="Times New Roman"/>
          <w:kern w:val="0"/>
          <w:sz w:val="24"/>
          <w:szCs w:val="24"/>
        </w:rPr>
        <w:t xml:space="preserve">source </w:t>
      </w:r>
      <w:r>
        <w:rPr>
          <w:rFonts w:ascii="Times New Roman" w:eastAsia="宋体" w:hAnsi="Times New Roman" w:cs="Times New Roman"/>
          <w:kern w:val="0"/>
          <w:sz w:val="24"/>
          <w:szCs w:val="24"/>
        </w:rPr>
        <w:t>node and its maximum distance target node.</w:t>
      </w:r>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w:t>
      </w:r>
      <w:r w:rsidR="008C11CC">
        <w:rPr>
          <w:rFonts w:ascii="Times New Roman" w:eastAsia="宋体" w:hAnsi="Times New Roman" w:cs="Times New Roman"/>
          <w:kern w:val="0"/>
          <w:sz w:val="24"/>
          <w:szCs w:val="24"/>
        </w:rPr>
        <w:t xml:space="preserve">the </w:t>
      </w:r>
      <w:r w:rsidR="001D5408">
        <w:rPr>
          <w:rFonts w:ascii="Times New Roman" w:eastAsia="宋体" w:hAnsi="Times New Roman" w:cs="Times New Roman"/>
          <w:kern w:val="0"/>
          <w:sz w:val="24"/>
          <w:szCs w:val="24"/>
        </w:rPr>
        <w:t xml:space="preserve">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r w:rsidR="005D4C31">
        <w:rPr>
          <w:rFonts w:ascii="Times New Roman" w:eastAsia="宋体" w:hAnsi="Times New Roman" w:cs="Times New Roman"/>
          <w:kern w:val="0"/>
          <w:sz w:val="24"/>
          <w:szCs w:val="24"/>
        </w:rPr>
        <w:t xml:space="preserve">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as</w:t>
      </w:r>
    </w:p>
    <w:p w14:paraId="633EB2F6" w14:textId="6F4B50D5" w:rsidR="0063239C" w:rsidRPr="00E3343F" w:rsidRDefault="00B57CDF"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6BD3392E"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performance of SWIB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consensus success probability under wireless networks with unstable and unreliable channel in this subsection.</w:t>
      </w:r>
    </w:p>
    <w:p w14:paraId="648FEB16" w14:textId="01BC3E60"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 xml:space="preserve">recovers </w:t>
      </w:r>
      <w:r w:rsidR="005D4C31">
        <w:rPr>
          <w:rFonts w:ascii="Times New Roman" w:eastAsia="宋体" w:hAnsi="Times New Roman" w:cs="Times New Roman"/>
          <w:kern w:val="0"/>
          <w:sz w:val="24"/>
          <w:szCs w:val="24"/>
        </w:rPr>
        <w:t xml:space="preserve">a </w:t>
      </w:r>
      <w:r w:rsidR="00DF1ADF">
        <w:rPr>
          <w:rFonts w:ascii="Times New Roman" w:eastAsia="宋体" w:hAnsi="Times New Roman" w:cs="Times New Roman"/>
          <w:kern w:val="0"/>
          <w:sz w:val="24"/>
          <w:szCs w:val="24"/>
        </w:rPr>
        <w:t>full signature</w:t>
      </w:r>
      <w:r w:rsidR="005406CD">
        <w:rPr>
          <w:rFonts w:ascii="Times New Roman" w:eastAsia="宋体" w:hAnsi="Times New Roman" w:cs="Times New Roman"/>
          <w:kern w:val="0"/>
          <w:sz w:val="24"/>
          <w:szCs w:val="24"/>
        </w:rPr>
        <w:t xml:space="preserve"> in </w:t>
      </w:r>
      <w:r w:rsidR="005D4C31">
        <w:rPr>
          <w:rFonts w:ascii="Times New Roman" w:eastAsia="宋体" w:hAnsi="Times New Roman" w:cs="Times New Roman"/>
          <w:kern w:val="0"/>
          <w:sz w:val="24"/>
          <w:szCs w:val="24"/>
        </w:rPr>
        <w:t xml:space="preserve">a </w:t>
      </w:r>
      <w:r w:rsidR="005406CD">
        <w:rPr>
          <w:rFonts w:ascii="Times New Roman" w:eastAsia="宋体" w:hAnsi="Times New Roman" w:cs="Times New Roman"/>
          <w:kern w:val="0"/>
          <w:sz w:val="24"/>
          <w:szCs w:val="24"/>
        </w:rPr>
        <w:t>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following consensus success probability of SWIB.</w:t>
      </w:r>
    </w:p>
    <w:p w14:paraId="003A9060" w14:textId="2DB1A305"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For a given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of our protocol is lower bounded as</w:t>
      </w:r>
    </w:p>
    <w:p w14:paraId="61C15D22" w14:textId="003F8243" w:rsidR="005406CD" w:rsidRDefault="00B57CDF"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5A225C73"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7B0C8F">
        <w:rPr>
          <w:rFonts w:ascii="Times New Roman" w:eastAsia="宋体" w:hAnsi="Times New Roman" w:cs="Times New Roman"/>
          <w:kern w:val="0"/>
          <w:sz w:val="24"/>
          <w:szCs w:val="24"/>
        </w:rPr>
        <w:t>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077D2A">
        <w:rPr>
          <w:rFonts w:ascii="Times New Roman" w:eastAsia="宋体" w:hAnsi="Times New Roman" w:cs="Times New Roman"/>
          <w:kern w:val="0"/>
          <w:sz w:val="24"/>
          <w:szCs w:val="24"/>
        </w:rPr>
        <w:t xml:space="preserve">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269ED005"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 xml:space="preserve">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w:t>
      </w:r>
      <w:r w:rsidR="0037667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376670">
        <w:rPr>
          <w:rFonts w:ascii="Times New Roman" w:eastAsia="宋体" w:hAnsi="Times New Roman" w:cs="Times New Roman" w:hint="eastAsia"/>
          <w:kern w:val="0"/>
          <w:sz w:val="24"/>
          <w:szCs w:val="24"/>
        </w:rPr>
        <w:t xml:space="preserve"> </w:t>
      </w:r>
      <w:r w:rsidR="00376670">
        <w:rPr>
          <w:rFonts w:ascii="Times New Roman" w:eastAsia="宋体" w:hAnsi="Times New Roman" w:cs="Times New Roman"/>
          <w:kern w:val="0"/>
          <w:sz w:val="24"/>
          <w:szCs w:val="24"/>
        </w:rPr>
        <w:t>be the probability that a node is faulty.</w:t>
      </w:r>
      <w:r w:rsidR="00376670">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648D2BA8" w:rsidR="0086293E" w:rsidRDefault="00B57CDF"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2CDDA539"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327E56">
        <w:rPr>
          <w:rFonts w:ascii="Times New Roman" w:eastAsia="宋体" w:hAnsi="Times New Roman" w:cs="Times New Roman"/>
          <w:kern w:val="0"/>
          <w:sz w:val="24"/>
          <w:szCs w:val="24"/>
        </w:rPr>
        <w:t xml:space="preserve">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aggregated failure probability of</w:t>
      </w:r>
      <w:r w:rsidR="00A7736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77361">
        <w:rPr>
          <w:rFonts w:ascii="Times New Roman" w:eastAsia="宋体" w:hAnsi="Times New Roman" w:cs="Times New Roman"/>
          <w:kern w:val="0"/>
          <w:sz w:val="24"/>
          <w:szCs w:val="24"/>
        </w:rPr>
        <w:t>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1C011F70" w:rsidR="00327E56" w:rsidRPr="00327E56" w:rsidRDefault="00B57CDF"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23AD83C7"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 xml:space="preserve">recover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 xml:space="preserve">signature, </w:t>
      </w:r>
      <w:r w:rsidR="005D4C31">
        <w:rPr>
          <w:rFonts w:ascii="Times New Roman" w:eastAsia="宋体" w:hAnsi="Times New Roman" w:cs="Times New Roman"/>
          <w:kern w:val="0"/>
          <w:sz w:val="24"/>
          <w:szCs w:val="24"/>
        </w:rPr>
        <w:t>a</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process will be interrupted.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is calculated as</w:t>
      </w:r>
    </w:p>
    <w:p w14:paraId="144315A9" w14:textId="52C9B0DC" w:rsidR="00AD6565" w:rsidRPr="002B37AE" w:rsidRDefault="00B57CDF"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7DE5091C"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0438B7A5"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consensus latency is defined as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from a block proposal to its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computing time is negligible as compared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3F4F597E"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contention latency of should be calculated as follows</w:t>
      </w:r>
    </w:p>
    <w:p w14:paraId="23C4E524" w14:textId="3690FB47" w:rsidR="00E70815" w:rsidRPr="00B177DB" w:rsidRDefault="00B57CDF"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647423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time interval of a slot.</w:t>
      </w:r>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 xml:space="preserve">Transmission latency is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8C11CC">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SWIB is expressed as</w:t>
      </w:r>
    </w:p>
    <w:p w14:paraId="6AA757DC" w14:textId="3609F66F" w:rsidR="005406CD" w:rsidRPr="00641646" w:rsidRDefault="00B57CDF"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1A5BAABF"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can be computed as follows:</w:t>
      </w:r>
    </w:p>
    <w:p w14:paraId="3DF3EAF0" w14:textId="3B951F3D" w:rsidR="00B177DB" w:rsidRPr="00B177DB" w:rsidRDefault="00B57CDF"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4A54865F" w14:textId="365E769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under jamming attack.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60F8413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5C3F6148"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lastRenderedPageBreak/>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w:t>
      </w:r>
      <w:r w:rsidR="00FB218C">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time slots of running our protocol runs under jamming attack is calculated as</w:t>
      </w:r>
    </w:p>
    <w:p w14:paraId="1CC18ECD" w14:textId="77777777" w:rsidR="00D142A0" w:rsidRPr="005C0F97" w:rsidRDefault="00D142A0" w:rsidP="00D142A0">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48901C79" w14:textId="360E9002"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5BA12B2B" w14:textId="77777777" w:rsidR="00D142A0" w:rsidRPr="00D04290" w:rsidRDefault="00B57CDF" w:rsidP="00D142A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65CDA218" w14:textId="7D5CABD4"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EC7637">
        <w:rPr>
          <w:rFonts w:ascii="Times New Roman" w:eastAsia="宋体" w:hAnsi="Times New Roman" w:cs="Times New Roman"/>
          <w:kern w:val="0"/>
          <w:sz w:val="24"/>
          <w:szCs w:val="24"/>
        </w:rPr>
        <w:t xml:space="preserve"> and</w:t>
      </w:r>
      <w:r w:rsidR="00850C98">
        <w:rPr>
          <w:rFonts w:ascii="Times New Roman" w:eastAsia="宋体" w:hAnsi="Times New Roman" w:cs="Times New Roman"/>
          <w:kern w:val="0"/>
          <w:sz w:val="24"/>
          <w:szCs w:val="24"/>
        </w:rPr>
        <w:t xml:space="preserve"> system</w:t>
      </w:r>
      <w:r w:rsidR="00EC7637">
        <w:rPr>
          <w:rFonts w:ascii="Times New Roman" w:eastAsia="宋体" w:hAnsi="Times New Roman" w:cs="Times New Roman"/>
          <w:kern w:val="0"/>
          <w:sz w:val="24"/>
          <w:szCs w:val="24"/>
        </w:rPr>
        <w:t xml:space="preserve"> timeout duration</w:t>
      </w:r>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3D2199">
      <w:pPr>
        <w:pStyle w:val="1"/>
        <w:numPr>
          <w:ilvl w:val="0"/>
          <w:numId w:val="32"/>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the impacts of weighs in node stability, the consensus success probability of SWIB</w:t>
      </w:r>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仿真中理论指标与实际指标要做对比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2.4GHz.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lastRenderedPageBreak/>
        <w:t xml:space="preserve">6.1 </w:t>
      </w:r>
      <w:bookmarkEnd w:id="10"/>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SWIB with PBFT.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ies of the SWIB and PBFT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y of SWIB is bigger than that of PBFT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r w:rsidR="00D62BE8">
        <w:rPr>
          <w:rFonts w:ascii="Times New Roman" w:eastAsia="宋体" w:hAnsi="Times New Roman" w:cs="Times New Roman"/>
          <w:kern w:val="0"/>
          <w:sz w:val="24"/>
          <w:szCs w:val="24"/>
        </w:rPr>
        <w:t xml:space="preserve">SWIB has higher consensus success probability than </w:t>
      </w:r>
      <w:r w:rsidR="00D62BE8">
        <w:rPr>
          <w:rFonts w:ascii="Times New Roman" w:eastAsia="宋体" w:hAnsi="Times New Roman" w:cs="Times New Roman" w:hint="eastAsia"/>
          <w:kern w:val="0"/>
          <w:sz w:val="24"/>
          <w:szCs w:val="24"/>
        </w:rPr>
        <w:t>PBFT</w:t>
      </w:r>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r w:rsidR="00D51F85">
        <w:rPr>
          <w:rFonts w:ascii="Times New Roman" w:eastAsia="宋体" w:hAnsi="Times New Roman" w:cs="Times New Roman" w:hint="eastAsia"/>
          <w:kern w:val="0"/>
          <w:sz w:val="24"/>
          <w:szCs w:val="24"/>
        </w:rPr>
        <w:t>PBFT</w:t>
      </w:r>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lastRenderedPageBreak/>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r w:rsidR="003D2199">
        <w:rPr>
          <w:rFonts w:ascii="Times New Roman" w:eastAsia="宋体" w:hAnsi="Times New Roman" w:cs="Times New Roman"/>
          <w:kern w:val="0"/>
          <w:sz w:val="24"/>
          <w:szCs w:val="24"/>
        </w:rPr>
        <w:t>SWIB</w:t>
      </w:r>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performance of SWIB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3D2199">
      <w:pPr>
        <w:pStyle w:val="1"/>
        <w:numPr>
          <w:ilvl w:val="0"/>
          <w:numId w:val="3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DBE1" w14:textId="77777777" w:rsidR="00B57CDF" w:rsidRDefault="00B57CDF" w:rsidP="005406CD">
      <w:r>
        <w:separator/>
      </w:r>
    </w:p>
  </w:endnote>
  <w:endnote w:type="continuationSeparator" w:id="0">
    <w:p w14:paraId="3434FEBC" w14:textId="77777777" w:rsidR="00B57CDF" w:rsidRDefault="00B57CDF"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69A57" w14:textId="77777777" w:rsidR="00B57CDF" w:rsidRDefault="00B57CDF" w:rsidP="005406CD">
      <w:r>
        <w:separator/>
      </w:r>
    </w:p>
  </w:footnote>
  <w:footnote w:type="continuationSeparator" w:id="0">
    <w:p w14:paraId="03A9304B" w14:textId="77777777" w:rsidR="00B57CDF" w:rsidRDefault="00B57CDF"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20CE1"/>
    <w:rsid w:val="00020F67"/>
    <w:rsid w:val="0002244F"/>
    <w:rsid w:val="00023ECD"/>
    <w:rsid w:val="000241E1"/>
    <w:rsid w:val="00024A4B"/>
    <w:rsid w:val="00027BDF"/>
    <w:rsid w:val="00030128"/>
    <w:rsid w:val="00036AF6"/>
    <w:rsid w:val="000378D9"/>
    <w:rsid w:val="00043B2B"/>
    <w:rsid w:val="0005707B"/>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72FF"/>
    <w:rsid w:val="000A3BA0"/>
    <w:rsid w:val="000A4BE8"/>
    <w:rsid w:val="000A7BB0"/>
    <w:rsid w:val="000B3A6C"/>
    <w:rsid w:val="000C1559"/>
    <w:rsid w:val="000C16E3"/>
    <w:rsid w:val="000C27B5"/>
    <w:rsid w:val="000C4205"/>
    <w:rsid w:val="000C6960"/>
    <w:rsid w:val="000D35E9"/>
    <w:rsid w:val="000D445D"/>
    <w:rsid w:val="000E1757"/>
    <w:rsid w:val="000E1D7A"/>
    <w:rsid w:val="000E4989"/>
    <w:rsid w:val="000F4D73"/>
    <w:rsid w:val="00111755"/>
    <w:rsid w:val="001118C3"/>
    <w:rsid w:val="00111D76"/>
    <w:rsid w:val="001213EF"/>
    <w:rsid w:val="0012155B"/>
    <w:rsid w:val="00124944"/>
    <w:rsid w:val="00124D11"/>
    <w:rsid w:val="00130928"/>
    <w:rsid w:val="00130DC3"/>
    <w:rsid w:val="001313F3"/>
    <w:rsid w:val="001318EE"/>
    <w:rsid w:val="0013429C"/>
    <w:rsid w:val="001445EE"/>
    <w:rsid w:val="0014469D"/>
    <w:rsid w:val="00144880"/>
    <w:rsid w:val="00144B50"/>
    <w:rsid w:val="001502B5"/>
    <w:rsid w:val="00151DD6"/>
    <w:rsid w:val="001550AD"/>
    <w:rsid w:val="00155D45"/>
    <w:rsid w:val="00162006"/>
    <w:rsid w:val="001666CD"/>
    <w:rsid w:val="00175152"/>
    <w:rsid w:val="0018246B"/>
    <w:rsid w:val="00183C43"/>
    <w:rsid w:val="00190792"/>
    <w:rsid w:val="00191384"/>
    <w:rsid w:val="00191ED3"/>
    <w:rsid w:val="00192831"/>
    <w:rsid w:val="00193F61"/>
    <w:rsid w:val="00197B6C"/>
    <w:rsid w:val="001A49A7"/>
    <w:rsid w:val="001B0D3B"/>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F4846"/>
    <w:rsid w:val="00201001"/>
    <w:rsid w:val="00203F77"/>
    <w:rsid w:val="00205481"/>
    <w:rsid w:val="002063BB"/>
    <w:rsid w:val="00210F9A"/>
    <w:rsid w:val="00211353"/>
    <w:rsid w:val="00213036"/>
    <w:rsid w:val="002146A3"/>
    <w:rsid w:val="00221A05"/>
    <w:rsid w:val="00221F40"/>
    <w:rsid w:val="00223076"/>
    <w:rsid w:val="00226C8C"/>
    <w:rsid w:val="002451D0"/>
    <w:rsid w:val="00246D6C"/>
    <w:rsid w:val="00247124"/>
    <w:rsid w:val="00251039"/>
    <w:rsid w:val="00252E73"/>
    <w:rsid w:val="00252F33"/>
    <w:rsid w:val="00253FE6"/>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E1DD7"/>
    <w:rsid w:val="002E609D"/>
    <w:rsid w:val="002E7DEC"/>
    <w:rsid w:val="002F0391"/>
    <w:rsid w:val="002F382F"/>
    <w:rsid w:val="00302905"/>
    <w:rsid w:val="00304971"/>
    <w:rsid w:val="00310183"/>
    <w:rsid w:val="00312A63"/>
    <w:rsid w:val="0031365D"/>
    <w:rsid w:val="003268D6"/>
    <w:rsid w:val="0032773F"/>
    <w:rsid w:val="00327E56"/>
    <w:rsid w:val="003316FC"/>
    <w:rsid w:val="00335D9E"/>
    <w:rsid w:val="00337007"/>
    <w:rsid w:val="00337A09"/>
    <w:rsid w:val="00340030"/>
    <w:rsid w:val="0034132A"/>
    <w:rsid w:val="00342597"/>
    <w:rsid w:val="00344DB7"/>
    <w:rsid w:val="00351CE3"/>
    <w:rsid w:val="00357068"/>
    <w:rsid w:val="00357721"/>
    <w:rsid w:val="00376542"/>
    <w:rsid w:val="00376670"/>
    <w:rsid w:val="0038357A"/>
    <w:rsid w:val="00390198"/>
    <w:rsid w:val="00390F7E"/>
    <w:rsid w:val="003A100E"/>
    <w:rsid w:val="003A7BD1"/>
    <w:rsid w:val="003B2A4D"/>
    <w:rsid w:val="003B2E7B"/>
    <w:rsid w:val="003B6918"/>
    <w:rsid w:val="003C2A4C"/>
    <w:rsid w:val="003C30C9"/>
    <w:rsid w:val="003C3AE5"/>
    <w:rsid w:val="003C4855"/>
    <w:rsid w:val="003C52C1"/>
    <w:rsid w:val="003C554E"/>
    <w:rsid w:val="003D087D"/>
    <w:rsid w:val="003D128E"/>
    <w:rsid w:val="003D2199"/>
    <w:rsid w:val="003D35A6"/>
    <w:rsid w:val="003E68C8"/>
    <w:rsid w:val="003E6997"/>
    <w:rsid w:val="003E7B9A"/>
    <w:rsid w:val="003F2F4E"/>
    <w:rsid w:val="003F4319"/>
    <w:rsid w:val="003F58C0"/>
    <w:rsid w:val="003F74D1"/>
    <w:rsid w:val="00400A73"/>
    <w:rsid w:val="00403216"/>
    <w:rsid w:val="00406F78"/>
    <w:rsid w:val="00407A49"/>
    <w:rsid w:val="00407F0C"/>
    <w:rsid w:val="004119B0"/>
    <w:rsid w:val="0041355F"/>
    <w:rsid w:val="00416EA4"/>
    <w:rsid w:val="00417331"/>
    <w:rsid w:val="00417FD5"/>
    <w:rsid w:val="00421234"/>
    <w:rsid w:val="004223CA"/>
    <w:rsid w:val="004256DD"/>
    <w:rsid w:val="00427BDB"/>
    <w:rsid w:val="00434D61"/>
    <w:rsid w:val="00435144"/>
    <w:rsid w:val="00441D59"/>
    <w:rsid w:val="00442BC8"/>
    <w:rsid w:val="004443C2"/>
    <w:rsid w:val="00450E19"/>
    <w:rsid w:val="0045481F"/>
    <w:rsid w:val="00457915"/>
    <w:rsid w:val="0046024D"/>
    <w:rsid w:val="004625F7"/>
    <w:rsid w:val="004638BD"/>
    <w:rsid w:val="00463B40"/>
    <w:rsid w:val="004646E2"/>
    <w:rsid w:val="00464FA3"/>
    <w:rsid w:val="00465F4D"/>
    <w:rsid w:val="0046694F"/>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2870"/>
    <w:rsid w:val="004B5F12"/>
    <w:rsid w:val="004C459B"/>
    <w:rsid w:val="004C5C05"/>
    <w:rsid w:val="004D0DAD"/>
    <w:rsid w:val="004D28B2"/>
    <w:rsid w:val="004D441E"/>
    <w:rsid w:val="004F16E2"/>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F70"/>
    <w:rsid w:val="005235B8"/>
    <w:rsid w:val="00527807"/>
    <w:rsid w:val="0053131F"/>
    <w:rsid w:val="005329EC"/>
    <w:rsid w:val="005406CD"/>
    <w:rsid w:val="0054158A"/>
    <w:rsid w:val="0054658D"/>
    <w:rsid w:val="0054726B"/>
    <w:rsid w:val="00547EA3"/>
    <w:rsid w:val="005605D2"/>
    <w:rsid w:val="005625F5"/>
    <w:rsid w:val="00565075"/>
    <w:rsid w:val="005753DE"/>
    <w:rsid w:val="00575D88"/>
    <w:rsid w:val="00577181"/>
    <w:rsid w:val="005815F9"/>
    <w:rsid w:val="00595E77"/>
    <w:rsid w:val="005A275D"/>
    <w:rsid w:val="005B07BB"/>
    <w:rsid w:val="005B13D3"/>
    <w:rsid w:val="005B4DC5"/>
    <w:rsid w:val="005B7108"/>
    <w:rsid w:val="005C0F97"/>
    <w:rsid w:val="005C15AC"/>
    <w:rsid w:val="005C45C9"/>
    <w:rsid w:val="005C59BA"/>
    <w:rsid w:val="005D14B7"/>
    <w:rsid w:val="005D35E9"/>
    <w:rsid w:val="005D4C31"/>
    <w:rsid w:val="005D6403"/>
    <w:rsid w:val="005D6B8E"/>
    <w:rsid w:val="005D7234"/>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A0F8E"/>
    <w:rsid w:val="006A1331"/>
    <w:rsid w:val="006A5D83"/>
    <w:rsid w:val="006B3588"/>
    <w:rsid w:val="006B6C9F"/>
    <w:rsid w:val="006C3B54"/>
    <w:rsid w:val="006C4FC3"/>
    <w:rsid w:val="006C6D20"/>
    <w:rsid w:val="006D2153"/>
    <w:rsid w:val="006D5E83"/>
    <w:rsid w:val="006E748E"/>
    <w:rsid w:val="006E75D9"/>
    <w:rsid w:val="006F7B58"/>
    <w:rsid w:val="0070232A"/>
    <w:rsid w:val="007042C4"/>
    <w:rsid w:val="00704CF0"/>
    <w:rsid w:val="00704E2D"/>
    <w:rsid w:val="007061D7"/>
    <w:rsid w:val="00711F19"/>
    <w:rsid w:val="00713359"/>
    <w:rsid w:val="007158CE"/>
    <w:rsid w:val="007275B7"/>
    <w:rsid w:val="00734AF4"/>
    <w:rsid w:val="00737085"/>
    <w:rsid w:val="00751D06"/>
    <w:rsid w:val="007532CD"/>
    <w:rsid w:val="007544D5"/>
    <w:rsid w:val="00757DA3"/>
    <w:rsid w:val="007679A6"/>
    <w:rsid w:val="0077523B"/>
    <w:rsid w:val="00775908"/>
    <w:rsid w:val="0078067E"/>
    <w:rsid w:val="00785D35"/>
    <w:rsid w:val="007958EC"/>
    <w:rsid w:val="007A1CBB"/>
    <w:rsid w:val="007A1E59"/>
    <w:rsid w:val="007A2CDB"/>
    <w:rsid w:val="007A7D3B"/>
    <w:rsid w:val="007B0C8F"/>
    <w:rsid w:val="007B338B"/>
    <w:rsid w:val="007B50CA"/>
    <w:rsid w:val="007B5769"/>
    <w:rsid w:val="007C0B37"/>
    <w:rsid w:val="007D544F"/>
    <w:rsid w:val="007F0A28"/>
    <w:rsid w:val="007F283E"/>
    <w:rsid w:val="007F4C23"/>
    <w:rsid w:val="007F4CFC"/>
    <w:rsid w:val="007F78DF"/>
    <w:rsid w:val="0080502C"/>
    <w:rsid w:val="008052E7"/>
    <w:rsid w:val="008074C0"/>
    <w:rsid w:val="00810934"/>
    <w:rsid w:val="00810D76"/>
    <w:rsid w:val="0081763A"/>
    <w:rsid w:val="0082015F"/>
    <w:rsid w:val="008208AF"/>
    <w:rsid w:val="0083093E"/>
    <w:rsid w:val="00831F2E"/>
    <w:rsid w:val="008333B6"/>
    <w:rsid w:val="00833F33"/>
    <w:rsid w:val="008345C1"/>
    <w:rsid w:val="008407A8"/>
    <w:rsid w:val="00840C88"/>
    <w:rsid w:val="00840DE1"/>
    <w:rsid w:val="00843418"/>
    <w:rsid w:val="00844835"/>
    <w:rsid w:val="0085087E"/>
    <w:rsid w:val="00850C98"/>
    <w:rsid w:val="00856503"/>
    <w:rsid w:val="00862191"/>
    <w:rsid w:val="0086293E"/>
    <w:rsid w:val="00862B66"/>
    <w:rsid w:val="00862D68"/>
    <w:rsid w:val="008640FF"/>
    <w:rsid w:val="0086432F"/>
    <w:rsid w:val="008645C7"/>
    <w:rsid w:val="008659EE"/>
    <w:rsid w:val="00866F39"/>
    <w:rsid w:val="00870B4F"/>
    <w:rsid w:val="00873C25"/>
    <w:rsid w:val="00886DD8"/>
    <w:rsid w:val="008938C8"/>
    <w:rsid w:val="00896621"/>
    <w:rsid w:val="008979D2"/>
    <w:rsid w:val="008A2E38"/>
    <w:rsid w:val="008A60EE"/>
    <w:rsid w:val="008A61D7"/>
    <w:rsid w:val="008A639E"/>
    <w:rsid w:val="008B0689"/>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F2496"/>
    <w:rsid w:val="008F2899"/>
    <w:rsid w:val="008F2E69"/>
    <w:rsid w:val="008F620E"/>
    <w:rsid w:val="009071B6"/>
    <w:rsid w:val="00910B2C"/>
    <w:rsid w:val="009140A7"/>
    <w:rsid w:val="009143CD"/>
    <w:rsid w:val="00916F00"/>
    <w:rsid w:val="00921CCB"/>
    <w:rsid w:val="00921F8A"/>
    <w:rsid w:val="00923365"/>
    <w:rsid w:val="00927872"/>
    <w:rsid w:val="00930CB5"/>
    <w:rsid w:val="00941382"/>
    <w:rsid w:val="009460E1"/>
    <w:rsid w:val="0095040B"/>
    <w:rsid w:val="00951E58"/>
    <w:rsid w:val="009543F3"/>
    <w:rsid w:val="00960160"/>
    <w:rsid w:val="00967CA0"/>
    <w:rsid w:val="009723FC"/>
    <w:rsid w:val="009750B9"/>
    <w:rsid w:val="00980D26"/>
    <w:rsid w:val="00981372"/>
    <w:rsid w:val="00984FB0"/>
    <w:rsid w:val="0099378B"/>
    <w:rsid w:val="00995445"/>
    <w:rsid w:val="009A4590"/>
    <w:rsid w:val="009B431D"/>
    <w:rsid w:val="009C0CEB"/>
    <w:rsid w:val="009C20B0"/>
    <w:rsid w:val="009C381F"/>
    <w:rsid w:val="009C4004"/>
    <w:rsid w:val="009C53D0"/>
    <w:rsid w:val="009C5793"/>
    <w:rsid w:val="009D1441"/>
    <w:rsid w:val="009D743C"/>
    <w:rsid w:val="009E0676"/>
    <w:rsid w:val="009E34DB"/>
    <w:rsid w:val="009E3842"/>
    <w:rsid w:val="009E3FF6"/>
    <w:rsid w:val="009E54DE"/>
    <w:rsid w:val="009E6346"/>
    <w:rsid w:val="009E7919"/>
    <w:rsid w:val="009F3585"/>
    <w:rsid w:val="00A004A5"/>
    <w:rsid w:val="00A02878"/>
    <w:rsid w:val="00A05FB7"/>
    <w:rsid w:val="00A061D4"/>
    <w:rsid w:val="00A074BB"/>
    <w:rsid w:val="00A20A04"/>
    <w:rsid w:val="00A2107C"/>
    <w:rsid w:val="00A30977"/>
    <w:rsid w:val="00A3252A"/>
    <w:rsid w:val="00A32F10"/>
    <w:rsid w:val="00A34840"/>
    <w:rsid w:val="00A35B9C"/>
    <w:rsid w:val="00A36A67"/>
    <w:rsid w:val="00A43EC0"/>
    <w:rsid w:val="00A4461C"/>
    <w:rsid w:val="00A61C9E"/>
    <w:rsid w:val="00A67DB2"/>
    <w:rsid w:val="00A7170A"/>
    <w:rsid w:val="00A77361"/>
    <w:rsid w:val="00A8607B"/>
    <w:rsid w:val="00A86A49"/>
    <w:rsid w:val="00A91B27"/>
    <w:rsid w:val="00A92798"/>
    <w:rsid w:val="00A9439A"/>
    <w:rsid w:val="00A96E43"/>
    <w:rsid w:val="00AA0ED5"/>
    <w:rsid w:val="00AA1F72"/>
    <w:rsid w:val="00AA3B2E"/>
    <w:rsid w:val="00AA7A66"/>
    <w:rsid w:val="00AB04C0"/>
    <w:rsid w:val="00AB3CF8"/>
    <w:rsid w:val="00AC6D24"/>
    <w:rsid w:val="00AD0C0D"/>
    <w:rsid w:val="00AD2591"/>
    <w:rsid w:val="00AD3A6A"/>
    <w:rsid w:val="00AD6547"/>
    <w:rsid w:val="00AD6565"/>
    <w:rsid w:val="00AE1252"/>
    <w:rsid w:val="00AE4F9B"/>
    <w:rsid w:val="00AF7962"/>
    <w:rsid w:val="00B00DC6"/>
    <w:rsid w:val="00B12F31"/>
    <w:rsid w:val="00B147A0"/>
    <w:rsid w:val="00B14EDC"/>
    <w:rsid w:val="00B1707B"/>
    <w:rsid w:val="00B177DB"/>
    <w:rsid w:val="00B25FBB"/>
    <w:rsid w:val="00B265C8"/>
    <w:rsid w:val="00B2727E"/>
    <w:rsid w:val="00B27FCF"/>
    <w:rsid w:val="00B3460C"/>
    <w:rsid w:val="00B3470B"/>
    <w:rsid w:val="00B43D84"/>
    <w:rsid w:val="00B57CDF"/>
    <w:rsid w:val="00B60ABF"/>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64EF"/>
    <w:rsid w:val="00BB67B3"/>
    <w:rsid w:val="00BB7CCC"/>
    <w:rsid w:val="00BC3F82"/>
    <w:rsid w:val="00BC6C06"/>
    <w:rsid w:val="00BD0F03"/>
    <w:rsid w:val="00BE17F2"/>
    <w:rsid w:val="00BE6122"/>
    <w:rsid w:val="00BE662F"/>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CD1"/>
    <w:rsid w:val="00C43811"/>
    <w:rsid w:val="00C43E30"/>
    <w:rsid w:val="00C451CF"/>
    <w:rsid w:val="00C46D7E"/>
    <w:rsid w:val="00C47F28"/>
    <w:rsid w:val="00C73149"/>
    <w:rsid w:val="00C75008"/>
    <w:rsid w:val="00C82411"/>
    <w:rsid w:val="00C82998"/>
    <w:rsid w:val="00CA3539"/>
    <w:rsid w:val="00CA4A15"/>
    <w:rsid w:val="00CA630D"/>
    <w:rsid w:val="00CB4395"/>
    <w:rsid w:val="00CB7BBB"/>
    <w:rsid w:val="00CC503A"/>
    <w:rsid w:val="00CC63C9"/>
    <w:rsid w:val="00CC6917"/>
    <w:rsid w:val="00CD0C66"/>
    <w:rsid w:val="00CD3C15"/>
    <w:rsid w:val="00CD58AF"/>
    <w:rsid w:val="00CD6287"/>
    <w:rsid w:val="00CD7B03"/>
    <w:rsid w:val="00CE092A"/>
    <w:rsid w:val="00CE37B0"/>
    <w:rsid w:val="00CE7040"/>
    <w:rsid w:val="00CE71E0"/>
    <w:rsid w:val="00CE78C5"/>
    <w:rsid w:val="00CF1DAD"/>
    <w:rsid w:val="00CF3D7D"/>
    <w:rsid w:val="00CF4D6F"/>
    <w:rsid w:val="00CF5E66"/>
    <w:rsid w:val="00D049BE"/>
    <w:rsid w:val="00D055A8"/>
    <w:rsid w:val="00D10894"/>
    <w:rsid w:val="00D11ADD"/>
    <w:rsid w:val="00D124BB"/>
    <w:rsid w:val="00D142A0"/>
    <w:rsid w:val="00D17F04"/>
    <w:rsid w:val="00D20F3A"/>
    <w:rsid w:val="00D21063"/>
    <w:rsid w:val="00D21C74"/>
    <w:rsid w:val="00D238CE"/>
    <w:rsid w:val="00D24E61"/>
    <w:rsid w:val="00D2619C"/>
    <w:rsid w:val="00D27FA5"/>
    <w:rsid w:val="00D30DC8"/>
    <w:rsid w:val="00D3135A"/>
    <w:rsid w:val="00D336CC"/>
    <w:rsid w:val="00D34536"/>
    <w:rsid w:val="00D40585"/>
    <w:rsid w:val="00D41DB2"/>
    <w:rsid w:val="00D42BD8"/>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BD"/>
    <w:rsid w:val="00D851E6"/>
    <w:rsid w:val="00D86D6C"/>
    <w:rsid w:val="00D960C1"/>
    <w:rsid w:val="00DA6E29"/>
    <w:rsid w:val="00DA7E36"/>
    <w:rsid w:val="00DB04AB"/>
    <w:rsid w:val="00DB0A47"/>
    <w:rsid w:val="00DB3AED"/>
    <w:rsid w:val="00DB4FD3"/>
    <w:rsid w:val="00DC0CA8"/>
    <w:rsid w:val="00DC3470"/>
    <w:rsid w:val="00DC425A"/>
    <w:rsid w:val="00DD2AF2"/>
    <w:rsid w:val="00DD36BF"/>
    <w:rsid w:val="00DD387D"/>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3767"/>
    <w:rsid w:val="00E43E92"/>
    <w:rsid w:val="00E44827"/>
    <w:rsid w:val="00E46ABC"/>
    <w:rsid w:val="00E4772B"/>
    <w:rsid w:val="00E50616"/>
    <w:rsid w:val="00E53FCC"/>
    <w:rsid w:val="00E55D6C"/>
    <w:rsid w:val="00E5711D"/>
    <w:rsid w:val="00E64678"/>
    <w:rsid w:val="00E70815"/>
    <w:rsid w:val="00E72372"/>
    <w:rsid w:val="00E74402"/>
    <w:rsid w:val="00E750A6"/>
    <w:rsid w:val="00E764B4"/>
    <w:rsid w:val="00E92410"/>
    <w:rsid w:val="00E9615B"/>
    <w:rsid w:val="00E97A74"/>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DB6"/>
    <w:rsid w:val="00EE6F53"/>
    <w:rsid w:val="00EE7095"/>
    <w:rsid w:val="00EF5593"/>
    <w:rsid w:val="00EF58B1"/>
    <w:rsid w:val="00EF64F7"/>
    <w:rsid w:val="00F02ACD"/>
    <w:rsid w:val="00F0659F"/>
    <w:rsid w:val="00F069F1"/>
    <w:rsid w:val="00F07009"/>
    <w:rsid w:val="00F10625"/>
    <w:rsid w:val="00F14322"/>
    <w:rsid w:val="00F1637D"/>
    <w:rsid w:val="00F2045F"/>
    <w:rsid w:val="00F2236B"/>
    <w:rsid w:val="00F22C44"/>
    <w:rsid w:val="00F262F5"/>
    <w:rsid w:val="00F2671B"/>
    <w:rsid w:val="00F30F5B"/>
    <w:rsid w:val="00F35000"/>
    <w:rsid w:val="00F36494"/>
    <w:rsid w:val="00F44D42"/>
    <w:rsid w:val="00F45FD7"/>
    <w:rsid w:val="00F50F26"/>
    <w:rsid w:val="00F538F2"/>
    <w:rsid w:val="00F56D92"/>
    <w:rsid w:val="00F64FEB"/>
    <w:rsid w:val="00F67C7F"/>
    <w:rsid w:val="00F73217"/>
    <w:rsid w:val="00F7412D"/>
    <w:rsid w:val="00F75EC7"/>
    <w:rsid w:val="00F81110"/>
    <w:rsid w:val="00F8136E"/>
    <w:rsid w:val="00F87088"/>
    <w:rsid w:val="00F91D57"/>
    <w:rsid w:val="00F92FF1"/>
    <w:rsid w:val="00F944CB"/>
    <w:rsid w:val="00F956D4"/>
    <w:rsid w:val="00FA0F71"/>
    <w:rsid w:val="00FA2AC9"/>
    <w:rsid w:val="00FA4BB0"/>
    <w:rsid w:val="00FA4D12"/>
    <w:rsid w:val="00FA763D"/>
    <w:rsid w:val="00FB218C"/>
    <w:rsid w:val="00FC0BA8"/>
    <w:rsid w:val="00FC0CCD"/>
    <w:rsid w:val="00FD0B36"/>
    <w:rsid w:val="00FD1D2C"/>
    <w:rsid w:val="00FD7397"/>
    <w:rsid w:val="00FE2097"/>
    <w:rsid w:val="00FE2650"/>
    <w:rsid w:val="00FE2EA5"/>
    <w:rsid w:val="00FE64C3"/>
    <w:rsid w:val="00FE69C4"/>
    <w:rsid w:val="00FF0581"/>
    <w:rsid w:val="00FF4E55"/>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1931</TotalTime>
  <Pages>29</Pages>
  <Words>8989</Words>
  <Characters>51241</Characters>
  <Application>Microsoft Office Word</Application>
  <DocSecurity>0</DocSecurity>
  <Lines>427</Lines>
  <Paragraphs>120</Paragraphs>
  <ScaleCrop>false</ScaleCrop>
  <Company/>
  <LinksUpToDate>false</LinksUpToDate>
  <CharactersWithSpaces>60110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154</cp:revision>
  <dcterms:created xsi:type="dcterms:W3CDTF">2022-06-28T13:49:00Z</dcterms:created>
  <dcterms:modified xsi:type="dcterms:W3CDTF">2022-07-05T11:36:00Z</dcterms:modified>
</cp:coreProperties>
</file>
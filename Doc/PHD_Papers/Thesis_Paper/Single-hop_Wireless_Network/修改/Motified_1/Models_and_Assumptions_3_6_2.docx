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18B9D12E"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02E88CFB" w14:textId="54C2CFF9" w:rsidR="00A2107C" w:rsidRPr="006826C2"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computing time is negligibly small.</w:t>
      </w:r>
      <w:r w:rsidRPr="00A36A6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probability when detecting channel idle.</w:t>
      </w:r>
      <w:r>
        <w:rPr>
          <w:rFonts w:ascii="Times New Roman" w:eastAsia="宋体" w:hAnsi="Times New Roman" w:cs="Times New Roman"/>
          <w:kern w:val="0"/>
          <w:sz w:val="24"/>
          <w:szCs w:val="24"/>
        </w:rPr>
        <w:t xml:space="preserve"> </w:t>
      </w:r>
      <w:r w:rsidRPr="00DB62D7">
        <w:rPr>
          <w:rFonts w:ascii="Times New Roman" w:eastAsia="宋体" w:hAnsi="Times New Roman" w:cs="Times New Roman"/>
          <w:kern w:val="0"/>
          <w:sz w:val="24"/>
          <w:szCs w:val="24"/>
        </w:rPr>
        <w:t xml:space="preserve">We assume that wireless channels follow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 xml:space="preserve">Rayleigh fading model </w:t>
      </w:r>
      <w:r w:rsidRPr="00DB62D7">
        <w:rPr>
          <w:rFonts w:ascii="Times New Roman" w:eastAsia="宋体" w:hAnsi="Times New Roman" w:cs="Times New Roman" w:hint="eastAsia"/>
          <w:kern w:val="0"/>
          <w:sz w:val="24"/>
          <w:szCs w:val="24"/>
        </w:rPr>
        <w:t>[</w:t>
      </w:r>
      <w:r w:rsidRPr="00DB62D7">
        <w:rPr>
          <w:rFonts w:ascii="Times New Roman" w:eastAsia="宋体" w:hAnsi="Times New Roman" w:cs="Times New Roman"/>
          <w:kern w:val="0"/>
          <w:sz w:val="24"/>
          <w:szCs w:val="24"/>
        </w:rPr>
        <w:t xml:space="preserve">32].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gain between nodes </w:t>
      </w:r>
      <w:r w:rsidRPr="001812F1">
        <w:rPr>
          <w:rFonts w:ascii="Times New Roman" w:eastAsia="宋体" w:hAnsi="Times New Roman" w:cs="Times New Roman"/>
          <w:kern w:val="0"/>
          <w:sz w:val="24"/>
          <w:szCs w:val="24"/>
        </w:rPr>
        <w:t xml:space="preserve">follows </w:t>
      </w:r>
      <w:r w:rsidR="00941382">
        <w:rPr>
          <w:rFonts w:ascii="Times New Roman" w:eastAsia="宋体" w:hAnsi="Times New Roman" w:cs="Times New Roman"/>
          <w:kern w:val="0"/>
          <w:sz w:val="24"/>
          <w:szCs w:val="24"/>
        </w:rPr>
        <w:t xml:space="preserve">the </w:t>
      </w:r>
      <w:r w:rsidRPr="001812F1">
        <w:rPr>
          <w:rFonts w:ascii="Times New Roman" w:eastAsia="宋体" w:hAnsi="Times New Roman" w:cs="Times New Roman"/>
          <w:kern w:val="0"/>
          <w:sz w:val="24"/>
          <w:szCs w:val="24"/>
        </w:rPr>
        <w:t>complex normal distribution</w:t>
      </w:r>
      <w:r>
        <w:rPr>
          <w:rFonts w:ascii="Times New Roman" w:eastAsia="宋体" w:hAnsi="Times New Roman" w:cs="Times New Roman"/>
          <w:kern w:val="0"/>
          <w:sz w:val="24"/>
          <w:szCs w:val="24"/>
        </w:rPr>
        <w:t xml:space="preserve">. According to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Rayleigh fading model</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received signal-to-noise (SNR) ratio over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channel between nodes can be computed.</w:t>
      </w:r>
    </w:p>
    <w:p w14:paraId="2E752385" w14:textId="703CA577" w:rsidR="00A2107C" w:rsidRPr="00C007E0"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During consensus process, m</w:t>
      </w:r>
      <w:r w:rsidRPr="00DB62D7">
        <w:rPr>
          <w:rFonts w:ascii="Times New Roman" w:eastAsia="宋体" w:hAnsi="Times New Roman" w:cs="Times New Roman"/>
          <w:kern w:val="0"/>
          <w:sz w:val="24"/>
          <w:szCs w:val="24"/>
        </w:rPr>
        <w:t xml:space="preserve">essages losses can lead to consensus failure. </w:t>
      </w:r>
      <w:r>
        <w:rPr>
          <w:rFonts w:ascii="Times New Roman" w:eastAsia="宋体" w:hAnsi="Times New Roman" w:cs="Times New Roman"/>
          <w:kern w:val="0"/>
          <w:sz w:val="24"/>
          <w:szCs w:val="24"/>
        </w:rPr>
        <w:t>M</w:t>
      </w:r>
      <w:r w:rsidRPr="00DB62D7">
        <w:rPr>
          <w:rFonts w:ascii="Times New Roman" w:eastAsia="宋体" w:hAnsi="Times New Roman" w:cs="Times New Roman"/>
          <w:kern w:val="0"/>
          <w:sz w:val="24"/>
          <w:szCs w:val="24"/>
        </w:rPr>
        <w:t xml:space="preserve">essage losses are mainly caused by channel collision and channel fading. Therefore, a successful transmission should satisfy two conditions: 1) if and only if there only one node transmitting in a time slot; and 2) SNR ratio is equal to or bigger than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target one.</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In channel contention process, nodes compete for </w:t>
      </w:r>
      <w:r w:rsidR="00193F61">
        <w:rPr>
          <w:rFonts w:ascii="Times New Roman" w:eastAsia="宋体" w:hAnsi="Times New Roman" w:cs="Times New Roman"/>
          <w:kern w:val="0"/>
          <w:sz w:val="24"/>
          <w:szCs w:val="24"/>
        </w:rPr>
        <w:t>access</w:t>
      </w:r>
      <w:r w:rsidR="004835B6">
        <w:rPr>
          <w:rFonts w:ascii="Times New Roman" w:eastAsia="宋体" w:hAnsi="Times New Roman" w:cs="Times New Roman"/>
          <w:kern w:val="0"/>
          <w:sz w:val="24"/>
          <w:szCs w:val="24"/>
        </w:rPr>
        <w:t xml:space="preserve"> </w:t>
      </w:r>
      <w:r w:rsidRPr="00DB62D7">
        <w:rPr>
          <w:rFonts w:ascii="Times New Roman" w:eastAsia="宋体" w:hAnsi="Times New Roman" w:cs="Times New Roman"/>
          <w:kern w:val="0"/>
          <w:sz w:val="24"/>
          <w:szCs w:val="24"/>
        </w:rPr>
        <w:t xml:space="preserve">channel with </w:t>
      </w:r>
      <w:r>
        <w:rPr>
          <w:rFonts w:ascii="Times New Roman" w:eastAsia="宋体" w:hAnsi="Times New Roman" w:cs="Times New Roman"/>
          <w:kern w:val="0"/>
          <w:sz w:val="24"/>
          <w:szCs w:val="24"/>
        </w:rPr>
        <w:t>a constant</w:t>
      </w:r>
      <w:r w:rsidRPr="00DB62D7">
        <w:rPr>
          <w:rFonts w:ascii="Times New Roman" w:eastAsia="宋体" w:hAnsi="Times New Roman" w:cs="Times New Roman"/>
          <w:kern w:val="0"/>
          <w:sz w:val="24"/>
          <w:szCs w:val="24"/>
        </w:rPr>
        <w:t xml:space="preserve"> transmit probability</w:t>
      </w:r>
      <w:r>
        <w:rPr>
          <w:rFonts w:ascii="Times New Roman" w:eastAsia="宋体" w:hAnsi="Times New Roman" w:cs="Times New Roman"/>
          <w:kern w:val="0"/>
          <w:sz w:val="24"/>
          <w:szCs w:val="24"/>
        </w:rPr>
        <w:t>.</w:t>
      </w:r>
      <w:r w:rsidRPr="00DB62D7">
        <w:rPr>
          <w:rFonts w:ascii="Times New Roman" w:eastAsia="宋体" w:hAnsi="Times New Roman" w:cs="Times New Roman"/>
          <w:kern w:val="0"/>
          <w:sz w:val="24"/>
          <w:szCs w:val="24"/>
        </w:rPr>
        <w:t xml:space="preserve"> Only if one node transmits in a </w:t>
      </w:r>
      <w:r>
        <w:rPr>
          <w:rFonts w:ascii="Times New Roman" w:eastAsia="宋体" w:hAnsi="Times New Roman" w:cs="Times New Roman"/>
          <w:kern w:val="0"/>
          <w:sz w:val="24"/>
          <w:szCs w:val="24"/>
        </w:rPr>
        <w:t xml:space="preserve">mini </w:t>
      </w:r>
      <w:r w:rsidRPr="00DB62D7">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interval</w:t>
      </w:r>
      <w:r w:rsidRPr="00DB62D7">
        <w:rPr>
          <w:rFonts w:ascii="Times New Roman" w:eastAsia="宋体" w:hAnsi="Times New Roman" w:cs="Times New Roman"/>
          <w:kern w:val="0"/>
          <w:sz w:val="24"/>
          <w:szCs w:val="24"/>
        </w:rPr>
        <w:t xml:space="preserve"> can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node transmit message successfully.</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Even a node competes successfully, it may fail to transmit a message due to channel fading.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 xml:space="preserve">SNR </w:t>
      </w:r>
      <w:r>
        <w:rPr>
          <w:rFonts w:ascii="Times New Roman" w:eastAsia="宋体" w:hAnsi="Times New Roman" w:cs="Times New Roman"/>
          <w:kern w:val="0"/>
          <w:sz w:val="24"/>
          <w:szCs w:val="24"/>
        </w:rPr>
        <w:t xml:space="preserve">ratio over channel </w:t>
      </w:r>
      <w:r w:rsidRPr="00DB62D7">
        <w:rPr>
          <w:rFonts w:ascii="Times New Roman" w:eastAsia="宋体" w:hAnsi="Times New Roman" w:cs="Times New Roman"/>
          <w:kern w:val="0"/>
          <w:sz w:val="24"/>
          <w:szCs w:val="24"/>
        </w:rPr>
        <w:t xml:space="preserve">between nodes varies with </w:t>
      </w:r>
      <w:r w:rsidR="00193F61">
        <w:rPr>
          <w:rFonts w:ascii="Times New Roman" w:eastAsia="宋体" w:hAnsi="Times New Roman" w:cs="Times New Roman"/>
          <w:kern w:val="0"/>
          <w:sz w:val="24"/>
          <w:szCs w:val="24"/>
        </w:rPr>
        <w:t xml:space="preserve">a </w:t>
      </w:r>
      <w:r w:rsidRPr="00DB62D7">
        <w:rPr>
          <w:rFonts w:ascii="Times New Roman" w:eastAsia="宋体" w:hAnsi="Times New Roman" w:cs="Times New Roman"/>
          <w:kern w:val="0"/>
          <w:sz w:val="24"/>
          <w:szCs w:val="24"/>
        </w:rPr>
        <w:t xml:space="preserve">time-variant communication environment. When SNR </w:t>
      </w:r>
      <w:r>
        <w:rPr>
          <w:rFonts w:ascii="Times New Roman" w:eastAsia="宋体" w:hAnsi="Times New Roman" w:cs="Times New Roman"/>
          <w:kern w:val="0"/>
          <w:sz w:val="24"/>
          <w:szCs w:val="24"/>
        </w:rPr>
        <w:t xml:space="preserve">ratio </w:t>
      </w:r>
      <w:r w:rsidRPr="00DB62D7">
        <w:rPr>
          <w:rFonts w:ascii="Times New Roman" w:eastAsia="宋体" w:hAnsi="Times New Roman" w:cs="Times New Roman"/>
          <w:kern w:val="0"/>
          <w:sz w:val="24"/>
          <w:szCs w:val="24"/>
        </w:rPr>
        <w:t xml:space="preserve">is less than a given target threshold,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communication between nodes is interrupted.</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In order guarantee communication under unreliable networks, retransmission mechanism is necessary. When communication interruption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56BA919E"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interfere with message transmission.</w:t>
      </w:r>
      <w:r>
        <w:rPr>
          <w:rFonts w:ascii="Times New Roman" w:eastAsia="宋体" w:hAnsi="Times New Roman" w:cs="Times New Roman"/>
          <w:kern w:val="0"/>
          <w:sz w:val="24"/>
          <w:szCs w:val="24"/>
        </w:rPr>
        <w:t xml:space="preserve"> 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Consensus process can be interrupted when adversary launches jamming attack. 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In Blockchain system adopting communication-based consensus protocols will loss liveness when consensus process is interrupted. Adversary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r w:rsidRPr="0031018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Pr="008E04C0">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sidRPr="008E04C0">
        <w:rPr>
          <w:rFonts w:ascii="Times New Roman" w:eastAsia="宋体" w:hAnsi="Times New Roman" w:cs="Times New Roman"/>
          <w:kern w:val="0"/>
          <w:sz w:val="24"/>
          <w:szCs w:val="24"/>
        </w:rPr>
        <w:t xml:space="preserve">system will be </w:t>
      </w:r>
      <w:r>
        <w:rPr>
          <w:rFonts w:ascii="Times New Roman" w:eastAsia="宋体" w:hAnsi="Times New Roman" w:cs="Times New Roman"/>
          <w:kern w:val="0"/>
          <w:sz w:val="24"/>
          <w:szCs w:val="24"/>
        </w:rPr>
        <w:t>halted</w:t>
      </w:r>
      <w:r w:rsidRPr="008E04C0">
        <w:rPr>
          <w:rFonts w:ascii="Times New Roman" w:eastAsia="宋体" w:hAnsi="Times New Roman" w:cs="Times New Roman"/>
          <w:kern w:val="0"/>
          <w:sz w:val="24"/>
          <w:szCs w:val="24"/>
        </w:rPr>
        <w:t>.</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adopts a four-stages </w:t>
      </w:r>
      <w:r>
        <w:rPr>
          <w:rFonts w:ascii="Times New Roman" w:eastAsia="宋体" w:hAnsi="Times New Roman" w:cs="Times New Roman"/>
          <w:kern w:val="0"/>
          <w:sz w:val="24"/>
          <w:szCs w:val="24"/>
        </w:rPr>
        <w:lastRenderedPageBreak/>
        <w:t>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 xml:space="preserve">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C1C51C" w14:textId="688F39DE" w:rsidR="00A61C9E" w:rsidRDefault="003F2F4E" w:rsidP="00B2727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proofErr w:type="spellStart"/>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r w:rsidR="00B147A0">
        <w:rPr>
          <w:rFonts w:ascii="Times New Roman" w:eastAsia="宋体" w:hAnsi="Times New Roman" w:cs="Times New Roman"/>
          <w:kern w:val="0"/>
          <w:sz w:val="24"/>
          <w:szCs w:val="24"/>
        </w:rPr>
        <w:t>Message</w:t>
      </w:r>
      <w:proofErr w:type="spellEnd"/>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lastRenderedPageBreak/>
        <w:t>subroutine presented in Algorithm 2 is employed to broadcast signatures</w:t>
      </w:r>
      <w:r w:rsidR="00873C25">
        <w:rPr>
          <w:rFonts w:ascii="Times New Roman" w:eastAsia="宋体" w:hAnsi="Times New Roman" w:cs="Times New Roman"/>
          <w:kern w:val="0"/>
          <w:sz w:val="24"/>
          <w:szCs w:val="24"/>
        </w:rPr>
        <w:t>.</w:t>
      </w:r>
    </w:p>
    <w:p w14:paraId="21B3DA30" w14:textId="7A8A9961" w:rsidR="001C048C" w:rsidRDefault="008F620E" w:rsidP="00B874ED">
      <w:pPr>
        <w:spacing w:beforeLines="50" w:before="156" w:afterLines="50" w:after="156"/>
        <w:ind w:right="2160"/>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3330" w14:anchorId="36C04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14.5pt;height:570.5pt" o:ole="">
            <v:imagedata r:id="rId9" o:title=""/>
          </v:shape>
          <o:OLEObject Type="Embed" ProgID="Equation.Ribbit" ShapeID="_x0000_i1040" DrawAspect="Content" ObjectID="_1718553943"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w:t>
      </w:r>
      <w:r w:rsidR="00BB67B3">
        <w:rPr>
          <w:rFonts w:ascii="Times New Roman" w:eastAsia="宋体" w:hAnsi="Times New Roman" w:cs="Times New Roman"/>
          <w:kern w:val="0"/>
          <w:sz w:val="24"/>
          <w:szCs w:val="24"/>
        </w:rPr>
        <w:lastRenderedPageBreak/>
        <w:t xml:space="preserve">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4B87CAB3" w:rsidR="00C222FC" w:rsidRDefault="008F620E"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6034" w14:anchorId="718BF891">
          <v:shape id="_x0000_i1042" type="#_x0000_t75" style="width:414.5pt;height:258pt" o:ole="">
            <v:imagedata r:id="rId11" o:title=""/>
          </v:shape>
          <o:OLEObject Type="Embed" ProgID="Equation.Ribbit" ShapeID="_x0000_i1042" DrawAspect="Content" ObjectID="_1718553944"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4"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4"/>
      <w:r w:rsidR="00941382">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56202226" w:rsidR="00A2107C" w:rsidRPr="00A3252A" w:rsidRDefault="00B12F31" w:rsidP="00A3252A">
      <w:pPr>
        <w:spacing w:afterLines="100" w:after="312"/>
        <w:ind w:firstLine="420"/>
        <w:rPr>
          <w:ins w:id="5"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7FACFB3A" w14:textId="0D4A30BB" w:rsidR="00506BD6" w:rsidRDefault="00506BD6" w:rsidP="00506BD6">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90D5B2D" w14:textId="0129D7A5" w:rsidR="00FE2097" w:rsidRDefault="00941382" w:rsidP="00F1062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random value</w:t>
      </w:r>
      <w:r w:rsidR="00450E19">
        <w:rPr>
          <w:rFonts w:ascii="Times New Roman" w:eastAsia="宋体" w:hAnsi="Times New Roman" w:cs="Times New Roman"/>
          <w:kern w:val="0"/>
          <w:sz w:val="24"/>
          <w:szCs w:val="24"/>
        </w:rPr>
        <w:t xml:space="preserve"> </w:t>
      </w:r>
      <w:r w:rsidR="00DE6A99">
        <w:rPr>
          <w:rFonts w:ascii="Times New Roman" w:eastAsia="宋体" w:hAnsi="Times New Roman" w:cs="Times New Roman"/>
          <w:kern w:val="0"/>
          <w:sz w:val="24"/>
          <w:szCs w:val="24"/>
        </w:rPr>
        <w:t xml:space="preserve">generated through </w:t>
      </w:r>
      <w:r>
        <w:rPr>
          <w:rFonts w:ascii="Times New Roman" w:eastAsia="宋体" w:hAnsi="Times New Roman" w:cs="Times New Roman"/>
          <w:kern w:val="0"/>
          <w:sz w:val="24"/>
          <w:szCs w:val="24"/>
        </w:rPr>
        <w:t xml:space="preserve">the </w:t>
      </w:r>
      <w:r w:rsidR="00450E19">
        <w:rPr>
          <w:rFonts w:ascii="Times New Roman" w:eastAsia="宋体" w:hAnsi="Times New Roman" w:cs="Times New Roman"/>
          <w:kern w:val="0"/>
          <w:sz w:val="24"/>
          <w:szCs w:val="24"/>
        </w:rPr>
        <w:t xml:space="preserve">distributed randomness generation function is </w:t>
      </w:r>
      <w:r w:rsidR="00450E19" w:rsidRPr="00856503">
        <w:rPr>
          <w:rFonts w:ascii="Times New Roman" w:eastAsia="宋体" w:hAnsi="Times New Roman" w:cs="Times New Roman"/>
          <w:kern w:val="0"/>
          <w:sz w:val="24"/>
          <w:szCs w:val="24"/>
        </w:rPr>
        <w:t>unpredictable</w:t>
      </w:r>
      <w:r w:rsidR="00DE6A99" w:rsidRPr="00856503">
        <w:rPr>
          <w:rFonts w:ascii="Times New Roman" w:eastAsia="宋体" w:hAnsi="Times New Roman" w:cs="Times New Roman"/>
          <w:kern w:val="0"/>
          <w:sz w:val="24"/>
          <w:szCs w:val="24"/>
        </w:rPr>
        <w:t>,</w:t>
      </w:r>
      <w:r w:rsidR="00450E19" w:rsidRPr="00856503">
        <w:rPr>
          <w:rFonts w:ascii="Times New Roman" w:eastAsia="宋体" w:hAnsi="Times New Roman" w:cs="Times New Roman"/>
          <w:kern w:val="0"/>
          <w:sz w:val="24"/>
          <w:szCs w:val="24"/>
        </w:rPr>
        <w:t xml:space="preserve"> verifiable</w:t>
      </w:r>
      <w:r w:rsidR="00DE6A99">
        <w:rPr>
          <w:rFonts w:ascii="Times New Roman" w:eastAsia="宋体" w:hAnsi="Times New Roman" w:cs="Times New Roman"/>
          <w:kern w:val="0"/>
          <w:sz w:val="24"/>
          <w:szCs w:val="24"/>
        </w:rPr>
        <w:t xml:space="preserve"> and</w:t>
      </w:r>
      <w:r w:rsidR="00450E19">
        <w:rPr>
          <w:rFonts w:ascii="Times New Roman" w:eastAsia="宋体" w:hAnsi="Times New Roman" w:cs="Times New Roman"/>
          <w:kern w:val="0"/>
          <w:sz w:val="24"/>
          <w:szCs w:val="24"/>
        </w:rPr>
        <w:t xml:space="preserve"> consistent</w:t>
      </w:r>
      <w:r w:rsidR="00B1707B" w:rsidRPr="00CE71E0">
        <w:rPr>
          <w:rFonts w:ascii="Times New Roman" w:eastAsia="宋体" w:hAnsi="Times New Roman" w:cs="Times New Roman"/>
          <w:kern w:val="0"/>
          <w:sz w:val="24"/>
          <w:szCs w:val="24"/>
        </w:rPr>
        <w:t xml:space="preserve">. </w:t>
      </w:r>
      <w:r w:rsidR="00DE6A99" w:rsidRPr="00CE71E0">
        <w:rPr>
          <w:rFonts w:ascii="Times New Roman" w:eastAsia="宋体" w:hAnsi="Times New Roman" w:cs="Times New Roman"/>
          <w:kern w:val="0"/>
          <w:sz w:val="24"/>
          <w:szCs w:val="24"/>
        </w:rPr>
        <w:t xml:space="preserve">Although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and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are pre-known parameters,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can only be revealed at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DE6A99" w:rsidRPr="00CE71E0">
        <w:rPr>
          <w:rFonts w:ascii="Times New Roman" w:eastAsia="宋体" w:hAnsi="Times New Roman" w:cs="Times New Roman" w:hint="eastAsia"/>
          <w:kern w:val="0"/>
          <w:sz w:val="24"/>
          <w:szCs w:val="24"/>
        </w:rPr>
        <w:t>.</w:t>
      </w:r>
      <w:r w:rsidR="00DE6A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 xml:space="preserve">full signature makes it impossible for nodes to predict </w:t>
      </w: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value in advance. E</w:t>
      </w:r>
      <w:r w:rsidR="00DE6A99" w:rsidRPr="00CE71E0">
        <w:rPr>
          <w:rFonts w:ascii="Times New Roman" w:eastAsia="宋体" w:hAnsi="Times New Roman" w:cs="Times New Roman"/>
          <w:kern w:val="0"/>
          <w:sz w:val="24"/>
          <w:szCs w:val="24"/>
        </w:rPr>
        <w:t xml:space="preserve">ven a node first recovers </w:t>
      </w:r>
      <w:r w:rsidR="00DE6A99">
        <w:rPr>
          <w:rFonts w:ascii="Times New Roman" w:eastAsia="宋体" w:hAnsi="Times New Roman" w:cs="Times New Roman"/>
          <w:kern w:val="0"/>
          <w:sz w:val="24"/>
          <w:szCs w:val="24"/>
        </w:rPr>
        <w:t xml:space="preserve">a </w:t>
      </w:r>
      <w:r w:rsidR="00DE6A99" w:rsidRPr="00CE71E0">
        <w:rPr>
          <w:rFonts w:ascii="Times New Roman" w:eastAsia="宋体" w:hAnsi="Times New Roman" w:cs="Times New Roman"/>
          <w:kern w:val="0"/>
          <w:sz w:val="24"/>
          <w:szCs w:val="24"/>
        </w:rPr>
        <w:t xml:space="preserve">full signature before others,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full signature cannot be tampered due to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security of threshold BLS signature scheme.</w:t>
      </w:r>
      <w:r w:rsidR="00DE6A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B1707B" w:rsidRPr="00CE71E0">
        <w:rPr>
          <w:rFonts w:ascii="Times New Roman" w:eastAsia="宋体" w:hAnsi="Times New Roman" w:cs="Times New Roman"/>
          <w:kern w:val="0"/>
          <w:sz w:val="24"/>
          <w:szCs w:val="24"/>
        </w:rPr>
        <w:t xml:space="preserve">full signature can be verified through </w:t>
      </w:r>
      <w:r>
        <w:rPr>
          <w:rFonts w:ascii="Times New Roman" w:eastAsia="宋体" w:hAnsi="Times New Roman" w:cs="Times New Roman"/>
          <w:kern w:val="0"/>
          <w:sz w:val="24"/>
          <w:szCs w:val="24"/>
        </w:rPr>
        <w:t xml:space="preserve">the </w:t>
      </w:r>
      <w:r w:rsidR="00B1707B" w:rsidRPr="00CE71E0">
        <w:rPr>
          <w:rFonts w:ascii="Times New Roman" w:eastAsia="宋体" w:hAnsi="Times New Roman" w:cs="Times New Roman"/>
          <w:kern w:val="0"/>
          <w:sz w:val="24"/>
          <w:szCs w:val="24"/>
        </w:rPr>
        <w:t xml:space="preserve">signature </w:t>
      </w:r>
      <w:r w:rsidR="005D14B7" w:rsidRPr="00CE71E0">
        <w:rPr>
          <w:rFonts w:ascii="Times New Roman" w:eastAsia="宋体" w:hAnsi="Times New Roman" w:cs="Times New Roman"/>
          <w:kern w:val="0"/>
          <w:sz w:val="24"/>
          <w:szCs w:val="24"/>
        </w:rPr>
        <w:t xml:space="preserve">verification algorithm </w:t>
      </w:r>
      <w:r w:rsidR="00B1707B" w:rsidRPr="00CE71E0">
        <w:rPr>
          <w:rFonts w:ascii="Times New Roman" w:eastAsia="宋体" w:hAnsi="Times New Roman" w:cs="Times New Roman"/>
          <w:kern w:val="0"/>
          <w:sz w:val="24"/>
          <w:szCs w:val="24"/>
        </w:rPr>
        <w:t xml:space="preserve">of threshold BLS signature scheme. </w:t>
      </w:r>
      <w:r w:rsidR="00910B2C" w:rsidRPr="00CE71E0">
        <w:rPr>
          <w:rFonts w:ascii="Times New Roman" w:eastAsia="宋体" w:hAnsi="Times New Roman" w:cs="Times New Roman"/>
          <w:kern w:val="0"/>
          <w:sz w:val="24"/>
          <w:szCs w:val="24"/>
        </w:rPr>
        <w:t xml:space="preserve">Since </w:t>
      </w:r>
      <w:r w:rsidR="005D14B7" w:rsidRPr="00CE71E0">
        <w:rPr>
          <w:rFonts w:ascii="Times New Roman" w:eastAsia="宋体" w:hAnsi="Times New Roman" w:cs="Times New Roman"/>
          <w:kern w:val="0"/>
          <w:sz w:val="24"/>
          <w:szCs w:val="24"/>
        </w:rPr>
        <w:t xml:space="preserve">all nodes have same </w:t>
      </w:r>
      <w:r w:rsidR="007D544F" w:rsidRPr="00CE71E0">
        <w:rPr>
          <w:rFonts w:ascii="Times New Roman" w:eastAsia="宋体" w:hAnsi="Times New Roman" w:cs="Times New Roman"/>
          <w:kern w:val="0"/>
          <w:sz w:val="24"/>
          <w:szCs w:val="24"/>
        </w:rPr>
        <w:t>inputs</w:t>
      </w:r>
      <w:r w:rsidR="00910B2C" w:rsidRPr="00CE71E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7D544F" w:rsidRPr="00CE71E0">
        <w:rPr>
          <w:rFonts w:ascii="Times New Roman" w:eastAsia="宋体" w:hAnsi="Times New Roman" w:cs="Times New Roman"/>
          <w:kern w:val="0"/>
          <w:sz w:val="24"/>
          <w:szCs w:val="24"/>
        </w:rPr>
        <w:t>random value</w:t>
      </w:r>
      <w:r w:rsidR="009143CD" w:rsidRPr="00CE71E0">
        <w:rPr>
          <w:rFonts w:ascii="Times New Roman" w:eastAsia="宋体" w:hAnsi="Times New Roman" w:cs="Times New Roman"/>
          <w:kern w:val="0"/>
          <w:sz w:val="24"/>
          <w:szCs w:val="24"/>
        </w:rPr>
        <w:t xml:space="preserve"> of nodes</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should</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be</w:t>
      </w:r>
      <w:r w:rsidR="007D544F" w:rsidRPr="00CE71E0">
        <w:rPr>
          <w:rFonts w:ascii="Times New Roman" w:eastAsia="宋体" w:hAnsi="Times New Roman" w:cs="Times New Roman"/>
          <w:kern w:val="0"/>
          <w:sz w:val="24"/>
          <w:szCs w:val="24"/>
        </w:rPr>
        <w:t xml:space="preserve"> consistent and verifiable.</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04C38094" w14:textId="0F9B7C32" w:rsidR="00C00A6B" w:rsidRDefault="00D2619C" w:rsidP="00C00A6B">
      <w:pPr>
        <w:spacing w:beforeLines="50" w:before="156"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m:oMathPara>
    </w:p>
    <w:p w14:paraId="4DB90B3D" w14:textId="38908CB6"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fixed number of 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a+b=1, a≥0, b≥0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F262F5">
        <w:rPr>
          <w:rFonts w:ascii="Times New Roman" w:eastAsia="宋体" w:hAnsi="Times New Roman" w:cs="Times New Roman"/>
          <w:kern w:val="0"/>
          <w:sz w:val="24"/>
          <w:szCs w:val="24"/>
          <w:highlight w:val="yellow"/>
        </w:rPr>
        <w:t>the number of generated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03D09A2B" w14:textId="58662AF3" w:rsidR="006B6C9F" w:rsidRDefault="006B6C9F" w:rsidP="006B6C9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stability of nodes as weight in block proposer election can decrease computation power consumption and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protocol in block proposer election. </w:t>
      </w:r>
      <w:r w:rsidR="00547EA3">
        <w:rPr>
          <w:rFonts w:ascii="Times New Roman" w:eastAsia="宋体" w:hAnsi="Times New Roman" w:cs="Times New Roman"/>
          <w:kern w:val="0"/>
          <w:sz w:val="24"/>
          <w:szCs w:val="24"/>
        </w:rPr>
        <w:t>C</w:t>
      </w:r>
      <w:r>
        <w:rPr>
          <w:rFonts w:ascii="Times New Roman" w:eastAsia="宋体" w:hAnsi="Times New Roman" w:cs="Times New Roman"/>
          <w:kern w:val="0"/>
          <w:sz w:val="24"/>
          <w:szCs w:val="24"/>
        </w:rPr>
        <w:t xml:space="preserve">ompare to </w:t>
      </w:r>
      <w:proofErr w:type="spellStart"/>
      <w:r w:rsidR="004B5F12">
        <w:rPr>
          <w:rFonts w:ascii="Times New Roman" w:eastAsia="宋体" w:hAnsi="Times New Roman" w:cs="Times New Roman"/>
          <w:kern w:val="0"/>
          <w:sz w:val="24"/>
          <w:szCs w:val="24"/>
        </w:rPr>
        <w:t>PoW</w:t>
      </w:r>
      <w:proofErr w:type="spellEnd"/>
      <w:r w:rsidR="004B5F12">
        <w:rPr>
          <w:rFonts w:ascii="Times New Roman" w:eastAsia="宋体" w:hAnsi="Times New Roman" w:cs="Times New Roman"/>
          <w:kern w:val="0"/>
          <w:sz w:val="24"/>
          <w:szCs w:val="24"/>
        </w:rPr>
        <w:t>-based leader election algorithm</w:t>
      </w:r>
      <w:r>
        <w:rPr>
          <w:rFonts w:ascii="Times New Roman" w:eastAsia="宋体" w:hAnsi="Times New Roman" w:cs="Times New Roman"/>
          <w:kern w:val="0"/>
          <w:sz w:val="24"/>
          <w:szCs w:val="24"/>
        </w:rPr>
        <w:t xml:space="preserve">, </w:t>
      </w:r>
      <w:r w:rsidR="004B5F12">
        <w:rPr>
          <w:rFonts w:ascii="Times New Roman" w:eastAsia="宋体" w:hAnsi="Times New Roman" w:cs="Times New Roman"/>
          <w:kern w:val="0"/>
          <w:sz w:val="24"/>
          <w:szCs w:val="24"/>
        </w:rPr>
        <w:t xml:space="preserve">our block proposer election algorithm will consume </w:t>
      </w:r>
      <w:r w:rsidR="00547EA3">
        <w:rPr>
          <w:rFonts w:ascii="Times New Roman" w:eastAsia="宋体" w:hAnsi="Times New Roman" w:cs="Times New Roman"/>
          <w:kern w:val="0"/>
          <w:sz w:val="24"/>
          <w:szCs w:val="24"/>
        </w:rPr>
        <w:t>very small</w:t>
      </w:r>
      <w:r w:rsidR="004B5F12">
        <w:rPr>
          <w:rFonts w:ascii="Times New Roman" w:eastAsia="宋体" w:hAnsi="Times New Roman" w:cs="Times New Roman"/>
          <w:kern w:val="0"/>
          <w:sz w:val="24"/>
          <w:szCs w:val="24"/>
        </w:rPr>
        <w:t xml:space="preserve"> computational power in election process. </w:t>
      </w:r>
      <w:r w:rsidR="00547EA3">
        <w:rPr>
          <w:rFonts w:ascii="Times New Roman" w:eastAsia="宋体" w:hAnsi="Times New Roman" w:cs="Times New Roman"/>
          <w:kern w:val="0"/>
          <w:sz w:val="24"/>
          <w:szCs w:val="24"/>
        </w:rPr>
        <w:t xml:space="preserve">Only generating a random value and computing stability and its corresponding elected probability require to consume </w:t>
      </w:r>
      <w:r w:rsidR="00941382">
        <w:rPr>
          <w:rFonts w:ascii="Times New Roman" w:eastAsia="宋体" w:hAnsi="Times New Roman" w:cs="Times New Roman"/>
          <w:kern w:val="0"/>
          <w:sz w:val="24"/>
          <w:szCs w:val="24"/>
        </w:rPr>
        <w:t xml:space="preserve">the </w:t>
      </w:r>
      <w:r w:rsidR="00547EA3">
        <w:rPr>
          <w:rFonts w:ascii="Times New Roman" w:eastAsia="宋体" w:hAnsi="Times New Roman" w:cs="Times New Roman"/>
          <w:kern w:val="0"/>
          <w:sz w:val="24"/>
          <w:szCs w:val="24"/>
        </w:rPr>
        <w:t xml:space="preserve">computing power of nodes. Compare to pure </w:t>
      </w:r>
      <w:proofErr w:type="spellStart"/>
      <w:r w:rsidR="00547EA3">
        <w:rPr>
          <w:rFonts w:ascii="Times New Roman" w:eastAsia="宋体" w:hAnsi="Times New Roman" w:cs="Times New Roman"/>
          <w:kern w:val="0"/>
          <w:sz w:val="24"/>
          <w:szCs w:val="24"/>
        </w:rPr>
        <w:t>PoS</w:t>
      </w:r>
      <w:proofErr w:type="spellEnd"/>
      <w:r w:rsidR="00547EA3">
        <w:rPr>
          <w:rFonts w:ascii="Times New Roman" w:eastAsia="宋体" w:hAnsi="Times New Roman" w:cs="Times New Roman"/>
          <w:kern w:val="0"/>
          <w:sz w:val="24"/>
          <w:szCs w:val="24"/>
        </w:rPr>
        <w:t xml:space="preserve">-based </w:t>
      </w:r>
      <w:r w:rsidR="00810934">
        <w:rPr>
          <w:rFonts w:ascii="Times New Roman" w:eastAsia="宋体" w:hAnsi="Times New Roman" w:cs="Times New Roman"/>
          <w:kern w:val="0"/>
          <w:sz w:val="24"/>
          <w:szCs w:val="24"/>
        </w:rPr>
        <w:t>leader election algorithm, our algorithm can prevent nodes with high weight always be block proposer. With time pass</w:t>
      </w:r>
      <w:r w:rsidR="00F1637D">
        <w:rPr>
          <w:rFonts w:ascii="Times New Roman" w:eastAsia="宋体" w:hAnsi="Times New Roman" w:cs="Times New Roman"/>
          <w:kern w:val="0"/>
          <w:sz w:val="24"/>
          <w:szCs w:val="24"/>
        </w:rPr>
        <w:t xml:space="preserve">ing,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sidR="00130DC3">
        <w:rPr>
          <w:rFonts w:ascii="Times New Roman" w:eastAsia="宋体" w:hAnsi="Times New Roman" w:cs="Times New Roman"/>
          <w:kern w:val="0"/>
          <w:sz w:val="24"/>
          <w:szCs w:val="24"/>
        </w:rPr>
        <w:t>active time</w:t>
      </w:r>
      <w:r w:rsidR="00F1637D">
        <w:rPr>
          <w:rFonts w:ascii="Times New Roman" w:eastAsia="宋体" w:hAnsi="Times New Roman" w:cs="Times New Roman"/>
          <w:kern w:val="0"/>
          <w:sz w:val="24"/>
          <w:szCs w:val="24"/>
        </w:rPr>
        <w:t xml:space="preserve"> will </w:t>
      </w:r>
      <w:r w:rsidR="00A34840">
        <w:rPr>
          <w:rFonts w:ascii="Times New Roman" w:eastAsia="宋体" w:hAnsi="Times New Roman" w:cs="Times New Roman"/>
          <w:kern w:val="0"/>
          <w:sz w:val="24"/>
          <w:szCs w:val="24"/>
        </w:rPr>
        <w:t>be decrease</w:t>
      </w:r>
      <w:r w:rsidR="00130DC3">
        <w:rPr>
          <w:rFonts w:ascii="Times New Roman" w:eastAsia="宋体" w:hAnsi="Times New Roman" w:cs="Times New Roman"/>
          <w:kern w:val="0"/>
          <w:sz w:val="24"/>
          <w:szCs w:val="24"/>
        </w:rPr>
        <w:t>,</w:t>
      </w:r>
      <w:r w:rsidR="00A34840">
        <w:rPr>
          <w:rFonts w:ascii="Times New Roman" w:eastAsia="宋体" w:hAnsi="Times New Roman" w:cs="Times New Roman"/>
          <w:kern w:val="0"/>
          <w:sz w:val="24"/>
          <w:szCs w:val="24"/>
        </w:rPr>
        <w:t xml:space="preserve"> and </w:t>
      </w:r>
      <w:r w:rsidR="00BC3F82">
        <w:rPr>
          <w:rFonts w:ascii="Times New Roman" w:eastAsia="宋体" w:hAnsi="Times New Roman" w:cs="Times New Roman"/>
          <w:kern w:val="0"/>
          <w:sz w:val="24"/>
          <w:szCs w:val="24"/>
        </w:rPr>
        <w:lastRenderedPageBreak/>
        <w:t>node</w:t>
      </w:r>
      <w:r w:rsidR="004835B6">
        <w:rPr>
          <w:rFonts w:ascii="Times New Roman" w:eastAsia="宋体" w:hAnsi="Times New Roman" w:cs="Times New Roman"/>
          <w:kern w:val="0"/>
          <w:sz w:val="24"/>
          <w:szCs w:val="24"/>
        </w:rPr>
        <w:t xml:space="preserve"> </w:t>
      </w:r>
      <w:r w:rsidR="00130DC3">
        <w:rPr>
          <w:rFonts w:ascii="Times New Roman" w:eastAsia="宋体" w:hAnsi="Times New Roman" w:cs="Times New Roman"/>
          <w:kern w:val="0"/>
          <w:sz w:val="24"/>
          <w:szCs w:val="24"/>
        </w:rPr>
        <w:t>stability</w:t>
      </w:r>
      <w:r w:rsidR="00A34840">
        <w:rPr>
          <w:rFonts w:ascii="Times New Roman" w:eastAsia="宋体" w:hAnsi="Times New Roman" w:cs="Times New Roman"/>
          <w:kern w:val="0"/>
          <w:sz w:val="24"/>
          <w:szCs w:val="24"/>
        </w:rPr>
        <w:t xml:space="preserve"> </w:t>
      </w:r>
      <w:r w:rsidR="00F1637D">
        <w:rPr>
          <w:rFonts w:ascii="Times New Roman" w:eastAsia="宋体" w:hAnsi="Times New Roman" w:cs="Times New Roman"/>
          <w:kern w:val="0"/>
          <w:sz w:val="24"/>
          <w:szCs w:val="24"/>
        </w:rPr>
        <w:t xml:space="preserve">will </w:t>
      </w:r>
      <w:r w:rsidR="00130DC3">
        <w:rPr>
          <w:rFonts w:ascii="Times New Roman" w:eastAsia="宋体" w:hAnsi="Times New Roman" w:cs="Times New Roman"/>
          <w:kern w:val="0"/>
          <w:sz w:val="24"/>
          <w:szCs w:val="24"/>
        </w:rPr>
        <w:t>be changed</w:t>
      </w:r>
      <w:r w:rsidR="00F1637D">
        <w:rPr>
          <w:rFonts w:ascii="Times New Roman" w:eastAsia="宋体" w:hAnsi="Times New Roman" w:cs="Times New Roman"/>
          <w:kern w:val="0"/>
          <w:sz w:val="24"/>
          <w:szCs w:val="24"/>
        </w:rPr>
        <w:t xml:space="preserve">. </w:t>
      </w:r>
      <w:r w:rsidR="003B6918">
        <w:rPr>
          <w:rFonts w:ascii="Times New Roman" w:eastAsia="宋体" w:hAnsi="Times New Roman" w:cs="Times New Roman"/>
          <w:kern w:val="0"/>
          <w:sz w:val="24"/>
          <w:szCs w:val="24"/>
        </w:rPr>
        <w:t>N</w:t>
      </w:r>
      <w:r w:rsidR="00A34840">
        <w:rPr>
          <w:rFonts w:ascii="Times New Roman" w:eastAsia="宋体" w:hAnsi="Times New Roman" w:cs="Times New Roman"/>
          <w:kern w:val="0"/>
          <w:sz w:val="24"/>
          <w:szCs w:val="24"/>
        </w:rPr>
        <w:t>odes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deposi</w:t>
      </w:r>
      <w:r w:rsidR="00515E8E">
        <w:rPr>
          <w:rFonts w:ascii="Times New Roman" w:eastAsia="宋体" w:hAnsi="Times New Roman" w:cs="Times New Roman"/>
          <w:kern w:val="0"/>
          <w:sz w:val="24"/>
          <w:szCs w:val="24"/>
        </w:rPr>
        <w:t>ti</w:t>
      </w:r>
      <w:r w:rsidR="00DD387D">
        <w:rPr>
          <w:rFonts w:ascii="Times New Roman" w:eastAsia="宋体" w:hAnsi="Times New Roman" w:cs="Times New Roman"/>
          <w:kern w:val="0"/>
          <w:sz w:val="24"/>
          <w:szCs w:val="24"/>
        </w:rPr>
        <w:t>ng much more money cannot</w:t>
      </w:r>
      <w:r w:rsidR="00130DC3">
        <w:rPr>
          <w:rFonts w:ascii="Times New Roman" w:eastAsia="宋体" w:hAnsi="Times New Roman" w:cs="Times New Roman"/>
          <w:kern w:val="0"/>
          <w:sz w:val="24"/>
          <w:szCs w:val="24"/>
        </w:rPr>
        <w:t xml:space="preserve"> always </w:t>
      </w:r>
      <w:r w:rsidR="003B6918">
        <w:rPr>
          <w:rFonts w:ascii="Times New Roman" w:eastAsia="宋体" w:hAnsi="Times New Roman" w:cs="Times New Roman"/>
          <w:kern w:val="0"/>
          <w:sz w:val="24"/>
          <w:szCs w:val="24"/>
        </w:rPr>
        <w:t>have</w:t>
      </w:r>
      <w:r w:rsidR="00DD387D">
        <w:rPr>
          <w:rFonts w:ascii="Times New Roman" w:eastAsia="宋体" w:hAnsi="Times New Roman" w:cs="Times New Roman"/>
          <w:kern w:val="0"/>
          <w:sz w:val="24"/>
          <w:szCs w:val="24"/>
        </w:rPr>
        <w:t xml:space="preserve"> advantage</w:t>
      </w:r>
      <w:r w:rsidR="00A34840">
        <w:rPr>
          <w:rFonts w:ascii="Times New Roman" w:eastAsia="宋体" w:hAnsi="Times New Roman" w:cs="Times New Roman"/>
          <w:kern w:val="0"/>
          <w:sz w:val="24"/>
          <w:szCs w:val="24"/>
        </w:rPr>
        <w:t xml:space="preserve"> </w:t>
      </w:r>
      <w:r w:rsidR="00D57738">
        <w:rPr>
          <w:rFonts w:ascii="Times New Roman" w:eastAsia="宋体" w:hAnsi="Times New Roman" w:cs="Times New Roman"/>
          <w:kern w:val="0"/>
          <w:sz w:val="24"/>
          <w:szCs w:val="24"/>
        </w:rPr>
        <w:t>o</w:t>
      </w:r>
      <w:r w:rsidR="00A34840">
        <w:rPr>
          <w:rFonts w:ascii="Times New Roman" w:eastAsia="宋体" w:hAnsi="Times New Roman" w:cs="Times New Roman"/>
          <w:kern w:val="0"/>
          <w:sz w:val="24"/>
          <w:szCs w:val="24"/>
        </w:rPr>
        <w:t xml:space="preserve">n </w:t>
      </w:r>
      <w:r w:rsidR="00DD387D">
        <w:rPr>
          <w:rFonts w:ascii="Times New Roman" w:eastAsia="宋体" w:hAnsi="Times New Roman" w:cs="Times New Roman"/>
          <w:kern w:val="0"/>
          <w:sz w:val="24"/>
          <w:szCs w:val="24"/>
        </w:rPr>
        <w:t>election process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 xml:space="preserve">Thus, </w:t>
      </w:r>
      <w:r w:rsidR="00941382">
        <w:rPr>
          <w:rFonts w:ascii="Times New Roman" w:eastAsia="宋体" w:hAnsi="Times New Roman" w:cs="Times New Roman"/>
          <w:kern w:val="0"/>
          <w:sz w:val="24"/>
          <w:szCs w:val="24"/>
        </w:rPr>
        <w:t xml:space="preserve">the </w:t>
      </w:r>
      <w:r w:rsidR="00DD387D">
        <w:rPr>
          <w:rFonts w:ascii="Times New Roman" w:eastAsia="宋体" w:hAnsi="Times New Roman" w:cs="Times New Roman"/>
          <w:kern w:val="0"/>
          <w:sz w:val="24"/>
          <w:szCs w:val="24"/>
        </w:rPr>
        <w:t>security of block proposer election process is improved by taking stability as election weight.</w:t>
      </w:r>
    </w:p>
    <w:p w14:paraId="41B15779" w14:textId="255D98CE" w:rsidR="004646E2" w:rsidRDefault="00A91B27" w:rsidP="005E417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68CBA7A5" w14:textId="303E018B" w:rsidR="00304971"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 xml:space="preserve">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10-17</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249A56EE"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from current block proposer </w:t>
      </w:r>
      <w:r w:rsidR="00A2107C">
        <w:rPr>
          <w:rFonts w:ascii="Times New Roman" w:eastAsia="宋体" w:hAnsi="Times New Roman" w:cs="Times New Roman"/>
          <w:kern w:val="0"/>
          <w:sz w:val="24"/>
          <w:szCs w:val="24"/>
        </w:rPr>
        <w:t xml:space="preserve">will verify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block proposer </w:t>
      </w:r>
      <w:r w:rsidR="008645C7">
        <w:rPr>
          <w:rFonts w:ascii="Times New Roman" w:eastAsia="宋体" w:hAnsi="Times New Roman" w:cs="Times New Roman"/>
          <w:kern w:val="0"/>
          <w:sz w:val="24"/>
          <w:szCs w:val="24"/>
        </w:rPr>
        <w:t xml:space="preserve">is legal and </w:t>
      </w:r>
      <w:r w:rsidR="00941382">
        <w:rPr>
          <w:rFonts w:ascii="Times New Roman" w:eastAsia="宋体" w:hAnsi="Times New Roman" w:cs="Times New Roman"/>
          <w:kern w:val="0"/>
          <w:sz w:val="24"/>
          <w:szCs w:val="24"/>
        </w:rPr>
        <w:t xml:space="preserve">the </w:t>
      </w:r>
      <w:r w:rsidR="003C554E">
        <w:rPr>
          <w:rFonts w:ascii="Times New Roman" w:eastAsia="宋体" w:hAnsi="Times New Roman" w:cs="Times New Roman"/>
          <w:kern w:val="0"/>
          <w:sz w:val="24"/>
          <w:szCs w:val="24"/>
        </w:rPr>
        <w:t>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be verified by nodes via a main public key.</w:t>
      </w:r>
      <w:r w:rsidR="00B14EDC">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B14EDC">
        <w:rPr>
          <w:rFonts w:ascii="Times New Roman" w:eastAsia="宋体" w:hAnsi="Times New Roman" w:cs="Times New Roman"/>
          <w:kern w:val="0"/>
          <w:sz w:val="24"/>
          <w:szCs w:val="24"/>
        </w:rPr>
        <w:t>pseudo code of block verification is presented in Algorithm 1 lines 19-36.</w:t>
      </w:r>
    </w:p>
    <w:p w14:paraId="0C3FBDF5" w14:textId="7727F6DF"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will verify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t>
      </w:r>
      <w:r>
        <w:rPr>
          <w:rFonts w:ascii="Times New Roman" w:eastAsia="宋体" w:hAnsi="Times New Roman" w:cs="Times New Roman"/>
          <w:kern w:val="0"/>
          <w:sz w:val="24"/>
          <w:szCs w:val="24"/>
        </w:rPr>
        <w:lastRenderedPageBreak/>
        <w:t xml:space="preserve">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7243AB4E"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4845A7">
        <w:rPr>
          <w:rFonts w:ascii="Times New Roman" w:eastAsia="宋体" w:hAnsi="Times New Roman" w:cs="Times New Roman"/>
          <w:kern w:val="0"/>
          <w:sz w:val="24"/>
          <w:szCs w:val="24"/>
        </w:rPr>
        <w:t>block, it is considered to be verified.</w:t>
      </w:r>
    </w:p>
    <w:p w14:paraId="47A15AEE" w14:textId="5EA16B5B"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w:t>
      </w:r>
      <w:proofErr w:type="spellStart"/>
      <w:r w:rsidR="000F4D73">
        <w:rPr>
          <w:rFonts w:ascii="Times New Roman" w:eastAsia="宋体" w:hAnsi="Times New Roman" w:cs="Times New Roman"/>
          <w:kern w:val="0"/>
          <w:sz w:val="24"/>
          <w:szCs w:val="24"/>
        </w:rPr>
        <w:t>SWIB</w:t>
      </w:r>
      <w:proofErr w:type="spellEnd"/>
      <w:r w:rsidR="000F4D73">
        <w:rPr>
          <w:rFonts w:ascii="Times New Roman" w:eastAsia="宋体" w:hAnsi="Times New Roman" w:cs="Times New Roman"/>
          <w:kern w:val="0"/>
          <w:sz w:val="24"/>
          <w:szCs w:val="24"/>
        </w:rPr>
        <w:t xml:space="preserve">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valid.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79D79ACA" w14:textId="6CAC21E5" w:rsidR="00012AC5" w:rsidRPr="000F4D73" w:rsidRDefault="00F92FF1" w:rsidP="00C3213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signature mechanism </w:t>
      </w:r>
      <w:r w:rsidR="00F2671B">
        <w:rPr>
          <w:rFonts w:ascii="Times New Roman" w:eastAsia="宋体" w:hAnsi="Times New Roman" w:cs="Times New Roman"/>
          <w:kern w:val="0"/>
          <w:sz w:val="24"/>
          <w:szCs w:val="24"/>
        </w:rPr>
        <w:t>is presented to</w:t>
      </w:r>
      <w:r>
        <w:rPr>
          <w:rFonts w:ascii="Times New Roman" w:eastAsia="宋体" w:hAnsi="Times New Roman" w:cs="Times New Roman"/>
          <w:kern w:val="0"/>
          <w:sz w:val="24"/>
          <w:szCs w:val="24"/>
        </w:rPr>
        <w:t xml:space="preserve"> help n</w:t>
      </w:r>
      <w:r w:rsidR="007A7D3B">
        <w:rPr>
          <w:rFonts w:ascii="Times New Roman" w:eastAsia="宋体" w:hAnsi="Times New Roman" w:cs="Times New Roman"/>
          <w:kern w:val="0"/>
          <w:sz w:val="24"/>
          <w:szCs w:val="24"/>
        </w:rPr>
        <w:t xml:space="preserve">odes </w:t>
      </w:r>
      <w:r w:rsidR="00012AC5">
        <w:rPr>
          <w:rFonts w:ascii="Times New Roman" w:eastAsia="宋体" w:hAnsi="Times New Roman" w:cs="Times New Roman"/>
          <w:kern w:val="0"/>
          <w:sz w:val="24"/>
          <w:szCs w:val="24"/>
        </w:rPr>
        <w:t xml:space="preserve">resistant jamming attack by </w:t>
      </w:r>
      <w:r w:rsidR="00F2671B">
        <w:rPr>
          <w:rFonts w:ascii="Times New Roman" w:eastAsia="宋体" w:hAnsi="Times New Roman" w:cs="Times New Roman"/>
          <w:kern w:val="0"/>
          <w:sz w:val="24"/>
          <w:szCs w:val="24"/>
        </w:rPr>
        <w:t xml:space="preserve">reducing channel contention. </w:t>
      </w:r>
      <w:r w:rsidR="00012AC5">
        <w:rPr>
          <w:rFonts w:ascii="Times New Roman" w:eastAsia="宋体" w:hAnsi="Times New Roman" w:cs="Times New Roman"/>
          <w:kern w:val="0"/>
          <w:sz w:val="24"/>
          <w:szCs w:val="24"/>
        </w:rPr>
        <w:t>In our protocol, nodes</w:t>
      </w:r>
      <w:r w:rsidR="00012AC5">
        <w:rPr>
          <w:rFonts w:ascii="Times New Roman" w:eastAsia="宋体" w:hAnsi="Times New Roman" w:cs="Times New Roman" w:hint="eastAsia"/>
          <w:kern w:val="0"/>
          <w:sz w:val="24"/>
          <w:szCs w:val="24"/>
        </w:rPr>
        <w:t xml:space="preserve"> </w:t>
      </w:r>
      <w:r w:rsidR="00F2671B">
        <w:rPr>
          <w:rFonts w:ascii="Times New Roman" w:eastAsia="宋体" w:hAnsi="Times New Roman" w:cs="Times New Roman"/>
          <w:kern w:val="0"/>
          <w:sz w:val="24"/>
          <w:szCs w:val="24"/>
        </w:rPr>
        <w:t>have a channel compete probability and an estimate of adversary time window.</w:t>
      </w:r>
      <w:r w:rsidR="00A96E43">
        <w:rPr>
          <w:rFonts w:ascii="Times New Roman" w:eastAsia="宋体" w:hAnsi="Times New Roman" w:cs="Times New Roman"/>
          <w:kern w:val="0"/>
          <w:sz w:val="24"/>
          <w:szCs w:val="24"/>
        </w:rPr>
        <w:t xml:space="preserve"> </w:t>
      </w:r>
      <w:r w:rsidR="00C32138">
        <w:rPr>
          <w:rFonts w:ascii="Times New Roman" w:eastAsia="宋体" w:hAnsi="Times New Roman" w:cs="Times New Roman"/>
          <w:kern w:val="0"/>
          <w:sz w:val="24"/>
          <w:szCs w:val="24"/>
        </w:rPr>
        <w:t xml:space="preserve">Each node will send a message with </w:t>
      </w:r>
      <w:r w:rsidR="00941382">
        <w:rPr>
          <w:rFonts w:ascii="Times New Roman" w:eastAsia="宋体" w:hAnsi="Times New Roman" w:cs="Times New Roman"/>
          <w:kern w:val="0"/>
          <w:sz w:val="24"/>
          <w:szCs w:val="24"/>
        </w:rPr>
        <w:t xml:space="preserve">the </w:t>
      </w:r>
      <w:r w:rsidR="00C32138">
        <w:rPr>
          <w:rFonts w:ascii="Times New Roman" w:eastAsia="宋体" w:hAnsi="Times New Roman" w:cs="Times New Roman"/>
          <w:kern w:val="0"/>
          <w:sz w:val="24"/>
          <w:szCs w:val="24"/>
        </w:rPr>
        <w:t xml:space="preserve">probability. </w:t>
      </w:r>
      <w:r w:rsidR="00A96E43">
        <w:rPr>
          <w:rFonts w:ascii="Times New Roman" w:eastAsia="宋体" w:hAnsi="Times New Roman" w:cs="Times New Roman"/>
          <w:kern w:val="0"/>
          <w:sz w:val="24"/>
          <w:szCs w:val="24"/>
        </w:rPr>
        <w:t xml:space="preserve">Nodes count </w:t>
      </w:r>
      <w:r w:rsidR="00941382">
        <w:rPr>
          <w:rFonts w:ascii="Times New Roman" w:eastAsia="宋体" w:hAnsi="Times New Roman" w:cs="Times New Roman"/>
          <w:kern w:val="0"/>
          <w:sz w:val="24"/>
          <w:szCs w:val="24"/>
        </w:rPr>
        <w:t xml:space="preserve">the </w:t>
      </w:r>
      <w:r w:rsidR="00A96E43">
        <w:rPr>
          <w:rFonts w:ascii="Times New Roman" w:eastAsia="宋体" w:hAnsi="Times New Roman" w:cs="Times New Roman"/>
          <w:kern w:val="0"/>
          <w:sz w:val="24"/>
          <w:szCs w:val="24"/>
        </w:rPr>
        <w:t xml:space="preserve">number of idle slots within their estimate of </w:t>
      </w:r>
      <w:r w:rsidR="006A1331">
        <w:rPr>
          <w:rFonts w:ascii="Times New Roman" w:eastAsia="宋体" w:hAnsi="Times New Roman" w:cs="Times New Roman"/>
          <w:kern w:val="0"/>
          <w:sz w:val="24"/>
          <w:szCs w:val="24"/>
        </w:rPr>
        <w:t>adversary time window. If there is no idle slot</w:t>
      </w:r>
      <w:r w:rsidR="003C52C1">
        <w:rPr>
          <w:rFonts w:ascii="Times New Roman" w:eastAsia="宋体" w:hAnsi="Times New Roman" w:cs="Times New Roman"/>
          <w:kern w:val="0"/>
          <w:sz w:val="24"/>
          <w:szCs w:val="24"/>
        </w:rPr>
        <w:t>,</w:t>
      </w:r>
      <w:r w:rsidR="006A1331">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A1331">
        <w:rPr>
          <w:rFonts w:ascii="Times New Roman" w:eastAsia="宋体" w:hAnsi="Times New Roman" w:cs="Times New Roman"/>
          <w:kern w:val="0"/>
          <w:sz w:val="24"/>
          <w:szCs w:val="24"/>
        </w:rPr>
        <w:t>probability will be multip</w:t>
      </w:r>
      <w:r w:rsidR="003C52C1">
        <w:rPr>
          <w:rFonts w:ascii="Times New Roman" w:eastAsia="宋体" w:hAnsi="Times New Roman" w:cs="Times New Roman"/>
          <w:kern w:val="0"/>
          <w:sz w:val="24"/>
          <w:szCs w:val="24"/>
        </w:rPr>
        <w:t>licatively de</w:t>
      </w:r>
      <w:r w:rsidR="006A1331">
        <w:rPr>
          <w:rFonts w:ascii="Times New Roman" w:eastAsia="宋体" w:hAnsi="Times New Roman" w:cs="Times New Roman"/>
          <w:kern w:val="0"/>
          <w:sz w:val="24"/>
          <w:szCs w:val="24"/>
        </w:rPr>
        <w:t xml:space="preserve">creased </w:t>
      </w:r>
      <w:r w:rsidR="003C52C1">
        <w:rPr>
          <w:rFonts w:ascii="Times New Roman" w:eastAsia="宋体" w:hAnsi="Times New Roman" w:cs="Times New Roman"/>
          <w:kern w:val="0"/>
          <w:sz w:val="24"/>
          <w:szCs w:val="24"/>
        </w:rPr>
        <w:t xml:space="preserve">and </w:t>
      </w:r>
      <w:r w:rsidR="00941382">
        <w:rPr>
          <w:rFonts w:ascii="Times New Roman" w:eastAsia="宋体" w:hAnsi="Times New Roman" w:cs="Times New Roman"/>
          <w:kern w:val="0"/>
          <w:sz w:val="24"/>
          <w:szCs w:val="24"/>
        </w:rPr>
        <w:t xml:space="preserve">the </w:t>
      </w:r>
      <w:r w:rsidR="003C52C1">
        <w:rPr>
          <w:rFonts w:ascii="Times New Roman" w:eastAsia="宋体" w:hAnsi="Times New Roman" w:cs="Times New Roman"/>
          <w:kern w:val="0"/>
          <w:sz w:val="24"/>
          <w:szCs w:val="24"/>
        </w:rPr>
        <w:t xml:space="preserve">estimated time window will be increase. Otherwise,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compete probability will be multiplicatively increased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estimated time window will be decrease by 1.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broadcast signature mechanism can </w:t>
      </w:r>
      <w:r w:rsidR="00F2671B">
        <w:rPr>
          <w:rFonts w:ascii="Times New Roman" w:eastAsia="宋体" w:hAnsi="Times New Roman" w:cs="Times New Roman"/>
          <w:kern w:val="0"/>
          <w:sz w:val="24"/>
          <w:szCs w:val="24"/>
        </w:rPr>
        <w:t xml:space="preserve">ensure that node can adjust their channel compete probability </w:t>
      </w:r>
      <w:r w:rsidR="00C32138">
        <w:rPr>
          <w:rFonts w:ascii="Times New Roman" w:eastAsia="宋体" w:hAnsi="Times New Roman" w:cs="Times New Roman"/>
          <w:kern w:val="0"/>
          <w:sz w:val="24"/>
          <w:szCs w:val="24"/>
        </w:rPr>
        <w:t xml:space="preserve">and an estimate of adversary time window </w:t>
      </w:r>
      <w:r w:rsidR="00F2671B">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reduce chan</w:t>
      </w:r>
      <w:r w:rsidR="00F2671B">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el </w:t>
      </w:r>
      <w:r w:rsidR="00F2671B">
        <w:rPr>
          <w:rFonts w:ascii="Times New Roman" w:eastAsia="宋体" w:hAnsi="Times New Roman" w:cs="Times New Roman"/>
          <w:kern w:val="0"/>
          <w:sz w:val="24"/>
          <w:szCs w:val="24"/>
        </w:rPr>
        <w:t>contention</w:t>
      </w:r>
      <w:r w:rsidR="00C32138">
        <w:rPr>
          <w:rFonts w:ascii="Times New Roman" w:eastAsia="宋体" w:hAnsi="Times New Roman" w:cs="Times New Roman"/>
          <w:kern w:val="0"/>
          <w:sz w:val="24"/>
          <w:szCs w:val="24"/>
        </w:rPr>
        <w:t>.</w:t>
      </w:r>
      <w:r w:rsidR="00F2671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C32138">
        <w:rPr>
          <w:rFonts w:ascii="Times New Roman" w:eastAsia="宋体" w:hAnsi="Times New Roman" w:cs="Times New Roman"/>
          <w:kern w:val="0"/>
          <w:sz w:val="24"/>
          <w:szCs w:val="24"/>
        </w:rPr>
        <w:t>pseudo code is presented in Algorithm 2.</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19E8F800"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4524F">
        <w:rPr>
          <w:rFonts w:ascii="Times New Roman" w:eastAsia="宋体" w:hAnsi="Times New Roman" w:cs="Times New Roman"/>
          <w:kern w:val="0"/>
          <w:sz w:val="24"/>
          <w:szCs w:val="24"/>
        </w:rPr>
        <w:t xml:space="preserve">pseudo code of block finalization is presented in Algorithm </w:t>
      </w:r>
      <w:r w:rsidR="008645C7">
        <w:rPr>
          <w:rFonts w:ascii="Times New Roman" w:eastAsia="宋体" w:hAnsi="Times New Roman" w:cs="Times New Roman"/>
          <w:kern w:val="0"/>
          <w:sz w:val="24"/>
          <w:szCs w:val="24"/>
        </w:rPr>
        <w:t>1 lines 38-45</w:t>
      </w:r>
      <w:r w:rsidR="00D4524F">
        <w:rPr>
          <w:rFonts w:ascii="Times New Roman" w:eastAsia="宋体" w:hAnsi="Times New Roman" w:cs="Times New Roman"/>
          <w:kern w:val="0"/>
          <w:sz w:val="24"/>
          <w:szCs w:val="24"/>
        </w:rPr>
        <w:t>.</w:t>
      </w:r>
    </w:p>
    <w:p w14:paraId="65A553ED" w14:textId="05FADEFF" w:rsidR="007A7D3B" w:rsidRP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61DB94D5" w14:textId="467EF1BA" w:rsidR="007A7D3B" w:rsidRPr="007A7D3B" w:rsidRDefault="007A7D3B" w:rsidP="007A7D3B">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lastRenderedPageBreak/>
        <w:t>4</w:t>
      </w:r>
      <w:r w:rsidRPr="00534904">
        <w:rPr>
          <w:rFonts w:ascii="Times New Roman" w:eastAsia="黑体" w:hAnsi="Times New Roman" w:cs="Times New Roman"/>
          <w:sz w:val="28"/>
          <w:szCs w:val="28"/>
        </w:rPr>
        <w:t>. 3 Synchronization Mechanism</w:t>
      </w:r>
    </w:p>
    <w:p w14:paraId="0618BE10" w14:textId="59501833" w:rsidR="009543F3" w:rsidRDefault="00F67C7F" w:rsidP="003C485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886DD8">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 xml:space="preserve">If consensus nodes have distinct view on blockchain,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previous hash of </w:t>
      </w:r>
      <w:r w:rsidR="009B431D">
        <w:rPr>
          <w:rFonts w:ascii="Times New Roman" w:eastAsia="宋体" w:hAnsi="Times New Roman" w:cs="Times New Roman"/>
          <w:kern w:val="0"/>
          <w:sz w:val="24"/>
          <w:szCs w:val="24"/>
        </w:rPr>
        <w:t xml:space="preserve">a </w:t>
      </w:r>
      <w:r w:rsidR="00302905">
        <w:rPr>
          <w:rFonts w:ascii="Times New Roman" w:eastAsia="宋体" w:hAnsi="Times New Roman" w:cs="Times New Roman"/>
          <w:kern w:val="0"/>
          <w:sz w:val="24"/>
          <w:szCs w:val="24"/>
        </w:rPr>
        <w:t>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 xml:space="preserve">latest block on their blockchain. Since </w:t>
      </w:r>
      <w:r w:rsidR="00941382">
        <w:rPr>
          <w:rFonts w:ascii="Times New Roman" w:eastAsia="宋体" w:hAnsi="Times New Roman" w:cs="Times New Roman"/>
          <w:kern w:val="0"/>
          <w:sz w:val="24"/>
          <w:szCs w:val="24"/>
        </w:rPr>
        <w:t xml:space="preserve">the </w:t>
      </w:r>
      <w:r w:rsidR="0012155B">
        <w:rPr>
          <w:rFonts w:ascii="Times New Roman" w:eastAsia="宋体" w:hAnsi="Times New Roman" w:cs="Times New Roman"/>
          <w:kern w:val="0"/>
          <w:sz w:val="24"/>
          <w:szCs w:val="24"/>
        </w:rPr>
        <w:t xml:space="preserve">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 xml:space="preserve">vote for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43F33">
        <w:rPr>
          <w:rFonts w:ascii="Times New Roman" w:eastAsia="宋体" w:hAnsi="Times New Roman" w:cs="Times New Roman"/>
          <w:kern w:val="0"/>
          <w:sz w:val="24"/>
          <w:szCs w:val="24"/>
        </w:rPr>
        <w:t>synchronization mechanism can ensure that</w:t>
      </w:r>
      <w:r w:rsidR="005F0BFE">
        <w:rPr>
          <w:rFonts w:ascii="Times New Roman" w:eastAsia="宋体" w:hAnsi="Times New Roman" w:cs="Times New Roman"/>
          <w:kern w:val="0"/>
          <w:sz w:val="24"/>
          <w:szCs w:val="24"/>
        </w:rPr>
        <w:t xml:space="preserve"> nodes have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 xml:space="preserve">latest blockchain all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r w:rsidR="007A7D3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 xml:space="preserve">pseudo code of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synchronization mechanism is presented in Algorithm 3.</w:t>
      </w:r>
    </w:p>
    <w:p w14:paraId="37E04AF8" w14:textId="11A434DE" w:rsidR="003C4855" w:rsidRDefault="003C4855" w:rsidP="003C4855">
      <w:pPr>
        <w:spacing w:afterLines="50" w:after="156"/>
        <w:ind w:firstLineChars="200" w:firstLine="480"/>
        <w:rPr>
          <w:rFonts w:ascii="Times New Roman" w:eastAsia="宋体" w:hAnsi="Times New Roman" w:cs="Times New Roman"/>
          <w:kern w:val="0"/>
          <w:sz w:val="24"/>
          <w:szCs w:val="24"/>
        </w:rPr>
      </w:pPr>
      <w:r w:rsidRPr="00C43E30">
        <w:rPr>
          <w:rFonts w:ascii="Times New Roman" w:eastAsia="宋体" w:hAnsi="Times New Roman" w:cs="Times New Roman"/>
          <w:kern w:val="0"/>
          <w:position w:val="-6"/>
          <w:sz w:val="24"/>
          <w:szCs w:val="24"/>
        </w:rPr>
        <w:object w:dxaOrig="9698" w:dyaOrig="3994" w14:anchorId="32A8D29A">
          <v:shape id="_x0000_i1027" type="#_x0000_t75" style="width:414.5pt;height:171pt" o:ole="">
            <v:imagedata r:id="rId13" o:title=""/>
          </v:shape>
          <o:OLEObject Type="Embed" ProgID="Equation.Ribbit" ShapeID="_x0000_i1027" DrawAspect="Content" ObjectID="_1718553945" r:id="rId14"/>
        </w:object>
      </w:r>
    </w:p>
    <w:p w14:paraId="7659B72A" w14:textId="6D648CCA" w:rsidR="00351CE3" w:rsidRDefault="00A2107C" w:rsidP="00643F3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w:t>
      </w:r>
      <w:r w:rsidR="00643F3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security of synchronization process</w:t>
      </w:r>
      <w:r w:rsidR="00643F33">
        <w:rPr>
          <w:rFonts w:ascii="Times New Roman" w:eastAsia="宋体" w:hAnsi="Times New Roman" w:cs="Times New Roman"/>
          <w:kern w:val="0"/>
          <w:sz w:val="24"/>
          <w:szCs w:val="24"/>
        </w:rPr>
        <w:t xml:space="preserve"> by allowing nodes request blocks from multiple </w:t>
      </w:r>
      <w:r w:rsidR="005F0BFE">
        <w:rPr>
          <w:rFonts w:ascii="Times New Roman" w:eastAsia="宋体" w:hAnsi="Times New Roman" w:cs="Times New Roman"/>
          <w:kern w:val="0"/>
          <w:sz w:val="24"/>
          <w:szCs w:val="24"/>
        </w:rPr>
        <w:t xml:space="preserve">high-quality </w:t>
      </w:r>
      <w:r w:rsidR="00643F3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nodes with higher stability are more likely to maintain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ending faulty blockchain 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synchronization mechanism allows </w:t>
      </w:r>
      <w:r w:rsidR="0012155B">
        <w:rPr>
          <w:rFonts w:ascii="Times New Roman" w:eastAsia="宋体" w:hAnsi="Times New Roman" w:cs="Times New Roman"/>
          <w:kern w:val="0"/>
          <w:sz w:val="24"/>
          <w:szCs w:val="24"/>
        </w:rPr>
        <w:t>new</w:t>
      </w:r>
      <w:r>
        <w:rPr>
          <w:rFonts w:ascii="Times New Roman" w:eastAsia="宋体" w:hAnsi="Times New Roman" w:cs="Times New Roman"/>
          <w:kern w:val="0"/>
          <w:sz w:val="24"/>
          <w:szCs w:val="24"/>
        </w:rPr>
        <w:t xml:space="preserve"> nodes to request a part of blockchain information from multiple </w:t>
      </w:r>
      <w:r w:rsidR="005F0BFE">
        <w:rPr>
          <w:rFonts w:ascii="Times New Roman" w:eastAsia="宋体" w:hAnsi="Times New Roman" w:cs="Times New Roman"/>
          <w:kern w:val="0"/>
          <w:sz w:val="24"/>
          <w:szCs w:val="24"/>
        </w:rPr>
        <w:t xml:space="preserve">high-quality </w:t>
      </w:r>
      <w:r>
        <w:rPr>
          <w:rFonts w:ascii="Times New Roman" w:eastAsia="宋体" w:hAnsi="Times New Roman" w:cs="Times New Roman"/>
          <w:kern w:val="0"/>
          <w:sz w:val="24"/>
          <w:szCs w:val="24"/>
        </w:rPr>
        <w:t xml:space="preserve">nodes. This will reduce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risk that a node transmits error blockchain</w:t>
      </w:r>
      <w:r w:rsidR="0012155B">
        <w:rPr>
          <w:rFonts w:ascii="Times New Roman" w:eastAsia="宋体" w:hAnsi="Times New Roman" w:cs="Times New Roman"/>
          <w:kern w:val="0"/>
          <w:sz w:val="24"/>
          <w:szCs w:val="24"/>
        </w:rPr>
        <w:t xml:space="preserve"> information</w:t>
      </w:r>
      <w:r>
        <w:rPr>
          <w:rFonts w:ascii="Times New Roman" w:eastAsia="宋体" w:hAnsi="Times New Roman" w:cs="Times New Roman"/>
          <w:kern w:val="0"/>
          <w:sz w:val="24"/>
          <w:szCs w:val="24"/>
        </w:rPr>
        <w:t xml:space="preserve"> to mislead new nodes. Once a node transmits error </w:t>
      </w:r>
      <w:r w:rsidR="00BB7CCC">
        <w:rPr>
          <w:rFonts w:ascii="Times New Roman" w:eastAsia="宋体" w:hAnsi="Times New Roman" w:cs="Times New Roman"/>
          <w:kern w:val="0"/>
          <w:sz w:val="24"/>
          <w:szCs w:val="24"/>
        </w:rPr>
        <w:t xml:space="preserve">block </w:t>
      </w:r>
      <w:r>
        <w:rPr>
          <w:rFonts w:ascii="Times New Roman" w:eastAsia="宋体" w:hAnsi="Times New Roman" w:cs="Times New Roman"/>
          <w:kern w:val="0"/>
          <w:sz w:val="24"/>
          <w:szCs w:val="24"/>
        </w:rPr>
        <w:t xml:space="preserve">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receiving node can immediately detect it through blockchain information received from other nodes.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new node can request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of blockchain information from other trustworthy nodes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receipt of correct blockchain information.</w:t>
      </w:r>
    </w:p>
    <w:p w14:paraId="300D55F6" w14:textId="59F6619B" w:rsidR="00A2107C" w:rsidRPr="008938C8" w:rsidRDefault="00941382"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351CE3">
        <w:rPr>
          <w:rFonts w:ascii="Times New Roman" w:eastAsia="宋体" w:hAnsi="Times New Roman" w:cs="Times New Roman"/>
          <w:kern w:val="0"/>
          <w:sz w:val="24"/>
          <w:szCs w:val="24"/>
        </w:rPr>
        <w:t xml:space="preserve">synchronization mechanism can </w:t>
      </w:r>
      <w:r w:rsidR="003A100E">
        <w:rPr>
          <w:rFonts w:ascii="Times New Roman" w:eastAsia="宋体" w:hAnsi="Times New Roman" w:cs="Times New Roman"/>
          <w:kern w:val="0"/>
          <w:sz w:val="24"/>
          <w:szCs w:val="24"/>
        </w:rPr>
        <w:t xml:space="preserve">reduce </w:t>
      </w:r>
      <w:r>
        <w:rPr>
          <w:rFonts w:ascii="Times New Roman" w:eastAsia="宋体" w:hAnsi="Times New Roman" w:cs="Times New Roman"/>
          <w:kern w:val="0"/>
          <w:sz w:val="24"/>
          <w:szCs w:val="24"/>
        </w:rPr>
        <w:t xml:space="preserve">the </w:t>
      </w:r>
      <w:r w:rsidR="003A100E">
        <w:rPr>
          <w:rFonts w:ascii="Times New Roman" w:eastAsia="宋体" w:hAnsi="Times New Roman" w:cs="Times New Roman"/>
          <w:kern w:val="0"/>
          <w:sz w:val="24"/>
          <w:szCs w:val="24"/>
        </w:rPr>
        <w:t>burden</w:t>
      </w:r>
      <w:r w:rsidR="00351CE3">
        <w:rPr>
          <w:rFonts w:ascii="Times New Roman" w:eastAsia="宋体" w:hAnsi="Times New Roman" w:cs="Times New Roman"/>
          <w:kern w:val="0"/>
          <w:sz w:val="24"/>
          <w:szCs w:val="24"/>
        </w:rPr>
        <w:t xml:space="preserve"> of </w:t>
      </w:r>
      <w:r w:rsidR="00CF5E66">
        <w:rPr>
          <w:rFonts w:ascii="Times New Roman" w:eastAsia="宋体" w:hAnsi="Times New Roman" w:cs="Times New Roman"/>
          <w:kern w:val="0"/>
          <w:sz w:val="24"/>
          <w:szCs w:val="24"/>
        </w:rPr>
        <w:t>a single node</w:t>
      </w:r>
      <w:r w:rsidR="003A100E">
        <w:rPr>
          <w:rFonts w:ascii="Times New Roman" w:eastAsia="宋体" w:hAnsi="Times New Roman" w:cs="Times New Roman"/>
          <w:kern w:val="0"/>
          <w:sz w:val="24"/>
          <w:szCs w:val="24"/>
        </w:rPr>
        <w:t xml:space="preserve"> in </w:t>
      </w:r>
      <w:r w:rsidR="00351CE3">
        <w:rPr>
          <w:rFonts w:ascii="Times New Roman" w:eastAsia="宋体" w:hAnsi="Times New Roman" w:cs="Times New Roman"/>
          <w:kern w:val="0"/>
          <w:sz w:val="24"/>
          <w:szCs w:val="24"/>
        </w:rPr>
        <w:t>synchronization process. It is a huge burden for a node</w:t>
      </w:r>
      <w:r w:rsidR="0081763A">
        <w:rPr>
          <w:rFonts w:ascii="Times New Roman" w:eastAsia="宋体" w:hAnsi="Times New Roman" w:cs="Times New Roman"/>
          <w:kern w:val="0"/>
          <w:sz w:val="24"/>
          <w:szCs w:val="24"/>
        </w:rPr>
        <w:t xml:space="preserve"> to </w:t>
      </w:r>
      <w:r w:rsidR="003A100E">
        <w:rPr>
          <w:rFonts w:ascii="Times New Roman" w:eastAsia="宋体" w:hAnsi="Times New Roman" w:cs="Times New Roman"/>
          <w:kern w:val="0"/>
          <w:sz w:val="24"/>
          <w:szCs w:val="24"/>
        </w:rPr>
        <w:t xml:space="preserve">transmit a large number of </w:t>
      </w:r>
      <w:r w:rsidR="00A2107C">
        <w:rPr>
          <w:rFonts w:ascii="Times New Roman" w:eastAsia="宋体" w:hAnsi="Times New Roman" w:cs="Times New Roman"/>
          <w:kern w:val="0"/>
          <w:sz w:val="24"/>
          <w:szCs w:val="24"/>
        </w:rPr>
        <w:t>bloc</w:t>
      </w:r>
      <w:r w:rsidR="003A100E">
        <w:rPr>
          <w:rFonts w:ascii="Times New Roman" w:eastAsia="宋体" w:hAnsi="Times New Roman" w:cs="Times New Roman"/>
          <w:kern w:val="0"/>
          <w:sz w:val="24"/>
          <w:szCs w:val="24"/>
        </w:rPr>
        <w:t>ks</w:t>
      </w:r>
      <w:r w:rsidR="0081763A">
        <w:rPr>
          <w:rFonts w:ascii="Times New Roman" w:eastAsia="宋体" w:hAnsi="Times New Roman" w:cs="Times New Roman"/>
          <w:kern w:val="0"/>
          <w:sz w:val="24"/>
          <w:szCs w:val="24"/>
        </w:rPr>
        <w:t>.</w:t>
      </w:r>
      <w:r w:rsidR="003A100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node consume</w:t>
      </w:r>
      <w:r w:rsidR="0081763A">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large transmitting power </w:t>
      </w:r>
      <w:r w:rsidR="0081763A">
        <w:rPr>
          <w:rFonts w:ascii="Times New Roman" w:eastAsia="宋体" w:hAnsi="Times New Roman" w:cs="Times New Roman"/>
          <w:kern w:val="0"/>
          <w:sz w:val="24"/>
          <w:szCs w:val="24"/>
        </w:rPr>
        <w:t>and transmitting time to complete this transmission</w:t>
      </w:r>
      <w:r w:rsidR="00A2107C">
        <w:rPr>
          <w:rFonts w:ascii="Times New Roman" w:eastAsia="宋体" w:hAnsi="Times New Roman" w:cs="Times New Roman"/>
          <w:kern w:val="0"/>
          <w:sz w:val="24"/>
          <w:szCs w:val="24"/>
        </w:rPr>
        <w:t xml:space="preserve">. </w:t>
      </w:r>
      <w:r w:rsidR="0081763A">
        <w:rPr>
          <w:rFonts w:ascii="Times New Roman" w:eastAsia="宋体" w:hAnsi="Times New Roman" w:cs="Times New Roman"/>
          <w:kern w:val="0"/>
          <w:sz w:val="24"/>
          <w:szCs w:val="24"/>
        </w:rPr>
        <w:t>Actually, a</w:t>
      </w:r>
      <w:r w:rsidR="00A2107C">
        <w:rPr>
          <w:rFonts w:ascii="Times New Roman" w:eastAsia="宋体" w:hAnsi="Times New Roman" w:cs="Times New Roman"/>
          <w:kern w:val="0"/>
          <w:sz w:val="24"/>
          <w:szCs w:val="24"/>
        </w:rPr>
        <w:t xml:space="preserve">ll consensus nodes have obligation to response for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request of blockchain information. In our mechanism, nodes </w:t>
      </w:r>
      <w:r w:rsidR="00984FB0">
        <w:rPr>
          <w:rFonts w:ascii="Times New Roman" w:eastAsia="宋体" w:hAnsi="Times New Roman" w:cs="Times New Roman"/>
          <w:kern w:val="0"/>
          <w:sz w:val="24"/>
          <w:szCs w:val="24"/>
        </w:rPr>
        <w:t xml:space="preserve">are allowed to </w:t>
      </w:r>
      <w:r w:rsidR="00A2107C">
        <w:rPr>
          <w:rFonts w:ascii="Times New Roman" w:eastAsia="宋体" w:hAnsi="Times New Roman" w:cs="Times New Roman"/>
          <w:kern w:val="0"/>
          <w:sz w:val="24"/>
          <w:szCs w:val="24"/>
        </w:rPr>
        <w:t xml:space="preserve">request </w:t>
      </w:r>
      <w:r w:rsidR="00984FB0">
        <w:rPr>
          <w:rFonts w:ascii="Times New Roman" w:eastAsia="宋体" w:hAnsi="Times New Roman" w:cs="Times New Roman"/>
          <w:kern w:val="0"/>
          <w:sz w:val="24"/>
          <w:szCs w:val="24"/>
        </w:rPr>
        <w:t xml:space="preserve">a part of </w:t>
      </w:r>
      <w:r w:rsidR="00A2107C">
        <w:rPr>
          <w:rFonts w:ascii="Times New Roman" w:eastAsia="宋体" w:hAnsi="Times New Roman" w:cs="Times New Roman"/>
          <w:kern w:val="0"/>
          <w:sz w:val="24"/>
          <w:szCs w:val="24"/>
        </w:rPr>
        <w:t xml:space="preserve">blockchain information from multiple nodes. </w:t>
      </w:r>
      <w:r w:rsidR="0081763A">
        <w:rPr>
          <w:rFonts w:ascii="Times New Roman" w:eastAsia="宋体" w:hAnsi="Times New Roman" w:cs="Times New Roman"/>
          <w:kern w:val="0"/>
          <w:sz w:val="24"/>
          <w:szCs w:val="24"/>
        </w:rPr>
        <w:t xml:space="preserve">For </w:t>
      </w:r>
      <w:r>
        <w:rPr>
          <w:rFonts w:ascii="Times New Roman" w:eastAsia="宋体" w:hAnsi="Times New Roman" w:cs="Times New Roman"/>
          <w:kern w:val="0"/>
          <w:sz w:val="24"/>
          <w:szCs w:val="24"/>
        </w:rPr>
        <w:t xml:space="preserve">the </w:t>
      </w:r>
      <w:r w:rsidR="0081763A">
        <w:rPr>
          <w:rFonts w:ascii="Times New Roman" w:eastAsia="宋体" w:hAnsi="Times New Roman" w:cs="Times New Roman"/>
          <w:kern w:val="0"/>
          <w:sz w:val="24"/>
          <w:szCs w:val="24"/>
        </w:rPr>
        <w:t xml:space="preserve">requested nodes,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transmit power consumption</w:t>
      </w:r>
      <w:r w:rsidR="003E6997">
        <w:rPr>
          <w:rFonts w:ascii="Times New Roman" w:eastAsia="宋体" w:hAnsi="Times New Roman" w:cs="Times New Roman"/>
          <w:kern w:val="0"/>
          <w:sz w:val="24"/>
          <w:szCs w:val="24"/>
        </w:rPr>
        <w:t xml:space="preserve"> should be small.</w:t>
      </w:r>
      <w:r w:rsidR="0081763A">
        <w:rPr>
          <w:rFonts w:ascii="Times New Roman" w:eastAsia="宋体" w:hAnsi="Times New Roman" w:cs="Times New Roman"/>
          <w:kern w:val="0"/>
          <w:sz w:val="24"/>
          <w:szCs w:val="24"/>
        </w:rPr>
        <w:t xml:space="preserve"> </w:t>
      </w:r>
      <w:r w:rsidR="00984FB0">
        <w:rPr>
          <w:rFonts w:ascii="Times New Roman" w:eastAsia="宋体" w:hAnsi="Times New Roman" w:cs="Times New Roman"/>
          <w:kern w:val="0"/>
          <w:sz w:val="24"/>
          <w:szCs w:val="24"/>
        </w:rPr>
        <w:t>T</w:t>
      </w:r>
      <w:r w:rsidR="00A2107C">
        <w:rPr>
          <w:rFonts w:ascii="Times New Roman" w:eastAsia="宋体" w:hAnsi="Times New Roman" w:cs="Times New Roman"/>
          <w:kern w:val="0"/>
          <w:sz w:val="24"/>
          <w:szCs w:val="24"/>
        </w:rPr>
        <w:t xml:space="preserve">his mechanism </w:t>
      </w:r>
      <w:r w:rsidR="00984FB0">
        <w:rPr>
          <w:rFonts w:ascii="Times New Roman" w:eastAsia="宋体" w:hAnsi="Times New Roman" w:cs="Times New Roman"/>
          <w:kern w:val="0"/>
          <w:sz w:val="24"/>
          <w:szCs w:val="24"/>
        </w:rPr>
        <w:t>decreases</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984FB0">
        <w:rPr>
          <w:rFonts w:ascii="Times New Roman" w:eastAsia="宋体" w:hAnsi="Times New Roman" w:cs="Times New Roman"/>
          <w:kern w:val="0"/>
          <w:sz w:val="24"/>
          <w:szCs w:val="24"/>
        </w:rPr>
        <w:t>burden</w:t>
      </w:r>
      <w:r w:rsidR="00A2107C">
        <w:rPr>
          <w:rFonts w:ascii="Times New Roman" w:eastAsia="宋体" w:hAnsi="Times New Roman" w:cs="Times New Roman"/>
          <w:kern w:val="0"/>
          <w:sz w:val="24"/>
          <w:szCs w:val="24"/>
        </w:rPr>
        <w:t xml:space="preserve"> of </w:t>
      </w:r>
      <w:r w:rsidR="00984FB0">
        <w:rPr>
          <w:rFonts w:ascii="Times New Roman" w:eastAsia="宋体" w:hAnsi="Times New Roman" w:cs="Times New Roman"/>
          <w:kern w:val="0"/>
          <w:sz w:val="24"/>
          <w:szCs w:val="24"/>
        </w:rPr>
        <w:t>a single requested node</w:t>
      </w:r>
      <w:r w:rsidR="00A2107C">
        <w:rPr>
          <w:rFonts w:ascii="Times New Roman" w:eastAsia="宋体" w:hAnsi="Times New Roman" w:cs="Times New Roman"/>
          <w:kern w:val="0"/>
          <w:sz w:val="24"/>
          <w:szCs w:val="24"/>
        </w:rPr>
        <w:t>.</w: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AD616E5" w14:textId="12B5135D"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w:t>
      </w:r>
      <w:r w:rsidR="008C11CC">
        <w:rPr>
          <w:rFonts w:ascii="Times New Roman" w:eastAsia="宋体" w:hAnsi="Times New Roman" w:cs="Times New Roman"/>
          <w:kern w:val="0"/>
          <w:sz w:val="24"/>
          <w:szCs w:val="24"/>
        </w:rPr>
        <w:t xml:space="preserve">the </w:t>
      </w:r>
      <w:r w:rsidR="00AA0ED5">
        <w:rPr>
          <w:rFonts w:ascii="Times New Roman" w:eastAsia="宋体" w:hAnsi="Times New Roman" w:cs="Times New Roman" w:hint="eastAsia"/>
          <w:kern w:val="0"/>
          <w:sz w:val="24"/>
          <w:szCs w:val="24"/>
        </w:rPr>
        <w:t>s</w:t>
      </w:r>
      <w:r w:rsidR="00AA0ED5">
        <w:rPr>
          <w:rFonts w:ascii="Times New Roman" w:eastAsia="宋体" w:hAnsi="Times New Roman" w:cs="Times New Roman"/>
          <w:kern w:val="0"/>
          <w:sz w:val="24"/>
          <w:szCs w:val="24"/>
        </w:rPr>
        <w:t xml:space="preserve">ecurity and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4BD57D40" w14:textId="77777777" w:rsidR="00BE17F2" w:rsidRPr="004246D7" w:rsidRDefault="00BE17F2" w:rsidP="00BE17F2">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Pr>
          <w:rFonts w:ascii="Times New Roman" w:eastAsia="黑体" w:hAnsi="Times New Roman" w:cs="Times New Roman"/>
          <w:sz w:val="28"/>
          <w:szCs w:val="28"/>
        </w:rPr>
        <w:t>Security Analysis</w:t>
      </w:r>
    </w:p>
    <w:p w14:paraId="7F3F8BCB" w14:textId="1B3338AB"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analyze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in terms of consensus security,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generation, and attacks resistance.</w:t>
      </w:r>
    </w:p>
    <w:p w14:paraId="2353CBB9" w14:textId="474DE8F2" w:rsidR="0007338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给出一个定理，为什么要选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p>
    <w:p w14:paraId="12EE79D6" w14:textId="388C436E" w:rsidR="0007338D" w:rsidRPr="0007338D" w:rsidRDefault="0007338D" w:rsidP="00E50616">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为了达到安全性和唯一性，需要阈值满足</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p>
    <w:p w14:paraId="2A3B5757" w14:textId="52EB2E15" w:rsidR="00CF3D7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Since t</w:t>
      </w:r>
      <w:r w:rsidR="008C11CC">
        <w:rPr>
          <w:rFonts w:ascii="Times New Roman" w:eastAsia="宋体" w:hAnsi="Times New Roman" w:cs="Times New Roman" w:hint="eastAsia"/>
          <w:kern w:val="0"/>
          <w:sz w:val="24"/>
          <w:szCs w:val="24"/>
        </w:rPr>
        <w:t xml:space="preserve">he </w:t>
      </w:r>
      <w:r w:rsidR="00BE17F2">
        <w:rPr>
          <w:rFonts w:ascii="Times New Roman" w:eastAsia="宋体" w:hAnsi="Times New Roman" w:cs="Times New Roman"/>
          <w:kern w:val="0"/>
          <w:sz w:val="24"/>
          <w:szCs w:val="24"/>
        </w:rPr>
        <w:t xml:space="preserve">security of </w:t>
      </w:r>
      <w:proofErr w:type="spellStart"/>
      <w:r w:rsidR="00BE17F2">
        <w:rPr>
          <w:rFonts w:ascii="Times New Roman" w:eastAsia="宋体" w:hAnsi="Times New Roman" w:cs="Times New Roman"/>
          <w:kern w:val="0"/>
          <w:sz w:val="24"/>
          <w:szCs w:val="24"/>
        </w:rPr>
        <w:t>SWIB</w:t>
      </w:r>
      <w:proofErr w:type="spellEnd"/>
      <w:r w:rsidR="00BE17F2">
        <w:rPr>
          <w:rFonts w:ascii="Times New Roman" w:eastAsia="宋体" w:hAnsi="Times New Roman" w:cs="Times New Roman"/>
          <w:kern w:val="0"/>
          <w:sz w:val="24"/>
          <w:szCs w:val="24"/>
        </w:rPr>
        <w:t xml:space="preserve"> relies on a secure threshold BLS signature scheme. </w:t>
      </w:r>
      <w:r w:rsidR="00F73217">
        <w:rPr>
          <w:rFonts w:ascii="Times New Roman" w:eastAsia="宋体" w:hAnsi="Times New Roman" w:cs="Times New Roman"/>
          <w:kern w:val="0"/>
          <w:sz w:val="24"/>
          <w:szCs w:val="24"/>
        </w:rPr>
        <w:t>(</w:t>
      </w:r>
      <w:r w:rsidR="00F73217">
        <w:rPr>
          <w:rFonts w:ascii="Times New Roman" w:eastAsia="宋体" w:hAnsi="Times New Roman" w:cs="Times New Roman" w:hint="eastAsia"/>
          <w:kern w:val="0"/>
          <w:sz w:val="24"/>
          <w:szCs w:val="24"/>
        </w:rPr>
        <w:t>根据算法第几步骤导致需要的结果</w:t>
      </w:r>
      <w:r w:rsidR="00F73217">
        <w:rPr>
          <w:rFonts w:ascii="Times New Roman" w:eastAsia="宋体" w:hAnsi="Times New Roman" w:cs="Times New Roman"/>
          <w:kern w:val="0"/>
          <w:sz w:val="24"/>
          <w:szCs w:val="24"/>
        </w:rPr>
        <w:t>)</w:t>
      </w:r>
    </w:p>
    <w:p w14:paraId="30AA6979" w14:textId="5C8194C3" w:rsidR="00CF3D7D" w:rsidRDefault="004625F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（前提）</w:t>
      </w:r>
      <w:r w:rsidR="008B1A24" w:rsidRPr="00CF3D7D">
        <w:rPr>
          <w:rFonts w:ascii="Times New Roman" w:eastAsia="宋体" w:hAnsi="Times New Roman" w:cs="Times New Roman"/>
          <w:kern w:val="0"/>
          <w:sz w:val="24"/>
          <w:szCs w:val="24"/>
          <w:highlight w:val="yellow"/>
        </w:rPr>
        <w:t>Uniqueness</w:t>
      </w:r>
      <w:r w:rsidR="008B1A24">
        <w:rPr>
          <w:rFonts w:ascii="Times New Roman" w:eastAsia="宋体" w:hAnsi="Times New Roman" w:cs="Times New Roman"/>
          <w:kern w:val="0"/>
          <w:sz w:val="24"/>
          <w:szCs w:val="24"/>
        </w:rPr>
        <w:t xml:space="preserve"> is an important property of </w:t>
      </w:r>
      <w:r w:rsidR="008C11CC">
        <w:rPr>
          <w:rFonts w:ascii="Times New Roman" w:eastAsia="宋体" w:hAnsi="Times New Roman" w:cs="Times New Roman"/>
          <w:kern w:val="0"/>
          <w:sz w:val="24"/>
          <w:szCs w:val="24"/>
        </w:rPr>
        <w:t xml:space="preserve">the </w:t>
      </w:r>
      <w:r w:rsidR="008B1A24" w:rsidRPr="007F4CFC">
        <w:rPr>
          <w:rFonts w:ascii="Times New Roman" w:eastAsia="宋体" w:hAnsi="Times New Roman" w:cs="Times New Roman"/>
          <w:kern w:val="0"/>
          <w:sz w:val="24"/>
          <w:szCs w:val="24"/>
        </w:rPr>
        <w:t>scheme</w:t>
      </w:r>
      <w:r w:rsidR="008B1A24">
        <w:rPr>
          <w:rFonts w:ascii="Times New Roman" w:eastAsia="宋体" w:hAnsi="Times New Roman" w:cs="Times New Roman"/>
          <w:kern w:val="0"/>
          <w:sz w:val="24"/>
          <w:szCs w:val="24"/>
        </w:rPr>
        <w:t xml:space="preserve"> to ensure </w:t>
      </w:r>
      <w:r w:rsidR="008C11CC">
        <w:rPr>
          <w:rFonts w:ascii="Times New Roman" w:eastAsia="宋体" w:hAnsi="Times New Roman" w:cs="Times New Roman"/>
          <w:kern w:val="0"/>
          <w:sz w:val="24"/>
          <w:szCs w:val="24"/>
        </w:rPr>
        <w:t xml:space="preserve">the </w:t>
      </w:r>
      <w:r w:rsidR="008B1A24">
        <w:rPr>
          <w:rFonts w:ascii="Times New Roman" w:eastAsia="宋体" w:hAnsi="Times New Roman" w:cs="Times New Roman"/>
          <w:kern w:val="0"/>
          <w:sz w:val="24"/>
          <w:szCs w:val="24"/>
        </w:rPr>
        <w:t xml:space="preserve">security of </w:t>
      </w:r>
      <w:proofErr w:type="spellStart"/>
      <w:r w:rsidR="008B1A24">
        <w:rPr>
          <w:rFonts w:ascii="Times New Roman" w:eastAsia="宋体" w:hAnsi="Times New Roman" w:cs="Times New Roman"/>
          <w:kern w:val="0"/>
          <w:sz w:val="24"/>
          <w:szCs w:val="24"/>
        </w:rPr>
        <w:t>SWIB</w:t>
      </w:r>
      <w:proofErr w:type="spellEnd"/>
      <w:r w:rsidR="008B1A24" w:rsidRPr="007F4CFC">
        <w:rPr>
          <w:rFonts w:ascii="Times New Roman" w:eastAsia="宋体" w:hAnsi="Times New Roman" w:cs="Times New Roman"/>
          <w:kern w:val="0"/>
          <w:sz w:val="24"/>
          <w:szCs w:val="24"/>
        </w:rPr>
        <w:t>.</w:t>
      </w:r>
      <w:r w:rsidR="008B1A24">
        <w:rPr>
          <w:rFonts w:ascii="Times New Roman" w:eastAsia="宋体" w:hAnsi="Times New Roman" w:cs="Times New Roman"/>
          <w:kern w:val="0"/>
          <w:sz w:val="24"/>
          <w:szCs w:val="24"/>
        </w:rPr>
        <w:t xml:space="preserve"> </w:t>
      </w:r>
      <w:r w:rsidRPr="00CF3D7D">
        <w:rPr>
          <w:rFonts w:ascii="Times New Roman" w:eastAsia="宋体" w:hAnsi="Times New Roman" w:cs="Times New Roman"/>
          <w:kern w:val="0"/>
          <w:sz w:val="24"/>
          <w:szCs w:val="24"/>
          <w:highlight w:val="yellow"/>
        </w:rPr>
        <w:t>Uniqueness</w:t>
      </w:r>
      <w:r>
        <w:rPr>
          <w:rFonts w:ascii="Times New Roman" w:eastAsia="宋体" w:hAnsi="Times New Roman" w:cs="Times New Roman"/>
          <w:kern w:val="0"/>
          <w:sz w:val="24"/>
          <w:szCs w:val="24"/>
        </w:rPr>
        <w:t>=</w:t>
      </w:r>
      <w:proofErr w:type="gramStart"/>
      <w:r>
        <w:rPr>
          <w:rFonts w:ascii="Times New Roman" w:eastAsia="宋体" w:hAnsi="Times New Roman" w:cs="Times New Roman" w:hint="eastAsia"/>
          <w:kern w:val="0"/>
          <w:sz w:val="24"/>
          <w:szCs w:val="24"/>
          <w:highlight w:val="yellow"/>
        </w:rPr>
        <w:t>》</w:t>
      </w:r>
      <w:proofErr w:type="gramEnd"/>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robustess</m:t>
        </m:r>
      </m:oMath>
    </w:p>
    <w:p w14:paraId="6950D72E" w14:textId="77777777" w:rsidR="00CF3D7D" w:rsidRDefault="00980D26"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any set of more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w:t>
      </w:r>
    </w:p>
    <w:p w14:paraId="2AFB56D1" w14:textId="242E4868" w:rsidR="00CF3D7D" w:rsidRDefault="00F45FD7" w:rsidP="00E50616">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that only one block </w:t>
      </w:r>
      <w:r w:rsidR="00510EFE">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be</w:t>
      </w:r>
      <w:r w:rsidR="00510EFE">
        <w:rPr>
          <w:rFonts w:ascii="Times New Roman" w:eastAsia="宋体" w:hAnsi="Times New Roman" w:cs="Times New Roman"/>
          <w:kern w:val="0"/>
          <w:sz w:val="24"/>
          <w:szCs w:val="24"/>
        </w:rPr>
        <w:t xml:space="preserve"> finalized in each consensus round.</w:t>
      </w:r>
      <w:r>
        <w:rPr>
          <w:rFonts w:ascii="Times New Roman" w:eastAsia="宋体" w:hAnsi="Times New Roman" w:cs="Times New Roman"/>
          <w:kern w:val="0"/>
          <w:sz w:val="24"/>
          <w:szCs w:val="24"/>
        </w:rPr>
        <w:t xml:space="preserve"> </w:t>
      </w:r>
      <w:r w:rsidR="00E26D30">
        <w:rPr>
          <w:rFonts w:ascii="Times New Roman" w:eastAsia="宋体" w:hAnsi="Times New Roman" w:cs="Times New Roman"/>
          <w:kern w:val="0"/>
          <w:sz w:val="24"/>
          <w:szCs w:val="24"/>
        </w:rPr>
        <w:t xml:space="preserve">If </w:t>
      </w:r>
      <w:r w:rsidR="008C11CC">
        <w:rPr>
          <w:rFonts w:ascii="Times New Roman" w:eastAsia="宋体" w:hAnsi="Times New Roman" w:cs="Times New Roman"/>
          <w:kern w:val="0"/>
          <w:sz w:val="24"/>
          <w:szCs w:val="24"/>
        </w:rPr>
        <w:t xml:space="preserve">the </w:t>
      </w:r>
      <w:r w:rsidR="00980D26">
        <w:rPr>
          <w:rFonts w:ascii="Times New Roman" w:eastAsia="宋体" w:hAnsi="Times New Roman" w:cs="Times New Roman"/>
          <w:kern w:val="0"/>
          <w:sz w:val="24"/>
          <w:szCs w:val="24"/>
        </w:rPr>
        <w:t xml:space="preserve">threshold value of </w:t>
      </w:r>
      <w:r w:rsidR="008C11CC">
        <w:rPr>
          <w:rFonts w:ascii="Times New Roman" w:eastAsia="宋体" w:hAnsi="Times New Roman" w:cs="Times New Roman"/>
          <w:kern w:val="0"/>
          <w:sz w:val="24"/>
          <w:szCs w:val="24"/>
        </w:rPr>
        <w:t xml:space="preserve">the </w:t>
      </w:r>
      <w:r w:rsidR="00980D26">
        <w:rPr>
          <w:rFonts w:ascii="Times New Roman" w:eastAsia="宋体" w:hAnsi="Times New Roman" w:cs="Times New Roman"/>
          <w:kern w:val="0"/>
          <w:sz w:val="24"/>
          <w:szCs w:val="24"/>
        </w:rPr>
        <w:t xml:space="preserve">scheme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26D30">
        <w:rPr>
          <w:rFonts w:ascii="Times New Roman" w:eastAsia="宋体" w:hAnsi="Times New Roman" w:cs="Times New Roman" w:hint="eastAsia"/>
          <w:kern w:val="0"/>
          <w:sz w:val="24"/>
          <w:szCs w:val="24"/>
        </w:rPr>
        <w:t>,</w:t>
      </w:r>
      <w:r w:rsidR="00E26D30">
        <w:rPr>
          <w:rFonts w:ascii="Times New Roman" w:eastAsia="宋体" w:hAnsi="Times New Roman" w:cs="Times New Roman"/>
          <w:kern w:val="0"/>
          <w:sz w:val="24"/>
          <w:szCs w:val="24"/>
        </w:rPr>
        <w:t xml:space="preserve"> two </w:t>
      </w:r>
      <w:r w:rsidR="00F069F1">
        <w:rPr>
          <w:rFonts w:ascii="Times New Roman" w:eastAsia="宋体" w:hAnsi="Times New Roman" w:cs="Times New Roman"/>
          <w:kern w:val="0"/>
          <w:sz w:val="24"/>
          <w:szCs w:val="24"/>
        </w:rPr>
        <w:t xml:space="preserve">distinct </w:t>
      </w:r>
      <w:r w:rsidR="00E26D30">
        <w:rPr>
          <w:rFonts w:ascii="Times New Roman" w:eastAsia="宋体" w:hAnsi="Times New Roman" w:cs="Times New Roman"/>
          <w:kern w:val="0"/>
          <w:sz w:val="24"/>
          <w:szCs w:val="24"/>
        </w:rPr>
        <w:t>block</w:t>
      </w:r>
      <w:r w:rsidR="002B1D6B">
        <w:rPr>
          <w:rFonts w:ascii="Times New Roman" w:eastAsia="宋体" w:hAnsi="Times New Roman" w:cs="Times New Roman"/>
          <w:kern w:val="0"/>
          <w:sz w:val="24"/>
          <w:szCs w:val="24"/>
        </w:rPr>
        <w:t>s</w:t>
      </w:r>
      <w:r w:rsidR="00E26D30">
        <w:rPr>
          <w:rFonts w:ascii="Times New Roman" w:eastAsia="宋体" w:hAnsi="Times New Roman" w:cs="Times New Roman"/>
          <w:kern w:val="0"/>
          <w:sz w:val="24"/>
          <w:szCs w:val="24"/>
        </w:rPr>
        <w:t xml:space="preserve"> can be finalized in a consensus round</w:t>
      </w:r>
      <w:r w:rsidR="00CF3D7D">
        <w:rPr>
          <w:rFonts w:ascii="Times New Roman" w:eastAsia="宋体" w:hAnsi="Times New Roman" w:cs="Times New Roman"/>
          <w:kern w:val="0"/>
          <w:sz w:val="24"/>
          <w:szCs w:val="24"/>
        </w:rPr>
        <w:t xml:space="preserve"> be recovering two valid full signatures for two blocks</w:t>
      </w:r>
      <w:r w:rsidR="00980D26">
        <w:rPr>
          <w:rFonts w:ascii="Times New Roman" w:eastAsia="宋体" w:hAnsi="Times New Roman" w:cs="Times New Roman"/>
          <w:kern w:val="0"/>
          <w:sz w:val="24"/>
          <w:szCs w:val="24"/>
        </w:rPr>
        <w:t>.</w:t>
      </w:r>
      <w:r w:rsidR="00E26D30">
        <w:rPr>
          <w:rFonts w:ascii="Times New Roman" w:eastAsia="宋体" w:hAnsi="Times New Roman" w:cs="Times New Roman"/>
          <w:kern w:val="0"/>
          <w:sz w:val="24"/>
          <w:szCs w:val="24"/>
        </w:rPr>
        <w:t xml:space="preserve"> </w:t>
      </w:r>
    </w:p>
    <w:p w14:paraId="3CA6E576" w14:textId="3E49472D" w:rsidR="0007338D" w:rsidRDefault="004625F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（结论）</w:t>
      </w:r>
      <w:r w:rsidR="0007338D">
        <w:rPr>
          <w:rFonts w:ascii="Times New Roman" w:eastAsia="宋体" w:hAnsi="Times New Roman" w:cs="Times New Roman" w:hint="eastAsia"/>
          <w:kern w:val="0"/>
          <w:sz w:val="24"/>
          <w:szCs w:val="24"/>
          <w:highlight w:val="yellow"/>
        </w:rPr>
        <w:t>安全性是通过</w:t>
      </w:r>
      <w:r w:rsidR="00980D26" w:rsidRPr="00CF3D7D">
        <w:rPr>
          <w:rFonts w:ascii="Times New Roman" w:eastAsia="宋体" w:hAnsi="Times New Roman" w:cs="Times New Roman"/>
          <w:kern w:val="0"/>
          <w:sz w:val="24"/>
          <w:szCs w:val="24"/>
          <w:highlight w:val="yellow"/>
        </w:rPr>
        <w:t>Robustness</w:t>
      </w:r>
      <w:r w:rsidR="0007338D">
        <w:rPr>
          <w:rFonts w:ascii="Times New Roman" w:eastAsia="宋体" w:hAnsi="Times New Roman" w:cs="Times New Roman" w:hint="eastAsia"/>
          <w:kern w:val="0"/>
          <w:sz w:val="24"/>
          <w:szCs w:val="24"/>
          <w:highlight w:val="yellow"/>
        </w:rPr>
        <w:t>保障的</w:t>
      </w:r>
      <w:r w:rsidR="00980D26">
        <w:rPr>
          <w:rFonts w:ascii="Times New Roman" w:eastAsia="宋体" w:hAnsi="Times New Roman" w:cs="Times New Roman"/>
          <w:kern w:val="0"/>
          <w:sz w:val="24"/>
          <w:szCs w:val="24"/>
        </w:rPr>
        <w:t xml:space="preserve"> is </w:t>
      </w:r>
      <w:r w:rsidR="00E50616">
        <w:rPr>
          <w:rFonts w:ascii="Times New Roman" w:eastAsia="宋体" w:hAnsi="Times New Roman" w:cs="Times New Roman"/>
          <w:kern w:val="0"/>
          <w:sz w:val="24"/>
          <w:szCs w:val="24"/>
        </w:rPr>
        <w:t xml:space="preserve">also an important property to ensure </w:t>
      </w:r>
      <w:r w:rsidR="008C11CC">
        <w:rPr>
          <w:rFonts w:ascii="Times New Roman" w:eastAsia="宋体" w:hAnsi="Times New Roman" w:cs="Times New Roman"/>
          <w:kern w:val="0"/>
          <w:sz w:val="24"/>
          <w:szCs w:val="24"/>
        </w:rPr>
        <w:t xml:space="preserve">the </w:t>
      </w:r>
      <w:r w:rsidR="00E50616">
        <w:rPr>
          <w:rFonts w:ascii="Times New Roman" w:eastAsia="宋体" w:hAnsi="Times New Roman" w:cs="Times New Roman"/>
          <w:kern w:val="0"/>
          <w:sz w:val="24"/>
          <w:szCs w:val="24"/>
        </w:rPr>
        <w:t xml:space="preserve">security of </w:t>
      </w:r>
      <w:proofErr w:type="spellStart"/>
      <w:r w:rsidR="00E50616">
        <w:rPr>
          <w:rFonts w:ascii="Times New Roman" w:eastAsia="宋体" w:hAnsi="Times New Roman" w:cs="Times New Roman"/>
          <w:kern w:val="0"/>
          <w:sz w:val="24"/>
          <w:szCs w:val="24"/>
        </w:rPr>
        <w:t>SWIB</w:t>
      </w:r>
      <w:proofErr w:type="spellEnd"/>
      <w:r w:rsidR="00E50616">
        <w:rPr>
          <w:rFonts w:ascii="Times New Roman" w:eastAsia="宋体" w:hAnsi="Times New Roman" w:cs="Times New Roman"/>
          <w:kern w:val="0"/>
          <w:sz w:val="24"/>
          <w:szCs w:val="24"/>
        </w:rPr>
        <w:t xml:space="preserve">. </w:t>
      </w:r>
    </w:p>
    <w:p w14:paraId="38CD3720" w14:textId="77777777" w:rsidR="00357721" w:rsidRDefault="00F45FD7" w:rsidP="0035772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no adversary corrupting 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main private key or can forge a valid signature. </w:t>
      </w:r>
    </w:p>
    <w:p w14:paraId="328FB582" w14:textId="649810E6" w:rsidR="00357721" w:rsidRDefault="00357721" w:rsidP="00357721">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诚实节点数量要不少于敌手数量才可以确保安全性</w:t>
      </w:r>
    </w:p>
    <w:p w14:paraId="4187067F" w14:textId="77777777" w:rsidR="0007338D"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adversary corrupts less than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nodes, </w:t>
      </w:r>
      <w:r w:rsidR="00E50616">
        <w:rPr>
          <w:rFonts w:ascii="Times New Roman" w:eastAsia="宋体" w:hAnsi="Times New Roman" w:cs="Times New Roman"/>
          <w:kern w:val="0"/>
          <w:sz w:val="24"/>
          <w:szCs w:val="24"/>
        </w:rPr>
        <w:t>nodes can also recover</w:t>
      </w:r>
      <w:r>
        <w:rPr>
          <w:rFonts w:ascii="Times New Roman" w:eastAsia="宋体" w:hAnsi="Times New Roman" w:cs="Times New Roman"/>
          <w:kern w:val="0"/>
          <w:sz w:val="24"/>
          <w:szCs w:val="24"/>
        </w:rPr>
        <w:t xml:space="preserve"> a unique full signature </w:t>
      </w:r>
      <w:r w:rsidR="00E50616">
        <w:rPr>
          <w:rFonts w:ascii="Times New Roman" w:eastAsia="宋体" w:hAnsi="Times New Roman" w:cs="Times New Roman"/>
          <w:kern w:val="0"/>
          <w:sz w:val="24"/>
          <w:szCs w:val="24"/>
        </w:rPr>
        <w:t xml:space="preserve">to finalize a block, i.e., </w:t>
      </w:r>
      <m:oMath>
        <m:r>
          <w:rPr>
            <w:rFonts w:ascii="Cambria Math" w:eastAsia="宋体" w:hAnsi="Cambria Math" w:cs="Times New Roman"/>
            <w:kern w:val="0"/>
            <w:sz w:val="24"/>
            <w:szCs w:val="24"/>
          </w:rPr>
          <m:t>N-t≥t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
    <w:p w14:paraId="30DD01ED" w14:textId="11533E3B" w:rsidR="00BE17F2" w:rsidRPr="00BE17F2"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Therefore, </w:t>
      </w:r>
      <w:r w:rsidR="00F069F1">
        <w:rPr>
          <w:rFonts w:ascii="Times New Roman" w:eastAsia="宋体" w:hAnsi="Times New Roman" w:cs="Times New Roman"/>
          <w:kern w:val="0"/>
          <w:sz w:val="24"/>
          <w:szCs w:val="24"/>
        </w:rPr>
        <w:t xml:space="preserve">to ensure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security </w:t>
      </w:r>
      <w:r w:rsidR="00E50616">
        <w:rPr>
          <w:rFonts w:ascii="Times New Roman" w:eastAsia="宋体" w:hAnsi="Times New Roman" w:cs="Times New Roman"/>
          <w:kern w:val="0"/>
          <w:sz w:val="24"/>
          <w:szCs w:val="24"/>
        </w:rPr>
        <w:t xml:space="preserve">of </w:t>
      </w:r>
      <w:proofErr w:type="spellStart"/>
      <w:r w:rsidR="00E50616">
        <w:rPr>
          <w:rFonts w:ascii="Times New Roman" w:eastAsia="宋体" w:hAnsi="Times New Roman" w:cs="Times New Roman"/>
          <w:kern w:val="0"/>
          <w:sz w:val="24"/>
          <w:szCs w:val="24"/>
        </w:rPr>
        <w:t>SWIB</w:t>
      </w:r>
      <w:proofErr w:type="spellEnd"/>
      <w:r w:rsidR="00F069F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threshold value of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scheme should be no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50616">
        <w:rPr>
          <w:rFonts w:ascii="Times New Roman" w:eastAsia="宋体" w:hAnsi="Times New Roman" w:cs="Times New Roman"/>
          <w:kern w:val="0"/>
          <w:sz w:val="24"/>
          <w:szCs w:val="24"/>
        </w:rPr>
        <w:t>.</w:t>
      </w:r>
    </w:p>
    <w:p w14:paraId="299FB5FE" w14:textId="1F67DAD6" w:rsidR="00BE17F2" w:rsidRPr="00486234" w:rsidRDefault="00BE17F2" w:rsidP="009C20B0">
      <w:pPr>
        <w:pStyle w:val="3"/>
        <w:numPr>
          <w:ilvl w:val="2"/>
          <w:numId w:val="32"/>
        </w:numPr>
        <w:rPr>
          <w:rFonts w:ascii="Times New Roman" w:eastAsia="黑体" w:hAnsi="Times New Roman" w:cs="Times New Roman"/>
          <w:sz w:val="24"/>
          <w:szCs w:val="24"/>
        </w:rPr>
      </w:pPr>
      <w:r>
        <w:rPr>
          <w:rFonts w:ascii="Times New Roman" w:eastAsia="黑体" w:hAnsi="Times New Roman" w:cs="Times New Roman"/>
          <w:sz w:val="24"/>
          <w:szCs w:val="24"/>
        </w:rPr>
        <w:lastRenderedPageBreak/>
        <w:t>Consensus Security</w:t>
      </w:r>
    </w:p>
    <w:p w14:paraId="6A7AB4FA" w14:textId="67738C33" w:rsidR="00BE17F2" w:rsidRPr="009C20B0" w:rsidRDefault="00BE17F2" w:rsidP="009C20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blockchain system.</w:t>
      </w:r>
    </w:p>
    <w:p w14:paraId="2AF20FB2" w14:textId="6382ECFD" w:rsidR="00BE17F2" w:rsidRDefault="00BE17F2" w:rsidP="00BE17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are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fulfilling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2350E114" w14:textId="46AE79C2"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w:t>
      </w:r>
      <w:r w:rsidR="0028537C">
        <w:rPr>
          <w:rFonts w:ascii="Times New Roman" w:eastAsia="宋体" w:hAnsi="Times New Roman" w:cs="Times New Roman"/>
          <w:kern w:val="0"/>
          <w:sz w:val="24"/>
          <w:szCs w:val="24"/>
        </w:rPr>
        <w:t>If</w:t>
      </w:r>
      <w:r>
        <w:rPr>
          <w:rFonts w:ascii="Times New Roman" w:eastAsia="宋体" w:hAnsi="Times New Roman" w:cs="Times New Roman"/>
          <w:kern w:val="0"/>
          <w:sz w:val="24"/>
          <w:szCs w:val="24"/>
        </w:rPr>
        <w:t xml:space="preserve">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honest nodes should report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 result.</w:t>
      </w:r>
    </w:p>
    <w:p w14:paraId="70D785B1" w14:textId="69CE4B59" w:rsidR="00BE17F2" w:rsidRDefault="00BE17F2" w:rsidP="00BE17F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assumption holds:</w:t>
      </w:r>
    </w:p>
    <w:p w14:paraId="1730D7CE" w14:textId="561028F5"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 xml:space="preserve">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finalized 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round, it indicates that </w:t>
      </w:r>
      <w:r w:rsidR="008C11C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threshold BLS signature scheme recovers two different full signatures in a consensus round. This conflicts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uniqueness property of threshold BLS signature scheme, which contradicts our assumption.</w:t>
      </w:r>
    </w:p>
    <w:p w14:paraId="47D3C118" w14:textId="56366C4A"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w:r w:rsidR="008C11CC">
        <w:rPr>
          <w:rFonts w:ascii="Times New Roman" w:eastAsia="宋体" w:hAnsi="Times New Roman" w:cs="Times New Roman"/>
          <w:kern w:val="0"/>
          <w:sz w:val="24"/>
          <w:szCs w:val="24"/>
        </w:rPr>
        <w:t xml:space="preserve">the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nodes voting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w:t>
      </w:r>
      <w:r w:rsidRPr="00475081">
        <w:rPr>
          <w:rFonts w:ascii="Times New Roman" w:eastAsia="宋体" w:hAnsi="Times New Roman" w:cs="Times New Roman"/>
          <w:kern w:val="0"/>
          <w:sz w:val="24"/>
          <w:szCs w:val="24"/>
          <w:highlight w:val="yellow"/>
        </w:rPr>
        <w:t xml:space="preserve">Using contradiction, we assume that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crashes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a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agreeing on </w:t>
      </w:r>
      <w:r w:rsidR="00941382">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1A38598" w14:textId="78FE6195" w:rsidR="00BE17F2" w:rsidRPr="00CB6C73"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In summary, all honest nodes are queried for a special position block should respond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1948E3D3" w14:textId="504E996A" w:rsidR="00BE17F2" w:rsidRPr="000446F0"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utilizes a synchronization mechanism to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t>
      </w:r>
      <w:r w:rsidR="00CD0C66">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need at least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to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consensus process</w:t>
      </w:r>
      <w:r w:rsidRPr="000446F0">
        <w:rPr>
          <w:rFonts w:ascii="Times New Roman" w:eastAsia="宋体" w:hAnsi="Times New Roman" w:cs="Times New Roman"/>
          <w:kern w:val="0"/>
          <w:sz w:val="24"/>
          <w:szCs w:val="24"/>
        </w:rPr>
        <w:t>.</w:t>
      </w:r>
    </w:p>
    <w:p w14:paraId="1C58D3B2" w14:textId="759BEF44"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 xml:space="preserve">Theorem </w:t>
      </w:r>
      <w:r>
        <w:rPr>
          <w:rFonts w:ascii="Times New Roman" w:eastAsia="宋体" w:hAnsi="Times New Roman" w:cs="Times New Roman"/>
          <w:b/>
          <w:bCs/>
          <w:kern w:val="0"/>
          <w:sz w:val="24"/>
          <w:szCs w:val="24"/>
        </w:rPr>
        <w:t>2</w:t>
      </w:r>
      <w:r w:rsidRPr="00064492">
        <w:rPr>
          <w:rFonts w:ascii="Times New Roman" w:eastAsia="宋体" w:hAnsi="Times New Roman" w:cs="Times New Roman"/>
          <w:b/>
          <w:bCs/>
          <w:kern w:val="0"/>
          <w:sz w:val="24"/>
          <w:szCs w:val="24"/>
        </w:rPr>
        <w:t>.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We suppose that there are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in blockchain system, SWIB can finalize a block that proposed by a correct node, and obtain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round random seed.</w:t>
      </w:r>
    </w:p>
    <w:p w14:paraId="156F275F" w14:textId="2CE60B4A" w:rsidR="00BE17F2" w:rsidRDefault="00BE17F2" w:rsidP="00475081">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influence of adversary.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behaviors of malicious nodes controlled by adversary include: 1) intentionally not generating a valid block and 2) refusing to vote for valid block</w:t>
      </w:r>
      <w:r w:rsidR="00DA7E36">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There are two cases for node failures:</w:t>
      </w:r>
    </w:p>
    <w:p w14:paraId="64461DD5" w14:textId="2A1781D4"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malicious block proposer does not generate any block, all honest nodes will commit on an empty block.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malicious block proposer generates an invalid block,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will fail to pass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validation stage. Thus, all honest nodes will refuse to vote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invalid block and commit an empty block finally. In this case, each honest node will generate partial signature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empty block. Once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is reconstructed from enough partial signature shares,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 Nodes will start new consensus round if they generate or receive </w:t>
      </w:r>
      <w:r w:rsidR="00DA7E36">
        <w:rPr>
          <w:rFonts w:ascii="Times New Roman" w:eastAsia="宋体" w:hAnsi="Times New Roman" w:cs="Times New Roman"/>
          <w:kern w:val="0"/>
          <w:sz w:val="24"/>
          <w:szCs w:val="24"/>
        </w:rPr>
        <w:t>a valid</w:t>
      </w:r>
      <w:r w:rsidR="008C11C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full signature.</w:t>
      </w:r>
    </w:p>
    <w:p w14:paraId="70F368AA" w14:textId="3A0086D2"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 non-faulty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They will broadcast their signature shares to other nodes. Once collecting a sufficient number of partial signature shares, nodes can recover </w:t>
      </w:r>
      <w:r w:rsidR="00DA7E36">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full signature and broadcast it to other nodes. These honest nodes can finalize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 and start new consensus round by generat</w:t>
      </w:r>
      <w:r w:rsidR="00DA7E36">
        <w:rPr>
          <w:rFonts w:ascii="Times New Roman" w:eastAsia="宋体" w:hAnsi="Times New Roman" w:cs="Times New Roman"/>
          <w:kern w:val="0"/>
          <w:sz w:val="24"/>
          <w:szCs w:val="24"/>
        </w:rPr>
        <w:t>ing or receiving</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which 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proof of block finalization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randomness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45033E5D" w14:textId="76D43122"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honest nodes can commit on a block and generate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287C5253" w14:textId="736B7181"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Random Generation</w:t>
      </w:r>
    </w:p>
    <w:p w14:paraId="446EFA24" w14:textId="247E5823"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function is based on a robust threshold BLS signature scheme. </w:t>
      </w:r>
      <w:r w:rsidRPr="00EB249C">
        <w:rPr>
          <w:rFonts w:ascii="Times New Roman" w:eastAsia="宋体" w:hAnsi="Times New Roman" w:cs="Times New Roman" w:hint="eastAsia"/>
          <w:color w:val="FF0000"/>
          <w:kern w:val="0"/>
          <w:sz w:val="24"/>
          <w:szCs w:val="24"/>
        </w:rPr>
        <w:t>Ex</w:t>
      </w:r>
      <w:r w:rsidRPr="00EB249C">
        <w:rPr>
          <w:rFonts w:ascii="Times New Roman" w:eastAsia="宋体" w:hAnsi="Times New Roman" w:cs="Times New Roman"/>
          <w:color w:val="FF0000"/>
          <w:kern w:val="0"/>
          <w:sz w:val="24"/>
          <w:szCs w:val="24"/>
        </w:rPr>
        <w:t xml:space="preserve">istence of minority of malicious nodes cannot hinder </w:t>
      </w:r>
      <w:r w:rsidR="008C11CC" w:rsidRPr="00EB249C">
        <w:rPr>
          <w:rFonts w:ascii="Times New Roman" w:eastAsia="宋体" w:hAnsi="Times New Roman" w:cs="Times New Roman"/>
          <w:color w:val="FF0000"/>
          <w:kern w:val="0"/>
          <w:sz w:val="24"/>
          <w:szCs w:val="24"/>
        </w:rPr>
        <w:t xml:space="preserve">the </w:t>
      </w:r>
      <w:r w:rsidRPr="00EB249C">
        <w:rPr>
          <w:rFonts w:ascii="Times New Roman" w:eastAsia="宋体" w:hAnsi="Times New Roman" w:cs="Times New Roman"/>
          <w:color w:val="FF0000"/>
          <w:kern w:val="0"/>
          <w:sz w:val="24"/>
          <w:szCs w:val="24"/>
        </w:rPr>
        <w:t xml:space="preserve">generation of a valid full signature if more than </w:t>
      </w:r>
      <m:oMath>
        <m:r>
          <w:rPr>
            <w:rFonts w:ascii="Cambria Math" w:eastAsia="宋体" w:hAnsi="Cambria Math" w:cs="Times New Roman"/>
            <w:color w:val="FF0000"/>
            <w:kern w:val="0"/>
            <w:sz w:val="24"/>
            <w:szCs w:val="24"/>
          </w:rPr>
          <m:t>t≥</m:t>
        </m:r>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EB249C">
        <w:rPr>
          <w:rFonts w:ascii="Times New Roman" w:eastAsia="宋体" w:hAnsi="Times New Roman" w:cs="Times New Roman" w:hint="eastAsia"/>
          <w:color w:val="FF0000"/>
          <w:kern w:val="0"/>
          <w:sz w:val="24"/>
          <w:szCs w:val="24"/>
        </w:rPr>
        <w:t xml:space="preserve"> </w:t>
      </w:r>
      <w:r w:rsidRPr="00EB249C">
        <w:rPr>
          <w:rFonts w:ascii="Times New Roman" w:eastAsia="宋体" w:hAnsi="Times New Roman" w:cs="Times New Roman"/>
          <w:color w:val="FF0000"/>
          <w:kern w:val="0"/>
          <w:sz w:val="24"/>
          <w:szCs w:val="24"/>
        </w:rPr>
        <w:t>consensus nodes are honest.</w:t>
      </w:r>
      <w:r>
        <w:rPr>
          <w:rFonts w:ascii="Times New Roman" w:eastAsia="宋体" w:hAnsi="Times New Roman" w:cs="Times New Roman"/>
          <w:kern w:val="0"/>
          <w:sz w:val="24"/>
          <w:szCs w:val="24"/>
        </w:rPr>
        <w:t xml:space="preserve"> </w:t>
      </w:r>
      <w:r w:rsidR="00D709B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full signature brings </w:t>
      </w:r>
      <w:r w:rsidR="00D709B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randomness of block proposer election process.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robust randomness, adversary cannot corrupt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process. Therefore, block proposer election adopting randomness can guarantee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 proposer is elected unpredictably.</w:t>
      </w:r>
      <w:r w:rsidRPr="007A1CB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However, it does not ensure that </w:t>
      </w:r>
      <w:r w:rsidR="008C11CC">
        <w:rPr>
          <w:rFonts w:ascii="Times New Roman" w:eastAsia="宋体" w:hAnsi="Times New Roman" w:cs="Times New Roman"/>
          <w:kern w:val="0"/>
          <w:sz w:val="24"/>
          <w:szCs w:val="24"/>
        </w:rPr>
        <w:t>the</w:t>
      </w:r>
      <w:r w:rsidR="00D709BC">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elected block proposer works honestly.</w:t>
      </w:r>
    </w:p>
    <w:p w14:paraId="7E84CB3D" w14:textId="77777777" w:rsidR="00EB249C"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cannot still control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election stage even it has high elected probability.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value denoting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consecutive block proposer election that controlled by adversary. Suppose an adversary has less than 50% probability to be elected as block proposer per round,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upper bound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probability that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&lt;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B249C">
        <w:rPr>
          <w:rFonts w:ascii="Times New Roman" w:eastAsia="宋体" w:hAnsi="Times New Roman" w:cs="Times New Roman" w:hint="eastAsia"/>
          <w:kern w:val="0"/>
          <w:sz w:val="24"/>
          <w:szCs w:val="24"/>
        </w:rPr>
        <w:t>即使控制一次，概率也很低</w:t>
      </w:r>
    </w:p>
    <w:p w14:paraId="65DBA53C" w14:textId="38958200" w:rsidR="00CB4395" w:rsidRDefault="00EB249C"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节点连续控制的轮数越多，概率越低。</w:t>
      </w:r>
    </w:p>
    <w:p w14:paraId="707F158F" w14:textId="59C140B1"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upper bound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probability.</w:t>
      </w:r>
      <w:r w:rsidR="00337007">
        <w:rPr>
          <w:rFonts w:ascii="Times New Roman" w:eastAsia="宋体" w:hAnsi="Times New Roman" w:cs="Times New Roman"/>
          <w:kern w:val="0"/>
          <w:sz w:val="24"/>
          <w:szCs w:val="24"/>
        </w:rPr>
        <w:t xml:space="preserve"> We can compute </w:t>
      </w:r>
      <w:r w:rsidR="008C11CC">
        <w:rPr>
          <w:rFonts w:ascii="Times New Roman" w:eastAsia="宋体" w:hAnsi="Times New Roman" w:cs="Times New Roman"/>
          <w:kern w:val="0"/>
          <w:sz w:val="24"/>
          <w:szCs w:val="24"/>
        </w:rPr>
        <w:t xml:space="preserve">the </w:t>
      </w:r>
      <w:r w:rsidR="00337007">
        <w:rPr>
          <w:rFonts w:ascii="Times New Roman" w:eastAsia="宋体" w:hAnsi="Times New Roman" w:cs="Times New Roman"/>
          <w:kern w:val="0"/>
          <w:sz w:val="24"/>
          <w:szCs w:val="24"/>
        </w:rPr>
        <w:t>upper bound of consecutive rounds electing adversary as block proposer. For example, setting</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negligible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block proposer election algorithm can ensure that adversary will not always be block proposer.</w:t>
      </w:r>
    </w:p>
    <w:p w14:paraId="566B1106" w14:textId="77777777"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Resistance</w:t>
      </w:r>
    </w:p>
    <w:p w14:paraId="6478F99B"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00C94C4" w14:textId="442D7333"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by generating pseudonyms. However,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of a node is proportional to its stability.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4DB3D46E" w14:textId="3555D25D" w:rsidR="00BE17F2" w:rsidRDefault="00D2619C" w:rsidP="00BE17F2">
      <w:pPr>
        <w:spacing w:afterLines="50" w:after="156"/>
        <w:ind w:firstLineChars="200" w:firstLine="480"/>
        <w:rPr>
          <w:rFonts w:ascii="Times New Roman" w:eastAsia="宋体" w:hAnsi="Times New Roman" w:cs="Times New Roman"/>
          <w:kern w:val="0"/>
          <w:sz w:val="24"/>
          <w:szCs w:val="24"/>
        </w:rPr>
      </w:pP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oMath>
      <w:r w:rsidR="00FD7397">
        <w:rPr>
          <w:rFonts w:ascii="Times New Roman" w:eastAsia="宋体" w:hAnsi="Times New Roman" w:cs="Times New Roman"/>
          <w:kern w:val="0"/>
          <w:sz w:val="24"/>
          <w:szCs w:val="24"/>
        </w:rPr>
        <w:t>,</w:t>
      </w:r>
      <w:r w:rsidR="00BE17F2">
        <w:rPr>
          <w:rFonts w:ascii="Times New Roman" w:eastAsia="宋体" w:hAnsi="Times New Roman" w:cs="Times New Roman"/>
          <w:kern w:val="0"/>
          <w:sz w:val="24"/>
          <w:szCs w:val="24"/>
        </w:rPr>
        <w:t xml:space="preserve"> </w:t>
      </w:r>
    </w:p>
    <w:p w14:paraId="06E966C4" w14:textId="21A81158" w:rsidR="00BE17F2" w:rsidRDefault="00BE17F2" w:rsidP="00BE17F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p>
    <w:p w14:paraId="431828C5" w14:textId="011D56AF" w:rsidR="00BE17F2" w:rsidRPr="00FD3036" w:rsidRDefault="00BE17F2" w:rsidP="00BE17F2">
      <w:pPr>
        <w:spacing w:afterLines="50" w:after="156"/>
        <w:ind w:firstLineChars="200" w:firstLine="480"/>
        <w:rPr>
          <w:rFonts w:ascii="Times New Roman" w:eastAsia="黑体" w:hAnsi="Times New Roman" w:cs="Times New Roman"/>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block verification stage </w:t>
      </w:r>
      <w:r w:rsidR="00C47F28">
        <w:rPr>
          <w:rFonts w:ascii="Times New Roman" w:eastAsia="宋体" w:hAnsi="Times New Roman" w:cs="Times New Roman"/>
          <w:kern w:val="0"/>
          <w:sz w:val="24"/>
          <w:szCs w:val="24"/>
        </w:rPr>
        <w:t>under</w:t>
      </w:r>
      <w:r>
        <w:rPr>
          <w:rFonts w:ascii="Times New Roman" w:eastAsia="宋体" w:hAnsi="Times New Roman" w:cs="Times New Roman"/>
          <w:kern w:val="0"/>
          <w:sz w:val="24"/>
          <w:szCs w:val="24"/>
        </w:rPr>
        <w:t xml:space="preserve"> Sybil attack</w:t>
      </w:r>
      <w:r w:rsidR="00C47F28">
        <w:rPr>
          <w:rFonts w:ascii="Times New Roman" w:eastAsia="宋体" w:hAnsi="Times New Roman" w:cs="Times New Roman"/>
          <w:kern w:val="0"/>
          <w:sz w:val="24"/>
          <w:szCs w:val="24"/>
        </w:rPr>
        <w:t xml:space="preserve"> if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number of</w:t>
      </w:r>
      <w:r w:rsidR="00C47F28" w:rsidRPr="00FE2650">
        <w:rPr>
          <w:rFonts w:ascii="Times New Roman" w:eastAsia="宋体" w:hAnsi="Times New Roman" w:cs="Times New Roman"/>
          <w:color w:val="FF0000"/>
          <w:kern w:val="0"/>
          <w:sz w:val="24"/>
          <w:szCs w:val="24"/>
        </w:rPr>
        <w:t xml:space="preserve"> nodes controlled by adversary</w:t>
      </w:r>
      <w:r w:rsidR="00C47F28">
        <w:rPr>
          <w:rFonts w:ascii="Times New Roman" w:eastAsia="宋体" w:hAnsi="Times New Roman" w:cs="Times New Roman"/>
          <w:kern w:val="0"/>
          <w:sz w:val="24"/>
          <w:szCs w:val="24"/>
        </w:rPr>
        <w:t xml:space="preserve"> satisfies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requirement of a threshold</w:t>
      </w:r>
      <w:r w:rsidR="00C47F28" w:rsidRPr="00135E38">
        <w:rPr>
          <w:rFonts w:ascii="Times New Roman" w:eastAsia="宋体" w:hAnsi="Times New Roman" w:cs="Times New Roman"/>
          <w:kern w:val="0"/>
          <w:sz w:val="24"/>
          <w:szCs w:val="24"/>
        </w:rPr>
        <w:t xml:space="preserve"> </w:t>
      </w:r>
      <w:r w:rsidR="00C47F28">
        <w:rPr>
          <w:rFonts w:ascii="Times New Roman" w:eastAsia="宋体" w:hAnsi="Times New Roman" w:cs="Times New Roman"/>
          <w:kern w:val="0"/>
          <w:sz w:val="24"/>
          <w:szCs w:val="24"/>
        </w:rPr>
        <w:t>BLS signature scheme</w:t>
      </w:r>
      <w:r>
        <w:rPr>
          <w:rFonts w:ascii="Times New Roman" w:eastAsia="宋体" w:hAnsi="Times New Roman" w:cs="Times New Roman"/>
          <w:kern w:val="0"/>
          <w:sz w:val="24"/>
          <w:szCs w:val="24"/>
        </w:rPr>
        <w:t xml:space="preserve">. Nodes controlling by adversary will not send messages or send some error messages during consensus process. Once a </w:t>
      </w:r>
      <w:r w:rsidRPr="00FE2650">
        <w:rPr>
          <w:rFonts w:ascii="Times New Roman" w:eastAsia="宋体" w:hAnsi="Times New Roman" w:cs="Times New Roman"/>
          <w:color w:val="FF0000"/>
          <w:kern w:val="0"/>
          <w:sz w:val="24"/>
          <w:szCs w:val="24"/>
        </w:rPr>
        <w:t xml:space="preserve">malicious node </w:t>
      </w:r>
      <w:r>
        <w:rPr>
          <w:rFonts w:ascii="Times New Roman" w:eastAsia="宋体" w:hAnsi="Times New Roman" w:cs="Times New Roman"/>
          <w:kern w:val="0"/>
          <w:sz w:val="24"/>
          <w:szCs w:val="24"/>
        </w:rPr>
        <w:t xml:space="preserve">becomes block proposer, </w:t>
      </w:r>
      <w:r w:rsidR="00C23CC7" w:rsidRPr="00FE2650">
        <w:rPr>
          <w:rFonts w:ascii="Times New Roman" w:eastAsia="宋体" w:hAnsi="Times New Roman" w:cs="Times New Roman"/>
          <w:color w:val="FF0000"/>
          <w:kern w:val="0"/>
          <w:sz w:val="24"/>
          <w:szCs w:val="24"/>
        </w:rPr>
        <w:t>h</w:t>
      </w:r>
      <w:r w:rsidRPr="00FE2650">
        <w:rPr>
          <w:rFonts w:ascii="Times New Roman" w:eastAsia="宋体" w:hAnsi="Times New Roman" w:cs="Times New Roman"/>
          <w:color w:val="FF0000"/>
          <w:kern w:val="0"/>
          <w:sz w:val="24"/>
          <w:szCs w:val="24"/>
        </w:rPr>
        <w:t>onest nodes</w:t>
      </w:r>
      <w:r>
        <w:rPr>
          <w:rFonts w:ascii="Times New Roman" w:eastAsia="宋体" w:hAnsi="Times New Roman" w:cs="Times New Roman"/>
          <w:kern w:val="0"/>
          <w:sz w:val="24"/>
          <w:szCs w:val="24"/>
        </w:rPr>
        <w:t xml:space="preserve"> will </w:t>
      </w:r>
      <w:r w:rsidR="00C23CC7">
        <w:rPr>
          <w:rFonts w:ascii="Times New Roman" w:eastAsia="宋体" w:hAnsi="Times New Roman" w:cs="Times New Roman"/>
          <w:kern w:val="0"/>
          <w:sz w:val="24"/>
          <w:szCs w:val="24"/>
        </w:rPr>
        <w:t>finalize</w:t>
      </w:r>
      <w:r>
        <w:rPr>
          <w:rFonts w:ascii="Times New Roman" w:eastAsia="宋体" w:hAnsi="Times New Roman" w:cs="Times New Roman"/>
          <w:kern w:val="0"/>
          <w:sz w:val="24"/>
          <w:szCs w:val="24"/>
        </w:rPr>
        <w:t xml:space="preserve"> an empty block eventually.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remaining honest nodes can complete block finalization by </w:t>
      </w:r>
      <w:r w:rsidR="00407F0C">
        <w:rPr>
          <w:rFonts w:ascii="Times New Roman" w:eastAsia="宋体" w:hAnsi="Times New Roman" w:cs="Times New Roman"/>
          <w:kern w:val="0"/>
          <w:sz w:val="24"/>
          <w:szCs w:val="24"/>
        </w:rPr>
        <w:t>recovering a</w:t>
      </w:r>
      <w:r>
        <w:rPr>
          <w:rFonts w:ascii="Times New Roman" w:eastAsia="宋体" w:hAnsi="Times New Roman" w:cs="Times New Roman"/>
          <w:kern w:val="0"/>
          <w:sz w:val="24"/>
          <w:szCs w:val="24"/>
        </w:rPr>
        <w:t xml:space="preserve"> full signature.</w:t>
      </w:r>
    </w:p>
    <w:p w14:paraId="10E0F6EB" w14:textId="17BE3874" w:rsidR="00BE17F2"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uses</w:t>
      </w:r>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a communication mechanism</w:t>
      </w:r>
      <w:r w:rsidR="001C13F1" w:rsidRPr="001C13F1">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 xml:space="preserve">to </w:t>
      </w:r>
      <w:r w:rsidR="00357068">
        <w:rPr>
          <w:rFonts w:ascii="Times New Roman" w:eastAsia="宋体" w:hAnsi="Times New Roman" w:cs="Times New Roman"/>
          <w:kern w:val="0"/>
          <w:sz w:val="24"/>
          <w:szCs w:val="24"/>
        </w:rPr>
        <w:t>resistant</w:t>
      </w:r>
      <w:r>
        <w:rPr>
          <w:rFonts w:ascii="Times New Roman" w:eastAsia="宋体" w:hAnsi="Times New Roman" w:cs="Times New Roman"/>
          <w:kern w:val="0"/>
          <w:sz w:val="24"/>
          <w:szCs w:val="24"/>
        </w:rPr>
        <w:t xml:space="preserve"> jamming attack</w:t>
      </w:r>
      <w:r w:rsidR="00704E2D">
        <w:rPr>
          <w:rFonts w:ascii="Times New Roman" w:eastAsia="宋体" w:hAnsi="Times New Roman" w:cs="Times New Roman"/>
          <w:kern w:val="0"/>
          <w:sz w:val="24"/>
          <w:szCs w:val="24"/>
        </w:rPr>
        <w:t xml:space="preserve">, which </w:t>
      </w:r>
      <w:r>
        <w:rPr>
          <w:rFonts w:ascii="Times New Roman" w:eastAsia="宋体" w:hAnsi="Times New Roman" w:cs="Times New Roman"/>
          <w:kern w:val="0"/>
          <w:sz w:val="24"/>
          <w:szCs w:val="24"/>
        </w:rPr>
        <w:t xml:space="preserve">can affect consensus process by jamming </w:t>
      </w:r>
      <w:r w:rsidR="00A7170A">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message transmission of honest nodes. If </w:t>
      </w:r>
      <w:r w:rsidR="00191ED3">
        <w:rPr>
          <w:rFonts w:ascii="Times New Roman" w:eastAsia="宋体" w:hAnsi="Times New Roman" w:cs="Times New Roman"/>
          <w:kern w:val="0"/>
          <w:sz w:val="24"/>
          <w:szCs w:val="24"/>
        </w:rPr>
        <w:t>no</w:t>
      </w:r>
      <w:r>
        <w:rPr>
          <w:rFonts w:ascii="Times New Roman" w:eastAsia="宋体" w:hAnsi="Times New Roman" w:cs="Times New Roman"/>
          <w:kern w:val="0"/>
          <w:sz w:val="24"/>
          <w:szCs w:val="24"/>
        </w:rPr>
        <w:t xml:space="preserve"> node recover</w:t>
      </w:r>
      <w:r w:rsidR="00191ED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704E2D">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full signature, </w:t>
      </w:r>
      <w:r w:rsidR="008C11CC">
        <w:rPr>
          <w:rFonts w:ascii="Times New Roman" w:eastAsia="宋体" w:hAnsi="Times New Roman" w:cs="Times New Roman"/>
          <w:kern w:val="0"/>
          <w:sz w:val="24"/>
          <w:szCs w:val="24"/>
        </w:rPr>
        <w:t xml:space="preserve">the </w:t>
      </w:r>
      <w:r w:rsidR="00704E2D">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cannot be guaranteed. </w:t>
      </w:r>
      <w:r w:rsidR="00191ED3">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contention probability and </w:t>
      </w:r>
      <w:r>
        <w:rPr>
          <w:rFonts w:ascii="Times New Roman" w:eastAsia="宋体" w:hAnsi="Times New Roman" w:cs="Times New Roman"/>
          <w:kern w:val="0"/>
          <w:sz w:val="24"/>
          <w:szCs w:val="24"/>
        </w:rPr>
        <w:t xml:space="preserve">an estimate of adversary time window through sensing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channel.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w:t>
      </w:r>
      <w:r w:rsidR="008C11CC">
        <w:rPr>
          <w:rFonts w:ascii="Times New Roman" w:eastAsia="宋体" w:hAnsi="Times New Roman" w:cs="Times New Roman"/>
          <w:kern w:val="0"/>
          <w:sz w:val="24"/>
          <w:szCs w:val="24"/>
        </w:rPr>
        <w:t xml:space="preserve">the </w:t>
      </w:r>
      <w:r w:rsidR="00DB4FD3">
        <w:rPr>
          <w:rFonts w:ascii="Times New Roman" w:eastAsia="宋体" w:hAnsi="Times New Roman" w:cs="Times New Roman"/>
          <w:kern w:val="0"/>
          <w:sz w:val="24"/>
          <w:szCs w:val="24"/>
        </w:rPr>
        <w:t>channel compete probabilities of nodes decrease.</w:t>
      </w:r>
      <w:r w:rsidR="00285C36">
        <w:rPr>
          <w:rFonts w:ascii="Times New Roman" w:eastAsia="宋体" w:hAnsi="Times New Roman" w:cs="Times New Roman"/>
          <w:kern w:val="0"/>
          <w:sz w:val="24"/>
          <w:szCs w:val="24"/>
        </w:rPr>
        <w:t xml:space="preserve"> </w:t>
      </w:r>
      <w:r w:rsidR="008333B6">
        <w:rPr>
          <w:rFonts w:ascii="Times New Roman" w:eastAsia="宋体" w:hAnsi="Times New Roman" w:cs="Times New Roman"/>
          <w:kern w:val="0"/>
          <w:sz w:val="24"/>
          <w:szCs w:val="24"/>
        </w:rPr>
        <w:t>In this case, a full a signature can be recovered with higher probability under jamming attack</w:t>
      </w:r>
      <w:r>
        <w:rPr>
          <w:rFonts w:ascii="Times New Roman" w:eastAsia="宋体" w:hAnsi="Times New Roman" w:cs="Times New Roman"/>
          <w:kern w:val="0"/>
          <w:sz w:val="24"/>
          <w:szCs w:val="24"/>
        </w:rPr>
        <w:t xml:space="preserve">. Besides, </w:t>
      </w:r>
      <w:r w:rsidR="0019283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will adjust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timeout duration to guarantee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termination of consensus process</w:t>
      </w:r>
      <w:r w:rsidR="00192831">
        <w:rPr>
          <w:rFonts w:ascii="Times New Roman" w:eastAsia="宋体" w:hAnsi="Times New Roman" w:cs="Times New Roman"/>
          <w:kern w:val="0"/>
          <w:sz w:val="24"/>
          <w:szCs w:val="24"/>
        </w:rPr>
        <w:t xml:space="preserve"> </w:t>
      </w:r>
      <w:r w:rsidR="001F4846">
        <w:rPr>
          <w:rFonts w:ascii="Times New Roman" w:eastAsia="宋体" w:hAnsi="Times New Roman" w:cs="Times New Roman"/>
          <w:kern w:val="0"/>
          <w:sz w:val="24"/>
          <w:szCs w:val="24"/>
        </w:rPr>
        <w:t xml:space="preserve">under jamming attack </w:t>
      </w:r>
      <w:r w:rsidR="00192831">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192831">
        <w:rPr>
          <w:rFonts w:ascii="Times New Roman" w:eastAsia="宋体" w:hAnsi="Times New Roman" w:cs="Times New Roman"/>
          <w:kern w:val="0"/>
          <w:sz w:val="24"/>
          <w:szCs w:val="24"/>
        </w:rPr>
        <w:t>estimate of adversary time window</w:t>
      </w:r>
      <w:r>
        <w:rPr>
          <w:rFonts w:ascii="Times New Roman" w:eastAsia="宋体" w:hAnsi="Times New Roman" w:cs="Times New Roman"/>
          <w:kern w:val="0"/>
          <w:sz w:val="24"/>
          <w:szCs w:val="24"/>
        </w:rPr>
        <w:t xml:space="preserve">. Therefore,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ensure </w:t>
      </w:r>
      <w:r w:rsidR="008C11CC">
        <w:rPr>
          <w:rFonts w:ascii="Times New Roman" w:eastAsia="宋体" w:hAnsi="Times New Roman" w:cs="Times New Roman"/>
          <w:kern w:val="0"/>
          <w:sz w:val="24"/>
          <w:szCs w:val="24"/>
        </w:rPr>
        <w:t xml:space="preserve">the </w:t>
      </w:r>
      <w:r w:rsidR="001F4846">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under jamming attacks.</w:t>
      </w:r>
    </w:p>
    <w:p w14:paraId="5238F435" w14:textId="4DFD26E9" w:rsidR="005406CD" w:rsidRPr="00D1110A" w:rsidRDefault="00CD6287" w:rsidP="00CD6287">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 xml:space="preserve">5.1 </w:t>
      </w:r>
      <w:r w:rsidR="005406CD">
        <w:rPr>
          <w:rFonts w:ascii="Times New Roman" w:eastAsia="黑体" w:hAnsi="Times New Roman" w:cs="Times New Roman"/>
          <w:sz w:val="28"/>
          <w:szCs w:val="28"/>
        </w:rPr>
        <w:t>Performance</w:t>
      </w:r>
    </w:p>
    <w:p w14:paraId="6DFD64C0" w14:textId="3B2C40EB" w:rsidR="005406CD" w:rsidRDefault="00CD6287" w:rsidP="005406C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406CD">
        <w:rPr>
          <w:rFonts w:ascii="Times New Roman" w:eastAsia="宋体" w:hAnsi="Times New Roman" w:cs="Times New Roman"/>
          <w:kern w:val="0"/>
          <w:sz w:val="24"/>
          <w:szCs w:val="24"/>
        </w:rPr>
        <w:t xml:space="preserve">e analyze consensus success probability and consensus latency, which </w:t>
      </w:r>
      <w:r w:rsidR="00EE0804">
        <w:rPr>
          <w:rFonts w:ascii="Times New Roman" w:eastAsia="宋体" w:hAnsi="Times New Roman" w:cs="Times New Roman" w:hint="eastAsia"/>
          <w:kern w:val="0"/>
          <w:sz w:val="24"/>
          <w:szCs w:val="24"/>
        </w:rPr>
        <w:t>are</w:t>
      </w:r>
      <w:r w:rsidR="005406CD">
        <w:rPr>
          <w:rFonts w:ascii="Times New Roman" w:eastAsia="宋体" w:hAnsi="Times New Roman" w:cs="Times New Roman"/>
          <w:kern w:val="0"/>
          <w:sz w:val="24"/>
          <w:szCs w:val="24"/>
        </w:rPr>
        <w:t xml:space="preserve"> important metrics to measure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 xml:space="preserve">performance of a blockchain </w:t>
      </w:r>
      <w:r w:rsidR="009E0676">
        <w:rPr>
          <w:rFonts w:ascii="Times New Roman" w:eastAsia="宋体" w:hAnsi="Times New Roman" w:cs="Times New Roman"/>
          <w:kern w:val="0"/>
          <w:sz w:val="24"/>
          <w:szCs w:val="24"/>
        </w:rPr>
        <w:t>consensus protocol</w:t>
      </w:r>
      <w:r w:rsidR="005406CD">
        <w:rPr>
          <w:rFonts w:ascii="Times New Roman" w:eastAsia="宋体" w:hAnsi="Times New Roman" w:cs="Times New Roman"/>
          <w:kern w:val="0"/>
          <w:sz w:val="24"/>
          <w:szCs w:val="24"/>
        </w:rPr>
        <w:t>.</w:t>
      </w:r>
    </w:p>
    <w:p w14:paraId="3E537D8A" w14:textId="43DE55BC" w:rsidR="00E3343F" w:rsidRPr="00FE2650" w:rsidRDefault="00B87D15" w:rsidP="00E3343F">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Since all messages</w:t>
      </w:r>
      <w:r w:rsidR="00E3343F" w:rsidRPr="00FE2650">
        <w:rPr>
          <w:rFonts w:ascii="Times New Roman" w:eastAsia="宋体" w:hAnsi="Times New Roman" w:cs="Times New Roman"/>
          <w:kern w:val="0"/>
          <w:sz w:val="24"/>
          <w:szCs w:val="24"/>
          <w:highlight w:val="yellow"/>
        </w:rPr>
        <w:t xml:space="preserve"> of running </w:t>
      </w:r>
      <w:proofErr w:type="spellStart"/>
      <w:r w:rsidR="00E3343F" w:rsidRPr="00FE2650">
        <w:rPr>
          <w:rFonts w:ascii="Times New Roman" w:eastAsia="宋体" w:hAnsi="Times New Roman" w:cs="Times New Roman"/>
          <w:kern w:val="0"/>
          <w:sz w:val="24"/>
          <w:szCs w:val="24"/>
          <w:highlight w:val="yellow"/>
        </w:rPr>
        <w:t>SWIB</w:t>
      </w:r>
      <w:proofErr w:type="spellEnd"/>
      <w:r w:rsidRPr="00FE2650">
        <w:rPr>
          <w:rFonts w:ascii="Times New Roman" w:eastAsia="宋体" w:hAnsi="Times New Roman" w:cs="Times New Roman"/>
          <w:kern w:val="0"/>
          <w:sz w:val="24"/>
          <w:szCs w:val="24"/>
          <w:highlight w:val="yellow"/>
        </w:rPr>
        <w:t xml:space="preserve"> are </w:t>
      </w:r>
      <w:r w:rsidR="00E3343F" w:rsidRPr="00FE2650">
        <w:rPr>
          <w:rFonts w:ascii="Times New Roman" w:eastAsia="宋体" w:hAnsi="Times New Roman" w:cs="Times New Roman"/>
          <w:kern w:val="0"/>
          <w:sz w:val="24"/>
          <w:szCs w:val="24"/>
          <w:highlight w:val="yellow"/>
        </w:rPr>
        <w:t>transmitted over wireless networks, we analy</w:t>
      </w:r>
      <w:r w:rsidR="00C43811" w:rsidRPr="00FE2650">
        <w:rPr>
          <w:rFonts w:ascii="Times New Roman" w:eastAsia="宋体" w:hAnsi="Times New Roman" w:cs="Times New Roman" w:hint="eastAsia"/>
          <w:kern w:val="0"/>
          <w:sz w:val="24"/>
          <w:szCs w:val="24"/>
          <w:highlight w:val="yellow"/>
        </w:rPr>
        <w:t>ze</w:t>
      </w:r>
      <w:r w:rsidR="00E3343F"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00E3343F" w:rsidRPr="00FE2650">
        <w:rPr>
          <w:rFonts w:ascii="Times New Roman" w:eastAsia="宋体" w:hAnsi="Times New Roman" w:cs="Times New Roman"/>
          <w:kern w:val="0"/>
          <w:sz w:val="24"/>
          <w:szCs w:val="24"/>
          <w:highlight w:val="yellow"/>
        </w:rPr>
        <w:t xml:space="preserve">performance of our protocol by a wireless communication model. </w:t>
      </w:r>
      <w:r w:rsidR="00C43811" w:rsidRPr="00FE2650">
        <w:rPr>
          <w:rFonts w:ascii="Times New Roman" w:eastAsia="宋体" w:hAnsi="Times New Roman" w:cs="Times New Roman"/>
          <w:kern w:val="0"/>
          <w:sz w:val="24"/>
          <w:szCs w:val="24"/>
          <w:highlight w:val="yellow"/>
        </w:rPr>
        <w:t>W</w:t>
      </w:r>
      <w:r w:rsidR="00E3343F" w:rsidRPr="00FE2650">
        <w:rPr>
          <w:rFonts w:ascii="Times New Roman" w:eastAsia="宋体" w:hAnsi="Times New Roman" w:cs="Times New Roman"/>
          <w:kern w:val="0"/>
          <w:sz w:val="24"/>
          <w:szCs w:val="24"/>
          <w:highlight w:val="yellow"/>
        </w:rPr>
        <w:t xml:space="preserve">ireless channels in our </w:t>
      </w:r>
      <w:r w:rsidR="00C43811" w:rsidRPr="00FE2650">
        <w:rPr>
          <w:rFonts w:ascii="Times New Roman" w:eastAsia="宋体" w:hAnsi="Times New Roman" w:cs="Times New Roman"/>
          <w:kern w:val="0"/>
          <w:sz w:val="24"/>
          <w:szCs w:val="24"/>
          <w:highlight w:val="yellow"/>
        </w:rPr>
        <w:t xml:space="preserve">consider </w:t>
      </w:r>
      <w:r w:rsidR="00E3343F" w:rsidRPr="00FE2650">
        <w:rPr>
          <w:rFonts w:ascii="Times New Roman" w:eastAsia="宋体" w:hAnsi="Times New Roman" w:cs="Times New Roman"/>
          <w:kern w:val="0"/>
          <w:sz w:val="24"/>
          <w:szCs w:val="24"/>
          <w:highlight w:val="yellow"/>
        </w:rPr>
        <w:t xml:space="preserve">communication </w:t>
      </w:r>
      <w:r w:rsidR="004F30D7" w:rsidRPr="00FE2650">
        <w:rPr>
          <w:rFonts w:ascii="Times New Roman" w:eastAsia="宋体" w:hAnsi="Times New Roman" w:cs="Times New Roman"/>
          <w:kern w:val="0"/>
          <w:sz w:val="24"/>
          <w:szCs w:val="24"/>
          <w:highlight w:val="yellow"/>
        </w:rPr>
        <w:t>model</w:t>
      </w:r>
      <w:r w:rsidR="00E3343F" w:rsidRPr="00FE2650">
        <w:rPr>
          <w:rFonts w:ascii="Times New Roman" w:eastAsia="宋体" w:hAnsi="Times New Roman" w:cs="Times New Roman"/>
          <w:kern w:val="0"/>
          <w:sz w:val="24"/>
          <w:szCs w:val="24"/>
          <w:highlight w:val="yellow"/>
        </w:rPr>
        <w:t xml:space="preserve"> follow </w:t>
      </w:r>
      <w:r w:rsidR="008C11CC" w:rsidRPr="00FE2650">
        <w:rPr>
          <w:rFonts w:ascii="Times New Roman" w:eastAsia="宋体" w:hAnsi="Times New Roman" w:cs="Times New Roman"/>
          <w:kern w:val="0"/>
          <w:sz w:val="24"/>
          <w:szCs w:val="24"/>
          <w:highlight w:val="yellow"/>
        </w:rPr>
        <w:t xml:space="preserve">the </w:t>
      </w:r>
      <w:r w:rsidR="00F0659F" w:rsidRPr="00FE2650">
        <w:rPr>
          <w:rFonts w:ascii="Times New Roman" w:eastAsia="宋体" w:hAnsi="Times New Roman" w:cs="Times New Roman"/>
          <w:kern w:val="0"/>
          <w:sz w:val="24"/>
          <w:szCs w:val="24"/>
          <w:highlight w:val="yellow"/>
        </w:rPr>
        <w:t xml:space="preserve">standard path-loss model and </w:t>
      </w:r>
      <w:r w:rsidR="008C11CC" w:rsidRPr="00FE2650">
        <w:rPr>
          <w:rFonts w:ascii="Times New Roman" w:eastAsia="宋体" w:hAnsi="Times New Roman" w:cs="Times New Roman"/>
          <w:kern w:val="0"/>
          <w:sz w:val="24"/>
          <w:szCs w:val="24"/>
          <w:highlight w:val="yellow"/>
        </w:rPr>
        <w:t xml:space="preserve">the </w:t>
      </w:r>
      <w:r w:rsidR="00E3343F" w:rsidRPr="00FE2650">
        <w:rPr>
          <w:rFonts w:ascii="Times New Roman" w:eastAsia="宋体" w:hAnsi="Times New Roman" w:cs="Times New Roman"/>
          <w:kern w:val="0"/>
          <w:sz w:val="24"/>
          <w:szCs w:val="24"/>
          <w:highlight w:val="yellow"/>
        </w:rPr>
        <w:t xml:space="preserve">Rayleigh fading model. In detail, </w:t>
      </w:r>
      <w:r w:rsidR="008C11CC" w:rsidRPr="00FE2650">
        <w:rPr>
          <w:rFonts w:ascii="Times New Roman" w:eastAsia="宋体" w:hAnsi="Times New Roman" w:cs="Times New Roman"/>
          <w:kern w:val="0"/>
          <w:sz w:val="24"/>
          <w:szCs w:val="24"/>
          <w:highlight w:val="yellow"/>
        </w:rPr>
        <w:t xml:space="preserve">the </w:t>
      </w:r>
      <w:r w:rsidR="00F0659F" w:rsidRPr="00FE2650">
        <w:rPr>
          <w:rFonts w:ascii="Times New Roman" w:eastAsia="宋体" w:hAnsi="Times New Roman" w:cs="Times New Roman"/>
          <w:kern w:val="0"/>
          <w:sz w:val="24"/>
          <w:szCs w:val="24"/>
          <w:highlight w:val="yellow"/>
        </w:rPr>
        <w:t xml:space="preserve">path-loss of </w:t>
      </w:r>
      <w:r w:rsidR="00A7170A" w:rsidRPr="00FE2650">
        <w:rPr>
          <w:rFonts w:ascii="Times New Roman" w:eastAsia="宋体" w:hAnsi="Times New Roman" w:cs="Times New Roman"/>
          <w:kern w:val="0"/>
          <w:sz w:val="24"/>
          <w:szCs w:val="24"/>
          <w:highlight w:val="yellow"/>
        </w:rPr>
        <w:t xml:space="preserve">the </w:t>
      </w:r>
      <w:r w:rsidR="00E3343F" w:rsidRPr="00FE2650">
        <w:rPr>
          <w:rFonts w:ascii="Times New Roman" w:eastAsia="宋体" w:hAnsi="Times New Roman" w:cs="Times New Roman"/>
          <w:kern w:val="0"/>
          <w:sz w:val="24"/>
          <w:szCs w:val="24"/>
          <w:highlight w:val="yellow"/>
        </w:rPr>
        <w:t xml:space="preserve">wireless channel between nodes </w:t>
      </w:r>
      <m:oMath>
        <m:r>
          <w:rPr>
            <w:rFonts w:ascii="Cambria Math" w:eastAsia="宋体" w:hAnsi="Cambria Math" w:cs="Times New Roman"/>
            <w:kern w:val="0"/>
            <w:sz w:val="24"/>
            <w:szCs w:val="24"/>
            <w:highlight w:val="yellow"/>
          </w:rPr>
          <m:t>u</m:t>
        </m:r>
      </m:oMath>
      <w:r w:rsidR="00E3343F" w:rsidRPr="00FE2650">
        <w:rPr>
          <w:rFonts w:ascii="Times New Roman" w:eastAsia="宋体" w:hAnsi="Times New Roman" w:cs="Times New Roman" w:hint="eastAsia"/>
          <w:kern w:val="0"/>
          <w:sz w:val="24"/>
          <w:szCs w:val="24"/>
          <w:highlight w:val="yellow"/>
        </w:rPr>
        <w:t xml:space="preserve"> </w:t>
      </w:r>
      <w:r w:rsidR="00E3343F" w:rsidRPr="00FE2650">
        <w:rPr>
          <w:rFonts w:ascii="Times New Roman" w:eastAsia="宋体" w:hAnsi="Times New Roman" w:cs="Times New Roman"/>
          <w:kern w:val="0"/>
          <w:sz w:val="24"/>
          <w:szCs w:val="24"/>
          <w:highlight w:val="yellow"/>
        </w:rPr>
        <w:t xml:space="preserve">and </w:t>
      </w:r>
      <m:oMath>
        <m:r>
          <w:rPr>
            <w:rFonts w:ascii="Cambria Math" w:eastAsia="宋体" w:hAnsi="Cambria Math" w:cs="Times New Roman"/>
            <w:kern w:val="0"/>
            <w:sz w:val="24"/>
            <w:szCs w:val="24"/>
            <w:highlight w:val="yellow"/>
          </w:rPr>
          <m:t>v</m:t>
        </m:r>
      </m:oMath>
      <w:r w:rsidR="00E3343F" w:rsidRPr="00FE2650">
        <w:rPr>
          <w:rFonts w:ascii="Times New Roman" w:eastAsia="宋体" w:hAnsi="Times New Roman" w:cs="Times New Roman" w:hint="eastAsia"/>
          <w:kern w:val="0"/>
          <w:sz w:val="24"/>
          <w:szCs w:val="24"/>
          <w:highlight w:val="yellow"/>
        </w:rPr>
        <w:t xml:space="preserve"> </w:t>
      </w:r>
      <w:r w:rsidR="00E3343F" w:rsidRPr="00FE2650">
        <w:rPr>
          <w:rFonts w:ascii="Times New Roman" w:eastAsia="宋体" w:hAnsi="Times New Roman" w:cs="Times New Roman"/>
          <w:kern w:val="0"/>
          <w:sz w:val="24"/>
          <w:szCs w:val="24"/>
          <w:highlight w:val="yellow"/>
        </w:rPr>
        <w:t>is modeled as</w:t>
      </w:r>
    </w:p>
    <w:p w14:paraId="7DB2E998" w14:textId="37474F46" w:rsidR="00B87D15" w:rsidRPr="00FE2650" w:rsidRDefault="00E3343F" w:rsidP="00E3343F">
      <w:pPr>
        <w:spacing w:afterLines="50" w:after="156"/>
        <w:rPr>
          <w:rFonts w:ascii="Times New Roman" w:eastAsia="宋体" w:hAnsi="Times New Roman" w:cs="Times New Roman"/>
          <w:kern w:val="0"/>
          <w:sz w:val="24"/>
          <w:szCs w:val="24"/>
          <w:highlight w:val="yellow"/>
        </w:rPr>
      </w:pPr>
      <m:oMathPara>
        <m:oMath>
          <m:r>
            <w:rPr>
              <w:rFonts w:ascii="Cambria Math" w:eastAsia="宋体" w:hAnsi="Cambria Math" w:cs="Times New Roman"/>
              <w:kern w:val="0"/>
              <w:sz w:val="24"/>
              <w:szCs w:val="24"/>
              <w:highlight w:val="yellow"/>
            </w:rPr>
            <m:t>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e>
          </m:d>
          <m:r>
            <w:rPr>
              <w:rFonts w:ascii="Cambria Math" w:eastAsia="宋体" w:hAnsi="Cambria Math" w:cs="Times New Roman"/>
              <w:kern w:val="0"/>
              <w:sz w:val="24"/>
              <w:szCs w:val="24"/>
              <w:highlight w:val="yellow"/>
            </w:rPr>
            <m:t>= 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r>
            <w:rPr>
              <w:rFonts w:ascii="Cambria Math" w:eastAsia="宋体" w:hAnsi="Cambria Math" w:cs="Times New Roman"/>
              <w:kern w:val="0"/>
              <w:sz w:val="24"/>
              <w:szCs w:val="24"/>
              <w:highlight w:val="yellow"/>
            </w:rPr>
            <m:t>+10</m:t>
          </m:r>
          <m:func>
            <m:funcPr>
              <m:ctrlPr>
                <w:rPr>
                  <w:rFonts w:ascii="Cambria Math" w:eastAsia="宋体" w:hAnsi="Cambria Math" w:cs="Times New Roman"/>
                  <w:i/>
                  <w:kern w:val="0"/>
                  <w:sz w:val="24"/>
                  <w:szCs w:val="24"/>
                  <w:highlight w:val="yellow"/>
                </w:rPr>
              </m:ctrlPr>
            </m:funcPr>
            <m:fName>
              <m:sSub>
                <m:sSubPr>
                  <m:ctrlPr>
                    <w:rPr>
                      <w:rFonts w:ascii="Cambria Math" w:eastAsia="宋体" w:hAnsi="Cambria Math" w:cs="Times New Roman"/>
                      <w:kern w:val="0"/>
                      <w:sz w:val="24"/>
                      <w:szCs w:val="24"/>
                      <w:highlight w:val="yellow"/>
                    </w:rPr>
                  </m:ctrlPr>
                </m:sSubPr>
                <m:e>
                  <m:r>
                    <m:rPr>
                      <m:sty m:val="p"/>
                    </m:rPr>
                    <w:rPr>
                      <w:rFonts w:ascii="Cambria Math" w:eastAsia="宋体" w:hAnsi="Cambria Math" w:cs="Times New Roman"/>
                      <w:kern w:val="0"/>
                      <w:sz w:val="24"/>
                      <w:szCs w:val="24"/>
                      <w:highlight w:val="yellow"/>
                    </w:rPr>
                    <m:t>log</m:t>
                  </m:r>
                </m:e>
                <m:sub>
                  <m:r>
                    <m:rPr>
                      <m:sty m:val="p"/>
                    </m:rPr>
                    <w:rPr>
                      <w:rFonts w:ascii="Cambria Math" w:eastAsia="宋体" w:hAnsi="Cambria Math" w:cs="Times New Roman"/>
                      <w:kern w:val="0"/>
                      <w:sz w:val="24"/>
                      <w:szCs w:val="24"/>
                      <w:highlight w:val="yellow"/>
                    </w:rPr>
                    <m:t>10</m:t>
                  </m:r>
                </m:sub>
              </m:sSub>
            </m:fName>
            <m:e>
              <m:sSup>
                <m:sSupPr>
                  <m:ctrlPr>
                    <w:rPr>
                      <w:rFonts w:ascii="Cambria Math" w:eastAsia="宋体" w:hAnsi="Cambria Math" w:cs="Times New Roman"/>
                      <w:i/>
                      <w:kern w:val="0"/>
                      <w:sz w:val="24"/>
                      <w:szCs w:val="24"/>
                      <w:highlight w:val="yellow"/>
                    </w:rPr>
                  </m:ctrlPr>
                </m:sSupPr>
                <m:e>
                  <m:d>
                    <m:dPr>
                      <m:ctrlPr>
                        <w:rPr>
                          <w:rFonts w:ascii="Cambria Math" w:eastAsia="宋体" w:hAnsi="Cambria Math" w:cs="Times New Roman"/>
                          <w:i/>
                          <w:kern w:val="0"/>
                          <w:sz w:val="24"/>
                          <w:szCs w:val="24"/>
                          <w:highlight w:val="yellow"/>
                        </w:rPr>
                      </m:ctrlPr>
                    </m:dPr>
                    <m:e>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r>
                <w:rPr>
                  <w:rFonts w:ascii="Cambria Math" w:eastAsia="宋体" w:hAnsi="Cambria Math" w:cs="Times New Roman"/>
                  <w:kern w:val="0"/>
                  <w:sz w:val="24"/>
                  <w:szCs w:val="24"/>
                  <w:highlight w:val="yellow"/>
                </w:rPr>
                <m:t>,</m:t>
              </m:r>
            </m:e>
          </m:func>
        </m:oMath>
      </m:oMathPara>
    </w:p>
    <w:p w14:paraId="2A642A0D" w14:textId="557D7F09" w:rsidR="00E3343F" w:rsidRPr="00FE2650" w:rsidRDefault="00E3343F" w:rsidP="00E3343F">
      <w:pPr>
        <w:spacing w:afterLines="100" w:after="312"/>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path-loss at reference distance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oMath>
      <w:r w:rsidRPr="00FE2650">
        <w:rPr>
          <w:rFonts w:ascii="Times New Roman" w:eastAsia="宋体" w:hAnsi="Times New Roman" w:cs="Times New Roman"/>
          <w:kern w:val="0"/>
          <w:sz w:val="24"/>
          <w:szCs w:val="24"/>
          <w:highlight w:val="yellow"/>
        </w:rPr>
        <w:t xml:space="preserve">, and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distance between nodes </w:t>
      </w:r>
      <m:oMath>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u</m:t>
        </m:r>
        <m:r>
          <m:rPr>
            <m:sty m:val="p"/>
          </m:rPr>
          <w:rPr>
            <w:rFonts w:ascii="Cambria Math" w:eastAsia="宋体" w:hAnsi="Cambria Math" w:cs="Times New Roman" w:hint="eastAsia"/>
            <w:kern w:val="0"/>
            <w:sz w:val="24"/>
            <w:szCs w:val="24"/>
            <w:highlight w:val="yellow"/>
          </w:rPr>
          <m:t xml:space="preserve"> </m:t>
        </m:r>
        <m:r>
          <m:rPr>
            <m:sty m:val="p"/>
          </m:rPr>
          <w:rPr>
            <w:rFonts w:ascii="Cambria Math" w:eastAsia="宋体" w:hAnsi="Cambria Math" w:cs="Times New Roman"/>
            <w:kern w:val="0"/>
            <w:sz w:val="24"/>
            <w:szCs w:val="24"/>
            <w:highlight w:val="yellow"/>
          </w:rPr>
          <m:t xml:space="preserve">and </m:t>
        </m:r>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w:t>
      </w:r>
      <w:r w:rsidRPr="00FE2650">
        <w:rPr>
          <w:rFonts w:ascii="Times New Roman" w:eastAsia="宋体" w:hAnsi="Times New Roman" w:cs="Times New Roman" w:hint="eastAsia"/>
          <w:kern w:val="0"/>
          <w:sz w:val="24"/>
          <w:szCs w:val="24"/>
          <w:highlight w:val="yellow"/>
        </w:rPr>
        <w:t>a</w:t>
      </w:r>
      <w:r w:rsidRPr="00FE2650">
        <w:rPr>
          <w:rFonts w:ascii="Times New Roman" w:eastAsia="宋体" w:hAnsi="Times New Roman" w:cs="Times New Roman"/>
          <w:kern w:val="0"/>
          <w:sz w:val="24"/>
          <w:szCs w:val="24"/>
          <w:highlight w:val="yellow"/>
        </w:rPr>
        <w:t xml:space="preserve">nd </w:t>
      </w:r>
      <m:oMath>
        <m:r>
          <w:rPr>
            <w:rFonts w:ascii="Cambria Math" w:eastAsia="宋体" w:hAnsi="Cambria Math" w:cs="Times New Roman"/>
            <w:kern w:val="0"/>
            <w:sz w:val="24"/>
            <w:szCs w:val="24"/>
            <w:highlight w:val="yellow"/>
          </w:rPr>
          <m:t>α</m:t>
        </m:r>
        <m:r>
          <m:rPr>
            <m:sty m:val="p"/>
          </m:rPr>
          <w:rPr>
            <w:rFonts w:ascii="Cambria Math" w:eastAsia="宋体" w:hAnsi="Cambria Math" w:cs="Times New Roman"/>
            <w:kern w:val="0"/>
            <w:sz w:val="24"/>
            <w:szCs w:val="24"/>
            <w:highlight w:val="yellow"/>
          </w:rPr>
          <m:t>∈(2, 6]</m:t>
        </m:r>
      </m:oMath>
      <w:r w:rsidRPr="00FE2650">
        <w:rPr>
          <w:rFonts w:ascii="Times New Roman" w:eastAsia="宋体" w:hAnsi="Times New Roman" w:cs="Times New Roman"/>
          <w:kern w:val="0"/>
          <w:sz w:val="24"/>
          <w:szCs w:val="24"/>
          <w:highlight w:val="yellow"/>
        </w:rPr>
        <w:t xml:space="preserve"> is path-loss </w:t>
      </w:r>
      <w:proofErr w:type="gramStart"/>
      <w:r w:rsidRPr="00FE2650">
        <w:rPr>
          <w:rFonts w:ascii="Times New Roman" w:eastAsia="宋体" w:hAnsi="Times New Roman" w:cs="Times New Roman"/>
          <w:kern w:val="0"/>
          <w:sz w:val="24"/>
          <w:szCs w:val="24"/>
          <w:highlight w:val="yellow"/>
        </w:rPr>
        <w:t>exponent</w:t>
      </w:r>
      <w:r w:rsidRPr="00FE2650">
        <w:rPr>
          <w:rFonts w:ascii="Times New Roman" w:eastAsia="宋体" w:hAnsi="Times New Roman" w:cs="Times New Roman" w:hint="eastAsia"/>
          <w:kern w:val="0"/>
          <w:sz w:val="24"/>
          <w:szCs w:val="24"/>
          <w:highlight w:val="yellow"/>
        </w:rPr>
        <w:t>.</w:t>
      </w:r>
      <w:proofErr w:type="gramEnd"/>
      <w:r w:rsidRPr="00FE2650">
        <w:rPr>
          <w:rFonts w:ascii="Times New Roman" w:eastAsia="宋体" w:hAnsi="Times New Roman" w:cs="Times New Roman"/>
          <w:kern w:val="0"/>
          <w:sz w:val="24"/>
          <w:szCs w:val="24"/>
          <w:highlight w:val="yellow"/>
        </w:rPr>
        <w:t xml:space="preserve"> Let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be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channel gain from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to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hint="eastAsia"/>
          <w:kern w:val="0"/>
          <w:sz w:val="24"/>
          <w:szCs w:val="24"/>
          <w:highlight w:val="yellow"/>
        </w:rPr>
        <w:t>,</w:t>
      </w:r>
      <w:r w:rsidRPr="00FE2650">
        <w:rPr>
          <w:rFonts w:ascii="Times New Roman" w:eastAsia="宋体" w:hAnsi="Times New Roman" w:cs="Times New Roman"/>
          <w:kern w:val="0"/>
          <w:sz w:val="24"/>
          <w:szCs w:val="24"/>
          <w:highlight w:val="yellow"/>
        </w:rPr>
        <w:t xml:space="preserve"> </w:t>
      </w:r>
      <w:bookmarkStart w:id="7" w:name="_Hlk107311181"/>
      <w:r w:rsidRPr="00FE2650">
        <w:rPr>
          <w:rFonts w:ascii="Times New Roman" w:eastAsia="宋体" w:hAnsi="Times New Roman" w:cs="Times New Roman"/>
          <w:kern w:val="0"/>
          <w:sz w:val="24"/>
          <w:szCs w:val="24"/>
          <w:highlight w:val="yellow"/>
        </w:rPr>
        <w:t xml:space="preserve">following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complex normal distribution</w:t>
      </w:r>
      <w:bookmarkEnd w:id="7"/>
      <w:r w:rsidRPr="00FE2650">
        <w:rPr>
          <w:rFonts w:ascii="Times New Roman" w:eastAsia="宋体" w:hAnsi="Times New Roman" w:cs="Times New Roman"/>
          <w:kern w:val="0"/>
          <w:sz w:val="24"/>
          <w:szCs w:val="24"/>
          <w:highlight w:val="yellow"/>
        </w:rPr>
        <w:t xml:space="preserve"> with zero mean and </w:t>
      </w:r>
      <w:r w:rsidRPr="00FE2650">
        <w:rPr>
          <w:rFonts w:ascii="Times New Roman" w:eastAsia="宋体" w:hAnsi="Times New Roman" w:cs="Times New Roman"/>
          <w:kern w:val="0"/>
          <w:sz w:val="24"/>
          <w:szCs w:val="24"/>
          <w:highlight w:val="yellow"/>
        </w:rPr>
        <w:lastRenderedPageBreak/>
        <w:t xml:space="preserve">variance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 xml:space="preserve">∼CN(0, </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r>
          <w:rPr>
            <w:rFonts w:ascii="Cambria Math" w:eastAsia="宋体" w:hAnsi="Cambria Math" w:cs="Times New Roman"/>
            <w:kern w:val="0"/>
            <w:sz w:val="24"/>
            <w:szCs w:val="24"/>
            <w:highlight w:val="yellow"/>
          </w:rPr>
          <m:t>)</m:t>
        </m:r>
      </m:oMath>
      <w:r w:rsidRPr="00FE2650">
        <w:rPr>
          <w:rFonts w:ascii="Times New Roman" w:eastAsia="宋体" w:hAnsi="Times New Roman" w:cs="Times New Roman"/>
          <w:kern w:val="0"/>
          <w:sz w:val="24"/>
          <w:szCs w:val="24"/>
          <w:highlight w:val="yellow"/>
        </w:rPr>
        <w:t>).</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When a signal is transmitted from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kern w:val="0"/>
          <w:sz w:val="24"/>
          <w:szCs w:val="24"/>
          <w:highlight w:val="yellow"/>
        </w:rPr>
        <w:t xml:space="preserve"> to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with transmission power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Signal-to-Noise (SNR) ratio at receiving node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is formulated as</w:t>
      </w:r>
    </w:p>
    <w:p w14:paraId="5FAE0665" w14:textId="77777777" w:rsidR="00E3343F" w:rsidRPr="00FE2650" w:rsidRDefault="00E3343F" w:rsidP="00E3343F">
      <w:pPr>
        <w:spacing w:afterLines="100" w:after="312"/>
        <w:ind w:firstLine="420"/>
        <w:rPr>
          <w:rFonts w:ascii="Times New Roman" w:eastAsia="宋体" w:hAnsi="Times New Roman" w:cs="Times New Roman"/>
          <w:kern w:val="0"/>
          <w:sz w:val="24"/>
          <w:szCs w:val="24"/>
          <w:highlight w:val="yellow"/>
        </w:rPr>
      </w:pPr>
      <m:oMathPara>
        <m:oMath>
          <m:r>
            <w:rPr>
              <w:rFonts w:ascii="Cambria Math" w:eastAsia="宋体" w:hAnsi="Cambria Math" w:cs="Times New Roman"/>
              <w:kern w:val="0"/>
              <w:sz w:val="24"/>
              <w:szCs w:val="24"/>
              <w:highlight w:val="yellow"/>
            </w:rPr>
            <m:t>SN</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R</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r>
                <w:rPr>
                  <w:rFonts w:ascii="Cambria Math" w:eastAsia="宋体" w:hAnsi="Cambria Math" w:cs="Times New Roman"/>
                  <w:kern w:val="0"/>
                  <w:sz w:val="24"/>
                  <w:szCs w:val="24"/>
                  <w:highlight w:val="yellow"/>
                </w:rPr>
                <m:t>10</m:t>
              </m:r>
            </m:e>
            <m:sup>
              <m:r>
                <w:rPr>
                  <w:rFonts w:ascii="Cambria Math" w:eastAsia="宋体" w:hAnsi="Cambria Math" w:cs="Times New Roman"/>
                  <w:kern w:val="0"/>
                  <w:sz w:val="24"/>
                  <w:szCs w:val="24"/>
                  <w:highlight w:val="yellow"/>
                </w:rPr>
                <m:t>-</m:t>
              </m:r>
              <m:f>
                <m:fPr>
                  <m:ctrlPr>
                    <w:rPr>
                      <w:rFonts w:ascii="Cambria Math" w:eastAsia="宋体" w:hAnsi="Cambria Math" w:cs="Times New Roman"/>
                      <w:i/>
                      <w:kern w:val="0"/>
                      <w:sz w:val="24"/>
                      <w:szCs w:val="24"/>
                      <w:highlight w:val="yellow"/>
                    </w:rPr>
                  </m:ctrlPr>
                </m:fPr>
                <m:num>
                  <m:r>
                    <w:rPr>
                      <w:rFonts w:ascii="Cambria Math" w:eastAsia="宋体" w:hAnsi="Cambria Math" w:cs="Times New Roman"/>
                      <w:kern w:val="0"/>
                      <w:sz w:val="24"/>
                      <w:szCs w:val="24"/>
                      <w:highlight w:val="yellow"/>
                    </w:rPr>
                    <m:t xml:space="preserve"> 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num>
                <m:den>
                  <m:r>
                    <w:rPr>
                      <w:rFonts w:ascii="Cambria Math" w:eastAsia="宋体" w:hAnsi="Cambria Math" w:cs="Times New Roman"/>
                      <w:kern w:val="0"/>
                      <w:sz w:val="24"/>
                      <w:szCs w:val="24"/>
                      <w:highlight w:val="yellow"/>
                    </w:rPr>
                    <m:t>10</m:t>
                  </m:r>
                </m:den>
              </m:f>
            </m:sup>
          </m:sSup>
          <m:r>
            <w:rPr>
              <w:rFonts w:ascii="Cambria Math" w:eastAsia="宋体" w:hAnsi="Cambria Math" w:cs="Times New Roman"/>
              <w:kern w:val="0"/>
              <w:sz w:val="24"/>
              <w:szCs w:val="24"/>
              <w:highlight w:val="yellow"/>
            </w:rPr>
            <m:t xml:space="preserve">⋅  </m:t>
          </m:r>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d>
                    <m:dPr>
                      <m:begChr m:val="|"/>
                      <m:endChr m:val="|"/>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e>
                  </m:d>
                </m:e>
                <m:sup>
                  <m:r>
                    <w:rPr>
                      <w:rFonts w:ascii="Cambria Math" w:eastAsia="宋体" w:hAnsi="Cambria Math" w:cs="Times New Roman"/>
                      <w:kern w:val="0"/>
                      <w:sz w:val="24"/>
                      <w:szCs w:val="24"/>
                      <w:highlight w:val="yellow"/>
                    </w:rPr>
                    <m:t>2</m:t>
                  </m:r>
                </m:sup>
              </m:sSup>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den>
          </m:f>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d>
                <m:dPr>
                  <m:ctrlPr>
                    <w:rPr>
                      <w:rFonts w:ascii="Cambria Math" w:eastAsia="宋体" w:hAnsi="Cambria Math" w:cs="Times New Roman"/>
                      <w:i/>
                      <w:kern w:val="0"/>
                      <w:sz w:val="24"/>
                      <w:szCs w:val="24"/>
                      <w:highlight w:val="yellow"/>
                    </w:rPr>
                  </m:ctrlPr>
                </m:dPr>
                <m:e>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oMath>
      </m:oMathPara>
    </w:p>
    <w:p w14:paraId="428F1D98" w14:textId="155E9C15" w:rsidR="00D74A8E" w:rsidRPr="00FE2650" w:rsidRDefault="00E3343F" w:rsidP="00D74A8E">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where</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00C43811" w:rsidRPr="00FE2650">
        <w:rPr>
          <w:rFonts w:ascii="Times New Roman" w:eastAsia="宋体" w:hAnsi="Times New Roman" w:cs="Times New Roman" w:hint="eastAsia"/>
          <w:kern w:val="0"/>
          <w:sz w:val="24"/>
          <w:szCs w:val="24"/>
          <w:highlight w:val="yellow"/>
        </w:rPr>
        <w:t xml:space="preserve"> </w:t>
      </w:r>
      <w:r w:rsidR="00C43811" w:rsidRPr="00FE2650">
        <w:rPr>
          <w:rFonts w:ascii="Times New Roman" w:eastAsia="宋体" w:hAnsi="Times New Roman" w:cs="Times New Roman"/>
          <w:kern w:val="0"/>
          <w:sz w:val="24"/>
          <w:szCs w:val="24"/>
          <w:highlight w:val="yellow"/>
        </w:rPr>
        <w:t>is transmit power, and</w:t>
      </w:r>
      <w:r w:rsidRPr="00FE2650">
        <w:rPr>
          <w:rFonts w:ascii="Times New Roman" w:eastAsia="宋体" w:hAnsi="Times New Roman" w:cs="Times New Roman"/>
          <w:kern w:val="0"/>
          <w:sz w:val="24"/>
          <w:szCs w:val="24"/>
          <w:highlight w:val="yellow"/>
        </w:rPr>
        <w:t xml:space="preserve">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oMath>
      <w:r w:rsidRPr="00FE2650">
        <w:rPr>
          <w:rFonts w:ascii="Times New Roman" w:eastAsia="宋体" w:hAnsi="Times New Roman" w:cs="Times New Roman"/>
          <w:kern w:val="0"/>
          <w:sz w:val="24"/>
          <w:szCs w:val="24"/>
          <w:highlight w:val="yellow"/>
        </w:rPr>
        <w:t xml:space="preserve"> 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additive white Gaussian noise.</w:t>
      </w:r>
      <w:del w:id="8" w:author="Zhang Li" w:date="2022-07-02T15:53:00Z">
        <w:r w:rsidR="00D74A8E" w:rsidRPr="00FE2650" w:rsidDel="00DF52C9">
          <w:rPr>
            <w:rFonts w:ascii="Times New Roman" w:eastAsia="宋体" w:hAnsi="Times New Roman" w:cs="Times New Roman"/>
            <w:kern w:val="0"/>
            <w:sz w:val="24"/>
            <w:szCs w:val="24"/>
            <w:highlight w:val="yellow"/>
          </w:rPr>
          <w:delText xml:space="preserve"> </w:delText>
        </w:r>
      </w:del>
    </w:p>
    <w:p w14:paraId="285218D2" w14:textId="3C6BF217" w:rsidR="00711F19" w:rsidRPr="00FE2650" w:rsidRDefault="00711F19" w:rsidP="00D74A8E">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hint="eastAsia"/>
          <w:kern w:val="0"/>
          <w:sz w:val="24"/>
          <w:szCs w:val="24"/>
          <w:highlight w:val="yellow"/>
        </w:rPr>
        <w:t>S</w:t>
      </w:r>
      <w:r w:rsidRPr="00FE2650">
        <w:rPr>
          <w:rFonts w:ascii="Times New Roman" w:eastAsia="宋体" w:hAnsi="Times New Roman" w:cs="Times New Roman"/>
          <w:kern w:val="0"/>
          <w:sz w:val="24"/>
          <w:szCs w:val="24"/>
          <w:highlight w:val="yellow"/>
        </w:rPr>
        <w:t>ince time in our protocol implementation is divided into synchronized slots</w:t>
      </w:r>
      <w:r w:rsidR="001D2547" w:rsidRPr="00FE2650">
        <w:rPr>
          <w:rFonts w:ascii="Times New Roman" w:eastAsia="宋体" w:hAnsi="Times New Roman" w:cs="Times New Roman"/>
          <w:kern w:val="0"/>
          <w:sz w:val="24"/>
          <w:szCs w:val="24"/>
          <w:highlight w:val="yellow"/>
        </w:rPr>
        <w:t xml:space="preserve">, in </w:t>
      </w:r>
      <w:r w:rsidRPr="00FE2650">
        <w:rPr>
          <w:rFonts w:ascii="Times New Roman" w:eastAsia="宋体" w:hAnsi="Times New Roman" w:cs="Times New Roman"/>
          <w:kern w:val="0"/>
          <w:sz w:val="24"/>
          <w:szCs w:val="24"/>
          <w:highlight w:val="yellow"/>
        </w:rPr>
        <w:t xml:space="preserve">which </w:t>
      </w:r>
      <w:r w:rsidR="009F3585">
        <w:rPr>
          <w:rFonts w:ascii="Times New Roman" w:eastAsia="宋体" w:hAnsi="Times New Roman" w:cs="Times New Roman"/>
          <w:kern w:val="0"/>
          <w:sz w:val="24"/>
          <w:szCs w:val="24"/>
          <w:highlight w:val="yellow"/>
        </w:rPr>
        <w:t xml:space="preserve">nodes </w:t>
      </w:r>
      <w:r w:rsidR="001D2547" w:rsidRPr="00FE2650">
        <w:rPr>
          <w:rFonts w:ascii="Times New Roman" w:eastAsia="宋体" w:hAnsi="Times New Roman" w:cs="Times New Roman"/>
          <w:kern w:val="0"/>
          <w:sz w:val="24"/>
          <w:szCs w:val="24"/>
          <w:highlight w:val="yellow"/>
        </w:rPr>
        <w:t>can complete</w:t>
      </w:r>
      <w:r w:rsidRPr="00FE2650">
        <w:rPr>
          <w:rFonts w:ascii="Times New Roman" w:eastAsia="宋体" w:hAnsi="Times New Roman" w:cs="Times New Roman"/>
          <w:kern w:val="0"/>
          <w:sz w:val="24"/>
          <w:szCs w:val="24"/>
          <w:highlight w:val="yellow"/>
        </w:rPr>
        <w:t xml:space="preserve"> </w:t>
      </w:r>
      <w:r w:rsidR="00F0659F" w:rsidRPr="00FE2650">
        <w:rPr>
          <w:rFonts w:ascii="Times New Roman" w:eastAsia="宋体" w:hAnsi="Times New Roman" w:cs="Times New Roman"/>
          <w:kern w:val="0"/>
          <w:sz w:val="24"/>
          <w:szCs w:val="24"/>
          <w:highlight w:val="yellow"/>
        </w:rPr>
        <w:t xml:space="preserve">a </w:t>
      </w:r>
      <w:r w:rsidR="008F2899" w:rsidRPr="00FE2650">
        <w:rPr>
          <w:rFonts w:ascii="Times New Roman" w:eastAsia="宋体" w:hAnsi="Times New Roman" w:cs="Times New Roman"/>
          <w:kern w:val="0"/>
          <w:sz w:val="24"/>
          <w:szCs w:val="24"/>
          <w:highlight w:val="yellow"/>
        </w:rPr>
        <w:t>packet</w:t>
      </w:r>
      <w:r w:rsidR="00F0659F" w:rsidRPr="00FE2650">
        <w:rPr>
          <w:rFonts w:ascii="Times New Roman" w:eastAsia="宋体" w:hAnsi="Times New Roman" w:cs="Times New Roman"/>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transmission. </w:t>
      </w:r>
      <w:r w:rsidR="008C11CC" w:rsidRPr="00FE2650">
        <w:rPr>
          <w:rFonts w:ascii="Times New Roman" w:eastAsia="宋体" w:hAnsi="Times New Roman" w:cs="Times New Roman"/>
          <w:kern w:val="0"/>
          <w:sz w:val="24"/>
          <w:szCs w:val="24"/>
          <w:highlight w:val="yellow"/>
        </w:rPr>
        <w:t xml:space="preserve">The </w:t>
      </w:r>
      <w:r w:rsidR="008F2899" w:rsidRPr="00FE2650">
        <w:rPr>
          <w:rFonts w:ascii="Times New Roman" w:eastAsia="宋体" w:hAnsi="Times New Roman" w:cs="Times New Roman"/>
          <w:kern w:val="0"/>
          <w:sz w:val="24"/>
          <w:szCs w:val="24"/>
          <w:highlight w:val="yellow"/>
        </w:rPr>
        <w:t>fixed time interval of a slot is calculated as follows:</w:t>
      </w:r>
    </w:p>
    <w:p w14:paraId="2890EDE9" w14:textId="386D82C8" w:rsidR="008F2899" w:rsidRPr="00FE2650" w:rsidRDefault="00D2619C" w:rsidP="008F2899">
      <w:pPr>
        <w:spacing w:afterLines="100" w:after="312"/>
        <w:rPr>
          <w:rFonts w:ascii="Times New Roman" w:eastAsia="宋体" w:hAnsi="Times New Roman" w:cs="Times New Roman"/>
          <w:kern w:val="0"/>
          <w:sz w:val="24"/>
          <w:szCs w:val="24"/>
          <w:highlight w:val="yellow"/>
        </w:rPr>
      </w:pPr>
      <m:oMathPara>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τ</m:t>
              </m:r>
            </m:e>
            <m:sub>
              <m:r>
                <w:rPr>
                  <w:rFonts w:ascii="Cambria Math" w:eastAsia="宋体" w:hAnsi="Cambria Math" w:cs="Times New Roman"/>
                  <w:kern w:val="0"/>
                  <w:sz w:val="24"/>
                  <w:szCs w:val="24"/>
                  <w:highlight w:val="yellow"/>
                </w:rPr>
                <m:t>o</m:t>
              </m:r>
            </m:sub>
          </m:sSub>
          <m:r>
            <w:rPr>
              <w:rFonts w:ascii="Cambria Math" w:eastAsia="宋体" w:hAnsi="Cambria Math" w:cs="Times New Roman"/>
              <w:kern w:val="0"/>
              <w:sz w:val="24"/>
              <w:szCs w:val="24"/>
              <w:highlight w:val="yellow"/>
            </w:rPr>
            <m:t xml:space="preserve">= </m:t>
          </m:r>
          <m:f>
            <m:fPr>
              <m:ctrlPr>
                <w:rPr>
                  <w:rFonts w:ascii="Cambria Math" w:eastAsia="宋体" w:hAnsi="Cambria Math" w:cs="Times New Roman"/>
                  <w:i/>
                  <w:kern w:val="0"/>
                  <w:sz w:val="24"/>
                  <w:szCs w:val="24"/>
                  <w:highlight w:val="yellow"/>
                </w:rPr>
              </m:ctrlPr>
            </m:fPr>
            <m:num>
              <m:r>
                <w:rPr>
                  <w:rFonts w:ascii="Cambria Math" w:eastAsia="宋体" w:hAnsi="Cambria Math" w:cs="Times New Roman"/>
                  <w:kern w:val="0"/>
                  <w:sz w:val="24"/>
                  <w:szCs w:val="24"/>
                  <w:highlight w:val="yellow"/>
                </w:rPr>
                <m:t>m</m:t>
              </m:r>
            </m:num>
            <m:den>
              <m:r>
                <w:rPr>
                  <w:rFonts w:ascii="Cambria Math" w:eastAsia="宋体" w:hAnsi="Cambria Math" w:cs="Times New Roman"/>
                  <w:kern w:val="0"/>
                  <w:sz w:val="24"/>
                  <w:szCs w:val="24"/>
                  <w:highlight w:val="yellow"/>
                </w:rPr>
                <m:t>B⋅</m:t>
              </m:r>
              <m:func>
                <m:funcPr>
                  <m:ctrlPr>
                    <w:rPr>
                      <w:rFonts w:ascii="Cambria Math" w:eastAsia="宋体" w:hAnsi="Cambria Math" w:cs="Times New Roman"/>
                      <w:i/>
                      <w:kern w:val="0"/>
                      <w:sz w:val="24"/>
                      <w:szCs w:val="24"/>
                      <w:highlight w:val="yellow"/>
                    </w:rPr>
                  </m:ctrlPr>
                </m:funcPr>
                <m:fName>
                  <m:r>
                    <m:rPr>
                      <m:sty m:val="p"/>
                    </m:rPr>
                    <w:rPr>
                      <w:rFonts w:ascii="Cambria Math" w:eastAsia="宋体" w:hAnsi="Cambria Math" w:cs="Times New Roman"/>
                      <w:kern w:val="0"/>
                      <w:sz w:val="24"/>
                      <w:szCs w:val="24"/>
                      <w:highlight w:val="yellow"/>
                    </w:rPr>
                    <m:t>log</m:t>
                  </m:r>
                </m:fName>
                <m:e>
                  <m:r>
                    <w:rPr>
                      <w:rFonts w:ascii="Cambria Math" w:eastAsia="宋体" w:hAnsi="Cambria Math" w:cs="Times New Roman"/>
                      <w:kern w:val="0"/>
                      <w:sz w:val="24"/>
                      <w:szCs w:val="24"/>
                      <w:highlight w:val="yellow"/>
                    </w:rPr>
                    <m:t>(1+β)</m:t>
                  </m:r>
                </m:e>
              </m:func>
            </m:den>
          </m:f>
        </m:oMath>
      </m:oMathPara>
    </w:p>
    <w:p w14:paraId="3F52A420" w14:textId="5CA3B58B" w:rsidR="008F2899" w:rsidRPr="00FE2650" w:rsidRDefault="008F2899" w:rsidP="008F2899">
      <w:pPr>
        <w:spacing w:afterLines="100" w:after="312"/>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m</m:t>
        </m:r>
      </m:oMath>
      <w:r w:rsidRPr="00FE2650">
        <w:rPr>
          <w:rFonts w:ascii="Times New Roman" w:eastAsia="宋体" w:hAnsi="Times New Roman" w:cs="Times New Roman" w:hint="eastAsia"/>
          <w:kern w:val="0"/>
          <w:sz w:val="24"/>
          <w:szCs w:val="24"/>
          <w:highlight w:val="yellow"/>
        </w:rPr>
        <w:t xml:space="preserve"> is</w:t>
      </w:r>
      <w:r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maximum size of packet sent by nodes during consensus process in bits, and </w:t>
      </w:r>
      <m:oMath>
        <m:r>
          <w:rPr>
            <w:rFonts w:ascii="Cambria Math" w:eastAsia="宋体" w:hAnsi="Cambria Math" w:cs="Times New Roman"/>
            <w:kern w:val="0"/>
            <w:sz w:val="24"/>
            <w:szCs w:val="24"/>
            <w:highlight w:val="yellow"/>
          </w:rPr>
          <m:t>β</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target SNR ratio of transmission, and </w:t>
      </w:r>
      <m:oMath>
        <m:r>
          <w:rPr>
            <w:rFonts w:ascii="Cambria Math" w:eastAsia="宋体" w:hAnsi="Cambria Math" w:cs="Times New Roman"/>
            <w:kern w:val="0"/>
            <w:sz w:val="24"/>
            <w:szCs w:val="24"/>
            <w:highlight w:val="yellow"/>
          </w:rPr>
          <m:t>B</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bandwidth utilized for transmission.</w:t>
      </w:r>
      <w:r w:rsidR="0031365D" w:rsidRPr="00FE2650">
        <w:rPr>
          <w:rFonts w:ascii="Times New Roman" w:eastAsia="宋体" w:hAnsi="Times New Roman" w:cs="Times New Roman"/>
          <w:kern w:val="0"/>
          <w:sz w:val="24"/>
          <w:szCs w:val="24"/>
          <w:highlight w:val="yellow"/>
        </w:rPr>
        <w:t xml:space="preserve"> </w:t>
      </w:r>
      <w:r w:rsidR="00671170" w:rsidRPr="00FE2650">
        <w:rPr>
          <w:rFonts w:ascii="Times New Roman" w:eastAsia="宋体" w:hAnsi="Times New Roman" w:cs="Times New Roman"/>
          <w:kern w:val="0"/>
          <w:sz w:val="24"/>
          <w:szCs w:val="24"/>
          <w:highlight w:val="yellow"/>
        </w:rPr>
        <w:t>Since a message will be divided into multiple packet</w:t>
      </w:r>
      <w:r w:rsidR="00DF1ADF" w:rsidRPr="00FE2650">
        <w:rPr>
          <w:rFonts w:ascii="Times New Roman" w:eastAsia="宋体" w:hAnsi="Times New Roman" w:cs="Times New Roman"/>
          <w:kern w:val="0"/>
          <w:sz w:val="24"/>
          <w:szCs w:val="24"/>
          <w:highlight w:val="yellow"/>
        </w:rPr>
        <w:t>s</w:t>
      </w:r>
      <w:r w:rsidR="00671170" w:rsidRPr="00FE2650">
        <w:rPr>
          <w:rFonts w:ascii="Times New Roman" w:eastAsia="宋体" w:hAnsi="Times New Roman" w:cs="Times New Roman"/>
          <w:kern w:val="0"/>
          <w:sz w:val="24"/>
          <w:szCs w:val="24"/>
          <w:highlight w:val="yellow"/>
        </w:rPr>
        <w:t xml:space="preserve"> in transmission process, </w:t>
      </w:r>
      <w:r w:rsidR="008C11CC" w:rsidRPr="00FE2650">
        <w:rPr>
          <w:rFonts w:ascii="Times New Roman" w:eastAsia="宋体" w:hAnsi="Times New Roman" w:cs="Times New Roman"/>
          <w:kern w:val="0"/>
          <w:sz w:val="24"/>
          <w:szCs w:val="24"/>
          <w:highlight w:val="yellow"/>
        </w:rPr>
        <w:t xml:space="preserve">the </w:t>
      </w:r>
      <w:r w:rsidR="00671170" w:rsidRPr="00FE2650">
        <w:rPr>
          <w:rFonts w:ascii="Times New Roman" w:eastAsia="宋体" w:hAnsi="Times New Roman" w:cs="Times New Roman"/>
          <w:kern w:val="0"/>
          <w:sz w:val="24"/>
          <w:szCs w:val="24"/>
          <w:highlight w:val="yellow"/>
        </w:rPr>
        <w:t>time interval of tran</w:t>
      </w:r>
      <w:r w:rsidR="009E34DB" w:rsidRPr="00FE2650">
        <w:rPr>
          <w:rFonts w:ascii="Times New Roman" w:eastAsia="宋体" w:hAnsi="Times New Roman" w:cs="Times New Roman"/>
          <w:kern w:val="0"/>
          <w:sz w:val="24"/>
          <w:szCs w:val="24"/>
          <w:highlight w:val="yellow"/>
        </w:rPr>
        <w:t xml:space="preserve">smit a message should be </w:t>
      </w:r>
      <m:oMath>
        <m:r>
          <w:rPr>
            <w:rFonts w:ascii="Cambria Math" w:eastAsia="宋体" w:hAnsi="Cambria Math" w:cs="Times New Roman"/>
            <w:kern w:val="0"/>
            <w:sz w:val="24"/>
            <w:szCs w:val="24"/>
            <w:highlight w:val="yellow"/>
          </w:rPr>
          <m:t>τ=l⋅</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τ</m:t>
            </m:r>
          </m:e>
          <m:sub>
            <m:r>
              <w:rPr>
                <w:rFonts w:ascii="Cambria Math" w:eastAsia="宋体" w:hAnsi="Cambria Math" w:cs="Times New Roman"/>
                <w:kern w:val="0"/>
                <w:sz w:val="24"/>
                <w:szCs w:val="24"/>
                <w:highlight w:val="yellow"/>
              </w:rPr>
              <m:t>o</m:t>
            </m:r>
          </m:sub>
        </m:sSub>
      </m:oMath>
      <w:r w:rsidR="009E34DB" w:rsidRPr="00FE2650">
        <w:rPr>
          <w:rFonts w:ascii="Times New Roman" w:eastAsia="宋体" w:hAnsi="Times New Roman" w:cs="Times New Roman" w:hint="eastAsia"/>
          <w:kern w:val="0"/>
          <w:sz w:val="24"/>
          <w:szCs w:val="24"/>
          <w:highlight w:val="yellow"/>
        </w:rPr>
        <w:t>,</w:t>
      </w:r>
      <w:r w:rsidR="009E34DB" w:rsidRPr="00FE2650">
        <w:rPr>
          <w:rFonts w:ascii="Times New Roman" w:eastAsia="宋体" w:hAnsi="Times New Roman" w:cs="Times New Roman"/>
          <w:kern w:val="0"/>
          <w:sz w:val="24"/>
          <w:szCs w:val="24"/>
          <w:highlight w:val="yellow"/>
        </w:rPr>
        <w:t xml:space="preserve"> where </w:t>
      </w:r>
      <m:oMath>
        <m:r>
          <w:rPr>
            <w:rFonts w:ascii="Cambria Math" w:eastAsia="宋体" w:hAnsi="Cambria Math" w:cs="Times New Roman"/>
            <w:kern w:val="0"/>
            <w:sz w:val="24"/>
            <w:szCs w:val="24"/>
            <w:highlight w:val="yellow"/>
          </w:rPr>
          <m:t>l</m:t>
        </m:r>
      </m:oMath>
      <w:r w:rsidR="009E34DB" w:rsidRPr="00FE2650">
        <w:rPr>
          <w:rFonts w:ascii="Times New Roman" w:eastAsia="宋体" w:hAnsi="Times New Roman" w:cs="Times New Roman" w:hint="eastAsia"/>
          <w:kern w:val="0"/>
          <w:sz w:val="24"/>
          <w:szCs w:val="24"/>
          <w:highlight w:val="yellow"/>
        </w:rPr>
        <w:t xml:space="preserve"> </w:t>
      </w:r>
      <w:r w:rsidR="009E34DB"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009E34DB" w:rsidRPr="00FE2650">
        <w:rPr>
          <w:rFonts w:ascii="Times New Roman" w:eastAsia="宋体" w:hAnsi="Times New Roman" w:cs="Times New Roman"/>
          <w:kern w:val="0"/>
          <w:sz w:val="24"/>
          <w:szCs w:val="24"/>
          <w:highlight w:val="yellow"/>
        </w:rPr>
        <w:t>number of packet</w:t>
      </w:r>
      <w:r w:rsidR="00DF1ADF" w:rsidRPr="00FE2650">
        <w:rPr>
          <w:rFonts w:ascii="Times New Roman" w:eastAsia="宋体" w:hAnsi="Times New Roman" w:cs="Times New Roman"/>
          <w:kern w:val="0"/>
          <w:sz w:val="24"/>
          <w:szCs w:val="24"/>
          <w:highlight w:val="yellow"/>
        </w:rPr>
        <w:t>s</w:t>
      </w:r>
      <w:r w:rsidR="009E34DB" w:rsidRPr="00FE2650">
        <w:rPr>
          <w:rFonts w:ascii="Times New Roman" w:eastAsia="宋体" w:hAnsi="Times New Roman" w:cs="Times New Roman"/>
          <w:kern w:val="0"/>
          <w:sz w:val="24"/>
          <w:szCs w:val="24"/>
          <w:highlight w:val="yellow"/>
        </w:rPr>
        <w:t xml:space="preserve"> of </w:t>
      </w:r>
      <w:r w:rsidR="008C11CC" w:rsidRPr="00FE2650">
        <w:rPr>
          <w:rFonts w:ascii="Times New Roman" w:eastAsia="宋体" w:hAnsi="Times New Roman" w:cs="Times New Roman"/>
          <w:kern w:val="0"/>
          <w:sz w:val="24"/>
          <w:szCs w:val="24"/>
          <w:highlight w:val="yellow"/>
        </w:rPr>
        <w:t xml:space="preserve">the </w:t>
      </w:r>
      <w:r w:rsidR="009E34DB" w:rsidRPr="00FE2650">
        <w:rPr>
          <w:rFonts w:ascii="Times New Roman" w:eastAsia="宋体" w:hAnsi="Times New Roman" w:cs="Times New Roman"/>
          <w:kern w:val="0"/>
          <w:sz w:val="24"/>
          <w:szCs w:val="24"/>
          <w:highlight w:val="yellow"/>
        </w:rPr>
        <w:t>message.</w:t>
      </w:r>
    </w:p>
    <w:p w14:paraId="0CC1E7D5" w14:textId="53F53C01" w:rsidR="00921F8A" w:rsidRPr="00FE2650" w:rsidRDefault="00D748F8" w:rsidP="00921F8A">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In our communication </w:t>
      </w:r>
      <w:r w:rsidR="00680D6B" w:rsidRPr="00FE2650">
        <w:rPr>
          <w:rFonts w:ascii="Times New Roman" w:eastAsia="宋体" w:hAnsi="Times New Roman" w:cs="Times New Roman"/>
          <w:kern w:val="0"/>
          <w:sz w:val="24"/>
          <w:szCs w:val="24"/>
          <w:highlight w:val="yellow"/>
        </w:rPr>
        <w:t>m</w:t>
      </w:r>
      <w:r w:rsidRPr="00FE2650">
        <w:rPr>
          <w:rFonts w:ascii="Times New Roman" w:eastAsia="宋体" w:hAnsi="Times New Roman" w:cs="Times New Roman"/>
          <w:kern w:val="0"/>
          <w:sz w:val="24"/>
          <w:szCs w:val="24"/>
          <w:highlight w:val="yellow"/>
        </w:rPr>
        <w:t xml:space="preserve">odel, </w:t>
      </w:r>
      <w:r w:rsidR="00342597" w:rsidRPr="00FE2650">
        <w:rPr>
          <w:rFonts w:ascii="Times New Roman" w:eastAsia="宋体" w:hAnsi="Times New Roman" w:cs="Times New Roman"/>
          <w:kern w:val="0"/>
          <w:sz w:val="24"/>
          <w:szCs w:val="24"/>
          <w:highlight w:val="yellow"/>
        </w:rPr>
        <w:t xml:space="preserve">each node </w:t>
      </w:r>
      <w:r w:rsidR="00981372" w:rsidRPr="00FE2650">
        <w:rPr>
          <w:rFonts w:ascii="Times New Roman" w:eastAsia="宋体" w:hAnsi="Times New Roman" w:cs="Times New Roman"/>
          <w:kern w:val="0"/>
          <w:sz w:val="24"/>
          <w:szCs w:val="24"/>
          <w:highlight w:val="yellow"/>
        </w:rPr>
        <w:t>compete</w:t>
      </w:r>
      <w:r w:rsidR="00DF1ADF" w:rsidRPr="00FE2650">
        <w:rPr>
          <w:rFonts w:ascii="Times New Roman" w:eastAsia="宋体" w:hAnsi="Times New Roman" w:cs="Times New Roman" w:hint="eastAsia"/>
          <w:kern w:val="0"/>
          <w:sz w:val="24"/>
          <w:szCs w:val="24"/>
          <w:highlight w:val="yellow"/>
        </w:rPr>
        <w:t>s</w:t>
      </w:r>
      <w:r w:rsidR="00981372" w:rsidRPr="00FE2650">
        <w:rPr>
          <w:rFonts w:ascii="Times New Roman" w:eastAsia="宋体" w:hAnsi="Times New Roman" w:cs="Times New Roman"/>
          <w:kern w:val="0"/>
          <w:sz w:val="24"/>
          <w:szCs w:val="24"/>
          <w:highlight w:val="yellow"/>
        </w:rPr>
        <w:t xml:space="preserve"> for accessing </w:t>
      </w:r>
      <w:r w:rsidR="008C11CC" w:rsidRPr="00FE2650">
        <w:rPr>
          <w:rFonts w:ascii="Times New Roman" w:eastAsia="宋体" w:hAnsi="Times New Roman" w:cs="Times New Roman"/>
          <w:kern w:val="0"/>
          <w:sz w:val="24"/>
          <w:szCs w:val="24"/>
          <w:highlight w:val="yellow"/>
        </w:rPr>
        <w:t xml:space="preserve">the </w:t>
      </w:r>
      <w:r w:rsidR="00981372" w:rsidRPr="00FE2650">
        <w:rPr>
          <w:rFonts w:ascii="Times New Roman" w:eastAsia="宋体" w:hAnsi="Times New Roman" w:cs="Times New Roman"/>
          <w:kern w:val="0"/>
          <w:sz w:val="24"/>
          <w:szCs w:val="24"/>
          <w:highlight w:val="yellow"/>
        </w:rPr>
        <w:t xml:space="preserve">channel </w:t>
      </w:r>
      <w:r w:rsidR="00921F8A" w:rsidRPr="00FE2650">
        <w:rPr>
          <w:rFonts w:ascii="Times New Roman" w:eastAsia="宋体" w:hAnsi="Times New Roman" w:cs="Times New Roman"/>
          <w:kern w:val="0"/>
          <w:sz w:val="24"/>
          <w:szCs w:val="24"/>
          <w:highlight w:val="yellow"/>
        </w:rPr>
        <w:t xml:space="preserve">to </w:t>
      </w:r>
      <w:r w:rsidR="00342597" w:rsidRPr="00FE2650">
        <w:rPr>
          <w:rFonts w:ascii="Times New Roman" w:eastAsia="宋体" w:hAnsi="Times New Roman" w:cs="Times New Roman"/>
          <w:kern w:val="0"/>
          <w:sz w:val="24"/>
          <w:szCs w:val="24"/>
          <w:highlight w:val="yellow"/>
        </w:rPr>
        <w:t>broadcast</w:t>
      </w:r>
      <w:r w:rsidR="00921F8A" w:rsidRPr="00FE2650">
        <w:rPr>
          <w:rFonts w:ascii="Times New Roman" w:eastAsia="宋体" w:hAnsi="Times New Roman" w:cs="Times New Roman"/>
          <w:kern w:val="0"/>
          <w:sz w:val="24"/>
          <w:szCs w:val="24"/>
          <w:highlight w:val="yellow"/>
        </w:rPr>
        <w:t xml:space="preserve"> messages over wireless channels</w:t>
      </w:r>
      <w:r w:rsidR="006753E1" w:rsidRPr="00FE2650">
        <w:rPr>
          <w:rFonts w:ascii="Times New Roman" w:eastAsia="宋体" w:hAnsi="Times New Roman" w:cs="Times New Roman"/>
          <w:kern w:val="0"/>
          <w:sz w:val="24"/>
          <w:szCs w:val="24"/>
          <w:highlight w:val="yellow"/>
        </w:rPr>
        <w:t>.</w:t>
      </w:r>
      <w:r w:rsidR="00921F8A" w:rsidRPr="00FE2650">
        <w:rPr>
          <w:rFonts w:ascii="Times New Roman" w:eastAsia="宋体" w:hAnsi="Times New Roman" w:cs="Times New Roman"/>
          <w:kern w:val="0"/>
          <w:sz w:val="24"/>
          <w:szCs w:val="24"/>
          <w:highlight w:val="yellow"/>
        </w:rPr>
        <w:t xml:space="preserve"> In channel contention process, </w:t>
      </w:r>
      <w:r w:rsidR="008C11CC" w:rsidRPr="00FE2650">
        <w:rPr>
          <w:rFonts w:ascii="Times New Roman" w:eastAsia="宋体" w:hAnsi="Times New Roman" w:cs="Times New Roman"/>
          <w:kern w:val="0"/>
          <w:sz w:val="24"/>
          <w:szCs w:val="24"/>
          <w:highlight w:val="yellow"/>
        </w:rPr>
        <w:t xml:space="preserve">the </w:t>
      </w:r>
      <w:r w:rsidR="0031365D" w:rsidRPr="00FE2650">
        <w:rPr>
          <w:rFonts w:ascii="Times New Roman" w:eastAsia="宋体" w:hAnsi="Times New Roman" w:cs="Times New Roman"/>
          <w:kern w:val="0"/>
          <w:sz w:val="24"/>
          <w:szCs w:val="24"/>
          <w:highlight w:val="yellow"/>
        </w:rPr>
        <w:t xml:space="preserve">transmission </w:t>
      </w:r>
      <w:r w:rsidR="00AF7962" w:rsidRPr="00FE2650">
        <w:rPr>
          <w:rFonts w:ascii="Times New Roman" w:eastAsia="宋体" w:hAnsi="Times New Roman" w:cs="Times New Roman"/>
          <w:kern w:val="0"/>
          <w:sz w:val="24"/>
          <w:szCs w:val="24"/>
          <w:highlight w:val="yellow"/>
        </w:rPr>
        <w:t xml:space="preserve">between nodes </w:t>
      </w:r>
      <w:r w:rsidR="0031365D" w:rsidRPr="00FE2650">
        <w:rPr>
          <w:rFonts w:ascii="Times New Roman" w:eastAsia="宋体" w:hAnsi="Times New Roman" w:cs="Times New Roman"/>
          <w:kern w:val="0"/>
          <w:sz w:val="24"/>
          <w:szCs w:val="24"/>
          <w:highlight w:val="yellow"/>
        </w:rPr>
        <w:t>will</w:t>
      </w:r>
      <w:r w:rsidR="00AF7962" w:rsidRPr="00FE2650">
        <w:rPr>
          <w:rFonts w:ascii="Times New Roman" w:eastAsia="宋体" w:hAnsi="Times New Roman" w:cs="Times New Roman"/>
          <w:kern w:val="0"/>
          <w:sz w:val="24"/>
          <w:szCs w:val="24"/>
          <w:highlight w:val="yellow"/>
        </w:rPr>
        <w:t xml:space="preserve"> fail if more than one node transmit</w:t>
      </w:r>
      <w:r w:rsidR="00DF1ADF" w:rsidRPr="00FE2650">
        <w:rPr>
          <w:rFonts w:ascii="Times New Roman" w:eastAsia="宋体" w:hAnsi="Times New Roman" w:cs="Times New Roman"/>
          <w:kern w:val="0"/>
          <w:sz w:val="24"/>
          <w:szCs w:val="24"/>
          <w:highlight w:val="yellow"/>
        </w:rPr>
        <w:t>s</w:t>
      </w:r>
      <w:r w:rsidR="00AF7962" w:rsidRPr="00FE2650">
        <w:rPr>
          <w:rFonts w:ascii="Times New Roman" w:eastAsia="宋体" w:hAnsi="Times New Roman" w:cs="Times New Roman"/>
          <w:kern w:val="0"/>
          <w:sz w:val="24"/>
          <w:szCs w:val="24"/>
          <w:highlight w:val="yellow"/>
        </w:rPr>
        <w:t xml:space="preserve"> in a same slot.</w:t>
      </w:r>
      <w:r w:rsidR="0031365D" w:rsidRPr="00FE2650">
        <w:rPr>
          <w:rFonts w:ascii="Times New Roman" w:eastAsia="宋体" w:hAnsi="Times New Roman" w:cs="Times New Roman"/>
          <w:kern w:val="0"/>
          <w:sz w:val="24"/>
          <w:szCs w:val="24"/>
          <w:highlight w:val="yellow"/>
        </w:rPr>
        <w:t xml:space="preserve"> </w:t>
      </w:r>
      <w:r w:rsidR="00D81915" w:rsidRPr="00FE2650">
        <w:rPr>
          <w:rFonts w:ascii="Times New Roman" w:eastAsia="宋体" w:hAnsi="Times New Roman" w:cs="Times New Roman"/>
          <w:kern w:val="0"/>
          <w:sz w:val="24"/>
          <w:szCs w:val="24"/>
          <w:highlight w:val="yellow"/>
        </w:rPr>
        <w:t>Channel</w:t>
      </w:r>
      <w:r w:rsidR="00921F8A" w:rsidRPr="00FE2650">
        <w:rPr>
          <w:rFonts w:ascii="Times New Roman" w:eastAsia="宋体" w:hAnsi="Times New Roman" w:cs="Times New Roman"/>
          <w:kern w:val="0"/>
          <w:sz w:val="24"/>
          <w:szCs w:val="24"/>
          <w:highlight w:val="yellow"/>
        </w:rPr>
        <w:t xml:space="preserve"> contention success probability</w:t>
      </w:r>
      <w:r w:rsidR="00921F8A" w:rsidRPr="00FE2650">
        <w:rPr>
          <w:rFonts w:ascii="Times New Roman" w:eastAsia="宋体" w:hAnsi="Times New Roman" w:cs="Times New Roman" w:hint="eastAsia"/>
          <w:kern w:val="0"/>
          <w:sz w:val="24"/>
          <w:szCs w:val="24"/>
          <w:highlight w:val="yellow"/>
        </w:rPr>
        <w:t xml:space="preserve"> </w:t>
      </w:r>
      <w:r w:rsidR="00921F8A" w:rsidRPr="00FE2650">
        <w:rPr>
          <w:rFonts w:ascii="Times New Roman" w:eastAsia="宋体" w:hAnsi="Times New Roman" w:cs="Times New Roman"/>
          <w:kern w:val="0"/>
          <w:sz w:val="24"/>
          <w:szCs w:val="24"/>
          <w:highlight w:val="yellow"/>
        </w:rPr>
        <w:t>can be expressed as</w:t>
      </w:r>
    </w:p>
    <w:p w14:paraId="4E43879E" w14:textId="16BDB612" w:rsidR="00D748F8" w:rsidRPr="00FE2650" w:rsidRDefault="00D2619C" w:rsidP="00921F8A">
      <w:pPr>
        <w:spacing w:afterLines="100" w:after="312"/>
        <w:ind w:firstLine="420"/>
        <w:rPr>
          <w:rFonts w:ascii="Times New Roman" w:eastAsia="宋体" w:hAnsi="Times New Roman" w:cs="Times New Roman"/>
          <w:kern w:val="0"/>
          <w:sz w:val="24"/>
          <w:szCs w:val="24"/>
          <w:highlight w:val="yellow"/>
        </w:rPr>
      </w:pPr>
      <m:oMathPara>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comp</m:t>
              </m:r>
            </m:sub>
          </m:sSub>
          <m:r>
            <m:rPr>
              <m:sty m:val="p"/>
            </m:rPr>
            <w:rPr>
              <w:rFonts w:ascii="Cambria Math" w:eastAsia="宋体" w:hAnsi="Cambria Math" w:cs="Times New Roman"/>
              <w:kern w:val="0"/>
              <w:sz w:val="24"/>
              <w:szCs w:val="24"/>
              <w:highlight w:val="yellow"/>
            </w:rPr>
            <m:t>(N)=</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Np</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sup>
              </m:sSup>
            </m:num>
            <m:den>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sup>
              </m:sSup>
            </m:den>
          </m:f>
        </m:oMath>
      </m:oMathPara>
    </w:p>
    <w:p w14:paraId="70A0309B" w14:textId="197D7A60" w:rsidR="00DF52C9" w:rsidRPr="00FE2650" w:rsidRDefault="00921F8A" w:rsidP="00390198">
      <w:pPr>
        <w:spacing w:afterLines="100" w:after="312"/>
        <w:rPr>
          <w:ins w:id="9" w:author="Zhang Li" w:date="2022-07-02T15:54:00Z"/>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where</w:t>
      </w:r>
      <w:r w:rsidR="0031365D" w:rsidRPr="00FE2650">
        <w:rPr>
          <w:rFonts w:ascii="Times New Roman" w:eastAsia="宋体" w:hAnsi="Times New Roman" w:cs="Times New Roman"/>
          <w:kern w:val="0"/>
          <w:sz w:val="24"/>
          <w:szCs w:val="24"/>
          <w:highlight w:val="yellow"/>
        </w:rPr>
        <w:t xml:space="preserve"> </w:t>
      </w:r>
      <m:oMath>
        <m:r>
          <w:rPr>
            <w:rFonts w:ascii="Cambria Math" w:eastAsia="宋体" w:hAnsi="Cambria Math" w:cs="Times New Roman"/>
            <w:kern w:val="0"/>
            <w:sz w:val="24"/>
            <w:szCs w:val="24"/>
            <w:highlight w:val="yellow"/>
          </w:rPr>
          <m:t>N</m:t>
        </m:r>
      </m:oMath>
      <w:r w:rsidR="0031365D" w:rsidRPr="00FE2650">
        <w:rPr>
          <w:rFonts w:ascii="Times New Roman" w:eastAsia="宋体" w:hAnsi="Times New Roman" w:cs="Times New Roman" w:hint="eastAsia"/>
          <w:kern w:val="0"/>
          <w:sz w:val="24"/>
          <w:szCs w:val="24"/>
          <w:highlight w:val="yellow"/>
        </w:rPr>
        <w:t xml:space="preserve"> </w:t>
      </w:r>
      <w:r w:rsidR="0031365D" w:rsidRPr="00FE2650">
        <w:rPr>
          <w:rFonts w:ascii="Times New Roman" w:eastAsia="宋体" w:hAnsi="Times New Roman" w:cs="Times New Roman"/>
          <w:kern w:val="0"/>
          <w:sz w:val="24"/>
          <w:szCs w:val="24"/>
          <w:highlight w:val="yellow"/>
        </w:rPr>
        <w:t xml:space="preserve">is </w:t>
      </w:r>
      <w:r w:rsidR="008C11CC" w:rsidRPr="00FE2650">
        <w:rPr>
          <w:rFonts w:ascii="Times New Roman" w:eastAsia="宋体" w:hAnsi="Times New Roman" w:cs="Times New Roman"/>
          <w:kern w:val="0"/>
          <w:sz w:val="24"/>
          <w:szCs w:val="24"/>
          <w:highlight w:val="yellow"/>
        </w:rPr>
        <w:t xml:space="preserve">the </w:t>
      </w:r>
      <w:r w:rsidR="0031365D" w:rsidRPr="00FE2650">
        <w:rPr>
          <w:rFonts w:ascii="Times New Roman" w:eastAsia="宋体" w:hAnsi="Times New Roman" w:cs="Times New Roman"/>
          <w:kern w:val="0"/>
          <w:sz w:val="24"/>
          <w:szCs w:val="24"/>
          <w:highlight w:val="yellow"/>
        </w:rPr>
        <w:t xml:space="preserve">number of consensus nodes, and </w:t>
      </w:r>
      <m:oMath>
        <m:r>
          <w:rPr>
            <w:rFonts w:ascii="Cambria Math" w:eastAsia="宋体" w:hAnsi="Cambria Math" w:cs="Times New Roman"/>
            <w:kern w:val="0"/>
            <w:sz w:val="24"/>
            <w:szCs w:val="24"/>
            <w:highlight w:val="yellow"/>
          </w:rPr>
          <m:t>p</m:t>
        </m:r>
      </m:oMath>
      <w:r w:rsidR="0031365D" w:rsidRPr="00FE2650">
        <w:rPr>
          <w:rFonts w:ascii="Times New Roman" w:eastAsia="宋体" w:hAnsi="Times New Roman" w:cs="Times New Roman" w:hint="eastAsia"/>
          <w:kern w:val="0"/>
          <w:sz w:val="24"/>
          <w:szCs w:val="24"/>
          <w:highlight w:val="yellow"/>
        </w:rPr>
        <w:t xml:space="preserve"> </w:t>
      </w:r>
      <w:r w:rsidR="0031365D" w:rsidRPr="00FE2650">
        <w:rPr>
          <w:rFonts w:ascii="Times New Roman" w:eastAsia="宋体" w:hAnsi="Times New Roman" w:cs="Times New Roman"/>
          <w:kern w:val="0"/>
          <w:sz w:val="24"/>
          <w:szCs w:val="24"/>
          <w:highlight w:val="yellow"/>
        </w:rPr>
        <w:t xml:space="preserve">is a constant transmit probability of each </w:t>
      </w:r>
      <w:proofErr w:type="gramStart"/>
      <w:r w:rsidR="0031365D" w:rsidRPr="00FE2650">
        <w:rPr>
          <w:rFonts w:ascii="Times New Roman" w:eastAsia="宋体" w:hAnsi="Times New Roman" w:cs="Times New Roman"/>
          <w:kern w:val="0"/>
          <w:sz w:val="24"/>
          <w:szCs w:val="24"/>
          <w:highlight w:val="yellow"/>
        </w:rPr>
        <w:t>node.</w:t>
      </w:r>
      <w:proofErr w:type="gramEnd"/>
      <w:r w:rsidR="0031365D" w:rsidRPr="00FE2650">
        <w:rPr>
          <w:rFonts w:ascii="Times New Roman" w:eastAsia="宋体" w:hAnsi="Times New Roman" w:cs="Times New Roman"/>
          <w:kern w:val="0"/>
          <w:sz w:val="24"/>
          <w:szCs w:val="24"/>
          <w:highlight w:val="yellow"/>
        </w:rPr>
        <w:t xml:space="preserve"> </w:t>
      </w:r>
    </w:p>
    <w:p w14:paraId="70B94982" w14:textId="7F5E8B0A" w:rsidR="0031365D" w:rsidRPr="00FE2650" w:rsidRDefault="0031365D" w:rsidP="0031365D">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During transmission process,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SNR ratio between nodes varies with </w:t>
      </w:r>
      <w:r w:rsidR="00A7170A" w:rsidRPr="00FE2650">
        <w:rPr>
          <w:rFonts w:ascii="Times New Roman" w:eastAsia="宋体" w:hAnsi="Times New Roman" w:cs="Times New Roman"/>
          <w:kern w:val="0"/>
          <w:sz w:val="24"/>
          <w:szCs w:val="24"/>
          <w:highlight w:val="yellow"/>
        </w:rPr>
        <w:t>a</w:t>
      </w:r>
      <w:r w:rsidR="008C11CC" w:rsidRPr="00FE2650">
        <w:rPr>
          <w:rFonts w:ascii="Times New Roman" w:eastAsia="宋体" w:hAnsi="Times New Roman" w:cs="Times New Roman"/>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time-variant communication environment. When SNR ratio is less than a given target threshold,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 xml:space="preserve">communication between nodes is interrupted. Since </w:t>
      </w:r>
      <m:oMath>
        <m:sSup>
          <m:sSupPr>
            <m:ctrlPr>
              <w:rPr>
                <w:rFonts w:ascii="Cambria Math" w:eastAsia="宋体" w:hAnsi="Cambria Math" w:cs="Times New Roman"/>
                <w:kern w:val="0"/>
                <w:sz w:val="24"/>
                <w:szCs w:val="24"/>
                <w:highlight w:val="yellow"/>
              </w:rPr>
            </m:ctrlPr>
          </m:sSupPr>
          <m:e>
            <m:d>
              <m:dPr>
                <m:begChr m:val="|"/>
                <m:endChr m:val="|"/>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e>
            </m:d>
          </m:e>
          <m:sup>
            <m:r>
              <m:rPr>
                <m:sty m:val="p"/>
              </m:rPr>
              <w:rPr>
                <w:rFonts w:ascii="Cambria Math" w:eastAsia="宋体" w:hAnsi="Cambria Math" w:cs="Times New Roman"/>
                <w:kern w:val="0"/>
                <w:sz w:val="24"/>
                <w:szCs w:val="24"/>
                <w:highlight w:val="yellow"/>
              </w:rPr>
              <m:t>2</m:t>
            </m:r>
          </m:sup>
        </m:sSup>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exponentially distributed, </w:t>
      </w:r>
      <w:r w:rsidR="008C11CC" w:rsidRPr="00FE2650">
        <w:rPr>
          <w:rFonts w:ascii="Times New Roman" w:eastAsia="宋体" w:hAnsi="Times New Roman" w:cs="Times New Roman"/>
          <w:kern w:val="0"/>
          <w:sz w:val="24"/>
          <w:szCs w:val="24"/>
          <w:highlight w:val="yellow"/>
        </w:rPr>
        <w:t xml:space="preserve">the </w:t>
      </w:r>
      <w:r w:rsidRPr="00FE2650">
        <w:rPr>
          <w:rFonts w:ascii="Times New Roman" w:eastAsia="宋体" w:hAnsi="Times New Roman" w:cs="Times New Roman"/>
          <w:kern w:val="0"/>
          <w:sz w:val="24"/>
          <w:szCs w:val="24"/>
          <w:highlight w:val="yellow"/>
        </w:rPr>
        <w:t>SNR outrage probability</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between</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nodes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and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is expressed as follows</w:t>
      </w:r>
    </w:p>
    <w:p w14:paraId="66DECBE1" w14:textId="7E28B5B6" w:rsidR="00921F8A" w:rsidRPr="0099378B" w:rsidRDefault="00D2619C" w:rsidP="00662CC6">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ϵ</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func>
            <m:funcPr>
              <m:ctrlPr>
                <w:rPr>
                  <w:rFonts w:ascii="Cambria Math" w:eastAsia="宋体" w:hAnsi="Cambria Math" w:cs="Times New Roman"/>
                  <w:kern w:val="0"/>
                  <w:sz w:val="24"/>
                  <w:szCs w:val="24"/>
                  <w:highlight w:val="yellow"/>
                </w:rPr>
              </m:ctrlPr>
            </m:funcPr>
            <m:fName>
              <m:r>
                <m:rPr>
                  <m:sty m:val="p"/>
                </m:rPr>
                <w:rPr>
                  <w:rFonts w:ascii="Cambria Math" w:eastAsia="宋体" w:hAnsi="Cambria Math" w:cs="Times New Roman"/>
                  <w:kern w:val="0"/>
                  <w:sz w:val="24"/>
                  <w:szCs w:val="24"/>
                  <w:highlight w:val="yellow"/>
                </w:rPr>
                <m:t>Pr</m:t>
              </m:r>
            </m:fName>
            <m:e>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
                    <m:t>SINR</m:t>
                  </m:r>
                  <m:d>
                    <m:dPr>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e>
                  </m:d>
                  <m:r>
                    <m:rPr>
                      <m:sty m:val="p"/>
                    </m:rPr>
                    <w:rPr>
                      <w:rFonts w:ascii="Cambria Math" w:eastAsia="宋体" w:hAnsi="Cambria Math" w:cs="Times New Roman"/>
                      <w:kern w:val="0"/>
                      <w:sz w:val="24"/>
                      <w:szCs w:val="24"/>
                      <w:highlight w:val="yellow"/>
                    </w:rPr>
                    <m:t>&lt;</m:t>
                  </m:r>
                  <m:r>
                    <w:rPr>
                      <w:rFonts w:ascii="Cambria Math" w:eastAsia="宋体" w:hAnsi="Cambria Math" w:cs="Times New Roman"/>
                      <w:kern w:val="0"/>
                      <w:sz w:val="24"/>
                      <w:szCs w:val="24"/>
                      <w:highlight w:val="yellow"/>
                    </w:rPr>
                    <m:t>β</m:t>
                  </m:r>
                </m:e>
              </m:d>
            </m:e>
          </m:func>
          <m:r>
            <m:rPr>
              <m:sty m:val="p"/>
            </m:rPr>
            <w:rPr>
              <w:rFonts w:ascii="Cambria Math" w:eastAsia="宋体" w:hAnsi="Cambria Math" w:cs="Times New Roman"/>
              <w:kern w:val="0"/>
              <w:sz w:val="24"/>
              <w:szCs w:val="24"/>
              <w:highlight w:val="yellow"/>
            </w:rPr>
            <m:t>= Pr</m:t>
          </m:r>
          <m:d>
            <m:dPr>
              <m:begChr m:val="["/>
              <m:endChr m:val="]"/>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sSup>
                <m:sSupPr>
                  <m:ctrlPr>
                    <w:rPr>
                      <w:rFonts w:ascii="Cambria Math" w:eastAsia="宋体" w:hAnsi="Cambria Math" w:cs="Times New Roman"/>
                      <w:kern w:val="0"/>
                      <w:sz w:val="24"/>
                      <w:szCs w:val="24"/>
                      <w:highlight w:val="yellow"/>
                    </w:rPr>
                  </m:ctrlPr>
                </m:sSupPr>
                <m:e>
                  <m:d>
                    <m:dPr>
                      <m:begChr m:val=""/>
                      <m:endChr m:val="|"/>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m:t>
                      </m:r>
                    </m:e>
                  </m:d>
                </m:e>
                <m:sup>
                  <m:r>
                    <m:rPr>
                      <m:sty m:val="p"/>
                    </m:rPr>
                    <w:rPr>
                      <w:rFonts w:ascii="Cambria Math" w:eastAsia="宋体" w:hAnsi="Cambria Math" w:cs="Times New Roman"/>
                      <w:kern w:val="0"/>
                      <w:sz w:val="24"/>
                      <w:szCs w:val="24"/>
                      <w:highlight w:val="yellow"/>
                    </w:rPr>
                    <m:t>2</m:t>
                  </m:r>
                </m:sup>
              </m:sSup>
              <m:r>
                <m:rPr>
                  <m:sty m:val="p"/>
                </m:rPr>
                <w:rPr>
                  <w:rFonts w:ascii="Cambria Math" w:eastAsia="宋体" w:hAnsi="Cambria Math" w:cs="Times New Roman"/>
                  <w:kern w:val="0"/>
                  <w:sz w:val="24"/>
                  <w:szCs w:val="24"/>
                  <w:highlight w:val="yellow"/>
                </w:rPr>
                <m:t>&lt;</m:t>
              </m:r>
              <m:sSup>
                <m:sSupPr>
                  <m:ctrlPr>
                    <w:rPr>
                      <w:rFonts w:ascii="Cambria Math" w:eastAsia="宋体" w:hAnsi="Cambria Math" w:cs="Times New Roman"/>
                      <w:kern w:val="0"/>
                      <w:sz w:val="24"/>
                      <w:szCs w:val="24"/>
                      <w:highlight w:val="yellow"/>
                    </w:rPr>
                  </m:ctrlPr>
                </m:sSupPr>
                <m:e>
                  <m:r>
                    <m:rPr>
                      <m:sty m:val="p"/>
                    </m:rPr>
                    <w:rPr>
                      <w:rFonts w:ascii="Cambria Math" w:eastAsia="宋体" w:hAnsi="Cambria Math" w:cs="Times New Roman"/>
                      <w:kern w:val="0"/>
                      <w:sz w:val="24"/>
                      <w:szCs w:val="24"/>
                      <w:highlight w:val="yellow"/>
                    </w:rPr>
                    <m:t>10</m:t>
                  </m:r>
                </m:e>
                <m: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P</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e>
                      </m:d>
                    </m:num>
                    <m:den>
                      <m:r>
                        <m:rPr>
                          <m:sty m:val="p"/>
                        </m:rPr>
                        <w:rPr>
                          <w:rFonts w:ascii="Cambria Math" w:eastAsia="宋体" w:hAnsi="Cambria Math" w:cs="Times New Roman"/>
                          <w:kern w:val="0"/>
                          <w:sz w:val="24"/>
                          <w:szCs w:val="24"/>
                          <w:highlight w:val="yellow"/>
                        </w:rPr>
                        <m:t>10</m:t>
                      </m:r>
                    </m:den>
                  </m:f>
                </m:sup>
              </m:s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β</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den>
              </m:f>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e>
          </m:d>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r>
                <w:rPr>
                  <w:rFonts w:ascii="Cambria Math" w:eastAsia="宋体" w:hAnsi="Cambria Math" w:cs="Times New Roman"/>
                  <w:kern w:val="0"/>
                  <w:sz w:val="24"/>
                  <w:szCs w:val="24"/>
                  <w:highlight w:val="yellow"/>
                </w:rPr>
                <m:t>e</m:t>
              </m:r>
            </m:e>
            <m:sup>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r>
                    <m:rPr>
                      <m:sty m:val="p"/>
                    </m:rPr>
                    <w:rPr>
                      <w:rFonts w:ascii="Cambria Math" w:eastAsia="宋体" w:hAnsi="Cambria Math" w:cs="Times New Roman"/>
                      <w:kern w:val="0"/>
                      <w:sz w:val="24"/>
                      <w:szCs w:val="24"/>
                      <w:highlight w:val="yellow"/>
                    </w:rPr>
                    <m:t>10</m:t>
                  </m:r>
                </m:e>
                <m:sup>
                  <m:f>
                    <m:fPr>
                      <m:ctrlPr>
                        <w:rPr>
                          <w:rFonts w:ascii="Cambria Math" w:eastAsia="宋体" w:hAnsi="Cambria Math" w:cs="Times New Roman"/>
                          <w:kern w:val="0"/>
                          <w:sz w:val="24"/>
                          <w:szCs w:val="24"/>
                          <w:highlight w:val="yellow"/>
                        </w:rPr>
                      </m:ctrlPr>
                    </m:fPr>
                    <m:num>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P</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e>
                      </m:d>
                    </m:num>
                    <m:den>
                      <m:r>
                        <m:rPr>
                          <m:sty m:val="p"/>
                        </m:rPr>
                        <w:rPr>
                          <w:rFonts w:ascii="Cambria Math" w:eastAsia="宋体" w:hAnsi="Cambria Math" w:cs="Times New Roman"/>
                          <w:kern w:val="0"/>
                          <w:sz w:val="24"/>
                          <w:szCs w:val="24"/>
                          <w:highlight w:val="yellow"/>
                        </w:rPr>
                        <m:t>10</m:t>
                      </m:r>
                    </m:den>
                  </m:f>
                </m:sup>
              </m:s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β</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den>
              </m:f>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sup>
          </m:sSup>
          <m:r>
            <m:rPr>
              <m:sty m:val="p"/>
            </m:rPr>
            <w:rPr>
              <w:rFonts w:ascii="Cambria Math" w:eastAsia="宋体" w:hAnsi="Cambria Math" w:cs="Times New Roman"/>
              <w:kern w:val="0"/>
              <w:sz w:val="24"/>
              <w:szCs w:val="24"/>
              <w:highlight w:val="yellow"/>
            </w:rPr>
            <m:t>.</m:t>
          </m:r>
        </m:oMath>
      </m:oMathPara>
    </w:p>
    <w:p w14:paraId="1CBE0BB2" w14:textId="498E039A" w:rsidR="00FD0B36" w:rsidRDefault="00FD0B36"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minimum time slot</w:t>
      </w:r>
      <w:r w:rsidR="00FE64C3">
        <w:rPr>
          <w:rFonts w:ascii="Times New Roman" w:eastAsia="宋体" w:hAnsi="Times New Roman" w:cs="Times New Roman"/>
          <w:kern w:val="0"/>
          <w:sz w:val="24"/>
          <w:szCs w:val="24"/>
        </w:rPr>
        <w:t xml:space="preserve">s of contention process can be computed. We have </w:t>
      </w:r>
      <w:r w:rsidR="008C11CC">
        <w:rPr>
          <w:rFonts w:ascii="Times New Roman" w:eastAsia="宋体" w:hAnsi="Times New Roman" w:cs="Times New Roman"/>
          <w:kern w:val="0"/>
          <w:sz w:val="24"/>
          <w:szCs w:val="24"/>
        </w:rPr>
        <w:t xml:space="preserve">the </w:t>
      </w:r>
      <w:r w:rsidR="00FE64C3">
        <w:rPr>
          <w:rFonts w:ascii="Times New Roman" w:eastAsia="宋体" w:hAnsi="Times New Roman" w:cs="Times New Roman"/>
          <w:kern w:val="0"/>
          <w:sz w:val="24"/>
          <w:szCs w:val="24"/>
        </w:rPr>
        <w:t>following proposition.</w:t>
      </w:r>
    </w:p>
    <w:p w14:paraId="0D6D69D6" w14:textId="595760D6" w:rsidR="00FE64C3" w:rsidRDefault="00FE64C3" w:rsidP="00FE64C3">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We assume that</w:t>
      </w:r>
      <w:r w:rsidR="00A05FB7">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05FB7">
        <w:rPr>
          <w:rFonts w:ascii="Times New Roman" w:eastAsia="宋体" w:hAnsi="Times New Roman" w:cs="Times New Roman"/>
          <w:kern w:val="0"/>
          <w:sz w:val="24"/>
          <w:szCs w:val="24"/>
        </w:rPr>
        <w:t xml:space="preserve">total number of nodes in system is </w:t>
      </w:r>
      <m:oMath>
        <m:r>
          <w:rPr>
            <w:rFonts w:ascii="Cambria Math" w:eastAsia="宋体" w:hAnsi="Cambria Math" w:cs="Times New Roman"/>
            <w:kern w:val="0"/>
            <w:sz w:val="24"/>
            <w:szCs w:val="24"/>
          </w:rPr>
          <m:t>N</m:t>
        </m:r>
      </m:oMath>
      <w:r w:rsidR="00A05FB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A05FB7">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competes for </w:t>
      </w:r>
      <w:r w:rsidR="00A7170A">
        <w:rPr>
          <w:rFonts w:ascii="Times New Roman" w:eastAsia="宋体" w:hAnsi="Times New Roman" w:cs="Times New Roman"/>
          <w:kern w:val="0"/>
          <w:sz w:val="24"/>
          <w:szCs w:val="24"/>
        </w:rPr>
        <w:t xml:space="preserve">accessing </w:t>
      </w:r>
      <w:r>
        <w:rPr>
          <w:rFonts w:ascii="Times New Roman" w:eastAsia="宋体" w:hAnsi="Times New Roman" w:cs="Times New Roman"/>
          <w:kern w:val="0"/>
          <w:sz w:val="24"/>
          <w:szCs w:val="24"/>
        </w:rPr>
        <w:t xml:space="preserve">channel with a constant probability </w:t>
      </w:r>
      <m:oMath>
        <m:r>
          <w:rPr>
            <w:rFonts w:ascii="Cambria Math" w:eastAsia="宋体" w:hAnsi="Cambria Math" w:cs="Times New Roman"/>
            <w:kern w:val="0"/>
            <w:sz w:val="24"/>
            <w:szCs w:val="24"/>
          </w:rPr>
          <m:t>p</m:t>
        </m:r>
      </m:oMath>
      <w:r w:rsidR="00A05FB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contention process is</w:t>
      </w:r>
    </w:p>
    <w:p w14:paraId="04CEC3AB" w14:textId="6FEC4CFC" w:rsidR="00FE64C3" w:rsidRDefault="00D2619C" w:rsidP="00FE64C3">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oMath>
      </m:oMathPara>
    </w:p>
    <w:p w14:paraId="48EC0D8A" w14:textId="1F913ED3" w:rsidR="00FE64C3" w:rsidRDefault="00FE64C3" w:rsidP="00FE64C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A05FB7">
        <w:rPr>
          <w:rFonts w:ascii="Times New Roman" w:eastAsia="宋体" w:hAnsi="Times New Roman" w:cs="Times New Roman"/>
          <w:kern w:val="0"/>
          <w:sz w:val="24"/>
          <w:szCs w:val="24"/>
        </w:rPr>
        <w:t>contention success</w:t>
      </w:r>
      <w:r>
        <w:rPr>
          <w:rFonts w:ascii="Times New Roman" w:eastAsia="宋体" w:hAnsi="Times New Roman" w:cs="Times New Roman"/>
          <w:kern w:val="0"/>
          <w:sz w:val="24"/>
          <w:szCs w:val="24"/>
        </w:rPr>
        <w:t xml:space="preserve"> probability.</w:t>
      </w:r>
    </w:p>
    <w:p w14:paraId="183B56A8" w14:textId="4959F8FC" w:rsidR="0048540A" w:rsidRDefault="00FE64C3" w:rsidP="009E384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81915" w:rsidRPr="00FE2650">
        <w:rPr>
          <w:rFonts w:ascii="Times New Roman" w:eastAsia="宋体" w:hAnsi="Times New Roman" w:cs="Times New Roman"/>
          <w:kern w:val="0"/>
          <w:sz w:val="24"/>
          <w:szCs w:val="24"/>
          <w:highlight w:val="yellow"/>
        </w:rPr>
        <w:t xml:space="preserve">In a blockchain system,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total number of nodes is </w:t>
      </w:r>
      <m:oMath>
        <m:r>
          <w:rPr>
            <w:rFonts w:ascii="Cambria Math" w:eastAsia="宋体" w:hAnsi="Cambria Math" w:cs="Times New Roman"/>
            <w:kern w:val="0"/>
            <w:sz w:val="24"/>
            <w:szCs w:val="24"/>
            <w:highlight w:val="yellow"/>
          </w:rPr>
          <m:t>N</m:t>
        </m:r>
      </m:oMath>
      <w:r w:rsidR="00D81915" w:rsidRPr="00FE2650">
        <w:rPr>
          <w:rFonts w:ascii="Times New Roman" w:eastAsia="宋体" w:hAnsi="Times New Roman" w:cs="Times New Roman"/>
          <w:kern w:val="0"/>
          <w:sz w:val="24"/>
          <w:szCs w:val="24"/>
          <w:highlight w:val="yellow"/>
        </w:rPr>
        <w:t xml:space="preserve">, and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channel </w:t>
      </w:r>
      <w:r w:rsidR="00A7170A" w:rsidRPr="00FE2650">
        <w:rPr>
          <w:rFonts w:ascii="Times New Roman" w:eastAsia="宋体" w:hAnsi="Times New Roman" w:cs="Times New Roman"/>
          <w:kern w:val="0"/>
          <w:sz w:val="24"/>
          <w:szCs w:val="24"/>
          <w:highlight w:val="yellow"/>
        </w:rPr>
        <w:t>compete</w:t>
      </w:r>
      <w:r w:rsidR="00D81915" w:rsidRPr="00FE2650">
        <w:rPr>
          <w:rFonts w:ascii="Times New Roman" w:eastAsia="宋体" w:hAnsi="Times New Roman" w:cs="Times New Roman"/>
          <w:kern w:val="0"/>
          <w:sz w:val="24"/>
          <w:szCs w:val="24"/>
          <w:highlight w:val="yellow"/>
        </w:rPr>
        <w:t xml:space="preserve"> probability of each node is </w:t>
      </w:r>
      <m:oMath>
        <m:r>
          <w:rPr>
            <w:rFonts w:ascii="Cambria Math" w:eastAsia="宋体" w:hAnsi="Cambria Math" w:cs="Times New Roman"/>
            <w:kern w:val="0"/>
            <w:sz w:val="24"/>
            <w:szCs w:val="24"/>
            <w:highlight w:val="yellow"/>
          </w:rPr>
          <m:t>p</m:t>
        </m:r>
      </m:oMath>
      <w:r w:rsidR="00D81915" w:rsidRPr="00FE2650">
        <w:rPr>
          <w:rFonts w:ascii="Times New Roman" w:eastAsia="宋体" w:hAnsi="Times New Roman" w:cs="Times New Roman" w:hint="eastAsia"/>
          <w:kern w:val="0"/>
          <w:sz w:val="24"/>
          <w:szCs w:val="24"/>
          <w:highlight w:val="yellow"/>
        </w:rPr>
        <w:t>.</w:t>
      </w:r>
      <w:r w:rsidR="009E3842" w:rsidRPr="00FE2650">
        <w:rPr>
          <w:rFonts w:ascii="Times New Roman" w:eastAsia="宋体" w:hAnsi="Times New Roman" w:cs="Times New Roman"/>
          <w:kern w:val="0"/>
          <w:sz w:val="24"/>
          <w:szCs w:val="24"/>
          <w:highlight w:val="yellow"/>
        </w:rPr>
        <w:t xml:space="preserve"> Then,</w:t>
      </w:r>
      <w:r w:rsidR="00D81915"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channel contention success probability </w:t>
      </w:r>
      <w:r w:rsidR="009E3842" w:rsidRPr="00FE2650">
        <w:rPr>
          <w:rFonts w:ascii="Times New Roman" w:eastAsia="宋体" w:hAnsi="Times New Roman" w:cs="Times New Roman"/>
          <w:kern w:val="0"/>
          <w:sz w:val="24"/>
          <w:szCs w:val="24"/>
          <w:highlight w:val="yellow"/>
        </w:rPr>
        <w:t xml:space="preserve">should be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comp</m:t>
            </m:r>
          </m:sub>
        </m:sSub>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Np</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sup>
            </m:sSup>
          </m:num>
          <m:den>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sup>
            </m:sSup>
          </m:den>
        </m:f>
        <m:r>
          <w:rPr>
            <w:rFonts w:ascii="Cambria Math" w:eastAsia="宋体" w:hAnsi="Cambria Math" w:cs="Times New Roman"/>
            <w:kern w:val="0"/>
            <w:sz w:val="24"/>
            <w:szCs w:val="24"/>
          </w:rPr>
          <m:t>.</m:t>
        </m:r>
      </m:oMath>
      <w:r w:rsidR="009E3842">
        <w:rPr>
          <w:rFonts w:ascii="Times New Roman" w:eastAsia="宋体" w:hAnsi="Times New Roman" w:cs="Times New Roman" w:hint="eastAsia"/>
          <w:kern w:val="0"/>
          <w:sz w:val="24"/>
          <w:szCs w:val="24"/>
        </w:rPr>
        <w:t xml:space="preserve"> </w:t>
      </w:r>
      <w:r w:rsidR="00FE2650">
        <w:rPr>
          <w:rFonts w:ascii="Times New Roman" w:eastAsia="宋体" w:hAnsi="Times New Roman" w:cs="Times New Roman"/>
          <w:kern w:val="0"/>
          <w:sz w:val="24"/>
          <w:szCs w:val="24"/>
        </w:rPr>
        <w:t>(</w:t>
      </w:r>
      <w:r w:rsidR="00111D76">
        <w:rPr>
          <w:rFonts w:ascii="Times New Roman" w:eastAsia="宋体" w:hAnsi="Times New Roman" w:cs="Times New Roman" w:hint="eastAsia"/>
          <w:kern w:val="0"/>
          <w:sz w:val="24"/>
          <w:szCs w:val="24"/>
        </w:rPr>
        <w:t>式子加上编号直接引用</w:t>
      </w:r>
      <w:r w:rsidR="00FE2650">
        <w:rPr>
          <w:rFonts w:ascii="Times New Roman" w:eastAsia="宋体" w:hAnsi="Times New Roman" w:cs="Times New Roman"/>
          <w:kern w:val="0"/>
          <w:sz w:val="24"/>
          <w:szCs w:val="24"/>
        </w:rPr>
        <w:t>)</w:t>
      </w:r>
      <w:r w:rsid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number of</w:t>
      </w:r>
      <w:r w:rsidR="00111D76" w:rsidRPr="00111D76">
        <w:rPr>
          <w:rFonts w:ascii="Times New Roman" w:eastAsia="宋体" w:hAnsi="Times New Roman" w:cs="Times New Roman"/>
          <w:kern w:val="0"/>
          <w:sz w:val="24"/>
          <w:szCs w:val="24"/>
        </w:rPr>
        <w:t xml:space="preserve"> </w:t>
      </w:r>
      <w:r w:rsidR="00111D76">
        <w:rPr>
          <w:rFonts w:ascii="Times New Roman" w:eastAsia="宋体" w:hAnsi="Times New Roman" w:cs="Times New Roman"/>
          <w:kern w:val="0"/>
          <w:sz w:val="24"/>
          <w:szCs w:val="24"/>
        </w:rPr>
        <w:t>required</w:t>
      </w:r>
      <w:r>
        <w:rPr>
          <w:rFonts w:ascii="Times New Roman" w:eastAsia="宋体" w:hAnsi="Times New Roman" w:cs="Times New Roman"/>
          <w:kern w:val="0"/>
          <w:sz w:val="24"/>
          <w:szCs w:val="24"/>
        </w:rPr>
        <w:t xml:space="preserve"> time slots </w:t>
      </w:r>
      <w:r w:rsidR="00A05FB7">
        <w:rPr>
          <w:rFonts w:ascii="Times New Roman" w:eastAsia="宋体" w:hAnsi="Times New Roman" w:cs="Times New Roman"/>
          <w:kern w:val="0"/>
          <w:sz w:val="24"/>
          <w:szCs w:val="24"/>
        </w:rPr>
        <w:t>for a node</w:t>
      </w:r>
      <w:r w:rsidR="008052E7">
        <w:rPr>
          <w:rFonts w:ascii="Times New Roman" w:eastAsia="宋体" w:hAnsi="Times New Roman" w:cs="Times New Roman"/>
          <w:kern w:val="0"/>
          <w:sz w:val="24"/>
          <w:szCs w:val="24"/>
        </w:rPr>
        <w:t xml:space="preserve"> compete</w:t>
      </w:r>
      <w:r w:rsidR="00A05FB7">
        <w:rPr>
          <w:rFonts w:ascii="Times New Roman" w:eastAsia="宋体" w:hAnsi="Times New Roman" w:cs="Times New Roman"/>
          <w:kern w:val="0"/>
          <w:sz w:val="24"/>
          <w:szCs w:val="24"/>
        </w:rPr>
        <w:t xml:space="preserve"> successfully</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48540A">
        <w:rPr>
          <w:rFonts w:ascii="Times New Roman" w:eastAsia="宋体" w:hAnsi="Times New Roman" w:cs="Times New Roman" w:hint="eastAsia"/>
          <w:kern w:val="0"/>
          <w:sz w:val="24"/>
          <w:szCs w:val="24"/>
        </w:rPr>
        <w:t xml:space="preserve"> </w:t>
      </w:r>
      <w:r w:rsidR="0048540A">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48540A">
        <w:rPr>
          <w:rFonts w:ascii="Times New Roman" w:eastAsia="宋体" w:hAnsi="Times New Roman" w:cs="Times New Roman"/>
          <w:kern w:val="0"/>
          <w:sz w:val="24"/>
          <w:szCs w:val="24"/>
        </w:rPr>
        <w:t>minimum value such that</w:t>
      </w:r>
    </w:p>
    <w:p w14:paraId="06EECBE3" w14:textId="73D2A38D" w:rsidR="0048540A" w:rsidRPr="0048540A" w:rsidRDefault="00D2619C" w:rsidP="0048540A">
      <w:pPr>
        <w:spacing w:beforeLines="50" w:before="156" w:afterLines="50" w:after="156"/>
        <w:ind w:firstLineChars="200" w:firstLine="480"/>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oMath>
      </m:oMathPara>
    </w:p>
    <w:p w14:paraId="7EDD7906" w14:textId="33D37236" w:rsidR="0048540A" w:rsidRDefault="008052E7" w:rsidP="004854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target contention success probability </w:t>
      </w:r>
      <m:oMath>
        <m:r>
          <w:rPr>
            <w:rFonts w:ascii="Cambria Math" w:eastAsia="宋体" w:hAnsi="Cambria Math" w:cs="Times New Roman"/>
            <w:kern w:val="0"/>
            <w:sz w:val="24"/>
            <w:szCs w:val="24"/>
          </w:rPr>
          <m:t>0≤ς&lt;1</m:t>
        </m:r>
      </m:oMath>
      <w:r w:rsidR="00FE64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Then, </w:t>
      </w:r>
      <w:r w:rsidR="008C11CC">
        <w:rPr>
          <w:rFonts w:ascii="Times New Roman" w:eastAsia="宋体" w:hAnsi="Times New Roman" w:cs="Times New Roman"/>
          <w:kern w:val="0"/>
          <w:sz w:val="24"/>
          <w:szCs w:val="24"/>
        </w:rPr>
        <w:t xml:space="preserve">the </w:t>
      </w:r>
      <w:r w:rsidR="0048540A">
        <w:rPr>
          <w:rFonts w:ascii="Times New Roman" w:eastAsia="宋体" w:hAnsi="Times New Roman" w:cs="Times New Roman"/>
          <w:kern w:val="0"/>
          <w:sz w:val="24"/>
          <w:szCs w:val="24"/>
        </w:rPr>
        <w:t>required number of time slots is</w:t>
      </w:r>
      <w:r w:rsidR="009E3842">
        <w:rPr>
          <w:rFonts w:ascii="Times New Roman" w:eastAsia="宋体" w:hAnsi="Times New Roman" w:cs="Times New Roman"/>
          <w:kern w:val="0"/>
          <w:sz w:val="24"/>
          <w:szCs w:val="24"/>
        </w:rPr>
        <w:t xml:space="preserve"> calculated as</w:t>
      </w:r>
    </w:p>
    <w:p w14:paraId="4B8BA28E" w14:textId="40F4D8E0" w:rsidR="00FE64C3" w:rsidRPr="00D81915" w:rsidRDefault="00D2619C" w:rsidP="00FE64C3">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oMath>
      </m:oMathPara>
    </w:p>
    <w:p w14:paraId="3C90A825" w14:textId="2C449AFD" w:rsidR="0063239C" w:rsidRDefault="0099378B"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w:t>
      </w:r>
      <w:r w:rsidR="00FD0B36">
        <w:rPr>
          <w:rFonts w:ascii="Times New Roman" w:eastAsia="宋体" w:hAnsi="Times New Roman" w:cs="Times New Roman"/>
          <w:kern w:val="0"/>
          <w:sz w:val="24"/>
          <w:szCs w:val="24"/>
        </w:rPr>
        <w:t xml:space="preserve">success </w:t>
      </w:r>
      <w:r>
        <w:rPr>
          <w:rFonts w:ascii="Times New Roman" w:eastAsia="宋体" w:hAnsi="Times New Roman" w:cs="Times New Roman"/>
          <w:kern w:val="0"/>
          <w:sz w:val="24"/>
          <w:szCs w:val="24"/>
        </w:rPr>
        <w:t xml:space="preserve">probability,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minimum time slots of a node required for </w:t>
      </w:r>
      <w:r w:rsidR="00FE64C3">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transmission to all target communication nodes can be compute</w:t>
      </w:r>
      <w:r w:rsidR="00FE64C3">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We can obtain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proposition.</w:t>
      </w:r>
    </w:p>
    <w:p w14:paraId="11EA8E9E" w14:textId="500A9BBA" w:rsidR="0099378B" w:rsidRDefault="0099378B" w:rsidP="0099378B">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417331">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number of time slot to broadcast </w:t>
      </w:r>
      <w:r w:rsidR="002146A3">
        <w:rPr>
          <w:rFonts w:ascii="Times New Roman" w:eastAsia="宋体" w:hAnsi="Times New Roman" w:cs="Times New Roman"/>
          <w:kern w:val="0"/>
          <w:sz w:val="24"/>
          <w:szCs w:val="24"/>
        </w:rPr>
        <w:t>a packet</w:t>
      </w:r>
      <w:r>
        <w:rPr>
          <w:rFonts w:ascii="Times New Roman" w:eastAsia="宋体" w:hAnsi="Times New Roman" w:cs="Times New Roman"/>
          <w:kern w:val="0"/>
          <w:sz w:val="24"/>
          <w:szCs w:val="24"/>
        </w:rPr>
        <w:t xml:space="preserve"> from a node to its target nodes is</w:t>
      </w:r>
    </w:p>
    <w:p w14:paraId="6E6DEF74" w14:textId="1BC04EA1" w:rsidR="0099378B" w:rsidRPr="00486E57" w:rsidRDefault="00D2619C" w:rsidP="0099378B">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m:oMathPara>
    </w:p>
    <w:p w14:paraId="0A882DDB" w14:textId="00909F5A" w:rsidR="0099378B" w:rsidRDefault="0099378B" w:rsidP="0099378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node and its maximum distance target </w:t>
      </w:r>
      <w:proofErr w:type="gramStart"/>
      <w:r>
        <w:rPr>
          <w:rFonts w:ascii="Times New Roman" w:eastAsia="宋体" w:hAnsi="Times New Roman" w:cs="Times New Roman"/>
          <w:kern w:val="0"/>
          <w:sz w:val="24"/>
          <w:szCs w:val="24"/>
        </w:rPr>
        <w:t>node.</w:t>
      </w:r>
      <w:proofErr w:type="gramEnd"/>
    </w:p>
    <w:p w14:paraId="2553CFA6" w14:textId="747F9086" w:rsidR="0099378B" w:rsidRDefault="0099378B" w:rsidP="0099378B">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time slots require to transmit a message from node </w:t>
      </w:r>
      <m:oMath>
        <m:r>
          <w:rPr>
            <w:rFonts w:ascii="Cambria Math" w:eastAsia="宋体" w:hAnsi="Cambria Math" w:cs="Times New Roman"/>
            <w:kern w:val="0"/>
            <w:sz w:val="24"/>
            <w:szCs w:val="24"/>
          </w:rPr>
          <m:t>v</m:t>
        </m:r>
      </m:oMath>
      <w:r w:rsidR="00F2045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node</w:t>
      </w:r>
      <w:r w:rsidR="00F2045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message will be sent repeat</w:t>
      </w:r>
      <w:r w:rsidR="003C3AE5">
        <w:rPr>
          <w:rFonts w:ascii="Times New Roman" w:eastAsia="宋体" w:hAnsi="Times New Roman" w:cs="Times New Roman"/>
          <w:kern w:val="0"/>
          <w:sz w:val="24"/>
          <w:szCs w:val="24"/>
        </w:rPr>
        <w:t>ed</w:t>
      </w:r>
      <w:r>
        <w:rPr>
          <w:rFonts w:ascii="Times New Roman" w:eastAsia="宋体" w:hAnsi="Times New Roman" w:cs="Times New Roman"/>
          <w:kern w:val="0"/>
          <w:sz w:val="24"/>
          <w:szCs w:val="24"/>
        </w:rPr>
        <w:t xml:space="preserve">ly until </w:t>
      </w:r>
      <w:r w:rsidR="003C3AE5">
        <w:rPr>
          <w:rFonts w:ascii="Times New Roman" w:eastAsia="宋体" w:hAnsi="Times New Roman" w:cs="Times New Roman"/>
          <w:kern w:val="0"/>
          <w:sz w:val="24"/>
          <w:szCs w:val="24"/>
        </w:rPr>
        <w:t>successful transmit. Th</w:t>
      </w:r>
      <w:r w:rsidR="00F2045F">
        <w:rPr>
          <w:rFonts w:ascii="Times New Roman" w:eastAsia="宋体" w:hAnsi="Times New Roman" w:cs="Times New Roman"/>
          <w:kern w:val="0"/>
          <w:sz w:val="24"/>
          <w:szCs w:val="24"/>
        </w:rPr>
        <w:t>erefore</w:t>
      </w:r>
      <w:r w:rsidR="003C3AE5">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C3AE5" w:rsidRPr="003C3AE5">
        <w:rPr>
          <w:rFonts w:ascii="Times New Roman" w:eastAsia="宋体" w:hAnsi="Times New Roman" w:cs="Times New Roman"/>
          <w:kern w:val="0"/>
          <w:sz w:val="24"/>
          <w:szCs w:val="24"/>
        </w:rPr>
        <w:t>probability density funct</w:t>
      </w:r>
      <w:r w:rsidR="003C3AE5">
        <w:rPr>
          <w:rFonts w:ascii="Times New Roman" w:eastAsia="宋体" w:hAnsi="Times New Roman" w:cs="Times New Roman"/>
          <w:kern w:val="0"/>
          <w:sz w:val="24"/>
          <w:szCs w:val="24"/>
        </w:rPr>
        <w:t xml:space="preserve">ion of </w:t>
      </w:r>
      <w:r w:rsidR="008C11CC">
        <w:rPr>
          <w:rFonts w:ascii="Times New Roman" w:eastAsia="宋体" w:hAnsi="Times New Roman" w:cs="Times New Roman"/>
          <w:kern w:val="0"/>
          <w:sz w:val="24"/>
          <w:szCs w:val="24"/>
        </w:rPr>
        <w:t xml:space="preserve">the </w:t>
      </w:r>
      <w:r w:rsidR="003C3AE5">
        <w:rPr>
          <w:rFonts w:ascii="Times New Roman" w:eastAsia="宋体" w:hAnsi="Times New Roman" w:cs="Times New Roman"/>
          <w:kern w:val="0"/>
          <w:sz w:val="24"/>
          <w:szCs w:val="24"/>
        </w:rPr>
        <w:t xml:space="preserve">random variable </w:t>
      </w:r>
      <m:oMath>
        <m:r>
          <w:rPr>
            <w:rFonts w:ascii="Cambria Math" w:eastAsia="宋体" w:hAnsi="Cambria Math" w:cs="Times New Roman"/>
            <w:kern w:val="0"/>
            <w:sz w:val="24"/>
            <w:szCs w:val="24"/>
          </w:rPr>
          <m:t>X</m:t>
        </m:r>
      </m:oMath>
      <w:r w:rsidR="003C3AE5">
        <w:rPr>
          <w:rFonts w:ascii="Times New Roman" w:eastAsia="宋体" w:hAnsi="Times New Roman" w:cs="Times New Roman" w:hint="eastAsia"/>
          <w:kern w:val="0"/>
          <w:sz w:val="24"/>
          <w:szCs w:val="24"/>
        </w:rPr>
        <w:t xml:space="preserve"> </w:t>
      </w:r>
      <w:r w:rsidR="003C3AE5">
        <w:rPr>
          <w:rFonts w:ascii="Times New Roman" w:eastAsia="宋体" w:hAnsi="Times New Roman" w:cs="Times New Roman"/>
          <w:kern w:val="0"/>
          <w:sz w:val="24"/>
          <w:szCs w:val="24"/>
        </w:rPr>
        <w:t>is represented as</w:t>
      </w:r>
    </w:p>
    <w:p w14:paraId="2A258961" w14:textId="66907F3A" w:rsidR="003C3AE5" w:rsidRPr="00671170" w:rsidRDefault="003C3AE5" w:rsidP="0099378B">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oMath>
      </m:oMathPara>
    </w:p>
    <w:p w14:paraId="7AD00F42" w14:textId="428B6FAB" w:rsidR="0099378B" w:rsidRDefault="003C3AE5"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two </w:t>
      </w:r>
      <w:proofErr w:type="gramStart"/>
      <w:r>
        <w:rPr>
          <w:rFonts w:ascii="Times New Roman" w:eastAsia="宋体" w:hAnsi="Times New Roman" w:cs="Times New Roman"/>
          <w:kern w:val="0"/>
          <w:sz w:val="24"/>
          <w:szCs w:val="24"/>
        </w:rPr>
        <w:t>nodes.</w:t>
      </w:r>
      <w:proofErr w:type="gramEnd"/>
      <w:r w:rsidR="00577181">
        <w:rPr>
          <w:rFonts w:ascii="Times New Roman" w:eastAsia="宋体" w:hAnsi="Times New Roman" w:cs="Times New Roman"/>
          <w:kern w:val="0"/>
          <w:sz w:val="24"/>
          <w:szCs w:val="24"/>
        </w:rPr>
        <w:t xml:space="preserve"> Then, </w:t>
      </w:r>
      <w:r w:rsidR="008C11CC">
        <w:rPr>
          <w:rFonts w:ascii="Times New Roman" w:eastAsia="宋体" w:hAnsi="Times New Roman" w:cs="Times New Roman"/>
          <w:kern w:val="0"/>
          <w:sz w:val="24"/>
          <w:szCs w:val="24"/>
        </w:rPr>
        <w:t xml:space="preserve">the </w:t>
      </w:r>
      <w:r w:rsidR="00577181">
        <w:rPr>
          <w:rFonts w:ascii="Times New Roman" w:eastAsia="宋体" w:hAnsi="Times New Roman" w:cs="Times New Roman"/>
          <w:kern w:val="0"/>
          <w:sz w:val="24"/>
          <w:szCs w:val="24"/>
        </w:rPr>
        <w:t>broadcast outage probability bounded as</w:t>
      </w:r>
    </w:p>
    <w:p w14:paraId="4F4755DE" w14:textId="0C83F5B3" w:rsidR="00577181" w:rsidRPr="001D5408" w:rsidRDefault="00D2619C" w:rsidP="00662CC6">
      <w:pPr>
        <w:spacing w:afterLines="100" w:after="312"/>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 xml:space="preserve"> </m:t>
          </m:r>
        </m:oMath>
      </m:oMathPara>
    </w:p>
    <w:p w14:paraId="0CC3215E" w14:textId="37515C2E" w:rsidR="001D5408" w:rsidRDefault="005D7234"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sidR="005D4C31">
        <w:rPr>
          <w:rFonts w:ascii="Times New Roman" w:eastAsia="宋体" w:hAnsi="Times New Roman" w:cs="Times New Roman"/>
          <w:kern w:val="0"/>
          <w:sz w:val="24"/>
          <w:szCs w:val="24"/>
        </w:rPr>
        <w:t xml:space="preserve">source </w:t>
      </w:r>
      <w:r>
        <w:rPr>
          <w:rFonts w:ascii="Times New Roman" w:eastAsia="宋体" w:hAnsi="Times New Roman" w:cs="Times New Roman"/>
          <w:kern w:val="0"/>
          <w:sz w:val="24"/>
          <w:szCs w:val="24"/>
        </w:rPr>
        <w:t xml:space="preserve">node and its maximum distance target </w:t>
      </w:r>
      <w:proofErr w:type="gramStart"/>
      <w:r>
        <w:rPr>
          <w:rFonts w:ascii="Times New Roman" w:eastAsia="宋体" w:hAnsi="Times New Roman" w:cs="Times New Roman"/>
          <w:kern w:val="0"/>
          <w:sz w:val="24"/>
          <w:szCs w:val="24"/>
        </w:rPr>
        <w:t>node.</w:t>
      </w:r>
      <w:proofErr w:type="gramEnd"/>
      <w:r w:rsidR="00DF1ADF">
        <w:rPr>
          <w:rFonts w:ascii="Times New Roman" w:eastAsia="宋体" w:hAnsi="Times New Roman" w:cs="Times New Roman"/>
          <w:kern w:val="0"/>
          <w:sz w:val="24"/>
          <w:szCs w:val="24"/>
        </w:rPr>
        <w:t xml:space="preserve"> </w:t>
      </w:r>
      <w:r w:rsidR="001D5408">
        <w:rPr>
          <w:rFonts w:ascii="Times New Roman" w:eastAsia="宋体" w:hAnsi="Times New Roman" w:cs="Times New Roman" w:hint="eastAsia"/>
          <w:kern w:val="0"/>
          <w:sz w:val="24"/>
          <w:szCs w:val="24"/>
        </w:rPr>
        <w:t>S</w:t>
      </w:r>
      <w:r w:rsidR="001D5408">
        <w:rPr>
          <w:rFonts w:ascii="Times New Roman" w:eastAsia="宋体" w:hAnsi="Times New Roman" w:cs="Times New Roman"/>
          <w:kern w:val="0"/>
          <w:sz w:val="24"/>
          <w:szCs w:val="24"/>
        </w:rPr>
        <w:t xml:space="preserve">ince </w:t>
      </w:r>
      <w:r w:rsidR="008C11CC">
        <w:rPr>
          <w:rFonts w:ascii="Times New Roman" w:eastAsia="宋体" w:hAnsi="Times New Roman" w:cs="Times New Roman"/>
          <w:kern w:val="0"/>
          <w:sz w:val="24"/>
          <w:szCs w:val="24"/>
        </w:rPr>
        <w:t xml:space="preserve">the </w:t>
      </w:r>
      <w:r w:rsidR="001D5408">
        <w:rPr>
          <w:rFonts w:ascii="Times New Roman" w:eastAsia="宋体" w:hAnsi="Times New Roman" w:cs="Times New Roman"/>
          <w:kern w:val="0"/>
          <w:sz w:val="24"/>
          <w:szCs w:val="24"/>
        </w:rPr>
        <w:t xml:space="preserve">target broadcast success probability </w:t>
      </w:r>
      <m:oMath>
        <m:r>
          <w:rPr>
            <w:rFonts w:ascii="Cambria Math" w:eastAsia="宋体" w:hAnsi="Cambria Math" w:cs="Times New Roman"/>
            <w:kern w:val="0"/>
            <w:sz w:val="24"/>
            <w:szCs w:val="24"/>
          </w:rPr>
          <m:t>ξ</m:t>
        </m:r>
      </m:oMath>
      <w:r w:rsidR="001D5408">
        <w:rPr>
          <w:rFonts w:ascii="Times New Roman" w:eastAsia="宋体" w:hAnsi="Times New Roman" w:cs="Times New Roman"/>
          <w:kern w:val="0"/>
          <w:sz w:val="24"/>
          <w:szCs w:val="24"/>
        </w:rPr>
        <w:t xml:space="preserve"> is given, we can co</w:t>
      </w:r>
      <w:r w:rsidR="005D4C31">
        <w:rPr>
          <w:rFonts w:ascii="Times New Roman" w:eastAsia="宋体" w:hAnsi="Times New Roman" w:cs="Times New Roman"/>
          <w:kern w:val="0"/>
          <w:sz w:val="24"/>
          <w:szCs w:val="24"/>
        </w:rPr>
        <w:t xml:space="preserve">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as</w:t>
      </w:r>
    </w:p>
    <w:p w14:paraId="633EB2F6" w14:textId="6F4B50D5" w:rsidR="0063239C" w:rsidRPr="00E3343F" w:rsidRDefault="00D2619C" w:rsidP="0063239C">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oMath>
      </m:oMathPara>
    </w:p>
    <w:p w14:paraId="2D0F0F3D" w14:textId="77777777" w:rsidR="005406CD" w:rsidRPr="00C05D41"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p>
    <w:p w14:paraId="3BE41469" w14:textId="6BD3392E" w:rsidR="00403216" w:rsidRDefault="00403216" w:rsidP="0040321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 xml:space="preserve">performance of </w:t>
      </w:r>
      <w:proofErr w:type="spellStart"/>
      <w:r w:rsidR="009E0676">
        <w:rPr>
          <w:rFonts w:ascii="Times New Roman" w:eastAsia="宋体" w:hAnsi="Times New Roman" w:cs="Times New Roman"/>
          <w:kern w:val="0"/>
          <w:sz w:val="24"/>
          <w:szCs w:val="24"/>
        </w:rPr>
        <w:t>SWIB</w:t>
      </w:r>
      <w:proofErr w:type="spellEnd"/>
      <w:r w:rsidR="009E0676">
        <w:rPr>
          <w:rFonts w:ascii="Times New Roman" w:eastAsia="宋体" w:hAnsi="Times New Roman" w:cs="Times New Roman"/>
          <w:kern w:val="0"/>
          <w:sz w:val="24"/>
          <w:szCs w:val="24"/>
        </w:rPr>
        <w:t xml:space="preserve"> </w:t>
      </w:r>
      <w:r w:rsidR="00923365">
        <w:rPr>
          <w:rFonts w:ascii="Times New Roman" w:eastAsia="宋体" w:hAnsi="Times New Roman" w:cs="Times New Roman"/>
          <w:kern w:val="0"/>
          <w:sz w:val="24"/>
          <w:szCs w:val="24"/>
        </w:rPr>
        <w:t xml:space="preserve">is analyzed </w:t>
      </w:r>
      <w:r w:rsidR="009E0676">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consensus success probability under wireless networks with unstable and unreliable channel in this subsection.</w:t>
      </w:r>
    </w:p>
    <w:p w14:paraId="648FEB16" w14:textId="01BC3E60" w:rsidR="005406CD" w:rsidRDefault="00441D59" w:rsidP="00DF1A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5406CD">
        <w:rPr>
          <w:rFonts w:ascii="Times New Roman" w:eastAsia="宋体" w:hAnsi="Times New Roman" w:cs="Times New Roman"/>
          <w:kern w:val="0"/>
          <w:sz w:val="24"/>
          <w:szCs w:val="24"/>
        </w:rPr>
        <w:t xml:space="preserve">onsensus </w:t>
      </w:r>
      <w:r>
        <w:rPr>
          <w:rFonts w:ascii="Times New Roman" w:eastAsia="宋体" w:hAnsi="Times New Roman" w:cs="Times New Roman"/>
          <w:kern w:val="0"/>
          <w:sz w:val="24"/>
          <w:szCs w:val="24"/>
        </w:rPr>
        <w:t>will</w:t>
      </w:r>
      <w:r w:rsidR="005406CD">
        <w:rPr>
          <w:rFonts w:ascii="Times New Roman" w:eastAsia="宋体" w:hAnsi="Times New Roman" w:cs="Times New Roman"/>
          <w:kern w:val="0"/>
          <w:sz w:val="24"/>
          <w:szCs w:val="24"/>
        </w:rPr>
        <w:t xml:space="preserve"> fail if no node </w:t>
      </w:r>
      <w:r w:rsidR="00DF1ADF">
        <w:rPr>
          <w:rFonts w:ascii="Times New Roman" w:eastAsia="宋体" w:hAnsi="Times New Roman" w:cs="Times New Roman"/>
          <w:kern w:val="0"/>
          <w:sz w:val="24"/>
          <w:szCs w:val="24"/>
        </w:rPr>
        <w:t xml:space="preserve">recovers </w:t>
      </w:r>
      <w:r w:rsidR="005D4C31">
        <w:rPr>
          <w:rFonts w:ascii="Times New Roman" w:eastAsia="宋体" w:hAnsi="Times New Roman" w:cs="Times New Roman"/>
          <w:kern w:val="0"/>
          <w:sz w:val="24"/>
          <w:szCs w:val="24"/>
        </w:rPr>
        <w:t xml:space="preserve">a </w:t>
      </w:r>
      <w:r w:rsidR="00DF1ADF">
        <w:rPr>
          <w:rFonts w:ascii="Times New Roman" w:eastAsia="宋体" w:hAnsi="Times New Roman" w:cs="Times New Roman"/>
          <w:kern w:val="0"/>
          <w:sz w:val="24"/>
          <w:szCs w:val="24"/>
        </w:rPr>
        <w:t>full signature</w:t>
      </w:r>
      <w:r w:rsidR="005406CD">
        <w:rPr>
          <w:rFonts w:ascii="Times New Roman" w:eastAsia="宋体" w:hAnsi="Times New Roman" w:cs="Times New Roman"/>
          <w:kern w:val="0"/>
          <w:sz w:val="24"/>
          <w:szCs w:val="24"/>
        </w:rPr>
        <w:t xml:space="preserve"> in </w:t>
      </w:r>
      <w:r w:rsidR="005D4C31">
        <w:rPr>
          <w:rFonts w:ascii="Times New Roman" w:eastAsia="宋体" w:hAnsi="Times New Roman" w:cs="Times New Roman"/>
          <w:kern w:val="0"/>
          <w:sz w:val="24"/>
          <w:szCs w:val="24"/>
        </w:rPr>
        <w:t xml:space="preserve">a </w:t>
      </w:r>
      <w:r w:rsidR="005406CD">
        <w:rPr>
          <w:rFonts w:ascii="Times New Roman" w:eastAsia="宋体" w:hAnsi="Times New Roman" w:cs="Times New Roman"/>
          <w:kern w:val="0"/>
          <w:sz w:val="24"/>
          <w:szCs w:val="24"/>
        </w:rPr>
        <w:t>consensus round</w:t>
      </w:r>
      <w:r w:rsidR="005406CD">
        <w:rPr>
          <w:rFonts w:ascii="Times New Roman" w:eastAsia="宋体" w:hAnsi="Times New Roman" w:cs="Times New Roman" w:hint="eastAsia"/>
          <w:kern w:val="0"/>
          <w:sz w:val="24"/>
          <w:szCs w:val="24"/>
        </w:rPr>
        <w:t>.</w:t>
      </w:r>
      <w:r w:rsidR="00DF1ADF">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In our considered model</w:t>
      </w:r>
      <w:r w:rsidR="00D748F8">
        <w:rPr>
          <w:rFonts w:ascii="Times New Roman" w:eastAsia="宋体" w:hAnsi="Times New Roman" w:cs="Times New Roman"/>
          <w:kern w:val="0"/>
          <w:sz w:val="24"/>
          <w:szCs w:val="24"/>
        </w:rPr>
        <w:t>s</w:t>
      </w:r>
      <w:r w:rsidR="005406CD">
        <w:rPr>
          <w:rFonts w:ascii="Times New Roman" w:eastAsia="宋体" w:hAnsi="Times New Roman" w:cs="Times New Roman"/>
          <w:kern w:val="0"/>
          <w:sz w:val="24"/>
          <w:szCs w:val="24"/>
        </w:rPr>
        <w:t xml:space="preserve">, we have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 xml:space="preserve">following consensus success probability of </w:t>
      </w:r>
      <w:proofErr w:type="spellStart"/>
      <w:r w:rsidR="005406CD">
        <w:rPr>
          <w:rFonts w:ascii="Times New Roman" w:eastAsia="宋体" w:hAnsi="Times New Roman" w:cs="Times New Roman"/>
          <w:kern w:val="0"/>
          <w:sz w:val="24"/>
          <w:szCs w:val="24"/>
        </w:rPr>
        <w:t>SWIB</w:t>
      </w:r>
      <w:proofErr w:type="spellEnd"/>
      <w:r w:rsidR="005406CD">
        <w:rPr>
          <w:rFonts w:ascii="Times New Roman" w:eastAsia="宋体" w:hAnsi="Times New Roman" w:cs="Times New Roman"/>
          <w:kern w:val="0"/>
          <w:sz w:val="24"/>
          <w:szCs w:val="24"/>
        </w:rPr>
        <w:t>.</w:t>
      </w:r>
    </w:p>
    <w:p w14:paraId="003A9060" w14:textId="2DB1A305" w:rsidR="005406CD" w:rsidRDefault="005406CD" w:rsidP="005406CD">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5E3BCE">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For a given round,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of our protocol is lower bounded as</w:t>
      </w:r>
    </w:p>
    <w:p w14:paraId="61C15D22" w14:textId="003F8243" w:rsidR="005406CD" w:rsidRDefault="00D2619C"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521ECC46" w14:textId="5A225C73" w:rsidR="005406CD" w:rsidRDefault="005406CD" w:rsidP="005406C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N</m:t>
        </m:r>
      </m:oMath>
      <w:r w:rsidR="007B0C8F">
        <w:rPr>
          <w:rFonts w:ascii="Times New Roman" w:eastAsia="宋体" w:hAnsi="Times New Roman" w:cs="Times New Roman" w:hint="eastAsia"/>
          <w:kern w:val="0"/>
          <w:sz w:val="24"/>
          <w:szCs w:val="24"/>
        </w:rPr>
        <w:t xml:space="preserve"> </w:t>
      </w:r>
      <w:r w:rsidR="007B0C8F">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7B0C8F">
        <w:rPr>
          <w:rFonts w:ascii="Times New Roman" w:eastAsia="宋体" w:hAnsi="Times New Roman" w:cs="Times New Roman"/>
          <w:kern w:val="0"/>
          <w:sz w:val="24"/>
          <w:szCs w:val="24"/>
        </w:rPr>
        <w:t>number of nodes</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077D2A">
        <w:rPr>
          <w:rFonts w:ascii="Times New Roman" w:eastAsia="宋体" w:hAnsi="Times New Roman" w:cs="Times New Roman"/>
          <w:kern w:val="0"/>
          <w:sz w:val="24"/>
          <w:szCs w:val="24"/>
        </w:rPr>
        <w:t xml:space="preserve">transmission success probability,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maximum SNR </w:t>
      </w:r>
      <w:r w:rsidR="007B0C8F">
        <w:rPr>
          <w:rFonts w:ascii="Times New Roman" w:eastAsia="宋体" w:hAnsi="Times New Roman" w:cs="Times New Roman"/>
          <w:kern w:val="0"/>
          <w:sz w:val="24"/>
          <w:szCs w:val="24"/>
        </w:rPr>
        <w:t>outage</w:t>
      </w:r>
      <w:r>
        <w:rPr>
          <w:rFonts w:ascii="Times New Roman" w:eastAsia="宋体" w:hAnsi="Times New Roman" w:cs="Times New Roman"/>
          <w:kern w:val="0"/>
          <w:sz w:val="24"/>
          <w:szCs w:val="24"/>
        </w:rPr>
        <w:t xml:space="preserve"> probabilities.</w:t>
      </w:r>
    </w:p>
    <w:p w14:paraId="74669E8E" w14:textId="269ED005" w:rsidR="002E7DEC" w:rsidRDefault="005406CD" w:rsidP="005406CD">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3A7BD1">
        <w:rPr>
          <w:rFonts w:ascii="Times New Roman" w:eastAsia="宋体" w:hAnsi="Times New Roman" w:cs="Times New Roman"/>
          <w:kern w:val="0"/>
          <w:sz w:val="24"/>
          <w:szCs w:val="24"/>
        </w:rPr>
        <w:t>A</w:t>
      </w:r>
      <w:r w:rsidR="002E7DEC">
        <w:rPr>
          <w:rFonts w:ascii="Times New Roman" w:eastAsia="宋体" w:hAnsi="Times New Roman" w:cs="Times New Roman"/>
          <w:kern w:val="0"/>
          <w:sz w:val="24"/>
          <w:szCs w:val="24"/>
        </w:rPr>
        <w:t xml:space="preserve"> node can transmit a message successful when it competes for accessing channel successfully and transmits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 xml:space="preserve">message over wireless channel successfully. </w:t>
      </w:r>
      <w:r w:rsidR="0086293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transmission contention successful probability, and </w:t>
      </w:r>
      <m:oMath>
        <m:r>
          <w:rPr>
            <w:rFonts w:ascii="Cambria Math" w:eastAsia="宋体" w:hAnsi="Cambria Math" w:cs="Times New Roman"/>
            <w:kern w:val="0"/>
            <w:sz w:val="24"/>
            <w:szCs w:val="24"/>
          </w:rPr>
          <m:t>ϵ</m:t>
        </m:r>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5E3BCE">
        <w:rPr>
          <w:rFonts w:ascii="Times New Roman" w:eastAsia="宋体" w:hAnsi="Times New Roman" w:cs="Times New Roman"/>
          <w:kern w:val="0"/>
          <w:sz w:val="24"/>
          <w:szCs w:val="24"/>
        </w:rPr>
        <w:t>SNR</w:t>
      </w:r>
      <w:r w:rsidR="0086293E">
        <w:rPr>
          <w:rFonts w:ascii="Times New Roman" w:eastAsia="宋体" w:hAnsi="Times New Roman" w:cs="Times New Roman"/>
          <w:kern w:val="0"/>
          <w:sz w:val="24"/>
          <w:szCs w:val="24"/>
        </w:rPr>
        <w:t xml:space="preserve"> </w:t>
      </w:r>
      <w:r w:rsidR="002E7DEC">
        <w:rPr>
          <w:rFonts w:ascii="Times New Roman" w:eastAsia="宋体" w:hAnsi="Times New Roman" w:cs="Times New Roman"/>
          <w:kern w:val="0"/>
          <w:sz w:val="24"/>
          <w:szCs w:val="24"/>
        </w:rPr>
        <w:t xml:space="preserve">outage </w:t>
      </w:r>
      <w:r w:rsidR="0086293E">
        <w:rPr>
          <w:rFonts w:ascii="Times New Roman" w:eastAsia="宋体" w:hAnsi="Times New Roman" w:cs="Times New Roman"/>
          <w:kern w:val="0"/>
          <w:sz w:val="24"/>
          <w:szCs w:val="24"/>
        </w:rPr>
        <w:t>probability</w:t>
      </w:r>
      <w:r w:rsidR="005E3BCE">
        <w:rPr>
          <w:rFonts w:ascii="Times New Roman" w:eastAsia="宋体" w:hAnsi="Times New Roman" w:cs="Times New Roman"/>
          <w:kern w:val="0"/>
          <w:sz w:val="24"/>
          <w:szCs w:val="24"/>
        </w:rPr>
        <w:t xml:space="preserve"> between nodes</w:t>
      </w:r>
      <w:r w:rsidR="0086293E">
        <w:rPr>
          <w:rFonts w:ascii="Times New Roman" w:eastAsia="宋体" w:hAnsi="Times New Roman" w:cs="Times New Roman"/>
          <w:kern w:val="0"/>
          <w:sz w:val="24"/>
          <w:szCs w:val="24"/>
        </w:rPr>
        <w:t xml:space="preserve">. </w:t>
      </w:r>
      <w:r w:rsidR="0037667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376670">
        <w:rPr>
          <w:rFonts w:ascii="Times New Roman" w:eastAsia="宋体" w:hAnsi="Times New Roman" w:cs="Times New Roman" w:hint="eastAsia"/>
          <w:kern w:val="0"/>
          <w:sz w:val="24"/>
          <w:szCs w:val="24"/>
        </w:rPr>
        <w:t xml:space="preserve"> </w:t>
      </w:r>
      <w:r w:rsidR="00376670">
        <w:rPr>
          <w:rFonts w:ascii="Times New Roman" w:eastAsia="宋体" w:hAnsi="Times New Roman" w:cs="Times New Roman"/>
          <w:kern w:val="0"/>
          <w:sz w:val="24"/>
          <w:szCs w:val="24"/>
        </w:rPr>
        <w:t>be the probability that a node is faulty.</w:t>
      </w:r>
      <w:r w:rsidR="00376670">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Then,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transmission success probability of a node is computed</w:t>
      </w:r>
      <w:r w:rsidR="002E7DEC">
        <w:rPr>
          <w:rFonts w:ascii="Times New Roman" w:eastAsia="宋体" w:hAnsi="Times New Roman" w:cs="Times New Roman" w:hint="eastAsia"/>
          <w:kern w:val="0"/>
          <w:sz w:val="24"/>
          <w:szCs w:val="24"/>
        </w:rPr>
        <w:t xml:space="preserve"> </w:t>
      </w:r>
      <w:r w:rsidR="002E7DEC">
        <w:rPr>
          <w:rFonts w:ascii="Times New Roman" w:eastAsia="宋体" w:hAnsi="Times New Roman" w:cs="Times New Roman"/>
          <w:kern w:val="0"/>
          <w:sz w:val="24"/>
          <w:szCs w:val="24"/>
        </w:rPr>
        <w:t>as</w:t>
      </w:r>
    </w:p>
    <w:p w14:paraId="726D4A8E" w14:textId="648D2BA8" w:rsidR="0086293E" w:rsidRDefault="00D2619C" w:rsidP="005406C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⋅(1-ϵ)</m:t>
          </m:r>
        </m:oMath>
      </m:oMathPara>
    </w:p>
    <w:p w14:paraId="028F8960" w14:textId="2CDDA539" w:rsidR="005406CD" w:rsidRDefault="005E3BCE" w:rsidP="005E3BCE">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5406CD">
        <w:rPr>
          <w:rFonts w:ascii="Times New Roman" w:eastAsia="宋体" w:hAnsi="Times New Roman" w:cs="Times New Roman"/>
          <w:kern w:val="0"/>
          <w:sz w:val="24"/>
          <w:szCs w:val="24"/>
        </w:rPr>
        <w:t>ggregation</w:t>
      </w:r>
      <w:r w:rsidR="005406CD" w:rsidRPr="00352A71">
        <w:rPr>
          <w:rFonts w:ascii="Times New Roman" w:eastAsia="宋体" w:hAnsi="Times New Roman" w:cs="Times New Roman"/>
          <w:kern w:val="0"/>
          <w:sz w:val="24"/>
          <w:szCs w:val="24"/>
        </w:rPr>
        <w:t xml:space="preserve"> failure occurs when a node </w:t>
      </w:r>
      <w:r w:rsidR="005406CD">
        <w:rPr>
          <w:rFonts w:ascii="Times New Roman" w:eastAsia="宋体" w:hAnsi="Times New Roman" w:cs="Times New Roman"/>
          <w:kern w:val="0"/>
          <w:sz w:val="24"/>
          <w:szCs w:val="24"/>
        </w:rPr>
        <w:t xml:space="preserve">fails to </w:t>
      </w:r>
      <w:r w:rsidR="00A77361">
        <w:rPr>
          <w:rFonts w:ascii="Times New Roman" w:eastAsia="宋体" w:hAnsi="Times New Roman" w:cs="Times New Roman"/>
          <w:kern w:val="0"/>
          <w:sz w:val="24"/>
          <w:szCs w:val="24"/>
        </w:rPr>
        <w:t xml:space="preserve">recover a full signature by aggregating </w:t>
      </w:r>
      <w:r w:rsidR="005406CD">
        <w:rPr>
          <w:rFonts w:ascii="Times New Roman" w:eastAsia="宋体" w:hAnsi="Times New Roman" w:cs="Times New Roman"/>
          <w:kern w:val="0"/>
          <w:sz w:val="24"/>
          <w:szCs w:val="24"/>
        </w:rPr>
        <w:t xml:space="preserve">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sidR="005406CD">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 xml:space="preserve">partial signature from other </w:t>
      </w:r>
      <w:r w:rsidR="005406CD" w:rsidRPr="00352A71">
        <w:rPr>
          <w:rFonts w:ascii="Times New Roman" w:eastAsia="宋体" w:hAnsi="Times New Roman" w:cs="Times New Roman"/>
          <w:kern w:val="0"/>
          <w:sz w:val="24"/>
          <w:szCs w:val="24"/>
        </w:rPr>
        <w:t>nodes</w:t>
      </w:r>
      <w:r w:rsidR="005406CD">
        <w:rPr>
          <w:rFonts w:ascii="Times New Roman" w:eastAsia="宋体" w:hAnsi="Times New Roman" w:cs="Times New Roman"/>
          <w:kern w:val="0"/>
          <w:sz w:val="24"/>
          <w:szCs w:val="24"/>
        </w:rPr>
        <w:t xml:space="preserve"> in </w:t>
      </w:r>
      <w:r w:rsidR="00EF5593">
        <w:rPr>
          <w:rFonts w:ascii="Times New Roman" w:eastAsia="宋体" w:hAnsi="Times New Roman" w:cs="Times New Roman"/>
          <w:kern w:val="0"/>
          <w:sz w:val="24"/>
          <w:szCs w:val="24"/>
        </w:rPr>
        <w:t>consensus process</w:t>
      </w:r>
      <w:r w:rsidR="005406CD">
        <w:rPr>
          <w:rFonts w:ascii="Times New Roman" w:eastAsia="宋体" w:hAnsi="Times New Roman" w:cs="Times New Roman"/>
          <w:kern w:val="0"/>
          <w:sz w:val="24"/>
          <w:szCs w:val="24"/>
        </w:rPr>
        <w:t xml:space="preserve">. </w:t>
      </w:r>
      <w:r w:rsidR="00327E56">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00327E56">
        <w:rPr>
          <w:rFonts w:ascii="Times New Roman" w:eastAsia="宋体" w:hAnsi="Times New Roman" w:cs="Times New Roman" w:hint="eastAsia"/>
          <w:kern w:val="0"/>
          <w:sz w:val="24"/>
          <w:szCs w:val="24"/>
        </w:rPr>
        <w:t xml:space="preserve"> </w:t>
      </w:r>
      <w:r w:rsidR="00327E56">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327E56">
        <w:rPr>
          <w:rFonts w:ascii="Times New Roman" w:eastAsia="宋体" w:hAnsi="Times New Roman" w:cs="Times New Roman"/>
          <w:kern w:val="0"/>
          <w:sz w:val="24"/>
          <w:szCs w:val="24"/>
        </w:rPr>
        <w:t xml:space="preserve">set of consensus nodes in a round. For </w:t>
      </w:r>
      <w:r w:rsidR="00A77361">
        <w:rPr>
          <w:rFonts w:ascii="Times New Roman" w:eastAsia="宋体" w:hAnsi="Times New Roman" w:cs="Times New Roman"/>
          <w:kern w:val="0"/>
          <w:sz w:val="24"/>
          <w:szCs w:val="24"/>
        </w:rPr>
        <w:t>any</w:t>
      </w:r>
      <w:r w:rsidR="00327E56">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327E56">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aggregated failure probability of</w:t>
      </w:r>
      <w:r w:rsidR="00A7736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77361">
        <w:rPr>
          <w:rFonts w:ascii="Times New Roman" w:eastAsia="宋体" w:hAnsi="Times New Roman" w:cs="Times New Roman"/>
          <w:kern w:val="0"/>
          <w:sz w:val="24"/>
          <w:szCs w:val="24"/>
        </w:rPr>
        <w:t>node</w:t>
      </w:r>
      <w:r w:rsidR="005406CD">
        <w:rPr>
          <w:rFonts w:ascii="Times New Roman" w:eastAsia="宋体" w:hAnsi="Times New Roman" w:cs="Times New Roman"/>
          <w:kern w:val="0"/>
          <w:sz w:val="24"/>
          <w:szCs w:val="24"/>
        </w:rPr>
        <w:t xml:space="preserve"> due to </w:t>
      </w:r>
      <w:r w:rsidR="00A77361">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w:t>
      </w:r>
      <w:r w:rsidR="002846D0">
        <w:rPr>
          <w:rFonts w:ascii="Times New Roman" w:eastAsia="宋体" w:hAnsi="Times New Roman" w:cs="Times New Roman"/>
          <w:kern w:val="0"/>
          <w:sz w:val="24"/>
          <w:szCs w:val="24"/>
        </w:rPr>
        <w:t>failure</w:t>
      </w:r>
      <w:r w:rsidR="005406CD">
        <w:rPr>
          <w:rFonts w:ascii="Times New Roman" w:eastAsia="宋体" w:hAnsi="Times New Roman" w:cs="Times New Roman"/>
          <w:kern w:val="0"/>
          <w:sz w:val="24"/>
          <w:szCs w:val="24"/>
        </w:rPr>
        <w:t xml:space="preserve"> is given as</w:t>
      </w:r>
    </w:p>
    <w:p w14:paraId="078DEC8B" w14:textId="1C011F70" w:rsidR="00327E56" w:rsidRPr="00327E56" w:rsidRDefault="00D2619C" w:rsidP="005E3BCE">
      <w:pPr>
        <w:spacing w:beforeLines="100" w:before="312" w:afterLines="100" w:after="312"/>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oMath>
      </m:oMathPara>
    </w:p>
    <w:p w14:paraId="7FD7E6C3" w14:textId="23AD83C7" w:rsidR="005406CD" w:rsidRDefault="005406CD" w:rsidP="005406C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6293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all consensus nodes failed to </w:t>
      </w:r>
      <w:r w:rsidR="0086293E">
        <w:rPr>
          <w:rFonts w:ascii="Times New Roman" w:eastAsia="宋体" w:hAnsi="Times New Roman" w:cs="Times New Roman"/>
          <w:kern w:val="0"/>
          <w:sz w:val="24"/>
          <w:szCs w:val="24"/>
        </w:rPr>
        <w:t xml:space="preserve">recover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full </w:t>
      </w:r>
      <w:r>
        <w:rPr>
          <w:rFonts w:ascii="Times New Roman" w:eastAsia="宋体" w:hAnsi="Times New Roman" w:cs="Times New Roman"/>
          <w:kern w:val="0"/>
          <w:sz w:val="24"/>
          <w:szCs w:val="24"/>
        </w:rPr>
        <w:t xml:space="preserve">signature, </w:t>
      </w:r>
      <w:r w:rsidR="005D4C31">
        <w:rPr>
          <w:rFonts w:ascii="Times New Roman" w:eastAsia="宋体" w:hAnsi="Times New Roman" w:cs="Times New Roman"/>
          <w:kern w:val="0"/>
          <w:sz w:val="24"/>
          <w:szCs w:val="24"/>
        </w:rPr>
        <w:t>a</w:t>
      </w:r>
      <w:r w:rsidR="008C11C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process will be interrupted.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is calculated as</w:t>
      </w:r>
    </w:p>
    <w:p w14:paraId="144315A9" w14:textId="52C9B0DC" w:rsidR="00AD6565" w:rsidRPr="002B37AE" w:rsidRDefault="00D2619C" w:rsidP="00B3460C">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oMath>
      </m:oMathPara>
    </w:p>
    <w:p w14:paraId="7F52B8BB" w14:textId="77777777" w:rsidR="00AD6565" w:rsidRPr="002B37AE" w:rsidRDefault="005406CD" w:rsidP="00B3460C">
      <w:pPr>
        <w:spacing w:afterLines="100" w:after="312"/>
        <w:rPr>
          <w:rFonts w:ascii="Times New Roman" w:eastAsia="宋体" w:hAnsi="Times New Roman" w:cs="Times New Roman"/>
          <w:kern w:val="0"/>
          <w:sz w:val="24"/>
          <w:szCs w:val="24"/>
        </w:rPr>
      </w:pPr>
      <m:oMathPara>
        <m:oMathParaPr>
          <m:jc m:val="center"/>
        </m:oMathParaPr>
        <m:oMath>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e>
              </m:nary>
            </m:e>
          </m:nary>
        </m:oMath>
      </m:oMathPara>
    </w:p>
    <w:p w14:paraId="0D6B61B8" w14:textId="7DE5091C" w:rsidR="00C139A4" w:rsidRPr="00C139A4" w:rsidRDefault="001445EE" w:rsidP="00B3460C">
      <w:pPr>
        <w:spacing w:afterLines="100" w:after="312"/>
        <w:rPr>
          <w:rFonts w:ascii="Lucida Sans Unicode" w:eastAsia="宋体" w:hAnsi="Lucida Sans Unicode" w:cs="Lucida Sans Unicode"/>
          <w:kern w:val="0"/>
          <w:sz w:val="24"/>
          <w:szCs w:val="24"/>
        </w:rPr>
      </w:pPr>
      <m:oMathPara>
        <m:oMath>
          <m:r>
            <w:rPr>
              <w:rFonts w:ascii="Cambria Math" w:eastAsia="宋体" w:hAnsi="Cambria Math" w:cs="Times New Roman"/>
              <w:kern w:val="0"/>
              <w:sz w:val="24"/>
              <w:szCs w:val="24"/>
            </w:rPr>
            <w:lastRenderedPageBreak/>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190E223B" w14:textId="72204008" w:rsidR="003268D6" w:rsidRPr="003268D6" w:rsidRDefault="005406CD" w:rsidP="003268D6">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p>
    <w:p w14:paraId="384DFC84" w14:textId="0438B7A5" w:rsidR="00B177DB" w:rsidRDefault="005406CD" w:rsidP="003268D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latency is defined as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from a block proposal to its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computing time is negligible as compared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for </w:t>
      </w:r>
      <w:r w:rsidR="003268D6">
        <w:rPr>
          <w:rFonts w:ascii="Times New Roman" w:eastAsia="宋体" w:hAnsi="Times New Roman" w:cs="Times New Roman"/>
          <w:kern w:val="0"/>
          <w:sz w:val="24"/>
          <w:szCs w:val="24"/>
        </w:rPr>
        <w:t xml:space="preserve">channel contention and </w:t>
      </w:r>
      <w:r>
        <w:rPr>
          <w:rFonts w:ascii="Times New Roman" w:eastAsia="宋体" w:hAnsi="Times New Roman" w:cs="Times New Roman"/>
          <w:kern w:val="0"/>
          <w:sz w:val="24"/>
          <w:szCs w:val="24"/>
        </w:rPr>
        <w:t xml:space="preserve">message </w:t>
      </w:r>
      <w:r w:rsidR="003268D6">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w:t>
      </w:r>
      <w:r w:rsidR="003268D6">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wireless </w:t>
      </w:r>
      <w:r w:rsidR="003268D6">
        <w:rPr>
          <w:rFonts w:ascii="Times New Roman" w:eastAsia="宋体" w:hAnsi="Times New Roman" w:cs="Times New Roman"/>
          <w:kern w:val="0"/>
          <w:sz w:val="24"/>
          <w:szCs w:val="24"/>
        </w:rPr>
        <w:t>network</w:t>
      </w:r>
      <w:r>
        <w:rPr>
          <w:rFonts w:ascii="Times New Roman" w:eastAsia="宋体" w:hAnsi="Times New Roman" w:cs="Times New Roman"/>
          <w:kern w:val="0"/>
          <w:sz w:val="24"/>
          <w:szCs w:val="24"/>
        </w:rPr>
        <w:t>.</w:t>
      </w:r>
      <w:r w:rsidR="00E70815">
        <w:rPr>
          <w:rFonts w:ascii="Times New Roman" w:eastAsia="宋体" w:hAnsi="Times New Roman" w:cs="Times New Roman"/>
          <w:kern w:val="0"/>
          <w:sz w:val="24"/>
          <w:szCs w:val="24"/>
        </w:rPr>
        <w:t xml:space="preserve"> </w:t>
      </w:r>
    </w:p>
    <w:p w14:paraId="7F49476D" w14:textId="3F4F597E" w:rsidR="003268D6" w:rsidRDefault="00B177DB" w:rsidP="00B177D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E70815">
        <w:rPr>
          <w:rFonts w:ascii="Times New Roman" w:eastAsia="宋体" w:hAnsi="Times New Roman" w:cs="Times New Roman"/>
          <w:kern w:val="0"/>
          <w:sz w:val="24"/>
          <w:szCs w:val="24"/>
        </w:rPr>
        <w:t xml:space="preserve">onsensus latency consists of channel contention latency and message </w:t>
      </w:r>
      <w:r w:rsidR="00E70815">
        <w:rPr>
          <w:rFonts w:ascii="Times New Roman" w:eastAsia="宋体" w:hAnsi="Times New Roman" w:cs="Times New Roman" w:hint="eastAsia"/>
          <w:kern w:val="0"/>
          <w:sz w:val="24"/>
          <w:szCs w:val="24"/>
        </w:rPr>
        <w:t>transmission</w:t>
      </w:r>
      <w:r w:rsidR="00E70815">
        <w:rPr>
          <w:rFonts w:ascii="Times New Roman" w:eastAsia="宋体" w:hAnsi="Times New Roman" w:cs="Times New Roman"/>
          <w:kern w:val="0"/>
          <w:sz w:val="24"/>
          <w:szCs w:val="24"/>
        </w:rPr>
        <w:t xml:space="preserve"> latency.</w:t>
      </w:r>
      <w:r>
        <w:rPr>
          <w:rFonts w:ascii="Times New Roman" w:eastAsia="宋体" w:hAnsi="Times New Roman" w:cs="Times New Roman" w:hint="eastAsia"/>
          <w:kern w:val="0"/>
          <w:sz w:val="24"/>
          <w:szCs w:val="24"/>
        </w:rPr>
        <w:t xml:space="preserve"> </w:t>
      </w:r>
      <w:r w:rsidR="00001CE6">
        <w:rPr>
          <w:rFonts w:ascii="Times New Roman" w:eastAsia="宋体" w:hAnsi="Times New Roman" w:cs="Times New Roman"/>
          <w:kern w:val="0"/>
          <w:sz w:val="24"/>
          <w:szCs w:val="24"/>
        </w:rPr>
        <w:t xml:space="preserve">Each node </w:t>
      </w:r>
      <w:r w:rsidR="0048540A">
        <w:rPr>
          <w:rFonts w:ascii="Times New Roman" w:eastAsia="宋体" w:hAnsi="Times New Roman" w:cs="Times New Roman"/>
          <w:kern w:val="0"/>
          <w:sz w:val="24"/>
          <w:szCs w:val="24"/>
        </w:rPr>
        <w:t xml:space="preserve">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001CE6">
        <w:rPr>
          <w:rFonts w:ascii="Times New Roman" w:eastAsia="宋体" w:hAnsi="Times New Roman" w:cs="Times New Roman"/>
          <w:kern w:val="0"/>
          <w:sz w:val="24"/>
          <w:szCs w:val="24"/>
        </w:rPr>
        <w:t xml:space="preserve"> time slots in contention process.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contention latency of should be calculated as follows</w:t>
      </w:r>
    </w:p>
    <w:p w14:paraId="23C4E524" w14:textId="3690FB47" w:rsidR="00E70815" w:rsidRPr="00B177DB" w:rsidRDefault="00D2619C" w:rsidP="00E70815">
      <w:pPr>
        <w:spacing w:beforeLines="50" w:before="156"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m:oMathPara>
    </w:p>
    <w:p w14:paraId="02615285" w14:textId="46474233" w:rsidR="005406CD" w:rsidRDefault="00B177DB" w:rsidP="00B177DB">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w:t>
      </w:r>
      <w:proofErr w:type="gramStart"/>
      <w:r>
        <w:rPr>
          <w:rFonts w:ascii="Times New Roman" w:eastAsia="宋体" w:hAnsi="Times New Roman" w:cs="Times New Roman"/>
          <w:kern w:val="0"/>
          <w:sz w:val="24"/>
          <w:szCs w:val="24"/>
        </w:rPr>
        <w:t>slot.</w:t>
      </w:r>
      <w:proofErr w:type="gramEnd"/>
      <w:r>
        <w:rPr>
          <w:rFonts w:ascii="Times New Roman" w:eastAsia="宋体" w:hAnsi="Times New Roman" w:cs="Times New Roman" w:hint="eastAsia"/>
          <w:kern w:val="0"/>
          <w:sz w:val="24"/>
          <w:szCs w:val="24"/>
        </w:rPr>
        <w:t xml:space="preserve"> </w:t>
      </w:r>
      <w:r w:rsidR="00E70815">
        <w:rPr>
          <w:rFonts w:ascii="Times New Roman" w:eastAsia="宋体" w:hAnsi="Times New Roman" w:cs="Times New Roman"/>
          <w:kern w:val="0"/>
          <w:sz w:val="24"/>
          <w:szCs w:val="24"/>
        </w:rPr>
        <w:t xml:space="preserve">Transmission latency is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time that transmitting all message</w:t>
      </w:r>
      <w:r>
        <w:rPr>
          <w:rFonts w:ascii="Times New Roman" w:eastAsia="宋体" w:hAnsi="Times New Roman" w:cs="Times New Roman"/>
          <w:kern w:val="0"/>
          <w:sz w:val="24"/>
          <w:szCs w:val="24"/>
        </w:rPr>
        <w:t>s</w:t>
      </w:r>
      <w:r w:rsidR="00E70815">
        <w:rPr>
          <w:rFonts w:ascii="Times New Roman" w:eastAsia="宋体" w:hAnsi="Times New Roman" w:cs="Times New Roman"/>
          <w:kern w:val="0"/>
          <w:sz w:val="24"/>
          <w:szCs w:val="24"/>
        </w:rPr>
        <w:t xml:space="preserve"> in a consensus round. </w:t>
      </w:r>
      <w:r w:rsidR="008C11CC">
        <w:rPr>
          <w:rFonts w:ascii="Times New Roman" w:eastAsia="宋体" w:hAnsi="Times New Roman" w:cs="Times New Roman"/>
          <w:kern w:val="0"/>
          <w:sz w:val="24"/>
          <w:szCs w:val="24"/>
        </w:rPr>
        <w:t xml:space="preserve">The </w:t>
      </w:r>
      <w:r w:rsidR="003268D6">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latency of </w:t>
      </w:r>
      <w:r w:rsidR="008C11CC">
        <w:rPr>
          <w:rFonts w:ascii="Times New Roman" w:eastAsia="宋体" w:hAnsi="Times New Roman" w:cs="Times New Roman"/>
          <w:kern w:val="0"/>
          <w:sz w:val="24"/>
          <w:szCs w:val="24"/>
        </w:rPr>
        <w:t xml:space="preserve">the </w:t>
      </w:r>
      <w:proofErr w:type="spellStart"/>
      <w:r w:rsidR="005406CD">
        <w:rPr>
          <w:rFonts w:ascii="Times New Roman" w:eastAsia="宋体" w:hAnsi="Times New Roman" w:cs="Times New Roman"/>
          <w:kern w:val="0"/>
          <w:sz w:val="24"/>
          <w:szCs w:val="24"/>
        </w:rPr>
        <w:t>SWIB</w:t>
      </w:r>
      <w:proofErr w:type="spellEnd"/>
      <w:r w:rsidR="005406CD">
        <w:rPr>
          <w:rFonts w:ascii="Times New Roman" w:eastAsia="宋体" w:hAnsi="Times New Roman" w:cs="Times New Roman"/>
          <w:kern w:val="0"/>
          <w:sz w:val="24"/>
          <w:szCs w:val="24"/>
        </w:rPr>
        <w:t xml:space="preserve"> is expressed as</w:t>
      </w:r>
    </w:p>
    <w:p w14:paraId="6AA757DC" w14:textId="3609F66F" w:rsidR="005406CD" w:rsidRPr="00641646" w:rsidRDefault="00D2619C"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0E27ED2" w14:textId="1A5BAABF" w:rsidR="005406CD" w:rsidRDefault="005406CD" w:rsidP="005406CD">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sidR="008A61D7">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177DB">
        <w:rPr>
          <w:rFonts w:ascii="Times New Roman" w:eastAsia="宋体" w:hAnsi="Times New Roman" w:cs="Times New Roman"/>
          <w:kern w:val="0"/>
          <w:sz w:val="24"/>
          <w:szCs w:val="24"/>
        </w:rPr>
        <w:t>required time</w:t>
      </w:r>
      <w:r>
        <w:rPr>
          <w:rFonts w:ascii="Times New Roman" w:eastAsia="宋体" w:hAnsi="Times New Roman" w:cs="Times New Roman"/>
          <w:kern w:val="0"/>
          <w:sz w:val="24"/>
          <w:szCs w:val="24"/>
        </w:rPr>
        <w:t xml:space="preserve"> slots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008A61D7">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num>
          <m:den>
            <m:r>
              <w:rPr>
                <w:rFonts w:ascii="Cambria Math" w:eastAsia="宋体" w:hAnsi="Cambria Math" w:cs="Times New Roman"/>
                <w:kern w:val="0"/>
                <w:sz w:val="24"/>
                <w:szCs w:val="24"/>
              </w:rPr>
              <m:t>m</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required</w:t>
      </w:r>
      <w:r w:rsidR="00B177DB">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can be computed as follows:</w:t>
      </w:r>
    </w:p>
    <w:p w14:paraId="3DF3EAF0" w14:textId="3B951F3D" w:rsidR="00B177DB" w:rsidRPr="00B177DB" w:rsidRDefault="00D2619C" w:rsidP="005406CD">
      <w:pPr>
        <w:spacing w:beforeLines="50" w:before="156" w:afterLines="50" w:after="156"/>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cons</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m:oMathPara>
    </w:p>
    <w:p w14:paraId="4A54865F" w14:textId="365E7697"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an estimate of adversary time window 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under jamming attack.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60F8413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4</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round.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35586FB0" w14:textId="5C3F6148"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lastRenderedPageBreak/>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A completed consensus process for each round 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w:t>
      </w:r>
      <w:r w:rsidR="00FB218C">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time slots of running our protocol runs under jamming attack is calculated as</w:t>
      </w:r>
    </w:p>
    <w:p w14:paraId="1CC18ECD" w14:textId="77777777" w:rsidR="00D142A0" w:rsidRPr="005C0F97" w:rsidRDefault="00D142A0" w:rsidP="00D142A0">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F=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m:oMathPara>
    </w:p>
    <w:p w14:paraId="48901C79" w14:textId="360E9002" w:rsidR="00D142A0" w:rsidRPr="005C0F97"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5BA12B2B" w14:textId="77777777" w:rsidR="00D142A0" w:rsidRPr="00D04290" w:rsidRDefault="00D2619C" w:rsidP="00D142A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65CDA218" w14:textId="7D5CABD4" w:rsidR="0080502C"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reduce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heavy contention under jamming attack, </w:t>
      </w:r>
      <w:r w:rsidRPr="005605D2">
        <w:rPr>
          <w:rFonts w:ascii="Times New Roman" w:eastAsia="宋体" w:hAnsi="Times New Roman" w:cs="Times New Roman"/>
          <w:kern w:val="0"/>
          <w:sz w:val="24"/>
          <w:szCs w:val="24"/>
        </w:rPr>
        <w:t xml:space="preserve">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Pr="005605D2">
        <w:rPr>
          <w:rFonts w:ascii="Times New Roman" w:eastAsia="宋体" w:hAnsi="Times New Roman" w:cs="Times New Roman"/>
          <w:kern w:val="0"/>
          <w:sz w:val="24"/>
          <w:szCs w:val="24"/>
        </w:rPr>
        <w:t xml:space="preserve"> to dynamically adjust </w:t>
      </w:r>
      <w:r>
        <w:rPr>
          <w:rFonts w:ascii="Times New Roman" w:eastAsia="宋体" w:hAnsi="Times New Roman" w:cs="Times New Roman"/>
          <w:kern w:val="0"/>
          <w:sz w:val="24"/>
          <w:szCs w:val="24"/>
        </w:rPr>
        <w:t>their channel compete probability</w:t>
      </w:r>
      <w:r w:rsidR="00EC7637">
        <w:rPr>
          <w:rFonts w:ascii="Times New Roman" w:eastAsia="宋体" w:hAnsi="Times New Roman" w:cs="Times New Roman"/>
          <w:kern w:val="0"/>
          <w:sz w:val="24"/>
          <w:szCs w:val="24"/>
        </w:rPr>
        <w:t xml:space="preserve"> and</w:t>
      </w:r>
      <w:r w:rsidR="00850C98">
        <w:rPr>
          <w:rFonts w:ascii="Times New Roman" w:eastAsia="宋体" w:hAnsi="Times New Roman" w:cs="Times New Roman"/>
          <w:kern w:val="0"/>
          <w:sz w:val="24"/>
          <w:szCs w:val="24"/>
        </w:rPr>
        <w:t xml:space="preserve"> system</w:t>
      </w:r>
      <w:r w:rsidR="00EC7637">
        <w:rPr>
          <w:rFonts w:ascii="Times New Roman" w:eastAsia="宋体" w:hAnsi="Times New Roman" w:cs="Times New Roman"/>
          <w:kern w:val="0"/>
          <w:sz w:val="24"/>
          <w:szCs w:val="24"/>
        </w:rPr>
        <w:t xml:space="preserve"> timeout duration</w:t>
      </w:r>
      <w:r>
        <w:rPr>
          <w:rFonts w:ascii="Times New Roman" w:eastAsia="宋体" w:hAnsi="Times New Roman" w:cs="Times New Roman"/>
          <w:kern w:val="0"/>
          <w:sz w:val="24"/>
          <w:szCs w:val="24"/>
        </w:rPr>
        <w:t xml:space="preserve">.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launching jamming attacks.</w:t>
      </w:r>
    </w:p>
    <w:p w14:paraId="730641B8" w14:textId="481C257A" w:rsidR="003D2199" w:rsidRPr="0041694A" w:rsidRDefault="003D2199" w:rsidP="003D2199">
      <w:pPr>
        <w:pStyle w:val="1"/>
        <w:numPr>
          <w:ilvl w:val="0"/>
          <w:numId w:val="32"/>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5DFDE725" w14:textId="7A2A0A34" w:rsidR="00267F41" w:rsidRDefault="004F755D"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 xml:space="preserve">the impacts of weighs in node stability, the consensus success probability of </w:t>
      </w:r>
      <w:proofErr w:type="spellStart"/>
      <w:r w:rsidR="00267F41">
        <w:rPr>
          <w:rFonts w:ascii="Times New Roman" w:eastAsia="宋体" w:hAnsi="Times New Roman" w:cs="Times New Roman"/>
          <w:kern w:val="0"/>
          <w:sz w:val="24"/>
          <w:szCs w:val="24"/>
        </w:rPr>
        <w:t>SWIB</w:t>
      </w:r>
      <w:proofErr w:type="spellEnd"/>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39D6593D" w14:textId="183AAF5E" w:rsidR="00111D76" w:rsidRDefault="00111D76"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仿真中理论指标与实际指标要</w:t>
      </w:r>
      <w:proofErr w:type="gramStart"/>
      <w:r>
        <w:rPr>
          <w:rFonts w:ascii="Times New Roman" w:eastAsia="宋体" w:hAnsi="Times New Roman" w:cs="Times New Roman" w:hint="eastAsia"/>
          <w:kern w:val="0"/>
          <w:sz w:val="24"/>
          <w:szCs w:val="24"/>
        </w:rPr>
        <w:t>做对</w:t>
      </w:r>
      <w:proofErr w:type="gramEnd"/>
      <w:r>
        <w:rPr>
          <w:rFonts w:ascii="Times New Roman" w:eastAsia="宋体" w:hAnsi="Times New Roman" w:cs="Times New Roman" w:hint="eastAsia"/>
          <w:kern w:val="0"/>
          <w:sz w:val="24"/>
          <w:szCs w:val="24"/>
        </w:rPr>
        <w:t>比</w:t>
      </w:r>
      <w:r>
        <w:rPr>
          <w:rFonts w:ascii="Times New Roman" w:eastAsia="宋体" w:hAnsi="Times New Roman" w:cs="Times New Roman"/>
          <w:kern w:val="0"/>
          <w:sz w:val="24"/>
          <w:szCs w:val="24"/>
        </w:rPr>
        <w:t>)</w:t>
      </w:r>
    </w:p>
    <w:p w14:paraId="21D56408" w14:textId="4E737530"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w:t>
      </w:r>
      <w:proofErr w:type="spellStart"/>
      <w:r w:rsidR="005D35E9">
        <w:rPr>
          <w:rFonts w:ascii="Times New Roman" w:eastAsia="宋体" w:hAnsi="Times New Roman" w:cs="Times New Roman"/>
          <w:kern w:val="0"/>
          <w:sz w:val="24"/>
          <w:szCs w:val="24"/>
        </w:rPr>
        <w:t>2.4GHz</w:t>
      </w:r>
      <w:proofErr w:type="spellEnd"/>
      <w:r w:rsidR="005D35E9">
        <w:rPr>
          <w:rFonts w:ascii="Times New Roman" w:eastAsia="宋体" w:hAnsi="Times New Roman" w:cs="Times New Roman"/>
          <w:kern w:val="0"/>
          <w:sz w:val="24"/>
          <w:szCs w:val="24"/>
        </w:rPr>
        <w:t xml:space="preserve">.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w:t>
      </w:r>
    </w:p>
    <w:p w14:paraId="02B0749A" w14:textId="4675F610" w:rsidR="00267F41" w:rsidRDefault="00267F41" w:rsidP="00267F4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tests.</w:t>
      </w:r>
    </w:p>
    <w:p w14:paraId="623F7A53" w14:textId="6B60284D" w:rsidR="003D2199" w:rsidRDefault="003D2199" w:rsidP="003D2199">
      <w:pPr>
        <w:pStyle w:val="2"/>
        <w:rPr>
          <w:rFonts w:ascii="Times New Roman" w:eastAsia="宋体" w:hAnsi="Times New Roman" w:cs="Times New Roman"/>
          <w:kern w:val="0"/>
          <w:sz w:val="24"/>
          <w:szCs w:val="24"/>
        </w:rPr>
      </w:pPr>
      <w:bookmarkStart w:id="10" w:name="_Toc94273385"/>
      <w:r w:rsidRPr="00B16695">
        <w:rPr>
          <w:rFonts w:ascii="Times New Roman" w:eastAsia="黑体" w:hAnsi="Times New Roman" w:cs="Times New Roman"/>
          <w:sz w:val="28"/>
          <w:szCs w:val="28"/>
        </w:rPr>
        <w:lastRenderedPageBreak/>
        <w:t xml:space="preserve">6.1 </w:t>
      </w:r>
      <w:bookmarkEnd w:id="10"/>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25B2F03" w14:textId="75E7AD57" w:rsidR="003D2199" w:rsidRDefault="009140A7" w:rsidP="009D743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impact of node active time and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8C11CC">
        <w:rPr>
          <w:rFonts w:ascii="Times New Roman" w:eastAsia="宋体" w:hAnsi="Times New Roman" w:cs="Times New Roman"/>
          <w:kern w:val="0"/>
          <w:sz w:val="24"/>
          <w:szCs w:val="24"/>
        </w:rPr>
        <w:t xml:space="preserve">the </w:t>
      </w:r>
      <w:r w:rsidR="00D73DD2" w:rsidRPr="00DA6DCF">
        <w:rPr>
          <w:rFonts w:ascii="Times New Roman" w:eastAsia="宋体" w:hAnsi="Times New Roman" w:cs="Times New Roman"/>
          <w:kern w:val="0"/>
          <w:sz w:val="24"/>
          <w:szCs w:val="24"/>
        </w:rPr>
        <w:t>probability of electing quality nodes</w:t>
      </w:r>
      <w:r w:rsidR="00D73DD2">
        <w:rPr>
          <w:rFonts w:ascii="Times New Roman" w:eastAsia="宋体" w:hAnsi="Times New Roman" w:cs="Times New Roman"/>
          <w:kern w:val="0"/>
          <w:sz w:val="24"/>
          <w:szCs w:val="24"/>
        </w:rPr>
        <w:t xml:space="preserve"> as block proposer base on node stability.</w:t>
      </w:r>
      <w:r w:rsidR="004C459B">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3</w:t>
      </w:r>
      <w:r w:rsidR="003D2199">
        <w:rPr>
          <w:rFonts w:ascii="Times New Roman" w:eastAsia="宋体" w:hAnsi="Times New Roman" w:cs="Times New Roman"/>
          <w:kern w:val="0"/>
          <w:sz w:val="24"/>
          <w:szCs w:val="24"/>
        </w:rPr>
        <w:t>(a)</w:t>
      </w:r>
      <w:r w:rsidR="00844835">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there are 100 consensus </w:t>
      </w:r>
      <w:r w:rsidR="003D2199">
        <w:rPr>
          <w:rFonts w:ascii="Times New Roman" w:eastAsia="宋体" w:hAnsi="Times New Roman" w:cs="Times New Roman"/>
          <w:kern w:val="0"/>
          <w:sz w:val="24"/>
          <w:szCs w:val="24"/>
        </w:rPr>
        <w:t>nodes</w:t>
      </w:r>
      <w:r w:rsidR="00844835">
        <w:rPr>
          <w:rFonts w:ascii="Times New Roman" w:eastAsia="宋体" w:hAnsi="Times New Roman" w:cs="Times New Roman"/>
          <w:kern w:val="0"/>
          <w:sz w:val="24"/>
          <w:szCs w:val="24"/>
        </w:rPr>
        <w:t xml:space="preserve"> of with four</w:t>
      </w:r>
      <w:r w:rsidR="009D743C">
        <w:rPr>
          <w:rFonts w:ascii="Times New Roman" w:eastAsia="宋体" w:hAnsi="Times New Roman" w:cs="Times New Roman"/>
          <w:kern w:val="0"/>
          <w:sz w:val="24"/>
          <w:szCs w:val="24"/>
        </w:rPr>
        <w:t xml:space="preserve"> different setting</w:t>
      </w:r>
      <w:r w:rsidR="00844835">
        <w:rPr>
          <w:rFonts w:ascii="Times New Roman" w:eastAsia="宋体" w:hAnsi="Times New Roman" w:cs="Times New Roman"/>
          <w:kern w:val="0"/>
          <w:sz w:val="24"/>
          <w:szCs w:val="24"/>
        </w:rPr>
        <w:t>s uniformly distributed in a network</w:t>
      </w:r>
      <w:r w:rsidR="003D2199">
        <w:rPr>
          <w:rFonts w:ascii="Times New Roman" w:eastAsia="宋体" w:hAnsi="Times New Roman" w:cs="Times New Roman"/>
          <w:kern w:val="0"/>
          <w:sz w:val="24"/>
          <w:szCs w:val="24"/>
        </w:rPr>
        <w:t xml:space="preserve">. To investigate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impact of active time</w:t>
      </w:r>
      <w:r w:rsidR="009D743C">
        <w:rPr>
          <w:rFonts w:ascii="Times New Roman" w:eastAsia="宋体" w:hAnsi="Times New Roman" w:cs="Times New Roman"/>
          <w:kern w:val="0"/>
          <w:sz w:val="24"/>
          <w:szCs w:val="24"/>
        </w:rPr>
        <w:t xml:space="preserve"> and the number of generated valid blocks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we measure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percentage of electing high-quality nodes as block proposer in 100 consensus times.</w:t>
      </w:r>
    </w:p>
    <w:p w14:paraId="53F1D8FE" w14:textId="289B44BA" w:rsidR="00C46D7E" w:rsidRPr="00C46D7E" w:rsidRDefault="00C46D7E" w:rsidP="00C46D7E">
      <w:pPr>
        <w:spacing w:beforeLines="100" w:before="312"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As shown in Fig. 3(b), with the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ncrease of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the percentage of high-quality nodes is approximate a </w:t>
      </w:r>
      <w:r w:rsidRPr="00843418">
        <w:rPr>
          <w:rFonts w:ascii="Times New Roman" w:eastAsia="宋体" w:hAnsi="Times New Roman" w:cs="Times New Roman"/>
          <w:kern w:val="0"/>
          <w:sz w:val="24"/>
          <w:szCs w:val="24"/>
        </w:rPr>
        <w:t>parabolic curve</w:t>
      </w:r>
      <w:r>
        <w:rPr>
          <w:rFonts w:ascii="Times New Roman" w:eastAsia="宋体" w:hAnsi="Times New Roman" w:cs="Times New Roman"/>
          <w:kern w:val="0"/>
          <w:sz w:val="24"/>
          <w:szCs w:val="24"/>
        </w:rPr>
        <w:t>. Both active time ratio and consensus ratio affect the probability</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472813">
        <w:rPr>
          <w:rFonts w:ascii="Times New Roman" w:eastAsia="宋体" w:hAnsi="Times New Roman" w:cs="Times New Roman"/>
          <w:kern w:val="0"/>
          <w:sz w:val="24"/>
          <w:szCs w:val="24"/>
        </w:rPr>
        <w:t xml:space="preserve">When the active time ratio weight </w:t>
      </w:r>
      <m:oMath>
        <m:r>
          <w:rPr>
            <w:rFonts w:ascii="Cambria Math" w:eastAsia="宋体" w:hAnsi="Cambria Math" w:cs="Times New Roman"/>
            <w:kern w:val="0"/>
            <w:sz w:val="24"/>
            <w:szCs w:val="24"/>
          </w:rPr>
          <m:t xml:space="preserve">a </m:t>
        </m:r>
      </m:oMath>
      <w:r w:rsidRPr="00472813">
        <w:rPr>
          <w:rFonts w:ascii="Times New Roman" w:eastAsia="宋体" w:hAnsi="Times New Roman" w:cs="Times New Roman"/>
          <w:kern w:val="0"/>
          <w:sz w:val="24"/>
          <w:szCs w:val="24"/>
        </w:rPr>
        <w:t xml:space="preserve"> equals 0.</w:t>
      </w:r>
      <w:r>
        <w:rPr>
          <w:rFonts w:ascii="Times New Roman" w:eastAsia="宋体" w:hAnsi="Times New Roman" w:cs="Times New Roman"/>
          <w:kern w:val="0"/>
          <w:sz w:val="24"/>
          <w:szCs w:val="24"/>
        </w:rPr>
        <w:t>5</w:t>
      </w:r>
      <w:r w:rsidRPr="0047281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maximum </w:t>
      </w:r>
      <w:r w:rsidRPr="00472813">
        <w:rPr>
          <w:rFonts w:ascii="Times New Roman" w:eastAsia="宋体" w:hAnsi="Times New Roman" w:cs="Times New Roman"/>
          <w:kern w:val="0"/>
          <w:sz w:val="24"/>
          <w:szCs w:val="24"/>
        </w:rPr>
        <w:t xml:space="preserve">percentage </w:t>
      </w:r>
      <w:r>
        <w:rPr>
          <w:rFonts w:ascii="Times New Roman" w:eastAsia="宋体" w:hAnsi="Times New Roman" w:cs="Times New Roman"/>
          <w:kern w:val="0"/>
          <w:sz w:val="24"/>
          <w:szCs w:val="24"/>
        </w:rPr>
        <w:t>is more than 0.422</w:t>
      </w:r>
      <w:r w:rsidRPr="0047281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elected probability of nodes is proportional to node stability, which is determined by active time and the number of generated valid blocks. Node with high active time have lower probability that leaving system during consensus process. In addition, nodes who have generated a large number of valid blocks in recent consensus rounds would not like to temper blockchain.</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in order to elect honest nodes as block proposers with high er probability, we set both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0.5 in the subsequent performance experiments.</w:t>
      </w:r>
    </w:p>
    <w:p w14:paraId="6F2765C5" w14:textId="2564BD80" w:rsidR="003D2199" w:rsidRDefault="004119B0" w:rsidP="003D2199">
      <w:pPr>
        <w:keepNext/>
        <w:widowControl/>
        <w:shd w:val="clear" w:color="auto" w:fill="FFFFFF"/>
        <w:spacing w:line="450" w:lineRule="atLeast"/>
        <w:ind w:firstLine="420"/>
        <w:jc w:val="left"/>
        <w:rPr>
          <w:noProof/>
        </w:rPr>
      </w:pPr>
      <w:r>
        <w:rPr>
          <w:noProof/>
        </w:rPr>
        <w:drawing>
          <wp:inline distT="0" distB="0" distL="0" distR="0" wp14:anchorId="24C6976A" wp14:editId="3115C449">
            <wp:extent cx="1992887" cy="1952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6351" cy="1965405"/>
                    </a:xfrm>
                    <a:prstGeom prst="rect">
                      <a:avLst/>
                    </a:prstGeom>
                  </pic:spPr>
                </pic:pic>
              </a:graphicData>
            </a:graphic>
          </wp:inline>
        </w:drawing>
      </w:r>
      <w:r w:rsidR="003D2199" w:rsidRPr="00093A75">
        <w:rPr>
          <w:noProof/>
        </w:rPr>
        <w:t xml:space="preserve"> </w:t>
      </w:r>
      <w:r>
        <w:rPr>
          <w:noProof/>
        </w:rPr>
        <w:drawing>
          <wp:inline distT="0" distB="0" distL="0" distR="0" wp14:anchorId="08DEF4BA" wp14:editId="65C5587C">
            <wp:extent cx="2440270" cy="180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0156" cy="1823051"/>
                    </a:xfrm>
                    <a:prstGeom prst="rect">
                      <a:avLst/>
                    </a:prstGeom>
                  </pic:spPr>
                </pic:pic>
              </a:graphicData>
            </a:graphic>
          </wp:inline>
        </w:drawing>
      </w:r>
    </w:p>
    <w:p w14:paraId="7172FB09" w14:textId="5B3F35B0" w:rsidR="00BD0F03" w:rsidRPr="00303612" w:rsidRDefault="00BD0F03" w:rsidP="00BD0F03">
      <w:pPr>
        <w:keepNext/>
        <w:spacing w:beforeLines="50" w:before="156" w:afterLines="50" w:after="156"/>
        <w:ind w:left="420"/>
        <w:rPr>
          <w:rFonts w:ascii="Times New Roman" w:hAnsi="Times New Roman" w:cs="Times New Roman"/>
        </w:rPr>
      </w:pPr>
      <w:r>
        <w:rPr>
          <w:rFonts w:ascii="Times New Roman" w:hAnsi="Times New Roman" w:cs="Times New Roman"/>
        </w:rPr>
        <w:t>(a) Experiments settings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Elected probability Vs. active time ratio weight</w:t>
      </w:r>
    </w:p>
    <w:p w14:paraId="7F97D836" w14:textId="382E5494"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C46D7E">
        <w:rPr>
          <w:rFonts w:ascii="Times New Roman" w:hAnsi="Times New Roman" w:cs="Times New Roman"/>
          <w:b/>
          <w:bCs/>
        </w:rPr>
        <w:t>3</w:t>
      </w:r>
      <w:r>
        <w:rPr>
          <w:rFonts w:ascii="Times New Roman" w:hAnsi="Times New Roman" w:cs="Times New Roman"/>
          <w:b/>
          <w:bCs/>
        </w:rPr>
        <w:t>.</w:t>
      </w:r>
      <w:r w:rsidRPr="001E4CC7">
        <w:rPr>
          <w:rFonts w:ascii="Times New Roman" w:hAnsi="Times New Roman" w:cs="Times New Roman"/>
          <w:b/>
          <w:bCs/>
        </w:rPr>
        <w:t xml:space="preserve"> Percentage of high-quality under different </w:t>
      </w:r>
      <w:r w:rsidR="00844835">
        <w:rPr>
          <w:rFonts w:ascii="Times New Roman" w:hAnsi="Times New Roman" w:cs="Times New Roman"/>
          <w:b/>
          <w:bCs/>
        </w:rPr>
        <w:t>weight</w:t>
      </w:r>
      <w:r>
        <w:rPr>
          <w:rFonts w:ascii="Times New Roman" w:hAnsi="Times New Roman" w:cs="Times New Roman"/>
          <w:b/>
          <w:bCs/>
        </w:rPr>
        <w:t>.</w:t>
      </w:r>
    </w:p>
    <w:p w14:paraId="00D400F0" w14:textId="00784ED0"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 xml:space="preserve">Consensus </w:t>
      </w:r>
      <w:r w:rsidR="00EE6F53">
        <w:rPr>
          <w:rFonts w:ascii="Times New Roman" w:eastAsia="黑体" w:hAnsi="Times New Roman" w:cs="Times New Roman"/>
          <w:sz w:val="28"/>
          <w:szCs w:val="28"/>
        </w:rPr>
        <w:t>Success</w:t>
      </w:r>
      <w:r>
        <w:rPr>
          <w:rFonts w:ascii="Times New Roman" w:eastAsia="黑体" w:hAnsi="Times New Roman" w:cs="Times New Roman"/>
          <w:sz w:val="28"/>
          <w:szCs w:val="28"/>
        </w:rPr>
        <w:t xml:space="preserve"> </w:t>
      </w:r>
      <w:r w:rsidR="00EE6F53">
        <w:rPr>
          <w:rFonts w:ascii="Times New Roman" w:eastAsia="黑体" w:hAnsi="Times New Roman" w:cs="Times New Roman"/>
          <w:sz w:val="28"/>
          <w:szCs w:val="28"/>
        </w:rPr>
        <w:t>Probability</w:t>
      </w:r>
    </w:p>
    <w:p w14:paraId="60250630" w14:textId="55602578" w:rsidR="003D2199" w:rsidRDefault="003D2199" w:rsidP="002063BB">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w:t>
      </w:r>
      <w:r w:rsidR="00EE6F53">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w:t>
      </w:r>
      <w:r w:rsidR="002063BB">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is affected by</w:t>
      </w:r>
      <w:r w:rsidR="002063BB">
        <w:rPr>
          <w:rFonts w:ascii="Times New Roman" w:eastAsia="宋体" w:hAnsi="Times New Roman" w:cs="Times New Roman"/>
          <w:kern w:val="0"/>
          <w:sz w:val="24"/>
          <w:szCs w:val="24"/>
        </w:rPr>
        <w:t xml:space="preserve"> transmission success</w:t>
      </w:r>
      <w:r>
        <w:rPr>
          <w:rFonts w:ascii="Times New Roman" w:eastAsia="宋体" w:hAnsi="Times New Roman" w:cs="Times New Roman"/>
          <w:kern w:val="0"/>
          <w:sz w:val="24"/>
          <w:szCs w:val="24"/>
        </w:rPr>
        <w:t xml:space="preserve"> probability. In this test, we compared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w:t>
      </w:r>
      <w:r w:rsidR="002063BB">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w:t>
      </w:r>
    </w:p>
    <w:p w14:paraId="364DE2D0" w14:textId="6760CB71" w:rsidR="005625F5" w:rsidRDefault="003D2199" w:rsidP="003D2199">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t xml:space="preserve"> </w:t>
      </w:r>
      <w:r w:rsidR="00BE662F">
        <w:rPr>
          <w:noProof/>
        </w:rPr>
        <w:drawing>
          <wp:inline distT="0" distB="0" distL="0" distR="0" wp14:anchorId="07698EC9" wp14:editId="651AEB79">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740" cy="1708019"/>
                    </a:xfrm>
                    <a:prstGeom prst="rect">
                      <a:avLst/>
                    </a:prstGeom>
                  </pic:spPr>
                </pic:pic>
              </a:graphicData>
            </a:graphic>
          </wp:inline>
        </w:drawing>
      </w:r>
      <w:r w:rsidR="008A2E38">
        <w:rPr>
          <w:noProof/>
        </w:rPr>
        <w:drawing>
          <wp:inline distT="0" distB="0" distL="0" distR="0" wp14:anchorId="07AE131F" wp14:editId="3CA9DC49">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43" cy="1712102"/>
                    </a:xfrm>
                    <a:prstGeom prst="rect">
                      <a:avLst/>
                    </a:prstGeom>
                  </pic:spPr>
                </pic:pic>
              </a:graphicData>
            </a:graphic>
          </wp:inline>
        </w:drawing>
      </w:r>
    </w:p>
    <w:p w14:paraId="076B43B2" w14:textId="374A3E89" w:rsidR="003D2199" w:rsidRPr="00303612" w:rsidRDefault="003D2199" w:rsidP="003D2199">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6F7B58">
        <w:rPr>
          <w:rFonts w:ascii="Times New Roman" w:hAnsi="Times New Roman" w:cs="Times New Roman"/>
        </w:rPr>
        <w:t>Network with no faulty nodes</w:t>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Pr="00DE4965">
        <w:rPr>
          <w:rFonts w:ascii="Times New Roman" w:hAnsi="Times New Roman" w:cs="Times New Roman"/>
        </w:rPr>
        <w:t xml:space="preserve">(b) </w:t>
      </w:r>
      <w:r w:rsidR="006F7B58">
        <w:rPr>
          <w:rFonts w:ascii="Times New Roman" w:hAnsi="Times New Roman" w:cs="Times New Roman"/>
        </w:rPr>
        <w:t xml:space="preserve">Networks with 30% </w:t>
      </w:r>
      <w:r w:rsidR="00376670">
        <w:rPr>
          <w:rFonts w:ascii="Times New Roman" w:hAnsi="Times New Roman" w:cs="Times New Roman"/>
        </w:rPr>
        <w:t>faulty nodes</w:t>
      </w:r>
    </w:p>
    <w:p w14:paraId="3910B87D" w14:textId="40219BBE"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C46D7E">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w:t>
      </w:r>
      <w:r w:rsidR="006F7B58">
        <w:rPr>
          <w:rFonts w:ascii="Times New Roman" w:hAnsi="Times New Roman" w:cs="Times New Roman"/>
          <w:b/>
          <w:bCs/>
        </w:rPr>
        <w:t>success</w:t>
      </w:r>
      <w:r>
        <w:rPr>
          <w:rFonts w:ascii="Times New Roman" w:hAnsi="Times New Roman" w:cs="Times New Roman"/>
          <w:b/>
          <w:bCs/>
        </w:rPr>
        <w:t xml:space="preserve"> probability comparison. </w:t>
      </w:r>
    </w:p>
    <w:p w14:paraId="1783C96B" w14:textId="339C53D3" w:rsidR="004F5D08" w:rsidRDefault="002063BB" w:rsidP="004F5D0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5625F5">
        <w:rPr>
          <w:rFonts w:ascii="Times New Roman" w:eastAsia="宋体" w:hAnsi="Times New Roman" w:cs="Times New Roman"/>
          <w:kern w:val="0"/>
          <w:sz w:val="24"/>
          <w:szCs w:val="24"/>
        </w:rPr>
        <w:t xml:space="preserve">we compare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probability </w:t>
      </w:r>
      <w:r w:rsidR="005625F5">
        <w:rPr>
          <w:rFonts w:ascii="Times New Roman" w:eastAsia="宋体" w:hAnsi="Times New Roman" w:cs="Times New Roman"/>
          <w:kern w:val="0"/>
          <w:sz w:val="24"/>
          <w:szCs w:val="24"/>
        </w:rPr>
        <w:t>by</w:t>
      </w:r>
      <w:r w:rsidR="003D2199">
        <w:rPr>
          <w:rFonts w:ascii="Times New Roman" w:eastAsia="宋体" w:hAnsi="Times New Roman" w:cs="Times New Roman"/>
          <w:kern w:val="0"/>
          <w:sz w:val="24"/>
          <w:szCs w:val="24"/>
        </w:rPr>
        <w:t xml:space="preserve"> different protocols with varying </w:t>
      </w:r>
      <w:r w:rsidR="00036AF6">
        <w:rPr>
          <w:rFonts w:ascii="Times New Roman" w:eastAsia="宋体" w:hAnsi="Times New Roman" w:cs="Times New Roman"/>
          <w:kern w:val="0"/>
          <w:sz w:val="24"/>
          <w:szCs w:val="24"/>
        </w:rPr>
        <w:t>transmission success</w:t>
      </w:r>
      <w:r w:rsidR="003D2199">
        <w:rPr>
          <w:rFonts w:ascii="Times New Roman" w:eastAsia="宋体" w:hAnsi="Times New Roman" w:cs="Times New Roman"/>
          <w:kern w:val="0"/>
          <w:sz w:val="24"/>
          <w:szCs w:val="24"/>
        </w:rPr>
        <w:t xml:space="preserve"> probability.</w:t>
      </w:r>
      <w:r w:rsidR="008208AF">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Since transmission success probability is small,</w:t>
      </w:r>
      <w:r w:rsidR="008208AF">
        <w:rPr>
          <w:rFonts w:ascii="Times New Roman" w:eastAsia="宋体" w:hAnsi="Times New Roman" w:cs="Times New Roman"/>
          <w:kern w:val="0"/>
          <w:sz w:val="24"/>
          <w:szCs w:val="24"/>
        </w:rPr>
        <w:t xml:space="preserve"> consensus success probabilit</w:t>
      </w:r>
      <w:r w:rsidR="004F5D08">
        <w:rPr>
          <w:rFonts w:ascii="Times New Roman" w:eastAsia="宋体" w:hAnsi="Times New Roman" w:cs="Times New Roman"/>
          <w:kern w:val="0"/>
          <w:sz w:val="24"/>
          <w:szCs w:val="24"/>
        </w:rPr>
        <w:t xml:space="preserve">ies of the </w:t>
      </w:r>
      <w:proofErr w:type="spellStart"/>
      <w:r w:rsidR="004F5D08">
        <w:rPr>
          <w:rFonts w:ascii="Times New Roman" w:eastAsia="宋体" w:hAnsi="Times New Roman" w:cs="Times New Roman"/>
          <w:kern w:val="0"/>
          <w:sz w:val="24"/>
          <w:szCs w:val="24"/>
        </w:rPr>
        <w:t>SWIB</w:t>
      </w:r>
      <w:proofErr w:type="spellEnd"/>
      <w:r w:rsidR="004F5D08">
        <w:rPr>
          <w:rFonts w:ascii="Times New Roman" w:eastAsia="宋体" w:hAnsi="Times New Roman" w:cs="Times New Roman"/>
          <w:kern w:val="0"/>
          <w:sz w:val="24"/>
          <w:szCs w:val="24"/>
        </w:rPr>
        <w:t xml:space="preserve"> and </w:t>
      </w:r>
      <w:proofErr w:type="spellStart"/>
      <w:r w:rsidR="004F5D08">
        <w:rPr>
          <w:rFonts w:ascii="Times New Roman" w:eastAsia="宋体" w:hAnsi="Times New Roman" w:cs="Times New Roman"/>
          <w:kern w:val="0"/>
          <w:sz w:val="24"/>
          <w:szCs w:val="24"/>
        </w:rPr>
        <w:t>PBFT</w:t>
      </w:r>
      <w:proofErr w:type="spellEnd"/>
      <w:r w:rsidR="004F5D08">
        <w:rPr>
          <w:rFonts w:ascii="Times New Roman" w:eastAsia="宋体" w:hAnsi="Times New Roman" w:cs="Times New Roman"/>
          <w:kern w:val="0"/>
          <w:sz w:val="24"/>
          <w:szCs w:val="24"/>
        </w:rPr>
        <w:t xml:space="preserve"> are</w:t>
      </w:r>
      <w:r w:rsidR="008208AF">
        <w:rPr>
          <w:rFonts w:ascii="Times New Roman" w:eastAsia="宋体" w:hAnsi="Times New Roman" w:cs="Times New Roman"/>
          <w:kern w:val="0"/>
          <w:sz w:val="24"/>
          <w:szCs w:val="24"/>
        </w:rPr>
        <w:t xml:space="preserve"> zero. Then, </w:t>
      </w:r>
      <w:r w:rsidR="004F5D08">
        <w:rPr>
          <w:rFonts w:ascii="Times New Roman" w:eastAsia="宋体" w:hAnsi="Times New Roman" w:cs="Times New Roman"/>
          <w:kern w:val="0"/>
          <w:sz w:val="24"/>
          <w:szCs w:val="24"/>
        </w:rPr>
        <w:t>the two protocols</w:t>
      </w:r>
      <w:r w:rsidR="008208AF">
        <w:rPr>
          <w:rFonts w:ascii="Times New Roman" w:eastAsia="宋体" w:hAnsi="Times New Roman" w:cs="Times New Roman"/>
          <w:kern w:val="0"/>
          <w:sz w:val="24"/>
          <w:szCs w:val="24"/>
        </w:rPr>
        <w:t xml:space="preserve"> can achieve consensus among nodes if the transmission success probability is high enough.</w:t>
      </w:r>
      <w:r w:rsidR="003D2199">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As shown i</w:t>
      </w:r>
      <w:r w:rsidR="006A5D83">
        <w:rPr>
          <w:rFonts w:ascii="Times New Roman" w:eastAsia="宋体" w:hAnsi="Times New Roman" w:cs="Times New Roman"/>
          <w:kern w:val="0"/>
          <w:sz w:val="24"/>
          <w:szCs w:val="24"/>
        </w:rPr>
        <w:t>n</w:t>
      </w:r>
      <w:r w:rsidR="00036AF6">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4</w:t>
      </w:r>
      <w:r w:rsidR="003D2199">
        <w:rPr>
          <w:rFonts w:ascii="Times New Roman" w:eastAsia="宋体" w:hAnsi="Times New Roman" w:cs="Times New Roman"/>
          <w:kern w:val="0"/>
          <w:sz w:val="24"/>
          <w:szCs w:val="24"/>
        </w:rPr>
        <w:t>(a)</w:t>
      </w:r>
      <w:r w:rsidR="006A5D8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w:t>
      </w:r>
      <w:r w:rsidR="004F5D08">
        <w:rPr>
          <w:rFonts w:ascii="Times New Roman" w:eastAsia="宋体" w:hAnsi="Times New Roman" w:cs="Times New Roman"/>
          <w:kern w:val="0"/>
          <w:sz w:val="24"/>
          <w:szCs w:val="24"/>
        </w:rPr>
        <w:t xml:space="preserve">y of </w:t>
      </w:r>
      <w:proofErr w:type="spellStart"/>
      <w:r w:rsidR="004F5D08">
        <w:rPr>
          <w:rFonts w:ascii="Times New Roman" w:eastAsia="宋体" w:hAnsi="Times New Roman" w:cs="Times New Roman"/>
          <w:kern w:val="0"/>
          <w:sz w:val="24"/>
          <w:szCs w:val="24"/>
        </w:rPr>
        <w:t>SWIB</w:t>
      </w:r>
      <w:proofErr w:type="spellEnd"/>
      <w:r w:rsidR="004F5D08">
        <w:rPr>
          <w:rFonts w:ascii="Times New Roman" w:eastAsia="宋体" w:hAnsi="Times New Roman" w:cs="Times New Roman"/>
          <w:kern w:val="0"/>
          <w:sz w:val="24"/>
          <w:szCs w:val="24"/>
        </w:rPr>
        <w:t xml:space="preserve"> is bigger than that of </w:t>
      </w:r>
      <w:proofErr w:type="spellStart"/>
      <w:r w:rsidR="004F5D08">
        <w:rPr>
          <w:rFonts w:ascii="Times New Roman" w:eastAsia="宋体" w:hAnsi="Times New Roman" w:cs="Times New Roman"/>
          <w:kern w:val="0"/>
          <w:sz w:val="24"/>
          <w:szCs w:val="24"/>
        </w:rPr>
        <w:t>PBFT</w:t>
      </w:r>
      <w:proofErr w:type="spellEnd"/>
      <w:r w:rsidR="004F5D08">
        <w:rPr>
          <w:rFonts w:ascii="Times New Roman" w:eastAsia="宋体" w:hAnsi="Times New Roman" w:cs="Times New Roman"/>
          <w:kern w:val="0"/>
          <w:sz w:val="24"/>
          <w:szCs w:val="24"/>
        </w:rPr>
        <w:t xml:space="preserve"> when transmission success probability</w:t>
      </w:r>
      <w:r w:rsidR="003D2199">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 xml:space="preserve">is greater than 0.5. </w:t>
      </w:r>
      <w:r w:rsidR="008B3CBD">
        <w:rPr>
          <w:rFonts w:ascii="Times New Roman" w:eastAsia="宋体" w:hAnsi="Times New Roman" w:cs="Times New Roman"/>
          <w:kern w:val="0"/>
          <w:sz w:val="24"/>
          <w:szCs w:val="24"/>
        </w:rPr>
        <w:t xml:space="preserve">As shown in Fig. </w:t>
      </w:r>
      <w:r w:rsidR="00C46D7E">
        <w:rPr>
          <w:rFonts w:ascii="Times New Roman" w:eastAsia="宋体" w:hAnsi="Times New Roman" w:cs="Times New Roman"/>
          <w:kern w:val="0"/>
          <w:sz w:val="24"/>
          <w:szCs w:val="24"/>
        </w:rPr>
        <w:t>4</w:t>
      </w:r>
      <w:r w:rsidR="008B3CBD">
        <w:rPr>
          <w:rFonts w:ascii="Times New Roman" w:eastAsia="宋体" w:hAnsi="Times New Roman" w:cs="Times New Roman"/>
          <w:kern w:val="0"/>
          <w:sz w:val="24"/>
          <w:szCs w:val="24"/>
        </w:rPr>
        <w:t>(b), w</w:t>
      </w:r>
      <w:r w:rsidR="004F5D08">
        <w:rPr>
          <w:rFonts w:ascii="Times New Roman" w:eastAsia="宋体" w:hAnsi="Times New Roman" w:cs="Times New Roman"/>
          <w:kern w:val="0"/>
          <w:sz w:val="24"/>
          <w:szCs w:val="24"/>
        </w:rPr>
        <w:t xml:space="preserve">hen there are 30% faulty nodes in </w:t>
      </w:r>
      <w:r w:rsidR="008B3CBD">
        <w:rPr>
          <w:rFonts w:ascii="Times New Roman" w:eastAsia="宋体" w:hAnsi="Times New Roman" w:cs="Times New Roman"/>
          <w:kern w:val="0"/>
          <w:sz w:val="24"/>
          <w:szCs w:val="24"/>
        </w:rPr>
        <w:t xml:space="preserve">network, </w:t>
      </w:r>
      <w:proofErr w:type="spellStart"/>
      <w:r w:rsidR="00D62BE8">
        <w:rPr>
          <w:rFonts w:ascii="Times New Roman" w:eastAsia="宋体" w:hAnsi="Times New Roman" w:cs="Times New Roman"/>
          <w:kern w:val="0"/>
          <w:sz w:val="24"/>
          <w:szCs w:val="24"/>
        </w:rPr>
        <w:t>SWIB</w:t>
      </w:r>
      <w:proofErr w:type="spellEnd"/>
      <w:r w:rsidR="00D62BE8">
        <w:rPr>
          <w:rFonts w:ascii="Times New Roman" w:eastAsia="宋体" w:hAnsi="Times New Roman" w:cs="Times New Roman"/>
          <w:kern w:val="0"/>
          <w:sz w:val="24"/>
          <w:szCs w:val="24"/>
        </w:rPr>
        <w:t xml:space="preserve"> has higher consensus success probability than </w:t>
      </w:r>
      <w:proofErr w:type="spellStart"/>
      <w:r w:rsidR="00D62BE8">
        <w:rPr>
          <w:rFonts w:ascii="Times New Roman" w:eastAsia="宋体" w:hAnsi="Times New Roman" w:cs="Times New Roman" w:hint="eastAsia"/>
          <w:kern w:val="0"/>
          <w:sz w:val="24"/>
          <w:szCs w:val="24"/>
        </w:rPr>
        <w:t>PBFT</w:t>
      </w:r>
      <w:proofErr w:type="spellEnd"/>
      <w:r w:rsidR="00D62BE8">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w:t>
      </w:r>
      <w:proofErr w:type="spellStart"/>
      <w:r w:rsidR="00D62BE8">
        <w:rPr>
          <w:rFonts w:ascii="Times New Roman" w:eastAsia="宋体" w:hAnsi="Times New Roman" w:cs="Times New Roman"/>
          <w:kern w:val="0"/>
          <w:sz w:val="24"/>
          <w:szCs w:val="24"/>
        </w:rPr>
        <w:t>PBFT</w:t>
      </w:r>
      <w:proofErr w:type="spellEnd"/>
      <w:r w:rsidR="00D62BE8">
        <w:rPr>
          <w:rFonts w:ascii="Times New Roman" w:eastAsia="宋体" w:hAnsi="Times New Roman" w:cs="Times New Roman"/>
          <w:kern w:val="0"/>
          <w:sz w:val="24"/>
          <w:szCs w:val="24"/>
        </w:rPr>
        <w:t xml:space="preserve">, the consensus success probability </w:t>
      </w:r>
      <w:r w:rsidR="00D51F85">
        <w:rPr>
          <w:rFonts w:ascii="Times New Roman" w:eastAsia="宋体" w:hAnsi="Times New Roman" w:cs="Times New Roman"/>
          <w:kern w:val="0"/>
          <w:sz w:val="24"/>
          <w:szCs w:val="24"/>
        </w:rPr>
        <w:t>is small</w:t>
      </w:r>
      <w:r w:rsidR="00D62BE8">
        <w:rPr>
          <w:rFonts w:ascii="Times New Roman" w:eastAsia="宋体" w:hAnsi="Times New Roman" w:cs="Times New Roman"/>
          <w:kern w:val="0"/>
          <w:sz w:val="24"/>
          <w:szCs w:val="24"/>
        </w:rPr>
        <w:t xml:space="preserve"> even </w:t>
      </w:r>
      <w:r w:rsidR="00D51F85">
        <w:rPr>
          <w:rFonts w:ascii="Times New Roman" w:eastAsia="宋体" w:hAnsi="Times New Roman" w:cs="Times New Roman"/>
          <w:kern w:val="0"/>
          <w:sz w:val="24"/>
          <w:szCs w:val="24"/>
        </w:rPr>
        <w:t xml:space="preserve">transmission success probability is equal to 1. Thus, our protocol is more stable than </w:t>
      </w:r>
      <w:proofErr w:type="spellStart"/>
      <w:r w:rsidR="00D51F85">
        <w:rPr>
          <w:rFonts w:ascii="Times New Roman" w:eastAsia="宋体" w:hAnsi="Times New Roman" w:cs="Times New Roman" w:hint="eastAsia"/>
          <w:kern w:val="0"/>
          <w:sz w:val="24"/>
          <w:szCs w:val="24"/>
        </w:rPr>
        <w:t>PBFT</w:t>
      </w:r>
      <w:proofErr w:type="spellEnd"/>
      <w:r w:rsidR="00D51F85">
        <w:rPr>
          <w:rFonts w:ascii="Times New Roman" w:eastAsia="宋体" w:hAnsi="Times New Roman" w:cs="Times New Roman"/>
          <w:kern w:val="0"/>
          <w:sz w:val="24"/>
          <w:szCs w:val="24"/>
        </w:rPr>
        <w:t xml:space="preserve"> under networks with unstable and unreliable communication channel.</w:t>
      </w:r>
    </w:p>
    <w:p w14:paraId="13F95E2D" w14:textId="2C1477A4"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8B3CBD">
        <w:rPr>
          <w:rFonts w:ascii="Times New Roman" w:eastAsia="黑体" w:hAnsi="Times New Roman" w:cs="Times New Roman"/>
          <w:sz w:val="28"/>
          <w:szCs w:val="28"/>
        </w:rPr>
        <w:t>Performance</w:t>
      </w:r>
    </w:p>
    <w:p w14:paraId="609E92F4" w14:textId="3E63A261"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and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03850A2A"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experiment,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network size varies from 100 to 300 nodes.</w:t>
      </w:r>
      <w:r w:rsidR="00D51F85" w:rsidRPr="00D51F85">
        <w:rPr>
          <w:rFonts w:ascii="Times New Roman" w:eastAsia="宋体" w:hAnsi="Times New Roman" w:cs="Times New Roman"/>
          <w:kern w:val="0"/>
          <w:sz w:val="24"/>
          <w:szCs w:val="24"/>
        </w:rPr>
        <w:t xml:space="preserve"> </w:t>
      </w:r>
      <w:r w:rsidR="00D51F85">
        <w:rPr>
          <w:rFonts w:ascii="Times New Roman" w:eastAsia="宋体" w:hAnsi="Times New Roman" w:cs="Times New Roman"/>
          <w:kern w:val="0"/>
          <w:sz w:val="24"/>
          <w:szCs w:val="24"/>
        </w:rPr>
        <w:t>Each test lasts for 10 rounds.</w:t>
      </w:r>
    </w:p>
    <w:p w14:paraId="506BAD8A" w14:textId="63FF05D9" w:rsidR="003D2199" w:rsidRDefault="00E97A74" w:rsidP="003D2199">
      <w:pPr>
        <w:keepNext/>
        <w:widowControl/>
        <w:shd w:val="clear" w:color="auto" w:fill="FFFFFF"/>
        <w:spacing w:line="450" w:lineRule="atLeast"/>
        <w:ind w:firstLine="420"/>
        <w:jc w:val="center"/>
        <w:rPr>
          <w:noProof/>
        </w:rPr>
      </w:pPr>
      <w:r>
        <w:rPr>
          <w:noProof/>
        </w:rPr>
        <w:lastRenderedPageBreak/>
        <w:drawing>
          <wp:inline distT="0" distB="0" distL="0" distR="0" wp14:anchorId="153C5284" wp14:editId="28383AF8">
            <wp:extent cx="2398520" cy="16436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644" cy="1651984"/>
                    </a:xfrm>
                    <a:prstGeom prst="rect">
                      <a:avLst/>
                    </a:prstGeom>
                  </pic:spPr>
                </pic:pic>
              </a:graphicData>
            </a:graphic>
          </wp:inline>
        </w:drawing>
      </w:r>
      <w:r w:rsidR="003D2199" w:rsidRPr="00F516C1">
        <w:rPr>
          <w:noProof/>
        </w:rPr>
        <w:t xml:space="preserve"> </w:t>
      </w:r>
      <w:r>
        <w:rPr>
          <w:noProof/>
        </w:rPr>
        <w:drawing>
          <wp:inline distT="0" distB="0" distL="0" distR="0" wp14:anchorId="49904A7F" wp14:editId="4CAA0299">
            <wp:extent cx="2513198" cy="1711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250" cy="1720259"/>
                    </a:xfrm>
                    <a:prstGeom prst="rect">
                      <a:avLst/>
                    </a:prstGeom>
                  </pic:spPr>
                </pic:pic>
              </a:graphicData>
            </a:graphic>
          </wp:inline>
        </w:drawing>
      </w:r>
    </w:p>
    <w:p w14:paraId="4DED77F9" w14:textId="7BDFF5F1"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w:t>
      </w:r>
      <w:r w:rsidR="00E97A74">
        <w:rPr>
          <w:rFonts w:ascii="Times New Roman" w:hAnsi="Times New Roman" w:cs="Times New Roman"/>
        </w:rPr>
        <w:t xml:space="preserve">consensus </w:t>
      </w:r>
      <w:r w:rsidRPr="008E40A9">
        <w:rPr>
          <w:rFonts w:ascii="Times New Roman" w:hAnsi="Times New Roman" w:cs="Times New Roman"/>
        </w:rPr>
        <w:t xml:space="preserve">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3B0581D0" w14:textId="5FA00AF3" w:rsidR="003D2199" w:rsidRPr="00E002A1" w:rsidRDefault="003D2199" w:rsidP="00E97A74">
      <w:pPr>
        <w:pStyle w:val="ac"/>
        <w:jc w:val="left"/>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4D0DAD">
        <w:rPr>
          <w:rFonts w:ascii="Times New Roman" w:hAnsi="Times New Roman" w:cs="Times New Roman"/>
          <w:b/>
          <w:bCs/>
        </w:rPr>
        <w:t>5</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block size.</w:t>
      </w:r>
      <w:r>
        <w:t xml:space="preserve"> </w:t>
      </w:r>
    </w:p>
    <w:p w14:paraId="5D51D6B6" w14:textId="78100FA0" w:rsidR="003D2199" w:rsidRPr="0067227F" w:rsidRDefault="00E97A74"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(a</w:t>
      </w:r>
      <w:r w:rsidR="003D2199">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average </w:t>
      </w:r>
      <w:r w:rsidR="003D2199">
        <w:rPr>
          <w:rFonts w:ascii="Times New Roman" w:eastAsia="宋体" w:hAnsi="Times New Roman" w:cs="Times New Roman"/>
          <w:kern w:val="0"/>
          <w:sz w:val="24"/>
          <w:szCs w:val="24"/>
        </w:rPr>
        <w:t xml:space="preserve">consensus latency almost linearly increases with block size </w:t>
      </w:r>
      <w:r w:rsidR="003D2199">
        <w:rPr>
          <w:rFonts w:ascii="Times New Roman" w:eastAsia="宋体" w:hAnsi="Times New Roman" w:cs="Times New Roman" w:hint="eastAsia"/>
          <w:kern w:val="0"/>
          <w:sz w:val="24"/>
          <w:szCs w:val="24"/>
        </w:rPr>
        <w:t>increa</w:t>
      </w:r>
      <w:r w:rsidR="003D2199">
        <w:rPr>
          <w:rFonts w:ascii="Times New Roman" w:eastAsia="宋体" w:hAnsi="Times New Roman" w:cs="Times New Roman"/>
          <w:kern w:val="0"/>
          <w:sz w:val="24"/>
          <w:szCs w:val="24"/>
        </w:rPr>
        <w:t>sing.</w:t>
      </w:r>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When block size is </w:t>
      </w:r>
      <w:r w:rsidR="003D2199">
        <w:rPr>
          <w:rFonts w:ascii="Times New Roman" w:eastAsia="宋体" w:hAnsi="Times New Roman" w:cs="Times New Roman" w:hint="eastAsia"/>
          <w:kern w:val="0"/>
          <w:sz w:val="24"/>
          <w:szCs w:val="24"/>
        </w:rPr>
        <w:t>smaller</w:t>
      </w:r>
      <w:r w:rsidR="003D2199">
        <w:rPr>
          <w:rFonts w:ascii="Times New Roman" w:eastAsia="宋体" w:hAnsi="Times New Roman" w:cs="Times New Roman"/>
          <w:kern w:val="0"/>
          <w:sz w:val="24"/>
          <w:szCs w:val="24"/>
        </w:rPr>
        <w:t xml:space="preserve"> than 1 MB,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average consensus latency for all cases under study is below </w:t>
      </w:r>
      <m:oMath>
        <m:r>
          <m:rPr>
            <m:sty m:val="p"/>
          </m:rPr>
          <w:rPr>
            <w:rFonts w:ascii="Cambria Math" w:eastAsia="宋体" w:hAnsi="Cambria Math" w:cs="Times New Roman"/>
            <w:kern w:val="0"/>
            <w:sz w:val="24"/>
            <w:szCs w:val="24"/>
          </w:rPr>
          <m:t>1</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second</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As shown i</w:t>
      </w:r>
      <w:r w:rsidR="003D2199">
        <w:rPr>
          <w:rFonts w:ascii="Times New Roman" w:eastAsia="宋体" w:hAnsi="Times New Roman" w:cs="Times New Roman"/>
          <w:kern w:val="0"/>
          <w:sz w:val="24"/>
          <w:szCs w:val="24"/>
        </w:rPr>
        <w:t xml:space="preserve">n 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(b)</w:t>
      </w:r>
      <w:r w:rsidR="003D2199" w:rsidRPr="00C91E2F">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with the block size increasing,</w:t>
      </w:r>
      <w:r w:rsidR="00077D7A" w:rsidRPr="00C91E2F">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average throughput first increases </w:t>
      </w:r>
      <w:r w:rsidR="003D2199">
        <w:rPr>
          <w:rFonts w:ascii="Times New Roman" w:eastAsia="宋体" w:hAnsi="Times New Roman" w:cs="Times New Roman"/>
          <w:kern w:val="0"/>
          <w:sz w:val="24"/>
          <w:szCs w:val="24"/>
        </w:rPr>
        <w:t>rapid</w:t>
      </w:r>
      <w:r w:rsidR="003D2199" w:rsidRPr="00C91E2F">
        <w:rPr>
          <w:rFonts w:ascii="Times New Roman" w:eastAsia="宋体" w:hAnsi="Times New Roman" w:cs="Times New Roman"/>
          <w:kern w:val="0"/>
          <w:sz w:val="24"/>
          <w:szCs w:val="24"/>
        </w:rPr>
        <w:t>ly</w:t>
      </w:r>
      <w:r w:rsidR="00077D7A">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and finally tends to be flat. Th</w:t>
      </w:r>
      <w:r w:rsidR="003D2199">
        <w:rPr>
          <w:rFonts w:ascii="Times New Roman" w:eastAsia="宋体" w:hAnsi="Times New Roman" w:cs="Times New Roman"/>
          <w:kern w:val="0"/>
          <w:sz w:val="24"/>
          <w:szCs w:val="24"/>
        </w:rPr>
        <w:t>is indicates</w:t>
      </w:r>
      <w:r w:rsidR="003D2199" w:rsidRPr="00C91E2F">
        <w:rPr>
          <w:rFonts w:ascii="Times New Roman" w:eastAsia="宋体" w:hAnsi="Times New Roman" w:cs="Times New Roman"/>
          <w:kern w:val="0"/>
          <w:sz w:val="24"/>
          <w:szCs w:val="24"/>
        </w:rPr>
        <w:t xml:space="preserve"> that only increasing </w:t>
      </w:r>
      <w:r w:rsidR="003D2199">
        <w:rPr>
          <w:rFonts w:ascii="Times New Roman" w:eastAsia="宋体" w:hAnsi="Times New Roman" w:cs="Times New Roman"/>
          <w:kern w:val="0"/>
          <w:sz w:val="24"/>
          <w:szCs w:val="24"/>
        </w:rPr>
        <w:t>block size</w:t>
      </w:r>
      <w:r w:rsidR="003D2199" w:rsidRPr="00C91E2F">
        <w:rPr>
          <w:rFonts w:ascii="Times New Roman" w:eastAsia="宋体" w:hAnsi="Times New Roman" w:cs="Times New Roman"/>
          <w:kern w:val="0"/>
          <w:sz w:val="24"/>
          <w:szCs w:val="24"/>
        </w:rPr>
        <w:t xml:space="preserve"> cannot improve throughput infinitely. When block size </w:t>
      </w:r>
      <w:r w:rsidR="003D2199">
        <w:rPr>
          <w:rFonts w:ascii="Times New Roman" w:eastAsia="宋体" w:hAnsi="Times New Roman" w:cs="Times New Roman"/>
          <w:kern w:val="0"/>
          <w:sz w:val="24"/>
          <w:szCs w:val="24"/>
        </w:rPr>
        <w:t>equals</w:t>
      </w:r>
      <w:r w:rsidR="00077D7A">
        <w:rPr>
          <w:rFonts w:ascii="Times New Roman" w:eastAsia="宋体" w:hAnsi="Times New Roman" w:cs="Times New Roman"/>
          <w:kern w:val="0"/>
          <w:sz w:val="24"/>
          <w:szCs w:val="24"/>
        </w:rPr>
        <w:t xml:space="preserve"> to</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1</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MB, </w:t>
      </w:r>
      <w:proofErr w:type="spellStart"/>
      <w:r w:rsidR="003D2199">
        <w:rPr>
          <w:rFonts w:ascii="Times New Roman" w:eastAsia="宋体" w:hAnsi="Times New Roman" w:cs="Times New Roman"/>
          <w:kern w:val="0"/>
          <w:sz w:val="24"/>
          <w:szCs w:val="24"/>
        </w:rPr>
        <w:t>SWIB</w:t>
      </w:r>
      <w:proofErr w:type="spellEnd"/>
      <w:r w:rsidR="003D2199" w:rsidRPr="00C91E2F">
        <w:rPr>
          <w:rFonts w:ascii="Times New Roman" w:eastAsia="宋体" w:hAnsi="Times New Roman" w:cs="Times New Roman"/>
          <w:kern w:val="0"/>
          <w:sz w:val="24"/>
          <w:szCs w:val="24"/>
        </w:rPr>
        <w:t xml:space="preserve"> can achieve </w:t>
      </w:r>
      <w:r w:rsidR="003D2199">
        <w:rPr>
          <w:rFonts w:ascii="Times New Roman" w:eastAsia="宋体" w:hAnsi="Times New Roman" w:cs="Times New Roman"/>
          <w:kern w:val="0"/>
          <w:sz w:val="24"/>
          <w:szCs w:val="24"/>
        </w:rPr>
        <w:t xml:space="preserve">large </w:t>
      </w:r>
      <w:r w:rsidR="003D2199" w:rsidRPr="00C91E2F">
        <w:rPr>
          <w:rFonts w:ascii="Times New Roman" w:eastAsia="宋体" w:hAnsi="Times New Roman" w:cs="Times New Roman"/>
          <w:kern w:val="0"/>
          <w:sz w:val="24"/>
          <w:szCs w:val="24"/>
        </w:rPr>
        <w:t>average</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throughput </w:t>
      </w:r>
      <w:r w:rsidR="003D2199">
        <w:rPr>
          <w:rFonts w:ascii="Times New Roman" w:eastAsia="宋体" w:hAnsi="Times New Roman" w:cs="Times New Roman"/>
          <w:kern w:val="0"/>
          <w:sz w:val="24"/>
          <w:szCs w:val="24"/>
        </w:rPr>
        <w:t>with</w:t>
      </w:r>
      <w:r w:rsidR="003D2199" w:rsidRPr="00C91E2F">
        <w:rPr>
          <w:rFonts w:ascii="Times New Roman" w:eastAsia="宋体" w:hAnsi="Times New Roman" w:cs="Times New Roman"/>
          <w:kern w:val="0"/>
          <w:sz w:val="24"/>
          <w:szCs w:val="24"/>
        </w:rPr>
        <w:t xml:space="preserve"> small average consensus delay. </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5FFE55E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077D7A">
        <w:rPr>
          <w:rFonts w:ascii="Times New Roman" w:eastAsia="宋体" w:hAnsi="Times New Roman" w:cs="Times New Roman"/>
          <w:kern w:val="0"/>
          <w:sz w:val="24"/>
          <w:szCs w:val="24"/>
        </w:rPr>
        <w:t>600, and the block size varies from 0.5 MB to 2 MB. E</w:t>
      </w:r>
      <w:r>
        <w:rPr>
          <w:rFonts w:ascii="Times New Roman" w:eastAsia="宋体" w:hAnsi="Times New Roman" w:cs="Times New Roman"/>
          <w:kern w:val="0"/>
          <w:sz w:val="24"/>
          <w:szCs w:val="24"/>
        </w:rPr>
        <w:t xml:space="preserve">ach test lasts for 10 rounds. </w:t>
      </w:r>
    </w:p>
    <w:p w14:paraId="3B326C9D" w14:textId="25851439" w:rsidR="004D0DAD" w:rsidRPr="004D0DAD" w:rsidRDefault="004D0DAD" w:rsidP="004D0DAD">
      <w:pPr>
        <w:spacing w:beforeLines="100" w:before="312"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proofErr w:type="gramStart"/>
      <w:r>
        <w:rPr>
          <w:rFonts w:ascii="Times New Roman" w:hAnsi="Times New Roman" w:cs="Times New Roman"/>
        </w:rPr>
        <w:t xml:space="preserve">   </w:t>
      </w:r>
      <w:r w:rsidRPr="00101385">
        <w:rPr>
          <w:rFonts w:ascii="Times New Roman" w:hAnsi="Times New Roman" w:cs="Times New Roman"/>
        </w:rPr>
        <w:t>(</w:t>
      </w:r>
      <w:proofErr w:type="gramEnd"/>
      <w:r w:rsidRPr="00101385">
        <w:rPr>
          <w:rFonts w:ascii="Times New Roman" w:hAnsi="Times New Roman" w:cs="Times New Roman"/>
        </w:rPr>
        <w:t xml:space="preserve">b) Average throughput </w:t>
      </w:r>
    </w:p>
    <w:p w14:paraId="4F1F6CF4" w14:textId="41A14BE3"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8C11CC">
        <w:rPr>
          <w:rFonts w:ascii="Times New Roman" w:hAnsi="Times New Roman" w:cs="Times New Roman"/>
          <w:b/>
          <w:bCs/>
        </w:rPr>
        <w:t>The</w:t>
      </w:r>
      <w:r w:rsidR="00B85256">
        <w:rPr>
          <w:rFonts w:ascii="Times New Roman" w:hAnsi="Times New Roman" w:cs="Times New Roman"/>
          <w:b/>
          <w:bCs/>
        </w:rPr>
        <w:t xml:space="preserv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network size.</w:t>
      </w:r>
    </w:p>
    <w:p w14:paraId="7576B451" w14:textId="77777777"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As shown in Fig. 7(a), </w:t>
      </w:r>
      <w:proofErr w:type="spellStart"/>
      <w:r>
        <w:rPr>
          <w:rFonts w:ascii="Times New Roman" w:eastAsia="宋体" w:hAnsi="Times New Roman" w:cs="Times New Roman"/>
          <w:kern w:val="0"/>
          <w:sz w:val="24"/>
          <w:szCs w:val="24"/>
        </w:rPr>
        <w:t>SWIB</w:t>
      </w:r>
      <w:proofErr w:type="spellEnd"/>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has much lower consensus latency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be 2.7 second. This is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securely reach block consensus in one-time communication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will fail to reach consensus when adversary power is more than 33%. This indicates that our protocol has better fault tolerance performance than </w:t>
      </w:r>
      <w:proofErr w:type="spellStart"/>
      <w:r w:rsidR="003D2199">
        <w:rPr>
          <w:rFonts w:ascii="Times New Roman" w:eastAsia="宋体" w:hAnsi="Times New Roman" w:cs="Times New Roman"/>
          <w:kern w:val="0"/>
          <w:sz w:val="24"/>
          <w:szCs w:val="24"/>
        </w:rPr>
        <w:t>PBFT</w:t>
      </w:r>
      <w:proofErr w:type="spellEnd"/>
      <w:r w:rsidR="003D2199">
        <w:rPr>
          <w:rFonts w:ascii="Times New Roman" w:eastAsia="宋体" w:hAnsi="Times New Roman" w:cs="Times New Roman"/>
          <w:kern w:val="0"/>
          <w:sz w:val="24"/>
          <w:szCs w:val="24"/>
        </w:rPr>
        <w:t xml:space="preserve">.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 xml:space="preserve">Sybil-attack-resistance and jamming-attack-resistance of </w:t>
      </w:r>
      <w:proofErr w:type="spellStart"/>
      <w:r w:rsidR="00144880">
        <w:rPr>
          <w:rFonts w:ascii="Times New Roman" w:eastAsia="宋体" w:hAnsi="Times New Roman" w:cs="Times New Roman"/>
          <w:kern w:val="0"/>
          <w:sz w:val="24"/>
          <w:szCs w:val="24"/>
        </w:rPr>
        <w:t>SWIB</w:t>
      </w:r>
      <w:proofErr w:type="spellEnd"/>
      <w:r w:rsidR="00144880">
        <w:rPr>
          <w:rFonts w:ascii="Times New Roman" w:eastAsia="宋体" w:hAnsi="Times New Roman" w:cs="Times New Roman"/>
          <w:kern w:val="0"/>
          <w:sz w:val="24"/>
          <w:szCs w:val="24"/>
        </w:rPr>
        <w:t>.</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 xml:space="preserve">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Sybil nodes increasing.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w:t>
      </w:r>
      <w:r>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 xml:space="preserve">(b),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With the increase of Sybil nodes percentage, the probability of generating empty blocks increases. The average number of confirmed transactions will decrease. Even with a large number of Sybil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w:t>
      </w:r>
      <w:proofErr w:type="spellStart"/>
      <w:r w:rsidR="003D2199">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 xml:space="preserve">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w:t>
      </w:r>
      <w:proofErr w:type="spellStart"/>
      <w:r w:rsidR="00D50FCD">
        <w:rPr>
          <w:rFonts w:ascii="Times New Roman" w:eastAsia="宋体" w:hAnsi="Times New Roman" w:cs="Times New Roman"/>
          <w:kern w:val="0"/>
          <w:sz w:val="24"/>
          <w:szCs w:val="24"/>
        </w:rPr>
        <w:t>SWIB</w:t>
      </w:r>
      <w:proofErr w:type="spellEnd"/>
      <w:r w:rsidR="00D50FCD">
        <w:rPr>
          <w:rFonts w:ascii="Times New Roman" w:eastAsia="宋体" w:hAnsi="Times New Roman" w:cs="Times New Roman"/>
          <w:kern w:val="0"/>
          <w:sz w:val="24"/>
          <w:szCs w:val="24"/>
        </w:rPr>
        <w:t xml:space="preserve">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indicates that random jamming attack is more powerful than consecutive jamming attack in </w:t>
      </w:r>
      <w:proofErr w:type="spellStart"/>
      <w:r w:rsidR="00D50FCD">
        <w:rPr>
          <w:rFonts w:ascii="Times New Roman" w:eastAsia="宋体" w:hAnsi="Times New Roman" w:cs="Times New Roman"/>
          <w:kern w:val="0"/>
          <w:sz w:val="24"/>
          <w:szCs w:val="24"/>
        </w:rPr>
        <w:t>SWIB</w:t>
      </w:r>
      <w:proofErr w:type="spellEnd"/>
      <w:r w:rsidR="003D2199">
        <w:rPr>
          <w:rFonts w:ascii="Times New Roman" w:eastAsia="宋体" w:hAnsi="Times New Roman" w:cs="Times New Roman"/>
          <w:kern w:val="0"/>
          <w:sz w:val="24"/>
          <w:szCs w:val="24"/>
        </w:rPr>
        <w:t>.</w:t>
      </w:r>
    </w:p>
    <w:p w14:paraId="7396A15D" w14:textId="77777777" w:rsidR="003D2199" w:rsidRPr="00B16695" w:rsidRDefault="003D2199" w:rsidP="003D2199">
      <w:pPr>
        <w:pStyle w:val="1"/>
        <w:numPr>
          <w:ilvl w:val="0"/>
          <w:numId w:val="3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w:t>
      </w:r>
      <w:r>
        <w:rPr>
          <w:rFonts w:ascii="Times New Roman" w:eastAsia="宋体" w:hAnsi="Times New Roman" w:cs="Times New Roman"/>
          <w:kern w:val="0"/>
          <w:sz w:val="24"/>
          <w:szCs w:val="24"/>
        </w:rPr>
        <w:lastRenderedPageBreak/>
        <w:t xml:space="preserve">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20A84906" w14:textId="58B27540" w:rsidR="003D2199" w:rsidRPr="00D142A0"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90DF2" w14:textId="77777777" w:rsidR="00D2619C" w:rsidRDefault="00D2619C" w:rsidP="005406CD">
      <w:r>
        <w:separator/>
      </w:r>
    </w:p>
  </w:endnote>
  <w:endnote w:type="continuationSeparator" w:id="0">
    <w:p w14:paraId="1EC06601" w14:textId="77777777" w:rsidR="00D2619C" w:rsidRDefault="00D2619C"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E39DD" w14:textId="77777777" w:rsidR="00D2619C" w:rsidRDefault="00D2619C" w:rsidP="005406CD">
      <w:r>
        <w:separator/>
      </w:r>
    </w:p>
  </w:footnote>
  <w:footnote w:type="continuationSeparator" w:id="0">
    <w:p w14:paraId="5FCF989B" w14:textId="77777777" w:rsidR="00D2619C" w:rsidRDefault="00D2619C"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7"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1"/>
  </w:num>
  <w:num w:numId="2" w16cid:durableId="507983536">
    <w:abstractNumId w:val="24"/>
  </w:num>
  <w:num w:numId="3" w16cid:durableId="1070228524">
    <w:abstractNumId w:val="6"/>
  </w:num>
  <w:num w:numId="4" w16cid:durableId="1792749137">
    <w:abstractNumId w:val="28"/>
  </w:num>
  <w:num w:numId="5" w16cid:durableId="1835337529">
    <w:abstractNumId w:val="2"/>
  </w:num>
  <w:num w:numId="6" w16cid:durableId="154999800">
    <w:abstractNumId w:val="26"/>
  </w:num>
  <w:num w:numId="7" w16cid:durableId="782768038">
    <w:abstractNumId w:val="5"/>
  </w:num>
  <w:num w:numId="8" w16cid:durableId="1775249641">
    <w:abstractNumId w:val="0"/>
  </w:num>
  <w:num w:numId="9" w16cid:durableId="742877096">
    <w:abstractNumId w:val="9"/>
  </w:num>
  <w:num w:numId="10" w16cid:durableId="1921595529">
    <w:abstractNumId w:val="3"/>
  </w:num>
  <w:num w:numId="11" w16cid:durableId="687367927">
    <w:abstractNumId w:val="27"/>
  </w:num>
  <w:num w:numId="12" w16cid:durableId="1904756098">
    <w:abstractNumId w:val="18"/>
  </w:num>
  <w:num w:numId="13" w16cid:durableId="1555697948">
    <w:abstractNumId w:val="13"/>
  </w:num>
  <w:num w:numId="14" w16cid:durableId="165245850">
    <w:abstractNumId w:val="21"/>
  </w:num>
  <w:num w:numId="15" w16cid:durableId="616836663">
    <w:abstractNumId w:val="1"/>
  </w:num>
  <w:num w:numId="16" w16cid:durableId="788428701">
    <w:abstractNumId w:val="17"/>
  </w:num>
  <w:num w:numId="17" w16cid:durableId="470483012">
    <w:abstractNumId w:val="19"/>
  </w:num>
  <w:num w:numId="18" w16cid:durableId="1757824274">
    <w:abstractNumId w:val="30"/>
  </w:num>
  <w:num w:numId="19" w16cid:durableId="330832762">
    <w:abstractNumId w:val="20"/>
  </w:num>
  <w:num w:numId="20" w16cid:durableId="1121416752">
    <w:abstractNumId w:val="23"/>
  </w:num>
  <w:num w:numId="21" w16cid:durableId="1417823524">
    <w:abstractNumId w:val="12"/>
  </w:num>
  <w:num w:numId="22" w16cid:durableId="948774699">
    <w:abstractNumId w:val="14"/>
  </w:num>
  <w:num w:numId="23" w16cid:durableId="1347757526">
    <w:abstractNumId w:val="4"/>
  </w:num>
  <w:num w:numId="24" w16cid:durableId="1139611067">
    <w:abstractNumId w:val="8"/>
  </w:num>
  <w:num w:numId="25" w16cid:durableId="1847475756">
    <w:abstractNumId w:val="29"/>
  </w:num>
  <w:num w:numId="26" w16cid:durableId="1673215473">
    <w:abstractNumId w:val="15"/>
  </w:num>
  <w:num w:numId="27" w16cid:durableId="311301244">
    <w:abstractNumId w:val="10"/>
  </w:num>
  <w:num w:numId="28" w16cid:durableId="377365393">
    <w:abstractNumId w:val="7"/>
  </w:num>
  <w:num w:numId="29" w16cid:durableId="465197615">
    <w:abstractNumId w:val="11"/>
  </w:num>
  <w:num w:numId="30" w16cid:durableId="1990476320">
    <w:abstractNumId w:val="22"/>
  </w:num>
  <w:num w:numId="31" w16cid:durableId="266357238">
    <w:abstractNumId w:val="25"/>
  </w:num>
  <w:num w:numId="32" w16cid:durableId="102848839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54D4"/>
    <w:rsid w:val="00007275"/>
    <w:rsid w:val="00012AC5"/>
    <w:rsid w:val="00015756"/>
    <w:rsid w:val="00020CE1"/>
    <w:rsid w:val="00020F67"/>
    <w:rsid w:val="0002244F"/>
    <w:rsid w:val="00023ECD"/>
    <w:rsid w:val="000241E1"/>
    <w:rsid w:val="00024A4B"/>
    <w:rsid w:val="00027BDF"/>
    <w:rsid w:val="00030128"/>
    <w:rsid w:val="00036AF6"/>
    <w:rsid w:val="000378D9"/>
    <w:rsid w:val="00043B2B"/>
    <w:rsid w:val="0005707B"/>
    <w:rsid w:val="0006391B"/>
    <w:rsid w:val="00070296"/>
    <w:rsid w:val="00071F38"/>
    <w:rsid w:val="0007338D"/>
    <w:rsid w:val="00074DFF"/>
    <w:rsid w:val="00077D2A"/>
    <w:rsid w:val="00077D7A"/>
    <w:rsid w:val="0008002A"/>
    <w:rsid w:val="00082685"/>
    <w:rsid w:val="00084900"/>
    <w:rsid w:val="00086D3E"/>
    <w:rsid w:val="000874F0"/>
    <w:rsid w:val="000903D7"/>
    <w:rsid w:val="000918BD"/>
    <w:rsid w:val="000972FF"/>
    <w:rsid w:val="000A3BA0"/>
    <w:rsid w:val="000A4BE8"/>
    <w:rsid w:val="000A7BB0"/>
    <w:rsid w:val="000B3A6C"/>
    <w:rsid w:val="000C1559"/>
    <w:rsid w:val="000C16E3"/>
    <w:rsid w:val="000C27B5"/>
    <w:rsid w:val="000C4205"/>
    <w:rsid w:val="000C6960"/>
    <w:rsid w:val="000D35E9"/>
    <w:rsid w:val="000D445D"/>
    <w:rsid w:val="000E1757"/>
    <w:rsid w:val="000E1D7A"/>
    <w:rsid w:val="000E4989"/>
    <w:rsid w:val="000F4D73"/>
    <w:rsid w:val="00111755"/>
    <w:rsid w:val="001118C3"/>
    <w:rsid w:val="00111D76"/>
    <w:rsid w:val="001213EF"/>
    <w:rsid w:val="0012155B"/>
    <w:rsid w:val="00124944"/>
    <w:rsid w:val="00124D11"/>
    <w:rsid w:val="00130928"/>
    <w:rsid w:val="00130DC3"/>
    <w:rsid w:val="001313F3"/>
    <w:rsid w:val="001318EE"/>
    <w:rsid w:val="0013429C"/>
    <w:rsid w:val="001445EE"/>
    <w:rsid w:val="0014469D"/>
    <w:rsid w:val="00144880"/>
    <w:rsid w:val="00144B50"/>
    <w:rsid w:val="001502B5"/>
    <w:rsid w:val="00151DD6"/>
    <w:rsid w:val="001550AD"/>
    <w:rsid w:val="00155D45"/>
    <w:rsid w:val="00162006"/>
    <w:rsid w:val="001666CD"/>
    <w:rsid w:val="00175152"/>
    <w:rsid w:val="0018246B"/>
    <w:rsid w:val="00183C43"/>
    <w:rsid w:val="00190792"/>
    <w:rsid w:val="00191384"/>
    <w:rsid w:val="00191ED3"/>
    <w:rsid w:val="00192831"/>
    <w:rsid w:val="00193F61"/>
    <w:rsid w:val="00197B6C"/>
    <w:rsid w:val="001A49A7"/>
    <w:rsid w:val="001B0D3B"/>
    <w:rsid w:val="001B3CA8"/>
    <w:rsid w:val="001B3CF9"/>
    <w:rsid w:val="001C048C"/>
    <w:rsid w:val="001C0C60"/>
    <w:rsid w:val="001C13F1"/>
    <w:rsid w:val="001C14CD"/>
    <w:rsid w:val="001C1897"/>
    <w:rsid w:val="001C1AAE"/>
    <w:rsid w:val="001C2973"/>
    <w:rsid w:val="001C408D"/>
    <w:rsid w:val="001D2547"/>
    <w:rsid w:val="001D3DBE"/>
    <w:rsid w:val="001D5408"/>
    <w:rsid w:val="001E1096"/>
    <w:rsid w:val="001F4846"/>
    <w:rsid w:val="00201001"/>
    <w:rsid w:val="00203F77"/>
    <w:rsid w:val="00205481"/>
    <w:rsid w:val="002063BB"/>
    <w:rsid w:val="00210F9A"/>
    <w:rsid w:val="00211353"/>
    <w:rsid w:val="00213036"/>
    <w:rsid w:val="002146A3"/>
    <w:rsid w:val="00221A05"/>
    <w:rsid w:val="00221F40"/>
    <w:rsid w:val="00223076"/>
    <w:rsid w:val="00226C8C"/>
    <w:rsid w:val="002451D0"/>
    <w:rsid w:val="00246D6C"/>
    <w:rsid w:val="00247124"/>
    <w:rsid w:val="00251039"/>
    <w:rsid w:val="00252E73"/>
    <w:rsid w:val="00252F33"/>
    <w:rsid w:val="00253FE6"/>
    <w:rsid w:val="00263954"/>
    <w:rsid w:val="00264855"/>
    <w:rsid w:val="002648F5"/>
    <w:rsid w:val="00267F41"/>
    <w:rsid w:val="00271F58"/>
    <w:rsid w:val="00272014"/>
    <w:rsid w:val="002724AE"/>
    <w:rsid w:val="00273CCE"/>
    <w:rsid w:val="002765C9"/>
    <w:rsid w:val="00283824"/>
    <w:rsid w:val="002846D0"/>
    <w:rsid w:val="0028537C"/>
    <w:rsid w:val="00285C36"/>
    <w:rsid w:val="0029711D"/>
    <w:rsid w:val="002A00C2"/>
    <w:rsid w:val="002A464E"/>
    <w:rsid w:val="002A6F5D"/>
    <w:rsid w:val="002A7958"/>
    <w:rsid w:val="002B18A0"/>
    <w:rsid w:val="002B1D6B"/>
    <w:rsid w:val="002B37AE"/>
    <w:rsid w:val="002B48B1"/>
    <w:rsid w:val="002B6694"/>
    <w:rsid w:val="002C1809"/>
    <w:rsid w:val="002C38BB"/>
    <w:rsid w:val="002C571E"/>
    <w:rsid w:val="002C69BA"/>
    <w:rsid w:val="002D1312"/>
    <w:rsid w:val="002D4D91"/>
    <w:rsid w:val="002D603E"/>
    <w:rsid w:val="002E1DD7"/>
    <w:rsid w:val="002E609D"/>
    <w:rsid w:val="002E7DEC"/>
    <w:rsid w:val="002F0391"/>
    <w:rsid w:val="002F382F"/>
    <w:rsid w:val="00302905"/>
    <w:rsid w:val="00304971"/>
    <w:rsid w:val="00310183"/>
    <w:rsid w:val="00312A63"/>
    <w:rsid w:val="0031365D"/>
    <w:rsid w:val="003268D6"/>
    <w:rsid w:val="0032773F"/>
    <w:rsid w:val="00327E56"/>
    <w:rsid w:val="003316FC"/>
    <w:rsid w:val="00335D9E"/>
    <w:rsid w:val="00337007"/>
    <w:rsid w:val="00337A09"/>
    <w:rsid w:val="00340030"/>
    <w:rsid w:val="0034132A"/>
    <w:rsid w:val="00342597"/>
    <w:rsid w:val="00344DB7"/>
    <w:rsid w:val="00351CE3"/>
    <w:rsid w:val="00357068"/>
    <w:rsid w:val="00357721"/>
    <w:rsid w:val="00376542"/>
    <w:rsid w:val="00376670"/>
    <w:rsid w:val="0038357A"/>
    <w:rsid w:val="00390198"/>
    <w:rsid w:val="00390F7E"/>
    <w:rsid w:val="003A100E"/>
    <w:rsid w:val="003A7BD1"/>
    <w:rsid w:val="003B2A4D"/>
    <w:rsid w:val="003B2E7B"/>
    <w:rsid w:val="003B6918"/>
    <w:rsid w:val="003C2A4C"/>
    <w:rsid w:val="003C30C9"/>
    <w:rsid w:val="003C3AE5"/>
    <w:rsid w:val="003C4855"/>
    <w:rsid w:val="003C52C1"/>
    <w:rsid w:val="003C554E"/>
    <w:rsid w:val="003D087D"/>
    <w:rsid w:val="003D128E"/>
    <w:rsid w:val="003D2199"/>
    <w:rsid w:val="003D35A6"/>
    <w:rsid w:val="003E68C8"/>
    <w:rsid w:val="003E6997"/>
    <w:rsid w:val="003E7B9A"/>
    <w:rsid w:val="003F2F4E"/>
    <w:rsid w:val="003F4319"/>
    <w:rsid w:val="003F58C0"/>
    <w:rsid w:val="003F74D1"/>
    <w:rsid w:val="00400A73"/>
    <w:rsid w:val="00403216"/>
    <w:rsid w:val="00406F78"/>
    <w:rsid w:val="00407A49"/>
    <w:rsid w:val="00407F0C"/>
    <w:rsid w:val="004119B0"/>
    <w:rsid w:val="0041355F"/>
    <w:rsid w:val="00416EA4"/>
    <w:rsid w:val="00417331"/>
    <w:rsid w:val="00417FD5"/>
    <w:rsid w:val="00421234"/>
    <w:rsid w:val="004223CA"/>
    <w:rsid w:val="004256DD"/>
    <w:rsid w:val="00427BDB"/>
    <w:rsid w:val="00434D61"/>
    <w:rsid w:val="00435144"/>
    <w:rsid w:val="00441D59"/>
    <w:rsid w:val="00442BC8"/>
    <w:rsid w:val="004443C2"/>
    <w:rsid w:val="00450E19"/>
    <w:rsid w:val="0045481F"/>
    <w:rsid w:val="00457915"/>
    <w:rsid w:val="0046024D"/>
    <w:rsid w:val="004625F7"/>
    <w:rsid w:val="004638BD"/>
    <w:rsid w:val="00463B40"/>
    <w:rsid w:val="004646E2"/>
    <w:rsid w:val="00464FA3"/>
    <w:rsid w:val="00465F4D"/>
    <w:rsid w:val="0046694F"/>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A10C0"/>
    <w:rsid w:val="004A7C2F"/>
    <w:rsid w:val="004B2870"/>
    <w:rsid w:val="004B5F12"/>
    <w:rsid w:val="004C459B"/>
    <w:rsid w:val="004C5C05"/>
    <w:rsid w:val="004D0DAD"/>
    <w:rsid w:val="004D28B2"/>
    <w:rsid w:val="004D441E"/>
    <w:rsid w:val="004F16E2"/>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2061C"/>
    <w:rsid w:val="00521C86"/>
    <w:rsid w:val="00521F70"/>
    <w:rsid w:val="005235B8"/>
    <w:rsid w:val="00527807"/>
    <w:rsid w:val="0053131F"/>
    <w:rsid w:val="005329EC"/>
    <w:rsid w:val="005406CD"/>
    <w:rsid w:val="0054158A"/>
    <w:rsid w:val="0054658D"/>
    <w:rsid w:val="0054726B"/>
    <w:rsid w:val="00547EA3"/>
    <w:rsid w:val="005605D2"/>
    <w:rsid w:val="005625F5"/>
    <w:rsid w:val="00565075"/>
    <w:rsid w:val="005753DE"/>
    <w:rsid w:val="00575D88"/>
    <w:rsid w:val="00577181"/>
    <w:rsid w:val="005815F9"/>
    <w:rsid w:val="00595E77"/>
    <w:rsid w:val="005A275D"/>
    <w:rsid w:val="005B07BB"/>
    <w:rsid w:val="005B13D3"/>
    <w:rsid w:val="005B4DC5"/>
    <w:rsid w:val="005B7108"/>
    <w:rsid w:val="005C0F97"/>
    <w:rsid w:val="005C15AC"/>
    <w:rsid w:val="005C45C9"/>
    <w:rsid w:val="005C59BA"/>
    <w:rsid w:val="005D14B7"/>
    <w:rsid w:val="005D35E9"/>
    <w:rsid w:val="005D4C31"/>
    <w:rsid w:val="005D6403"/>
    <w:rsid w:val="005D6B8E"/>
    <w:rsid w:val="005D7234"/>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71170"/>
    <w:rsid w:val="00673787"/>
    <w:rsid w:val="0067525B"/>
    <w:rsid w:val="006753E1"/>
    <w:rsid w:val="00680D6B"/>
    <w:rsid w:val="00683F34"/>
    <w:rsid w:val="00692AB9"/>
    <w:rsid w:val="00695F91"/>
    <w:rsid w:val="006A0F8E"/>
    <w:rsid w:val="006A1331"/>
    <w:rsid w:val="006A5D83"/>
    <w:rsid w:val="006B3588"/>
    <w:rsid w:val="006B6C9F"/>
    <w:rsid w:val="006C3B54"/>
    <w:rsid w:val="006C4FC3"/>
    <w:rsid w:val="006C6D20"/>
    <w:rsid w:val="006D2153"/>
    <w:rsid w:val="006D5E83"/>
    <w:rsid w:val="006E748E"/>
    <w:rsid w:val="006E75D9"/>
    <w:rsid w:val="006F7B58"/>
    <w:rsid w:val="0070232A"/>
    <w:rsid w:val="007042C4"/>
    <w:rsid w:val="00704CF0"/>
    <w:rsid w:val="00704E2D"/>
    <w:rsid w:val="007061D7"/>
    <w:rsid w:val="00711F19"/>
    <w:rsid w:val="00713359"/>
    <w:rsid w:val="007158CE"/>
    <w:rsid w:val="007275B7"/>
    <w:rsid w:val="00734AF4"/>
    <w:rsid w:val="00737085"/>
    <w:rsid w:val="00751D06"/>
    <w:rsid w:val="007532CD"/>
    <w:rsid w:val="007544D5"/>
    <w:rsid w:val="00757DA3"/>
    <w:rsid w:val="007679A6"/>
    <w:rsid w:val="0077523B"/>
    <w:rsid w:val="00775908"/>
    <w:rsid w:val="0078067E"/>
    <w:rsid w:val="00785D35"/>
    <w:rsid w:val="007958EC"/>
    <w:rsid w:val="007A1CBB"/>
    <w:rsid w:val="007A1E59"/>
    <w:rsid w:val="007A2CDB"/>
    <w:rsid w:val="007A7D3B"/>
    <w:rsid w:val="007B0C8F"/>
    <w:rsid w:val="007B338B"/>
    <w:rsid w:val="007B50CA"/>
    <w:rsid w:val="007B5769"/>
    <w:rsid w:val="007C0B37"/>
    <w:rsid w:val="007D544F"/>
    <w:rsid w:val="007F0A28"/>
    <w:rsid w:val="007F283E"/>
    <w:rsid w:val="007F4C23"/>
    <w:rsid w:val="007F4CFC"/>
    <w:rsid w:val="007F78DF"/>
    <w:rsid w:val="0080502C"/>
    <w:rsid w:val="008052E7"/>
    <w:rsid w:val="008074C0"/>
    <w:rsid w:val="00810934"/>
    <w:rsid w:val="00810D76"/>
    <w:rsid w:val="0081763A"/>
    <w:rsid w:val="0082015F"/>
    <w:rsid w:val="008208AF"/>
    <w:rsid w:val="0083093E"/>
    <w:rsid w:val="00831F2E"/>
    <w:rsid w:val="008333B6"/>
    <w:rsid w:val="00833F33"/>
    <w:rsid w:val="008345C1"/>
    <w:rsid w:val="008407A8"/>
    <w:rsid w:val="00840C88"/>
    <w:rsid w:val="00840DE1"/>
    <w:rsid w:val="00843418"/>
    <w:rsid w:val="00844835"/>
    <w:rsid w:val="0085087E"/>
    <w:rsid w:val="00850C98"/>
    <w:rsid w:val="00856503"/>
    <w:rsid w:val="00862191"/>
    <w:rsid w:val="0086293E"/>
    <w:rsid w:val="00862B66"/>
    <w:rsid w:val="00862D68"/>
    <w:rsid w:val="008640FF"/>
    <w:rsid w:val="0086432F"/>
    <w:rsid w:val="008645C7"/>
    <w:rsid w:val="008659EE"/>
    <w:rsid w:val="00866F39"/>
    <w:rsid w:val="00870B4F"/>
    <w:rsid w:val="00873C25"/>
    <w:rsid w:val="00886DD8"/>
    <w:rsid w:val="008938C8"/>
    <w:rsid w:val="00896621"/>
    <w:rsid w:val="008979D2"/>
    <w:rsid w:val="008A2E38"/>
    <w:rsid w:val="008A60EE"/>
    <w:rsid w:val="008A61D7"/>
    <w:rsid w:val="008A639E"/>
    <w:rsid w:val="008B0689"/>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B21"/>
    <w:rsid w:val="008E3301"/>
    <w:rsid w:val="008E45BB"/>
    <w:rsid w:val="008F2496"/>
    <w:rsid w:val="008F2899"/>
    <w:rsid w:val="008F2E69"/>
    <w:rsid w:val="008F620E"/>
    <w:rsid w:val="009071B6"/>
    <w:rsid w:val="00910B2C"/>
    <w:rsid w:val="009140A7"/>
    <w:rsid w:val="009143CD"/>
    <w:rsid w:val="00916F00"/>
    <w:rsid w:val="00921CCB"/>
    <w:rsid w:val="00921F8A"/>
    <w:rsid w:val="00923365"/>
    <w:rsid w:val="00927872"/>
    <w:rsid w:val="00930CB5"/>
    <w:rsid w:val="00941382"/>
    <w:rsid w:val="009460E1"/>
    <w:rsid w:val="0095040B"/>
    <w:rsid w:val="00951E58"/>
    <w:rsid w:val="009543F3"/>
    <w:rsid w:val="00960160"/>
    <w:rsid w:val="00967CA0"/>
    <w:rsid w:val="009723FC"/>
    <w:rsid w:val="009750B9"/>
    <w:rsid w:val="00980D26"/>
    <w:rsid w:val="00981372"/>
    <w:rsid w:val="00984FB0"/>
    <w:rsid w:val="0099378B"/>
    <w:rsid w:val="00995445"/>
    <w:rsid w:val="009A4590"/>
    <w:rsid w:val="009B431D"/>
    <w:rsid w:val="009C0CEB"/>
    <w:rsid w:val="009C20B0"/>
    <w:rsid w:val="009C381F"/>
    <w:rsid w:val="009C4004"/>
    <w:rsid w:val="009C53D0"/>
    <w:rsid w:val="009C5793"/>
    <w:rsid w:val="009D1441"/>
    <w:rsid w:val="009D743C"/>
    <w:rsid w:val="009E0676"/>
    <w:rsid w:val="009E34DB"/>
    <w:rsid w:val="009E3842"/>
    <w:rsid w:val="009E3FF6"/>
    <w:rsid w:val="009E54DE"/>
    <w:rsid w:val="009E6346"/>
    <w:rsid w:val="009E7919"/>
    <w:rsid w:val="009F3585"/>
    <w:rsid w:val="00A004A5"/>
    <w:rsid w:val="00A02878"/>
    <w:rsid w:val="00A05FB7"/>
    <w:rsid w:val="00A061D4"/>
    <w:rsid w:val="00A074BB"/>
    <w:rsid w:val="00A20A04"/>
    <w:rsid w:val="00A2107C"/>
    <w:rsid w:val="00A30977"/>
    <w:rsid w:val="00A3252A"/>
    <w:rsid w:val="00A32F10"/>
    <w:rsid w:val="00A34840"/>
    <w:rsid w:val="00A35B9C"/>
    <w:rsid w:val="00A36A67"/>
    <w:rsid w:val="00A43EC0"/>
    <w:rsid w:val="00A4461C"/>
    <w:rsid w:val="00A61C9E"/>
    <w:rsid w:val="00A67DB2"/>
    <w:rsid w:val="00A7170A"/>
    <w:rsid w:val="00A77361"/>
    <w:rsid w:val="00A8607B"/>
    <w:rsid w:val="00A86A49"/>
    <w:rsid w:val="00A91B27"/>
    <w:rsid w:val="00A92798"/>
    <w:rsid w:val="00A9439A"/>
    <w:rsid w:val="00A96E43"/>
    <w:rsid w:val="00AA0ED5"/>
    <w:rsid w:val="00AA1F72"/>
    <w:rsid w:val="00AA3B2E"/>
    <w:rsid w:val="00AA7A66"/>
    <w:rsid w:val="00AB04C0"/>
    <w:rsid w:val="00AB3CF8"/>
    <w:rsid w:val="00AC6D24"/>
    <w:rsid w:val="00AD0C0D"/>
    <w:rsid w:val="00AD2591"/>
    <w:rsid w:val="00AD3A6A"/>
    <w:rsid w:val="00AD6547"/>
    <w:rsid w:val="00AD6565"/>
    <w:rsid w:val="00AE1252"/>
    <w:rsid w:val="00AE4F9B"/>
    <w:rsid w:val="00AF7962"/>
    <w:rsid w:val="00B00DC6"/>
    <w:rsid w:val="00B12F31"/>
    <w:rsid w:val="00B147A0"/>
    <w:rsid w:val="00B14EDC"/>
    <w:rsid w:val="00B1707B"/>
    <w:rsid w:val="00B177DB"/>
    <w:rsid w:val="00B25FBB"/>
    <w:rsid w:val="00B265C8"/>
    <w:rsid w:val="00B2727E"/>
    <w:rsid w:val="00B27FCF"/>
    <w:rsid w:val="00B3460C"/>
    <w:rsid w:val="00B3470B"/>
    <w:rsid w:val="00B43D84"/>
    <w:rsid w:val="00B60ABF"/>
    <w:rsid w:val="00B709CF"/>
    <w:rsid w:val="00B75C5E"/>
    <w:rsid w:val="00B76474"/>
    <w:rsid w:val="00B77D74"/>
    <w:rsid w:val="00B85256"/>
    <w:rsid w:val="00B858F0"/>
    <w:rsid w:val="00B8692F"/>
    <w:rsid w:val="00B874ED"/>
    <w:rsid w:val="00B87D15"/>
    <w:rsid w:val="00B919FD"/>
    <w:rsid w:val="00BA1FFB"/>
    <w:rsid w:val="00BA5127"/>
    <w:rsid w:val="00BA69B5"/>
    <w:rsid w:val="00BA739C"/>
    <w:rsid w:val="00BB1252"/>
    <w:rsid w:val="00BB1FE3"/>
    <w:rsid w:val="00BB4DEF"/>
    <w:rsid w:val="00BB64EF"/>
    <w:rsid w:val="00BB67B3"/>
    <w:rsid w:val="00BB7CCC"/>
    <w:rsid w:val="00BC3F82"/>
    <w:rsid w:val="00BC6C06"/>
    <w:rsid w:val="00BD0F03"/>
    <w:rsid w:val="00BE17F2"/>
    <w:rsid w:val="00BE6122"/>
    <w:rsid w:val="00BE662F"/>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CD1"/>
    <w:rsid w:val="00C43811"/>
    <w:rsid w:val="00C43E30"/>
    <w:rsid w:val="00C451CF"/>
    <w:rsid w:val="00C46D7E"/>
    <w:rsid w:val="00C47F28"/>
    <w:rsid w:val="00C73149"/>
    <w:rsid w:val="00C75008"/>
    <w:rsid w:val="00C82411"/>
    <w:rsid w:val="00C82998"/>
    <w:rsid w:val="00CA3539"/>
    <w:rsid w:val="00CA4A15"/>
    <w:rsid w:val="00CA630D"/>
    <w:rsid w:val="00CB4395"/>
    <w:rsid w:val="00CB7BBB"/>
    <w:rsid w:val="00CC503A"/>
    <w:rsid w:val="00CC63C9"/>
    <w:rsid w:val="00CC6917"/>
    <w:rsid w:val="00CD0C66"/>
    <w:rsid w:val="00CD3C15"/>
    <w:rsid w:val="00CD58AF"/>
    <w:rsid w:val="00CD6287"/>
    <w:rsid w:val="00CD7B03"/>
    <w:rsid w:val="00CE092A"/>
    <w:rsid w:val="00CE37B0"/>
    <w:rsid w:val="00CE7040"/>
    <w:rsid w:val="00CE71E0"/>
    <w:rsid w:val="00CE78C5"/>
    <w:rsid w:val="00CF1DAD"/>
    <w:rsid w:val="00CF3D7D"/>
    <w:rsid w:val="00CF4D6F"/>
    <w:rsid w:val="00CF5E66"/>
    <w:rsid w:val="00D049BE"/>
    <w:rsid w:val="00D055A8"/>
    <w:rsid w:val="00D10894"/>
    <w:rsid w:val="00D11ADD"/>
    <w:rsid w:val="00D124BB"/>
    <w:rsid w:val="00D142A0"/>
    <w:rsid w:val="00D17F04"/>
    <w:rsid w:val="00D20F3A"/>
    <w:rsid w:val="00D21063"/>
    <w:rsid w:val="00D21C74"/>
    <w:rsid w:val="00D238CE"/>
    <w:rsid w:val="00D24E61"/>
    <w:rsid w:val="00D2619C"/>
    <w:rsid w:val="00D27FA5"/>
    <w:rsid w:val="00D30DC8"/>
    <w:rsid w:val="00D3135A"/>
    <w:rsid w:val="00D336CC"/>
    <w:rsid w:val="00D34536"/>
    <w:rsid w:val="00D40585"/>
    <w:rsid w:val="00D41DB2"/>
    <w:rsid w:val="00D42BD8"/>
    <w:rsid w:val="00D43B3D"/>
    <w:rsid w:val="00D44D27"/>
    <w:rsid w:val="00D4524F"/>
    <w:rsid w:val="00D478F9"/>
    <w:rsid w:val="00D50FCD"/>
    <w:rsid w:val="00D51F85"/>
    <w:rsid w:val="00D55869"/>
    <w:rsid w:val="00D562E0"/>
    <w:rsid w:val="00D57738"/>
    <w:rsid w:val="00D622B8"/>
    <w:rsid w:val="00D62BE8"/>
    <w:rsid w:val="00D70283"/>
    <w:rsid w:val="00D709BC"/>
    <w:rsid w:val="00D72799"/>
    <w:rsid w:val="00D73A34"/>
    <w:rsid w:val="00D73DD2"/>
    <w:rsid w:val="00D748F8"/>
    <w:rsid w:val="00D74A8E"/>
    <w:rsid w:val="00D80326"/>
    <w:rsid w:val="00D81915"/>
    <w:rsid w:val="00D832BD"/>
    <w:rsid w:val="00D851E6"/>
    <w:rsid w:val="00D86D6C"/>
    <w:rsid w:val="00D960C1"/>
    <w:rsid w:val="00DA6E29"/>
    <w:rsid w:val="00DA7E36"/>
    <w:rsid w:val="00DB04AB"/>
    <w:rsid w:val="00DB0A47"/>
    <w:rsid w:val="00DB3AED"/>
    <w:rsid w:val="00DB4FD3"/>
    <w:rsid w:val="00DC0CA8"/>
    <w:rsid w:val="00DC3470"/>
    <w:rsid w:val="00DC425A"/>
    <w:rsid w:val="00DD2AF2"/>
    <w:rsid w:val="00DD36BF"/>
    <w:rsid w:val="00DD387D"/>
    <w:rsid w:val="00DE602B"/>
    <w:rsid w:val="00DE6A99"/>
    <w:rsid w:val="00DE6EEA"/>
    <w:rsid w:val="00DF1ADF"/>
    <w:rsid w:val="00DF52C9"/>
    <w:rsid w:val="00DF614D"/>
    <w:rsid w:val="00DF6F13"/>
    <w:rsid w:val="00DF7700"/>
    <w:rsid w:val="00E11C18"/>
    <w:rsid w:val="00E12424"/>
    <w:rsid w:val="00E14B1D"/>
    <w:rsid w:val="00E15374"/>
    <w:rsid w:val="00E26D30"/>
    <w:rsid w:val="00E27731"/>
    <w:rsid w:val="00E3343F"/>
    <w:rsid w:val="00E33F9E"/>
    <w:rsid w:val="00E43767"/>
    <w:rsid w:val="00E43E92"/>
    <w:rsid w:val="00E44827"/>
    <w:rsid w:val="00E46ABC"/>
    <w:rsid w:val="00E4772B"/>
    <w:rsid w:val="00E50616"/>
    <w:rsid w:val="00E53FCC"/>
    <w:rsid w:val="00E55D6C"/>
    <w:rsid w:val="00E5711D"/>
    <w:rsid w:val="00E64678"/>
    <w:rsid w:val="00E70815"/>
    <w:rsid w:val="00E72372"/>
    <w:rsid w:val="00E74402"/>
    <w:rsid w:val="00E750A6"/>
    <w:rsid w:val="00E764B4"/>
    <w:rsid w:val="00E92410"/>
    <w:rsid w:val="00E9615B"/>
    <w:rsid w:val="00E97A74"/>
    <w:rsid w:val="00EA6EA7"/>
    <w:rsid w:val="00EB249C"/>
    <w:rsid w:val="00EB3D94"/>
    <w:rsid w:val="00EB6F56"/>
    <w:rsid w:val="00EC0506"/>
    <w:rsid w:val="00EC0641"/>
    <w:rsid w:val="00EC14B2"/>
    <w:rsid w:val="00EC5C0D"/>
    <w:rsid w:val="00EC6AFC"/>
    <w:rsid w:val="00EC7637"/>
    <w:rsid w:val="00EC7BB3"/>
    <w:rsid w:val="00ED0BB3"/>
    <w:rsid w:val="00EE0804"/>
    <w:rsid w:val="00EE3A57"/>
    <w:rsid w:val="00EE5DB6"/>
    <w:rsid w:val="00EE6F53"/>
    <w:rsid w:val="00EE7095"/>
    <w:rsid w:val="00EF5593"/>
    <w:rsid w:val="00EF58B1"/>
    <w:rsid w:val="00EF64F7"/>
    <w:rsid w:val="00F02ACD"/>
    <w:rsid w:val="00F0659F"/>
    <w:rsid w:val="00F069F1"/>
    <w:rsid w:val="00F07009"/>
    <w:rsid w:val="00F10625"/>
    <w:rsid w:val="00F14322"/>
    <w:rsid w:val="00F1637D"/>
    <w:rsid w:val="00F2045F"/>
    <w:rsid w:val="00F2236B"/>
    <w:rsid w:val="00F22C44"/>
    <w:rsid w:val="00F262F5"/>
    <w:rsid w:val="00F2671B"/>
    <w:rsid w:val="00F30F5B"/>
    <w:rsid w:val="00F35000"/>
    <w:rsid w:val="00F36494"/>
    <w:rsid w:val="00F44D42"/>
    <w:rsid w:val="00F45FD7"/>
    <w:rsid w:val="00F50F26"/>
    <w:rsid w:val="00F538F2"/>
    <w:rsid w:val="00F56D92"/>
    <w:rsid w:val="00F64FEB"/>
    <w:rsid w:val="00F67C7F"/>
    <w:rsid w:val="00F73217"/>
    <w:rsid w:val="00F7412D"/>
    <w:rsid w:val="00F75EC7"/>
    <w:rsid w:val="00F81110"/>
    <w:rsid w:val="00F8136E"/>
    <w:rsid w:val="00F87088"/>
    <w:rsid w:val="00F91D57"/>
    <w:rsid w:val="00F92FF1"/>
    <w:rsid w:val="00F944CB"/>
    <w:rsid w:val="00F956D4"/>
    <w:rsid w:val="00FA0F71"/>
    <w:rsid w:val="00FA2AC9"/>
    <w:rsid w:val="00FA4BB0"/>
    <w:rsid w:val="00FA4D12"/>
    <w:rsid w:val="00FA763D"/>
    <w:rsid w:val="00FB218C"/>
    <w:rsid w:val="00FC0BA8"/>
    <w:rsid w:val="00FC0CCD"/>
    <w:rsid w:val="00FD0B36"/>
    <w:rsid w:val="00FD1D2C"/>
    <w:rsid w:val="00FD7397"/>
    <w:rsid w:val="00FE2097"/>
    <w:rsid w:val="00FE2650"/>
    <w:rsid w:val="00FE2EA5"/>
    <w:rsid w:val="00FE64C3"/>
    <w:rsid w:val="00FE69C4"/>
    <w:rsid w:val="00FF0581"/>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1931</TotalTime>
  <Pages>29</Pages>
  <Words>8988</Words>
  <Characters>51236</Characters>
  <Application>Microsoft Office Word</Application>
  <DocSecurity>0</DocSecurity>
  <Lines>426</Lines>
  <Paragraphs>120</Paragraphs>
  <ScaleCrop>false</ScaleCrop>
  <Company/>
  <LinksUpToDate>false</LinksUpToDate>
  <CharactersWithSpaces>60104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153</cp:revision>
  <dcterms:created xsi:type="dcterms:W3CDTF">2022-06-28T13:49:00Z</dcterms:created>
  <dcterms:modified xsi:type="dcterms:W3CDTF">2022-07-05T11:15:00Z</dcterms:modified>
</cp:coreProperties>
</file>
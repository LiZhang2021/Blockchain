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PoW-based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wireless blockchain network wChain</w:t>
      </w:r>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is Proof-of-Work (PoW)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PoW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a block, the block-confirmation latency of PoW-based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(PoS)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PoS,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The first version of Casper [17] is a hybrid consensus of PoW and PoS, aiming to replace the PoW consensus algorithm with PoS consensus algorithm in Ethereum.</w:t>
      </w:r>
      <w:del w:id="439" w:author="Zhang Li" w:date="2022-06-22T21:35:00Z">
        <w:r w:rsidDel="00C635D0">
          <w:rPr>
            <w:rFonts w:ascii="Times New Roman" w:eastAsia="宋体" w:hAnsi="Times New Roman" w:cs="Times New Roman"/>
            <w:sz w:val="24"/>
            <w:szCs w:val="24"/>
          </w:rPr>
          <w:delText xml:space="preserve"> </w:delText>
        </w:r>
      </w:del>
      <w:ins w:id="440" w:author="ThinkPad" w:date="2022-06-16T04:36:00Z">
        <w:del w:id="441"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42" w:author="ThinkPad" w:date="2022-06-16T04:39:00Z">
        <w:del w:id="443" w:author="Zhang Li" w:date="2022-06-22T21:35:00Z">
          <w:r w:rsidR="009410AE" w:rsidDel="00C635D0">
            <w:rPr>
              <w:rFonts w:ascii="Times New Roman" w:eastAsia="宋体" w:hAnsi="Times New Roman" w:cs="Times New Roman" w:hint="eastAsia"/>
              <w:sz w:val="24"/>
              <w:szCs w:val="24"/>
            </w:rPr>
            <w:delText>前后的</w:delText>
          </w:r>
        </w:del>
      </w:ins>
      <w:ins w:id="444" w:author="ThinkPad" w:date="2022-06-16T04:36:00Z">
        <w:del w:id="445" w:author="Zhang Li" w:date="2022-06-22T21:35:00Z">
          <w:r w:rsidR="00960F46" w:rsidDel="00C635D0">
            <w:rPr>
              <w:rFonts w:ascii="Times New Roman" w:eastAsia="宋体" w:hAnsi="Times New Roman" w:cs="Times New Roman" w:hint="eastAsia"/>
              <w:sz w:val="24"/>
              <w:szCs w:val="24"/>
            </w:rPr>
            <w:delText>逻辑</w:delText>
          </w:r>
        </w:del>
      </w:ins>
      <w:ins w:id="446" w:author="ThinkPad" w:date="2022-06-16T04:39:00Z">
        <w:del w:id="447" w:author="Zhang Li" w:date="2022-06-22T21:35:00Z">
          <w:r w:rsidR="009410AE" w:rsidDel="00C635D0">
            <w:rPr>
              <w:rFonts w:ascii="Times New Roman" w:eastAsia="宋体" w:hAnsi="Times New Roman" w:cs="Times New Roman" w:hint="eastAsia"/>
              <w:sz w:val="24"/>
              <w:szCs w:val="24"/>
            </w:rPr>
            <w:delText>乱了</w:delText>
          </w:r>
        </w:del>
      </w:ins>
      <w:ins w:id="448" w:author="ThinkPad" w:date="2022-06-16T04:37:00Z">
        <w:del w:id="449"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0" w:author="ThinkPad" w:date="2022-06-16T04:39:00Z">
        <w:del w:id="451"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52" w:author="ThinkPad" w:date="2022-06-16T04:40:00Z">
        <w:del w:id="453" w:author="Zhang Li" w:date="2022-06-22T21:35:00Z">
          <w:r w:rsidR="009410AE" w:rsidDel="00C635D0">
            <w:rPr>
              <w:rFonts w:ascii="Times New Roman" w:eastAsia="宋体" w:hAnsi="Times New Roman" w:cs="Times New Roman" w:hint="eastAsia"/>
              <w:sz w:val="24"/>
              <w:szCs w:val="24"/>
            </w:rPr>
            <w:delText>叙述上的</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逻辑需要你</w:delText>
          </w:r>
        </w:del>
      </w:ins>
      <w:ins w:id="456" w:author="ThinkPad" w:date="2022-06-16T04:40:00Z">
        <w:del w:id="457" w:author="Zhang Li" w:date="2022-06-22T21:35:00Z">
          <w:r w:rsidR="009410AE" w:rsidDel="00C635D0">
            <w:rPr>
              <w:rFonts w:ascii="Times New Roman" w:eastAsia="宋体" w:hAnsi="Times New Roman" w:cs="Times New Roman" w:hint="eastAsia"/>
              <w:sz w:val="24"/>
              <w:szCs w:val="24"/>
            </w:rPr>
            <w:delText>自身</w:delText>
          </w:r>
        </w:del>
      </w:ins>
      <w:ins w:id="458" w:author="ThinkPad" w:date="2022-06-16T04:39:00Z">
        <w:del w:id="459" w:author="Zhang Li" w:date="2022-06-22T21:35:00Z">
          <w:r w:rsidR="009410AE" w:rsidDel="00C635D0">
            <w:rPr>
              <w:rFonts w:ascii="Times New Roman" w:eastAsia="宋体" w:hAnsi="Times New Roman" w:cs="Times New Roman" w:hint="eastAsia"/>
              <w:sz w:val="24"/>
              <w:szCs w:val="24"/>
            </w:rPr>
            <w:delText>也明白</w:delText>
          </w:r>
        </w:del>
      </w:ins>
      <w:ins w:id="460" w:author="ThinkPad" w:date="2022-06-18T08:49:00Z">
        <w:del w:id="461" w:author="Zhang Li" w:date="2022-06-22T21:35:00Z">
          <w:r w:rsidR="00DC0CEF" w:rsidDel="00C635D0">
            <w:rPr>
              <w:rFonts w:ascii="Times New Roman" w:eastAsia="宋体" w:hAnsi="Times New Roman" w:cs="Times New Roman" w:hint="eastAsia"/>
              <w:sz w:val="24"/>
              <w:szCs w:val="24"/>
            </w:rPr>
            <w:delText>其重要性</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才能知道怎么</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维护这种描述上的</w:delText>
          </w:r>
        </w:del>
      </w:ins>
      <w:ins w:id="468" w:author="ThinkPad" w:date="2022-06-18T08:50:00Z">
        <w:del w:id="469" w:author="Zhang Li" w:date="2022-06-22T21:35:00Z">
          <w:r w:rsidR="00DC0CEF" w:rsidDel="00C635D0">
            <w:rPr>
              <w:rFonts w:ascii="Times New Roman" w:eastAsia="宋体" w:hAnsi="Times New Roman" w:cs="Times New Roman" w:hint="eastAsia"/>
              <w:sz w:val="24"/>
              <w:szCs w:val="24"/>
            </w:rPr>
            <w:delText>前后</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逻辑</w:delText>
          </w:r>
        </w:del>
      </w:ins>
      <w:ins w:id="472" w:author="ThinkPad" w:date="2022-06-18T08:50:00Z">
        <w:del w:id="473"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74" w:author="ThinkPad" w:date="2022-06-16T04:36:00Z">
        <w:del w:id="475"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76" w:author="Zhang Li" w:date="2022-06-22T22:03:00Z">
        <w:r w:rsidR="000266E3">
          <w:rPr>
            <w:rFonts w:ascii="Times New Roman" w:eastAsia="宋体" w:hAnsi="Times New Roman" w:cs="Times New Roman"/>
            <w:sz w:val="24"/>
            <w:szCs w:val="24"/>
          </w:rPr>
          <w:t xml:space="preserve">In order to solve </w:t>
        </w:r>
      </w:ins>
      <w:ins w:id="477" w:author="Zhang Li" w:date="2022-06-22T22:04:00Z">
        <w:r w:rsidR="000266E3">
          <w:rPr>
            <w:rFonts w:ascii="Times New Roman" w:eastAsia="宋体" w:hAnsi="Times New Roman" w:cs="Times New Roman"/>
            <w:sz w:val="24"/>
            <w:szCs w:val="24"/>
          </w:rPr>
          <w:t>the “Nothing at stake” problem of PoS</w:t>
        </w:r>
      </w:ins>
      <w:ins w:id="478" w:author="Zhang Li" w:date="2022-06-22T22:05:00Z">
        <w:r w:rsidR="000266E3">
          <w:rPr>
            <w:rFonts w:ascii="Times New Roman" w:eastAsia="宋体" w:hAnsi="Times New Roman" w:cs="Times New Roman"/>
            <w:sz w:val="24"/>
            <w:szCs w:val="24"/>
          </w:rPr>
          <w:t xml:space="preserve"> and improve the performance of blockchain system</w:t>
        </w:r>
      </w:ins>
      <w:ins w:id="479" w:author="Zhang Li" w:date="2022-06-22T22:04:00Z">
        <w:r w:rsidR="000266E3">
          <w:rPr>
            <w:rFonts w:ascii="Times New Roman" w:eastAsia="宋体" w:hAnsi="Times New Roman" w:cs="Times New Roman"/>
            <w:sz w:val="24"/>
            <w:szCs w:val="24"/>
          </w:rPr>
          <w:t>, some</w:t>
        </w:r>
      </w:ins>
      <w:ins w:id="480" w:author="Zhang Li" w:date="2022-06-22T22:05:00Z">
        <w:r w:rsidR="000266E3">
          <w:rPr>
            <w:rFonts w:ascii="Times New Roman" w:eastAsia="宋体" w:hAnsi="Times New Roman" w:cs="Times New Roman"/>
            <w:sz w:val="24"/>
            <w:szCs w:val="24"/>
          </w:rPr>
          <w:t xml:space="preserve"> consensus protocol have been proposed</w:t>
        </w:r>
      </w:ins>
      <w:ins w:id="481" w:author="Zhang Li" w:date="2022-06-22T22:06:00Z">
        <w:r w:rsidR="000266E3">
          <w:rPr>
            <w:rFonts w:ascii="Times New Roman" w:eastAsia="宋体" w:hAnsi="Times New Roman" w:cs="Times New Roman"/>
            <w:sz w:val="24"/>
            <w:szCs w:val="24"/>
          </w:rPr>
          <w:t>. Such as</w:t>
        </w:r>
      </w:ins>
      <w:ins w:id="482" w:author="Zhang Li" w:date="2022-06-22T22:04:00Z">
        <w:r w:rsidR="000266E3">
          <w:rPr>
            <w:rFonts w:ascii="Times New Roman" w:eastAsia="宋体" w:hAnsi="Times New Roman" w:cs="Times New Roman"/>
            <w:sz w:val="24"/>
            <w:szCs w:val="24"/>
          </w:rPr>
          <w:t xml:space="preserve"> </w:t>
        </w:r>
      </w:ins>
      <w:ins w:id="483" w:author="Zhang Li" w:date="2022-06-22T22:06:00Z">
        <w:r w:rsidR="000266E3">
          <w:rPr>
            <w:rFonts w:ascii="Times New Roman" w:eastAsia="宋体" w:hAnsi="Times New Roman" w:cs="Times New Roman"/>
            <w:sz w:val="24"/>
            <w:szCs w:val="24"/>
          </w:rPr>
          <w:t xml:space="preserve">Proof-of-Authority consensus protocol [], in which </w:t>
        </w:r>
      </w:ins>
      <w:ins w:id="484" w:author="Zhang Li" w:date="2022-06-22T22:07:00Z">
        <w:r w:rsidR="000266E3">
          <w:rPr>
            <w:rFonts w:ascii="Times New Roman" w:eastAsia="宋体" w:hAnsi="Times New Roman" w:cs="Times New Roman"/>
            <w:sz w:val="24"/>
            <w:szCs w:val="24"/>
          </w:rPr>
          <w:t xml:space="preserve">consensus nodes passing a preliminary authentication </w:t>
        </w:r>
      </w:ins>
      <w:ins w:id="485"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86" w:author="ThinkPad" w:date="2022-06-16T04:37:00Z">
        <w:r w:rsidDel="00146468">
          <w:rPr>
            <w:rFonts w:ascii="Times New Roman" w:eastAsia="宋体" w:hAnsi="Times New Roman" w:cs="Times New Roman"/>
            <w:sz w:val="24"/>
            <w:szCs w:val="24"/>
          </w:rPr>
          <w:delText xml:space="preserve">is </w:delText>
        </w:r>
      </w:del>
      <w:ins w:id="487"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88" w:author="Zhang Li" w:date="2022-06-22T22:10:00Z">
        <w:r w:rsidDel="00C054AC">
          <w:rPr>
            <w:rFonts w:ascii="Times New Roman" w:eastAsia="宋体" w:hAnsi="Times New Roman" w:cs="Times New Roman"/>
            <w:sz w:val="24"/>
            <w:szCs w:val="24"/>
          </w:rPr>
          <w:delText>consensus protocols</w:delText>
        </w:r>
      </w:del>
      <w:ins w:id="489"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0" w:author="ThinkPad" w:date="2022-06-15T20:53:00Z">
        <w:r w:rsidDel="00FC13EA">
          <w:rPr>
            <w:rFonts w:ascii="Times New Roman" w:eastAsia="宋体" w:hAnsi="Times New Roman" w:cs="Times New Roman"/>
            <w:sz w:val="24"/>
            <w:szCs w:val="24"/>
          </w:rPr>
          <w:delText>would like</w:delText>
        </w:r>
      </w:del>
      <w:ins w:id="491"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492"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493" w:author="Zhang Li" w:date="2022-06-22T22:10:00Z">
        <w:r w:rsidDel="00C054AC">
          <w:rPr>
            <w:rFonts w:ascii="Times New Roman" w:eastAsia="宋体" w:hAnsi="Times New Roman" w:cs="Times New Roman"/>
            <w:sz w:val="24"/>
            <w:szCs w:val="24"/>
          </w:rPr>
          <w:delText>algorithm</w:delText>
        </w:r>
      </w:del>
      <w:ins w:id="494"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495" w:author="Zhang Li" w:date="2022-06-22T23:13:00Z"/>
          <w:rFonts w:ascii="Times New Roman" w:eastAsia="宋体" w:hAnsi="Times New Roman" w:cs="Times New Roman"/>
          <w:sz w:val="24"/>
          <w:szCs w:val="24"/>
        </w:rPr>
      </w:pPr>
      <w:bookmarkStart w:id="496" w:name="_Hlk106873471"/>
      <w:bookmarkStart w:id="497"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498" w:author="Zhang Li" w:date="2022-06-23T08:56:00Z">
        <w:r w:rsidDel="00A07C80">
          <w:rPr>
            <w:rFonts w:ascii="Times New Roman" w:eastAsia="宋体" w:hAnsi="Times New Roman" w:cs="Times New Roman" w:hint="eastAsia"/>
            <w:sz w:val="24"/>
            <w:szCs w:val="24"/>
          </w:rPr>
          <w:delText>fault</w:delText>
        </w:r>
      </w:del>
      <w:ins w:id="499" w:author="ThinkPad" w:date="2022-06-16T04:40:00Z">
        <w:del w:id="500" w:author="Zhang Li" w:date="2022-06-23T08:56:00Z">
          <w:r w:rsidR="00936B4D" w:rsidDel="00A07C80">
            <w:rPr>
              <w:rFonts w:ascii="Times New Roman" w:eastAsia="宋体" w:hAnsi="Times New Roman" w:cs="Times New Roman" w:hint="eastAsia"/>
              <w:sz w:val="24"/>
              <w:szCs w:val="24"/>
            </w:rPr>
            <w:delText>s</w:delText>
          </w:r>
        </w:del>
      </w:ins>
      <w:ins w:id="501"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02" w:author="ThinkPad" w:date="2022-06-16T04:40:00Z">
        <w:r w:rsidDel="00936B4D">
          <w:rPr>
            <w:rFonts w:ascii="Times New Roman" w:eastAsia="宋体" w:hAnsi="Times New Roman" w:cs="Times New Roman"/>
            <w:sz w:val="24"/>
            <w:szCs w:val="24"/>
          </w:rPr>
          <w:delText xml:space="preserve">very </w:delText>
        </w:r>
      </w:del>
      <w:ins w:id="503"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504"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05" w:author="ThinkPad" w:date="2022-06-16T04:42:00Z">
        <w:r w:rsidR="00936B4D">
          <w:rPr>
            <w:rFonts w:ascii="Times New Roman" w:eastAsia="宋体" w:hAnsi="Times New Roman" w:cs="Times New Roman"/>
            <w:sz w:val="24"/>
            <w:szCs w:val="24"/>
          </w:rPr>
          <w:t>In PBFT,</w:t>
        </w:r>
      </w:ins>
      <w:ins w:id="506" w:author="ThinkPad" w:date="2022-06-16T04:43:00Z">
        <w:r w:rsidR="00936B4D">
          <w:rPr>
            <w:rFonts w:ascii="Times New Roman" w:eastAsia="宋体" w:hAnsi="Times New Roman" w:cs="Times New Roman"/>
            <w:sz w:val="24"/>
            <w:szCs w:val="24"/>
          </w:rPr>
          <w:t xml:space="preserve"> </w:t>
        </w:r>
      </w:ins>
      <w:del w:id="507" w:author="ThinkPad" w:date="2022-06-16T04:43:00Z">
        <w:r w:rsidDel="00936B4D">
          <w:rPr>
            <w:rFonts w:ascii="Times New Roman" w:eastAsia="宋体" w:hAnsi="Times New Roman" w:cs="Times New Roman" w:hint="eastAsia"/>
            <w:sz w:val="24"/>
            <w:szCs w:val="24"/>
          </w:rPr>
          <w:delText>A</w:delText>
        </w:r>
      </w:del>
      <w:ins w:id="508"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09" w:author="ThinkPad" w:date="2022-06-16T04:43:00Z">
        <w:r w:rsidDel="00936B4D">
          <w:rPr>
            <w:rFonts w:ascii="Times New Roman" w:eastAsia="宋体" w:hAnsi="Times New Roman" w:cs="Times New Roman"/>
            <w:sz w:val="24"/>
            <w:szCs w:val="24"/>
          </w:rPr>
          <w:delText xml:space="preserve">. </w:delText>
        </w:r>
      </w:del>
      <w:del w:id="510" w:author="ThinkPad" w:date="2022-06-16T04:41:00Z">
        <w:r w:rsidDel="00936B4D">
          <w:rPr>
            <w:rFonts w:ascii="Times New Roman" w:eastAsia="宋体" w:hAnsi="Times New Roman" w:cs="Times New Roman"/>
            <w:sz w:val="24"/>
            <w:szCs w:val="24"/>
          </w:rPr>
          <w:delText>And t</w:delText>
        </w:r>
      </w:del>
      <w:del w:id="511" w:author="ThinkPad" w:date="2022-06-16T04:43:00Z">
        <w:r w:rsidDel="00936B4D">
          <w:rPr>
            <w:rFonts w:ascii="Times New Roman" w:eastAsia="宋体" w:hAnsi="Times New Roman" w:cs="Times New Roman"/>
            <w:sz w:val="24"/>
            <w:szCs w:val="24"/>
          </w:rPr>
          <w:delText>hen the block proposer</w:delText>
        </w:r>
      </w:del>
      <w:ins w:id="512"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13" w:author="ThinkPad" w:date="2022-06-16T04:43:00Z">
        <w:r w:rsidDel="00936B4D">
          <w:rPr>
            <w:rFonts w:ascii="Times New Roman" w:eastAsia="宋体" w:hAnsi="Times New Roman" w:cs="Times New Roman"/>
            <w:sz w:val="24"/>
            <w:szCs w:val="24"/>
          </w:rPr>
          <w:delText xml:space="preserve">is </w:delText>
        </w:r>
      </w:del>
      <w:ins w:id="514"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15"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16" w:author="Zhang Li" w:date="2022-06-22T22:33:00Z">
        <w:r w:rsidDel="001D0E21">
          <w:rPr>
            <w:rFonts w:ascii="Times New Roman" w:eastAsia="宋体" w:hAnsi="Times New Roman" w:cs="Times New Roman"/>
            <w:sz w:val="24"/>
            <w:szCs w:val="24"/>
          </w:rPr>
          <w:delText xml:space="preserve">The cost of adversary being malicious in </w:delText>
        </w:r>
      </w:del>
      <w:ins w:id="517" w:author="ThinkPad" w:date="2022-06-16T04:43:00Z">
        <w:del w:id="518" w:author="Zhang Li" w:date="2022-06-22T22:33:00Z">
          <w:r w:rsidR="00936B4D" w:rsidDel="001D0E21">
            <w:rPr>
              <w:rFonts w:ascii="Times New Roman" w:eastAsia="宋体" w:hAnsi="Times New Roman" w:cs="Times New Roman"/>
              <w:sz w:val="24"/>
              <w:szCs w:val="24"/>
            </w:rPr>
            <w:delText xml:space="preserve">a </w:delText>
          </w:r>
        </w:del>
      </w:ins>
      <w:del w:id="519"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0" w:author="ThinkPad" w:date="2022-06-16T04:43:00Z">
        <w:del w:id="521" w:author="Zhang Li" w:date="2022-06-22T22:33:00Z">
          <w:r w:rsidR="003364B9" w:rsidDel="001D0E21">
            <w:rPr>
              <w:rFonts w:ascii="Times New Roman" w:eastAsia="宋体" w:hAnsi="Times New Roman" w:cs="Times New Roman"/>
              <w:sz w:val="24"/>
              <w:szCs w:val="24"/>
            </w:rPr>
            <w:delText xml:space="preserve">This is </w:delText>
          </w:r>
        </w:del>
      </w:ins>
      <w:del w:id="522" w:author="Zhang Li" w:date="2022-06-22T22:33:00Z">
        <w:r w:rsidDel="001D0E21">
          <w:rPr>
            <w:rFonts w:ascii="Times New Roman" w:eastAsia="宋体" w:hAnsi="Times New Roman" w:cs="Times New Roman"/>
            <w:sz w:val="24"/>
            <w:szCs w:val="24"/>
          </w:rPr>
          <w:delText xml:space="preserve">Because </w:delText>
        </w:r>
      </w:del>
      <w:ins w:id="523" w:author="ThinkPad" w:date="2022-06-16T04:43:00Z">
        <w:del w:id="524" w:author="Zhang Li" w:date="2022-06-22T22:33:00Z">
          <w:r w:rsidR="003364B9" w:rsidDel="001D0E21">
            <w:rPr>
              <w:rFonts w:ascii="Times New Roman" w:eastAsia="宋体" w:hAnsi="Times New Roman" w:cs="Times New Roman"/>
              <w:sz w:val="24"/>
              <w:szCs w:val="24"/>
            </w:rPr>
            <w:delText xml:space="preserve">because </w:delText>
          </w:r>
        </w:del>
      </w:ins>
      <w:del w:id="525" w:author="Zhang Li" w:date="2022-06-22T22:33:00Z">
        <w:r w:rsidDel="001D0E21">
          <w:rPr>
            <w:rFonts w:ascii="Times New Roman" w:eastAsia="宋体" w:hAnsi="Times New Roman" w:cs="Times New Roman"/>
            <w:sz w:val="24"/>
            <w:szCs w:val="24"/>
          </w:rPr>
          <w:delText xml:space="preserve">consensus nodes </w:delText>
        </w:r>
      </w:del>
      <w:ins w:id="526" w:author="ThinkPad" w:date="2022-06-16T04:41:00Z">
        <w:del w:id="527" w:author="Zhang Li" w:date="2022-06-22T22:33:00Z">
          <w:r w:rsidR="00936B4D" w:rsidDel="001D0E21">
            <w:rPr>
              <w:rFonts w:ascii="Times New Roman" w:eastAsia="宋体" w:hAnsi="Times New Roman" w:cs="Times New Roman"/>
              <w:sz w:val="24"/>
              <w:szCs w:val="24"/>
            </w:rPr>
            <w:delText xml:space="preserve">do </w:delText>
          </w:r>
        </w:del>
      </w:ins>
      <w:del w:id="528"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ins w:id="529" w:author="Zhang Li" w:date="2022-06-22T22:39:00Z">
        <w:r w:rsidR="004F530E">
          <w:rPr>
            <w:rFonts w:ascii="Times New Roman" w:eastAsia="宋体" w:hAnsi="Times New Roman" w:cs="Times New Roman" w:hint="eastAsia"/>
            <w:sz w:val="24"/>
            <w:szCs w:val="24"/>
          </w:rPr>
          <w:t>PBFT</w:t>
        </w:r>
      </w:ins>
      <w:ins w:id="530" w:author="Zhang Li" w:date="2022-06-22T22:33:00Z">
        <w:r w:rsidR="001D0E21">
          <w:rPr>
            <w:rFonts w:ascii="Times New Roman" w:eastAsia="宋体" w:hAnsi="Times New Roman" w:cs="Times New Roman"/>
            <w:sz w:val="24"/>
            <w:szCs w:val="24"/>
          </w:rPr>
          <w:t xml:space="preserve"> consensus protocol eliminate</w:t>
        </w:r>
      </w:ins>
      <w:ins w:id="531" w:author="Zhang Li" w:date="2022-06-22T22:41:00Z">
        <w:r w:rsidR="004277CB">
          <w:rPr>
            <w:rFonts w:ascii="Times New Roman" w:eastAsia="宋体" w:hAnsi="Times New Roman" w:cs="Times New Roman"/>
            <w:sz w:val="24"/>
            <w:szCs w:val="24"/>
          </w:rPr>
          <w:t>s</w:t>
        </w:r>
      </w:ins>
      <w:ins w:id="532"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33" w:author="Zhang Li" w:date="2022-06-22T22:33:00Z">
        <w:r w:rsidDel="001D0E21">
          <w:rPr>
            <w:rFonts w:ascii="Times New Roman" w:eastAsia="宋体" w:hAnsi="Times New Roman" w:cs="Times New Roman"/>
            <w:sz w:val="24"/>
            <w:szCs w:val="24"/>
          </w:rPr>
          <w:delText xml:space="preserve">However, the cooperation mechanism of </w:delText>
        </w:r>
      </w:del>
      <w:ins w:id="534" w:author="ThinkPad" w:date="2022-06-16T04:44:00Z">
        <w:del w:id="535" w:author="Zhang Li" w:date="2022-06-22T22:33:00Z">
          <w:r w:rsidR="003364B9" w:rsidDel="001D0E21">
            <w:rPr>
              <w:rFonts w:ascii="Times New Roman" w:eastAsia="宋体" w:hAnsi="Times New Roman" w:cs="Times New Roman"/>
              <w:sz w:val="24"/>
              <w:szCs w:val="24"/>
            </w:rPr>
            <w:delText xml:space="preserve">in </w:delText>
          </w:r>
        </w:del>
      </w:ins>
      <w:del w:id="536" w:author="Zhang Li" w:date="2022-06-22T22:33:00Z">
        <w:r w:rsidDel="001D0E21">
          <w:rPr>
            <w:rFonts w:ascii="Times New Roman" w:eastAsia="宋体" w:hAnsi="Times New Roman" w:cs="Times New Roman"/>
            <w:sz w:val="24"/>
            <w:szCs w:val="24"/>
          </w:rPr>
          <w:delText xml:space="preserve">these protocols can </w:delText>
        </w:r>
      </w:del>
      <w:ins w:id="537" w:author="ThinkPad" w:date="2022-06-16T04:44:00Z">
        <w:del w:id="538" w:author="Zhang Li" w:date="2022-06-22T22:33:00Z">
          <w:r w:rsidR="003364B9" w:rsidDel="001D0E21">
            <w:rPr>
              <w:rFonts w:ascii="Times New Roman" w:eastAsia="宋体" w:hAnsi="Times New Roman" w:cs="Times New Roman"/>
              <w:sz w:val="24"/>
              <w:szCs w:val="24"/>
            </w:rPr>
            <w:delText xml:space="preserve">help </w:delText>
          </w:r>
        </w:del>
      </w:ins>
      <w:del w:id="539"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0" w:author="Zhang Li" w:date="2022-06-22T22:34:00Z">
        <w:r w:rsidR="004F530E">
          <w:rPr>
            <w:rFonts w:ascii="Times New Roman" w:eastAsia="宋体" w:hAnsi="Times New Roman" w:cs="Times New Roman"/>
            <w:sz w:val="24"/>
            <w:szCs w:val="24"/>
          </w:rPr>
          <w:t>Since the communication</w:t>
        </w:r>
      </w:ins>
      <w:ins w:id="541" w:author="Zhang Li" w:date="2022-06-23T09:34:00Z">
        <w:r w:rsidR="006D4C05">
          <w:rPr>
            <w:rFonts w:ascii="Times New Roman" w:eastAsia="宋体" w:hAnsi="Times New Roman" w:cs="Times New Roman"/>
            <w:sz w:val="24"/>
            <w:szCs w:val="24"/>
          </w:rPr>
          <w:t>s</w:t>
        </w:r>
      </w:ins>
      <w:ins w:id="542" w:author="Zhang Li" w:date="2022-06-22T22:34:00Z">
        <w:r w:rsidR="004F530E">
          <w:rPr>
            <w:rFonts w:ascii="Times New Roman" w:eastAsia="宋体" w:hAnsi="Times New Roman" w:cs="Times New Roman"/>
            <w:sz w:val="24"/>
            <w:szCs w:val="24"/>
          </w:rPr>
          <w:t xml:space="preserve"> of nodes </w:t>
        </w:r>
      </w:ins>
      <w:ins w:id="543" w:author="Zhang Li" w:date="2022-06-23T09:34:00Z">
        <w:r w:rsidR="006D4C05">
          <w:rPr>
            <w:rFonts w:ascii="Times New Roman" w:eastAsia="宋体" w:hAnsi="Times New Roman" w:cs="Times New Roman"/>
            <w:sz w:val="24"/>
            <w:szCs w:val="24"/>
          </w:rPr>
          <w:t>are</w:t>
        </w:r>
      </w:ins>
      <w:ins w:id="544" w:author="Zhang Li" w:date="2022-06-22T22:34:00Z">
        <w:r w:rsidR="004F530E">
          <w:rPr>
            <w:rFonts w:ascii="Times New Roman" w:eastAsia="宋体" w:hAnsi="Times New Roman" w:cs="Times New Roman"/>
            <w:sz w:val="24"/>
            <w:szCs w:val="24"/>
          </w:rPr>
          <w:t xml:space="preserve"> driven by leader</w:t>
        </w:r>
      </w:ins>
      <w:ins w:id="545" w:author="Zhang Li" w:date="2022-06-23T09:35:00Z">
        <w:r w:rsidR="006D4C05">
          <w:rPr>
            <w:rFonts w:ascii="Times New Roman" w:eastAsia="宋体" w:hAnsi="Times New Roman" w:cs="Times New Roman"/>
            <w:sz w:val="24"/>
            <w:szCs w:val="24"/>
          </w:rPr>
          <w:t>/primary</w:t>
        </w:r>
      </w:ins>
      <w:ins w:id="546"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ins w:id="547" w:author="Zhang Li" w:date="2022-06-22T22:41:00Z">
        <w:r w:rsidR="004277CB">
          <w:rPr>
            <w:rFonts w:ascii="Times New Roman" w:eastAsia="宋体" w:hAnsi="Times New Roman" w:cs="Times New Roman"/>
            <w:sz w:val="24"/>
            <w:szCs w:val="24"/>
          </w:rPr>
          <w:t>PBFT</w:t>
        </w:r>
      </w:ins>
      <w:ins w:id="548" w:author="Zhang Li" w:date="2022-06-22T22:34:00Z">
        <w:r w:rsidR="004F530E">
          <w:rPr>
            <w:rFonts w:ascii="Times New Roman" w:eastAsia="宋体" w:hAnsi="Times New Roman" w:cs="Times New Roman"/>
            <w:sz w:val="24"/>
            <w:szCs w:val="24"/>
          </w:rPr>
          <w:t xml:space="preserve"> depends on the correctness of leader. </w:t>
        </w:r>
      </w:ins>
      <w:ins w:id="549" w:author="Zhang Li" w:date="2022-06-22T22:47:00Z">
        <w:r w:rsidR="00DB6648">
          <w:rPr>
            <w:rFonts w:ascii="Times New Roman" w:eastAsia="宋体" w:hAnsi="Times New Roman" w:cs="Times New Roman"/>
            <w:sz w:val="24"/>
            <w:szCs w:val="24"/>
          </w:rPr>
          <w:t>F</w:t>
        </w:r>
      </w:ins>
      <w:ins w:id="550" w:author="Zhang Li" w:date="2022-06-22T22:34:00Z">
        <w:r w:rsidR="004F530E">
          <w:rPr>
            <w:rFonts w:ascii="Times New Roman" w:eastAsia="宋体" w:hAnsi="Times New Roman" w:cs="Times New Roman"/>
            <w:sz w:val="24"/>
            <w:szCs w:val="24"/>
          </w:rPr>
          <w:t xml:space="preserve">aulty leader </w:t>
        </w:r>
      </w:ins>
      <w:ins w:id="551" w:author="Zhang Li" w:date="2022-06-22T22:47:00Z">
        <w:r w:rsidR="00DB6648">
          <w:rPr>
            <w:rFonts w:ascii="Times New Roman" w:eastAsia="宋体" w:hAnsi="Times New Roman" w:cs="Times New Roman"/>
            <w:sz w:val="24"/>
            <w:szCs w:val="24"/>
          </w:rPr>
          <w:t xml:space="preserve">can </w:t>
        </w:r>
      </w:ins>
      <w:ins w:id="552" w:author="Zhang Li" w:date="2022-06-22T22:34:00Z">
        <w:r w:rsidR="004F530E">
          <w:rPr>
            <w:rFonts w:ascii="Times New Roman" w:eastAsia="宋体" w:hAnsi="Times New Roman" w:cs="Times New Roman"/>
            <w:sz w:val="24"/>
            <w:szCs w:val="24"/>
          </w:rPr>
          <w:t xml:space="preserve">lead to the interruption of consensus process. </w:t>
        </w:r>
      </w:ins>
      <w:ins w:id="553" w:author="Zhang Li" w:date="2022-06-22T23:13:00Z">
        <w:r w:rsidR="00CE57F8">
          <w:rPr>
            <w:rFonts w:ascii="Times New Roman" w:eastAsia="宋体" w:hAnsi="Times New Roman" w:cs="Times New Roman"/>
            <w:sz w:val="24"/>
            <w:szCs w:val="24"/>
          </w:rPr>
          <w:t xml:space="preserve">The </w:t>
        </w:r>
      </w:ins>
      <w:ins w:id="554" w:author="Zhang Li" w:date="2022-06-23T09:46:00Z">
        <w:r w:rsidR="007E6549">
          <w:rPr>
            <w:rFonts w:ascii="Times New Roman" w:eastAsia="宋体" w:hAnsi="Times New Roman" w:cs="Times New Roman"/>
            <w:sz w:val="24"/>
            <w:szCs w:val="24"/>
          </w:rPr>
          <w:t>PBFT</w:t>
        </w:r>
      </w:ins>
      <w:ins w:id="555"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consensus protocol achieve consensus among consensus nodes with quadratic message complexity. Thus, PBFT consensus protocol usually ha</w:t>
        </w:r>
      </w:ins>
      <w:ins w:id="556" w:author="Zhang Li" w:date="2022-06-23T09:47:00Z">
        <w:r w:rsidR="007E6549">
          <w:rPr>
            <w:rFonts w:ascii="Times New Roman" w:eastAsia="宋体" w:hAnsi="Times New Roman" w:cs="Times New Roman"/>
            <w:sz w:val="24"/>
            <w:szCs w:val="24"/>
          </w:rPr>
          <w:t>s</w:t>
        </w:r>
      </w:ins>
      <w:ins w:id="557" w:author="Zhang Li" w:date="2022-06-22T23:13:00Z">
        <w:r w:rsidR="00CE57F8">
          <w:rPr>
            <w:rFonts w:ascii="Times New Roman" w:eastAsia="宋体" w:hAnsi="Times New Roman" w:cs="Times New Roman"/>
            <w:sz w:val="24"/>
            <w:szCs w:val="24"/>
          </w:rPr>
          <w:t xml:space="preserve"> low scalability due to high communication </w:t>
        </w:r>
      </w:ins>
      <w:ins w:id="558" w:author="Zhang Li" w:date="2022-06-23T09:47:00Z">
        <w:r w:rsidR="007E6549">
          <w:rPr>
            <w:rFonts w:ascii="Times New Roman" w:eastAsia="宋体" w:hAnsi="Times New Roman" w:cs="Times New Roman"/>
            <w:sz w:val="24"/>
            <w:szCs w:val="24"/>
          </w:rPr>
          <w:t>overhe</w:t>
        </w:r>
      </w:ins>
      <w:ins w:id="559" w:author="Zhang Li" w:date="2022-06-23T09:48:00Z">
        <w:r w:rsidR="007E6549">
          <w:rPr>
            <w:rFonts w:ascii="Times New Roman" w:eastAsia="宋体" w:hAnsi="Times New Roman" w:cs="Times New Roman"/>
            <w:sz w:val="24"/>
            <w:szCs w:val="24"/>
          </w:rPr>
          <w:t>ad</w:t>
        </w:r>
      </w:ins>
      <w:ins w:id="560" w:author="Zhang Li" w:date="2022-06-22T23:13:00Z">
        <w:r w:rsidR="00CE57F8">
          <w:rPr>
            <w:rFonts w:ascii="Times New Roman" w:eastAsia="宋体" w:hAnsi="Times New Roman" w:cs="Times New Roman"/>
            <w:sz w:val="24"/>
            <w:szCs w:val="24"/>
          </w:rPr>
          <w:t xml:space="preserve">. </w:t>
        </w:r>
      </w:ins>
      <w:ins w:id="561" w:author="Zhang Li" w:date="2022-06-23T09:55:00Z">
        <w:r w:rsidR="00B95139">
          <w:rPr>
            <w:rFonts w:ascii="Times New Roman" w:eastAsia="宋体" w:hAnsi="Times New Roman" w:cs="Times New Roman"/>
            <w:sz w:val="24"/>
            <w:szCs w:val="24"/>
          </w:rPr>
          <w:t xml:space="preserve">To </w:t>
        </w:r>
      </w:ins>
      <w:ins w:id="562" w:author="Zhang Li" w:date="2022-06-23T09:56:00Z">
        <w:r w:rsidR="00B95139">
          <w:rPr>
            <w:rFonts w:ascii="Times New Roman" w:eastAsia="宋体" w:hAnsi="Times New Roman" w:cs="Times New Roman"/>
            <w:sz w:val="24"/>
            <w:szCs w:val="24"/>
          </w:rPr>
          <w:t>overcome</w:t>
        </w:r>
      </w:ins>
      <w:ins w:id="563" w:author="Zhang Li" w:date="2022-06-23T09:59:00Z">
        <w:r w:rsidR="007B104D">
          <w:rPr>
            <w:rFonts w:ascii="Times New Roman" w:eastAsia="宋体" w:hAnsi="Times New Roman" w:cs="Times New Roman"/>
            <w:sz w:val="24"/>
            <w:szCs w:val="24"/>
          </w:rPr>
          <w:t xml:space="preserve"> the shortage of PBFT consensus protocol, </w:t>
        </w:r>
      </w:ins>
      <w:ins w:id="564" w:author="Zhang Li" w:date="2022-06-23T10:00:00Z">
        <w:r w:rsidR="007B104D">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ome communication-based protocols are proposed to improve</w:t>
        </w:r>
      </w:ins>
      <w:ins w:id="566" w:author="Zhang Li" w:date="2022-06-23T09:53:00Z">
        <w:r w:rsidR="00B95139">
          <w:rPr>
            <w:rFonts w:ascii="Times New Roman" w:eastAsia="宋体" w:hAnsi="Times New Roman" w:cs="Times New Roman"/>
            <w:sz w:val="24"/>
            <w:szCs w:val="24"/>
          </w:rPr>
          <w:t xml:space="preserve"> performance</w:t>
        </w:r>
      </w:ins>
      <w:ins w:id="567" w:author="Zhang Li" w:date="2022-06-23T10:00:00Z">
        <w:r w:rsidR="007B104D">
          <w:rPr>
            <w:rFonts w:ascii="Times New Roman" w:eastAsia="宋体" w:hAnsi="Times New Roman" w:cs="Times New Roman"/>
            <w:sz w:val="24"/>
            <w:szCs w:val="24"/>
          </w:rPr>
          <w:t xml:space="preserve"> </w:t>
        </w:r>
      </w:ins>
      <w:ins w:id="568"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69" w:author="Zhang Li" w:date="2022-06-23T10:10:00Z">
        <w:r w:rsidR="00E3591C">
          <w:rPr>
            <w:rFonts w:ascii="Times New Roman" w:eastAsia="宋体" w:hAnsi="Times New Roman" w:cs="Times New Roman"/>
            <w:sz w:val="24"/>
            <w:szCs w:val="24"/>
          </w:rPr>
          <w:t xml:space="preserve"> utilizes</w:t>
        </w:r>
      </w:ins>
      <w:ins w:id="570" w:author="Zhang Li" w:date="2022-06-22T23:13:00Z">
        <w:r w:rsidR="00CE57F8">
          <w:rPr>
            <w:rFonts w:ascii="Times New Roman" w:eastAsia="宋体" w:hAnsi="Times New Roman" w:cs="Times New Roman"/>
            <w:sz w:val="24"/>
            <w:szCs w:val="24"/>
          </w:rPr>
          <w:t xml:space="preserve"> </w:t>
        </w:r>
      </w:ins>
      <w:ins w:id="571" w:author="Zhang Li" w:date="2022-06-23T10:10:00Z">
        <w:r w:rsidR="00E3591C">
          <w:rPr>
            <w:rFonts w:ascii="Times New Roman" w:eastAsia="宋体" w:hAnsi="Times New Roman" w:cs="Times New Roman"/>
            <w:sz w:val="24"/>
            <w:szCs w:val="24"/>
          </w:rPr>
          <w:t>a</w:t>
        </w:r>
      </w:ins>
      <w:ins w:id="572" w:author="Zhang Li" w:date="2022-06-22T23:13:00Z">
        <w:r w:rsidR="00CE57F8">
          <w:rPr>
            <w:rFonts w:ascii="Times New Roman" w:eastAsia="宋体" w:hAnsi="Times New Roman" w:cs="Times New Roman"/>
            <w:sz w:val="24"/>
            <w:szCs w:val="24"/>
          </w:rPr>
          <w:t xml:space="preserve"> modified BFT consensus </w:t>
        </w:r>
      </w:ins>
      <w:ins w:id="573" w:author="Zhang Li" w:date="2022-06-23T10:11:00Z">
        <w:r w:rsidR="00E3591C">
          <w:rPr>
            <w:rFonts w:ascii="Times New Roman" w:eastAsia="宋体" w:hAnsi="Times New Roman" w:cs="Times New Roman"/>
            <w:sz w:val="24"/>
            <w:szCs w:val="24"/>
          </w:rPr>
          <w:t>protocol</w:t>
        </w:r>
      </w:ins>
      <w:ins w:id="574" w:author="Zhang Li" w:date="2022-06-22T23:13:00Z">
        <w:r w:rsidR="00CE57F8">
          <w:rPr>
            <w:rFonts w:ascii="Times New Roman" w:eastAsia="宋体" w:hAnsi="Times New Roman" w:cs="Times New Roman"/>
            <w:sz w:val="24"/>
            <w:szCs w:val="24"/>
          </w:rPr>
          <w:t xml:space="preserve"> </w:t>
        </w:r>
        <w:r w:rsidR="00CE57F8">
          <w:rPr>
            <w:rFonts w:ascii="Times New Roman" w:eastAsia="宋体" w:hAnsi="Times New Roman" w:cs="Times New Roman" w:hint="eastAsia"/>
            <w:sz w:val="24"/>
            <w:szCs w:val="24"/>
          </w:rPr>
          <w:t>SBFT</w:t>
        </w:r>
      </w:ins>
      <w:ins w:id="575" w:author="Zhang Li" w:date="2022-06-23T10:13:00Z">
        <w:r w:rsidR="00E3591C">
          <w:rPr>
            <w:rFonts w:ascii="Times New Roman" w:eastAsia="宋体" w:hAnsi="Times New Roman" w:cs="Times New Roman"/>
            <w:sz w:val="24"/>
            <w:szCs w:val="24"/>
          </w:rPr>
          <w:t>. The consensus protocol</w:t>
        </w:r>
      </w:ins>
      <w:ins w:id="576"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77" w:author="Zhang Li" w:date="2022-06-23T10:13:00Z">
        <w:r w:rsidR="00E3591C">
          <w:rPr>
            <w:rFonts w:ascii="Times New Roman" w:eastAsia="宋体" w:hAnsi="Times New Roman" w:cs="Times New Roman"/>
            <w:sz w:val="24"/>
            <w:szCs w:val="24"/>
          </w:rPr>
          <w:t>s</w:t>
        </w:r>
      </w:ins>
      <w:ins w:id="578" w:author="Zhang Li" w:date="2022-06-22T23:13:00Z">
        <w:r w:rsidR="00CE57F8" w:rsidRPr="00F25288">
          <w:rPr>
            <w:rFonts w:ascii="Times New Roman" w:eastAsia="宋体" w:hAnsi="Times New Roman" w:cs="Times New Roman"/>
            <w:sz w:val="24"/>
            <w:szCs w:val="24"/>
          </w:rPr>
          <w:t xml:space="preserve"> </w:t>
        </w:r>
      </w:ins>
      <w:ins w:id="579" w:author="Zhang Li" w:date="2022-06-23T10:13:00Z">
        <w:r w:rsidR="00E3591C">
          <w:rPr>
            <w:rFonts w:ascii="Times New Roman" w:eastAsia="宋体" w:hAnsi="Times New Roman" w:cs="Times New Roman"/>
            <w:sz w:val="24"/>
            <w:szCs w:val="24"/>
          </w:rPr>
          <w:t xml:space="preserve">a </w:t>
        </w:r>
      </w:ins>
      <w:ins w:id="580" w:author="Zhang Li" w:date="2022-06-22T23:13:00Z">
        <w:r w:rsidR="00CE57F8" w:rsidRPr="00F25288">
          <w:rPr>
            <w:rFonts w:ascii="Times New Roman" w:eastAsia="宋体" w:hAnsi="Times New Roman" w:cs="Times New Roman"/>
            <w:sz w:val="24"/>
            <w:szCs w:val="24"/>
          </w:rPr>
          <w:t>threshold signature</w:t>
        </w:r>
      </w:ins>
      <w:ins w:id="581" w:author="Zhang Li" w:date="2022-06-23T10:13:00Z">
        <w:r w:rsidR="00E3591C">
          <w:rPr>
            <w:rFonts w:ascii="Times New Roman" w:eastAsia="宋体" w:hAnsi="Times New Roman" w:cs="Times New Roman"/>
            <w:sz w:val="24"/>
            <w:szCs w:val="24"/>
          </w:rPr>
          <w:t xml:space="preserve"> scheme</w:t>
        </w:r>
      </w:ins>
      <w:ins w:id="582"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83" w:author="Zhang Li" w:date="2022-06-23T10:40:00Z">
        <w:r w:rsidR="006F466C">
          <w:rPr>
            <w:rFonts w:ascii="Times New Roman" w:eastAsia="宋体" w:hAnsi="Times New Roman" w:cs="Times New Roman"/>
            <w:sz w:val="24"/>
            <w:szCs w:val="24"/>
          </w:rPr>
          <w:t xml:space="preserve">Since </w:t>
        </w:r>
      </w:ins>
      <w:ins w:id="584" w:author="Zhang Li" w:date="2022-06-23T10:43:00Z">
        <w:r w:rsidR="006F466C">
          <w:rPr>
            <w:rFonts w:ascii="Times New Roman" w:eastAsia="宋体" w:hAnsi="Times New Roman" w:cs="Times New Roman"/>
            <w:sz w:val="24"/>
            <w:szCs w:val="24"/>
          </w:rPr>
          <w:t xml:space="preserve">consensus latency decreases, the performance of system will </w:t>
        </w:r>
      </w:ins>
      <w:ins w:id="585" w:author="Zhang Li" w:date="2022-06-23T13:54:00Z">
        <w:r w:rsidR="00521BFA">
          <w:rPr>
            <w:rFonts w:ascii="Times New Roman" w:eastAsia="宋体" w:hAnsi="Times New Roman" w:cs="Times New Roman"/>
            <w:sz w:val="24"/>
            <w:szCs w:val="24"/>
          </w:rPr>
          <w:t>be improved</w:t>
        </w:r>
      </w:ins>
      <w:ins w:id="586" w:author="Zhang Li" w:date="2022-06-23T10:43:00Z">
        <w:r w:rsidR="006F466C">
          <w:rPr>
            <w:rFonts w:ascii="Times New Roman" w:eastAsia="宋体" w:hAnsi="Times New Roman" w:cs="Times New Roman"/>
            <w:sz w:val="24"/>
            <w:szCs w:val="24"/>
          </w:rPr>
          <w:t>.</w:t>
        </w:r>
      </w:ins>
      <w:bookmarkEnd w:id="496"/>
    </w:p>
    <w:bookmarkEnd w:id="497"/>
    <w:p w14:paraId="6BA873E2" w14:textId="6BA8E2B5" w:rsidR="00CA5769" w:rsidRPr="004F530E" w:rsidDel="001D0E21" w:rsidRDefault="00C71DC5" w:rsidP="00D64C1B">
      <w:pPr>
        <w:spacing w:afterLines="100" w:after="312"/>
        <w:ind w:firstLine="420"/>
        <w:rPr>
          <w:del w:id="587" w:author="Zhang Li" w:date="2022-06-22T22:33:00Z"/>
          <w:rFonts w:ascii="Times New Roman" w:eastAsia="宋体" w:hAnsi="Times New Roman" w:cs="Times New Roman"/>
          <w:sz w:val="24"/>
          <w:szCs w:val="24"/>
        </w:rPr>
      </w:pPr>
      <w:ins w:id="588" w:author="Zhang Li" w:date="2022-06-23T11:02:00Z">
        <w:r>
          <w:rPr>
            <w:rFonts w:ascii="Times New Roman" w:eastAsia="宋体" w:hAnsi="Times New Roman" w:cs="Times New Roman"/>
            <w:sz w:val="24"/>
            <w:szCs w:val="24"/>
          </w:rPr>
          <w:t>Hy</w:t>
        </w:r>
      </w:ins>
      <w:ins w:id="589" w:author="Zhang Li" w:date="2022-06-23T11:03:00Z">
        <w:r>
          <w:rPr>
            <w:rFonts w:ascii="Times New Roman" w:eastAsia="宋体" w:hAnsi="Times New Roman" w:cs="Times New Roman"/>
            <w:sz w:val="24"/>
            <w:szCs w:val="24"/>
          </w:rPr>
          <w:t>brid consensus protocols</w:t>
        </w:r>
      </w:ins>
      <w:ins w:id="590" w:author="Zhang Li" w:date="2022-06-23T14:23:00Z">
        <w:r w:rsidR="005B1C31">
          <w:rPr>
            <w:rFonts w:ascii="Times New Roman" w:eastAsia="宋体" w:hAnsi="Times New Roman" w:cs="Times New Roman"/>
            <w:sz w:val="24"/>
            <w:szCs w:val="24"/>
          </w:rPr>
          <w:t xml:space="preserve"> can</w:t>
        </w:r>
      </w:ins>
      <w:ins w:id="591" w:author="Zhang Li" w:date="2022-06-23T11:03:00Z">
        <w:r>
          <w:rPr>
            <w:rFonts w:ascii="Times New Roman" w:eastAsia="宋体" w:hAnsi="Times New Roman" w:cs="Times New Roman"/>
            <w:sz w:val="24"/>
            <w:szCs w:val="24"/>
          </w:rPr>
          <w:t xml:space="preserve"> </w:t>
        </w:r>
      </w:ins>
      <w:ins w:id="592" w:author="Zhang Li" w:date="2022-06-23T11:04:00Z">
        <w:r w:rsidR="006055B0">
          <w:rPr>
            <w:rFonts w:ascii="Times New Roman" w:eastAsia="宋体" w:hAnsi="Times New Roman" w:cs="Times New Roman"/>
            <w:sz w:val="24"/>
            <w:szCs w:val="24"/>
          </w:rPr>
          <w:t>alleviate the “</w:t>
        </w:r>
      </w:ins>
      <w:ins w:id="593" w:author="Zhang Li" w:date="2022-06-23T11:09:00Z">
        <w:r w:rsidR="00FD0756">
          <w:rPr>
            <w:rFonts w:ascii="Times New Roman" w:eastAsia="宋体" w:hAnsi="Times New Roman" w:cs="Times New Roman"/>
            <w:sz w:val="24"/>
            <w:szCs w:val="24"/>
          </w:rPr>
          <w:t>i</w:t>
        </w:r>
      </w:ins>
      <w:ins w:id="594" w:author="Zhang Li" w:date="2022-06-23T11:04:00Z">
        <w:r w:rsidR="006055B0">
          <w:rPr>
            <w:rFonts w:ascii="Times New Roman" w:eastAsia="宋体" w:hAnsi="Times New Roman" w:cs="Times New Roman"/>
            <w:sz w:val="24"/>
            <w:szCs w:val="24"/>
          </w:rPr>
          <w:t xml:space="preserve">mpossible </w:t>
        </w:r>
      </w:ins>
      <w:ins w:id="595" w:author="Zhang Li" w:date="2022-06-23T11:09:00Z">
        <w:r w:rsidR="00FD0756">
          <w:rPr>
            <w:rFonts w:ascii="Times New Roman" w:eastAsia="宋体" w:hAnsi="Times New Roman" w:cs="Times New Roman"/>
            <w:sz w:val="24"/>
            <w:szCs w:val="24"/>
          </w:rPr>
          <w:t>t</w:t>
        </w:r>
      </w:ins>
      <w:ins w:id="596" w:author="Zhang Li" w:date="2022-06-23T11:04:00Z">
        <w:r w:rsidR="006055B0">
          <w:rPr>
            <w:rFonts w:ascii="Times New Roman" w:eastAsia="宋体" w:hAnsi="Times New Roman" w:cs="Times New Roman"/>
            <w:sz w:val="24"/>
            <w:szCs w:val="24"/>
          </w:rPr>
          <w:t>ria</w:t>
        </w:r>
      </w:ins>
      <w:ins w:id="597" w:author="Zhang Li" w:date="2022-06-23T11:05:00Z">
        <w:r w:rsidR="006055B0">
          <w:rPr>
            <w:rFonts w:ascii="Times New Roman" w:eastAsia="宋体" w:hAnsi="Times New Roman" w:cs="Times New Roman"/>
            <w:sz w:val="24"/>
            <w:szCs w:val="24"/>
          </w:rPr>
          <w:t>ngle</w:t>
        </w:r>
      </w:ins>
      <w:ins w:id="598" w:author="Zhang Li" w:date="2022-06-23T11:04:00Z">
        <w:r w:rsidR="006055B0">
          <w:rPr>
            <w:rFonts w:ascii="Times New Roman" w:eastAsia="宋体" w:hAnsi="Times New Roman" w:cs="Times New Roman"/>
            <w:sz w:val="24"/>
            <w:szCs w:val="24"/>
          </w:rPr>
          <w:t>”</w:t>
        </w:r>
      </w:ins>
      <w:ins w:id="599" w:author="Zhang Li" w:date="2022-06-23T11:05:00Z">
        <w:r w:rsidR="006055B0">
          <w:rPr>
            <w:rFonts w:ascii="Times New Roman" w:eastAsia="宋体" w:hAnsi="Times New Roman" w:cs="Times New Roman"/>
            <w:sz w:val="24"/>
            <w:szCs w:val="24"/>
          </w:rPr>
          <w:t xml:space="preserve"> of blockchain systems</w:t>
        </w:r>
      </w:ins>
      <w:ins w:id="600" w:author="Zhang Li" w:date="2022-06-23T14:23:00Z">
        <w:r w:rsidR="005B1C31">
          <w:rPr>
            <w:rFonts w:ascii="Times New Roman" w:eastAsia="宋体" w:hAnsi="Times New Roman" w:cs="Times New Roman"/>
            <w:sz w:val="24"/>
            <w:szCs w:val="24"/>
          </w:rPr>
          <w:t xml:space="preserve">. </w:t>
        </w:r>
      </w:ins>
      <w:ins w:id="601" w:author="Zhang Li" w:date="2022-06-23T11:05:00Z">
        <w:r w:rsidR="006055B0">
          <w:rPr>
            <w:rFonts w:ascii="Times New Roman" w:eastAsia="宋体" w:hAnsi="Times New Roman" w:cs="Times New Roman"/>
            <w:sz w:val="24"/>
            <w:szCs w:val="24"/>
          </w:rPr>
          <w:t xml:space="preserve"> </w:t>
        </w:r>
      </w:ins>
      <w:ins w:id="602" w:author="Zhang Li" w:date="2022-06-23T14:23:00Z">
        <w:r w:rsidR="005B1C31">
          <w:rPr>
            <w:rFonts w:ascii="Times New Roman" w:eastAsia="宋体" w:hAnsi="Times New Roman" w:cs="Times New Roman"/>
            <w:sz w:val="24"/>
            <w:szCs w:val="24"/>
          </w:rPr>
          <w:t>S</w:t>
        </w:r>
      </w:ins>
      <w:ins w:id="603" w:author="Zhang Li" w:date="2022-06-23T10:50:00Z">
        <w:r w:rsidR="003C45FF">
          <w:rPr>
            <w:rFonts w:ascii="Times New Roman" w:eastAsia="宋体" w:hAnsi="Times New Roman" w:cs="Times New Roman"/>
            <w:sz w:val="24"/>
            <w:szCs w:val="24"/>
          </w:rPr>
          <w:t xml:space="preserve">ingle consensus protocol cannot satisfy </w:t>
        </w:r>
      </w:ins>
      <w:ins w:id="604" w:author="Zhang Li" w:date="2022-06-23T10:56:00Z">
        <w:r w:rsidR="003A5D16">
          <w:rPr>
            <w:rFonts w:ascii="Times New Roman" w:eastAsia="宋体" w:hAnsi="Times New Roman" w:cs="Times New Roman"/>
            <w:sz w:val="24"/>
            <w:szCs w:val="24"/>
          </w:rPr>
          <w:t xml:space="preserve">security, </w:t>
        </w:r>
      </w:ins>
      <w:ins w:id="605" w:author="Zhang Li" w:date="2022-06-23T10:57:00Z">
        <w:r w:rsidR="003A5D16">
          <w:rPr>
            <w:rFonts w:ascii="Times New Roman" w:eastAsia="宋体" w:hAnsi="Times New Roman" w:cs="Times New Roman"/>
            <w:sz w:val="24"/>
            <w:szCs w:val="24"/>
          </w:rPr>
          <w:t>decentralization and scalability</w:t>
        </w:r>
      </w:ins>
      <w:ins w:id="606" w:author="Zhang Li" w:date="2022-06-23T10:50:00Z">
        <w:r w:rsidR="003C45FF">
          <w:rPr>
            <w:rFonts w:ascii="Times New Roman" w:eastAsia="宋体" w:hAnsi="Times New Roman" w:cs="Times New Roman"/>
            <w:sz w:val="24"/>
            <w:szCs w:val="24"/>
          </w:rPr>
          <w:t xml:space="preserve"> of </w:t>
        </w:r>
      </w:ins>
      <w:ins w:id="607" w:author="Zhang Li" w:date="2022-06-23T14:20:00Z">
        <w:r w:rsidR="00D974BD">
          <w:rPr>
            <w:rFonts w:ascii="Times New Roman" w:eastAsia="宋体" w:hAnsi="Times New Roman" w:cs="Times New Roman"/>
            <w:sz w:val="24"/>
            <w:szCs w:val="24"/>
          </w:rPr>
          <w:t xml:space="preserve">blockchain </w:t>
        </w:r>
      </w:ins>
      <w:ins w:id="608" w:author="Zhang Li" w:date="2022-06-23T10:51:00Z">
        <w:r w:rsidR="003C45FF">
          <w:rPr>
            <w:rFonts w:ascii="Times New Roman" w:eastAsia="宋体" w:hAnsi="Times New Roman" w:cs="Times New Roman"/>
            <w:sz w:val="24"/>
            <w:szCs w:val="24"/>
          </w:rPr>
          <w:t>system</w:t>
        </w:r>
      </w:ins>
      <w:ins w:id="609" w:author="Zhang Li" w:date="2022-06-23T10:55:00Z">
        <w:r w:rsidR="003A5D16">
          <w:rPr>
            <w:rFonts w:ascii="Times New Roman" w:eastAsia="宋体" w:hAnsi="Times New Roman" w:cs="Times New Roman"/>
            <w:sz w:val="24"/>
            <w:szCs w:val="24"/>
          </w:rPr>
          <w:t>s</w:t>
        </w:r>
      </w:ins>
      <w:ins w:id="610" w:author="Zhang Li" w:date="2022-06-23T11:05:00Z">
        <w:r w:rsidR="006055B0">
          <w:rPr>
            <w:rFonts w:ascii="Times New Roman" w:eastAsia="宋体" w:hAnsi="Times New Roman" w:cs="Times New Roman"/>
            <w:sz w:val="24"/>
            <w:szCs w:val="24"/>
          </w:rPr>
          <w:t xml:space="preserve"> </w:t>
        </w:r>
      </w:ins>
      <w:ins w:id="611"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12" w:author="Zhang Li" w:date="2022-06-23T11:24:00Z">
        <w:r w:rsidR="00E96845">
          <w:rPr>
            <w:rFonts w:ascii="Times New Roman" w:eastAsia="宋体" w:hAnsi="Times New Roman" w:cs="Times New Roman"/>
            <w:sz w:val="24"/>
            <w:szCs w:val="24"/>
          </w:rPr>
          <w:t>P</w:t>
        </w:r>
      </w:ins>
      <w:ins w:id="613" w:author="Zhang Li" w:date="2022-06-23T11:22:00Z">
        <w:r w:rsidR="00E96845">
          <w:rPr>
            <w:rFonts w:ascii="Times New Roman" w:eastAsia="宋体" w:hAnsi="Times New Roman" w:cs="Times New Roman"/>
            <w:sz w:val="24"/>
            <w:szCs w:val="24"/>
          </w:rPr>
          <w:t>hysical-</w:t>
        </w:r>
      </w:ins>
      <w:ins w:id="614" w:author="Zhang Li" w:date="2022-06-22T23:12:00Z">
        <w:r w:rsidR="00CE57F8">
          <w:rPr>
            <w:rFonts w:ascii="Times New Roman" w:eastAsia="宋体" w:hAnsi="Times New Roman" w:cs="Times New Roman"/>
            <w:sz w:val="24"/>
            <w:szCs w:val="24"/>
          </w:rPr>
          <w:t>resource</w:t>
        </w:r>
      </w:ins>
      <w:ins w:id="615"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16" w:author="Zhang Li" w:date="2022-06-22T23:12:00Z">
        <w:r w:rsidR="00CE57F8">
          <w:rPr>
            <w:rFonts w:ascii="Times New Roman" w:eastAsia="宋体" w:hAnsi="Times New Roman" w:cs="Times New Roman"/>
            <w:sz w:val="24"/>
            <w:szCs w:val="24"/>
          </w:rPr>
          <w:t xml:space="preserve"> consensus protocols</w:t>
        </w:r>
      </w:ins>
      <w:ins w:id="617" w:author="Zhang Li" w:date="2022-06-23T11:06:00Z">
        <w:r w:rsidR="006055B0">
          <w:rPr>
            <w:rFonts w:ascii="Times New Roman" w:eastAsia="宋体" w:hAnsi="Times New Roman" w:cs="Times New Roman"/>
            <w:sz w:val="24"/>
            <w:szCs w:val="24"/>
          </w:rPr>
          <w:t xml:space="preserve"> </w:t>
        </w:r>
      </w:ins>
      <w:ins w:id="618" w:author="Zhang Li" w:date="2022-06-23T13:20:00Z">
        <w:r w:rsidR="00EE6ED9">
          <w:rPr>
            <w:rFonts w:ascii="Times New Roman" w:eastAsia="宋体" w:hAnsi="Times New Roman" w:cs="Times New Roman"/>
            <w:sz w:val="24"/>
            <w:szCs w:val="24"/>
          </w:rPr>
          <w:t>are</w:t>
        </w:r>
      </w:ins>
      <w:ins w:id="619" w:author="Zhang Li" w:date="2022-06-23T13:09:00Z">
        <w:r w:rsidR="002C5824">
          <w:rPr>
            <w:rFonts w:ascii="Times New Roman" w:eastAsia="宋体" w:hAnsi="Times New Roman" w:cs="Times New Roman"/>
            <w:sz w:val="24"/>
            <w:szCs w:val="24"/>
          </w:rPr>
          <w:t xml:space="preserve"> </w:t>
        </w:r>
      </w:ins>
      <w:ins w:id="620" w:author="Zhang Li" w:date="2022-06-23T13:16:00Z">
        <w:r w:rsidR="003662E8">
          <w:rPr>
            <w:rFonts w:ascii="Times New Roman" w:eastAsia="宋体" w:hAnsi="Times New Roman" w:cs="Times New Roman"/>
            <w:sz w:val="24"/>
            <w:szCs w:val="24"/>
          </w:rPr>
          <w:t xml:space="preserve">highly </w:t>
        </w:r>
      </w:ins>
      <w:ins w:id="621" w:author="Zhang Li" w:date="2022-06-23T11:06:00Z">
        <w:r w:rsidR="006055B0">
          <w:rPr>
            <w:rFonts w:ascii="Times New Roman" w:eastAsia="宋体" w:hAnsi="Times New Roman" w:cs="Times New Roman"/>
            <w:sz w:val="24"/>
            <w:szCs w:val="24"/>
          </w:rPr>
          <w:t>decentraliz</w:t>
        </w:r>
      </w:ins>
      <w:ins w:id="622" w:author="Zhang Li" w:date="2022-06-23T13:09:00Z">
        <w:r w:rsidR="002C5824">
          <w:rPr>
            <w:rFonts w:ascii="Times New Roman" w:eastAsia="宋体" w:hAnsi="Times New Roman" w:cs="Times New Roman"/>
            <w:sz w:val="24"/>
            <w:szCs w:val="24"/>
          </w:rPr>
          <w:t>ed</w:t>
        </w:r>
      </w:ins>
      <w:ins w:id="623" w:author="Zhang Li" w:date="2022-06-23T13:11:00Z">
        <w:r w:rsidR="002C5824">
          <w:rPr>
            <w:rFonts w:ascii="Times New Roman" w:eastAsia="宋体" w:hAnsi="Times New Roman" w:cs="Times New Roman"/>
            <w:sz w:val="24"/>
            <w:szCs w:val="24"/>
          </w:rPr>
          <w:t xml:space="preserve"> and secure</w:t>
        </w:r>
      </w:ins>
      <w:ins w:id="624" w:author="Zhang Li" w:date="2022-06-23T11:07:00Z">
        <w:r w:rsidR="006055B0">
          <w:rPr>
            <w:rFonts w:ascii="Times New Roman" w:eastAsia="宋体" w:hAnsi="Times New Roman" w:cs="Times New Roman"/>
            <w:sz w:val="24"/>
            <w:szCs w:val="24"/>
          </w:rPr>
          <w:t xml:space="preserve">, but </w:t>
        </w:r>
      </w:ins>
      <w:ins w:id="625" w:author="Zhang Li" w:date="2022-06-23T13:20:00Z">
        <w:r w:rsidR="00EE6ED9">
          <w:rPr>
            <w:rFonts w:ascii="Times New Roman" w:eastAsia="宋体" w:hAnsi="Times New Roman" w:cs="Times New Roman"/>
            <w:sz w:val="24"/>
            <w:szCs w:val="24"/>
          </w:rPr>
          <w:t>its</w:t>
        </w:r>
      </w:ins>
      <w:ins w:id="626" w:author="Zhang Li" w:date="2022-06-23T11:07:00Z">
        <w:r w:rsidR="006055B0">
          <w:rPr>
            <w:rFonts w:ascii="Times New Roman" w:eastAsia="宋体" w:hAnsi="Times New Roman" w:cs="Times New Roman"/>
            <w:sz w:val="24"/>
            <w:szCs w:val="24"/>
          </w:rPr>
          <w:t xml:space="preserve"> scalability </w:t>
        </w:r>
      </w:ins>
      <w:ins w:id="627" w:author="Zhang Li" w:date="2022-06-23T13:22:00Z">
        <w:r w:rsidR="00EE6ED9">
          <w:rPr>
            <w:rFonts w:ascii="Times New Roman" w:eastAsia="宋体" w:hAnsi="Times New Roman" w:cs="Times New Roman"/>
            <w:sz w:val="24"/>
            <w:szCs w:val="24"/>
          </w:rPr>
          <w:t xml:space="preserve">is </w:t>
        </w:r>
      </w:ins>
      <w:ins w:id="628" w:author="Zhang Li" w:date="2022-06-23T13:23:00Z">
        <w:r w:rsidR="00EE6ED9">
          <w:rPr>
            <w:rFonts w:ascii="Times New Roman" w:eastAsia="宋体" w:hAnsi="Times New Roman" w:cs="Times New Roman"/>
            <w:sz w:val="24"/>
            <w:szCs w:val="24"/>
          </w:rPr>
          <w:t>low</w:t>
        </w:r>
      </w:ins>
      <w:ins w:id="629" w:author="Zhang Li" w:date="2022-06-22T23:12:00Z">
        <w:r w:rsidR="00CE57F8">
          <w:rPr>
            <w:rFonts w:ascii="Times New Roman" w:eastAsia="宋体" w:hAnsi="Times New Roman" w:cs="Times New Roman"/>
            <w:sz w:val="24"/>
            <w:szCs w:val="24"/>
          </w:rPr>
          <w:t xml:space="preserve">. </w:t>
        </w:r>
      </w:ins>
      <w:ins w:id="630"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1" w:author="Zhang Li" w:date="2022-06-23T13:37:00Z">
        <w:r w:rsidR="00BD3D7B">
          <w:rPr>
            <w:rFonts w:ascii="Times New Roman" w:eastAsia="宋体" w:hAnsi="Times New Roman" w:cs="Times New Roman"/>
            <w:sz w:val="24"/>
            <w:szCs w:val="24"/>
          </w:rPr>
          <w:t xml:space="preserve">, </w:t>
        </w:r>
      </w:ins>
      <w:ins w:id="632" w:author="Zhang Li" w:date="2022-06-23T13:45:00Z">
        <w:r w:rsidR="00DD4050">
          <w:rPr>
            <w:rFonts w:ascii="Times New Roman" w:eastAsia="宋体" w:hAnsi="Times New Roman" w:cs="Times New Roman"/>
            <w:sz w:val="24"/>
            <w:szCs w:val="24"/>
          </w:rPr>
          <w:t>but exist</w:t>
        </w:r>
      </w:ins>
      <w:ins w:id="633" w:author="Zhang Li" w:date="2022-06-23T13:38:00Z">
        <w:r w:rsidR="00BD3D7B">
          <w:rPr>
            <w:rFonts w:ascii="Times New Roman" w:eastAsia="宋体" w:hAnsi="Times New Roman" w:cs="Times New Roman"/>
            <w:sz w:val="24"/>
            <w:szCs w:val="24"/>
          </w:rPr>
          <w:t xml:space="preserve"> </w:t>
        </w:r>
      </w:ins>
      <w:ins w:id="634" w:author="Zhang Li" w:date="2022-06-23T13:46:00Z">
        <w:r w:rsidR="00DD4050">
          <w:rPr>
            <w:rFonts w:ascii="Times New Roman" w:eastAsia="宋体" w:hAnsi="Times New Roman" w:cs="Times New Roman"/>
            <w:sz w:val="24"/>
            <w:szCs w:val="24"/>
          </w:rPr>
          <w:t xml:space="preserve">serious </w:t>
        </w:r>
      </w:ins>
      <w:ins w:id="635" w:author="Zhang Li" w:date="2022-06-23T13:38:00Z">
        <w:r w:rsidR="00BD3D7B">
          <w:rPr>
            <w:rFonts w:ascii="Times New Roman" w:eastAsia="宋体" w:hAnsi="Times New Roman" w:cs="Times New Roman"/>
            <w:sz w:val="24"/>
            <w:szCs w:val="24"/>
          </w:rPr>
          <w:t xml:space="preserve">security </w:t>
        </w:r>
      </w:ins>
      <w:ins w:id="636" w:author="Zhang Li" w:date="2022-06-23T13:46:00Z">
        <w:r w:rsidR="00DD4050">
          <w:rPr>
            <w:rFonts w:ascii="Times New Roman" w:eastAsia="宋体" w:hAnsi="Times New Roman" w:cs="Times New Roman"/>
            <w:sz w:val="24"/>
            <w:szCs w:val="24"/>
          </w:rPr>
          <w:t xml:space="preserve">problems. </w:t>
        </w:r>
      </w:ins>
      <w:ins w:id="637" w:author="Zhang Li" w:date="2022-06-22T23:12:00Z">
        <w:r w:rsidR="00CE57F8">
          <w:rPr>
            <w:rFonts w:ascii="Times New Roman" w:eastAsia="宋体" w:hAnsi="Times New Roman" w:cs="Times New Roman"/>
            <w:sz w:val="24"/>
            <w:szCs w:val="24"/>
          </w:rPr>
          <w:t>Communication-based</w:t>
        </w:r>
      </w:ins>
      <w:ins w:id="638" w:author="Zhang Li" w:date="2022-06-22T22:51:00Z">
        <w:r w:rsidR="00930DFC">
          <w:rPr>
            <w:rFonts w:ascii="Times New Roman" w:eastAsia="宋体" w:hAnsi="Times New Roman" w:cs="Times New Roman"/>
            <w:sz w:val="24"/>
            <w:szCs w:val="24"/>
          </w:rPr>
          <w:t xml:space="preserve"> consensus protocol</w:t>
        </w:r>
      </w:ins>
      <w:ins w:id="639" w:author="Zhang Li" w:date="2022-06-23T13:46:00Z">
        <w:r w:rsidR="00DD4050">
          <w:rPr>
            <w:rFonts w:ascii="Times New Roman" w:eastAsia="宋体" w:hAnsi="Times New Roman" w:cs="Times New Roman"/>
            <w:sz w:val="24"/>
            <w:szCs w:val="24"/>
          </w:rPr>
          <w:t>s</w:t>
        </w:r>
      </w:ins>
      <w:ins w:id="640" w:author="Zhang Li" w:date="2022-06-22T22:51:00Z">
        <w:r w:rsidR="00930DFC">
          <w:rPr>
            <w:rFonts w:ascii="Times New Roman" w:eastAsia="宋体" w:hAnsi="Times New Roman" w:cs="Times New Roman"/>
            <w:sz w:val="24"/>
            <w:szCs w:val="24"/>
          </w:rPr>
          <w:t xml:space="preserve"> </w:t>
        </w:r>
      </w:ins>
      <w:ins w:id="641" w:author="Zhang Li" w:date="2022-06-23T13:54:00Z">
        <w:r w:rsidR="00521BFA">
          <w:rPr>
            <w:rFonts w:ascii="Times New Roman" w:eastAsia="宋体" w:hAnsi="Times New Roman" w:cs="Times New Roman"/>
            <w:sz w:val="24"/>
            <w:szCs w:val="24"/>
          </w:rPr>
          <w:t xml:space="preserve">have </w:t>
        </w:r>
      </w:ins>
      <w:ins w:id="642" w:author="Zhang Li" w:date="2022-06-23T13:55:00Z">
        <w:r w:rsidR="00521BFA">
          <w:rPr>
            <w:rFonts w:ascii="Times New Roman" w:eastAsia="宋体" w:hAnsi="Times New Roman" w:cs="Times New Roman"/>
            <w:sz w:val="24"/>
            <w:szCs w:val="24"/>
          </w:rPr>
          <w:t>high scalability and security</w:t>
        </w:r>
      </w:ins>
      <w:ins w:id="643" w:author="Zhang Li" w:date="2022-06-22T22:51:00Z">
        <w:r w:rsidR="00930DFC">
          <w:rPr>
            <w:rFonts w:ascii="Times New Roman" w:eastAsia="宋体" w:hAnsi="Times New Roman" w:cs="Times New Roman"/>
            <w:sz w:val="24"/>
            <w:szCs w:val="24"/>
          </w:rPr>
          <w:t xml:space="preserve">, </w:t>
        </w:r>
      </w:ins>
      <w:ins w:id="644" w:author="Zhang Li" w:date="2022-06-22T22:52:00Z">
        <w:r w:rsidR="00930DFC">
          <w:rPr>
            <w:rFonts w:ascii="Times New Roman" w:eastAsia="宋体" w:hAnsi="Times New Roman" w:cs="Times New Roman"/>
            <w:sz w:val="24"/>
            <w:szCs w:val="24"/>
          </w:rPr>
          <w:t xml:space="preserve">but </w:t>
        </w:r>
      </w:ins>
      <w:ins w:id="645" w:author="Zhang Li" w:date="2022-06-23T13:55:00Z">
        <w:r w:rsidR="00521BFA">
          <w:rPr>
            <w:rFonts w:ascii="Times New Roman" w:eastAsia="宋体" w:hAnsi="Times New Roman" w:cs="Times New Roman"/>
            <w:sz w:val="24"/>
            <w:szCs w:val="24"/>
          </w:rPr>
          <w:t>decentralization</w:t>
        </w:r>
      </w:ins>
      <w:ins w:id="646" w:author="Zhang Li" w:date="2022-06-22T22:51:00Z">
        <w:r w:rsidR="00930DFC">
          <w:rPr>
            <w:rFonts w:ascii="Times New Roman" w:eastAsia="宋体" w:hAnsi="Times New Roman" w:cs="Times New Roman"/>
            <w:sz w:val="24"/>
            <w:szCs w:val="24"/>
          </w:rPr>
          <w:t xml:space="preserve"> </w:t>
        </w:r>
      </w:ins>
      <w:ins w:id="647" w:author="Zhang Li" w:date="2022-06-22T22:53:00Z">
        <w:r w:rsidR="00930DFC">
          <w:rPr>
            <w:rFonts w:ascii="Times New Roman" w:eastAsia="宋体" w:hAnsi="Times New Roman" w:cs="Times New Roman"/>
            <w:sz w:val="24"/>
            <w:szCs w:val="24"/>
          </w:rPr>
          <w:t>is low.</w:t>
        </w:r>
      </w:ins>
      <w:ins w:id="648" w:author="Zhang Li" w:date="2022-06-22T22:54:00Z">
        <w:r w:rsidR="00930DFC">
          <w:rPr>
            <w:rFonts w:ascii="Times New Roman" w:eastAsia="宋体" w:hAnsi="Times New Roman" w:cs="Times New Roman" w:hint="eastAsia"/>
            <w:sz w:val="24"/>
            <w:szCs w:val="24"/>
          </w:rPr>
          <w:t xml:space="preserve"> </w:t>
        </w:r>
      </w:ins>
      <w:ins w:id="649" w:author="Zhang Li" w:date="2022-06-23T14:23:00Z">
        <w:r w:rsidR="005B1C31">
          <w:rPr>
            <w:rFonts w:ascii="Times New Roman" w:eastAsia="宋体" w:hAnsi="Times New Roman" w:cs="Times New Roman"/>
            <w:sz w:val="24"/>
            <w:szCs w:val="24"/>
          </w:rPr>
          <w:t xml:space="preserve">Therefore, </w:t>
        </w:r>
      </w:ins>
      <w:ins w:id="650" w:author="Zhang Li" w:date="2022-06-22T22:51:00Z">
        <w:r w:rsidR="00930DFC">
          <w:rPr>
            <w:rFonts w:ascii="Times New Roman" w:eastAsia="宋体" w:hAnsi="Times New Roman" w:cs="Times New Roman"/>
            <w:sz w:val="24"/>
            <w:szCs w:val="24"/>
          </w:rPr>
          <w:t>hybrid consensus protocols have been proposed</w:t>
        </w:r>
      </w:ins>
      <w:ins w:id="651" w:author="Zhang Li" w:date="2022-06-22T22:56:00Z">
        <w:r w:rsidR="0072268C">
          <w:rPr>
            <w:rFonts w:ascii="Times New Roman" w:eastAsia="宋体" w:hAnsi="Times New Roman" w:cs="Times New Roman"/>
            <w:sz w:val="24"/>
            <w:szCs w:val="24"/>
          </w:rPr>
          <w:t xml:space="preserve"> to balance the “impossible tri</w:t>
        </w:r>
      </w:ins>
      <w:ins w:id="652" w:author="Zhang Li" w:date="2022-06-23T13:58:00Z">
        <w:r w:rsidR="00874525">
          <w:rPr>
            <w:rFonts w:ascii="Times New Roman" w:eastAsia="宋体" w:hAnsi="Times New Roman" w:cs="Times New Roman"/>
            <w:sz w:val="24"/>
            <w:szCs w:val="24"/>
          </w:rPr>
          <w:t>angle</w:t>
        </w:r>
      </w:ins>
      <w:ins w:id="653" w:author="Zhang Li" w:date="2022-06-22T22:56:00Z">
        <w:r w:rsidR="0072268C">
          <w:rPr>
            <w:rFonts w:ascii="Times New Roman" w:eastAsia="宋体" w:hAnsi="Times New Roman" w:cs="Times New Roman"/>
            <w:sz w:val="24"/>
            <w:szCs w:val="24"/>
          </w:rPr>
          <w:t>” of blockchain system</w:t>
        </w:r>
      </w:ins>
      <w:ins w:id="654" w:author="Zhang Li" w:date="2022-06-22T22:51:00Z">
        <w:r w:rsidR="00930DFC">
          <w:rPr>
            <w:rFonts w:ascii="Times New Roman" w:eastAsia="宋体" w:hAnsi="Times New Roman" w:cs="Times New Roman"/>
            <w:sz w:val="24"/>
            <w:szCs w:val="24"/>
          </w:rPr>
          <w:t xml:space="preserve">. The first version of Casper [17] is a hybrid consensus of PoW and PoS, aiming to replace the PoW consensus algorithm with PoS consensus algorithm in Ethereum. </w:t>
        </w:r>
      </w:ins>
      <w:ins w:id="655" w:author="Zhang Li" w:date="2022-06-23T14:28:00Z">
        <w:r w:rsidR="009957DD">
          <w:rPr>
            <w:rFonts w:ascii="Times New Roman" w:eastAsia="宋体" w:hAnsi="Times New Roman" w:cs="Times New Roman"/>
            <w:sz w:val="24"/>
            <w:szCs w:val="24"/>
          </w:rPr>
          <w:t>T</w:t>
        </w:r>
      </w:ins>
      <w:ins w:id="656" w:author="Zhang Li" w:date="2022-06-23T14:31:00Z">
        <w:r w:rsidR="00E561B0">
          <w:rPr>
            <w:rFonts w:ascii="Times New Roman" w:eastAsia="宋体" w:hAnsi="Times New Roman" w:cs="Times New Roman"/>
            <w:sz w:val="24"/>
            <w:szCs w:val="24"/>
          </w:rPr>
          <w:t xml:space="preserve">his consensus protocol </w:t>
        </w:r>
      </w:ins>
      <w:ins w:id="657" w:author="Zhang Li" w:date="2022-06-23T14:36:00Z">
        <w:r w:rsidR="003C3725">
          <w:rPr>
            <w:rFonts w:ascii="Times New Roman" w:eastAsia="宋体" w:hAnsi="Times New Roman" w:cs="Times New Roman"/>
            <w:sz w:val="24"/>
            <w:szCs w:val="24"/>
          </w:rPr>
          <w:t>improve</w:t>
        </w:r>
      </w:ins>
      <w:ins w:id="658" w:author="Zhang Li" w:date="2022-06-23T14:57:00Z">
        <w:r w:rsidR="00702E23">
          <w:rPr>
            <w:rFonts w:ascii="Times New Roman" w:eastAsia="宋体" w:hAnsi="Times New Roman" w:cs="Times New Roman"/>
            <w:sz w:val="24"/>
            <w:szCs w:val="24"/>
          </w:rPr>
          <w:t>s</w:t>
        </w:r>
      </w:ins>
      <w:ins w:id="659" w:author="Zhang Li" w:date="2022-06-23T14:36:00Z">
        <w:r w:rsidR="003C3725">
          <w:rPr>
            <w:rFonts w:ascii="Times New Roman" w:eastAsia="宋体" w:hAnsi="Times New Roman" w:cs="Times New Roman"/>
            <w:sz w:val="24"/>
            <w:szCs w:val="24"/>
          </w:rPr>
          <w:t xml:space="preserve"> the security </w:t>
        </w:r>
      </w:ins>
      <w:ins w:id="660" w:author="Zhang Li" w:date="2022-06-23T14:45:00Z">
        <w:r w:rsidR="0087742F">
          <w:rPr>
            <w:rFonts w:ascii="Times New Roman" w:eastAsia="宋体" w:hAnsi="Times New Roman" w:cs="Times New Roman"/>
            <w:sz w:val="24"/>
            <w:szCs w:val="24"/>
          </w:rPr>
          <w:t>of blockchain system</w:t>
        </w:r>
      </w:ins>
      <w:ins w:id="661"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62" w:author="Zhang Li" w:date="2022-06-23T14:56:00Z">
        <w:r w:rsidR="00702E23">
          <w:rPr>
            <w:rFonts w:ascii="Times New Roman" w:eastAsia="宋体" w:hAnsi="Times New Roman" w:cs="Times New Roman"/>
            <w:sz w:val="24"/>
            <w:szCs w:val="24"/>
          </w:rPr>
          <w:t>chain fork</w:t>
        </w:r>
      </w:ins>
      <w:ins w:id="663" w:author="Zhang Li" w:date="2022-06-23T14:40:00Z">
        <w:r w:rsidR="003C3725">
          <w:rPr>
            <w:rFonts w:ascii="Times New Roman" w:eastAsia="宋体" w:hAnsi="Times New Roman" w:cs="Times New Roman"/>
            <w:sz w:val="24"/>
            <w:szCs w:val="24"/>
          </w:rPr>
          <w:t>.</w:t>
        </w:r>
      </w:ins>
      <w:ins w:id="664" w:author="Zhang Li" w:date="2022-06-23T14:47:00Z">
        <w:r w:rsidR="00D56ED7">
          <w:rPr>
            <w:rFonts w:ascii="Times New Roman" w:eastAsia="宋体" w:hAnsi="Times New Roman" w:cs="Times New Roman"/>
            <w:sz w:val="24"/>
            <w:szCs w:val="24"/>
          </w:rPr>
          <w:t xml:space="preserve"> </w:t>
        </w:r>
      </w:ins>
      <w:ins w:id="665" w:author="Zhang Li" w:date="2022-06-22T22:51:00Z">
        <w:r w:rsidR="00930DFC">
          <w:rPr>
            <w:rFonts w:ascii="Times New Roman" w:eastAsia="宋体" w:hAnsi="Times New Roman" w:cs="Times New Roman"/>
            <w:sz w:val="24"/>
            <w:szCs w:val="24"/>
          </w:rPr>
          <w:t xml:space="preserve">Fruitchain [] </w:t>
        </w:r>
      </w:ins>
      <w:ins w:id="666" w:author="Zhang Li" w:date="2022-06-23T15:05:00Z">
        <w:r w:rsidR="00EA6257">
          <w:rPr>
            <w:rFonts w:ascii="Times New Roman" w:eastAsia="宋体" w:hAnsi="Times New Roman" w:cs="Times New Roman"/>
            <w:sz w:val="24"/>
            <w:szCs w:val="24"/>
          </w:rPr>
          <w:t>uses a</w:t>
        </w:r>
      </w:ins>
      <w:ins w:id="667" w:author="Zhang Li" w:date="2022-06-22T22:51:00Z">
        <w:r w:rsidR="00930DFC">
          <w:rPr>
            <w:rFonts w:ascii="Times New Roman" w:eastAsia="宋体" w:hAnsi="Times New Roman" w:cs="Times New Roman"/>
            <w:sz w:val="24"/>
            <w:szCs w:val="24"/>
          </w:rPr>
          <w:t xml:space="preserve"> hybrid consensus protocol of </w:t>
        </w:r>
        <w:r w:rsidR="00930DFC">
          <w:rPr>
            <w:rFonts w:ascii="Times New Roman" w:eastAsia="宋体" w:hAnsi="Times New Roman" w:cs="Times New Roman"/>
            <w:sz w:val="24"/>
            <w:szCs w:val="24"/>
          </w:rPr>
          <w:lastRenderedPageBreak/>
          <w:t>PoW and DPoS</w:t>
        </w:r>
      </w:ins>
      <w:ins w:id="668" w:author="Zhang Li" w:date="2022-06-23T14:45:00Z">
        <w:r w:rsidR="0087742F">
          <w:rPr>
            <w:rFonts w:ascii="Times New Roman" w:eastAsia="宋体" w:hAnsi="Times New Roman" w:cs="Times New Roman"/>
            <w:sz w:val="24"/>
            <w:szCs w:val="24"/>
          </w:rPr>
          <w:t xml:space="preserve"> consensus algorithms</w:t>
        </w:r>
      </w:ins>
      <w:ins w:id="669" w:author="Zhang Li" w:date="2022-06-22T22:51:00Z">
        <w:r w:rsidR="00930DFC">
          <w:rPr>
            <w:rFonts w:ascii="Times New Roman" w:eastAsia="宋体" w:hAnsi="Times New Roman" w:cs="Times New Roman"/>
            <w:sz w:val="24"/>
            <w:szCs w:val="24"/>
          </w:rPr>
          <w:t xml:space="preserve">. </w:t>
        </w:r>
      </w:ins>
      <w:ins w:id="670" w:author="Zhang Li" w:date="2022-06-23T15:05:00Z">
        <w:r w:rsidR="00EA6257">
          <w:rPr>
            <w:rFonts w:ascii="Times New Roman" w:eastAsia="宋体" w:hAnsi="Times New Roman" w:cs="Times New Roman"/>
            <w:sz w:val="24"/>
            <w:szCs w:val="24"/>
          </w:rPr>
          <w:t>This protocol can achieve high performance and low fork probability.</w:t>
        </w:r>
      </w:ins>
      <w:ins w:id="671" w:author="Zhang Li" w:date="2022-06-23T15:10:00Z">
        <w:r w:rsidR="00DB37E0">
          <w:rPr>
            <w:rFonts w:ascii="Times New Roman" w:eastAsia="宋体" w:hAnsi="Times New Roman" w:cs="Times New Roman" w:hint="eastAsia"/>
            <w:sz w:val="24"/>
            <w:szCs w:val="24"/>
          </w:rPr>
          <w:t xml:space="preserve"> </w:t>
        </w:r>
      </w:ins>
      <w:ins w:id="672" w:author="Zhang Li" w:date="2022-06-22T22:59:00Z">
        <w:r w:rsidR="0072268C">
          <w:rPr>
            <w:rFonts w:ascii="Times New Roman" w:eastAsia="宋体" w:hAnsi="Times New Roman" w:cs="Times New Roman"/>
            <w:sz w:val="24"/>
            <w:szCs w:val="24"/>
          </w:rPr>
          <w:t xml:space="preserve">In order to prevent </w:t>
        </w:r>
      </w:ins>
      <w:ins w:id="673" w:author="Zhang Li" w:date="2022-06-23T14:43:00Z">
        <w:r w:rsidR="0087742F">
          <w:rPr>
            <w:rFonts w:ascii="Times New Roman" w:eastAsia="宋体" w:hAnsi="Times New Roman" w:cs="Times New Roman"/>
            <w:sz w:val="24"/>
            <w:szCs w:val="24"/>
          </w:rPr>
          <w:t xml:space="preserve">chain </w:t>
        </w:r>
      </w:ins>
      <w:ins w:id="674" w:author="Zhang Li" w:date="2022-06-22T22:59:00Z">
        <w:r w:rsidR="0072268C">
          <w:rPr>
            <w:rFonts w:ascii="Times New Roman" w:eastAsia="宋体" w:hAnsi="Times New Roman" w:cs="Times New Roman"/>
            <w:sz w:val="24"/>
            <w:szCs w:val="24"/>
          </w:rPr>
          <w:t>fork</w:t>
        </w:r>
      </w:ins>
      <w:ins w:id="675" w:author="Zhang Li" w:date="2022-06-23T15:10:00Z">
        <w:r w:rsidR="00DB37E0">
          <w:rPr>
            <w:rFonts w:ascii="Times New Roman" w:eastAsia="宋体" w:hAnsi="Times New Roman" w:cs="Times New Roman"/>
            <w:sz w:val="24"/>
            <w:szCs w:val="24"/>
          </w:rPr>
          <w:t xml:space="preserve"> and achieve </w:t>
        </w:r>
      </w:ins>
      <w:ins w:id="676" w:author="Zhang Li" w:date="2022-06-23T15:11:00Z">
        <w:r w:rsidR="00DF0868">
          <w:rPr>
            <w:rFonts w:ascii="Times New Roman" w:eastAsia="宋体" w:hAnsi="Times New Roman" w:cs="Times New Roman"/>
            <w:sz w:val="24"/>
            <w:szCs w:val="24"/>
          </w:rPr>
          <w:t>high performance</w:t>
        </w:r>
      </w:ins>
      <w:ins w:id="677" w:author="Zhang Li" w:date="2022-06-22T22:59:00Z">
        <w:r w:rsidR="0072268C">
          <w:rPr>
            <w:rFonts w:ascii="Times New Roman" w:eastAsia="宋体" w:hAnsi="Times New Roman" w:cs="Times New Roman"/>
            <w:sz w:val="24"/>
            <w:szCs w:val="24"/>
          </w:rPr>
          <w:t>, some</w:t>
        </w:r>
      </w:ins>
      <w:ins w:id="678" w:author="Zhang Li" w:date="2022-06-22T23:00:00Z">
        <w:r w:rsidR="0072268C">
          <w:rPr>
            <w:rFonts w:ascii="Times New Roman" w:eastAsia="宋体" w:hAnsi="Times New Roman" w:cs="Times New Roman"/>
            <w:sz w:val="24"/>
            <w:szCs w:val="24"/>
          </w:rPr>
          <w:t xml:space="preserve"> hybrid consensus protocols </w:t>
        </w:r>
      </w:ins>
      <w:ins w:id="679" w:author="Zhang Li" w:date="2022-06-23T15:13:00Z">
        <w:r w:rsidR="00DF0868">
          <w:rPr>
            <w:rFonts w:ascii="Times New Roman" w:eastAsia="宋体" w:hAnsi="Times New Roman" w:cs="Times New Roman"/>
            <w:sz w:val="24"/>
            <w:szCs w:val="24"/>
          </w:rPr>
          <w:t>combining</w:t>
        </w:r>
      </w:ins>
      <w:ins w:id="680" w:author="Zhang Li" w:date="2022-06-22T23:00:00Z">
        <w:r w:rsidR="00E44CC5">
          <w:rPr>
            <w:rFonts w:ascii="Times New Roman" w:eastAsia="宋体" w:hAnsi="Times New Roman" w:cs="Times New Roman"/>
            <w:sz w:val="24"/>
            <w:szCs w:val="24"/>
          </w:rPr>
          <w:t xml:space="preserve"> resource</w:t>
        </w:r>
      </w:ins>
      <w:ins w:id="681" w:author="Zhang Li" w:date="2022-06-23T15:11:00Z">
        <w:r w:rsidR="00DF0868">
          <w:rPr>
            <w:rFonts w:ascii="Times New Roman" w:eastAsia="宋体" w:hAnsi="Times New Roman" w:cs="Times New Roman"/>
            <w:sz w:val="24"/>
            <w:szCs w:val="24"/>
          </w:rPr>
          <w:t>-p</w:t>
        </w:r>
      </w:ins>
      <w:ins w:id="682" w:author="Zhang Li" w:date="2022-06-23T15:12:00Z">
        <w:r w:rsidR="00DF0868">
          <w:rPr>
            <w:rFonts w:ascii="Times New Roman" w:eastAsia="宋体" w:hAnsi="Times New Roman" w:cs="Times New Roman"/>
            <w:sz w:val="24"/>
            <w:szCs w:val="24"/>
          </w:rPr>
          <w:t>roof-based</w:t>
        </w:r>
      </w:ins>
      <w:ins w:id="683" w:author="Zhang Li" w:date="2022-06-22T23:00:00Z">
        <w:r w:rsidR="00E44CC5">
          <w:rPr>
            <w:rFonts w:ascii="Times New Roman" w:eastAsia="宋体" w:hAnsi="Times New Roman" w:cs="Times New Roman"/>
            <w:sz w:val="24"/>
            <w:szCs w:val="24"/>
          </w:rPr>
          <w:t xml:space="preserve"> and BFT consensus algorithm</w:t>
        </w:r>
      </w:ins>
      <w:ins w:id="684" w:author="Zhang Li" w:date="2022-06-23T15:12:00Z">
        <w:r w:rsidR="00DF0868">
          <w:rPr>
            <w:rFonts w:ascii="Times New Roman" w:eastAsia="宋体" w:hAnsi="Times New Roman" w:cs="Times New Roman"/>
            <w:sz w:val="24"/>
            <w:szCs w:val="24"/>
          </w:rPr>
          <w:t>s</w:t>
        </w:r>
      </w:ins>
      <w:ins w:id="685" w:author="Zhang Li" w:date="2022-06-22T23:00:00Z">
        <w:r w:rsidR="00E44CC5">
          <w:rPr>
            <w:rFonts w:ascii="Times New Roman" w:eastAsia="宋体" w:hAnsi="Times New Roman" w:cs="Times New Roman"/>
            <w:sz w:val="24"/>
            <w:szCs w:val="24"/>
          </w:rPr>
          <w:t xml:space="preserve"> have been pro</w:t>
        </w:r>
      </w:ins>
      <w:ins w:id="686" w:author="Zhang Li" w:date="2022-06-22T23:01:00Z">
        <w:r w:rsidR="00E44CC5">
          <w:rPr>
            <w:rFonts w:ascii="Times New Roman" w:eastAsia="宋体" w:hAnsi="Times New Roman" w:cs="Times New Roman"/>
            <w:sz w:val="24"/>
            <w:szCs w:val="24"/>
          </w:rPr>
          <w:t>p</w:t>
        </w:r>
      </w:ins>
      <w:ins w:id="687" w:author="Zhang Li" w:date="2022-06-22T23:00:00Z">
        <w:r w:rsidR="00E44CC5">
          <w:rPr>
            <w:rFonts w:ascii="Times New Roman" w:eastAsia="宋体" w:hAnsi="Times New Roman" w:cs="Times New Roman"/>
            <w:sz w:val="24"/>
            <w:szCs w:val="24"/>
          </w:rPr>
          <w:t>o</w:t>
        </w:r>
      </w:ins>
      <w:ins w:id="688" w:author="Zhang Li" w:date="2022-06-22T23:01:00Z">
        <w:r w:rsidR="00E44CC5">
          <w:rPr>
            <w:rFonts w:ascii="Times New Roman" w:eastAsia="宋体" w:hAnsi="Times New Roman" w:cs="Times New Roman"/>
            <w:sz w:val="24"/>
            <w:szCs w:val="24"/>
          </w:rPr>
          <w:t xml:space="preserve">sed. </w:t>
        </w:r>
      </w:ins>
      <w:ins w:id="689" w:author="Zhang Li" w:date="2022-06-22T22:51:00Z">
        <w:r w:rsidR="00930DFC">
          <w:rPr>
            <w:rFonts w:ascii="Times New Roman" w:eastAsia="宋体" w:hAnsi="Times New Roman" w:cs="Times New Roman"/>
            <w:sz w:val="24"/>
            <w:szCs w:val="24"/>
          </w:rPr>
          <w:t xml:space="preserve">ByzCoin [] improves transaction throughput </w:t>
        </w:r>
      </w:ins>
      <w:ins w:id="690" w:author="Zhang Li" w:date="2022-06-22T23:01:00Z">
        <w:r w:rsidR="00E44CC5">
          <w:rPr>
            <w:rFonts w:ascii="Times New Roman" w:eastAsia="宋体" w:hAnsi="Times New Roman" w:cs="Times New Roman"/>
            <w:sz w:val="24"/>
            <w:szCs w:val="24"/>
          </w:rPr>
          <w:t>by</w:t>
        </w:r>
      </w:ins>
      <w:ins w:id="691" w:author="Zhang Li" w:date="2022-06-22T22:51:00Z">
        <w:r w:rsidR="00930DFC">
          <w:rPr>
            <w:rFonts w:ascii="Times New Roman" w:eastAsia="宋体" w:hAnsi="Times New Roman" w:cs="Times New Roman"/>
            <w:sz w:val="24"/>
            <w:szCs w:val="24"/>
          </w:rPr>
          <w:t xml:space="preserve"> </w:t>
        </w:r>
      </w:ins>
      <w:ins w:id="692" w:author="Zhang Li" w:date="2022-06-23T15:13:00Z">
        <w:r w:rsidR="00DF0868">
          <w:rPr>
            <w:rFonts w:ascii="Times New Roman" w:eastAsia="宋体" w:hAnsi="Times New Roman" w:cs="Times New Roman"/>
            <w:sz w:val="24"/>
            <w:szCs w:val="24"/>
          </w:rPr>
          <w:t xml:space="preserve">adopting </w:t>
        </w:r>
      </w:ins>
      <w:ins w:id="693" w:author="Zhang Li" w:date="2022-06-22T22:51:00Z">
        <w:r w:rsidR="00930DFC">
          <w:rPr>
            <w:rFonts w:ascii="Times New Roman" w:eastAsia="宋体" w:hAnsi="Times New Roman" w:cs="Times New Roman"/>
            <w:sz w:val="24"/>
            <w:szCs w:val="24"/>
          </w:rPr>
          <w:t>a hybrid consensus protocol of PoW and BFT consensus algorithm</w:t>
        </w:r>
      </w:ins>
      <w:ins w:id="694" w:author="Zhang Li" w:date="2022-06-23T14:02:00Z">
        <w:r w:rsidR="00D374B7">
          <w:rPr>
            <w:rFonts w:ascii="Times New Roman" w:eastAsia="宋体" w:hAnsi="Times New Roman" w:cs="Times New Roman"/>
            <w:sz w:val="24"/>
            <w:szCs w:val="24"/>
          </w:rPr>
          <w:t>s</w:t>
        </w:r>
      </w:ins>
      <w:ins w:id="695" w:author="Zhang Li" w:date="2022-06-22T22:51:00Z">
        <w:r w:rsidR="00930DFC">
          <w:rPr>
            <w:rFonts w:ascii="Times New Roman" w:eastAsia="宋体" w:hAnsi="Times New Roman" w:cs="Times New Roman"/>
            <w:sz w:val="24"/>
            <w:szCs w:val="24"/>
          </w:rPr>
          <w:t xml:space="preserve">. </w:t>
        </w:r>
      </w:ins>
      <w:ins w:id="696" w:author="Zhang Li" w:date="2022-06-23T15:20:00Z">
        <w:r w:rsidR="00323DEA">
          <w:rPr>
            <w:rFonts w:ascii="Times New Roman" w:eastAsia="宋体" w:hAnsi="Times New Roman" w:cs="Times New Roman"/>
            <w:sz w:val="24"/>
            <w:szCs w:val="24"/>
          </w:rPr>
          <w:t xml:space="preserve">This protocol can </w:t>
        </w:r>
      </w:ins>
      <w:ins w:id="697" w:author="Zhang Li" w:date="2022-06-23T15:22:00Z">
        <w:r w:rsidR="00ED3733">
          <w:rPr>
            <w:rFonts w:ascii="Times New Roman" w:eastAsia="宋体" w:hAnsi="Times New Roman" w:cs="Times New Roman"/>
            <w:sz w:val="24"/>
            <w:szCs w:val="24"/>
          </w:rPr>
          <w:t>achieve</w:t>
        </w:r>
      </w:ins>
      <w:ins w:id="698" w:author="Zhang Li" w:date="2022-06-23T15:20:00Z">
        <w:r w:rsidR="00323DEA">
          <w:rPr>
            <w:rFonts w:ascii="Times New Roman" w:eastAsia="宋体" w:hAnsi="Times New Roman" w:cs="Times New Roman"/>
            <w:sz w:val="24"/>
            <w:szCs w:val="24"/>
          </w:rPr>
          <w:t xml:space="preserve"> </w:t>
        </w:r>
      </w:ins>
      <w:ins w:id="699" w:author="Zhang Li" w:date="2022-06-23T15:21:00Z">
        <w:r w:rsidR="00ED3733">
          <w:rPr>
            <w:rFonts w:ascii="Times New Roman" w:eastAsia="宋体" w:hAnsi="Times New Roman" w:cs="Times New Roman"/>
            <w:sz w:val="24"/>
            <w:szCs w:val="24"/>
          </w:rPr>
          <w:t>strong consistency of blockchain system.</w:t>
        </w:r>
      </w:ins>
      <w:ins w:id="700"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1" w:author="Zhang Li" w:date="2022-06-22T22:45:00Z">
        <w:r w:rsidR="00DB6648">
          <w:rPr>
            <w:rFonts w:ascii="Times New Roman" w:eastAsia="宋体" w:hAnsi="Times New Roman" w:cs="Times New Roman"/>
            <w:sz w:val="24"/>
            <w:szCs w:val="24"/>
          </w:rPr>
          <w:t xml:space="preserve">To </w:t>
        </w:r>
      </w:ins>
      <w:ins w:id="702" w:author="Zhang Li" w:date="2022-06-22T23:03:00Z">
        <w:r w:rsidR="00E44CC5">
          <w:rPr>
            <w:rFonts w:ascii="Times New Roman" w:eastAsia="宋体" w:hAnsi="Times New Roman" w:cs="Times New Roman"/>
            <w:sz w:val="24"/>
            <w:szCs w:val="24"/>
          </w:rPr>
          <w:t xml:space="preserve">decrease the waste of resources, </w:t>
        </w:r>
      </w:ins>
      <w:ins w:id="703" w:author="Zhang Li" w:date="2022-06-22T22:34:00Z">
        <w:r w:rsidR="004F530E">
          <w:rPr>
            <w:rFonts w:ascii="Times New Roman" w:eastAsia="宋体" w:hAnsi="Times New Roman" w:cs="Times New Roman"/>
            <w:sz w:val="24"/>
            <w:szCs w:val="24"/>
          </w:rPr>
          <w:t xml:space="preserve">Tendermint [22] </w:t>
        </w:r>
      </w:ins>
      <w:ins w:id="704" w:author="Zhang Li" w:date="2022-06-23T15:28:00Z">
        <w:r w:rsidR="00631F1C">
          <w:rPr>
            <w:rFonts w:ascii="Times New Roman" w:eastAsia="宋体" w:hAnsi="Times New Roman" w:cs="Times New Roman"/>
            <w:sz w:val="24"/>
            <w:szCs w:val="24"/>
          </w:rPr>
          <w:t>uses</w:t>
        </w:r>
      </w:ins>
      <w:ins w:id="705" w:author="Zhang Li" w:date="2022-06-22T23:04:00Z">
        <w:r w:rsidR="00E44CC5">
          <w:rPr>
            <w:rFonts w:ascii="Times New Roman" w:eastAsia="宋体" w:hAnsi="Times New Roman" w:cs="Times New Roman"/>
            <w:sz w:val="24"/>
            <w:szCs w:val="24"/>
          </w:rPr>
          <w:t xml:space="preserve"> a hybrid consensus protocol </w:t>
        </w:r>
      </w:ins>
      <w:ins w:id="706" w:author="Zhang Li" w:date="2022-06-23T15:26:00Z">
        <w:r w:rsidR="00631F1C">
          <w:rPr>
            <w:rFonts w:ascii="Times New Roman" w:eastAsia="宋体" w:hAnsi="Times New Roman" w:cs="Times New Roman"/>
            <w:sz w:val="24"/>
            <w:szCs w:val="24"/>
          </w:rPr>
          <w:t>c</w:t>
        </w:r>
      </w:ins>
      <w:ins w:id="707" w:author="Zhang Li" w:date="2022-06-23T15:27:00Z">
        <w:r w:rsidR="00631F1C">
          <w:rPr>
            <w:rFonts w:ascii="Times New Roman" w:eastAsia="宋体" w:hAnsi="Times New Roman" w:cs="Times New Roman"/>
            <w:sz w:val="24"/>
            <w:szCs w:val="24"/>
          </w:rPr>
          <w:t>o</w:t>
        </w:r>
      </w:ins>
      <w:ins w:id="708" w:author="Zhang Li" w:date="2022-06-23T15:26:00Z">
        <w:r w:rsidR="00631F1C">
          <w:rPr>
            <w:rFonts w:ascii="Times New Roman" w:eastAsia="宋体" w:hAnsi="Times New Roman" w:cs="Times New Roman"/>
            <w:sz w:val="24"/>
            <w:szCs w:val="24"/>
          </w:rPr>
          <w:t>mb</w:t>
        </w:r>
      </w:ins>
      <w:ins w:id="709" w:author="Zhang Li" w:date="2022-06-23T15:27:00Z">
        <w:r w:rsidR="00631F1C">
          <w:rPr>
            <w:rFonts w:ascii="Times New Roman" w:eastAsia="宋体" w:hAnsi="Times New Roman" w:cs="Times New Roman"/>
            <w:sz w:val="24"/>
            <w:szCs w:val="24"/>
          </w:rPr>
          <w:t>ining</w:t>
        </w:r>
      </w:ins>
      <w:ins w:id="710" w:author="Zhang Li" w:date="2022-06-22T23:04:00Z">
        <w:r w:rsidR="00E44CC5">
          <w:rPr>
            <w:rFonts w:ascii="Times New Roman" w:eastAsia="宋体" w:hAnsi="Times New Roman" w:cs="Times New Roman"/>
            <w:sz w:val="24"/>
            <w:szCs w:val="24"/>
          </w:rPr>
          <w:t xml:space="preserve"> PoS and BFT consensus algorithm</w:t>
        </w:r>
      </w:ins>
      <w:ins w:id="711" w:author="Zhang Li" w:date="2022-06-23T15:25:00Z">
        <w:r w:rsidR="00ED3733">
          <w:rPr>
            <w:rFonts w:ascii="Times New Roman" w:eastAsia="宋体" w:hAnsi="Times New Roman" w:cs="Times New Roman"/>
            <w:sz w:val="24"/>
            <w:szCs w:val="24"/>
          </w:rPr>
          <w:t>s</w:t>
        </w:r>
      </w:ins>
      <w:ins w:id="712" w:author="Zhang Li" w:date="2022-06-22T23:04:00Z">
        <w:r w:rsidR="00E44CC5">
          <w:rPr>
            <w:rFonts w:ascii="Times New Roman" w:eastAsia="宋体" w:hAnsi="Times New Roman" w:cs="Times New Roman"/>
            <w:sz w:val="24"/>
            <w:szCs w:val="24"/>
          </w:rPr>
          <w:t xml:space="preserve">. This protocol </w:t>
        </w:r>
      </w:ins>
      <w:ins w:id="713" w:author="Zhang Li" w:date="2022-06-22T22:34:00Z">
        <w:r w:rsidR="004F530E">
          <w:rPr>
            <w:rFonts w:ascii="Times New Roman" w:eastAsia="宋体" w:hAnsi="Times New Roman" w:cs="Times New Roman"/>
            <w:sz w:val="24"/>
            <w:szCs w:val="24"/>
          </w:rPr>
          <w:t>adopts leader rotation mechanism to avoid adversary corruption</w:t>
        </w:r>
      </w:ins>
      <w:ins w:id="714" w:author="Zhang Li" w:date="2022-06-22T23:05:00Z">
        <w:r w:rsidR="00E44CC5">
          <w:rPr>
            <w:rFonts w:ascii="Times New Roman" w:eastAsia="宋体" w:hAnsi="Times New Roman" w:cs="Times New Roman"/>
            <w:sz w:val="24"/>
            <w:szCs w:val="24"/>
          </w:rPr>
          <w:t>,</w:t>
        </w:r>
      </w:ins>
      <w:ins w:id="715" w:author="Zhang Li" w:date="2022-06-22T22:47:00Z">
        <w:r w:rsidR="00DB6648">
          <w:rPr>
            <w:rFonts w:ascii="Times New Roman" w:eastAsia="宋体" w:hAnsi="Times New Roman" w:cs="Times New Roman"/>
            <w:sz w:val="24"/>
            <w:szCs w:val="24"/>
          </w:rPr>
          <w:t xml:space="preserve"> and </w:t>
        </w:r>
      </w:ins>
      <w:ins w:id="716" w:author="Zhang Li" w:date="2022-06-22T23:05:00Z">
        <w:r w:rsidR="00E44CC5">
          <w:rPr>
            <w:rFonts w:ascii="Times New Roman" w:eastAsia="宋体" w:hAnsi="Times New Roman" w:cs="Times New Roman"/>
            <w:sz w:val="24"/>
            <w:szCs w:val="24"/>
          </w:rPr>
          <w:t xml:space="preserve">achieve high </w:t>
        </w:r>
      </w:ins>
      <w:ins w:id="717" w:author="Zhang Li" w:date="2022-06-23T15:25:00Z">
        <w:r w:rsidR="00ED3733">
          <w:rPr>
            <w:rFonts w:ascii="Times New Roman" w:eastAsia="宋体" w:hAnsi="Times New Roman" w:cs="Times New Roman"/>
            <w:sz w:val="24"/>
            <w:szCs w:val="24"/>
          </w:rPr>
          <w:t xml:space="preserve">security and </w:t>
        </w:r>
      </w:ins>
      <w:ins w:id="718" w:author="Zhang Li" w:date="2022-06-22T23:05:00Z">
        <w:r w:rsidR="00501078">
          <w:rPr>
            <w:rFonts w:ascii="Times New Roman" w:eastAsia="宋体" w:hAnsi="Times New Roman" w:cs="Times New Roman"/>
            <w:sz w:val="24"/>
            <w:szCs w:val="24"/>
          </w:rPr>
          <w:t>performance</w:t>
        </w:r>
      </w:ins>
      <w:ins w:id="719" w:author="Zhang Li" w:date="2022-06-22T22:47:00Z">
        <w:r w:rsidR="00DB6648">
          <w:rPr>
            <w:rFonts w:ascii="Times New Roman" w:eastAsia="宋体" w:hAnsi="Times New Roman" w:cs="Times New Roman"/>
            <w:sz w:val="24"/>
            <w:szCs w:val="24"/>
          </w:rPr>
          <w:t xml:space="preserve"> of system</w:t>
        </w:r>
      </w:ins>
      <w:ins w:id="720" w:author="Zhang Li" w:date="2022-06-23T15:28:00Z">
        <w:r w:rsidR="00631F1C">
          <w:rPr>
            <w:rFonts w:ascii="Times New Roman" w:eastAsia="宋体" w:hAnsi="Times New Roman" w:cs="Times New Roman"/>
            <w:sz w:val="24"/>
            <w:szCs w:val="24"/>
          </w:rPr>
          <w:t xml:space="preserve"> by BFT consensus algorithm</w:t>
        </w:r>
      </w:ins>
      <w:ins w:id="721" w:author="Zhang Li" w:date="2022-06-22T22:34:00Z">
        <w:r w:rsidR="004F530E">
          <w:rPr>
            <w:rFonts w:ascii="Times New Roman" w:eastAsia="宋体" w:hAnsi="Times New Roman" w:cs="Times New Roman"/>
            <w:sz w:val="24"/>
            <w:szCs w:val="24"/>
          </w:rPr>
          <w:t xml:space="preserve">. </w:t>
        </w:r>
      </w:ins>
      <w:ins w:id="722" w:author="Zhang Li" w:date="2022-06-22T23:05:00Z">
        <w:r w:rsidR="00501078">
          <w:rPr>
            <w:rFonts w:ascii="Times New Roman" w:eastAsia="宋体" w:hAnsi="Times New Roman" w:cs="Times New Roman"/>
            <w:sz w:val="24"/>
            <w:szCs w:val="24"/>
          </w:rPr>
          <w:t>Be</w:t>
        </w:r>
      </w:ins>
      <w:ins w:id="723" w:author="Zhang Li" w:date="2022-06-22T23:06:00Z">
        <w:r w:rsidR="00501078">
          <w:rPr>
            <w:rFonts w:ascii="Times New Roman" w:eastAsia="宋体" w:hAnsi="Times New Roman" w:cs="Times New Roman"/>
            <w:sz w:val="24"/>
            <w:szCs w:val="24"/>
          </w:rPr>
          <w:t xml:space="preserve">sides, </w:t>
        </w:r>
      </w:ins>
      <w:ins w:id="724" w:author="Zhang Li" w:date="2022-06-22T22:34:00Z">
        <w:r w:rsidR="004F530E">
          <w:rPr>
            <w:rFonts w:ascii="Times New Roman" w:eastAsia="宋体" w:hAnsi="Times New Roman" w:cs="Times New Roman"/>
            <w:sz w:val="24"/>
            <w:szCs w:val="24"/>
          </w:rPr>
          <w:t xml:space="preserve">Algorand consensus protocol [23] </w:t>
        </w:r>
      </w:ins>
      <w:ins w:id="725" w:author="Zhang Li" w:date="2022-06-22T23:06:00Z">
        <w:r w:rsidR="00501078">
          <w:rPr>
            <w:rFonts w:ascii="Times New Roman" w:eastAsia="宋体" w:hAnsi="Times New Roman" w:cs="Times New Roman"/>
            <w:sz w:val="24"/>
            <w:szCs w:val="24"/>
          </w:rPr>
          <w:t xml:space="preserve">is a </w:t>
        </w:r>
      </w:ins>
      <w:ins w:id="726" w:author="Zhang Li" w:date="2022-06-23T14:05:00Z">
        <w:r w:rsidR="00D374B7">
          <w:rPr>
            <w:rFonts w:ascii="Times New Roman" w:eastAsia="宋体" w:hAnsi="Times New Roman" w:cs="Times New Roman"/>
            <w:sz w:val="24"/>
            <w:szCs w:val="24"/>
          </w:rPr>
          <w:t>h</w:t>
        </w:r>
      </w:ins>
      <w:ins w:id="727" w:author="Zhang Li" w:date="2022-06-22T23:06:00Z">
        <w:r w:rsidR="00501078">
          <w:rPr>
            <w:rFonts w:ascii="Times New Roman" w:eastAsia="宋体" w:hAnsi="Times New Roman" w:cs="Times New Roman"/>
            <w:sz w:val="24"/>
            <w:szCs w:val="24"/>
          </w:rPr>
          <w:t xml:space="preserve">ybrid consensus protocol of PoS and Byzantine agreement </w:t>
        </w:r>
      </w:ins>
      <w:ins w:id="728" w:author="Zhang Li" w:date="2022-06-23T15:28:00Z">
        <w:r w:rsidR="00631F1C">
          <w:rPr>
            <w:rFonts w:ascii="Times New Roman" w:eastAsia="宋体" w:hAnsi="Times New Roman" w:cs="Times New Roman"/>
            <w:sz w:val="24"/>
            <w:szCs w:val="24"/>
          </w:rPr>
          <w:t>algorithms</w:t>
        </w:r>
      </w:ins>
      <w:ins w:id="729" w:author="Zhang Li" w:date="2022-06-22T23:06:00Z">
        <w:r w:rsidR="00501078">
          <w:rPr>
            <w:rFonts w:ascii="Times New Roman" w:eastAsia="宋体" w:hAnsi="Times New Roman" w:cs="Times New Roman"/>
            <w:sz w:val="24"/>
            <w:szCs w:val="24"/>
          </w:rPr>
          <w:t xml:space="preserve">. This </w:t>
        </w:r>
      </w:ins>
      <w:ins w:id="730" w:author="Zhang Li" w:date="2022-06-22T23:07:00Z">
        <w:r w:rsidR="00501078">
          <w:rPr>
            <w:rFonts w:ascii="Times New Roman" w:eastAsia="宋体" w:hAnsi="Times New Roman" w:cs="Times New Roman"/>
            <w:sz w:val="24"/>
            <w:szCs w:val="24"/>
          </w:rPr>
          <w:t xml:space="preserve">protocol </w:t>
        </w:r>
      </w:ins>
      <w:ins w:id="731" w:author="Zhang Li" w:date="2022-06-22T22:34:00Z">
        <w:r w:rsidR="004F530E">
          <w:rPr>
            <w:rFonts w:ascii="Times New Roman" w:eastAsia="宋体" w:hAnsi="Times New Roman" w:cs="Times New Roman"/>
            <w:sz w:val="24"/>
            <w:szCs w:val="24"/>
          </w:rPr>
          <w:t>use</w:t>
        </w:r>
      </w:ins>
      <w:ins w:id="732" w:author="Zhang Li" w:date="2022-06-22T23:06:00Z">
        <w:r w:rsidR="00501078">
          <w:rPr>
            <w:rFonts w:ascii="Times New Roman" w:eastAsia="宋体" w:hAnsi="Times New Roman" w:cs="Times New Roman"/>
            <w:sz w:val="24"/>
            <w:szCs w:val="24"/>
          </w:rPr>
          <w:t>s</w:t>
        </w:r>
      </w:ins>
      <w:ins w:id="733" w:author="Zhang Li" w:date="2022-06-22T22:34:00Z">
        <w:r w:rsidR="004F530E">
          <w:rPr>
            <w:rFonts w:ascii="Times New Roman" w:eastAsia="宋体" w:hAnsi="Times New Roman" w:cs="Times New Roman"/>
            <w:sz w:val="24"/>
            <w:szCs w:val="24"/>
          </w:rPr>
          <w:t xml:space="preserve"> VRF-based </w:t>
        </w:r>
      </w:ins>
      <w:ins w:id="734" w:author="Zhang Li" w:date="2022-06-22T23:07:00Z">
        <w:r w:rsidR="00501078">
          <w:rPr>
            <w:rFonts w:ascii="Times New Roman" w:eastAsia="宋体" w:hAnsi="Times New Roman" w:cs="Times New Roman"/>
            <w:sz w:val="24"/>
            <w:szCs w:val="24"/>
          </w:rPr>
          <w:t>leader</w:t>
        </w:r>
      </w:ins>
      <w:ins w:id="735" w:author="Zhang Li" w:date="2022-06-22T23:08:00Z">
        <w:r w:rsidR="00501078">
          <w:rPr>
            <w:rFonts w:ascii="Times New Roman" w:eastAsia="宋体" w:hAnsi="Times New Roman" w:cs="Times New Roman"/>
            <w:sz w:val="24"/>
            <w:szCs w:val="24"/>
          </w:rPr>
          <w:t xml:space="preserve"> </w:t>
        </w:r>
      </w:ins>
      <w:ins w:id="736" w:author="Zhang Li" w:date="2022-06-22T23:07:00Z">
        <w:r w:rsidR="00501078">
          <w:rPr>
            <w:rFonts w:ascii="Times New Roman" w:eastAsia="宋体" w:hAnsi="Times New Roman" w:cs="Times New Roman"/>
            <w:sz w:val="24"/>
            <w:szCs w:val="24"/>
          </w:rPr>
          <w:t>a</w:t>
        </w:r>
      </w:ins>
      <w:ins w:id="737" w:author="Zhang Li" w:date="2022-06-22T23:08:00Z">
        <w:r w:rsidR="00501078">
          <w:rPr>
            <w:rFonts w:ascii="Times New Roman" w:eastAsia="宋体" w:hAnsi="Times New Roman" w:cs="Times New Roman"/>
            <w:sz w:val="24"/>
            <w:szCs w:val="24"/>
          </w:rPr>
          <w:t xml:space="preserve">nd </w:t>
        </w:r>
      </w:ins>
      <w:ins w:id="738" w:author="Zhang Li" w:date="2022-06-23T14:10:00Z">
        <w:r w:rsidR="003C6D09">
          <w:rPr>
            <w:rFonts w:ascii="Times New Roman" w:eastAsia="宋体" w:hAnsi="Times New Roman" w:cs="Times New Roman"/>
            <w:sz w:val="24"/>
            <w:szCs w:val="24"/>
          </w:rPr>
          <w:t>committee</w:t>
        </w:r>
      </w:ins>
      <w:ins w:id="739"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0" w:author="Zhang Li" w:date="2022-06-22T23:08:00Z">
        <w:r w:rsidR="00501078">
          <w:rPr>
            <w:rFonts w:ascii="Times New Roman" w:eastAsia="宋体" w:hAnsi="Times New Roman" w:cs="Times New Roman"/>
            <w:sz w:val="24"/>
            <w:szCs w:val="24"/>
          </w:rPr>
          <w:t xml:space="preserve"> and </w:t>
        </w:r>
      </w:ins>
      <w:ins w:id="741" w:author="Zhang Li" w:date="2022-06-23T14:10:00Z">
        <w:r w:rsidR="003C6D09">
          <w:rPr>
            <w:rFonts w:ascii="Times New Roman" w:eastAsia="宋体" w:hAnsi="Times New Roman" w:cs="Times New Roman"/>
            <w:sz w:val="24"/>
            <w:szCs w:val="24"/>
          </w:rPr>
          <w:t>committee</w:t>
        </w:r>
      </w:ins>
      <w:ins w:id="742" w:author="Zhang Li" w:date="2022-06-22T22:34:00Z">
        <w:r w:rsidR="004F530E">
          <w:rPr>
            <w:rFonts w:ascii="Times New Roman" w:eastAsia="宋体" w:hAnsi="Times New Roman" w:cs="Times New Roman"/>
            <w:sz w:val="24"/>
            <w:szCs w:val="24"/>
          </w:rPr>
          <w:t xml:space="preserve"> in advance. </w:t>
        </w:r>
      </w:ins>
      <w:ins w:id="743" w:author="Zhang Li" w:date="2022-06-22T23:08:00Z">
        <w:r w:rsidR="00501078">
          <w:rPr>
            <w:rFonts w:ascii="Times New Roman" w:eastAsia="宋体" w:hAnsi="Times New Roman" w:cs="Times New Roman"/>
            <w:sz w:val="24"/>
            <w:szCs w:val="24"/>
          </w:rPr>
          <w:t xml:space="preserve">Byzantine agreement protocol </w:t>
        </w:r>
      </w:ins>
      <w:ins w:id="744"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45" w:author="Zhang Li" w:date="2022-06-23T15:54:00Z">
        <w:r w:rsidR="003663E4">
          <w:rPr>
            <w:rFonts w:ascii="Times New Roman" w:eastAsia="宋体" w:hAnsi="Times New Roman" w:cs="Times New Roman"/>
            <w:sz w:val="24"/>
            <w:szCs w:val="24"/>
          </w:rPr>
          <w:t>However, t</w:t>
        </w:r>
      </w:ins>
      <w:ins w:id="746" w:author="Zhang Li" w:date="2022-06-23T15:49:00Z">
        <w:r w:rsidR="00996FBD">
          <w:rPr>
            <w:rFonts w:ascii="Times New Roman" w:eastAsia="宋体" w:hAnsi="Times New Roman" w:cs="Times New Roman"/>
            <w:sz w:val="24"/>
            <w:szCs w:val="24"/>
          </w:rPr>
          <w:t xml:space="preserve">hese </w:t>
        </w:r>
      </w:ins>
      <w:ins w:id="747" w:author="Zhang Li" w:date="2022-06-23T15:50:00Z">
        <w:r w:rsidR="00996FBD">
          <w:rPr>
            <w:rFonts w:ascii="Times New Roman" w:eastAsia="宋体" w:hAnsi="Times New Roman" w:cs="Times New Roman"/>
            <w:sz w:val="24"/>
            <w:szCs w:val="24"/>
          </w:rPr>
          <w:t xml:space="preserve">consensus protocols </w:t>
        </w:r>
      </w:ins>
      <w:ins w:id="748" w:author="Zhang Li" w:date="2022-06-23T15:51:00Z">
        <w:r w:rsidR="00996FBD">
          <w:rPr>
            <w:rFonts w:ascii="Times New Roman" w:eastAsia="宋体" w:hAnsi="Times New Roman" w:cs="Times New Roman"/>
            <w:sz w:val="24"/>
            <w:szCs w:val="24"/>
          </w:rPr>
          <w:t xml:space="preserve">adopting </w:t>
        </w:r>
        <w:r w:rsidR="003663E4">
          <w:rPr>
            <w:rFonts w:ascii="Times New Roman" w:eastAsia="宋体" w:hAnsi="Times New Roman" w:cs="Times New Roman"/>
            <w:sz w:val="24"/>
            <w:szCs w:val="24"/>
          </w:rPr>
          <w:t>BF</w:t>
        </w:r>
      </w:ins>
      <w:ins w:id="749" w:author="Zhang Li" w:date="2022-06-23T15:52:00Z">
        <w:r w:rsidR="003663E4">
          <w:rPr>
            <w:rFonts w:ascii="Times New Roman" w:eastAsia="宋体" w:hAnsi="Times New Roman" w:cs="Times New Roman"/>
            <w:sz w:val="24"/>
            <w:szCs w:val="24"/>
          </w:rPr>
          <w:t>T consensus algorithms</w:t>
        </w:r>
      </w:ins>
      <w:ins w:id="750" w:author="Zhang Li" w:date="2022-06-23T15:54:00Z">
        <w:r w:rsidR="003663E4">
          <w:rPr>
            <w:rFonts w:ascii="Times New Roman" w:eastAsia="宋体" w:hAnsi="Times New Roman" w:cs="Times New Roman"/>
            <w:sz w:val="24"/>
            <w:szCs w:val="24"/>
          </w:rPr>
          <w:t xml:space="preserve"> rely on reliable </w:t>
        </w:r>
      </w:ins>
      <w:ins w:id="751" w:author="Zhang Li" w:date="2022-06-23T15:55:00Z">
        <w:r w:rsidR="003663E4">
          <w:rPr>
            <w:rFonts w:ascii="Times New Roman" w:eastAsia="宋体" w:hAnsi="Times New Roman" w:cs="Times New Roman"/>
            <w:sz w:val="24"/>
            <w:szCs w:val="24"/>
          </w:rPr>
          <w:t>communication model.</w:t>
        </w:r>
      </w:ins>
      <w:ins w:id="752" w:author="Zhang Li" w:date="2022-06-23T15:57:00Z">
        <w:r w:rsidR="00327390">
          <w:rPr>
            <w:rFonts w:ascii="Times New Roman" w:eastAsia="宋体" w:hAnsi="Times New Roman" w:cs="Times New Roman"/>
            <w:sz w:val="24"/>
            <w:szCs w:val="24"/>
          </w:rPr>
          <w:t xml:space="preserve"> Thus, </w:t>
        </w:r>
      </w:ins>
      <w:ins w:id="753" w:author="Zhang Li" w:date="2022-06-23T15:58:00Z">
        <w:r w:rsidR="00327390">
          <w:rPr>
            <w:rFonts w:ascii="Times New Roman" w:eastAsia="宋体" w:hAnsi="Times New Roman" w:cs="Times New Roman"/>
            <w:sz w:val="24"/>
            <w:szCs w:val="24"/>
          </w:rPr>
          <w:t xml:space="preserve">these protocols cannot </w:t>
        </w:r>
      </w:ins>
      <w:ins w:id="754" w:author="Zhang Li" w:date="2022-06-23T15:59:00Z">
        <w:r w:rsidR="00327390">
          <w:rPr>
            <w:rFonts w:ascii="Times New Roman" w:eastAsia="宋体" w:hAnsi="Times New Roman" w:cs="Times New Roman"/>
            <w:sz w:val="24"/>
            <w:szCs w:val="24"/>
          </w:rPr>
          <w:t xml:space="preserve">be </w:t>
        </w:r>
      </w:ins>
      <w:ins w:id="755" w:author="Zhang Li" w:date="2022-06-23T15:58:00Z">
        <w:r w:rsidR="00327390">
          <w:rPr>
            <w:rFonts w:ascii="Times New Roman" w:eastAsia="宋体" w:hAnsi="Times New Roman" w:cs="Times New Roman"/>
            <w:sz w:val="24"/>
            <w:szCs w:val="24"/>
          </w:rPr>
          <w:t xml:space="preserve">directly utilized in wireless </w:t>
        </w:r>
      </w:ins>
      <w:ins w:id="756" w:author="Zhang Li" w:date="2022-06-23T15:59:00Z">
        <w:r w:rsidR="00327390">
          <w:rPr>
            <w:rFonts w:ascii="Times New Roman" w:eastAsia="宋体" w:hAnsi="Times New Roman" w:cs="Times New Roman"/>
            <w:sz w:val="24"/>
            <w:szCs w:val="24"/>
          </w:rPr>
          <w:t>scenarios</w:t>
        </w:r>
      </w:ins>
      <w:ins w:id="757" w:author="Zhang Li" w:date="2022-06-23T16:00:00Z">
        <w:r w:rsidR="00327390">
          <w:rPr>
            <w:rFonts w:ascii="Times New Roman" w:eastAsia="宋体" w:hAnsi="Times New Roman" w:cs="Times New Roman"/>
            <w:sz w:val="24"/>
            <w:szCs w:val="24"/>
          </w:rPr>
          <w:t xml:space="preserve"> with unreliable and unstable communication channels</w:t>
        </w:r>
      </w:ins>
      <w:ins w:id="758"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59" w:author="Zhang Li" w:date="2022-06-23T16:00:00Z">
        <w:r w:rsidR="00327390">
          <w:rPr>
            <w:rFonts w:ascii="Times New Roman" w:eastAsia="宋体" w:hAnsi="Times New Roman" w:cs="Times New Roman"/>
            <w:sz w:val="24"/>
            <w:szCs w:val="24"/>
          </w:rPr>
          <w:t>Our protocol</w:t>
        </w:r>
      </w:ins>
      <w:ins w:id="760" w:author="Zhang Li" w:date="2022-06-22T23:10:00Z">
        <w:r w:rsidR="00501078">
          <w:rPr>
            <w:rFonts w:ascii="Times New Roman" w:eastAsia="宋体" w:hAnsi="Times New Roman" w:cs="Times New Roman"/>
            <w:sz w:val="24"/>
            <w:szCs w:val="24"/>
          </w:rPr>
          <w:t xml:space="preserve"> is a type of hybrid consensus protocol </w:t>
        </w:r>
      </w:ins>
      <w:ins w:id="761" w:author="Zhang Li" w:date="2022-06-23T14:15:00Z">
        <w:r w:rsidR="00D974BD">
          <w:rPr>
            <w:rFonts w:ascii="Times New Roman" w:eastAsia="宋体" w:hAnsi="Times New Roman" w:cs="Times New Roman"/>
            <w:sz w:val="24"/>
            <w:szCs w:val="24"/>
          </w:rPr>
          <w:t xml:space="preserve">combining </w:t>
        </w:r>
      </w:ins>
      <w:ins w:id="762" w:author="Zhang Li" w:date="2022-06-22T23:10:00Z">
        <w:r w:rsidR="00CE57F8">
          <w:rPr>
            <w:rFonts w:ascii="Times New Roman" w:eastAsia="宋体" w:hAnsi="Times New Roman" w:cs="Times New Roman"/>
            <w:sz w:val="24"/>
            <w:szCs w:val="24"/>
          </w:rPr>
          <w:t xml:space="preserve">PoS and </w:t>
        </w:r>
      </w:ins>
      <w:ins w:id="763" w:author="Zhang Li" w:date="2022-06-22T23:11:00Z">
        <w:r w:rsidR="00CE57F8">
          <w:rPr>
            <w:rFonts w:ascii="Times New Roman" w:eastAsia="宋体" w:hAnsi="Times New Roman" w:cs="Times New Roman"/>
            <w:sz w:val="24"/>
            <w:szCs w:val="24"/>
          </w:rPr>
          <w:t>communication-based consensus algorithm</w:t>
        </w:r>
      </w:ins>
      <w:ins w:id="764" w:author="Zhang Li" w:date="2022-06-23T14:16:00Z">
        <w:r w:rsidR="00D974BD">
          <w:rPr>
            <w:rFonts w:ascii="Times New Roman" w:eastAsia="宋体" w:hAnsi="Times New Roman" w:cs="Times New Roman"/>
            <w:sz w:val="24"/>
            <w:szCs w:val="24"/>
          </w:rPr>
          <w:t>s</w:t>
        </w:r>
      </w:ins>
      <w:ins w:id="765" w:author="Zhang Li" w:date="2022-06-22T23:11:00Z">
        <w:r w:rsidR="00CE57F8">
          <w:rPr>
            <w:rFonts w:ascii="Times New Roman" w:eastAsia="宋体" w:hAnsi="Times New Roman" w:cs="Times New Roman"/>
            <w:sz w:val="24"/>
            <w:szCs w:val="24"/>
          </w:rPr>
          <w:t>.</w:t>
        </w:r>
      </w:ins>
      <w:ins w:id="766" w:author="Zhang Li" w:date="2022-06-23T15:29:00Z">
        <w:r w:rsidR="00631F1C">
          <w:rPr>
            <w:rFonts w:ascii="Times New Roman" w:eastAsia="宋体" w:hAnsi="Times New Roman" w:cs="Times New Roman"/>
            <w:sz w:val="24"/>
            <w:szCs w:val="24"/>
          </w:rPr>
          <w:t xml:space="preserve"> This protocol </w:t>
        </w:r>
      </w:ins>
      <w:ins w:id="767" w:author="Zhang Li" w:date="2022-06-23T15:30:00Z">
        <w:r w:rsidR="00631F1C">
          <w:rPr>
            <w:rFonts w:ascii="Times New Roman" w:eastAsia="宋体" w:hAnsi="Times New Roman" w:cs="Times New Roman"/>
            <w:sz w:val="24"/>
            <w:szCs w:val="24"/>
          </w:rPr>
          <w:t>use</w:t>
        </w:r>
      </w:ins>
      <w:ins w:id="768" w:author="Zhang Li" w:date="2022-06-23T15:31:00Z">
        <w:r w:rsidR="00296A4D">
          <w:rPr>
            <w:rFonts w:ascii="Times New Roman" w:eastAsia="宋体" w:hAnsi="Times New Roman" w:cs="Times New Roman"/>
            <w:sz w:val="24"/>
            <w:szCs w:val="24"/>
          </w:rPr>
          <w:t>s</w:t>
        </w:r>
      </w:ins>
      <w:ins w:id="769" w:author="Zhang Li" w:date="2022-06-23T15:30:00Z">
        <w:r w:rsidR="00631F1C">
          <w:rPr>
            <w:rFonts w:ascii="Times New Roman" w:eastAsia="宋体" w:hAnsi="Times New Roman" w:cs="Times New Roman"/>
            <w:sz w:val="24"/>
            <w:szCs w:val="24"/>
          </w:rPr>
          <w:t xml:space="preserve"> PoS</w:t>
        </w:r>
      </w:ins>
      <w:ins w:id="770"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1" w:author="Zhang Li" w:date="2022-06-23T16:01:00Z">
        <w:r w:rsidR="00327390">
          <w:rPr>
            <w:rFonts w:ascii="Times New Roman" w:eastAsia="宋体" w:hAnsi="Times New Roman" w:cs="Times New Roman"/>
            <w:sz w:val="24"/>
            <w:szCs w:val="24"/>
          </w:rPr>
          <w:t>speci</w:t>
        </w:r>
      </w:ins>
      <w:ins w:id="772" w:author="Zhang Li" w:date="2022-06-23T16:02:00Z">
        <w:r w:rsidR="00D64C1B">
          <w:rPr>
            <w:rFonts w:ascii="Times New Roman" w:eastAsia="宋体" w:hAnsi="Times New Roman" w:cs="Times New Roman"/>
            <w:sz w:val="24"/>
            <w:szCs w:val="24"/>
          </w:rPr>
          <w:t>al</w:t>
        </w:r>
      </w:ins>
      <w:ins w:id="773" w:author="Zhang Li" w:date="2022-06-23T16:01:00Z">
        <w:r w:rsidR="00327390">
          <w:rPr>
            <w:rFonts w:ascii="Times New Roman" w:eastAsia="宋体" w:hAnsi="Times New Roman" w:cs="Times New Roman"/>
            <w:sz w:val="24"/>
            <w:szCs w:val="24"/>
          </w:rPr>
          <w:t xml:space="preserve"> </w:t>
        </w:r>
      </w:ins>
      <w:ins w:id="774" w:author="Zhang Li" w:date="2022-06-23T15:31:00Z">
        <w:r w:rsidR="00296A4D">
          <w:rPr>
            <w:rFonts w:ascii="Times New Roman" w:eastAsia="宋体" w:hAnsi="Times New Roman" w:cs="Times New Roman"/>
            <w:sz w:val="24"/>
            <w:szCs w:val="24"/>
          </w:rPr>
          <w:t>communication-based consensus algori</w:t>
        </w:r>
      </w:ins>
      <w:ins w:id="775" w:author="Zhang Li" w:date="2022-06-23T15:32:00Z">
        <w:r w:rsidR="00296A4D">
          <w:rPr>
            <w:rFonts w:ascii="Times New Roman" w:eastAsia="宋体" w:hAnsi="Times New Roman" w:cs="Times New Roman"/>
            <w:sz w:val="24"/>
            <w:szCs w:val="24"/>
          </w:rPr>
          <w:t>thm</w:t>
        </w:r>
      </w:ins>
      <w:ins w:id="776" w:author="Zhang Li" w:date="2022-06-23T15:34:00Z">
        <w:r w:rsidR="00296A4D">
          <w:rPr>
            <w:rFonts w:ascii="Times New Roman" w:eastAsia="宋体" w:hAnsi="Times New Roman" w:cs="Times New Roman"/>
            <w:sz w:val="24"/>
            <w:szCs w:val="24"/>
          </w:rPr>
          <w:t xml:space="preserve"> to improve </w:t>
        </w:r>
      </w:ins>
      <w:ins w:id="777" w:author="Zhang Li" w:date="2022-06-23T15:35:00Z">
        <w:r w:rsidR="00296A4D">
          <w:rPr>
            <w:rFonts w:ascii="Times New Roman" w:eastAsia="宋体" w:hAnsi="Times New Roman" w:cs="Times New Roman"/>
            <w:sz w:val="24"/>
            <w:szCs w:val="24"/>
          </w:rPr>
          <w:t xml:space="preserve">the performance and </w:t>
        </w:r>
      </w:ins>
      <w:ins w:id="778"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79"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0" w:author="ThinkPad" w:date="2022-06-16T04:44:00Z">
        <w:del w:id="781" w:author="Zhang Li" w:date="2022-06-23T16:04:00Z">
          <w:r w:rsidR="003364B9" w:rsidDel="00D64C1B">
            <w:rPr>
              <w:rFonts w:ascii="Times New Roman" w:eastAsia="宋体" w:hAnsi="Times New Roman" w:cs="Times New Roman"/>
              <w:sz w:val="24"/>
              <w:szCs w:val="24"/>
            </w:rPr>
            <w:delText xml:space="preserve">have been </w:delText>
          </w:r>
        </w:del>
      </w:ins>
      <w:del w:id="782" w:author="Zhang Li" w:date="2022-06-23T16:04:00Z">
        <w:r w:rsidDel="00D64C1B">
          <w:rPr>
            <w:rFonts w:ascii="Times New Roman" w:eastAsia="宋体" w:hAnsi="Times New Roman" w:cs="Times New Roman"/>
            <w:sz w:val="24"/>
            <w:szCs w:val="24"/>
          </w:rPr>
          <w:delText xml:space="preserve">proposed to improve </w:delText>
        </w:r>
      </w:del>
      <w:ins w:id="783" w:author="ThinkPad" w:date="2022-06-16T04:44:00Z">
        <w:del w:id="784" w:author="Zhang Li" w:date="2022-06-23T16:04:00Z">
          <w:r w:rsidR="003364B9" w:rsidDel="00D64C1B">
            <w:rPr>
              <w:rFonts w:ascii="Times New Roman" w:eastAsia="宋体" w:hAnsi="Times New Roman" w:cs="Times New Roman"/>
              <w:sz w:val="24"/>
              <w:szCs w:val="24"/>
            </w:rPr>
            <w:delText xml:space="preserve">the </w:delText>
          </w:r>
        </w:del>
      </w:ins>
      <w:del w:id="785"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86" w:author="ThinkPad" w:date="2022-06-16T04:44:00Z">
        <w:del w:id="787" w:author="Zhang Li" w:date="2022-06-23T16:04:00Z">
          <w:r w:rsidR="003364B9" w:rsidDel="00D64C1B">
            <w:rPr>
              <w:rFonts w:ascii="Times New Roman" w:eastAsia="宋体" w:hAnsi="Times New Roman" w:cs="Times New Roman"/>
              <w:sz w:val="24"/>
              <w:szCs w:val="24"/>
            </w:rPr>
            <w:delText xml:space="preserve">property </w:delText>
          </w:r>
        </w:del>
      </w:ins>
      <w:del w:id="788"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89" w:author="ThinkPad" w:date="2022-06-16T04:45:00Z">
        <w:del w:id="790" w:author="Zhang Li" w:date="2022-06-23T16:04:00Z">
          <w:r w:rsidR="003364B9" w:rsidDel="00D64C1B">
            <w:rPr>
              <w:rFonts w:ascii="Times New Roman" w:eastAsia="宋体" w:hAnsi="Times New Roman" w:cs="Times New Roman"/>
              <w:sz w:val="24"/>
              <w:szCs w:val="24"/>
            </w:rPr>
            <w:delText xml:space="preserve">participate </w:delText>
          </w:r>
        </w:del>
      </w:ins>
      <w:del w:id="791"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792" w:author="ThinkPad" w:date="2022-06-16T04:45:00Z">
        <w:del w:id="793" w:author="Zhang Li" w:date="2022-06-23T16:04:00Z">
          <w:r w:rsidR="003364B9" w:rsidDel="00D64C1B">
            <w:rPr>
              <w:rFonts w:ascii="Times New Roman" w:eastAsia="宋体" w:hAnsi="Times New Roman" w:cs="Times New Roman"/>
              <w:sz w:val="24"/>
              <w:szCs w:val="24"/>
            </w:rPr>
            <w:delText xml:space="preserve">a </w:delText>
          </w:r>
        </w:del>
      </w:ins>
      <w:del w:id="794"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795" w:author="ThinkPad" w:date="2022-06-16T04:45:00Z">
        <w:del w:id="796" w:author="Zhang Li" w:date="2022-06-23T16:04:00Z">
          <w:r w:rsidR="003364B9" w:rsidDel="00D64C1B">
            <w:rPr>
              <w:rFonts w:ascii="Times New Roman" w:eastAsia="宋体" w:hAnsi="Times New Roman" w:cs="Times New Roman"/>
              <w:sz w:val="24"/>
              <w:szCs w:val="24"/>
            </w:rPr>
            <w:delText xml:space="preserve"> the</w:delText>
          </w:r>
        </w:del>
      </w:ins>
      <w:del w:id="797"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798" w:author="ThinkPad" w:date="2022-06-16T04:46:00Z">
        <w:del w:id="799" w:author="Zhang Li" w:date="2022-06-23T16:04:00Z">
          <w:r w:rsidR="003364B9" w:rsidDel="00D64C1B">
            <w:rPr>
              <w:rFonts w:ascii="Times New Roman" w:eastAsia="宋体" w:hAnsi="Times New Roman" w:cs="Times New Roman"/>
              <w:sz w:val="24"/>
              <w:szCs w:val="24"/>
            </w:rPr>
            <w:delText xml:space="preserve">which </w:delText>
          </w:r>
        </w:del>
      </w:ins>
      <w:del w:id="800"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1" w:author="ThinkPad" w:date="2022-06-16T04:46:00Z">
        <w:del w:id="802" w:author="Zhang Li" w:date="2022-06-23T16:04:00Z">
          <w:r w:rsidR="003364B9" w:rsidDel="00D64C1B">
            <w:rPr>
              <w:rFonts w:ascii="Times New Roman" w:eastAsia="宋体" w:hAnsi="Times New Roman" w:cs="Times New Roman"/>
              <w:sz w:val="24"/>
              <w:szCs w:val="24"/>
            </w:rPr>
            <w:delText>s</w:delText>
          </w:r>
        </w:del>
      </w:ins>
      <w:del w:id="803"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04" w:author="ThinkPad" w:date="2022-06-16T04:47:00Z">
        <w:del w:id="805" w:author="Zhang Li" w:date="2022-06-23T16:04:00Z">
          <w:r w:rsidR="003364B9" w:rsidDel="00D64C1B">
            <w:rPr>
              <w:rFonts w:ascii="Times New Roman" w:eastAsia="宋体" w:hAnsi="Times New Roman" w:cs="Times New Roman"/>
              <w:sz w:val="24"/>
              <w:szCs w:val="24"/>
            </w:rPr>
            <w:delText>s</w:delText>
          </w:r>
        </w:del>
      </w:ins>
      <w:del w:id="806"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07" w:author="ThinkPad" w:date="2022-06-16T04:48:00Z">
        <w:del w:id="808" w:author="Zhang Li" w:date="2022-06-23T16:04:00Z">
          <w:r w:rsidR="003364B9" w:rsidDel="00D64C1B">
            <w:rPr>
              <w:rFonts w:ascii="Times New Roman" w:eastAsia="宋体" w:hAnsi="Times New Roman" w:cs="Times New Roman"/>
              <w:sz w:val="24"/>
              <w:szCs w:val="24"/>
            </w:rPr>
            <w:delText xml:space="preserve">depend on </w:delText>
          </w:r>
        </w:del>
      </w:ins>
      <w:del w:id="809"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0" w:author="ThinkPad" w:date="2022-06-16T04:48:00Z">
        <w:del w:id="811" w:author="Zhang Li" w:date="2022-06-23T16:04:00Z">
          <w:r w:rsidR="003364B9" w:rsidDel="00D64C1B">
            <w:rPr>
              <w:rFonts w:ascii="Times New Roman" w:eastAsia="宋体" w:hAnsi="Times New Roman" w:cs="Times New Roman"/>
              <w:sz w:val="24"/>
              <w:szCs w:val="24"/>
            </w:rPr>
            <w:delText xml:space="preserve">such </w:delText>
          </w:r>
        </w:del>
      </w:ins>
      <w:del w:id="812"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13" w:author="ThinkPad" w:date="2022-06-16T04:48:00Z">
        <w:del w:id="814" w:author="Zhang Li" w:date="2022-06-23T16:04:00Z">
          <w:r w:rsidR="003364B9" w:rsidDel="00D64C1B">
            <w:rPr>
              <w:rFonts w:ascii="Times New Roman" w:eastAsia="宋体" w:hAnsi="Times New Roman" w:cs="Times New Roman"/>
              <w:sz w:val="24"/>
              <w:szCs w:val="24"/>
            </w:rPr>
            <w:delText xml:space="preserve">supporting </w:delText>
          </w:r>
        </w:del>
      </w:ins>
      <w:del w:id="815"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16"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17" w:author="Zhang Li" w:date="2022-06-24T08:38:00Z"/>
          <w:rFonts w:ascii="Times New Roman" w:eastAsia="宋体" w:hAnsi="Times New Roman" w:cs="Times New Roman"/>
          <w:sz w:val="24"/>
          <w:szCs w:val="24"/>
        </w:rPr>
      </w:pPr>
      <w:ins w:id="818" w:author="Zhang Li" w:date="2022-06-23T16:11:00Z">
        <w:r>
          <w:rPr>
            <w:rFonts w:ascii="Times New Roman" w:eastAsia="宋体" w:hAnsi="Times New Roman" w:cs="Times New Roman"/>
            <w:sz w:val="24"/>
            <w:szCs w:val="24"/>
          </w:rPr>
          <w:t xml:space="preserve">Since </w:t>
        </w:r>
      </w:ins>
      <w:ins w:id="819" w:author="Zhang Li" w:date="2022-06-23T16:12:00Z">
        <w:r w:rsidR="00C14D7D">
          <w:rPr>
            <w:rFonts w:ascii="Times New Roman" w:eastAsia="宋体" w:hAnsi="Times New Roman" w:cs="Times New Roman"/>
            <w:sz w:val="24"/>
            <w:szCs w:val="24"/>
          </w:rPr>
          <w:t xml:space="preserve">our study is closely related to </w:t>
        </w:r>
      </w:ins>
      <w:ins w:id="820" w:author="Zhang Li" w:date="2022-06-23T16:19:00Z">
        <w:r w:rsidR="00910A28">
          <w:rPr>
            <w:rFonts w:ascii="Times New Roman" w:eastAsia="宋体" w:hAnsi="Times New Roman" w:cs="Times New Roman"/>
            <w:sz w:val="24"/>
            <w:szCs w:val="24"/>
          </w:rPr>
          <w:t xml:space="preserve">consensus protocols and </w:t>
        </w:r>
      </w:ins>
      <w:ins w:id="821" w:author="Zhang Li" w:date="2022-06-23T16:12:00Z">
        <w:r w:rsidR="00C14D7D">
          <w:rPr>
            <w:rFonts w:ascii="Times New Roman" w:eastAsia="宋体" w:hAnsi="Times New Roman" w:cs="Times New Roman"/>
            <w:sz w:val="24"/>
            <w:szCs w:val="24"/>
          </w:rPr>
          <w:t>wireless network</w:t>
        </w:r>
      </w:ins>
      <w:ins w:id="822" w:author="Zhang Li" w:date="2022-06-23T16:18:00Z">
        <w:r w:rsidR="00910A28">
          <w:rPr>
            <w:rFonts w:ascii="Times New Roman" w:eastAsia="宋体" w:hAnsi="Times New Roman" w:cs="Times New Roman"/>
            <w:sz w:val="24"/>
            <w:szCs w:val="24"/>
          </w:rPr>
          <w:t>s,</w:t>
        </w:r>
      </w:ins>
      <w:ins w:id="823" w:author="Zhang Li" w:date="2022-06-23T16:04:00Z">
        <w:r w:rsidR="00D64C1B">
          <w:rPr>
            <w:rFonts w:ascii="Times New Roman" w:eastAsia="宋体" w:hAnsi="Times New Roman" w:cs="Times New Roman"/>
            <w:sz w:val="24"/>
            <w:szCs w:val="24"/>
          </w:rPr>
          <w:t xml:space="preserve"> we</w:t>
        </w:r>
      </w:ins>
      <w:ins w:id="824" w:author="Zhang Li" w:date="2022-06-23T16:05:00Z">
        <w:r w:rsidR="00D64C1B">
          <w:rPr>
            <w:rFonts w:ascii="Times New Roman" w:eastAsia="宋体" w:hAnsi="Times New Roman" w:cs="Times New Roman"/>
            <w:sz w:val="24"/>
            <w:szCs w:val="24"/>
          </w:rPr>
          <w:t xml:space="preserve"> </w:t>
        </w:r>
      </w:ins>
      <w:ins w:id="825" w:author="Zhang Li" w:date="2022-06-23T16:18:00Z">
        <w:r w:rsidR="00910A28">
          <w:rPr>
            <w:rFonts w:ascii="Times New Roman" w:eastAsia="宋体" w:hAnsi="Times New Roman" w:cs="Times New Roman"/>
            <w:sz w:val="24"/>
            <w:szCs w:val="24"/>
          </w:rPr>
          <w:t>briefly introduce</w:t>
        </w:r>
      </w:ins>
      <w:ins w:id="826" w:author="Zhang Li" w:date="2022-06-23T16:05:00Z">
        <w:r w:rsidR="00D64C1B">
          <w:rPr>
            <w:rFonts w:ascii="Times New Roman" w:eastAsia="宋体" w:hAnsi="Times New Roman" w:cs="Times New Roman"/>
            <w:sz w:val="24"/>
            <w:szCs w:val="24"/>
          </w:rPr>
          <w:t xml:space="preserve"> the</w:t>
        </w:r>
      </w:ins>
      <w:ins w:id="827" w:author="Zhang Li" w:date="2022-06-23T16:18:00Z">
        <w:r w:rsidR="00910A28">
          <w:rPr>
            <w:rFonts w:ascii="Times New Roman" w:eastAsia="宋体" w:hAnsi="Times New Roman" w:cs="Times New Roman"/>
            <w:sz w:val="24"/>
            <w:szCs w:val="24"/>
          </w:rPr>
          <w:t xml:space="preserve"> studies on</w:t>
        </w:r>
      </w:ins>
      <w:ins w:id="828" w:author="Zhang Li" w:date="2022-06-23T16:05:00Z">
        <w:r w:rsidR="00D64C1B">
          <w:rPr>
            <w:rFonts w:ascii="Times New Roman" w:eastAsia="宋体" w:hAnsi="Times New Roman" w:cs="Times New Roman"/>
            <w:sz w:val="24"/>
            <w:szCs w:val="24"/>
          </w:rPr>
          <w:t xml:space="preserve"> </w:t>
        </w:r>
      </w:ins>
      <w:ins w:id="829" w:author="Zhang Li" w:date="2022-06-23T16:06:00Z">
        <w:r w:rsidR="00D64C1B">
          <w:rPr>
            <w:rFonts w:ascii="Times New Roman" w:eastAsia="宋体" w:hAnsi="Times New Roman" w:cs="Times New Roman"/>
            <w:sz w:val="24"/>
            <w:szCs w:val="24"/>
          </w:rPr>
          <w:t xml:space="preserve">consensus protocols for </w:t>
        </w:r>
      </w:ins>
      <w:ins w:id="830"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1" w:author="Zhang Li" w:date="2022-06-23T16:04:00Z"/>
          <w:rFonts w:ascii="Times New Roman" w:eastAsia="宋体" w:hAnsi="Times New Roman" w:cs="Times New Roman"/>
          <w:sz w:val="24"/>
          <w:szCs w:val="24"/>
        </w:rPr>
      </w:pPr>
      <w:ins w:id="832" w:author="Zhang Li" w:date="2022-06-24T08:38:00Z">
        <w:r>
          <w:rPr>
            <w:rFonts w:ascii="Times New Roman" w:eastAsia="宋体" w:hAnsi="Times New Roman" w:cs="Times New Roman"/>
            <w:sz w:val="24"/>
            <w:szCs w:val="24"/>
          </w:rPr>
          <w:t xml:space="preserve">There has been extensive prior research on consensus protocols for </w:t>
        </w:r>
      </w:ins>
      <w:ins w:id="833" w:author="Zhang Li" w:date="2022-06-24T08:39:00Z">
        <w:r>
          <w:rPr>
            <w:rFonts w:ascii="Times New Roman" w:eastAsia="宋体" w:hAnsi="Times New Roman" w:cs="Times New Roman"/>
            <w:sz w:val="24"/>
            <w:szCs w:val="24"/>
          </w:rPr>
          <w:t xml:space="preserve">wireless networks. </w:t>
        </w:r>
      </w:ins>
      <w:ins w:id="834" w:author="Zhang Li" w:date="2022-06-24T08:42:00Z">
        <w:r>
          <w:rPr>
            <w:rFonts w:ascii="Times New Roman" w:eastAsia="宋体" w:hAnsi="Times New Roman" w:cs="Times New Roman"/>
            <w:sz w:val="24"/>
            <w:szCs w:val="24"/>
          </w:rPr>
          <w:t xml:space="preserve">Santoro and Widmayer [] </w:t>
        </w:r>
      </w:ins>
      <w:ins w:id="835"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36" w:author="Zhang Li" w:date="2022-06-24T09:01:00Z">
        <w:r w:rsidR="006E4CA7">
          <w:rPr>
            <w:rFonts w:ascii="Times New Roman" w:eastAsia="宋体" w:hAnsi="Times New Roman" w:cs="Times New Roman"/>
            <w:sz w:val="24"/>
            <w:szCs w:val="24"/>
          </w:rPr>
          <w:t xml:space="preserve">consensus </w:t>
        </w:r>
      </w:ins>
      <w:ins w:id="837" w:author="Zhang Li" w:date="2022-06-24T09:02:00Z">
        <w:r w:rsidR="006E4CA7">
          <w:rPr>
            <w:rFonts w:ascii="Times New Roman" w:eastAsia="宋体" w:hAnsi="Times New Roman" w:cs="Times New Roman"/>
            <w:sz w:val="24"/>
            <w:szCs w:val="24"/>
          </w:rPr>
          <w:t xml:space="preserve">cannot be achieved if as few as </w:t>
        </w:r>
      </w:ins>
      <m:oMath>
        <m:r>
          <w:ins w:id="838" w:author="Zhang Li" w:date="2022-06-24T09:04:00Z">
            <w:rPr>
              <w:rFonts w:ascii="Cambria Math" w:eastAsia="宋体" w:hAnsi="Cambria Math" w:cs="Times New Roman"/>
              <w:sz w:val="24"/>
              <w:szCs w:val="24"/>
            </w:rPr>
            <m:t>n-1</m:t>
          </w:ins>
        </m:r>
      </m:oMath>
      <w:ins w:id="839"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0" w:author="Zhang Li" w:date="2022-06-24T09:04:00Z">
                <w:rPr>
                  <w:rFonts w:ascii="Cambria Math" w:eastAsia="宋体" w:hAnsi="Cambria Math" w:cs="Times New Roman"/>
                  <w:i/>
                  <w:sz w:val="24"/>
                  <w:szCs w:val="24"/>
                </w:rPr>
              </w:ins>
            </m:ctrlPr>
          </m:sSupPr>
          <m:e>
            <m:r>
              <w:ins w:id="841" w:author="Zhang Li" w:date="2022-06-24T09:04:00Z">
                <w:rPr>
                  <w:rFonts w:ascii="Cambria Math" w:eastAsia="宋体" w:hAnsi="Cambria Math" w:cs="Times New Roman"/>
                  <w:sz w:val="24"/>
                  <w:szCs w:val="24"/>
                </w:rPr>
                <m:t>n</m:t>
              </w:ins>
            </m:r>
          </m:e>
          <m:sup>
            <m:r>
              <w:ins w:id="842" w:author="Zhang Li" w:date="2022-06-24T09:04:00Z">
                <w:rPr>
                  <w:rFonts w:ascii="Cambria Math" w:eastAsia="宋体" w:hAnsi="Cambria Math" w:cs="Times New Roman"/>
                  <w:sz w:val="24"/>
                  <w:szCs w:val="24"/>
                </w:rPr>
                <m:t>2</m:t>
              </w:ins>
            </m:r>
          </m:sup>
        </m:sSup>
      </m:oMath>
      <w:ins w:id="843" w:author="Zhang Li" w:date="2022-06-24T09:04:00Z">
        <w:r w:rsidR="006E4CA7">
          <w:rPr>
            <w:rFonts w:ascii="Times New Roman" w:eastAsia="宋体" w:hAnsi="Times New Roman" w:cs="Times New Roman" w:hint="eastAsia"/>
            <w:sz w:val="24"/>
            <w:szCs w:val="24"/>
          </w:rPr>
          <w:t xml:space="preserve"> m</w:t>
        </w:r>
        <w:r w:rsidR="006E4CA7">
          <w:rPr>
            <w:rFonts w:ascii="Times New Roman" w:eastAsia="宋体" w:hAnsi="Times New Roman" w:cs="Times New Roman"/>
            <w:sz w:val="24"/>
            <w:szCs w:val="24"/>
          </w:rPr>
          <w:t xml:space="preserve">essages sent </w:t>
        </w:r>
      </w:ins>
      <w:ins w:id="844" w:author="Zhang Li" w:date="2022-06-24T09:05:00Z">
        <w:r w:rsidR="006E4CA7">
          <w:rPr>
            <w:rFonts w:ascii="Times New Roman" w:eastAsia="宋体" w:hAnsi="Times New Roman" w:cs="Times New Roman"/>
            <w:sz w:val="24"/>
            <w:szCs w:val="24"/>
          </w:rPr>
          <w:t>in a round can be lost.</w:t>
        </w:r>
      </w:ins>
      <w:ins w:id="845"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46" w:author="ThinkPad" w:date="2022-06-18T08:48:00Z">
        <w:r w:rsidRPr="002E2FD5" w:rsidDel="00DC0CEF">
          <w:rPr>
            <w:rFonts w:ascii="Times New Roman" w:eastAsia="宋体" w:hAnsi="Times New Roman" w:cs="Times New Roman"/>
            <w:sz w:val="24"/>
            <w:szCs w:val="24"/>
            <w:highlight w:val="lightGray"/>
            <w:rPrChange w:id="847"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48"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49"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0" w:author="Zhang Li" w:date="2022-06-23T16:24:00Z">
        <w:r w:rsidDel="00B53D2D">
          <w:rPr>
            <w:rFonts w:ascii="Times New Roman" w:eastAsia="宋体" w:hAnsi="Times New Roman" w:cs="Times New Roman"/>
            <w:sz w:val="24"/>
            <w:szCs w:val="24"/>
          </w:rPr>
          <w:delText xml:space="preserve">improve </w:delText>
        </w:r>
      </w:del>
      <w:ins w:id="851"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52"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53"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54"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55" w:author="ThinkPad" w:date="2022-06-16T04:52:00Z">
        <w:r w:rsidDel="002E2FD5">
          <w:rPr>
            <w:rFonts w:ascii="Times New Roman" w:eastAsia="宋体" w:hAnsi="Times New Roman" w:cs="Times New Roman"/>
            <w:sz w:val="24"/>
            <w:szCs w:val="24"/>
          </w:rPr>
          <w:delText xml:space="preserve">low </w:delText>
        </w:r>
      </w:del>
      <w:ins w:id="856"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57"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58"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59"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0"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1"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62"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63"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64"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65" w:author="ThinkPad" w:date="2022-06-18T08:47:00Z">
        <w:r w:rsidDel="00DC0CEF">
          <w:rPr>
            <w:rFonts w:ascii="Times New Roman" w:eastAsia="宋体" w:hAnsi="Times New Roman" w:cs="Times New Roman" w:hint="eastAsia"/>
            <w:sz w:val="24"/>
            <w:szCs w:val="24"/>
          </w:rPr>
          <w:delText>there are</w:delText>
        </w:r>
      </w:del>
      <w:ins w:id="866"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67"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68"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69" w:author="ThinkPad" w:date="2022-06-16T04:53:00Z">
        <w:r w:rsidR="002E2FD5">
          <w:rPr>
            <w:rFonts w:ascii="Times New Roman" w:eastAsia="宋体" w:hAnsi="Times New Roman" w:cs="Times New Roman"/>
            <w:sz w:val="24"/>
            <w:szCs w:val="24"/>
          </w:rPr>
          <w:t xml:space="preserve"> </w:t>
        </w:r>
      </w:ins>
      <w:del w:id="870"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1"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72"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73"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74"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75" w:author="ThinkPad" w:date="2022-06-16T04:54:00Z">
        <w:r w:rsidR="002E2FD5">
          <w:rPr>
            <w:rFonts w:ascii="Times New Roman" w:eastAsia="宋体" w:hAnsi="Times New Roman" w:cs="Times New Roman"/>
            <w:sz w:val="24"/>
            <w:szCs w:val="24"/>
          </w:rPr>
          <w:t xml:space="preserve">still </w:t>
        </w:r>
      </w:ins>
      <w:del w:id="876"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77"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78"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79"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0"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1"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82" w:author="ThinkPad" w:date="2022-06-16T04:55:00Z">
        <w:r w:rsidDel="00D049A6">
          <w:rPr>
            <w:rFonts w:ascii="Times New Roman" w:eastAsia="宋体" w:hAnsi="Times New Roman" w:cs="Times New Roman"/>
            <w:sz w:val="24"/>
            <w:szCs w:val="24"/>
          </w:rPr>
          <w:delText xml:space="preserve">nature </w:delText>
        </w:r>
      </w:del>
      <w:ins w:id="883" w:author="ThinkPad" w:date="2022-06-16T04:55:00Z">
        <w:r w:rsidR="00D049A6">
          <w:rPr>
            <w:rFonts w:ascii="Times New Roman" w:eastAsia="宋体" w:hAnsi="Times New Roman" w:cs="Times New Roman"/>
            <w:sz w:val="24"/>
            <w:szCs w:val="24"/>
          </w:rPr>
          <w:t xml:space="preserve">intristic </w:t>
        </w:r>
      </w:ins>
      <w:r>
        <w:rPr>
          <w:rFonts w:ascii="Times New Roman" w:eastAsia="宋体" w:hAnsi="Times New Roman" w:cs="Times New Roman"/>
          <w:sz w:val="24"/>
          <w:szCs w:val="24"/>
        </w:rPr>
        <w:t xml:space="preserve">property of wireless broadcast communication, </w:t>
      </w:r>
      <w:del w:id="884"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85"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86"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87"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88"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89"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0"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1"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892"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893"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894"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895"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896"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ins w:id="897"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898" w:author="Zhang Li" w:date="2022-06-12T12:05:00Z"/>
          <w:rFonts w:ascii="Times New Roman" w:eastAsia="宋体" w:hAnsi="Times New Roman" w:cs="Times New Roman"/>
          <w:kern w:val="0"/>
          <w:sz w:val="24"/>
          <w:szCs w:val="24"/>
        </w:rPr>
      </w:pPr>
      <w:ins w:id="899" w:author="ThinkPad" w:date="2022-06-16T04:57:00Z">
        <w:r>
          <w:rPr>
            <w:rFonts w:ascii="Times New Roman" w:eastAsia="宋体" w:hAnsi="Times New Roman" w:cs="Times New Roman" w:hint="eastAsia"/>
            <w:kern w:val="0"/>
            <w:sz w:val="24"/>
            <w:szCs w:val="24"/>
          </w:rPr>
          <w:t>这里</w:t>
        </w:r>
      </w:ins>
      <w:ins w:id="900" w:author="ThinkPad" w:date="2022-06-18T08:49:00Z">
        <w:r w:rsidR="00DC0CEF">
          <w:rPr>
            <w:rFonts w:ascii="Times New Roman" w:eastAsia="宋体" w:hAnsi="Times New Roman" w:cs="Times New Roman" w:hint="eastAsia"/>
            <w:kern w:val="0"/>
            <w:sz w:val="24"/>
            <w:szCs w:val="24"/>
          </w:rPr>
          <w:t>应该</w:t>
        </w:r>
      </w:ins>
      <w:ins w:id="901" w:author="ThinkPad" w:date="2022-06-16T04:57:00Z">
        <w:r>
          <w:rPr>
            <w:rFonts w:ascii="Times New Roman" w:eastAsia="宋体" w:hAnsi="Times New Roman" w:cs="Times New Roman" w:hint="eastAsia"/>
            <w:kern w:val="0"/>
            <w:sz w:val="24"/>
            <w:szCs w:val="24"/>
          </w:rPr>
          <w:t>总结一下本文工作与上述工作的</w:t>
        </w:r>
      </w:ins>
      <w:ins w:id="902" w:author="ThinkPad" w:date="2022-06-18T08:49:00Z">
        <w:r w:rsidR="00DC0CEF">
          <w:rPr>
            <w:rFonts w:ascii="Times New Roman" w:eastAsia="宋体" w:hAnsi="Times New Roman" w:cs="Times New Roman" w:hint="eastAsia"/>
            <w:kern w:val="0"/>
            <w:sz w:val="24"/>
            <w:szCs w:val="24"/>
          </w:rPr>
          <w:t>主要</w:t>
        </w:r>
      </w:ins>
      <w:ins w:id="903" w:author="ThinkPad" w:date="2022-06-16T04:57:00Z">
        <w:r>
          <w:rPr>
            <w:rFonts w:ascii="Times New Roman" w:eastAsia="宋体" w:hAnsi="Times New Roman" w:cs="Times New Roman" w:hint="eastAsia"/>
            <w:kern w:val="0"/>
            <w:sz w:val="24"/>
            <w:szCs w:val="24"/>
          </w:rPr>
          <w:t>差别</w:t>
        </w:r>
      </w:ins>
      <w:ins w:id="904"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05"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06" w:author="Zhang Li" w:date="2022-06-12T12:05:00Z"/>
          <w:rFonts w:ascii="Times New Roman" w:eastAsia="黑体" w:hAnsi="Times New Roman" w:cs="Times New Roman"/>
          <w:sz w:val="28"/>
          <w:szCs w:val="28"/>
        </w:rPr>
      </w:pPr>
      <w:bookmarkStart w:id="907" w:name="_Toc94273360"/>
      <w:del w:id="908" w:author="Zhang Li" w:date="2022-06-12T12:05:00Z">
        <w:r w:rsidRPr="00DE3197" w:rsidDel="008D0987">
          <w:rPr>
            <w:rFonts w:ascii="Times New Roman" w:eastAsia="黑体" w:hAnsi="Times New Roman" w:cs="Times New Roman"/>
            <w:sz w:val="28"/>
            <w:szCs w:val="28"/>
          </w:rPr>
          <w:lastRenderedPageBreak/>
          <w:delText xml:space="preserve">2.3 </w:delText>
        </w:r>
        <w:bookmarkEnd w:id="907"/>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09" w:author="Zhang Li" w:date="2022-06-12T12:05:00Z"/>
          <w:rFonts w:ascii="Times New Roman" w:eastAsia="宋体" w:hAnsi="Times New Roman" w:cs="Times New Roman"/>
          <w:kern w:val="0"/>
          <w:sz w:val="24"/>
          <w:szCs w:val="24"/>
        </w:rPr>
      </w:pPr>
      <w:del w:id="910"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1" w:author="Zhang Li" w:date="2022-06-12T12:05:00Z">
                <w:rPr>
                  <w:rFonts w:ascii="Cambria Math" w:eastAsia="宋体" w:hAnsi="Cambria Math" w:cs="Times New Roman"/>
                  <w:i/>
                  <w:kern w:val="0"/>
                  <w:sz w:val="24"/>
                  <w:szCs w:val="24"/>
                </w:rPr>
              </w:del>
            </m:ctrlPr>
          </m:dPr>
          <m:e>
            <m:r>
              <w:del w:id="912" w:author="Zhang Li" w:date="2022-06-12T12:05:00Z">
                <w:rPr>
                  <w:rFonts w:ascii="Cambria Math" w:eastAsia="宋体" w:hAnsi="Cambria Math" w:cs="Times New Roman"/>
                  <w:kern w:val="0"/>
                  <w:sz w:val="24"/>
                  <w:szCs w:val="24"/>
                </w:rPr>
                <m:t>t,n</m:t>
              </w:del>
            </m:r>
          </m:e>
        </m:d>
      </m:oMath>
      <w:del w:id="913"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14" w:author="Zhang Li" w:date="2022-06-12T12:05:00Z">
            <w:rPr>
              <w:rFonts w:ascii="Cambria Math" w:eastAsia="宋体" w:hAnsi="Cambria Math" w:cs="Times New Roman"/>
              <w:kern w:val="0"/>
              <w:sz w:val="24"/>
              <w:szCs w:val="24"/>
            </w:rPr>
            <m:t>n</m:t>
          </w:del>
        </m:r>
      </m:oMath>
      <w:del w:id="91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16" w:author="Zhang Li" w:date="2022-06-12T12:05:00Z">
            <w:rPr>
              <w:rFonts w:ascii="Cambria Math" w:eastAsia="宋体" w:hAnsi="Cambria Math" w:cs="Times New Roman"/>
              <w:kern w:val="0"/>
              <w:sz w:val="24"/>
              <w:szCs w:val="24"/>
            </w:rPr>
            <m:t>t≤n</m:t>
          </w:del>
        </m:r>
      </m:oMath>
      <w:del w:id="91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18" w:author="Zhang Li" w:date="2022-06-12T12:05:00Z">
            <w:rPr>
              <w:rFonts w:ascii="Cambria Math" w:eastAsia="宋体" w:hAnsi="Cambria Math" w:cs="Times New Roman"/>
              <w:kern w:val="0"/>
              <w:sz w:val="24"/>
              <w:szCs w:val="24"/>
            </w:rPr>
            <m:t>t-1</m:t>
          </w:del>
        </m:r>
      </m:oMath>
      <w:del w:id="91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0" w:author="Zhang Li" w:date="2022-06-12T12:05:00Z"/>
          <w:rFonts w:ascii="Times New Roman" w:eastAsia="宋体" w:hAnsi="Times New Roman" w:cs="Times New Roman"/>
          <w:kern w:val="0"/>
          <w:sz w:val="24"/>
          <w:szCs w:val="24"/>
        </w:rPr>
      </w:pPr>
      <w:del w:id="921"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22" w:author="Zhang Li" w:date="2022-06-12T12:05:00Z">
                <w:rPr>
                  <w:rFonts w:ascii="Cambria Math" w:eastAsia="宋体" w:hAnsi="Cambria Math" w:cs="Times New Roman"/>
                  <w:kern w:val="0"/>
                  <w:sz w:val="24"/>
                  <w:szCs w:val="24"/>
                </w:rPr>
              </w:del>
            </m:ctrlPr>
          </m:sSubPr>
          <m:e>
            <m:r>
              <w:del w:id="923" w:author="Zhang Li" w:date="2022-06-12T12:05:00Z">
                <m:rPr>
                  <m:sty m:val="p"/>
                </m:rPr>
                <w:rPr>
                  <w:rFonts w:ascii="Cambria Math" w:eastAsia="宋体" w:hAnsi="Cambria Math" w:cs="Times New Roman"/>
                  <w:kern w:val="0"/>
                  <w:sz w:val="24"/>
                  <w:szCs w:val="24"/>
                </w:rPr>
                <m:t>G</m:t>
              </w:del>
            </m:r>
          </m:e>
          <m:sub>
            <m:r>
              <w:del w:id="924" w:author="Zhang Li" w:date="2022-06-12T12:05:00Z">
                <m:rPr>
                  <m:sty m:val="p"/>
                </m:rPr>
                <w:rPr>
                  <w:rFonts w:ascii="Cambria Math" w:eastAsia="宋体" w:hAnsi="Cambria Math" w:cs="Times New Roman"/>
                  <w:kern w:val="0"/>
                  <w:sz w:val="24"/>
                  <w:szCs w:val="24"/>
                </w:rPr>
                <m:t>1</m:t>
              </w:del>
            </m:r>
          </m:sub>
        </m:sSub>
      </m:oMath>
      <w:del w:id="925"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26" w:author="Zhang Li" w:date="2022-06-12T12:05:00Z">
            <w:rPr>
              <w:rFonts w:ascii="Cambria Math" w:eastAsia="宋体" w:hAnsi="Cambria Math" w:cs="Times New Roman"/>
              <w:kern w:val="0"/>
              <w:sz w:val="24"/>
              <w:szCs w:val="24"/>
            </w:rPr>
            <m:t>p</m:t>
          </w:del>
        </m:r>
      </m:oMath>
      <w:del w:id="927"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28" w:author="Zhang Li" w:date="2022-06-12T12:05:00Z">
                <w:rPr>
                  <w:rFonts w:ascii="Cambria Math" w:eastAsia="宋体" w:hAnsi="Cambria Math" w:cs="Times New Roman"/>
                  <w:kern w:val="0"/>
                  <w:sz w:val="24"/>
                  <w:szCs w:val="24"/>
                </w:rPr>
              </w:del>
            </m:ctrlPr>
          </m:sSubPr>
          <m:e>
            <m:r>
              <w:del w:id="929" w:author="Zhang Li" w:date="2022-06-12T12:05:00Z">
                <w:rPr>
                  <w:rFonts w:ascii="Cambria Math" w:eastAsia="宋体" w:hAnsi="Cambria Math" w:cs="Times New Roman"/>
                  <w:kern w:val="0"/>
                  <w:sz w:val="24"/>
                  <w:szCs w:val="24"/>
                </w:rPr>
                <m:t>g</m:t>
              </w:del>
            </m:r>
          </m:e>
          <m:sub>
            <m:r>
              <w:del w:id="930" w:author="Zhang Li" w:date="2022-06-12T12:05:00Z">
                <m:rPr>
                  <m:sty m:val="p"/>
                </m:rPr>
                <w:rPr>
                  <w:rFonts w:ascii="Cambria Math" w:eastAsia="宋体" w:hAnsi="Cambria Math" w:cs="Times New Roman"/>
                  <w:kern w:val="0"/>
                  <w:sz w:val="24"/>
                  <w:szCs w:val="24"/>
                </w:rPr>
                <m:t>1</m:t>
              </w:del>
            </m:r>
          </m:sub>
        </m:sSub>
      </m:oMath>
      <w:del w:id="93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32" w:author="Zhang Li" w:date="2022-06-12T12:05:00Z">
            <w:rPr>
              <w:rFonts w:ascii="Cambria Math" w:eastAsia="宋体" w:hAnsi="Cambria Math" w:cs="Times New Roman"/>
              <w:kern w:val="0"/>
              <w:sz w:val="24"/>
              <w:szCs w:val="24"/>
            </w:rPr>
            <m:t>H</m:t>
          </w:del>
        </m:r>
        <m:r>
          <w:del w:id="933" w:author="Zhang Li" w:date="2022-06-12T12:05:00Z">
            <m:rPr>
              <m:sty m:val="p"/>
            </m:rPr>
            <w:rPr>
              <w:rFonts w:ascii="Cambria Math" w:eastAsia="宋体" w:hAnsi="Cambria Math" w:cs="Times New Roman"/>
              <w:kern w:val="0"/>
              <w:sz w:val="24"/>
              <w:szCs w:val="24"/>
            </w:rPr>
            <m:t>:{0,1</m:t>
          </w:del>
        </m:r>
        <m:sSup>
          <m:sSupPr>
            <m:ctrlPr>
              <w:del w:id="934" w:author="Zhang Li" w:date="2022-06-12T12:05:00Z">
                <w:rPr>
                  <w:rFonts w:ascii="Cambria Math" w:eastAsia="宋体" w:hAnsi="Cambria Math" w:cs="Times New Roman"/>
                  <w:kern w:val="0"/>
                  <w:sz w:val="24"/>
                  <w:szCs w:val="24"/>
                </w:rPr>
              </w:del>
            </m:ctrlPr>
          </m:sSupPr>
          <m:e>
            <m:r>
              <w:del w:id="935" w:author="Zhang Li" w:date="2022-06-12T12:05:00Z">
                <m:rPr>
                  <m:sty m:val="p"/>
                </m:rPr>
                <w:rPr>
                  <w:rFonts w:ascii="Cambria Math" w:eastAsia="宋体" w:hAnsi="Cambria Math" w:cs="Times New Roman"/>
                  <w:kern w:val="0"/>
                  <w:sz w:val="24"/>
                  <w:szCs w:val="24"/>
                </w:rPr>
                <m:t>}</m:t>
              </w:del>
            </m:r>
          </m:e>
          <m:sup>
            <m:r>
              <w:del w:id="936" w:author="Zhang Li" w:date="2022-06-12T12:05:00Z">
                <m:rPr>
                  <m:sty m:val="p"/>
                </m:rPr>
                <w:rPr>
                  <w:rFonts w:ascii="Cambria Math" w:eastAsia="宋体" w:hAnsi="Cambria Math" w:cs="Times New Roman"/>
                  <w:kern w:val="0"/>
                  <w:sz w:val="24"/>
                  <w:szCs w:val="24"/>
                </w:rPr>
                <m:t>*</m:t>
              </w:del>
            </m:r>
          </m:sup>
        </m:sSup>
        <m:r>
          <w:del w:id="937" w:author="Zhang Li" w:date="2022-06-12T12:05:00Z">
            <m:rPr>
              <m:sty m:val="p"/>
            </m:rPr>
            <w:rPr>
              <w:rFonts w:ascii="Cambria Math" w:eastAsia="宋体" w:hAnsi="Cambria Math" w:cs="Times New Roman" w:hint="eastAsia"/>
              <w:kern w:val="0"/>
              <w:sz w:val="24"/>
              <w:szCs w:val="24"/>
            </w:rPr>
            <m:t>→</m:t>
          </w:del>
        </m:r>
        <m:sSub>
          <m:sSubPr>
            <m:ctrlPr>
              <w:del w:id="938" w:author="Zhang Li" w:date="2022-06-12T12:05:00Z">
                <w:rPr>
                  <w:rFonts w:ascii="Cambria Math" w:eastAsia="宋体" w:hAnsi="Cambria Math" w:cs="Times New Roman"/>
                  <w:kern w:val="0"/>
                  <w:sz w:val="24"/>
                  <w:szCs w:val="24"/>
                </w:rPr>
              </w:del>
            </m:ctrlPr>
          </m:sSubPr>
          <m:e>
            <m:r>
              <w:del w:id="939" w:author="Zhang Li" w:date="2022-06-12T12:05:00Z">
                <w:rPr>
                  <w:rFonts w:ascii="Cambria Math" w:eastAsia="宋体" w:hAnsi="Cambria Math" w:cs="Times New Roman"/>
                  <w:kern w:val="0"/>
                  <w:sz w:val="24"/>
                  <w:szCs w:val="24"/>
                </w:rPr>
                <m:t>G</m:t>
              </w:del>
            </m:r>
          </m:e>
          <m:sub>
            <m:r>
              <w:del w:id="940" w:author="Zhang Li" w:date="2022-06-12T12:05:00Z">
                <m:rPr>
                  <m:sty m:val="p"/>
                </m:rPr>
                <w:rPr>
                  <w:rFonts w:ascii="Cambria Math" w:eastAsia="宋体" w:hAnsi="Cambria Math" w:cs="Times New Roman"/>
                  <w:kern w:val="0"/>
                  <w:sz w:val="24"/>
                  <w:szCs w:val="24"/>
                </w:rPr>
                <m:t>1</m:t>
              </w:del>
            </m:r>
          </m:sub>
        </m:sSub>
      </m:oMath>
      <w:del w:id="94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42" w:author="Zhang Li" w:date="2022-06-12T12:05:00Z">
                <w:rPr>
                  <w:rFonts w:ascii="Cambria Math" w:eastAsia="宋体" w:hAnsi="Cambria Math" w:cs="Times New Roman"/>
                  <w:kern w:val="0"/>
                  <w:sz w:val="24"/>
                  <w:szCs w:val="24"/>
                </w:rPr>
              </w:del>
            </m:ctrlPr>
          </m:dPr>
          <m:e>
            <m:sSub>
              <m:sSubPr>
                <m:ctrlPr>
                  <w:del w:id="943" w:author="Zhang Li" w:date="2022-06-12T12:05:00Z">
                    <w:rPr>
                      <w:rFonts w:ascii="Cambria Math" w:eastAsia="宋体" w:hAnsi="Cambria Math" w:cs="Times New Roman"/>
                      <w:kern w:val="0"/>
                      <w:sz w:val="24"/>
                      <w:szCs w:val="24"/>
                    </w:rPr>
                  </w:del>
                </m:ctrlPr>
              </m:sSubPr>
              <m:e>
                <m:r>
                  <w:del w:id="944" w:author="Zhang Li" w:date="2022-06-12T12:05:00Z">
                    <w:rPr>
                      <w:rFonts w:ascii="Cambria Math" w:eastAsia="宋体" w:hAnsi="Cambria Math" w:cs="Times New Roman"/>
                      <w:kern w:val="0"/>
                      <w:sz w:val="24"/>
                      <w:szCs w:val="24"/>
                    </w:rPr>
                    <m:t>G</m:t>
                  </w:del>
                </m:r>
              </m:e>
              <m:sub>
                <m:r>
                  <w:del w:id="945" w:author="Zhang Li" w:date="2022-06-12T12:05:00Z">
                    <m:rPr>
                      <m:sty m:val="p"/>
                    </m:rPr>
                    <w:rPr>
                      <w:rFonts w:ascii="Cambria Math" w:eastAsia="宋体" w:hAnsi="Cambria Math" w:cs="Times New Roman"/>
                      <w:kern w:val="0"/>
                      <w:sz w:val="24"/>
                      <w:szCs w:val="24"/>
                    </w:rPr>
                    <m:t>1</m:t>
                  </w:del>
                </m:r>
              </m:sub>
            </m:sSub>
            <m:r>
              <w:del w:id="946" w:author="Zhang Li" w:date="2022-06-12T12:05:00Z">
                <m:rPr>
                  <m:sty m:val="p"/>
                </m:rPr>
                <w:rPr>
                  <w:rFonts w:ascii="Cambria Math" w:eastAsia="宋体" w:hAnsi="Cambria Math" w:cs="Times New Roman"/>
                  <w:kern w:val="0"/>
                  <w:sz w:val="24"/>
                  <w:szCs w:val="24"/>
                </w:rPr>
                <m:t>,</m:t>
              </w:del>
            </m:r>
            <m:sSub>
              <m:sSubPr>
                <m:ctrlPr>
                  <w:del w:id="947" w:author="Zhang Li" w:date="2022-06-12T12:05:00Z">
                    <w:rPr>
                      <w:rFonts w:ascii="Cambria Math" w:eastAsia="宋体" w:hAnsi="Cambria Math" w:cs="Times New Roman"/>
                      <w:kern w:val="0"/>
                      <w:sz w:val="24"/>
                      <w:szCs w:val="24"/>
                    </w:rPr>
                  </w:del>
                </m:ctrlPr>
              </m:sSubPr>
              <m:e>
                <m:r>
                  <w:del w:id="948" w:author="Zhang Li" w:date="2022-06-12T12:05:00Z">
                    <w:rPr>
                      <w:rFonts w:ascii="Cambria Math" w:eastAsia="宋体" w:hAnsi="Cambria Math" w:cs="Times New Roman"/>
                      <w:kern w:val="0"/>
                      <w:sz w:val="24"/>
                      <w:szCs w:val="24"/>
                    </w:rPr>
                    <m:t>g</m:t>
                  </w:del>
                </m:r>
              </m:e>
              <m:sub>
                <m:r>
                  <w:del w:id="949" w:author="Zhang Li" w:date="2022-06-12T12:05:00Z">
                    <m:rPr>
                      <m:sty m:val="p"/>
                    </m:rPr>
                    <w:rPr>
                      <w:rFonts w:ascii="Cambria Math" w:eastAsia="宋体" w:hAnsi="Cambria Math" w:cs="Times New Roman"/>
                      <w:kern w:val="0"/>
                      <w:sz w:val="24"/>
                      <w:szCs w:val="24"/>
                    </w:rPr>
                    <m:t>1</m:t>
                  </w:del>
                </m:r>
              </m:sub>
            </m:sSub>
            <m:r>
              <w:del w:id="950" w:author="Zhang Li" w:date="2022-06-12T12:05:00Z">
                <m:rPr>
                  <m:sty m:val="p"/>
                </m:rPr>
                <w:rPr>
                  <w:rFonts w:ascii="Cambria Math" w:eastAsia="宋体" w:hAnsi="Cambria Math" w:cs="Times New Roman"/>
                  <w:kern w:val="0"/>
                  <w:sz w:val="24"/>
                  <w:szCs w:val="24"/>
                </w:rPr>
                <m:t>,</m:t>
              </w:del>
            </m:r>
            <m:r>
              <w:del w:id="951" w:author="Zhang Li" w:date="2022-06-12T12:05:00Z">
                <w:rPr>
                  <w:rFonts w:ascii="Cambria Math" w:eastAsia="宋体" w:hAnsi="Cambria Math" w:cs="Times New Roman"/>
                  <w:kern w:val="0"/>
                  <w:sz w:val="24"/>
                  <w:szCs w:val="24"/>
                </w:rPr>
                <m:t>p</m:t>
              </w:del>
            </m:r>
            <m:r>
              <w:del w:id="952" w:author="Zhang Li" w:date="2022-06-12T12:05:00Z">
                <m:rPr>
                  <m:sty m:val="p"/>
                </m:rPr>
                <w:rPr>
                  <w:rFonts w:ascii="Cambria Math" w:eastAsia="宋体" w:hAnsi="Cambria Math" w:cs="Times New Roman"/>
                  <w:kern w:val="0"/>
                  <w:sz w:val="24"/>
                  <w:szCs w:val="24"/>
                </w:rPr>
                <m:t>,</m:t>
              </w:del>
            </m:r>
            <m:r>
              <w:del w:id="953" w:author="Zhang Li" w:date="2022-06-12T12:05:00Z">
                <w:rPr>
                  <w:rFonts w:ascii="Cambria Math" w:eastAsia="宋体" w:hAnsi="Cambria Math" w:cs="Times New Roman"/>
                  <w:kern w:val="0"/>
                  <w:sz w:val="24"/>
                  <w:szCs w:val="24"/>
                </w:rPr>
                <m:t>H</m:t>
              </w:del>
            </m:r>
          </m:e>
        </m:d>
      </m:oMath>
      <w:del w:id="95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55" w:author="Zhang Li" w:date="2022-06-12T12:05:00Z">
            <w:rPr>
              <w:rFonts w:ascii="Cambria Math" w:eastAsia="宋体" w:hAnsi="Cambria Math" w:cs="Times New Roman"/>
              <w:kern w:val="0"/>
              <w:sz w:val="24"/>
              <w:szCs w:val="24"/>
            </w:rPr>
            <m:t>i</m:t>
          </w:del>
        </m:r>
      </m:oMath>
      <w:del w:id="956"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57" w:author="Zhang Li" w:date="2022-06-12T12:05:00Z">
                <w:rPr>
                  <w:rFonts w:ascii="Cambria Math" w:eastAsia="宋体" w:hAnsi="Cambria Math" w:cs="Times New Roman"/>
                  <w:kern w:val="0"/>
                  <w:sz w:val="24"/>
                  <w:szCs w:val="24"/>
                </w:rPr>
              </w:del>
            </m:ctrlPr>
          </m:dPr>
          <m:e>
            <m:r>
              <w:del w:id="958" w:author="Zhang Li" w:date="2022-06-12T12:05:00Z">
                <w:rPr>
                  <w:rFonts w:ascii="Cambria Math" w:eastAsia="宋体" w:hAnsi="Cambria Math" w:cs="Times New Roman"/>
                  <w:kern w:val="0"/>
                  <w:sz w:val="24"/>
                  <w:szCs w:val="24"/>
                </w:rPr>
                <m:t>s</m:t>
              </w:del>
            </m:r>
            <m:sSub>
              <m:sSubPr>
                <m:ctrlPr>
                  <w:del w:id="959" w:author="Zhang Li" w:date="2022-06-12T12:05:00Z">
                    <w:rPr>
                      <w:rFonts w:ascii="Cambria Math" w:eastAsia="宋体" w:hAnsi="Cambria Math" w:cs="Times New Roman"/>
                      <w:kern w:val="0"/>
                      <w:sz w:val="24"/>
                      <w:szCs w:val="24"/>
                    </w:rPr>
                  </w:del>
                </m:ctrlPr>
              </m:sSubPr>
              <m:e>
                <m:r>
                  <w:del w:id="960" w:author="Zhang Li" w:date="2022-06-12T12:05:00Z">
                    <w:rPr>
                      <w:rFonts w:ascii="Cambria Math" w:eastAsia="宋体" w:hAnsi="Cambria Math" w:cs="Times New Roman"/>
                      <w:kern w:val="0"/>
                      <w:sz w:val="24"/>
                      <w:szCs w:val="24"/>
                    </w:rPr>
                    <m:t>k</m:t>
                  </w:del>
                </m:r>
              </m:e>
              <m:sub>
                <m:r>
                  <w:del w:id="961" w:author="Zhang Li" w:date="2022-06-12T12:05:00Z">
                    <w:rPr>
                      <w:rFonts w:ascii="Cambria Math" w:eastAsia="宋体" w:hAnsi="Cambria Math" w:cs="Times New Roman"/>
                      <w:kern w:val="0"/>
                      <w:sz w:val="24"/>
                      <w:szCs w:val="24"/>
                    </w:rPr>
                    <m:t>i</m:t>
                  </w:del>
                </m:r>
              </m:sub>
            </m:sSub>
            <m:r>
              <w:del w:id="962" w:author="Zhang Li" w:date="2022-06-12T12:05:00Z">
                <m:rPr>
                  <m:sty m:val="p"/>
                </m:rPr>
                <w:rPr>
                  <w:rFonts w:ascii="Cambria Math" w:eastAsia="宋体" w:hAnsi="Cambria Math" w:cs="Times New Roman"/>
                  <w:kern w:val="0"/>
                  <w:sz w:val="24"/>
                  <w:szCs w:val="24"/>
                </w:rPr>
                <m:t>,</m:t>
              </w:del>
            </m:r>
            <m:r>
              <w:del w:id="963" w:author="Zhang Li" w:date="2022-06-12T12:05:00Z">
                <w:rPr>
                  <w:rFonts w:ascii="Cambria Math" w:eastAsia="宋体" w:hAnsi="Cambria Math" w:cs="Times New Roman"/>
                  <w:kern w:val="0"/>
                  <w:sz w:val="24"/>
                  <w:szCs w:val="24"/>
                </w:rPr>
                <m:t>p</m:t>
              </w:del>
            </m:r>
            <m:sSub>
              <m:sSubPr>
                <m:ctrlPr>
                  <w:del w:id="964" w:author="Zhang Li" w:date="2022-06-12T12:05:00Z">
                    <w:rPr>
                      <w:rFonts w:ascii="Cambria Math" w:eastAsia="宋体" w:hAnsi="Cambria Math" w:cs="Times New Roman"/>
                      <w:kern w:val="0"/>
                      <w:sz w:val="24"/>
                      <w:szCs w:val="24"/>
                    </w:rPr>
                  </w:del>
                </m:ctrlPr>
              </m:sSubPr>
              <m:e>
                <m:r>
                  <w:del w:id="965" w:author="Zhang Li" w:date="2022-06-12T12:05:00Z">
                    <w:rPr>
                      <w:rFonts w:ascii="Cambria Math" w:eastAsia="宋体" w:hAnsi="Cambria Math" w:cs="Times New Roman"/>
                      <w:kern w:val="0"/>
                      <w:sz w:val="24"/>
                      <w:szCs w:val="24"/>
                    </w:rPr>
                    <m:t>k</m:t>
                  </w:del>
                </m:r>
              </m:e>
              <m:sub>
                <m:r>
                  <w:del w:id="966" w:author="Zhang Li" w:date="2022-06-12T12:05:00Z">
                    <w:rPr>
                      <w:rFonts w:ascii="Cambria Math" w:eastAsia="宋体" w:hAnsi="Cambria Math" w:cs="Times New Roman"/>
                      <w:kern w:val="0"/>
                      <w:sz w:val="24"/>
                      <w:szCs w:val="24"/>
                    </w:rPr>
                    <m:t>i</m:t>
                  </w:del>
                </m:r>
              </m:sub>
            </m:sSub>
          </m:e>
        </m:d>
      </m:oMath>
      <w:del w:id="967"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68" w:author="Zhang Li" w:date="2022-06-12T12:05:00Z">
            <w:rPr>
              <w:rFonts w:ascii="Cambria Math" w:eastAsia="宋体" w:hAnsi="Cambria Math" w:cs="Times New Roman" w:hint="eastAsia"/>
              <w:kern w:val="0"/>
              <w:sz w:val="24"/>
              <w:szCs w:val="24"/>
            </w:rPr>
            <m:t>s</m:t>
          </w:del>
        </m:r>
        <m:sSub>
          <m:sSubPr>
            <m:ctrlPr>
              <w:del w:id="969" w:author="Zhang Li" w:date="2022-06-12T12:05:00Z">
                <w:rPr>
                  <w:rFonts w:ascii="Cambria Math" w:eastAsia="宋体" w:hAnsi="Cambria Math" w:cs="Times New Roman"/>
                  <w:i/>
                  <w:kern w:val="0"/>
                  <w:sz w:val="24"/>
                  <w:szCs w:val="24"/>
                </w:rPr>
              </w:del>
            </m:ctrlPr>
          </m:sSubPr>
          <m:e>
            <m:r>
              <w:del w:id="970" w:author="Zhang Li" w:date="2022-06-12T12:05:00Z">
                <w:rPr>
                  <w:rFonts w:ascii="Cambria Math" w:eastAsia="宋体" w:hAnsi="Cambria Math" w:cs="Times New Roman" w:hint="eastAsia"/>
                  <w:kern w:val="0"/>
                  <w:sz w:val="24"/>
                  <w:szCs w:val="24"/>
                </w:rPr>
                <m:t>k</m:t>
              </w:del>
            </m:r>
            <m:ctrlPr>
              <w:del w:id="971" w:author="Zhang Li" w:date="2022-06-12T12:05:00Z">
                <w:rPr>
                  <w:rFonts w:ascii="Cambria Math" w:eastAsia="宋体" w:hAnsi="Cambria Math" w:cs="Times New Roman" w:hint="eastAsia"/>
                  <w:i/>
                  <w:kern w:val="0"/>
                  <w:sz w:val="24"/>
                  <w:szCs w:val="24"/>
                </w:rPr>
              </w:del>
            </m:ctrlPr>
          </m:e>
          <m:sub>
            <m:r>
              <w:del w:id="972" w:author="Zhang Li" w:date="2022-06-12T12:05:00Z">
                <w:rPr>
                  <w:rFonts w:ascii="Cambria Math" w:eastAsia="宋体" w:hAnsi="Cambria Math" w:cs="Times New Roman" w:hint="eastAsia"/>
                  <w:kern w:val="0"/>
                  <w:sz w:val="24"/>
                  <w:szCs w:val="24"/>
                </w:rPr>
                <m:t>i</m:t>
              </w:del>
            </m:r>
          </m:sub>
        </m:sSub>
      </m:oMath>
      <w:del w:id="973"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74" w:author="Zhang Li" w:date="2022-06-12T12:05:00Z">
            <w:rPr>
              <w:rFonts w:ascii="Cambria Math" w:eastAsia="宋体" w:hAnsi="Cambria Math" w:cs="Times New Roman"/>
              <w:kern w:val="0"/>
              <w:sz w:val="24"/>
              <w:szCs w:val="24"/>
            </w:rPr>
            <m:t>p</m:t>
          </w:del>
        </m:r>
        <m:sSub>
          <m:sSubPr>
            <m:ctrlPr>
              <w:del w:id="975" w:author="Zhang Li" w:date="2022-06-12T12:05:00Z">
                <w:rPr>
                  <w:rFonts w:ascii="Cambria Math" w:eastAsia="宋体" w:hAnsi="Cambria Math" w:cs="Times New Roman"/>
                  <w:kern w:val="0"/>
                  <w:sz w:val="24"/>
                  <w:szCs w:val="24"/>
                </w:rPr>
              </w:del>
            </m:ctrlPr>
          </m:sSubPr>
          <m:e>
            <m:r>
              <w:del w:id="976" w:author="Zhang Li" w:date="2022-06-12T12:05:00Z">
                <w:rPr>
                  <w:rFonts w:ascii="Cambria Math" w:eastAsia="宋体" w:hAnsi="Cambria Math" w:cs="Times New Roman"/>
                  <w:kern w:val="0"/>
                  <w:sz w:val="24"/>
                  <w:szCs w:val="24"/>
                </w:rPr>
                <m:t>k</m:t>
              </w:del>
            </m:r>
          </m:e>
          <m:sub>
            <m:r>
              <w:del w:id="977" w:author="Zhang Li" w:date="2022-06-12T12:05:00Z">
                <w:rPr>
                  <w:rFonts w:ascii="Cambria Math" w:eastAsia="宋体" w:hAnsi="Cambria Math" w:cs="Times New Roman"/>
                  <w:kern w:val="0"/>
                  <w:sz w:val="24"/>
                  <w:szCs w:val="24"/>
                </w:rPr>
                <m:t>i</m:t>
              </w:del>
            </m:r>
          </m:sub>
        </m:sSub>
        <m:r>
          <w:del w:id="978" w:author="Zhang Li" w:date="2022-06-12T12:05:00Z">
            <m:rPr>
              <m:sty m:val="p"/>
            </m:rPr>
            <w:rPr>
              <w:rFonts w:ascii="Cambria Math" w:eastAsia="宋体" w:hAnsi="Cambria Math" w:cs="Times New Roman"/>
              <w:kern w:val="0"/>
              <w:sz w:val="24"/>
              <w:szCs w:val="24"/>
            </w:rPr>
            <m:t>=</m:t>
          </w:del>
        </m:r>
        <m:r>
          <w:del w:id="979" w:author="Zhang Li" w:date="2022-06-12T12:05:00Z">
            <w:rPr>
              <w:rFonts w:ascii="Cambria Math" w:eastAsia="宋体" w:hAnsi="Cambria Math" w:cs="Times New Roman"/>
              <w:kern w:val="0"/>
              <w:sz w:val="24"/>
              <w:szCs w:val="24"/>
            </w:rPr>
            <m:t>s</m:t>
          </w:del>
        </m:r>
        <m:sSub>
          <m:sSubPr>
            <m:ctrlPr>
              <w:del w:id="980" w:author="Zhang Li" w:date="2022-06-12T12:05:00Z">
                <w:rPr>
                  <w:rFonts w:ascii="Cambria Math" w:eastAsia="宋体" w:hAnsi="Cambria Math" w:cs="Times New Roman"/>
                  <w:kern w:val="0"/>
                  <w:sz w:val="24"/>
                  <w:szCs w:val="24"/>
                </w:rPr>
              </w:del>
            </m:ctrlPr>
          </m:sSubPr>
          <m:e>
            <m:r>
              <w:del w:id="981" w:author="Zhang Li" w:date="2022-06-12T12:05:00Z">
                <w:rPr>
                  <w:rFonts w:ascii="Cambria Math" w:eastAsia="宋体" w:hAnsi="Cambria Math" w:cs="Times New Roman"/>
                  <w:kern w:val="0"/>
                  <w:sz w:val="24"/>
                  <w:szCs w:val="24"/>
                </w:rPr>
                <m:t>k</m:t>
              </w:del>
            </m:r>
          </m:e>
          <m:sub>
            <m:r>
              <w:del w:id="982" w:author="Zhang Li" w:date="2022-06-12T12:05:00Z">
                <w:rPr>
                  <w:rFonts w:ascii="Cambria Math" w:eastAsia="宋体" w:hAnsi="Cambria Math" w:cs="Times New Roman"/>
                  <w:kern w:val="0"/>
                  <w:sz w:val="24"/>
                  <w:szCs w:val="24"/>
                </w:rPr>
                <m:t>i</m:t>
              </w:del>
            </m:r>
          </m:sub>
        </m:sSub>
        <m:r>
          <w:del w:id="983" w:author="Zhang Li" w:date="2022-06-12T12:05:00Z">
            <m:rPr>
              <m:sty m:val="p"/>
            </m:rPr>
            <w:rPr>
              <w:rFonts w:ascii="Cambria Math" w:eastAsia="宋体" w:hAnsi="Cambria Math" w:cs="Times New Roman" w:hint="eastAsia"/>
              <w:kern w:val="0"/>
              <w:sz w:val="24"/>
              <w:szCs w:val="24"/>
            </w:rPr>
            <m:t>×</m:t>
          </w:del>
        </m:r>
        <m:sSub>
          <m:sSubPr>
            <m:ctrlPr>
              <w:del w:id="984" w:author="Zhang Li" w:date="2022-06-12T12:05:00Z">
                <w:rPr>
                  <w:rFonts w:ascii="Cambria Math" w:eastAsia="宋体" w:hAnsi="Cambria Math" w:cs="Times New Roman"/>
                  <w:kern w:val="0"/>
                  <w:sz w:val="24"/>
                  <w:szCs w:val="24"/>
                </w:rPr>
              </w:del>
            </m:ctrlPr>
          </m:sSubPr>
          <m:e>
            <m:r>
              <w:del w:id="985" w:author="Zhang Li" w:date="2022-06-12T12:05:00Z">
                <w:rPr>
                  <w:rFonts w:ascii="Cambria Math" w:eastAsia="宋体" w:hAnsi="Cambria Math" w:cs="Times New Roman"/>
                  <w:kern w:val="0"/>
                  <w:sz w:val="24"/>
                  <w:szCs w:val="24"/>
                </w:rPr>
                <m:t>G</m:t>
              </w:del>
            </m:r>
          </m:e>
          <m:sub>
            <m:r>
              <w:del w:id="986" w:author="Zhang Li" w:date="2022-06-12T12:05:00Z">
                <m:rPr>
                  <m:sty m:val="p"/>
                </m:rPr>
                <w:rPr>
                  <w:rFonts w:ascii="Cambria Math" w:eastAsia="宋体" w:hAnsi="Cambria Math" w:cs="Times New Roman"/>
                  <w:kern w:val="0"/>
                  <w:sz w:val="24"/>
                  <w:szCs w:val="24"/>
                </w:rPr>
                <m:t>1</m:t>
              </w:del>
            </m:r>
          </m:sub>
        </m:sSub>
      </m:oMath>
      <w:del w:id="987"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88" w:author="Zhang Li" w:date="2022-06-12T12:05:00Z">
            <w:rPr>
              <w:rFonts w:ascii="Cambria Math" w:eastAsia="宋体" w:hAnsi="Cambria Math" w:cs="Times New Roman"/>
              <w:kern w:val="0"/>
              <w:sz w:val="24"/>
              <w:szCs w:val="24"/>
            </w:rPr>
            <m:t>si</m:t>
          </w:del>
        </m:r>
        <m:sSub>
          <m:sSubPr>
            <m:ctrlPr>
              <w:del w:id="989" w:author="Zhang Li" w:date="2022-06-12T12:05:00Z">
                <w:rPr>
                  <w:rFonts w:ascii="Cambria Math" w:eastAsia="宋体" w:hAnsi="Cambria Math" w:cs="Times New Roman"/>
                  <w:kern w:val="0"/>
                  <w:sz w:val="24"/>
                  <w:szCs w:val="24"/>
                </w:rPr>
              </w:del>
            </m:ctrlPr>
          </m:sSubPr>
          <m:e>
            <m:r>
              <w:del w:id="990" w:author="Zhang Li" w:date="2022-06-12T12:05:00Z">
                <w:rPr>
                  <w:rFonts w:ascii="Cambria Math" w:eastAsia="宋体" w:hAnsi="Cambria Math" w:cs="Times New Roman"/>
                  <w:kern w:val="0"/>
                  <w:sz w:val="24"/>
                  <w:szCs w:val="24"/>
                </w:rPr>
                <m:t>g</m:t>
              </w:del>
            </m:r>
          </m:e>
          <m:sub>
            <m:r>
              <w:del w:id="991" w:author="Zhang Li" w:date="2022-06-12T12:05:00Z">
                <w:rPr>
                  <w:rFonts w:ascii="Cambria Math" w:eastAsia="宋体" w:hAnsi="Cambria Math" w:cs="Times New Roman"/>
                  <w:kern w:val="0"/>
                  <w:sz w:val="24"/>
                  <w:szCs w:val="24"/>
                </w:rPr>
                <m:t>i</m:t>
              </w:del>
            </m:r>
          </m:sub>
        </m:sSub>
      </m:oMath>
      <w:del w:id="992" w:author="Zhang Li" w:date="2022-06-12T12:05:00Z">
        <w:r w:rsidDel="008D0987">
          <w:rPr>
            <w:rFonts w:ascii="Times New Roman" w:eastAsia="宋体" w:hAnsi="Times New Roman" w:cs="Times New Roman"/>
            <w:kern w:val="0"/>
            <w:sz w:val="24"/>
            <w:szCs w:val="24"/>
          </w:rPr>
          <w:delText xml:space="preserve"> of message </w:delText>
        </w:r>
      </w:del>
      <m:oMath>
        <m:r>
          <w:del w:id="993" w:author="Zhang Li" w:date="2022-06-12T12:05:00Z">
            <w:rPr>
              <w:rFonts w:ascii="Cambria Math" w:eastAsia="宋体" w:hAnsi="Cambria Math" w:cs="Times New Roman"/>
              <w:kern w:val="0"/>
              <w:sz w:val="24"/>
              <w:szCs w:val="24"/>
            </w:rPr>
            <m:t>MSG</m:t>
          </w:del>
        </m:r>
      </m:oMath>
      <w:del w:id="99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995" w:author="Zhang Li" w:date="2022-06-12T12:05:00Z">
            <w:rPr>
              <w:rFonts w:ascii="Cambria Math" w:eastAsia="宋体" w:hAnsi="Cambria Math" w:cs="Times New Roman"/>
              <w:kern w:val="0"/>
              <w:sz w:val="24"/>
              <w:szCs w:val="24"/>
            </w:rPr>
            <m:t xml:space="preserve"> si</m:t>
          </w:del>
        </m:r>
        <m:sSub>
          <m:sSubPr>
            <m:ctrlPr>
              <w:del w:id="996" w:author="Zhang Li" w:date="2022-06-12T12:05:00Z">
                <w:rPr>
                  <w:rFonts w:ascii="Cambria Math" w:eastAsia="宋体" w:hAnsi="Cambria Math" w:cs="Times New Roman"/>
                  <w:kern w:val="0"/>
                  <w:sz w:val="24"/>
                  <w:szCs w:val="24"/>
                </w:rPr>
              </w:del>
            </m:ctrlPr>
          </m:sSubPr>
          <m:e>
            <m:r>
              <w:del w:id="997" w:author="Zhang Li" w:date="2022-06-12T12:05:00Z">
                <w:rPr>
                  <w:rFonts w:ascii="Cambria Math" w:eastAsia="宋体" w:hAnsi="Cambria Math" w:cs="Times New Roman"/>
                  <w:kern w:val="0"/>
                  <w:sz w:val="24"/>
                  <w:szCs w:val="24"/>
                </w:rPr>
                <m:t>g</m:t>
              </w:del>
            </m:r>
          </m:e>
          <m:sub>
            <m:r>
              <w:del w:id="998" w:author="Zhang Li" w:date="2022-06-12T12:05:00Z">
                <w:rPr>
                  <w:rFonts w:ascii="Cambria Math" w:eastAsia="宋体" w:hAnsi="Cambria Math" w:cs="Times New Roman"/>
                  <w:kern w:val="0"/>
                  <w:sz w:val="24"/>
                  <w:szCs w:val="24"/>
                </w:rPr>
                <m:t>i</m:t>
              </w:del>
            </m:r>
          </m:sub>
        </m:sSub>
        <m:r>
          <w:del w:id="999" w:author="Zhang Li" w:date="2022-06-12T12:05:00Z">
            <m:rPr>
              <m:sty m:val="p"/>
            </m:rPr>
            <w:rPr>
              <w:rFonts w:ascii="Cambria Math" w:eastAsia="宋体" w:hAnsi="Cambria Math" w:cs="Times New Roman"/>
              <w:kern w:val="0"/>
              <w:sz w:val="24"/>
              <w:szCs w:val="24"/>
            </w:rPr>
            <m:t>=</m:t>
          </w:del>
        </m:r>
        <m:r>
          <w:del w:id="1000" w:author="Zhang Li" w:date="2022-06-12T12:05:00Z">
            <w:rPr>
              <w:rFonts w:ascii="Cambria Math" w:eastAsia="宋体" w:hAnsi="Cambria Math" w:cs="Times New Roman"/>
              <w:kern w:val="0"/>
              <w:sz w:val="24"/>
              <w:szCs w:val="24"/>
            </w:rPr>
            <m:t>s</m:t>
          </w:del>
        </m:r>
        <m:sSub>
          <m:sSubPr>
            <m:ctrlPr>
              <w:del w:id="1001" w:author="Zhang Li" w:date="2022-06-12T12:05:00Z">
                <w:rPr>
                  <w:rFonts w:ascii="Cambria Math" w:eastAsia="宋体" w:hAnsi="Cambria Math" w:cs="Times New Roman"/>
                  <w:kern w:val="0"/>
                  <w:sz w:val="24"/>
                  <w:szCs w:val="24"/>
                </w:rPr>
              </w:del>
            </m:ctrlPr>
          </m:sSubPr>
          <m:e>
            <m:r>
              <w:del w:id="1002" w:author="Zhang Li" w:date="2022-06-12T12:05:00Z">
                <w:rPr>
                  <w:rFonts w:ascii="Cambria Math" w:eastAsia="宋体" w:hAnsi="Cambria Math" w:cs="Times New Roman"/>
                  <w:kern w:val="0"/>
                  <w:sz w:val="24"/>
                  <w:szCs w:val="24"/>
                </w:rPr>
                <m:t>k</m:t>
              </w:del>
            </m:r>
          </m:e>
          <m:sub>
            <m:r>
              <w:del w:id="1003" w:author="Zhang Li" w:date="2022-06-12T12:05:00Z">
                <w:rPr>
                  <w:rFonts w:ascii="Cambria Math" w:eastAsia="宋体" w:hAnsi="Cambria Math" w:cs="Times New Roman"/>
                  <w:kern w:val="0"/>
                  <w:sz w:val="24"/>
                  <w:szCs w:val="24"/>
                </w:rPr>
                <m:t>i</m:t>
              </w:del>
            </m:r>
          </m:sub>
        </m:sSub>
        <m:r>
          <w:del w:id="1004" w:author="Zhang Li" w:date="2022-06-12T12:05:00Z">
            <m:rPr>
              <m:sty m:val="p"/>
            </m:rPr>
            <w:rPr>
              <w:rFonts w:ascii="Cambria Math" w:eastAsia="宋体" w:hAnsi="Cambria Math" w:cs="Times New Roman" w:hint="eastAsia"/>
              <w:kern w:val="0"/>
              <w:sz w:val="24"/>
              <w:szCs w:val="24"/>
            </w:rPr>
            <m:t>×</m:t>
          </w:del>
        </m:r>
        <m:r>
          <w:del w:id="1005" w:author="Zhang Li" w:date="2022-06-12T12:05:00Z">
            <w:rPr>
              <w:rFonts w:ascii="Cambria Math" w:eastAsia="宋体" w:hAnsi="Cambria Math" w:cs="Times New Roman"/>
              <w:kern w:val="0"/>
              <w:sz w:val="24"/>
              <w:szCs w:val="24"/>
            </w:rPr>
            <m:t>H</m:t>
          </w:del>
        </m:r>
        <m:sSub>
          <m:sSubPr>
            <m:ctrlPr>
              <w:del w:id="1006" w:author="Zhang Li" w:date="2022-06-12T12:05:00Z">
                <w:rPr>
                  <w:rFonts w:ascii="Cambria Math" w:eastAsia="宋体" w:hAnsi="Cambria Math" w:cs="Times New Roman"/>
                  <w:kern w:val="0"/>
                  <w:sz w:val="24"/>
                  <w:szCs w:val="24"/>
                </w:rPr>
              </w:del>
            </m:ctrlPr>
          </m:sSubPr>
          <m:e>
            <m:d>
              <m:dPr>
                <m:ctrlPr>
                  <w:del w:id="1007" w:author="Zhang Li" w:date="2022-06-12T12:05:00Z">
                    <w:rPr>
                      <w:rFonts w:ascii="Cambria Math" w:eastAsia="宋体" w:hAnsi="Cambria Math" w:cs="Times New Roman"/>
                      <w:kern w:val="0"/>
                      <w:sz w:val="24"/>
                      <w:szCs w:val="24"/>
                    </w:rPr>
                  </w:del>
                </m:ctrlPr>
              </m:dPr>
              <m:e>
                <m:r>
                  <w:del w:id="1008" w:author="Zhang Li" w:date="2022-06-12T12:05:00Z">
                    <w:rPr>
                      <w:rFonts w:ascii="Cambria Math" w:eastAsia="宋体" w:hAnsi="Cambria Math" w:cs="Times New Roman"/>
                      <w:kern w:val="0"/>
                      <w:sz w:val="24"/>
                      <w:szCs w:val="24"/>
                    </w:rPr>
                    <m:t>MSG</m:t>
                  </w:del>
                </m:r>
              </m:e>
            </m:d>
          </m:e>
          <m:sub>
            <m:r>
              <w:del w:id="1009" w:author="Zhang Li" w:date="2022-06-12T12:05:00Z">
                <w:rPr>
                  <w:rFonts w:ascii="Cambria Math" w:eastAsia="宋体" w:hAnsi="Cambria Math" w:cs="Times New Roman"/>
                  <w:kern w:val="0"/>
                  <w:sz w:val="24"/>
                  <w:szCs w:val="24"/>
                </w:rPr>
                <m:t>i</m:t>
              </w:del>
            </m:r>
          </m:sub>
        </m:sSub>
      </m:oMath>
      <w:del w:id="1010" w:author="Zhang Li" w:date="2022-06-12T12:05:00Z">
        <w:r w:rsidDel="008D0987">
          <w:rPr>
            <w:rFonts w:ascii="Times New Roman" w:eastAsia="宋体" w:hAnsi="Times New Roman" w:cs="Times New Roman"/>
            <w:kern w:val="0"/>
            <w:sz w:val="24"/>
            <w:szCs w:val="24"/>
          </w:rPr>
          <w:delText xml:space="preserve">, where </w:delText>
        </w:r>
      </w:del>
      <m:oMath>
        <m:r>
          <w:del w:id="1011" w:author="Zhang Li" w:date="2022-06-12T12:05:00Z">
            <w:rPr>
              <w:rFonts w:ascii="Cambria Math" w:eastAsia="宋体" w:hAnsi="Cambria Math" w:cs="Times New Roman"/>
              <w:kern w:val="0"/>
              <w:sz w:val="24"/>
              <w:szCs w:val="24"/>
            </w:rPr>
            <m:t>H</m:t>
          </w:del>
        </m:r>
        <m:sSub>
          <m:sSubPr>
            <m:ctrlPr>
              <w:del w:id="1012" w:author="Zhang Li" w:date="2022-06-12T12:05:00Z">
                <w:rPr>
                  <w:rFonts w:ascii="Cambria Math" w:eastAsia="宋体" w:hAnsi="Cambria Math" w:cs="Times New Roman"/>
                  <w:kern w:val="0"/>
                  <w:sz w:val="24"/>
                  <w:szCs w:val="24"/>
                </w:rPr>
              </w:del>
            </m:ctrlPr>
          </m:sSubPr>
          <m:e>
            <m:d>
              <m:dPr>
                <m:ctrlPr>
                  <w:del w:id="1013" w:author="Zhang Li" w:date="2022-06-12T12:05:00Z">
                    <w:rPr>
                      <w:rFonts w:ascii="Cambria Math" w:eastAsia="宋体" w:hAnsi="Cambria Math" w:cs="Times New Roman"/>
                      <w:kern w:val="0"/>
                      <w:sz w:val="24"/>
                      <w:szCs w:val="24"/>
                    </w:rPr>
                  </w:del>
                </m:ctrlPr>
              </m:dPr>
              <m:e>
                <m:r>
                  <w:del w:id="1014" w:author="Zhang Li" w:date="2022-06-12T12:05:00Z">
                    <w:rPr>
                      <w:rFonts w:ascii="Cambria Math" w:eastAsia="宋体" w:hAnsi="Cambria Math" w:cs="Times New Roman"/>
                      <w:kern w:val="0"/>
                      <w:sz w:val="24"/>
                      <w:szCs w:val="24"/>
                    </w:rPr>
                    <m:t>MSG</m:t>
                  </w:del>
                </m:r>
              </m:e>
            </m:d>
          </m:e>
          <m:sub>
            <m:r>
              <w:del w:id="1015" w:author="Zhang Li" w:date="2022-06-12T12:05:00Z">
                <w:rPr>
                  <w:rFonts w:ascii="Cambria Math" w:eastAsia="宋体" w:hAnsi="Cambria Math" w:cs="Times New Roman"/>
                  <w:kern w:val="0"/>
                  <w:sz w:val="24"/>
                  <w:szCs w:val="24"/>
                </w:rPr>
                <m:t>i</m:t>
              </w:del>
            </m:r>
          </m:sub>
        </m:sSub>
      </m:oMath>
      <w:del w:id="101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17" w:author="Zhang Li" w:date="2022-06-12T12:05:00Z">
            <w:rPr>
              <w:rFonts w:ascii="Cambria Math" w:eastAsia="宋体" w:hAnsi="Cambria Math" w:cs="Times New Roman"/>
              <w:kern w:val="0"/>
              <w:sz w:val="24"/>
              <w:szCs w:val="24"/>
            </w:rPr>
            <m:t>MSG.</m:t>
          </w:del>
        </m:r>
      </m:oMath>
      <w:del w:id="1018"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19" w:author="Zhang Li" w:date="2022-06-12T12:05:00Z">
            <w:rPr>
              <w:rFonts w:ascii="Cambria Math" w:eastAsia="宋体" w:hAnsi="Cambria Math" w:cs="Times New Roman"/>
              <w:kern w:val="0"/>
              <w:sz w:val="24"/>
              <w:szCs w:val="24"/>
            </w:rPr>
            <m:t xml:space="preserve"> </m:t>
          </w:del>
        </m:r>
        <m:d>
          <m:dPr>
            <m:ctrlPr>
              <w:del w:id="1020" w:author="Zhang Li" w:date="2022-06-12T12:05:00Z">
                <w:rPr>
                  <w:rFonts w:ascii="Cambria Math" w:eastAsia="宋体" w:hAnsi="Cambria Math" w:cs="Times New Roman"/>
                  <w:kern w:val="0"/>
                  <w:sz w:val="24"/>
                  <w:szCs w:val="24"/>
                </w:rPr>
              </w:del>
            </m:ctrlPr>
          </m:dPr>
          <m:e>
            <m:sSub>
              <m:sSubPr>
                <m:ctrlPr>
                  <w:del w:id="1021" w:author="Zhang Li" w:date="2022-06-12T12:05:00Z">
                    <w:rPr>
                      <w:rFonts w:ascii="Cambria Math" w:eastAsia="宋体" w:hAnsi="Cambria Math" w:cs="Times New Roman"/>
                      <w:kern w:val="0"/>
                      <w:sz w:val="24"/>
                      <w:szCs w:val="24"/>
                    </w:rPr>
                  </w:del>
                </m:ctrlPr>
              </m:sSubPr>
              <m:e>
                <m:r>
                  <w:del w:id="1022" w:author="Zhang Li" w:date="2022-06-12T12:05:00Z">
                    <w:rPr>
                      <w:rFonts w:ascii="Cambria Math" w:eastAsia="宋体" w:hAnsi="Cambria Math" w:cs="Times New Roman"/>
                      <w:kern w:val="0"/>
                      <w:sz w:val="24"/>
                      <w:szCs w:val="24"/>
                    </w:rPr>
                    <m:t>g</m:t>
                  </w:del>
                </m:r>
              </m:e>
              <m:sub>
                <m:r>
                  <w:del w:id="1023" w:author="Zhang Li" w:date="2022-06-12T12:05:00Z">
                    <m:rPr>
                      <m:sty m:val="p"/>
                    </m:rPr>
                    <w:rPr>
                      <w:rFonts w:ascii="Cambria Math" w:eastAsia="宋体" w:hAnsi="Cambria Math" w:cs="Times New Roman"/>
                      <w:kern w:val="0"/>
                      <w:sz w:val="24"/>
                      <w:szCs w:val="24"/>
                    </w:rPr>
                    <m:t>1</m:t>
                  </w:del>
                </m:r>
              </m:sub>
            </m:sSub>
            <m:r>
              <w:del w:id="1024" w:author="Zhang Li" w:date="2022-06-12T12:05:00Z">
                <m:rPr>
                  <m:sty m:val="p"/>
                </m:rPr>
                <w:rPr>
                  <w:rFonts w:ascii="Cambria Math" w:eastAsia="宋体" w:hAnsi="Cambria Math" w:cs="Times New Roman"/>
                  <w:kern w:val="0"/>
                  <w:sz w:val="24"/>
                  <w:szCs w:val="24"/>
                </w:rPr>
                <m:t>,</m:t>
              </w:del>
            </m:r>
            <m:r>
              <w:del w:id="1025" w:author="Zhang Li" w:date="2022-06-12T12:05:00Z">
                <w:rPr>
                  <w:rFonts w:ascii="Cambria Math" w:eastAsia="宋体" w:hAnsi="Cambria Math" w:cs="Times New Roman"/>
                  <w:kern w:val="0"/>
                  <w:sz w:val="24"/>
                  <w:szCs w:val="24"/>
                </w:rPr>
                <m:t>p</m:t>
              </w:del>
            </m:r>
            <m:sSub>
              <m:sSubPr>
                <m:ctrlPr>
                  <w:del w:id="1026" w:author="Zhang Li" w:date="2022-06-12T12:05:00Z">
                    <w:rPr>
                      <w:rFonts w:ascii="Cambria Math" w:eastAsia="宋体" w:hAnsi="Cambria Math" w:cs="Times New Roman"/>
                      <w:kern w:val="0"/>
                      <w:sz w:val="24"/>
                      <w:szCs w:val="24"/>
                    </w:rPr>
                  </w:del>
                </m:ctrlPr>
              </m:sSubPr>
              <m:e>
                <m:r>
                  <w:del w:id="1027" w:author="Zhang Li" w:date="2022-06-12T12:05:00Z">
                    <w:rPr>
                      <w:rFonts w:ascii="Cambria Math" w:eastAsia="宋体" w:hAnsi="Cambria Math" w:cs="Times New Roman"/>
                      <w:kern w:val="0"/>
                      <w:sz w:val="24"/>
                      <w:szCs w:val="24"/>
                    </w:rPr>
                    <m:t>k</m:t>
                  </w:del>
                </m:r>
              </m:e>
              <m:sub>
                <m:r>
                  <w:del w:id="1028" w:author="Zhang Li" w:date="2022-06-12T12:05:00Z">
                    <w:rPr>
                      <w:rFonts w:ascii="Cambria Math" w:eastAsia="宋体" w:hAnsi="Cambria Math" w:cs="Times New Roman"/>
                      <w:kern w:val="0"/>
                      <w:sz w:val="24"/>
                      <w:szCs w:val="24"/>
                    </w:rPr>
                    <m:t>i</m:t>
                  </w:del>
                </m:r>
              </m:sub>
            </m:sSub>
            <m:r>
              <w:del w:id="1029" w:author="Zhang Li" w:date="2022-06-12T12:05:00Z">
                <m:rPr>
                  <m:sty m:val="p"/>
                </m:rPr>
                <w:rPr>
                  <w:rFonts w:ascii="Cambria Math" w:eastAsia="宋体" w:hAnsi="Cambria Math" w:cs="Times New Roman"/>
                  <w:kern w:val="0"/>
                  <w:sz w:val="24"/>
                  <w:szCs w:val="24"/>
                </w:rPr>
                <m:t>,</m:t>
              </w:del>
            </m:r>
            <m:r>
              <w:del w:id="1030" w:author="Zhang Li" w:date="2022-06-12T12:05:00Z">
                <w:rPr>
                  <w:rFonts w:ascii="Cambria Math" w:eastAsia="宋体" w:hAnsi="Cambria Math" w:cs="Times New Roman"/>
                  <w:kern w:val="0"/>
                  <w:sz w:val="24"/>
                  <w:szCs w:val="24"/>
                </w:rPr>
                <m:t>H</m:t>
              </w:del>
            </m:r>
            <m:sSub>
              <m:sSubPr>
                <m:ctrlPr>
                  <w:del w:id="1031" w:author="Zhang Li" w:date="2022-06-12T12:05:00Z">
                    <w:rPr>
                      <w:rFonts w:ascii="Cambria Math" w:eastAsia="宋体" w:hAnsi="Cambria Math" w:cs="Times New Roman"/>
                      <w:kern w:val="0"/>
                      <w:sz w:val="24"/>
                      <w:szCs w:val="24"/>
                    </w:rPr>
                  </w:del>
                </m:ctrlPr>
              </m:sSubPr>
              <m:e>
                <m:d>
                  <m:dPr>
                    <m:ctrlPr>
                      <w:del w:id="1032" w:author="Zhang Li" w:date="2022-06-12T12:05:00Z">
                        <w:rPr>
                          <w:rFonts w:ascii="Cambria Math" w:eastAsia="宋体" w:hAnsi="Cambria Math" w:cs="Times New Roman"/>
                          <w:kern w:val="0"/>
                          <w:sz w:val="24"/>
                          <w:szCs w:val="24"/>
                        </w:rPr>
                      </w:del>
                    </m:ctrlPr>
                  </m:dPr>
                  <m:e>
                    <m:r>
                      <w:del w:id="1033" w:author="Zhang Li" w:date="2022-06-12T12:05:00Z">
                        <w:rPr>
                          <w:rFonts w:ascii="Cambria Math" w:eastAsia="宋体" w:hAnsi="Cambria Math" w:cs="Times New Roman"/>
                          <w:kern w:val="0"/>
                          <w:sz w:val="24"/>
                          <w:szCs w:val="24"/>
                        </w:rPr>
                        <m:t>MSG</m:t>
                      </w:del>
                    </m:r>
                  </m:e>
                </m:d>
              </m:e>
              <m:sub>
                <m:r>
                  <w:del w:id="1034" w:author="Zhang Li" w:date="2022-06-12T12:05:00Z">
                    <w:rPr>
                      <w:rFonts w:ascii="Cambria Math" w:eastAsia="宋体" w:hAnsi="Cambria Math" w:cs="Times New Roman"/>
                      <w:kern w:val="0"/>
                      <w:sz w:val="24"/>
                      <w:szCs w:val="24"/>
                    </w:rPr>
                    <m:t>i</m:t>
                  </w:del>
                </m:r>
              </m:sub>
            </m:sSub>
            <m:r>
              <w:del w:id="1035" w:author="Zhang Li" w:date="2022-06-12T12:05:00Z">
                <m:rPr>
                  <m:sty m:val="p"/>
                </m:rPr>
                <w:rPr>
                  <w:rFonts w:ascii="Cambria Math" w:eastAsia="宋体" w:hAnsi="Cambria Math" w:cs="Times New Roman"/>
                  <w:kern w:val="0"/>
                  <w:sz w:val="24"/>
                  <w:szCs w:val="24"/>
                </w:rPr>
                <m:t>,</m:t>
              </w:del>
            </m:r>
            <m:r>
              <w:del w:id="1036" w:author="Zhang Li" w:date="2022-06-12T12:05:00Z">
                <w:rPr>
                  <w:rFonts w:ascii="Cambria Math" w:eastAsia="宋体" w:hAnsi="Cambria Math" w:cs="Times New Roman"/>
                  <w:kern w:val="0"/>
                  <w:sz w:val="24"/>
                  <w:szCs w:val="24"/>
                </w:rPr>
                <m:t>si</m:t>
              </w:del>
            </m:r>
            <m:sSub>
              <m:sSubPr>
                <m:ctrlPr>
                  <w:del w:id="1037" w:author="Zhang Li" w:date="2022-06-12T12:05:00Z">
                    <w:rPr>
                      <w:rFonts w:ascii="Cambria Math" w:eastAsia="宋体" w:hAnsi="Cambria Math" w:cs="Times New Roman"/>
                      <w:kern w:val="0"/>
                      <w:sz w:val="24"/>
                      <w:szCs w:val="24"/>
                    </w:rPr>
                  </w:del>
                </m:ctrlPr>
              </m:sSubPr>
              <m:e>
                <m:r>
                  <w:del w:id="1038" w:author="Zhang Li" w:date="2022-06-12T12:05:00Z">
                    <w:rPr>
                      <w:rFonts w:ascii="Cambria Math" w:eastAsia="宋体" w:hAnsi="Cambria Math" w:cs="Times New Roman"/>
                      <w:kern w:val="0"/>
                      <w:sz w:val="24"/>
                      <w:szCs w:val="24"/>
                    </w:rPr>
                    <m:t>g</m:t>
                  </w:del>
                </m:r>
              </m:e>
              <m:sub>
                <m:r>
                  <w:del w:id="1039" w:author="Zhang Li" w:date="2022-06-12T12:05:00Z">
                    <w:rPr>
                      <w:rFonts w:ascii="Cambria Math" w:eastAsia="宋体" w:hAnsi="Cambria Math" w:cs="Times New Roman"/>
                      <w:kern w:val="0"/>
                      <w:sz w:val="24"/>
                      <w:szCs w:val="24"/>
                    </w:rPr>
                    <m:t>i</m:t>
                  </w:del>
                </m:r>
              </m:sub>
            </m:sSub>
          </m:e>
        </m:d>
      </m:oMath>
      <w:del w:id="104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1" w:author="Zhang Li" w:date="2022-06-12T12:05:00Z"/>
          <w:rFonts w:ascii="Times New Roman" w:eastAsia="宋体" w:hAnsi="Times New Roman" w:cs="Times New Roman"/>
          <w:kern w:val="0"/>
          <w:sz w:val="24"/>
          <w:szCs w:val="24"/>
        </w:rPr>
      </w:pPr>
      <w:del w:id="1042"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43" w:author="Zhang Li" w:date="2022-06-12T12:05:00Z">
                <w:rPr>
                  <w:rFonts w:ascii="Cambria Math" w:eastAsia="宋体" w:hAnsi="Cambria Math" w:cs="Times New Roman"/>
                  <w:kern w:val="0"/>
                  <w:sz w:val="24"/>
                  <w:szCs w:val="24"/>
                </w:rPr>
              </w:del>
            </m:ctrlPr>
          </m:dPr>
          <m:e>
            <m:r>
              <w:del w:id="1044" w:author="Zhang Li" w:date="2022-06-12T12:05:00Z">
                <w:rPr>
                  <w:rFonts w:ascii="Cambria Math" w:eastAsia="宋体" w:hAnsi="Cambria Math" w:cs="Times New Roman"/>
                  <w:kern w:val="0"/>
                  <w:sz w:val="24"/>
                  <w:szCs w:val="24"/>
                </w:rPr>
                <m:t>s</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k</m:t>
                  </w:del>
                </m:r>
              </m:e>
              <m:sub>
                <m:r>
                  <w:del w:id="1047" w:author="Zhang Li" w:date="2022-06-12T12:05:00Z">
                    <w:rPr>
                      <w:rFonts w:ascii="Cambria Math" w:eastAsia="宋体" w:hAnsi="Cambria Math" w:cs="Times New Roman"/>
                      <w:kern w:val="0"/>
                      <w:sz w:val="24"/>
                      <w:szCs w:val="24"/>
                    </w:rPr>
                    <m:t>i</m:t>
                  </w:del>
                </m:r>
              </m:sub>
            </m:sSub>
            <m:r>
              <w:del w:id="1048" w:author="Zhang Li" w:date="2022-06-12T12:05:00Z">
                <m:rPr>
                  <m:sty m:val="p"/>
                </m:rPr>
                <w:rPr>
                  <w:rFonts w:ascii="Cambria Math" w:eastAsia="宋体" w:hAnsi="Cambria Math" w:cs="Times New Roman"/>
                  <w:kern w:val="0"/>
                  <w:sz w:val="24"/>
                  <w:szCs w:val="24"/>
                </w:rPr>
                <m:t>,</m:t>
              </w:del>
            </m:r>
            <m:r>
              <w:del w:id="1049" w:author="Zhang Li" w:date="2022-06-12T12:05:00Z">
                <w:rPr>
                  <w:rFonts w:ascii="Cambria Math" w:eastAsia="宋体" w:hAnsi="Cambria Math" w:cs="Times New Roman"/>
                  <w:kern w:val="0"/>
                  <w:sz w:val="24"/>
                  <w:szCs w:val="24"/>
                </w:rPr>
                <m:t>p</m:t>
              </w:del>
            </m:r>
            <m:sSub>
              <m:sSubPr>
                <m:ctrlPr>
                  <w:del w:id="1050" w:author="Zhang Li" w:date="2022-06-12T12:05:00Z">
                    <w:rPr>
                      <w:rFonts w:ascii="Cambria Math" w:eastAsia="宋体" w:hAnsi="Cambria Math" w:cs="Times New Roman"/>
                      <w:kern w:val="0"/>
                      <w:sz w:val="24"/>
                      <w:szCs w:val="24"/>
                    </w:rPr>
                  </w:del>
                </m:ctrlPr>
              </m:sSubPr>
              <m:e>
                <m:r>
                  <w:del w:id="1051" w:author="Zhang Li" w:date="2022-06-12T12:05:00Z">
                    <w:rPr>
                      <w:rFonts w:ascii="Cambria Math" w:eastAsia="宋体" w:hAnsi="Cambria Math" w:cs="Times New Roman"/>
                      <w:kern w:val="0"/>
                      <w:sz w:val="24"/>
                      <w:szCs w:val="24"/>
                    </w:rPr>
                    <m:t>k</m:t>
                  </w:del>
                </m:r>
              </m:e>
              <m:sub>
                <m:r>
                  <w:del w:id="1052" w:author="Zhang Li" w:date="2022-06-12T12:05:00Z">
                    <w:rPr>
                      <w:rFonts w:ascii="Cambria Math" w:eastAsia="宋体" w:hAnsi="Cambria Math" w:cs="Times New Roman"/>
                      <w:kern w:val="0"/>
                      <w:sz w:val="24"/>
                      <w:szCs w:val="24"/>
                    </w:rPr>
                    <m:t>i</m:t>
                  </w:del>
                </m:r>
              </m:sub>
            </m:sSub>
          </m:e>
        </m:d>
      </m:oMath>
      <w:del w:id="1053"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54" w:author="Zhang Li" w:date="2022-06-12T12:05:00Z">
            <w:rPr>
              <w:rFonts w:ascii="Cambria Math" w:eastAsia="宋体" w:hAnsi="Cambria Math" w:cs="Times New Roman"/>
              <w:kern w:val="0"/>
              <w:sz w:val="24"/>
              <w:szCs w:val="24"/>
            </w:rPr>
            <m:t>pk</m:t>
          </w:del>
        </m:r>
      </m:oMath>
      <w:del w:id="1055"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56" w:author="Zhang Li" w:date="2022-06-12T12:05:00Z">
            <w:rPr>
              <w:rFonts w:ascii="Cambria Math" w:eastAsia="宋体" w:hAnsi="Cambria Math" w:cs="Times New Roman"/>
              <w:kern w:val="0"/>
              <w:sz w:val="24"/>
              <w:szCs w:val="24"/>
            </w:rPr>
            <m:t>p</m:t>
          </w:del>
        </m:r>
        <m:sSub>
          <m:sSubPr>
            <m:ctrlPr>
              <w:del w:id="1057" w:author="Zhang Li" w:date="2022-06-12T12:05:00Z">
                <w:rPr>
                  <w:rFonts w:ascii="Cambria Math" w:eastAsia="宋体" w:hAnsi="Cambria Math" w:cs="Times New Roman"/>
                  <w:kern w:val="0"/>
                  <w:sz w:val="24"/>
                  <w:szCs w:val="24"/>
                </w:rPr>
              </w:del>
            </m:ctrlPr>
          </m:sSubPr>
          <m:e>
            <m:r>
              <w:del w:id="1058" w:author="Zhang Li" w:date="2022-06-12T12:05:00Z">
                <w:rPr>
                  <w:rFonts w:ascii="Cambria Math" w:eastAsia="宋体" w:hAnsi="Cambria Math" w:cs="Times New Roman"/>
                  <w:kern w:val="0"/>
                  <w:sz w:val="24"/>
                  <w:szCs w:val="24"/>
                </w:rPr>
                <m:t>k</m:t>
              </w:del>
            </m:r>
          </m:e>
          <m:sub>
            <m:r>
              <w:del w:id="1059" w:author="Zhang Li" w:date="2022-06-12T12:05:00Z">
                <w:rPr>
                  <w:rFonts w:ascii="Cambria Math" w:eastAsia="宋体" w:hAnsi="Cambria Math" w:cs="Times New Roman"/>
                  <w:kern w:val="0"/>
                  <w:sz w:val="24"/>
                  <w:szCs w:val="24"/>
                </w:rPr>
                <m:t>j</m:t>
              </w:del>
            </m:r>
          </m:sub>
        </m:sSub>
        <m:r>
          <w:del w:id="1060" w:author="Zhang Li" w:date="2022-06-12T12:05:00Z">
            <m:rPr>
              <m:sty m:val="p"/>
            </m:rPr>
            <w:rPr>
              <w:rFonts w:ascii="Cambria Math" w:eastAsia="宋体" w:hAnsi="Cambria Math" w:cs="Times New Roman"/>
              <w:kern w:val="0"/>
              <w:sz w:val="24"/>
              <w:szCs w:val="24"/>
            </w:rPr>
            <m:t>(</m:t>
          </w:del>
        </m:r>
        <m:r>
          <w:del w:id="1061" w:author="Zhang Li" w:date="2022-06-12T12:05:00Z">
            <w:rPr>
              <w:rFonts w:ascii="Cambria Math" w:eastAsia="宋体" w:hAnsi="Cambria Math" w:cs="Times New Roman"/>
              <w:kern w:val="0"/>
              <w:sz w:val="24"/>
              <w:szCs w:val="24"/>
            </w:rPr>
            <m:t>j</m:t>
          </w:del>
        </m:r>
        <m:r>
          <w:del w:id="1062" w:author="Zhang Li" w:date="2022-06-12T12:05:00Z">
            <m:rPr>
              <m:sty m:val="p"/>
            </m:rPr>
            <w:rPr>
              <w:rFonts w:ascii="Cambria Math" w:eastAsia="宋体" w:hAnsi="Cambria Math" w:cs="Times New Roman"/>
              <w:kern w:val="0"/>
              <w:sz w:val="24"/>
              <w:szCs w:val="24"/>
            </w:rPr>
            <m:t>≠</m:t>
          </w:del>
        </m:r>
        <m:r>
          <w:del w:id="1063" w:author="Zhang Li" w:date="2022-06-12T12:05:00Z">
            <w:rPr>
              <w:rFonts w:ascii="Cambria Math" w:eastAsia="宋体" w:hAnsi="Cambria Math" w:cs="Times New Roman"/>
              <w:kern w:val="0"/>
              <w:sz w:val="24"/>
              <w:szCs w:val="24"/>
            </w:rPr>
            <m:t>i</m:t>
          </w:del>
        </m:r>
        <m:r>
          <w:del w:id="1064" w:author="Zhang Li" w:date="2022-06-12T12:05:00Z">
            <m:rPr>
              <m:sty m:val="p"/>
            </m:rPr>
            <w:rPr>
              <w:rFonts w:ascii="Cambria Math" w:eastAsia="宋体" w:hAnsi="Cambria Math" w:cs="Times New Roman"/>
              <w:kern w:val="0"/>
              <w:sz w:val="24"/>
              <w:szCs w:val="24"/>
            </w:rPr>
            <m:t>)</m:t>
          </w:del>
        </m:r>
      </m:oMath>
      <w:del w:id="1065"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66" w:author="Zhang Li" w:date="2022-06-12T12:05:00Z">
                <w:rPr>
                  <w:rFonts w:ascii="Cambria Math" w:eastAsia="宋体" w:hAnsi="Cambria Math" w:cs="Times New Roman"/>
                  <w:kern w:val="0"/>
                  <w:sz w:val="24"/>
                  <w:szCs w:val="24"/>
                </w:rPr>
              </w:del>
            </m:ctrlPr>
          </m:sSubPr>
          <m:e>
            <m:r>
              <w:del w:id="1067" w:author="Zhang Li" w:date="2022-06-12T12:05:00Z">
                <w:rPr>
                  <w:rFonts w:ascii="Cambria Math" w:eastAsia="宋体" w:hAnsi="Cambria Math" w:cs="Times New Roman"/>
                  <w:kern w:val="0"/>
                  <w:sz w:val="24"/>
                  <w:szCs w:val="24"/>
                </w:rPr>
                <m:t>p</m:t>
              </w:del>
            </m:r>
          </m:e>
          <m:sub>
            <m:r>
              <w:del w:id="1068" w:author="Zhang Li" w:date="2022-06-12T12:05:00Z">
                <m:rPr>
                  <m:sty m:val="p"/>
                </m:rPr>
                <w:rPr>
                  <w:rFonts w:ascii="Cambria Math" w:eastAsia="宋体" w:hAnsi="Cambria Math" w:cs="Times New Roman"/>
                  <w:kern w:val="0"/>
                  <w:sz w:val="24"/>
                  <w:szCs w:val="24"/>
                </w:rPr>
                <m:t>2</m:t>
              </w:del>
            </m:r>
          </m:sub>
        </m:sSub>
      </m:oMath>
      <w:del w:id="106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0" w:author="Zhang Li" w:date="2022-06-12T12:05:00Z">
                <w:rPr>
                  <w:rFonts w:ascii="Cambria Math" w:eastAsia="宋体" w:hAnsi="Cambria Math" w:cs="Times New Roman"/>
                  <w:kern w:val="0"/>
                  <w:sz w:val="24"/>
                  <w:szCs w:val="24"/>
                </w:rPr>
              </w:del>
            </m:ctrlPr>
          </m:sSubPr>
          <m:e>
            <m:r>
              <w:del w:id="1071" w:author="Zhang Li" w:date="2022-06-12T12:05:00Z">
                <w:rPr>
                  <w:rFonts w:ascii="Cambria Math" w:eastAsia="宋体" w:hAnsi="Cambria Math" w:cs="Times New Roman"/>
                  <w:kern w:val="0"/>
                  <w:sz w:val="24"/>
                  <w:szCs w:val="24"/>
                </w:rPr>
                <m:t>g</m:t>
              </w:del>
            </m:r>
          </m:e>
          <m:sub>
            <m:r>
              <w:del w:id="1072" w:author="Zhang Li" w:date="2022-06-12T12:05:00Z">
                <m:rPr>
                  <m:sty m:val="p"/>
                </m:rPr>
                <w:rPr>
                  <w:rFonts w:ascii="Cambria Math" w:eastAsia="宋体" w:hAnsi="Cambria Math" w:cs="Times New Roman"/>
                  <w:kern w:val="0"/>
                  <w:sz w:val="24"/>
                  <w:szCs w:val="24"/>
                </w:rPr>
                <m:t>2</m:t>
              </w:del>
            </m:r>
          </m:sub>
        </m:sSub>
      </m:oMath>
      <w:del w:id="107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 xml:space="preserve"> G</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78" w:author="Zhang Li" w:date="2022-06-12T12:05:00Z">
                <w:rPr>
                  <w:rFonts w:ascii="Cambria Math" w:eastAsia="宋体" w:hAnsi="Cambria Math" w:cs="Times New Roman"/>
                  <w:kern w:val="0"/>
                  <w:sz w:val="24"/>
                  <w:szCs w:val="24"/>
                </w:rPr>
              </w:del>
            </m:ctrlPr>
          </m:dPr>
          <m:e>
            <m:sSub>
              <m:sSubPr>
                <m:ctrlPr>
                  <w:del w:id="1079" w:author="Zhang Li" w:date="2022-06-12T12:05:00Z">
                    <w:rPr>
                      <w:rFonts w:ascii="Cambria Math" w:eastAsia="宋体" w:hAnsi="Cambria Math" w:cs="Times New Roman"/>
                      <w:kern w:val="0"/>
                      <w:sz w:val="24"/>
                      <w:szCs w:val="24"/>
                    </w:rPr>
                  </w:del>
                </m:ctrlPr>
              </m:sSubPr>
              <m:e>
                <m:r>
                  <w:del w:id="1080" w:author="Zhang Li" w:date="2022-06-12T12:05:00Z">
                    <w:rPr>
                      <w:rFonts w:ascii="Cambria Math" w:eastAsia="宋体" w:hAnsi="Cambria Math" w:cs="Times New Roman"/>
                      <w:kern w:val="0"/>
                      <w:sz w:val="24"/>
                      <w:szCs w:val="24"/>
                    </w:rPr>
                    <m:t>G</m:t>
                  </w:del>
                </m:r>
              </m:e>
              <m:sub>
                <m:r>
                  <w:del w:id="1081" w:author="Zhang Li" w:date="2022-06-12T12:05:00Z">
                    <m:rPr>
                      <m:sty m:val="p"/>
                    </m:rPr>
                    <w:rPr>
                      <w:rFonts w:ascii="Cambria Math" w:eastAsia="宋体" w:hAnsi="Cambria Math" w:cs="Times New Roman"/>
                      <w:kern w:val="0"/>
                      <w:sz w:val="24"/>
                      <w:szCs w:val="24"/>
                    </w:rPr>
                    <m:t>2</m:t>
                  </w:del>
                </m:r>
              </m:sub>
            </m:sSub>
            <m:r>
              <w:del w:id="1082" w:author="Zhang Li" w:date="2022-06-12T12:05:00Z">
                <m:rPr>
                  <m:sty m:val="p"/>
                </m:rPr>
                <w:rPr>
                  <w:rFonts w:ascii="Cambria Math" w:eastAsia="宋体" w:hAnsi="Cambria Math" w:cs="Times New Roman"/>
                  <w:kern w:val="0"/>
                  <w:sz w:val="24"/>
                  <w:szCs w:val="24"/>
                </w:rPr>
                <m:t>,</m:t>
              </w:del>
            </m:r>
            <m:sSub>
              <m:sSubPr>
                <m:ctrlPr>
                  <w:del w:id="1083" w:author="Zhang Li" w:date="2022-06-12T12:05:00Z">
                    <w:rPr>
                      <w:rFonts w:ascii="Cambria Math" w:eastAsia="宋体" w:hAnsi="Cambria Math" w:cs="Times New Roman"/>
                      <w:kern w:val="0"/>
                      <w:sz w:val="24"/>
                      <w:szCs w:val="24"/>
                    </w:rPr>
                  </w:del>
                </m:ctrlPr>
              </m:sSubPr>
              <m:e>
                <m:r>
                  <w:del w:id="1084" w:author="Zhang Li" w:date="2022-06-12T12:05:00Z">
                    <w:rPr>
                      <w:rFonts w:ascii="Cambria Math" w:eastAsia="宋体" w:hAnsi="Cambria Math" w:cs="Times New Roman"/>
                      <w:kern w:val="0"/>
                      <w:sz w:val="24"/>
                      <w:szCs w:val="24"/>
                    </w:rPr>
                    <m:t>g</m:t>
                  </w:del>
                </m:r>
              </m:e>
              <m:sub>
                <m:r>
                  <w:del w:id="1085" w:author="Zhang Li" w:date="2022-06-12T12:05:00Z">
                    <m:rPr>
                      <m:sty m:val="p"/>
                    </m:rPr>
                    <w:rPr>
                      <w:rFonts w:ascii="Cambria Math" w:eastAsia="宋体" w:hAnsi="Cambria Math" w:cs="Times New Roman"/>
                      <w:kern w:val="0"/>
                      <w:sz w:val="24"/>
                      <w:szCs w:val="24"/>
                    </w:rPr>
                    <m:t>2</m:t>
                  </w:del>
                </m:r>
              </m:sub>
            </m:sSub>
            <m:r>
              <w:del w:id="1086" w:author="Zhang Li" w:date="2022-06-12T12:05:00Z">
                <m:rPr>
                  <m:sty m:val="p"/>
                </m:rPr>
                <w:rPr>
                  <w:rFonts w:ascii="Cambria Math" w:eastAsia="宋体" w:hAnsi="Cambria Math" w:cs="Times New Roman"/>
                  <w:kern w:val="0"/>
                  <w:sz w:val="24"/>
                  <w:szCs w:val="24"/>
                </w:rPr>
                <m:t>,</m:t>
              </w:del>
            </m:r>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p</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r>
              <w:del w:id="1091" w:author="Zhang Li" w:date="2022-06-12T12:05:00Z">
                <w:rPr>
                  <w:rFonts w:ascii="Cambria Math" w:eastAsia="宋体" w:hAnsi="Cambria Math" w:cs="Times New Roman"/>
                  <w:kern w:val="0"/>
                  <w:sz w:val="24"/>
                  <w:szCs w:val="24"/>
                </w:rPr>
                <m:t>H</m:t>
              </w:del>
            </m:r>
          </m:e>
        </m:d>
      </m:oMath>
      <w:del w:id="109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093" w:author="Zhang Li" w:date="2022-06-12T12:05:00Z">
            <w:rPr>
              <w:rFonts w:ascii="Cambria Math" w:eastAsia="宋体" w:hAnsi="Cambria Math" w:cs="Times New Roman"/>
              <w:kern w:val="0"/>
              <w:sz w:val="24"/>
              <w:szCs w:val="24"/>
            </w:rPr>
            <m:t xml:space="preserve"> sk</m:t>
          </w:del>
        </m:r>
      </m:oMath>
      <w:del w:id="1094" w:author="Zhang Li" w:date="2022-06-12T12:05:00Z">
        <w:r w:rsidDel="008D0987">
          <w:rPr>
            <w:rFonts w:ascii="Times New Roman" w:eastAsia="宋体" w:hAnsi="Times New Roman" w:cs="Times New Roman"/>
            <w:kern w:val="0"/>
            <w:sz w:val="24"/>
            <w:szCs w:val="24"/>
          </w:rPr>
          <w:delText xml:space="preserve"> of </w:delText>
        </w:r>
      </w:del>
      <m:oMath>
        <m:r>
          <w:del w:id="1095" w:author="Zhang Li" w:date="2022-06-12T12:05:00Z">
            <w:rPr>
              <w:rFonts w:ascii="Cambria Math" w:eastAsia="宋体" w:hAnsi="Cambria Math" w:cs="Times New Roman"/>
              <w:kern w:val="0"/>
              <w:sz w:val="24"/>
              <w:szCs w:val="24"/>
            </w:rPr>
            <m:t>t</m:t>
          </w:del>
        </m:r>
      </m:oMath>
      <w:del w:id="1096" w:author="Zhang Li" w:date="2022-06-12T12:05:00Z">
        <w:r w:rsidDel="008D0987">
          <w:rPr>
            <w:rFonts w:ascii="Times New Roman" w:eastAsia="宋体" w:hAnsi="Times New Roman" w:cs="Times New Roman"/>
            <w:kern w:val="0"/>
            <w:sz w:val="24"/>
            <w:szCs w:val="24"/>
          </w:rPr>
          <w:delText xml:space="preserve">-degree polynomial </w:delText>
        </w:r>
      </w:del>
      <m:oMath>
        <m:r>
          <w:del w:id="1097" w:author="Zhang Li" w:date="2022-06-12T12:05:00Z">
            <w:rPr>
              <w:rFonts w:ascii="Cambria Math" w:eastAsia="宋体" w:hAnsi="Cambria Math" w:cs="Times New Roman"/>
              <w:kern w:val="0"/>
              <w:sz w:val="24"/>
              <w:szCs w:val="24"/>
            </w:rPr>
            <m:t>P</m:t>
          </w:del>
        </m:r>
      </m:oMath>
      <w:del w:id="1098"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099" w:author="Zhang Li" w:date="2022-06-12T12:05:00Z">
            <w:rPr>
              <w:rFonts w:ascii="Cambria Math" w:eastAsia="宋体" w:hAnsi="Cambria Math" w:cs="Times New Roman"/>
              <w:kern w:val="0"/>
              <w:sz w:val="24"/>
              <w:szCs w:val="24"/>
            </w:rPr>
            <m:t>pk=sk×</m:t>
          </w:del>
        </m:r>
        <m:sSub>
          <m:sSubPr>
            <m:ctrlPr>
              <w:del w:id="1100" w:author="Zhang Li" w:date="2022-06-12T12:05:00Z">
                <w:rPr>
                  <w:rFonts w:ascii="Cambria Math" w:eastAsia="宋体" w:hAnsi="Cambria Math" w:cs="Times New Roman"/>
                  <w:i/>
                  <w:kern w:val="0"/>
                  <w:sz w:val="24"/>
                  <w:szCs w:val="24"/>
                </w:rPr>
              </w:del>
            </m:ctrlPr>
          </m:sSubPr>
          <m:e>
            <m:r>
              <w:del w:id="1101" w:author="Zhang Li" w:date="2022-06-12T12:05:00Z">
                <w:rPr>
                  <w:rFonts w:ascii="Cambria Math" w:eastAsia="宋体" w:hAnsi="Cambria Math" w:cs="Times New Roman"/>
                  <w:kern w:val="0"/>
                  <w:sz w:val="24"/>
                  <w:szCs w:val="24"/>
                </w:rPr>
                <m:t>G</m:t>
              </w:del>
            </m:r>
          </m:e>
          <m:sub>
            <m:r>
              <w:del w:id="1102" w:author="Zhang Li" w:date="2022-06-12T12:05:00Z">
                <w:rPr>
                  <w:rFonts w:ascii="Cambria Math" w:eastAsia="宋体" w:hAnsi="Cambria Math" w:cs="Times New Roman"/>
                  <w:kern w:val="0"/>
                  <w:sz w:val="24"/>
                  <w:szCs w:val="24"/>
                </w:rPr>
                <m:t>2</m:t>
              </w:del>
            </m:r>
          </m:sub>
        </m:sSub>
      </m:oMath>
      <w:del w:id="1103"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04" w:author="Zhang Li" w:date="2022-06-12T12:05:00Z">
                <w:rPr>
                  <w:rFonts w:ascii="Cambria Math" w:eastAsia="宋体" w:hAnsi="Cambria Math" w:cs="Times New Roman"/>
                  <w:kern w:val="0"/>
                  <w:sz w:val="24"/>
                  <w:szCs w:val="24"/>
                </w:rPr>
              </w:del>
            </m:ctrlPr>
          </m:sSubPr>
          <m:e>
            <m:r>
              <w:del w:id="1105" w:author="Zhang Li" w:date="2022-06-12T12:05:00Z">
                <w:rPr>
                  <w:rFonts w:ascii="Cambria Math" w:eastAsia="宋体" w:hAnsi="Cambria Math" w:cs="Times New Roman"/>
                  <w:kern w:val="0"/>
                  <w:sz w:val="24"/>
                  <w:szCs w:val="24"/>
                </w:rPr>
                <m:t>sk</m:t>
              </w:del>
            </m:r>
          </m:e>
          <m:sub>
            <m:r>
              <w:del w:id="1106" w:author="Zhang Li" w:date="2022-06-12T12:05:00Z">
                <w:rPr>
                  <w:rFonts w:ascii="Cambria Math" w:eastAsia="宋体" w:hAnsi="Cambria Math" w:cs="Times New Roman"/>
                  <w:kern w:val="0"/>
                  <w:sz w:val="24"/>
                  <w:szCs w:val="24"/>
                </w:rPr>
                <m:t>i</m:t>
              </w:del>
            </m:r>
          </m:sub>
        </m:sSub>
      </m:oMath>
      <w:del w:id="1107"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08" w:author="Zhang Li" w:date="2022-06-12T12:05:00Z">
                <w:rPr>
                  <w:rFonts w:ascii="Cambria Math" w:eastAsia="宋体" w:hAnsi="Cambria Math" w:cs="Times New Roman"/>
                  <w:kern w:val="0"/>
                  <w:sz w:val="24"/>
                  <w:szCs w:val="24"/>
                </w:rPr>
              </w:del>
            </m:ctrlPr>
          </m:dPr>
          <m:e>
            <m:r>
              <w:del w:id="1109" w:author="Zhang Li" w:date="2022-06-12T12:05:00Z">
                <w:rPr>
                  <w:rFonts w:ascii="Cambria Math" w:eastAsia="宋体" w:hAnsi="Cambria Math" w:cs="Times New Roman"/>
                  <w:kern w:val="0"/>
                  <w:sz w:val="24"/>
                  <w:szCs w:val="24"/>
                </w:rPr>
                <m:t>s</m:t>
              </w:del>
            </m:r>
            <m:sSub>
              <m:sSubPr>
                <m:ctrlPr>
                  <w:del w:id="1110" w:author="Zhang Li" w:date="2022-06-12T12:05:00Z">
                    <w:rPr>
                      <w:rFonts w:ascii="Cambria Math" w:eastAsia="宋体" w:hAnsi="Cambria Math" w:cs="Times New Roman"/>
                      <w:kern w:val="0"/>
                      <w:sz w:val="24"/>
                      <w:szCs w:val="24"/>
                    </w:rPr>
                  </w:del>
                </m:ctrlPr>
              </m:sSubPr>
              <m:e>
                <m:r>
                  <w:del w:id="1111" w:author="Zhang Li" w:date="2022-06-12T12:05:00Z">
                    <w:rPr>
                      <w:rFonts w:ascii="Cambria Math" w:eastAsia="宋体" w:hAnsi="Cambria Math" w:cs="Times New Roman"/>
                      <w:kern w:val="0"/>
                      <w:sz w:val="24"/>
                      <w:szCs w:val="24"/>
                    </w:rPr>
                    <m:t>k</m:t>
                  </w:del>
                </m:r>
              </m:e>
              <m:sub>
                <m:r>
                  <w:del w:id="1112" w:author="Zhang Li" w:date="2022-06-12T12:05:00Z">
                    <w:rPr>
                      <w:rFonts w:ascii="Cambria Math" w:eastAsia="宋体" w:hAnsi="Cambria Math" w:cs="Times New Roman"/>
                      <w:kern w:val="0"/>
                      <w:sz w:val="24"/>
                      <w:szCs w:val="24"/>
                    </w:rPr>
                    <m:t>i</m:t>
                  </w:del>
                </m:r>
              </m:sub>
            </m:sSub>
            <m:r>
              <w:del w:id="1113" w:author="Zhang Li" w:date="2022-06-12T12:05:00Z">
                <m:rPr>
                  <m:sty m:val="p"/>
                </m:rPr>
                <w:rPr>
                  <w:rFonts w:ascii="Cambria Math" w:eastAsia="宋体" w:hAnsi="Cambria Math" w:cs="Times New Roman"/>
                  <w:kern w:val="0"/>
                  <w:sz w:val="24"/>
                  <w:szCs w:val="24"/>
                </w:rPr>
                <m:t>,</m:t>
              </w:del>
            </m:r>
            <m:r>
              <w:del w:id="1114" w:author="Zhang Li" w:date="2022-06-12T12:05:00Z">
                <w:rPr>
                  <w:rFonts w:ascii="Cambria Math" w:eastAsia="宋体" w:hAnsi="Cambria Math" w:cs="Times New Roman"/>
                  <w:kern w:val="0"/>
                  <w:sz w:val="24"/>
                  <w:szCs w:val="24"/>
                </w:rPr>
                <m:t>p</m:t>
              </w:del>
            </m:r>
            <m:sSub>
              <m:sSubPr>
                <m:ctrlPr>
                  <w:del w:id="1115" w:author="Zhang Li" w:date="2022-06-12T12:05:00Z">
                    <w:rPr>
                      <w:rFonts w:ascii="Cambria Math" w:eastAsia="宋体" w:hAnsi="Cambria Math" w:cs="Times New Roman"/>
                      <w:kern w:val="0"/>
                      <w:sz w:val="24"/>
                      <w:szCs w:val="24"/>
                    </w:rPr>
                  </w:del>
                </m:ctrlPr>
              </m:sSubPr>
              <m:e>
                <m:r>
                  <w:del w:id="1116" w:author="Zhang Li" w:date="2022-06-12T12:05:00Z">
                    <w:rPr>
                      <w:rFonts w:ascii="Cambria Math" w:eastAsia="宋体" w:hAnsi="Cambria Math" w:cs="Times New Roman"/>
                      <w:kern w:val="0"/>
                      <w:sz w:val="24"/>
                      <w:szCs w:val="24"/>
                    </w:rPr>
                    <m:t>k</m:t>
                  </w:del>
                </m:r>
              </m:e>
              <m:sub>
                <m:r>
                  <w:del w:id="1117" w:author="Zhang Li" w:date="2022-06-12T12:05:00Z">
                    <w:rPr>
                      <w:rFonts w:ascii="Cambria Math" w:eastAsia="宋体" w:hAnsi="Cambria Math" w:cs="Times New Roman"/>
                      <w:kern w:val="0"/>
                      <w:sz w:val="24"/>
                      <w:szCs w:val="24"/>
                    </w:rPr>
                    <m:t>i</m:t>
                  </w:del>
                </m:r>
              </m:sub>
            </m:sSub>
          </m:e>
        </m:d>
      </m:oMath>
      <w:del w:id="1118"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19" w:author="Zhang Li" w:date="2022-06-12T12:05:00Z">
            <w:rPr>
              <w:rFonts w:ascii="Cambria Math" w:eastAsia="宋体" w:hAnsi="Cambria Math" w:cs="Times New Roman"/>
              <w:kern w:val="0"/>
              <w:sz w:val="24"/>
              <w:szCs w:val="24"/>
            </w:rPr>
            <m:t>s</m:t>
          </w:del>
        </m:r>
      </m:oMath>
      <w:del w:id="1120"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1" w:author="Zhang Li" w:date="2022-06-12T12:05:00Z">
            <w:rPr>
              <w:rFonts w:ascii="Cambria Math" w:eastAsia="宋体" w:hAnsi="Cambria Math" w:cs="Times New Roman" w:hint="eastAsia"/>
              <w:kern w:val="0"/>
              <w:sz w:val="24"/>
              <w:szCs w:val="24"/>
            </w:rPr>
            <m:t>pk</m:t>
          </w:del>
        </m:r>
      </m:oMath>
      <w:del w:id="112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23" w:author="Zhang Li" w:date="2022-06-12T12:05:00Z"/>
          <w:rFonts w:ascii="Times New Roman" w:eastAsia="宋体" w:hAnsi="Times New Roman" w:cs="Times New Roman"/>
          <w:kern w:val="0"/>
          <w:sz w:val="24"/>
          <w:szCs w:val="24"/>
        </w:rPr>
      </w:pPr>
      <w:del w:id="1124" w:author="Zhang Li" w:date="2022-06-12T12:05:00Z">
        <w:r w:rsidDel="008D0987">
          <w:rPr>
            <w:rFonts w:ascii="Times New Roman" w:eastAsia="宋体" w:hAnsi="Times New Roman" w:cs="Times New Roman"/>
            <w:kern w:val="0"/>
            <w:sz w:val="24"/>
            <w:szCs w:val="24"/>
          </w:rPr>
          <w:delText xml:space="preserve">SWIB protocol leverages </w:delText>
        </w:r>
      </w:del>
      <m:oMath>
        <m:r>
          <w:del w:id="1125" w:author="Zhang Li" w:date="2022-06-12T12:05:00Z">
            <w:rPr>
              <w:rFonts w:ascii="Cambria Math" w:eastAsia="宋体" w:hAnsi="Cambria Math" w:cs="Times New Roman"/>
              <w:kern w:val="0"/>
              <w:sz w:val="24"/>
              <w:szCs w:val="24"/>
            </w:rPr>
            <m:t>(t,n)</m:t>
          </w:del>
        </m:r>
      </m:oMath>
      <w:del w:id="1126"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25D957C8"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27"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E096747" w14:textId="007CA541" w:rsidR="000101F6" w:rsidRPr="000101F6" w:rsidRDefault="009916A8" w:rsidP="000101F6">
      <w:pPr>
        <w:spacing w:afterLines="100" w:after="312"/>
        <w:ind w:firstLine="420"/>
        <w:rPr>
          <w:rFonts w:ascii="Times New Roman" w:eastAsia="宋体" w:hAnsi="Times New Roman" w:cs="Times New Roman"/>
          <w:kern w:val="0"/>
          <w:sz w:val="24"/>
          <w:szCs w:val="24"/>
        </w:rPr>
      </w:pPr>
      <w:ins w:id="1128" w:author="Zhang Li" w:date="2022-06-25T12:32:00Z">
        <w:r>
          <w:rPr>
            <w:rFonts w:ascii="Times New Roman" w:eastAsia="宋体" w:hAnsi="Times New Roman" w:cs="Times New Roman"/>
            <w:kern w:val="0"/>
            <w:sz w:val="24"/>
            <w:szCs w:val="24"/>
          </w:rPr>
          <w:t>SWIB</w:t>
        </w:r>
      </w:ins>
      <w:ins w:id="1129" w:author="Zhang Li" w:date="2022-06-25T12:42:00Z">
        <w:r w:rsidR="009076DC">
          <w:rPr>
            <w:rFonts w:ascii="Times New Roman" w:eastAsia="宋体" w:hAnsi="Times New Roman" w:cs="Times New Roman"/>
            <w:kern w:val="0"/>
            <w:sz w:val="24"/>
            <w:szCs w:val="24"/>
          </w:rPr>
          <w:t xml:space="preserve"> adopting threshold signature technology</w:t>
        </w:r>
      </w:ins>
      <w:ins w:id="1130" w:author="Zhang Li" w:date="2022-06-25T12:32:00Z">
        <w:r>
          <w:rPr>
            <w:rFonts w:ascii="Times New Roman" w:eastAsia="宋体" w:hAnsi="Times New Roman" w:cs="Times New Roman"/>
            <w:kern w:val="0"/>
            <w:sz w:val="24"/>
            <w:szCs w:val="24"/>
          </w:rPr>
          <w:t xml:space="preserve"> </w:t>
        </w:r>
      </w:ins>
      <w:ins w:id="1131" w:author="Zhang Li" w:date="2022-06-25T12:33:00Z">
        <w:r>
          <w:rPr>
            <w:rFonts w:ascii="Times New Roman" w:eastAsia="宋体" w:hAnsi="Times New Roman" w:cs="Times New Roman"/>
            <w:kern w:val="0"/>
            <w:sz w:val="24"/>
            <w:szCs w:val="24"/>
          </w:rPr>
          <w:t>allows nodes to agree on block</w:t>
        </w:r>
      </w:ins>
      <w:ins w:id="1132" w:author="Zhang Li" w:date="2022-06-25T12:34:00Z">
        <w:r>
          <w:rPr>
            <w:rFonts w:ascii="Times New Roman" w:eastAsia="宋体" w:hAnsi="Times New Roman" w:cs="Times New Roman"/>
            <w:kern w:val="0"/>
            <w:sz w:val="24"/>
            <w:szCs w:val="24"/>
          </w:rPr>
          <w:t xml:space="preserve"> in</w:t>
        </w:r>
      </w:ins>
      <w:ins w:id="1133" w:author="Zhang Li" w:date="2022-06-25T12:40:00Z">
        <w:r w:rsidR="00B73DC7">
          <w:rPr>
            <w:rFonts w:ascii="Times New Roman" w:eastAsia="宋体" w:hAnsi="Times New Roman" w:cs="Times New Roman"/>
            <w:kern w:val="0"/>
            <w:sz w:val="24"/>
            <w:szCs w:val="24"/>
          </w:rPr>
          <w:t xml:space="preserve"> blockchain system under</w:t>
        </w:r>
      </w:ins>
      <w:ins w:id="1134" w:author="Zhang Li" w:date="2022-06-25T12:34:00Z">
        <w:r>
          <w:rPr>
            <w:rFonts w:ascii="Times New Roman" w:eastAsia="宋体" w:hAnsi="Times New Roman" w:cs="Times New Roman"/>
            <w:kern w:val="0"/>
            <w:sz w:val="24"/>
            <w:szCs w:val="24"/>
          </w:rPr>
          <w:t xml:space="preserve"> wireless networks</w:t>
        </w:r>
      </w:ins>
      <w:ins w:id="1135" w:author="Zhang Li" w:date="2022-06-25T12:36:00Z">
        <w:r w:rsidR="00B73DC7">
          <w:rPr>
            <w:rFonts w:ascii="Times New Roman" w:eastAsia="宋体" w:hAnsi="Times New Roman" w:cs="Times New Roman"/>
            <w:kern w:val="0"/>
            <w:sz w:val="24"/>
            <w:szCs w:val="24"/>
          </w:rPr>
          <w:t xml:space="preserve"> with unreliable channels</w:t>
        </w:r>
      </w:ins>
      <w:ins w:id="1136" w:author="Zhang Li" w:date="2022-06-25T12:43:00Z">
        <w:r w:rsidR="009076DC">
          <w:rPr>
            <w:rFonts w:ascii="Times New Roman" w:eastAsia="宋体" w:hAnsi="Times New Roman" w:cs="Times New Roman"/>
            <w:kern w:val="0"/>
            <w:sz w:val="24"/>
            <w:szCs w:val="24"/>
          </w:rPr>
          <w:t xml:space="preserve"> </w:t>
        </w:r>
      </w:ins>
      <w:ins w:id="1137" w:author="Zhang Li" w:date="2022-06-25T12:44:00Z">
        <w:r w:rsidR="009076DC">
          <w:rPr>
            <w:rFonts w:ascii="Times New Roman" w:eastAsia="宋体" w:hAnsi="Times New Roman" w:cs="Times New Roman"/>
            <w:kern w:val="0"/>
            <w:sz w:val="24"/>
            <w:szCs w:val="24"/>
          </w:rPr>
          <w:t>efficient</w:t>
        </w:r>
      </w:ins>
      <w:ins w:id="1138" w:author="Zhang Li" w:date="2022-06-25T12:43:00Z">
        <w:r w:rsidR="009076DC">
          <w:rPr>
            <w:rFonts w:ascii="Times New Roman" w:eastAsia="宋体" w:hAnsi="Times New Roman" w:cs="Times New Roman"/>
            <w:kern w:val="0"/>
            <w:sz w:val="24"/>
            <w:szCs w:val="24"/>
          </w:rPr>
          <w:t>ly</w:t>
        </w:r>
      </w:ins>
      <w:ins w:id="1139" w:author="Zhang Li" w:date="2022-06-25T12:34:00Z">
        <w:r>
          <w:rPr>
            <w:rFonts w:ascii="Times New Roman" w:eastAsia="宋体" w:hAnsi="Times New Roman" w:cs="Times New Roman"/>
            <w:kern w:val="0"/>
            <w:sz w:val="24"/>
            <w:szCs w:val="24"/>
          </w:rPr>
          <w:t>.</w:t>
        </w:r>
      </w:ins>
      <w:ins w:id="1140" w:author="Zhang Li" w:date="2022-06-25T12:38:00Z">
        <w:r w:rsidR="00B73DC7">
          <w:rPr>
            <w:rFonts w:ascii="Times New Roman" w:eastAsia="宋体" w:hAnsi="Times New Roman" w:cs="Times New Roman"/>
            <w:kern w:val="0"/>
            <w:sz w:val="24"/>
            <w:szCs w:val="24"/>
          </w:rPr>
          <w:t xml:space="preserve"> </w:t>
        </w:r>
      </w:ins>
      <w:ins w:id="1141" w:author="Zhang Li" w:date="2022-06-26T14:14:00Z">
        <w:r w:rsidR="000F2D07">
          <w:rPr>
            <w:rFonts w:ascii="Times New Roman" w:eastAsia="宋体" w:hAnsi="Times New Roman" w:cs="Times New Roman"/>
            <w:kern w:val="0"/>
            <w:sz w:val="24"/>
            <w:szCs w:val="24"/>
          </w:rPr>
          <w:t>W</w:t>
        </w:r>
      </w:ins>
      <w:ins w:id="1142" w:author="Zhang Li" w:date="2022-06-25T11:56:00Z">
        <w:r w:rsidR="000101F6">
          <w:rPr>
            <w:rFonts w:ascii="Times New Roman" w:eastAsia="宋体" w:hAnsi="Times New Roman" w:cs="Times New Roman"/>
            <w:kern w:val="0"/>
            <w:sz w:val="24"/>
            <w:szCs w:val="24"/>
          </w:rPr>
          <w:t xml:space="preserve">e </w:t>
        </w:r>
      </w:ins>
      <w:ins w:id="1143" w:author="Zhang Li" w:date="2022-06-25T12:39:00Z">
        <w:r w:rsidR="00B73DC7">
          <w:rPr>
            <w:rFonts w:ascii="Times New Roman" w:eastAsia="宋体" w:hAnsi="Times New Roman" w:cs="Times New Roman"/>
            <w:kern w:val="0"/>
            <w:sz w:val="24"/>
            <w:szCs w:val="24"/>
          </w:rPr>
          <w:t>describe</w:t>
        </w:r>
      </w:ins>
      <w:ins w:id="1144" w:author="Zhang Li" w:date="2022-06-26T14:14:00Z">
        <w:r w:rsidR="000F2D07">
          <w:rPr>
            <w:rFonts w:ascii="Times New Roman" w:eastAsia="宋体" w:hAnsi="Times New Roman" w:cs="Times New Roman"/>
            <w:kern w:val="0"/>
            <w:sz w:val="24"/>
            <w:szCs w:val="24"/>
          </w:rPr>
          <w:t xml:space="preserve"> the basic preliminaries of SWIB, including</w:t>
        </w:r>
      </w:ins>
      <w:ins w:id="1145" w:author="Zhang Li" w:date="2022-06-25T11:56:00Z">
        <w:r w:rsidR="000101F6">
          <w:rPr>
            <w:rFonts w:ascii="Times New Roman" w:eastAsia="宋体" w:hAnsi="Times New Roman" w:cs="Times New Roman"/>
            <w:kern w:val="0"/>
            <w:sz w:val="24"/>
            <w:szCs w:val="24"/>
          </w:rPr>
          <w:t xml:space="preserve"> network model</w:t>
        </w:r>
      </w:ins>
      <w:ins w:id="1146" w:author="Zhang Li" w:date="2022-06-25T12:13:00Z">
        <w:r w:rsidR="00BD5A66">
          <w:rPr>
            <w:rFonts w:ascii="Times New Roman" w:eastAsia="宋体" w:hAnsi="Times New Roman" w:cs="Times New Roman"/>
            <w:kern w:val="0"/>
            <w:sz w:val="24"/>
            <w:szCs w:val="24"/>
          </w:rPr>
          <w:t xml:space="preserve">, </w:t>
        </w:r>
      </w:ins>
      <w:ins w:id="1147" w:author="Zhang Li" w:date="2022-06-25T11:56:00Z">
        <w:r w:rsidR="000101F6">
          <w:rPr>
            <w:rFonts w:ascii="Times New Roman" w:eastAsia="宋体" w:hAnsi="Times New Roman" w:cs="Times New Roman"/>
            <w:kern w:val="0"/>
            <w:sz w:val="24"/>
            <w:szCs w:val="24"/>
          </w:rPr>
          <w:t xml:space="preserve">blockchain </w:t>
        </w:r>
      </w:ins>
      <w:ins w:id="1148" w:author="Zhang Li" w:date="2022-06-25T12:13:00Z">
        <w:r w:rsidR="00BD5A66">
          <w:rPr>
            <w:rFonts w:ascii="Times New Roman" w:eastAsia="宋体" w:hAnsi="Times New Roman" w:cs="Times New Roman"/>
            <w:kern w:val="0"/>
            <w:sz w:val="24"/>
            <w:szCs w:val="24"/>
          </w:rPr>
          <w:t>setting</w:t>
        </w:r>
      </w:ins>
      <w:ins w:id="1149" w:author="Zhang Li" w:date="2022-06-25T11:56:00Z">
        <w:r w:rsidR="000101F6">
          <w:rPr>
            <w:rFonts w:ascii="Times New Roman" w:eastAsia="宋体" w:hAnsi="Times New Roman" w:cs="Times New Roman"/>
            <w:kern w:val="0"/>
            <w:sz w:val="24"/>
            <w:szCs w:val="24"/>
          </w:rPr>
          <w:t>, threshold signature scheme and adversary assumptions.</w:t>
        </w:r>
      </w:ins>
    </w:p>
    <w:p w14:paraId="394527BF" w14:textId="77777777" w:rsidR="00CA5769" w:rsidRPr="00DE3197" w:rsidRDefault="00CA5769" w:rsidP="00CA5769">
      <w:pPr>
        <w:pStyle w:val="2"/>
        <w:rPr>
          <w:rFonts w:ascii="Times New Roman" w:eastAsia="黑体" w:hAnsi="Times New Roman" w:cs="Times New Roman"/>
          <w:sz w:val="28"/>
          <w:szCs w:val="28"/>
        </w:rPr>
      </w:pPr>
      <w:bookmarkStart w:id="1150" w:name="_Toc94273367"/>
      <w:bookmarkEnd w:id="1127"/>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50"/>
      <w:r w:rsidRPr="00DE3197">
        <w:rPr>
          <w:rFonts w:ascii="Times New Roman" w:eastAsia="黑体" w:hAnsi="Times New Roman" w:cs="Times New Roman"/>
          <w:sz w:val="28"/>
          <w:szCs w:val="28"/>
        </w:rPr>
        <w:t>Network Model</w:t>
      </w:r>
    </w:p>
    <w:p w14:paraId="3EFFA972" w14:textId="77777777" w:rsidR="000F2D07" w:rsidRDefault="000F2D07" w:rsidP="004B601B">
      <w:pPr>
        <w:spacing w:afterLines="100" w:after="312"/>
        <w:ind w:firstLine="420"/>
        <w:rPr>
          <w:ins w:id="1151" w:author="Zhang Li" w:date="2022-06-26T14:17:00Z"/>
          <w:rFonts w:ascii="Times New Roman" w:eastAsia="宋体" w:hAnsi="Times New Roman" w:cs="Times New Roman"/>
          <w:kern w:val="0"/>
          <w:sz w:val="24"/>
          <w:szCs w:val="24"/>
        </w:rPr>
      </w:pPr>
      <w:bookmarkStart w:id="1152" w:name="_Hlk106963206"/>
      <w:ins w:id="1153" w:author="Zhang Li" w:date="2022-06-26T14:15:00Z">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consisting of nodes, which are located within communication range of each other, and communicating with each other by transmitting messages.</w:t>
        </w:r>
      </w:ins>
      <w:del w:id="1154" w:author="Zhang Li" w:date="2022-06-26T14:15:00Z">
        <w:r w:rsidR="008D0987" w:rsidRPr="003323C7" w:rsidDel="000F2D07">
          <w:rPr>
            <w:rFonts w:ascii="Times New Roman" w:eastAsia="宋体" w:hAnsi="Times New Roman" w:cs="Times New Roman" w:hint="eastAsia"/>
            <w:kern w:val="0"/>
            <w:sz w:val="24"/>
            <w:szCs w:val="24"/>
          </w:rPr>
          <w:delText>I</w:delText>
        </w:r>
        <w:r w:rsidR="008D0987" w:rsidRPr="003323C7" w:rsidDel="000F2D07">
          <w:rPr>
            <w:rFonts w:ascii="Times New Roman" w:eastAsia="宋体" w:hAnsi="Times New Roman" w:cs="Times New Roman"/>
            <w:kern w:val="0"/>
            <w:sz w:val="24"/>
            <w:szCs w:val="24"/>
          </w:rPr>
          <w:delText xml:space="preserve">n this </w:delText>
        </w:r>
        <w:r w:rsidR="008D0987" w:rsidDel="000F2D07">
          <w:rPr>
            <w:rFonts w:ascii="Times New Roman" w:eastAsia="宋体" w:hAnsi="Times New Roman" w:cs="Times New Roman"/>
            <w:kern w:val="0"/>
            <w:sz w:val="24"/>
            <w:szCs w:val="24"/>
          </w:rPr>
          <w:delText>study</w:delText>
        </w:r>
        <w:r w:rsidR="008D0987" w:rsidRPr="003323C7" w:rsidDel="000F2D07">
          <w:rPr>
            <w:rFonts w:ascii="Times New Roman" w:eastAsia="宋体" w:hAnsi="Times New Roman" w:cs="Times New Roman"/>
            <w:kern w:val="0"/>
            <w:sz w:val="24"/>
            <w:szCs w:val="24"/>
          </w:rPr>
          <w:delText xml:space="preserve">, </w:delText>
        </w:r>
        <w:r w:rsidR="008D0987" w:rsidDel="000F2D07">
          <w:rPr>
            <w:rFonts w:ascii="Times New Roman" w:eastAsia="宋体" w:hAnsi="Times New Roman" w:cs="Times New Roman"/>
            <w:kern w:val="0"/>
            <w:sz w:val="24"/>
            <w:szCs w:val="24"/>
          </w:rPr>
          <w:delText xml:space="preserve">we consider a wireless network consisting of </w:delText>
        </w:r>
      </w:del>
      <m:oMath>
        <m:r>
          <w:del w:id="1155" w:author="Zhang Li" w:date="2022-06-26T14:15:00Z">
            <w:rPr>
              <w:rFonts w:ascii="Cambria Math" w:eastAsia="宋体" w:hAnsi="Cambria Math" w:cs="Times New Roman"/>
              <w:kern w:val="0"/>
              <w:sz w:val="24"/>
              <w:szCs w:val="24"/>
            </w:rPr>
            <m:t>N</m:t>
          </w:del>
        </m:r>
      </m:oMath>
      <w:del w:id="1156" w:author="Zhang Li" w:date="2022-06-26T14:15:00Z">
        <w:r w:rsidR="008D0987" w:rsidDel="000F2D07">
          <w:rPr>
            <w:rFonts w:ascii="Times New Roman" w:eastAsia="宋体" w:hAnsi="Times New Roman" w:cs="Times New Roman" w:hint="eastAsia"/>
            <w:kern w:val="0"/>
            <w:sz w:val="24"/>
            <w:szCs w:val="24"/>
          </w:rPr>
          <w:delText xml:space="preserve"> </w:delText>
        </w:r>
        <w:r w:rsidR="008D0987" w:rsidDel="000F2D07">
          <w:rPr>
            <w:rFonts w:ascii="Times New Roman" w:eastAsia="宋体" w:hAnsi="Times New Roman" w:cs="Times New Roman"/>
            <w:kern w:val="0"/>
            <w:sz w:val="24"/>
            <w:szCs w:val="24"/>
          </w:rPr>
          <w:delText xml:space="preserve">nodes, which are deployed in </w:delText>
        </w:r>
      </w:del>
      <w:del w:id="1157" w:author="Zhang Li" w:date="2022-06-12T12:07:00Z">
        <w:r w:rsidR="008D0987" w:rsidDel="008D0987">
          <w:rPr>
            <w:rFonts w:ascii="Times New Roman" w:eastAsia="宋体" w:hAnsi="Times New Roman" w:cs="Times New Roman"/>
            <w:kern w:val="0"/>
            <w:sz w:val="24"/>
            <w:szCs w:val="24"/>
          </w:rPr>
          <w:delText xml:space="preserve">2-dimentional </w:delText>
        </w:r>
      </w:del>
      <w:del w:id="1158" w:author="Zhang Li" w:date="2022-06-26T14:15:00Z">
        <w:r w:rsidR="008D0987" w:rsidDel="000F2D07">
          <w:rPr>
            <w:rFonts w:ascii="Times New Roman" w:eastAsia="宋体" w:hAnsi="Times New Roman" w:cs="Times New Roman"/>
            <w:kern w:val="0"/>
            <w:sz w:val="24"/>
            <w:szCs w:val="24"/>
          </w:rPr>
          <w:delText xml:space="preserve">Euclidean space. </w:delText>
        </w:r>
        <w:r w:rsidR="008D0987" w:rsidRPr="008D0987" w:rsidDel="000F2D07">
          <w:rPr>
            <w:rFonts w:ascii="Times New Roman" w:eastAsia="宋体" w:hAnsi="Times New Roman" w:cs="Times New Roman"/>
            <w:kern w:val="0"/>
            <w:sz w:val="24"/>
            <w:szCs w:val="24"/>
          </w:rPr>
          <w:delText xml:space="preserve">Let </w:delText>
        </w:r>
      </w:del>
      <m:oMath>
        <m:r>
          <w:del w:id="1159" w:author="Zhang Li" w:date="2022-06-26T14:15:00Z">
            <w:rPr>
              <w:rFonts w:ascii="Cambria Math" w:eastAsia="宋体" w:hAnsi="Cambria Math" w:cs="Times New Roman"/>
              <w:kern w:val="0"/>
              <w:sz w:val="24"/>
              <w:szCs w:val="24"/>
            </w:rPr>
            <m:t>V</m:t>
          </w:del>
        </m:r>
      </m:oMath>
      <w:del w:id="1160" w:author="Zhang Li" w:date="2022-06-26T14:15:00Z">
        <w:r w:rsidR="008D0987" w:rsidRPr="008D0987" w:rsidDel="000F2D07">
          <w:rPr>
            <w:rFonts w:ascii="Times New Roman" w:eastAsia="宋体" w:hAnsi="Times New Roman" w:cs="Times New Roman"/>
            <w:kern w:val="0"/>
            <w:sz w:val="24"/>
            <w:szCs w:val="24"/>
          </w:rPr>
          <w:delText xml:space="preserve"> be the set of </w:delText>
        </w:r>
      </w:del>
      <m:oMath>
        <m:r>
          <w:del w:id="1161" w:author="Zhang Li" w:date="2022-06-26T14:15:00Z">
            <w:rPr>
              <w:rFonts w:ascii="Cambria Math" w:eastAsia="宋体" w:hAnsi="Cambria Math" w:cs="Times New Roman"/>
              <w:kern w:val="0"/>
              <w:sz w:val="24"/>
              <w:szCs w:val="24"/>
            </w:rPr>
            <m:t>N</m:t>
          </w:del>
        </m:r>
      </m:oMath>
      <w:del w:id="1162" w:author="Zhang Li" w:date="2022-06-26T14:15:00Z">
        <w:r w:rsidR="008D0987" w:rsidRPr="008D0987" w:rsidDel="000F2D07">
          <w:rPr>
            <w:rFonts w:ascii="Times New Roman" w:eastAsia="宋体" w:hAnsi="Times New Roman" w:cs="Times New Roman"/>
            <w:kern w:val="0"/>
            <w:sz w:val="24"/>
            <w:szCs w:val="24"/>
          </w:rPr>
          <w:delText xml:space="preserve"> nodes.</w:delText>
        </w:r>
        <w:r w:rsidR="008D0987" w:rsidDel="000F2D07">
          <w:rPr>
            <w:rFonts w:ascii="Times New Roman" w:eastAsia="宋体" w:hAnsi="Times New Roman" w:cs="Times New Roman"/>
            <w:kern w:val="0"/>
            <w:sz w:val="24"/>
            <w:szCs w:val="24"/>
          </w:rPr>
          <w:delText xml:space="preserve"> We assume any node can communicate with any other node in the network directly, which means the network under study forms a complete graph.</w:delText>
        </w:r>
      </w:del>
      <w:r w:rsidR="008D0987">
        <w:rPr>
          <w:rFonts w:ascii="Times New Roman" w:eastAsia="宋体" w:hAnsi="Times New Roman" w:cs="Times New Roman"/>
          <w:kern w:val="0"/>
          <w:sz w:val="24"/>
          <w:szCs w:val="24"/>
        </w:rPr>
        <w:t xml:space="preserve"> </w:t>
      </w:r>
      <w:ins w:id="1163" w:author="Zhang Li" w:date="2022-06-26T14:16:00Z">
        <w:r>
          <w:rPr>
            <w:rFonts w:ascii="Times New Roman" w:eastAsia="宋体" w:hAnsi="Times New Roman" w:cs="Times New Roman"/>
            <w:kern w:val="0"/>
            <w:sz w:val="24"/>
            <w:szCs w:val="24"/>
          </w:rPr>
          <w:t xml:space="preserve">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w:t>
        </w:r>
      </w:ins>
      <w:r w:rsidR="008D0987">
        <w:rPr>
          <w:rFonts w:ascii="Times New Roman" w:eastAsia="宋体" w:hAnsi="Times New Roman" w:cs="Times New Roman"/>
          <w:kern w:val="0"/>
          <w:sz w:val="24"/>
          <w:szCs w:val="24"/>
        </w:rPr>
        <w:t xml:space="preserve">In practice, such </w:t>
      </w:r>
      <w:r w:rsidR="008D0987">
        <w:rPr>
          <w:rFonts w:ascii="Times New Roman" w:eastAsia="宋体" w:hAnsi="Times New Roman" w:cs="Times New Roman" w:hint="eastAsia"/>
          <w:kern w:val="0"/>
          <w:sz w:val="24"/>
          <w:szCs w:val="24"/>
        </w:rPr>
        <w:t>a</w:t>
      </w:r>
      <w:r w:rsidR="008D0987">
        <w:rPr>
          <w:rFonts w:ascii="Times New Roman" w:eastAsia="宋体" w:hAnsi="Times New Roman" w:cs="Times New Roman"/>
          <w:kern w:val="0"/>
          <w:sz w:val="24"/>
          <w:szCs w:val="24"/>
        </w:rPr>
        <w:t xml:space="preserve"> network can be formed by a group of </w:t>
      </w:r>
      <w:del w:id="1164" w:author="Zhang Li" w:date="2022-06-26T14:16:00Z">
        <w:r w:rsidR="008D0987" w:rsidDel="000F2D07">
          <w:rPr>
            <w:rFonts w:ascii="Times New Roman" w:eastAsia="宋体" w:hAnsi="Times New Roman" w:cs="Times New Roman"/>
            <w:kern w:val="0"/>
            <w:sz w:val="24"/>
            <w:szCs w:val="24"/>
          </w:rPr>
          <w:delText xml:space="preserve">Unmanned </w:delText>
        </w:r>
      </w:del>
      <w:ins w:id="1165" w:author="Zhang Li" w:date="2022-06-26T14:16:00Z">
        <w:r>
          <w:rPr>
            <w:rFonts w:ascii="Times New Roman" w:eastAsia="宋体" w:hAnsi="Times New Roman" w:cs="Times New Roman"/>
            <w:kern w:val="0"/>
            <w:sz w:val="24"/>
            <w:szCs w:val="24"/>
          </w:rPr>
          <w:t xml:space="preserve">unmanned </w:t>
        </w:r>
      </w:ins>
      <w:del w:id="1166" w:author="Zhang Li" w:date="2022-06-26T14:16:00Z">
        <w:r w:rsidR="008D0987" w:rsidDel="000F2D07">
          <w:rPr>
            <w:rFonts w:ascii="Times New Roman" w:eastAsia="宋体" w:hAnsi="Times New Roman" w:cs="Times New Roman"/>
            <w:kern w:val="0"/>
            <w:sz w:val="24"/>
            <w:szCs w:val="24"/>
          </w:rPr>
          <w:delText xml:space="preserve">Aerial </w:delText>
        </w:r>
      </w:del>
      <w:ins w:id="1167" w:author="Zhang Li" w:date="2022-06-26T14:16:00Z">
        <w:r>
          <w:rPr>
            <w:rFonts w:ascii="Times New Roman" w:eastAsia="宋体" w:hAnsi="Times New Roman" w:cs="Times New Roman"/>
            <w:kern w:val="0"/>
            <w:sz w:val="24"/>
            <w:szCs w:val="24"/>
          </w:rPr>
          <w:t xml:space="preserve">aerial </w:t>
        </w:r>
      </w:ins>
      <w:del w:id="1168" w:author="Zhang Li" w:date="2022-06-26T14:16:00Z">
        <w:r w:rsidR="008D0987" w:rsidDel="000F2D07">
          <w:rPr>
            <w:rFonts w:ascii="Times New Roman" w:eastAsia="宋体" w:hAnsi="Times New Roman" w:cs="Times New Roman"/>
            <w:kern w:val="0"/>
            <w:sz w:val="24"/>
            <w:szCs w:val="24"/>
          </w:rPr>
          <w:delText xml:space="preserve">Vehicles </w:delText>
        </w:r>
      </w:del>
      <w:ins w:id="1169" w:author="Zhang Li" w:date="2022-06-26T14:16:00Z">
        <w:r>
          <w:rPr>
            <w:rFonts w:ascii="Times New Roman" w:eastAsia="宋体" w:hAnsi="Times New Roman" w:cs="Times New Roman"/>
            <w:kern w:val="0"/>
            <w:sz w:val="24"/>
            <w:szCs w:val="24"/>
          </w:rPr>
          <w:t xml:space="preserve">vehicles </w:t>
        </w:r>
      </w:ins>
      <w:r w:rsidR="008D0987">
        <w:rPr>
          <w:rFonts w:ascii="Times New Roman" w:eastAsia="宋体" w:hAnsi="Times New Roman" w:cs="Times New Roman"/>
          <w:kern w:val="0"/>
          <w:sz w:val="24"/>
          <w:szCs w:val="24"/>
        </w:rPr>
        <w:t xml:space="preserve">or intelligent vehicles. </w:t>
      </w:r>
      <w:del w:id="1170" w:author="Zhang Li" w:date="2022-06-26T14:17:00Z">
        <w:r w:rsidR="008D0987" w:rsidDel="000F2D07">
          <w:rPr>
            <w:rFonts w:ascii="Times New Roman" w:eastAsia="宋体" w:hAnsi="Times New Roman" w:cs="Times New Roman"/>
            <w:kern w:val="0"/>
            <w:sz w:val="24"/>
            <w:szCs w:val="24"/>
          </w:rPr>
          <w:delText xml:space="preserve">The transceiver at each node works in a half-duplex manner, which can transmit or receive , but not both at a time. </w:delText>
        </w:r>
      </w:del>
    </w:p>
    <w:p w14:paraId="3ADE6816" w14:textId="77777777" w:rsidR="00EC5EA1" w:rsidRDefault="00924528" w:rsidP="00EC5EA1">
      <w:pPr>
        <w:spacing w:afterLines="100" w:after="312"/>
        <w:ind w:firstLine="420"/>
        <w:rPr>
          <w:ins w:id="1171" w:author="Zhang Li" w:date="2022-06-26T14:51:00Z"/>
          <w:rFonts w:ascii="Times New Roman" w:eastAsia="宋体" w:hAnsi="Times New Roman" w:cs="Times New Roman"/>
          <w:kern w:val="0"/>
          <w:sz w:val="24"/>
          <w:szCs w:val="24"/>
        </w:rPr>
      </w:pPr>
      <w:ins w:id="1172" w:author="Zhang Li" w:date="2022-06-26T14:29:00Z">
        <w:r>
          <w:rPr>
            <w:rFonts w:ascii="Times New Roman" w:eastAsia="宋体" w:hAnsi="Times New Roman" w:cs="Times New Roman"/>
            <w:kern w:val="0"/>
            <w:sz w:val="24"/>
            <w:szCs w:val="24"/>
          </w:rPr>
          <w:t>Nodes running the SWIB</w:t>
        </w:r>
      </w:ins>
      <w:ins w:id="1173" w:author="Zhang Li" w:date="2022-06-26T14:30:00Z">
        <w:r>
          <w:rPr>
            <w:rFonts w:ascii="Times New Roman" w:eastAsia="宋体" w:hAnsi="Times New Roman" w:cs="Times New Roman"/>
            <w:kern w:val="0"/>
            <w:sz w:val="24"/>
            <w:szCs w:val="24"/>
          </w:rPr>
          <w:t xml:space="preserve"> can achieve consensus on</w:t>
        </w:r>
      </w:ins>
      <w:ins w:id="1174" w:author="Zhang Li" w:date="2022-06-26T14:36:00Z">
        <w:r w:rsidR="00162500">
          <w:rPr>
            <w:rFonts w:ascii="Times New Roman" w:eastAsia="宋体" w:hAnsi="Times New Roman" w:cs="Times New Roman"/>
            <w:kern w:val="0"/>
            <w:sz w:val="24"/>
            <w:szCs w:val="24"/>
          </w:rPr>
          <w:t xml:space="preserve"> proposal</w:t>
        </w:r>
      </w:ins>
      <w:ins w:id="1175" w:author="Zhang Li" w:date="2022-06-26T14:48:00Z">
        <w:r w:rsidR="00EC5EA1">
          <w:rPr>
            <w:rFonts w:ascii="Times New Roman" w:eastAsia="宋体" w:hAnsi="Times New Roman" w:cs="Times New Roman"/>
            <w:kern w:val="0"/>
            <w:sz w:val="24"/>
            <w:szCs w:val="24"/>
          </w:rPr>
          <w:t>s</w:t>
        </w:r>
      </w:ins>
      <w:ins w:id="1176" w:author="Zhang Li" w:date="2022-06-26T14:36:00Z">
        <w:r w:rsidR="00162500">
          <w:rPr>
            <w:rFonts w:ascii="Times New Roman" w:eastAsia="宋体" w:hAnsi="Times New Roman" w:cs="Times New Roman"/>
            <w:kern w:val="0"/>
            <w:sz w:val="24"/>
            <w:szCs w:val="24"/>
          </w:rPr>
          <w:t xml:space="preserve">. </w:t>
        </w:r>
      </w:ins>
      <w:ins w:id="1177" w:author="Zhang Li" w:date="2022-06-26T14:49:00Z">
        <w:r w:rsidR="00EC5EA1">
          <w:rPr>
            <w:rFonts w:ascii="Times New Roman" w:eastAsia="宋体" w:hAnsi="Times New Roman" w:cs="Times New Roman"/>
            <w:kern w:val="0"/>
            <w:sz w:val="24"/>
            <w:szCs w:val="24"/>
          </w:rPr>
          <w:t xml:space="preserve">For simplicity, we assume that the consensus processing is divided into synchronous </w:t>
        </w:r>
      </w:ins>
      <w:del w:id="1178" w:author="Zhang Li" w:date="2022-06-26T14:49:00Z">
        <w:r w:rsidR="008D0987" w:rsidDel="00EC5EA1">
          <w:rPr>
            <w:rFonts w:ascii="Times New Roman" w:eastAsia="宋体" w:hAnsi="Times New Roman" w:cs="Times New Roman"/>
            <w:kern w:val="0"/>
            <w:sz w:val="24"/>
            <w:szCs w:val="24"/>
          </w:rPr>
          <w:delText xml:space="preserve">Time is divided into </w:delText>
        </w:r>
      </w:del>
      <w:r w:rsidR="008D0987">
        <w:rPr>
          <w:rFonts w:ascii="Times New Roman" w:eastAsia="宋体" w:hAnsi="Times New Roman" w:cs="Times New Roman"/>
          <w:kern w:val="0"/>
          <w:sz w:val="24"/>
          <w:szCs w:val="24"/>
        </w:rPr>
        <w:t xml:space="preserve">rounds, each of which contains </w:t>
      </w:r>
      <w:del w:id="1179" w:author="Zhang Li" w:date="2022-06-26T14:50:00Z">
        <w:r w:rsidR="008D0987" w:rsidDel="00EC5EA1">
          <w:rPr>
            <w:rFonts w:ascii="Times New Roman" w:eastAsia="宋体" w:hAnsi="Times New Roman" w:cs="Times New Roman"/>
            <w:kern w:val="0"/>
            <w:sz w:val="24"/>
            <w:szCs w:val="24"/>
          </w:rPr>
          <w:delText>a fixed number of</w:delText>
        </w:r>
      </w:del>
      <w:ins w:id="1180" w:author="Zhang Li" w:date="2022-06-26T14:50:00Z">
        <w:r w:rsidR="00EC5EA1">
          <w:rPr>
            <w:rFonts w:ascii="Times New Roman" w:eastAsia="宋体" w:hAnsi="Times New Roman" w:cs="Times New Roman"/>
            <w:kern w:val="0"/>
            <w:sz w:val="24"/>
            <w:szCs w:val="24"/>
          </w:rPr>
          <w:t>multiple</w:t>
        </w:r>
      </w:ins>
      <w:r w:rsidR="008D0987">
        <w:rPr>
          <w:rFonts w:ascii="Times New Roman" w:eastAsia="宋体" w:hAnsi="Times New Roman" w:cs="Times New Roman"/>
          <w:kern w:val="0"/>
          <w:sz w:val="24"/>
          <w:szCs w:val="24"/>
        </w:rPr>
        <w:t xml:space="preserve"> slots. A slot is the time unit for nodes to transmit or receive a</w:t>
      </w:r>
      <w:del w:id="1181" w:author="Zhang Li" w:date="2022-06-26T14:47:00Z">
        <w:r w:rsidR="008D0987" w:rsidDel="00EC5EA1">
          <w:rPr>
            <w:rFonts w:ascii="Times New Roman" w:eastAsia="宋体" w:hAnsi="Times New Roman" w:cs="Times New Roman"/>
            <w:kern w:val="0"/>
            <w:sz w:val="24"/>
            <w:szCs w:val="24"/>
          </w:rPr>
          <w:delText xml:space="preserve"> </w:delText>
        </w:r>
      </w:del>
      <w:del w:id="1182" w:author="Zhang Li" w:date="2022-06-12T12:09:00Z">
        <w:r w:rsidR="008D0987" w:rsidDel="00DD6F55">
          <w:rPr>
            <w:rFonts w:ascii="Times New Roman" w:eastAsia="宋体" w:hAnsi="Times New Roman" w:cs="Times New Roman"/>
            <w:kern w:val="0"/>
            <w:sz w:val="24"/>
            <w:szCs w:val="24"/>
          </w:rPr>
          <w:delText>packet</w:delText>
        </w:r>
      </w:del>
      <w:ins w:id="1183" w:author="Zhang Li" w:date="2022-06-26T14:51:00Z">
        <w:r w:rsidR="00EC5EA1">
          <w:rPr>
            <w:rFonts w:ascii="Times New Roman" w:eastAsia="宋体" w:hAnsi="Times New Roman" w:cs="Times New Roman"/>
            <w:kern w:val="0"/>
            <w:sz w:val="24"/>
            <w:szCs w:val="24"/>
          </w:rPr>
          <w:t xml:space="preserve"> </w:t>
        </w:r>
      </w:ins>
      <w:ins w:id="1184" w:author="Zhang Li" w:date="2022-06-26T14:48:00Z">
        <w:r w:rsidR="00EC5EA1">
          <w:rPr>
            <w:rFonts w:ascii="Times New Roman" w:eastAsia="宋体" w:hAnsi="Times New Roman" w:cs="Times New Roman"/>
            <w:kern w:val="0"/>
            <w:sz w:val="24"/>
            <w:szCs w:val="24"/>
          </w:rPr>
          <w:t>packet</w:t>
        </w:r>
      </w:ins>
      <w:r w:rsidR="008D0987">
        <w:rPr>
          <w:rFonts w:ascii="Times New Roman" w:eastAsia="宋体" w:hAnsi="Times New Roman" w:cs="Times New Roman"/>
          <w:kern w:val="0"/>
          <w:sz w:val="24"/>
          <w:szCs w:val="24"/>
        </w:rPr>
        <w:t>.</w:t>
      </w:r>
    </w:p>
    <w:p w14:paraId="5F09E0BA" w14:textId="5D1A015C" w:rsidR="00F63CDD" w:rsidRDefault="00A920EA" w:rsidP="00FE764F">
      <w:pPr>
        <w:spacing w:afterLines="100" w:after="312"/>
        <w:ind w:firstLine="420"/>
        <w:rPr>
          <w:ins w:id="1185" w:author="Zhang Li" w:date="2022-06-12T12:06:00Z"/>
          <w:rFonts w:ascii="Times New Roman" w:eastAsia="宋体" w:hAnsi="Times New Roman" w:cs="Times New Roman"/>
          <w:kern w:val="0"/>
          <w:sz w:val="24"/>
          <w:szCs w:val="24"/>
        </w:rPr>
      </w:pPr>
      <w:ins w:id="1186" w:author="Zhang Li" w:date="2022-06-26T15:33:00Z">
        <w:r>
          <w:rPr>
            <w:rFonts w:ascii="Times New Roman" w:eastAsia="宋体" w:hAnsi="Times New Roman" w:cs="Times New Roman"/>
            <w:kern w:val="0"/>
            <w:sz w:val="24"/>
            <w:szCs w:val="24"/>
          </w:rPr>
          <w:t>N</w:t>
        </w:r>
      </w:ins>
      <w:ins w:id="1187" w:author="Zhang Li" w:date="2022-06-26T15:14:00Z">
        <w:r w:rsidR="00520E7A">
          <w:rPr>
            <w:rFonts w:ascii="Times New Roman" w:eastAsia="宋体" w:hAnsi="Times New Roman" w:cs="Times New Roman"/>
            <w:kern w:val="0"/>
            <w:sz w:val="24"/>
            <w:szCs w:val="24"/>
          </w:rPr>
          <w:t xml:space="preserve">odes adopting digital signature technology can </w:t>
        </w:r>
      </w:ins>
      <w:ins w:id="1188" w:author="Zhang Li" w:date="2022-06-26T15:33:00Z">
        <w:r>
          <w:rPr>
            <w:rFonts w:ascii="Times New Roman" w:eastAsia="宋体" w:hAnsi="Times New Roman" w:cs="Times New Roman"/>
            <w:kern w:val="0"/>
            <w:sz w:val="24"/>
            <w:szCs w:val="24"/>
          </w:rPr>
          <w:t>achieve</w:t>
        </w:r>
      </w:ins>
      <w:ins w:id="1189" w:author="Zhang Li" w:date="2022-06-26T15:14:00Z">
        <w:r w:rsidR="00520E7A">
          <w:rPr>
            <w:rFonts w:ascii="Times New Roman" w:eastAsia="宋体" w:hAnsi="Times New Roman" w:cs="Times New Roman"/>
            <w:kern w:val="0"/>
            <w:sz w:val="24"/>
            <w:szCs w:val="24"/>
          </w:rPr>
          <w:t xml:space="preserve"> </w:t>
        </w:r>
      </w:ins>
      <w:ins w:id="1190" w:author="Zhang Li" w:date="2022-06-26T15:33:00Z">
        <w:r>
          <w:rPr>
            <w:rFonts w:ascii="Times New Roman" w:eastAsia="宋体" w:hAnsi="Times New Roman" w:cs="Times New Roman"/>
            <w:kern w:val="0"/>
            <w:sz w:val="24"/>
            <w:szCs w:val="24"/>
          </w:rPr>
          <w:t xml:space="preserve">node </w:t>
        </w:r>
      </w:ins>
      <w:ins w:id="1191" w:author="Zhang Li" w:date="2022-06-26T15:15:00Z">
        <w:r w:rsidR="00520E7A">
          <w:rPr>
            <w:rFonts w:ascii="Times New Roman" w:eastAsia="宋体" w:hAnsi="Times New Roman" w:cs="Times New Roman"/>
            <w:kern w:val="0"/>
            <w:sz w:val="24"/>
            <w:szCs w:val="24"/>
          </w:rPr>
          <w:t xml:space="preserve">identity </w:t>
        </w:r>
      </w:ins>
      <w:ins w:id="1192" w:author="Zhang Li" w:date="2022-06-26T15:33:00Z">
        <w:r>
          <w:rPr>
            <w:rFonts w:ascii="Times New Roman" w:eastAsia="宋体" w:hAnsi="Times New Roman" w:cs="Times New Roman"/>
            <w:kern w:val="0"/>
            <w:sz w:val="24"/>
            <w:szCs w:val="24"/>
          </w:rPr>
          <w:t>confirmation</w:t>
        </w:r>
      </w:ins>
      <w:ins w:id="1193" w:author="Zhang Li" w:date="2022-06-26T15:15:00Z">
        <w:r w:rsidR="00520E7A">
          <w:rPr>
            <w:rFonts w:ascii="Times New Roman" w:eastAsia="宋体" w:hAnsi="Times New Roman" w:cs="Times New Roman"/>
            <w:kern w:val="0"/>
            <w:sz w:val="24"/>
            <w:szCs w:val="24"/>
          </w:rPr>
          <w:t xml:space="preserve"> and </w:t>
        </w:r>
      </w:ins>
      <w:ins w:id="1194" w:author="Zhang Li" w:date="2022-06-26T15:34:00Z">
        <w:r>
          <w:rPr>
            <w:rFonts w:ascii="Times New Roman" w:eastAsia="宋体" w:hAnsi="Times New Roman" w:cs="Times New Roman"/>
            <w:kern w:val="0"/>
            <w:sz w:val="24"/>
            <w:szCs w:val="24"/>
          </w:rPr>
          <w:t xml:space="preserve">the verification and integrity of </w:t>
        </w:r>
      </w:ins>
      <w:ins w:id="1195" w:author="Zhang Li" w:date="2022-06-26T15:16:00Z">
        <w:r w:rsidR="00520E7A">
          <w:rPr>
            <w:rFonts w:ascii="Times New Roman" w:eastAsia="宋体" w:hAnsi="Times New Roman" w:cs="Times New Roman"/>
            <w:kern w:val="0"/>
            <w:sz w:val="24"/>
            <w:szCs w:val="24"/>
          </w:rPr>
          <w:t xml:space="preserve">communication </w:t>
        </w:r>
      </w:ins>
      <w:ins w:id="1196" w:author="Zhang Li" w:date="2022-06-26T15:15:00Z">
        <w:r w:rsidR="00520E7A">
          <w:rPr>
            <w:rFonts w:ascii="Times New Roman" w:eastAsia="宋体" w:hAnsi="Times New Roman" w:cs="Times New Roman"/>
            <w:kern w:val="0"/>
            <w:sz w:val="24"/>
            <w:szCs w:val="24"/>
          </w:rPr>
          <w:t>messages.</w:t>
        </w:r>
      </w:ins>
      <w:del w:id="1197" w:author="Zhang Li" w:date="2022-06-26T14:51:00Z">
        <w:r w:rsidR="008D0987" w:rsidDel="00EC5EA1">
          <w:rPr>
            <w:rFonts w:ascii="Times New Roman" w:eastAsia="宋体" w:hAnsi="Times New Roman" w:cs="Times New Roman"/>
            <w:kern w:val="0"/>
            <w:sz w:val="24"/>
            <w:szCs w:val="24"/>
          </w:rPr>
          <w:delText xml:space="preserve"> </w:delText>
        </w:r>
      </w:del>
      <w:ins w:id="1198" w:author="Zhang Li" w:date="2022-06-26T15:36:00Z">
        <w:r>
          <w:rPr>
            <w:rFonts w:ascii="Times New Roman" w:eastAsia="宋体" w:hAnsi="Times New Roman" w:cs="Times New Roman"/>
            <w:kern w:val="0"/>
            <w:sz w:val="24"/>
            <w:szCs w:val="24"/>
          </w:rPr>
          <w:t xml:space="preserve"> In digital signature, each node has </w:t>
        </w:r>
      </w:ins>
      <w:ins w:id="1199" w:author="Zhang Li" w:date="2022-06-26T15:37:00Z">
        <w:r>
          <w:rPr>
            <w:rFonts w:ascii="Times New Roman" w:eastAsia="宋体" w:hAnsi="Times New Roman" w:cs="Times New Roman"/>
            <w:kern w:val="0"/>
            <w:sz w:val="24"/>
            <w:szCs w:val="24"/>
          </w:rPr>
          <w:t xml:space="preserve">its key pair, which used to </w:t>
        </w:r>
      </w:ins>
      <w:ins w:id="1200" w:author="Zhang Li" w:date="2022-06-26T15:38:00Z">
        <w:r w:rsidR="00446699">
          <w:rPr>
            <w:rFonts w:ascii="Times New Roman" w:eastAsia="宋体" w:hAnsi="Times New Roman" w:cs="Times New Roman"/>
            <w:kern w:val="0"/>
            <w:sz w:val="24"/>
            <w:szCs w:val="24"/>
          </w:rPr>
          <w:t xml:space="preserve">message </w:t>
        </w:r>
      </w:ins>
      <w:ins w:id="1201" w:author="Zhang Li" w:date="2022-06-26T15:37:00Z">
        <w:r>
          <w:rPr>
            <w:rFonts w:ascii="Times New Roman" w:eastAsia="宋体" w:hAnsi="Times New Roman" w:cs="Times New Roman"/>
            <w:kern w:val="0"/>
            <w:sz w:val="24"/>
            <w:szCs w:val="24"/>
          </w:rPr>
          <w:t>encry</w:t>
        </w:r>
      </w:ins>
      <w:ins w:id="1202" w:author="Zhang Li" w:date="2022-06-26T15:38:00Z">
        <w:r w:rsidR="00446699">
          <w:rPr>
            <w:rFonts w:ascii="Times New Roman" w:eastAsia="宋体" w:hAnsi="Times New Roman" w:cs="Times New Roman"/>
            <w:kern w:val="0"/>
            <w:sz w:val="24"/>
            <w:szCs w:val="24"/>
          </w:rPr>
          <w:t>ption and</w:t>
        </w:r>
      </w:ins>
      <w:ins w:id="1203" w:author="Zhang Li" w:date="2022-06-26T15:37:00Z">
        <w:r>
          <w:rPr>
            <w:rFonts w:ascii="Times New Roman" w:eastAsia="宋体" w:hAnsi="Times New Roman" w:cs="Times New Roman"/>
            <w:kern w:val="0"/>
            <w:sz w:val="24"/>
            <w:szCs w:val="24"/>
          </w:rPr>
          <w:t xml:space="preserve"> </w:t>
        </w:r>
      </w:ins>
      <w:ins w:id="1204" w:author="Zhang Li" w:date="2022-06-26T15:38:00Z">
        <w:r w:rsidR="00446699">
          <w:rPr>
            <w:rFonts w:ascii="Times New Roman" w:eastAsia="宋体" w:hAnsi="Times New Roman" w:cs="Times New Roman"/>
            <w:kern w:val="0"/>
            <w:sz w:val="24"/>
            <w:szCs w:val="24"/>
          </w:rPr>
          <w:t>decryption, and generate signature.</w:t>
        </w:r>
      </w:ins>
      <w:ins w:id="1205" w:author="Zhang Li" w:date="2022-06-26T15:39:00Z">
        <w:r w:rsidR="00446699">
          <w:rPr>
            <w:rFonts w:ascii="Times New Roman" w:eastAsia="宋体" w:hAnsi="Times New Roman" w:cs="Times New Roman"/>
            <w:kern w:val="0"/>
            <w:sz w:val="24"/>
            <w:szCs w:val="24"/>
          </w:rPr>
          <w:t xml:space="preserve"> We assume that each node can get its private-public key pair and a main public key by independently running a secure distributed key generation protocol. </w:t>
        </w:r>
      </w:ins>
      <w:del w:id="1206" w:author="Zhang Li" w:date="2022-06-26T15:42:00Z">
        <w:r w:rsidR="008D0987" w:rsidDel="00446699">
          <w:rPr>
            <w:rFonts w:ascii="Times New Roman" w:eastAsia="宋体" w:hAnsi="Times New Roman" w:cs="Times New Roman"/>
            <w:kern w:val="0"/>
            <w:sz w:val="24"/>
            <w:szCs w:val="24"/>
          </w:rPr>
          <w:delText xml:space="preserve">Each node can generate its </w:delText>
        </w:r>
        <w:r w:rsidR="008D0987" w:rsidDel="00446699">
          <w:rPr>
            <w:rFonts w:ascii="Times New Roman" w:eastAsia="宋体" w:hAnsi="Times New Roman" w:cs="Times New Roman"/>
            <w:kern w:val="0"/>
            <w:sz w:val="24"/>
            <w:szCs w:val="24"/>
          </w:rPr>
          <w:lastRenderedPageBreak/>
          <w:delText xml:space="preserve">private-public key pair and main public key by running a secure distributed key generation protocol. </w:delText>
        </w:r>
      </w:del>
      <w:r w:rsidR="008D0987">
        <w:rPr>
          <w:rFonts w:ascii="Times New Roman" w:eastAsia="宋体" w:hAnsi="Times New Roman" w:cs="Times New Roman"/>
          <w:kern w:val="0"/>
          <w:sz w:val="24"/>
          <w:szCs w:val="24"/>
        </w:rPr>
        <w:t xml:space="preserve">Each node can obtain </w:t>
      </w:r>
      <w:del w:id="1207" w:author="Zhang Li" w:date="2022-06-26T15:43:00Z">
        <w:r w:rsidR="008D0987" w:rsidDel="00FE764F">
          <w:rPr>
            <w:rFonts w:ascii="Times New Roman" w:eastAsia="宋体" w:hAnsi="Times New Roman" w:cs="Times New Roman"/>
            <w:kern w:val="0"/>
            <w:sz w:val="24"/>
            <w:szCs w:val="24"/>
          </w:rPr>
          <w:delText>other nodes'</w:delText>
        </w:r>
      </w:del>
      <w:ins w:id="1208" w:author="Zhang Li" w:date="2022-06-26T15:43:00Z">
        <w:r w:rsidR="00FE764F">
          <w:rPr>
            <w:rFonts w:ascii="Times New Roman" w:eastAsia="宋体" w:hAnsi="Times New Roman" w:cs="Times New Roman"/>
            <w:kern w:val="0"/>
            <w:sz w:val="24"/>
            <w:szCs w:val="24"/>
          </w:rPr>
          <w:t>the</w:t>
        </w:r>
      </w:ins>
      <w:r w:rsidR="008D0987">
        <w:rPr>
          <w:rFonts w:ascii="Times New Roman" w:eastAsia="宋体" w:hAnsi="Times New Roman" w:cs="Times New Roman"/>
          <w:kern w:val="0"/>
          <w:sz w:val="24"/>
          <w:szCs w:val="24"/>
        </w:rPr>
        <w:t xml:space="preserve"> public keys and identities </w:t>
      </w:r>
      <w:ins w:id="1209" w:author="Zhang Li" w:date="2022-06-26T15:43:00Z">
        <w:r w:rsidR="00FE764F">
          <w:rPr>
            <w:rFonts w:ascii="Times New Roman" w:eastAsia="宋体" w:hAnsi="Times New Roman" w:cs="Times New Roman"/>
            <w:kern w:val="0"/>
            <w:sz w:val="24"/>
            <w:szCs w:val="24"/>
          </w:rPr>
          <w:t xml:space="preserve">of other nodes </w:t>
        </w:r>
      </w:ins>
      <w:r w:rsidR="008D0987">
        <w:rPr>
          <w:rFonts w:ascii="Times New Roman" w:eastAsia="宋体" w:hAnsi="Times New Roman" w:cs="Times New Roman"/>
          <w:kern w:val="0"/>
          <w:sz w:val="24"/>
          <w:szCs w:val="24"/>
        </w:rPr>
        <w:t>by exchanging messages.</w:t>
      </w:r>
      <w:ins w:id="1210" w:author="Zhang Li" w:date="2022-06-26T15:43:00Z">
        <w:r w:rsidR="00FE764F" w:rsidRPr="00FE764F">
          <w:rPr>
            <w:rFonts w:ascii="Times New Roman" w:eastAsia="宋体" w:hAnsi="Times New Roman" w:cs="Times New Roman"/>
            <w:kern w:val="0"/>
            <w:sz w:val="24"/>
            <w:szCs w:val="24"/>
          </w:rPr>
          <w:t xml:space="preserve"> </w:t>
        </w:r>
        <w:r w:rsidR="00FE764F">
          <w:rPr>
            <w:rFonts w:ascii="Times New Roman" w:eastAsia="宋体" w:hAnsi="Times New Roman" w:cs="Times New Roman"/>
            <w:kern w:val="0"/>
            <w:sz w:val="24"/>
            <w:szCs w:val="24"/>
          </w:rPr>
          <w:t>Thus, each node knows the identities and public keys of all other nodes.</w:t>
        </w:r>
      </w:ins>
      <w:del w:id="1211" w:author="Zhang Li" w:date="2022-06-26T15:43:00Z">
        <w:r w:rsidR="008D0987" w:rsidDel="00FE764F">
          <w:rPr>
            <w:rFonts w:ascii="Times New Roman" w:eastAsia="宋体" w:hAnsi="Times New Roman" w:cs="Times New Roman"/>
            <w:kern w:val="0"/>
            <w:sz w:val="24"/>
            <w:szCs w:val="24"/>
          </w:rPr>
          <w:delText xml:space="preserve"> In this paper, we assume that the number of honest nodes satisfies the requirement of threshold BLS signature scheme, which ensures the security of the proposed protocol.</w:delText>
        </w:r>
      </w:del>
      <w:bookmarkEnd w:id="1152"/>
    </w:p>
    <w:p w14:paraId="3B8FC0A5" w14:textId="77777777" w:rsidR="00CA5769" w:rsidRDefault="00CA5769" w:rsidP="00CA5769">
      <w:pPr>
        <w:pStyle w:val="2"/>
        <w:rPr>
          <w:rFonts w:ascii="Times New Roman" w:eastAsia="黑体" w:hAnsi="Times New Roman" w:cs="Times New Roman"/>
          <w:sz w:val="28"/>
          <w:szCs w:val="28"/>
        </w:rPr>
      </w:pPr>
      <w:bookmarkStart w:id="121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21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4430BAE" w:rsidR="00DD6F55" w:rsidRDefault="00BA7C4D" w:rsidP="00157EAB">
      <w:pPr>
        <w:spacing w:afterLines="100" w:after="312"/>
        <w:ind w:firstLine="420"/>
        <w:rPr>
          <w:rFonts w:ascii="Times New Roman" w:eastAsia="宋体" w:hAnsi="Times New Roman" w:cs="Times New Roman"/>
          <w:kern w:val="0"/>
          <w:sz w:val="24"/>
          <w:szCs w:val="24"/>
        </w:rPr>
      </w:pPr>
      <w:ins w:id="1213" w:author="Zhang Li" w:date="2022-06-25T13:11:00Z">
        <w:r>
          <w:rPr>
            <w:rFonts w:ascii="Times New Roman" w:eastAsia="宋体" w:hAnsi="Times New Roman" w:cs="Times New Roman"/>
            <w:kern w:val="0"/>
            <w:sz w:val="24"/>
            <w:szCs w:val="24"/>
          </w:rPr>
          <w:t xml:space="preserve">We </w:t>
        </w:r>
      </w:ins>
      <w:ins w:id="1214" w:author="Zhang Li" w:date="2022-06-25T13:43:00Z">
        <w:r w:rsidR="00DA44D8">
          <w:rPr>
            <w:rFonts w:ascii="Times New Roman" w:eastAsia="宋体" w:hAnsi="Times New Roman" w:cs="Times New Roman"/>
            <w:kern w:val="0"/>
            <w:sz w:val="24"/>
            <w:szCs w:val="24"/>
          </w:rPr>
          <w:t>consider a</w:t>
        </w:r>
      </w:ins>
      <w:ins w:id="1215" w:author="Zhang Li" w:date="2022-06-25T13:11:00Z">
        <w:r>
          <w:rPr>
            <w:rFonts w:ascii="Times New Roman" w:eastAsia="宋体" w:hAnsi="Times New Roman" w:cs="Times New Roman"/>
            <w:kern w:val="0"/>
            <w:sz w:val="24"/>
            <w:szCs w:val="24"/>
          </w:rPr>
          <w:t xml:space="preserve"> wireless communication model </w:t>
        </w:r>
      </w:ins>
      <w:ins w:id="1216" w:author="Zhang Li" w:date="2022-06-26T16:13:00Z">
        <w:r w:rsidR="00371036">
          <w:rPr>
            <w:rFonts w:ascii="Times New Roman" w:eastAsia="宋体" w:hAnsi="Times New Roman" w:cs="Times New Roman"/>
            <w:kern w:val="0"/>
            <w:sz w:val="24"/>
            <w:szCs w:val="24"/>
          </w:rPr>
          <w:t>with</w:t>
        </w:r>
      </w:ins>
      <w:ins w:id="1217" w:author="Zhang Li" w:date="2022-06-26T15:54:00Z">
        <w:r w:rsidR="004636E6">
          <w:rPr>
            <w:rFonts w:ascii="Times New Roman" w:eastAsia="宋体" w:hAnsi="Times New Roman" w:cs="Times New Roman"/>
            <w:kern w:val="0"/>
            <w:sz w:val="24"/>
            <w:szCs w:val="24"/>
          </w:rPr>
          <w:t xml:space="preserve"> p-</w:t>
        </w:r>
      </w:ins>
      <w:ins w:id="1218" w:author="Zhang Li" w:date="2022-06-26T15:56:00Z">
        <w:r w:rsidR="004636E6">
          <w:rPr>
            <w:rFonts w:ascii="Times New Roman" w:eastAsia="宋体" w:hAnsi="Times New Roman" w:cs="Times New Roman"/>
            <w:kern w:val="0"/>
            <w:sz w:val="24"/>
            <w:szCs w:val="24"/>
          </w:rPr>
          <w:t>persis</w:t>
        </w:r>
      </w:ins>
      <w:ins w:id="1219" w:author="Zhang Li" w:date="2022-06-26T15:57:00Z">
        <w:r w:rsidR="004636E6">
          <w:rPr>
            <w:rFonts w:ascii="Times New Roman" w:eastAsia="宋体" w:hAnsi="Times New Roman" w:cs="Times New Roman"/>
            <w:kern w:val="0"/>
            <w:sz w:val="24"/>
            <w:szCs w:val="24"/>
          </w:rPr>
          <w:t>tent</w:t>
        </w:r>
      </w:ins>
      <w:ins w:id="1220" w:author="Zhang Li" w:date="2022-06-26T15:54:00Z">
        <w:r w:rsidR="004636E6">
          <w:rPr>
            <w:rFonts w:ascii="Times New Roman" w:eastAsia="宋体" w:hAnsi="Times New Roman" w:cs="Times New Roman"/>
            <w:kern w:val="0"/>
            <w:sz w:val="24"/>
            <w:szCs w:val="24"/>
          </w:rPr>
          <w:t xml:space="preserve"> </w:t>
        </w:r>
      </w:ins>
      <w:ins w:id="1221" w:author="Zhang Li" w:date="2022-06-26T16:14:00Z">
        <w:r w:rsidR="00371036">
          <w:rPr>
            <w:rFonts w:ascii="Times New Roman" w:eastAsia="宋体" w:hAnsi="Times New Roman" w:cs="Times New Roman"/>
            <w:kern w:val="0"/>
            <w:sz w:val="24"/>
            <w:szCs w:val="24"/>
          </w:rPr>
          <w:t>carrier-sense multiple access</w:t>
        </w:r>
      </w:ins>
      <w:ins w:id="1222" w:author="Zhang Li" w:date="2022-06-26T16:15:00Z">
        <w:r w:rsidR="00371036">
          <w:rPr>
            <w:rFonts w:ascii="Times New Roman" w:eastAsia="宋体" w:hAnsi="Times New Roman" w:cs="Times New Roman"/>
            <w:kern w:val="0"/>
            <w:sz w:val="24"/>
            <w:szCs w:val="24"/>
          </w:rPr>
          <w:t xml:space="preserve"> (</w:t>
        </w:r>
      </w:ins>
      <w:ins w:id="1223" w:author="Zhang Li" w:date="2022-06-26T15:54:00Z">
        <w:r w:rsidR="004636E6">
          <w:rPr>
            <w:rFonts w:ascii="Times New Roman" w:eastAsia="宋体" w:hAnsi="Times New Roman" w:cs="Times New Roman"/>
            <w:kern w:val="0"/>
            <w:sz w:val="24"/>
            <w:szCs w:val="24"/>
          </w:rPr>
          <w:t>CSMA</w:t>
        </w:r>
      </w:ins>
      <w:ins w:id="1224" w:author="Zhang Li" w:date="2022-06-26T16:01:00Z">
        <w:r w:rsidR="0016627A">
          <w:rPr>
            <w:rFonts w:ascii="Times New Roman" w:eastAsia="宋体" w:hAnsi="Times New Roman" w:cs="Times New Roman"/>
            <w:kern w:val="0"/>
            <w:sz w:val="24"/>
            <w:szCs w:val="24"/>
          </w:rPr>
          <w:t>)</w:t>
        </w:r>
      </w:ins>
      <w:ins w:id="1225" w:author="Zhang Li" w:date="2022-06-26T16:15:00Z">
        <w:r w:rsidR="00371036">
          <w:rPr>
            <w:rFonts w:ascii="Times New Roman" w:eastAsia="宋体" w:hAnsi="Times New Roman" w:cs="Times New Roman"/>
            <w:kern w:val="0"/>
            <w:sz w:val="24"/>
            <w:szCs w:val="24"/>
          </w:rPr>
          <w:t>, where</w:t>
        </w:r>
      </w:ins>
      <w:ins w:id="1226" w:author="Zhang Li" w:date="2022-06-26T16:02:00Z">
        <w:r w:rsidR="0016627A">
          <w:rPr>
            <w:rFonts w:ascii="Times New Roman" w:eastAsia="宋体" w:hAnsi="Times New Roman" w:cs="Times New Roman"/>
            <w:kern w:val="0"/>
            <w:sz w:val="24"/>
            <w:szCs w:val="24"/>
          </w:rPr>
          <w:t xml:space="preserve"> n</w:t>
        </w:r>
      </w:ins>
      <w:ins w:id="1227" w:author="Zhang Li" w:date="2022-06-26T15:59:00Z">
        <w:r w:rsidR="0016627A">
          <w:rPr>
            <w:rFonts w:ascii="Times New Roman" w:eastAsia="宋体" w:hAnsi="Times New Roman" w:cs="Times New Roman"/>
            <w:kern w:val="0"/>
            <w:sz w:val="24"/>
            <w:szCs w:val="24"/>
          </w:rPr>
          <w:t>ode</w:t>
        </w:r>
      </w:ins>
      <w:ins w:id="1228" w:author="Zhang Li" w:date="2022-06-26T16:02:00Z">
        <w:r w:rsidR="0016627A">
          <w:rPr>
            <w:rFonts w:ascii="Times New Roman" w:eastAsia="宋体" w:hAnsi="Times New Roman" w:cs="Times New Roman"/>
            <w:kern w:val="0"/>
            <w:sz w:val="24"/>
            <w:szCs w:val="24"/>
          </w:rPr>
          <w:t>s</w:t>
        </w:r>
      </w:ins>
      <w:ins w:id="1229" w:author="Zhang Li" w:date="2022-06-26T15:59:00Z">
        <w:r w:rsidR="0016627A">
          <w:rPr>
            <w:rFonts w:ascii="Times New Roman" w:eastAsia="宋体" w:hAnsi="Times New Roman" w:cs="Times New Roman"/>
            <w:kern w:val="0"/>
            <w:sz w:val="24"/>
            <w:szCs w:val="24"/>
          </w:rPr>
          <w:t xml:space="preserve"> </w:t>
        </w:r>
      </w:ins>
      <w:ins w:id="1230" w:author="Zhang Li" w:date="2022-06-26T16:22:00Z">
        <w:r w:rsidR="000856F0">
          <w:rPr>
            <w:rFonts w:ascii="Times New Roman" w:eastAsia="宋体" w:hAnsi="Times New Roman" w:cs="Times New Roman"/>
            <w:kern w:val="0"/>
            <w:sz w:val="24"/>
            <w:szCs w:val="24"/>
          </w:rPr>
          <w:t xml:space="preserve">continuously </w:t>
        </w:r>
      </w:ins>
      <w:ins w:id="1231" w:author="Zhang Li" w:date="2022-06-26T16:15:00Z">
        <w:r w:rsidR="00371036">
          <w:rPr>
            <w:rFonts w:ascii="Times New Roman" w:eastAsia="宋体" w:hAnsi="Times New Roman" w:cs="Times New Roman"/>
            <w:kern w:val="0"/>
            <w:sz w:val="24"/>
            <w:szCs w:val="24"/>
          </w:rPr>
          <w:t>sense</w:t>
        </w:r>
      </w:ins>
      <w:ins w:id="1232" w:author="Zhang Li" w:date="2022-06-26T16:22:00Z">
        <w:r w:rsidR="000856F0">
          <w:rPr>
            <w:rFonts w:ascii="Times New Roman" w:eastAsia="宋体" w:hAnsi="Times New Roman" w:cs="Times New Roman"/>
            <w:kern w:val="0"/>
            <w:sz w:val="24"/>
            <w:szCs w:val="24"/>
          </w:rPr>
          <w:t>,</w:t>
        </w:r>
      </w:ins>
      <w:ins w:id="1233" w:author="Zhang Li" w:date="2022-06-26T16:15:00Z">
        <w:r w:rsidR="00371036">
          <w:rPr>
            <w:rFonts w:ascii="Times New Roman" w:eastAsia="宋体" w:hAnsi="Times New Roman" w:cs="Times New Roman"/>
            <w:kern w:val="0"/>
            <w:sz w:val="24"/>
            <w:szCs w:val="24"/>
          </w:rPr>
          <w:t xml:space="preserve"> </w:t>
        </w:r>
      </w:ins>
      <w:ins w:id="1234" w:author="Zhang Li" w:date="2022-06-26T16:22:00Z">
        <w:r w:rsidR="000856F0">
          <w:rPr>
            <w:rFonts w:ascii="Times New Roman" w:eastAsia="宋体" w:hAnsi="Times New Roman" w:cs="Times New Roman"/>
            <w:kern w:val="0"/>
            <w:sz w:val="24"/>
            <w:szCs w:val="24"/>
          </w:rPr>
          <w:t>and</w:t>
        </w:r>
      </w:ins>
      <w:ins w:id="1235" w:author="Zhang Li" w:date="2022-06-25T14:14:00Z">
        <w:r w:rsidR="003B03F0">
          <w:rPr>
            <w:rFonts w:ascii="Times New Roman" w:eastAsia="宋体" w:hAnsi="Times New Roman" w:cs="Times New Roman"/>
            <w:kern w:val="0"/>
            <w:sz w:val="24"/>
            <w:szCs w:val="24"/>
          </w:rPr>
          <w:t xml:space="preserve"> </w:t>
        </w:r>
      </w:ins>
      <w:ins w:id="1236" w:author="Zhang Li" w:date="2022-06-25T15:36:00Z">
        <w:r w:rsidR="00CA16E4">
          <w:rPr>
            <w:rFonts w:ascii="Times New Roman" w:eastAsia="宋体" w:hAnsi="Times New Roman" w:cs="Times New Roman"/>
            <w:kern w:val="0"/>
            <w:sz w:val="24"/>
            <w:szCs w:val="24"/>
          </w:rPr>
          <w:t xml:space="preserve">transmit </w:t>
        </w:r>
      </w:ins>
      <w:ins w:id="1237" w:author="Zhang Li" w:date="2022-06-25T13:08:00Z">
        <w:r>
          <w:rPr>
            <w:rFonts w:ascii="Times New Roman" w:eastAsia="宋体" w:hAnsi="Times New Roman" w:cs="Times New Roman"/>
            <w:kern w:val="0"/>
            <w:sz w:val="24"/>
            <w:szCs w:val="24"/>
          </w:rPr>
          <w:t>message with probab</w:t>
        </w:r>
      </w:ins>
      <w:ins w:id="1238" w:author="Zhang Li" w:date="2022-06-25T13:09:00Z">
        <w:r>
          <w:rPr>
            <w:rFonts w:ascii="Times New Roman" w:eastAsia="宋体" w:hAnsi="Times New Roman" w:cs="Times New Roman"/>
            <w:kern w:val="0"/>
            <w:sz w:val="24"/>
            <w:szCs w:val="24"/>
          </w:rPr>
          <w:t xml:space="preserve">ility </w:t>
        </w:r>
      </w:ins>
      <m:oMath>
        <m:r>
          <w:ins w:id="1239" w:author="Zhang Li" w:date="2022-06-25T13:09:00Z">
            <w:rPr>
              <w:rFonts w:ascii="Cambria Math" w:eastAsia="宋体" w:hAnsi="Cambria Math" w:cs="Times New Roman"/>
              <w:kern w:val="0"/>
              <w:sz w:val="24"/>
              <w:szCs w:val="24"/>
            </w:rPr>
            <m:t>p</m:t>
          </w:ins>
        </m:r>
      </m:oMath>
      <w:ins w:id="1240" w:author="Zhang Li" w:date="2022-06-25T13: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when detecting channel id</w:t>
        </w:r>
      </w:ins>
      <w:ins w:id="1241" w:author="Zhang Li" w:date="2022-06-25T13:10:00Z">
        <w:r>
          <w:rPr>
            <w:rFonts w:ascii="Times New Roman" w:eastAsia="宋体" w:hAnsi="Times New Roman" w:cs="Times New Roman"/>
            <w:kern w:val="0"/>
            <w:sz w:val="24"/>
            <w:szCs w:val="24"/>
          </w:rPr>
          <w:t>le</w:t>
        </w:r>
      </w:ins>
      <w:ins w:id="1242" w:author="Zhang Li" w:date="2022-06-25T13:09:00Z">
        <w:r>
          <w:rPr>
            <w:rFonts w:ascii="Times New Roman" w:eastAsia="宋体" w:hAnsi="Times New Roman" w:cs="Times New Roman"/>
            <w:kern w:val="0"/>
            <w:sz w:val="24"/>
            <w:szCs w:val="24"/>
          </w:rPr>
          <w:t>.</w:t>
        </w:r>
      </w:ins>
      <w:ins w:id="1243" w:author="Zhang Li" w:date="2022-06-25T16:36:00Z">
        <w:r w:rsidR="00987CFE">
          <w:rPr>
            <w:rFonts w:ascii="Times New Roman" w:eastAsia="宋体" w:hAnsi="Times New Roman" w:cs="Times New Roman"/>
            <w:kern w:val="0"/>
            <w:sz w:val="24"/>
            <w:szCs w:val="24"/>
          </w:rPr>
          <w:t xml:space="preserve"> </w:t>
        </w:r>
      </w:ins>
      <w:ins w:id="1244" w:author="Zhang Li" w:date="2022-06-25T16:22:00Z">
        <w:r w:rsidR="00876E49">
          <w:rPr>
            <w:rFonts w:ascii="Times New Roman" w:eastAsia="宋体" w:hAnsi="Times New Roman" w:cs="Times New Roman"/>
            <w:kern w:val="0"/>
            <w:sz w:val="24"/>
            <w:szCs w:val="24"/>
          </w:rPr>
          <w:t xml:space="preserve">We assume that the wireless channels </w:t>
        </w:r>
      </w:ins>
      <w:ins w:id="1245" w:author="Zhang Li" w:date="2022-06-25T16:24:00Z">
        <w:r w:rsidR="007B3FE0">
          <w:rPr>
            <w:rFonts w:ascii="Times New Roman" w:eastAsia="宋体" w:hAnsi="Times New Roman" w:cs="Times New Roman"/>
            <w:kern w:val="0"/>
            <w:sz w:val="24"/>
            <w:szCs w:val="24"/>
          </w:rPr>
          <w:t xml:space="preserve">follow the Rayleigh fading model </w:t>
        </w:r>
        <w:r w:rsidR="007B3FE0">
          <w:rPr>
            <w:rFonts w:ascii="Times New Roman" w:eastAsia="宋体" w:hAnsi="Times New Roman" w:cs="Times New Roman" w:hint="eastAsia"/>
            <w:kern w:val="0"/>
            <w:sz w:val="24"/>
            <w:szCs w:val="24"/>
          </w:rPr>
          <w:t>[</w:t>
        </w:r>
        <w:r w:rsidR="007B3FE0">
          <w:rPr>
            <w:rFonts w:ascii="Times New Roman" w:eastAsia="宋体" w:hAnsi="Times New Roman" w:cs="Times New Roman"/>
            <w:kern w:val="0"/>
            <w:sz w:val="24"/>
            <w:szCs w:val="24"/>
          </w:rPr>
          <w:t xml:space="preserve">32]. </w:t>
        </w:r>
      </w:ins>
      <w:ins w:id="1246" w:author="Zhang Li" w:date="2022-06-26T16:28:00Z">
        <w:r w:rsidR="00157EAB">
          <w:rPr>
            <w:rFonts w:ascii="Times New Roman" w:eastAsia="宋体" w:hAnsi="Times New Roman" w:cs="Times New Roman"/>
            <w:kern w:val="0"/>
            <w:sz w:val="24"/>
            <w:szCs w:val="24"/>
          </w:rPr>
          <w:t xml:space="preserve">In detail, the wireless channel between nodes </w:t>
        </w:r>
      </w:ins>
      <m:oMath>
        <m:r>
          <w:ins w:id="1247" w:author="Zhang Li" w:date="2022-06-26T16:28:00Z">
            <w:rPr>
              <w:rFonts w:ascii="Cambria Math" w:eastAsia="宋体" w:hAnsi="Cambria Math" w:cs="Times New Roman"/>
              <w:kern w:val="0"/>
              <w:sz w:val="24"/>
              <w:szCs w:val="24"/>
            </w:rPr>
            <m:t>u</m:t>
          </w:ins>
        </m:r>
      </m:oMath>
      <w:ins w:id="1248" w:author="Zhang Li" w:date="2022-06-26T16:28:00Z">
        <w:r w:rsidR="00157EAB">
          <w:rPr>
            <w:rFonts w:ascii="Times New Roman" w:eastAsia="宋体" w:hAnsi="Times New Roman" w:cs="Times New Roman" w:hint="eastAsia"/>
            <w:kern w:val="0"/>
            <w:sz w:val="24"/>
            <w:szCs w:val="24"/>
          </w:rPr>
          <w:t xml:space="preserve"> </w:t>
        </w:r>
        <w:r w:rsidR="00157EAB">
          <w:rPr>
            <w:rFonts w:ascii="Times New Roman" w:eastAsia="宋体" w:hAnsi="Times New Roman" w:cs="Times New Roman"/>
            <w:kern w:val="0"/>
            <w:sz w:val="24"/>
            <w:szCs w:val="24"/>
          </w:rPr>
          <w:t xml:space="preserve">and </w:t>
        </w:r>
      </w:ins>
      <m:oMath>
        <m:r>
          <w:ins w:id="1249" w:author="Zhang Li" w:date="2022-06-26T16:28:00Z">
            <w:rPr>
              <w:rFonts w:ascii="Cambria Math" w:eastAsia="宋体" w:hAnsi="Cambria Math" w:cs="Times New Roman"/>
              <w:kern w:val="0"/>
              <w:sz w:val="24"/>
              <w:szCs w:val="24"/>
            </w:rPr>
            <m:t>v</m:t>
          </w:ins>
        </m:r>
      </m:oMath>
      <w:ins w:id="1250" w:author="Zhang Li" w:date="2022-06-26T16:28:00Z">
        <w:r w:rsidR="00157EAB">
          <w:rPr>
            <w:rFonts w:ascii="Times New Roman" w:eastAsia="宋体" w:hAnsi="Times New Roman" w:cs="Times New Roman" w:hint="eastAsia"/>
            <w:kern w:val="0"/>
            <w:sz w:val="24"/>
            <w:szCs w:val="24"/>
          </w:rPr>
          <w:t xml:space="preserve"> </w:t>
        </w:r>
        <w:r w:rsidR="00157EAB">
          <w:rPr>
            <w:rFonts w:ascii="Times New Roman" w:eastAsia="宋体" w:hAnsi="Times New Roman" w:cs="Times New Roman"/>
            <w:kern w:val="0"/>
            <w:sz w:val="24"/>
            <w:szCs w:val="24"/>
          </w:rPr>
          <w:t>experiences path-loss is modeled as</w:t>
        </w:r>
      </w:ins>
      <w:ins w:id="1251" w:author="Zhang Li" w:date="2022-06-25T16:25:00Z">
        <w:r w:rsidR="007B3FE0">
          <w:rPr>
            <w:rFonts w:ascii="Times New Roman" w:eastAsia="宋体" w:hAnsi="Times New Roman" w:cs="Times New Roman"/>
            <w:kern w:val="0"/>
            <w:sz w:val="24"/>
            <w:szCs w:val="24"/>
          </w:rPr>
          <w:t xml:space="preserve"> </w:t>
        </w:r>
      </w:ins>
      <w:del w:id="1252" w:author="Zhang Li" w:date="2022-06-25T16:25:00Z">
        <w:r w:rsidR="00DD6F55" w:rsidDel="007B3FE0">
          <w:rPr>
            <w:rFonts w:ascii="Times New Roman" w:eastAsia="宋体" w:hAnsi="Times New Roman" w:cs="Times New Roman" w:hint="eastAsia"/>
            <w:kern w:val="0"/>
            <w:sz w:val="24"/>
            <w:szCs w:val="24"/>
          </w:rPr>
          <w:delText>I</w:delText>
        </w:r>
        <w:r w:rsidR="00DD6F55" w:rsidDel="007B3FE0">
          <w:rPr>
            <w:rFonts w:ascii="Times New Roman" w:eastAsia="宋体" w:hAnsi="Times New Roman" w:cs="Times New Roman"/>
            <w:kern w:val="0"/>
            <w:sz w:val="24"/>
            <w:szCs w:val="24"/>
          </w:rPr>
          <w:delText xml:space="preserve">n this </w:delText>
        </w:r>
      </w:del>
      <w:del w:id="1253" w:author="Zhang Li" w:date="2022-06-24T21:28:00Z">
        <w:r w:rsidR="00DD6F55" w:rsidDel="00C42386">
          <w:rPr>
            <w:rFonts w:ascii="Times New Roman" w:eastAsia="宋体" w:hAnsi="Times New Roman" w:cs="Times New Roman"/>
            <w:kern w:val="0"/>
            <w:sz w:val="24"/>
            <w:szCs w:val="24"/>
          </w:rPr>
          <w:delText>paper</w:delText>
        </w:r>
      </w:del>
      <w:del w:id="1254" w:author="Zhang Li" w:date="2022-06-25T16:25:00Z">
        <w:r w:rsidR="00DD6F55" w:rsidDel="007B3FE0">
          <w:rPr>
            <w:rFonts w:ascii="Times New Roman" w:eastAsia="宋体" w:hAnsi="Times New Roman" w:cs="Times New Roman"/>
            <w:kern w:val="0"/>
            <w:sz w:val="24"/>
            <w:szCs w:val="24"/>
          </w:rPr>
          <w:delText xml:space="preserve">, nodes </w:delText>
        </w:r>
        <w:r w:rsidR="00DD6F55" w:rsidDel="007B3FE0">
          <w:rPr>
            <w:rFonts w:ascii="Times New Roman" w:eastAsia="宋体" w:hAnsi="Times New Roman" w:cs="Times New Roman" w:hint="eastAsia"/>
            <w:kern w:val="0"/>
            <w:sz w:val="24"/>
            <w:szCs w:val="24"/>
          </w:rPr>
          <w:delText>communicat</w:delText>
        </w:r>
        <w:r w:rsidR="00DD6F55" w:rsidDel="007B3FE0">
          <w:rPr>
            <w:rFonts w:ascii="Times New Roman" w:eastAsia="宋体" w:hAnsi="Times New Roman" w:cs="Times New Roman"/>
            <w:kern w:val="0"/>
            <w:sz w:val="24"/>
            <w:szCs w:val="24"/>
          </w:rPr>
          <w:delText xml:space="preserve">e with </w:delText>
        </w:r>
        <w:r w:rsidR="00DD6F55" w:rsidDel="007B3FE0">
          <w:rPr>
            <w:rFonts w:ascii="Times New Roman" w:eastAsia="宋体" w:hAnsi="Times New Roman" w:cs="Times New Roman" w:hint="eastAsia"/>
            <w:kern w:val="0"/>
            <w:sz w:val="24"/>
            <w:szCs w:val="24"/>
          </w:rPr>
          <w:delText>each</w:delText>
        </w:r>
        <w:r w:rsidR="00DD6F55" w:rsidDel="007B3FE0">
          <w:rPr>
            <w:rFonts w:ascii="Times New Roman" w:eastAsia="宋体" w:hAnsi="Times New Roman" w:cs="Times New Roman"/>
            <w:kern w:val="0"/>
            <w:sz w:val="24"/>
            <w:szCs w:val="24"/>
          </w:rPr>
          <w:delText xml:space="preserve"> other over wireless channels, which are assumed to follow the Rayleigh fading model </w:delText>
        </w:r>
        <w:r w:rsidR="00DD6F55" w:rsidDel="007B3FE0">
          <w:rPr>
            <w:rFonts w:ascii="Times New Roman" w:eastAsia="宋体" w:hAnsi="Times New Roman" w:cs="Times New Roman" w:hint="eastAsia"/>
            <w:kern w:val="0"/>
            <w:sz w:val="24"/>
            <w:szCs w:val="24"/>
          </w:rPr>
          <w:delText>[</w:delText>
        </w:r>
        <w:r w:rsidR="00DD6F55" w:rsidDel="007B3FE0">
          <w:rPr>
            <w:rFonts w:ascii="Times New Roman" w:eastAsia="宋体" w:hAnsi="Times New Roman" w:cs="Times New Roman"/>
            <w:kern w:val="0"/>
            <w:sz w:val="24"/>
            <w:szCs w:val="24"/>
          </w:rPr>
          <w:delText xml:space="preserve">32]. The path loss between </w:delText>
        </w:r>
      </w:del>
      <w:ins w:id="1255" w:author="ThinkPad" w:date="2022-06-16T05:01:00Z">
        <w:del w:id="1256" w:author="Zhang Li" w:date="2022-06-25T16:25:00Z">
          <w:r w:rsidR="00143E9B" w:rsidDel="007B3FE0">
            <w:rPr>
              <w:rFonts w:ascii="Times New Roman" w:eastAsia="宋体" w:hAnsi="Times New Roman" w:cs="Times New Roman"/>
              <w:kern w:val="0"/>
              <w:sz w:val="24"/>
              <w:szCs w:val="24"/>
            </w:rPr>
            <w:delText xml:space="preserve">nodes </w:delText>
          </w:r>
        </w:del>
      </w:ins>
      <m:oMath>
        <m:r>
          <w:del w:id="1257" w:author="Zhang Li" w:date="2022-06-12T12:11:00Z">
            <w:rPr>
              <w:rFonts w:ascii="Cambria Math" w:eastAsia="宋体" w:hAnsi="Cambria Math" w:cs="Times New Roman"/>
              <w:kern w:val="0"/>
              <w:sz w:val="24"/>
              <w:szCs w:val="24"/>
            </w:rPr>
            <m:t>Nod</m:t>
          </w:del>
        </m:r>
        <m:sSub>
          <m:sSubPr>
            <m:ctrlPr>
              <w:del w:id="1258" w:author="Zhang Li" w:date="2022-06-12T12:11:00Z">
                <w:rPr>
                  <w:rFonts w:ascii="Cambria Math" w:eastAsia="宋体" w:hAnsi="Cambria Math" w:cs="Times New Roman"/>
                  <w:i/>
                  <w:kern w:val="0"/>
                  <w:sz w:val="24"/>
                  <w:szCs w:val="24"/>
                </w:rPr>
              </w:del>
            </m:ctrlPr>
          </m:sSubPr>
          <m:e>
            <m:r>
              <w:del w:id="1259" w:author="Zhang Li" w:date="2022-06-12T12:11:00Z">
                <w:rPr>
                  <w:rFonts w:ascii="Cambria Math" w:eastAsia="宋体" w:hAnsi="Cambria Math" w:cs="Times New Roman"/>
                  <w:kern w:val="0"/>
                  <w:sz w:val="24"/>
                  <w:szCs w:val="24"/>
                </w:rPr>
                <m:t>e</m:t>
              </w:del>
            </m:r>
          </m:e>
          <m:sub>
            <m:r>
              <w:del w:id="1260" w:author="Zhang Li" w:date="2022-06-12T12:11:00Z">
                <w:rPr>
                  <w:rFonts w:ascii="Cambria Math" w:eastAsia="宋体" w:hAnsi="Cambria Math" w:cs="Times New Roman"/>
                  <w:kern w:val="0"/>
                  <w:sz w:val="24"/>
                  <w:szCs w:val="24"/>
                </w:rPr>
                <m:t>u</m:t>
              </w:del>
            </m:r>
          </m:sub>
        </m:sSub>
      </m:oMath>
      <w:del w:id="1261" w:author="Zhang Li" w:date="2022-06-12T12:11:00Z">
        <w:r w:rsidR="00DD6F55" w:rsidDel="00DD6F55">
          <w:rPr>
            <w:rFonts w:ascii="Times New Roman" w:eastAsia="宋体" w:hAnsi="Times New Roman" w:cs="Times New Roman" w:hint="eastAsia"/>
            <w:kern w:val="0"/>
            <w:sz w:val="24"/>
            <w:szCs w:val="24"/>
          </w:rPr>
          <w:delText xml:space="preserve"> </w:delText>
        </w:r>
      </w:del>
      <w:del w:id="1262" w:author="Zhang Li" w:date="2022-06-25T16:25:00Z">
        <w:r w:rsidR="00DD6F55" w:rsidDel="007B3FE0">
          <w:rPr>
            <w:rFonts w:ascii="Times New Roman" w:eastAsia="宋体" w:hAnsi="Times New Roman" w:cs="Times New Roman"/>
            <w:kern w:val="0"/>
            <w:sz w:val="24"/>
            <w:szCs w:val="24"/>
          </w:rPr>
          <w:delText xml:space="preserve">and </w:delText>
        </w:r>
      </w:del>
      <m:oMath>
        <m:r>
          <w:del w:id="1263" w:author="Zhang Li" w:date="2022-06-12T12:12:00Z">
            <w:rPr>
              <w:rFonts w:ascii="Cambria Math" w:eastAsia="宋体" w:hAnsi="Cambria Math" w:cs="Times New Roman"/>
              <w:kern w:val="0"/>
              <w:sz w:val="24"/>
              <w:szCs w:val="24"/>
            </w:rPr>
            <m:t>Nod</m:t>
          </w:del>
        </m:r>
        <m:sSub>
          <m:sSubPr>
            <m:ctrlPr>
              <w:del w:id="1264" w:author="Zhang Li" w:date="2022-06-12T12:12:00Z">
                <w:rPr>
                  <w:rFonts w:ascii="Cambria Math" w:eastAsia="宋体" w:hAnsi="Cambria Math" w:cs="Times New Roman"/>
                  <w:i/>
                  <w:kern w:val="0"/>
                  <w:sz w:val="24"/>
                  <w:szCs w:val="24"/>
                </w:rPr>
              </w:del>
            </m:ctrlPr>
          </m:sSubPr>
          <m:e>
            <m:r>
              <w:del w:id="1265" w:author="Zhang Li" w:date="2022-06-12T12:12:00Z">
                <w:rPr>
                  <w:rFonts w:ascii="Cambria Math" w:eastAsia="宋体" w:hAnsi="Cambria Math" w:cs="Times New Roman"/>
                  <w:kern w:val="0"/>
                  <w:sz w:val="24"/>
                  <w:szCs w:val="24"/>
                </w:rPr>
                <m:t>e</m:t>
              </w:del>
            </m:r>
          </m:e>
          <m:sub>
            <m:r>
              <w:del w:id="1266" w:author="Zhang Li" w:date="2022-06-12T12:12:00Z">
                <w:rPr>
                  <w:rFonts w:ascii="Cambria Math" w:eastAsia="宋体" w:hAnsi="Cambria Math" w:cs="Times New Roman"/>
                  <w:kern w:val="0"/>
                  <w:sz w:val="24"/>
                  <w:szCs w:val="24"/>
                </w:rPr>
                <m:t>v</m:t>
              </w:del>
            </m:r>
          </m:sub>
        </m:sSub>
      </m:oMath>
      <w:del w:id="1267" w:author="Zhang Li" w:date="2022-06-25T16:25:00Z">
        <w:r w:rsidR="00DD6F55" w:rsidDel="007B3FE0">
          <w:rPr>
            <w:rFonts w:ascii="Times New Roman" w:eastAsia="宋体" w:hAnsi="Times New Roman" w:cs="Times New Roman" w:hint="eastAsia"/>
            <w:kern w:val="0"/>
            <w:sz w:val="24"/>
            <w:szCs w:val="24"/>
          </w:rPr>
          <w:delText xml:space="preserve"> </w:delText>
        </w:r>
        <w:r w:rsidR="00DD6F55" w:rsidDel="007B3FE0">
          <w:rPr>
            <w:rFonts w:ascii="Times New Roman" w:eastAsia="宋体" w:hAnsi="Times New Roman" w:cs="Times New Roman"/>
            <w:kern w:val="0"/>
            <w:sz w:val="24"/>
            <w:szCs w:val="24"/>
          </w:rPr>
          <w:delText>is given as</w:delText>
        </w:r>
      </w:del>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3EE67582" w:rsidR="00CA5769" w:rsidRPr="008F5A36" w:rsidRDefault="00143E9B" w:rsidP="00157EAB">
      <w:pPr>
        <w:spacing w:afterLines="100" w:after="312"/>
        <w:rPr>
          <w:rFonts w:ascii="Times New Roman" w:eastAsia="宋体" w:hAnsi="Times New Roman" w:cs="Times New Roman"/>
          <w:kern w:val="0"/>
          <w:sz w:val="24"/>
          <w:szCs w:val="24"/>
        </w:rPr>
      </w:pPr>
      <w:del w:id="1268" w:author="Zhang Li" w:date="2022-06-26T16:28:00Z">
        <w:r w:rsidDel="00157EAB">
          <w:rPr>
            <w:rFonts w:ascii="Times New Roman" w:eastAsia="宋体" w:hAnsi="Times New Roman" w:cs="Times New Roman"/>
            <w:kern w:val="0"/>
            <w:sz w:val="24"/>
            <w:szCs w:val="24"/>
          </w:rPr>
          <w:delText>W</w:delText>
        </w:r>
        <w:r w:rsidR="00DD6F55" w:rsidDel="00157EAB">
          <w:rPr>
            <w:rFonts w:ascii="Times New Roman" w:eastAsia="宋体" w:hAnsi="Times New Roman" w:cs="Times New Roman"/>
            <w:kern w:val="0"/>
            <w:sz w:val="24"/>
            <w:szCs w:val="24"/>
          </w:rPr>
          <w:delText xml:space="preserve">here </w:delText>
        </w:r>
      </w:del>
      <w:ins w:id="1269" w:author="Zhang Li" w:date="2022-06-26T16:28:00Z">
        <w:r w:rsidR="00157EAB">
          <w:rPr>
            <w:rFonts w:ascii="Times New Roman" w:eastAsia="宋体" w:hAnsi="Times New Roman" w:cs="Times New Roman"/>
            <w:kern w:val="0"/>
            <w:sz w:val="24"/>
            <w:szCs w:val="24"/>
          </w:rPr>
          <w:t xml:space="preserve">where </w:t>
        </w:r>
      </w:ins>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w:t>
      </w:r>
      <w:del w:id="1270" w:author="Zhang Li" w:date="2022-06-26T16:29:00Z">
        <w:r w:rsidR="00DD6F55" w:rsidDel="00300694">
          <w:rPr>
            <w:rFonts w:ascii="Times New Roman" w:eastAsia="宋体" w:hAnsi="Times New Roman" w:cs="Times New Roman"/>
            <w:kern w:val="0"/>
            <w:sz w:val="24"/>
            <w:szCs w:val="24"/>
          </w:rPr>
          <w:delText xml:space="preserve">defined as </w:delText>
        </w:r>
      </w:del>
      <w:r w:rsidR="00DD6F55">
        <w:rPr>
          <w:rFonts w:ascii="Times New Roman" w:eastAsia="宋体" w:hAnsi="Times New Roman" w:cs="Times New Roman"/>
          <w:kern w:val="0"/>
          <w:sz w:val="24"/>
          <w:szCs w:val="24"/>
        </w:rPr>
        <w:t xml:space="preserve">the </w:t>
      </w:r>
      <w:del w:id="1271" w:author="Zhang Li" w:date="2022-06-26T16:30:00Z">
        <w:r w:rsidR="00DD6F55" w:rsidDel="00300694">
          <w:rPr>
            <w:rFonts w:ascii="Times New Roman" w:eastAsia="宋体" w:hAnsi="Times New Roman" w:cs="Times New Roman"/>
            <w:kern w:val="0"/>
            <w:sz w:val="24"/>
            <w:szCs w:val="24"/>
          </w:rPr>
          <w:delText xml:space="preserve">path </w:delText>
        </w:r>
      </w:del>
      <w:ins w:id="1272" w:author="Zhang Li" w:date="2022-06-26T16:30:00Z">
        <w:r w:rsidR="00300694">
          <w:rPr>
            <w:rFonts w:ascii="Times New Roman" w:eastAsia="宋体" w:hAnsi="Times New Roman" w:cs="Times New Roman"/>
            <w:kern w:val="0"/>
            <w:sz w:val="24"/>
            <w:szCs w:val="24"/>
          </w:rPr>
          <w:t>path-</w:t>
        </w:r>
      </w:ins>
      <w:r w:rsidR="00DD6F55">
        <w:rPr>
          <w:rFonts w:ascii="Times New Roman" w:eastAsia="宋体" w:hAnsi="Times New Roman" w:cs="Times New Roman"/>
          <w:kern w:val="0"/>
          <w:sz w:val="24"/>
          <w:szCs w:val="24"/>
        </w:rPr>
        <w:t xml:space="preserve">loss </w:t>
      </w:r>
      <w:del w:id="1273" w:author="Zhang Li" w:date="2022-06-26T16:30:00Z">
        <w:r w:rsidR="00DD6F55" w:rsidDel="00300694">
          <w:rPr>
            <w:rFonts w:ascii="Times New Roman" w:eastAsia="宋体" w:hAnsi="Times New Roman" w:cs="Times New Roman"/>
            <w:kern w:val="0"/>
            <w:sz w:val="24"/>
            <w:szCs w:val="24"/>
          </w:rPr>
          <w:delText xml:space="preserve">of </w:delText>
        </w:r>
      </w:del>
      <w:ins w:id="1274" w:author="Zhang Li" w:date="2022-06-26T16:30:00Z">
        <w:r w:rsidR="00300694">
          <w:rPr>
            <w:rFonts w:ascii="Times New Roman" w:eastAsia="宋体" w:hAnsi="Times New Roman" w:cs="Times New Roman"/>
            <w:kern w:val="0"/>
            <w:sz w:val="24"/>
            <w:szCs w:val="24"/>
          </w:rPr>
          <w:t xml:space="preserve">at </w:t>
        </w:r>
      </w:ins>
      <w:r w:rsidR="00DD6F55">
        <w:rPr>
          <w:rFonts w:ascii="Times New Roman" w:eastAsia="宋体" w:hAnsi="Times New Roman" w:cs="Times New Roman"/>
          <w:kern w:val="0"/>
          <w:sz w:val="24"/>
          <w:szCs w:val="24"/>
        </w:rPr>
        <w:t xml:space="preserve">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w:t>
      </w:r>
      <w:del w:id="1275" w:author="Zhang Li" w:date="2022-06-26T16:29:00Z">
        <w:r w:rsidR="00DD6F55" w:rsidDel="00300694">
          <w:rPr>
            <w:rFonts w:ascii="Times New Roman" w:eastAsia="宋体" w:hAnsi="Times New Roman" w:cs="Times New Roman"/>
            <w:kern w:val="0"/>
            <w:sz w:val="24"/>
            <w:szCs w:val="24"/>
          </w:rPr>
          <w:delText xml:space="preserve">Euclidean </w:delText>
        </w:r>
      </w:del>
      <w:r w:rsidR="00DD6F55">
        <w:rPr>
          <w:rFonts w:ascii="Times New Roman" w:eastAsia="宋体" w:hAnsi="Times New Roman" w:cs="Times New Roman"/>
          <w:kern w:val="0"/>
          <w:sz w:val="24"/>
          <w:szCs w:val="24"/>
        </w:rPr>
        <w:t xml:space="preserve">distance between </w:t>
      </w:r>
      <w:ins w:id="1276" w:author="ThinkPad" w:date="2022-06-16T05:01:00Z">
        <w:r>
          <w:rPr>
            <w:rFonts w:ascii="Times New Roman" w:eastAsia="宋体" w:hAnsi="Times New Roman" w:cs="Times New Roman"/>
            <w:kern w:val="0"/>
            <w:sz w:val="24"/>
            <w:szCs w:val="24"/>
          </w:rPr>
          <w:t xml:space="preserve">nodes </w:t>
        </w:r>
      </w:ins>
      <m:oMath>
        <m:r>
          <w:ins w:id="1277" w:author="Zhang Li" w:date="2022-06-12T12:13:00Z">
            <m:rPr>
              <m:sty m:val="p"/>
            </m:rPr>
            <w:rPr>
              <w:rFonts w:ascii="Cambria Math" w:eastAsia="宋体" w:hAnsi="Cambria Math" w:cs="Times New Roman"/>
              <w:kern w:val="0"/>
              <w:sz w:val="24"/>
              <w:szCs w:val="24"/>
            </w:rPr>
            <m:t xml:space="preserve"> </m:t>
          </w:ins>
        </m:r>
        <m:r>
          <w:ins w:id="1278" w:author="Zhang Li" w:date="2022-06-12T12:13:00Z">
            <w:rPr>
              <w:rFonts w:ascii="Cambria Math" w:eastAsia="宋体" w:hAnsi="Cambria Math" w:cs="Times New Roman"/>
              <w:kern w:val="0"/>
              <w:sz w:val="24"/>
              <w:szCs w:val="24"/>
            </w:rPr>
            <m:t>u</m:t>
          </w:ins>
        </m:r>
        <m:r>
          <w:ins w:id="1279" w:author="Zhang Li" w:date="2022-06-12T12:13:00Z">
            <m:rPr>
              <m:sty m:val="p"/>
            </m:rPr>
            <w:rPr>
              <w:rFonts w:ascii="Cambria Math" w:eastAsia="宋体" w:hAnsi="Cambria Math" w:cs="Times New Roman" w:hint="eastAsia"/>
              <w:kern w:val="0"/>
              <w:sz w:val="24"/>
              <w:szCs w:val="24"/>
            </w:rPr>
            <m:t xml:space="preserve"> </m:t>
          </w:ins>
        </m:r>
        <m:r>
          <w:ins w:id="1280" w:author="Zhang Li" w:date="2022-06-12T12:13:00Z">
            <m:rPr>
              <m:sty m:val="p"/>
            </m:rPr>
            <w:rPr>
              <w:rFonts w:ascii="Cambria Math" w:eastAsia="宋体" w:hAnsi="Cambria Math" w:cs="Times New Roman"/>
              <w:kern w:val="0"/>
              <w:sz w:val="24"/>
              <w:szCs w:val="24"/>
            </w:rPr>
            <m:t xml:space="preserve">and </m:t>
          </w:ins>
        </m:r>
        <m:r>
          <w:ins w:id="1281" w:author="Zhang Li" w:date="2022-06-12T12:13:00Z">
            <w:rPr>
              <w:rFonts w:ascii="Cambria Math" w:eastAsia="宋体" w:hAnsi="Cambria Math" w:cs="Times New Roman"/>
              <w:kern w:val="0"/>
              <w:sz w:val="24"/>
              <w:szCs w:val="24"/>
            </w:rPr>
            <m:t>v</m:t>
          </w:ins>
        </m:r>
        <m:r>
          <w:ins w:id="1282" w:author="Zhang Li" w:date="2022-06-12T12:13:00Z">
            <m:rPr>
              <m:sty m:val="p"/>
            </m:rPr>
            <w:rPr>
              <w:rFonts w:ascii="Cambria Math" w:eastAsia="宋体" w:hAnsi="Cambria Math" w:cs="Times New Roman"/>
              <w:kern w:val="0"/>
              <w:sz w:val="24"/>
              <w:szCs w:val="24"/>
            </w:rPr>
            <m:t>,</m:t>
          </w:ins>
        </m:r>
        <m:r>
          <w:del w:id="1283" w:author="Zhang Li" w:date="2022-06-12T12:13:00Z">
            <w:rPr>
              <w:rFonts w:ascii="Cambria Math" w:eastAsia="宋体" w:hAnsi="Cambria Math" w:cs="Times New Roman"/>
              <w:kern w:val="0"/>
              <w:sz w:val="24"/>
              <w:szCs w:val="24"/>
            </w:rPr>
            <m:t>Nod</m:t>
          </w:del>
        </m:r>
        <m:sSub>
          <m:sSubPr>
            <m:ctrlPr>
              <w:del w:id="1284" w:author="Zhang Li" w:date="2022-06-12T12:13:00Z">
                <w:rPr>
                  <w:rFonts w:ascii="Cambria Math" w:eastAsia="宋体" w:hAnsi="Cambria Math" w:cs="Times New Roman"/>
                  <w:i/>
                  <w:kern w:val="0"/>
                  <w:sz w:val="24"/>
                  <w:szCs w:val="24"/>
                </w:rPr>
              </w:del>
            </m:ctrlPr>
          </m:sSubPr>
          <m:e>
            <m:r>
              <w:del w:id="1285" w:author="Zhang Li" w:date="2022-06-12T12:13:00Z">
                <w:rPr>
                  <w:rFonts w:ascii="Cambria Math" w:eastAsia="宋体" w:hAnsi="Cambria Math" w:cs="Times New Roman"/>
                  <w:kern w:val="0"/>
                  <w:sz w:val="24"/>
                  <w:szCs w:val="24"/>
                </w:rPr>
                <m:t>e</m:t>
              </w:del>
            </m:r>
          </m:e>
          <m:sub>
            <m:r>
              <w:del w:id="1286" w:author="Zhang Li" w:date="2022-06-12T12:13:00Z">
                <w:rPr>
                  <w:rFonts w:ascii="Cambria Math" w:eastAsia="宋体" w:hAnsi="Cambria Math" w:cs="Times New Roman"/>
                  <w:kern w:val="0"/>
                  <w:sz w:val="24"/>
                  <w:szCs w:val="24"/>
                </w:rPr>
                <m:t>u</m:t>
              </w:del>
            </m:r>
          </m:sub>
        </m:sSub>
      </m:oMath>
      <w:del w:id="1287"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88" w:author="Zhang Li" w:date="2022-06-12T12:13:00Z">
            <w:rPr>
              <w:rFonts w:ascii="Cambria Math" w:eastAsia="宋体" w:hAnsi="Cambria Math" w:cs="Times New Roman"/>
              <w:kern w:val="0"/>
              <w:sz w:val="24"/>
              <w:szCs w:val="24"/>
            </w:rPr>
            <m:t>Nod</m:t>
          </w:del>
        </m:r>
        <m:sSub>
          <m:sSubPr>
            <m:ctrlPr>
              <w:del w:id="1289" w:author="Zhang Li" w:date="2022-06-12T12:13:00Z">
                <w:rPr>
                  <w:rFonts w:ascii="Cambria Math" w:eastAsia="宋体" w:hAnsi="Cambria Math" w:cs="Times New Roman"/>
                  <w:i/>
                  <w:kern w:val="0"/>
                  <w:sz w:val="24"/>
                  <w:szCs w:val="24"/>
                </w:rPr>
              </w:del>
            </m:ctrlPr>
          </m:sSubPr>
          <m:e>
            <m:r>
              <w:del w:id="1290" w:author="Zhang Li" w:date="2022-06-12T12:13:00Z">
                <w:rPr>
                  <w:rFonts w:ascii="Cambria Math" w:eastAsia="宋体" w:hAnsi="Cambria Math" w:cs="Times New Roman"/>
                  <w:kern w:val="0"/>
                  <w:sz w:val="24"/>
                  <w:szCs w:val="24"/>
                </w:rPr>
                <m:t>e</m:t>
              </w:del>
            </m:r>
          </m:e>
          <m:sub>
            <m:r>
              <w:del w:id="1291"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w:t>
      </w:r>
      <w:del w:id="1292" w:author="Zhang Li" w:date="2022-06-26T16:31:00Z">
        <w:r w:rsidR="00DD6F55" w:rsidDel="00300694">
          <w:rPr>
            <w:rFonts w:ascii="Times New Roman" w:eastAsia="宋体" w:hAnsi="Times New Roman" w:cs="Times New Roman"/>
            <w:kern w:val="0"/>
            <w:sz w:val="24"/>
            <w:szCs w:val="24"/>
          </w:rPr>
          <w:delText xml:space="preserve">path </w:delText>
        </w:r>
      </w:del>
      <m:oMath>
        <m:r>
          <w:ins w:id="1293" w:author="Zhang Li" w:date="2022-06-26T16:31:00Z">
            <w:rPr>
              <w:rFonts w:ascii="Cambria Math" w:eastAsia="宋体" w:hAnsi="Cambria Math" w:cs="Times New Roman"/>
              <w:kern w:val="0"/>
              <w:sz w:val="24"/>
              <w:szCs w:val="24"/>
            </w:rPr>
            <m:t>α</m:t>
          </w:ins>
        </m:r>
        <m:r>
          <w:ins w:id="1294" w:author="Zhang Li" w:date="2022-06-26T16:31:00Z">
            <m:rPr>
              <m:sty m:val="p"/>
            </m:rPr>
            <w:rPr>
              <w:rFonts w:ascii="Cambria Math" w:eastAsia="宋体" w:hAnsi="Cambria Math" w:cs="Times New Roman"/>
              <w:kern w:val="0"/>
              <w:sz w:val="24"/>
              <w:szCs w:val="24"/>
            </w:rPr>
            <m:t>∈(2, 6]</m:t>
          </w:ins>
        </m:r>
      </m:oMath>
      <w:ins w:id="1295" w:author="Zhang Li" w:date="2022-06-26T16:31:00Z">
        <w:r w:rsidR="00300694">
          <w:rPr>
            <w:rFonts w:ascii="Times New Roman" w:eastAsia="宋体" w:hAnsi="Times New Roman" w:cs="Times New Roman"/>
            <w:kern w:val="0"/>
            <w:sz w:val="24"/>
            <w:szCs w:val="24"/>
          </w:rPr>
          <w:t xml:space="preserve"> is path-</w:t>
        </w:r>
      </w:ins>
      <w:r w:rsidR="00DD6F55">
        <w:rPr>
          <w:rFonts w:ascii="Times New Roman" w:eastAsia="宋体" w:hAnsi="Times New Roman" w:cs="Times New Roman"/>
          <w:kern w:val="0"/>
          <w:sz w:val="24"/>
          <w:szCs w:val="24"/>
        </w:rPr>
        <w:t xml:space="preserve">loss exponent </w:t>
      </w:r>
      <m:oMath>
        <m:r>
          <w:del w:id="1296" w:author="Zhang Li" w:date="2022-06-26T16:31:00Z">
            <w:rPr>
              <w:rFonts w:ascii="Cambria Math" w:eastAsia="宋体" w:hAnsi="Cambria Math" w:cs="Times New Roman"/>
              <w:kern w:val="0"/>
              <w:sz w:val="24"/>
              <w:szCs w:val="24"/>
            </w:rPr>
            <m:t>α</m:t>
          </w:del>
        </m:r>
        <m:r>
          <w:del w:id="1297" w:author="Zhang Li" w:date="2022-06-26T16:31:00Z">
            <m:rPr>
              <m:sty m:val="p"/>
            </m:rPr>
            <w:rPr>
              <w:rFonts w:ascii="Cambria Math" w:eastAsia="宋体" w:hAnsi="Cambria Math" w:cs="Times New Roman"/>
              <w:kern w:val="0"/>
              <w:sz w:val="24"/>
              <w:szCs w:val="24"/>
            </w:rPr>
            <m:t>∈(2, 6]</m:t>
          </w:del>
        </m:r>
      </m:oMath>
      <w:del w:id="1298" w:author="Zhang Li" w:date="2022-06-26T16:31:00Z">
        <w:r w:rsidR="00DD6F55" w:rsidDel="00300694">
          <w:rPr>
            <w:rFonts w:ascii="Times New Roman" w:eastAsia="宋体" w:hAnsi="Times New Roman" w:cs="Times New Roman"/>
            <w:kern w:val="0"/>
            <w:sz w:val="24"/>
            <w:szCs w:val="24"/>
          </w:rPr>
          <w:delText xml:space="preserve">. </w:delText>
        </w:r>
      </w:del>
      <w:r w:rsidR="00DD6F55">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299" w:author="Zhang Li" w:date="2022-06-12T12:13:00Z">
            <w:rPr>
              <w:rFonts w:ascii="Cambria Math" w:eastAsia="宋体" w:hAnsi="Cambria Math" w:cs="Times New Roman"/>
              <w:kern w:val="0"/>
              <w:sz w:val="24"/>
              <w:szCs w:val="24"/>
            </w:rPr>
            <m:t>u</m:t>
          </w:ins>
        </m:r>
      </m:oMath>
      <w:ins w:id="1300"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301" w:author="Zhang Li" w:date="2022-06-12T12:13:00Z">
            <w:rPr>
              <w:rFonts w:ascii="Cambria Math" w:eastAsia="宋体" w:hAnsi="Cambria Math" w:cs="Times New Roman"/>
              <w:kern w:val="0"/>
              <w:sz w:val="24"/>
              <w:szCs w:val="24"/>
            </w:rPr>
            <m:t>v</m:t>
          </w:ins>
        </m:r>
        <m:r>
          <w:del w:id="1302" w:author="Zhang Li" w:date="2022-06-12T12:13:00Z">
            <w:rPr>
              <w:rFonts w:ascii="Cambria Math" w:eastAsia="宋体" w:hAnsi="Cambria Math" w:cs="Times New Roman"/>
              <w:kern w:val="0"/>
              <w:sz w:val="24"/>
              <w:szCs w:val="24"/>
            </w:rPr>
            <m:t>Nod</m:t>
          </w:del>
        </m:r>
        <m:sSub>
          <m:sSubPr>
            <m:ctrlPr>
              <w:del w:id="1303" w:author="Zhang Li" w:date="2022-06-12T12:13:00Z">
                <w:rPr>
                  <w:rFonts w:ascii="Cambria Math" w:eastAsia="宋体" w:hAnsi="Cambria Math" w:cs="Times New Roman"/>
                  <w:kern w:val="0"/>
                  <w:sz w:val="24"/>
                  <w:szCs w:val="24"/>
                </w:rPr>
              </w:del>
            </m:ctrlPr>
          </m:sSubPr>
          <m:e>
            <m:r>
              <w:del w:id="1304" w:author="Zhang Li" w:date="2022-06-12T12:13:00Z">
                <w:rPr>
                  <w:rFonts w:ascii="Cambria Math" w:eastAsia="宋体" w:hAnsi="Cambria Math" w:cs="Times New Roman"/>
                  <w:kern w:val="0"/>
                  <w:sz w:val="24"/>
                  <w:szCs w:val="24"/>
                </w:rPr>
                <m:t>e</m:t>
              </w:del>
            </m:r>
          </m:e>
          <m:sub>
            <m:r>
              <w:del w:id="1305" w:author="Zhang Li" w:date="2022-06-12T12:13:00Z">
                <w:rPr>
                  <w:rFonts w:ascii="Cambria Math" w:eastAsia="宋体" w:hAnsi="Cambria Math" w:cs="Times New Roman"/>
                  <w:kern w:val="0"/>
                  <w:sz w:val="24"/>
                  <w:szCs w:val="24"/>
                </w:rPr>
                <m:t>u</m:t>
              </w:del>
            </m:r>
          </m:sub>
        </m:sSub>
      </m:oMath>
      <w:del w:id="1306"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307" w:author="Zhang Li" w:date="2022-06-12T12:13:00Z">
            <w:rPr>
              <w:rFonts w:ascii="Cambria Math" w:eastAsia="宋体" w:hAnsi="Cambria Math" w:cs="Times New Roman"/>
              <w:kern w:val="0"/>
              <w:sz w:val="24"/>
              <w:szCs w:val="24"/>
            </w:rPr>
            <m:t>Nod</m:t>
          </w:del>
        </m:r>
        <m:sSub>
          <m:sSubPr>
            <m:ctrlPr>
              <w:del w:id="1308" w:author="Zhang Li" w:date="2022-06-12T12:13:00Z">
                <w:rPr>
                  <w:rFonts w:ascii="Cambria Math" w:eastAsia="宋体" w:hAnsi="Cambria Math" w:cs="Times New Roman"/>
                  <w:kern w:val="0"/>
                  <w:sz w:val="24"/>
                  <w:szCs w:val="24"/>
                </w:rPr>
              </w:del>
            </m:ctrlPr>
          </m:sSubPr>
          <m:e>
            <m:r>
              <w:del w:id="1309" w:author="Zhang Li" w:date="2022-06-12T12:13:00Z">
                <w:rPr>
                  <w:rFonts w:ascii="Cambria Math" w:eastAsia="宋体" w:hAnsi="Cambria Math" w:cs="Times New Roman"/>
                  <w:kern w:val="0"/>
                  <w:sz w:val="24"/>
                  <w:szCs w:val="24"/>
                </w:rPr>
                <m:t>e</m:t>
              </w:del>
            </m:r>
          </m:e>
          <m:sub>
            <m:r>
              <w:del w:id="1310"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311" w:author="Zhang Li" w:date="2022-06-12T12:14:00Z">
            <w:rPr>
              <w:rFonts w:ascii="Cambria Math" w:eastAsia="宋体" w:hAnsi="Cambria Math" w:cs="Times New Roman"/>
              <w:kern w:val="0"/>
              <w:sz w:val="24"/>
              <w:szCs w:val="24"/>
            </w:rPr>
            <m:t>u</m:t>
          </w:ins>
        </m:r>
      </m:oMath>
      <w:ins w:id="1312" w:author="Zhang Li" w:date="2022-06-12T12:14:00Z">
        <w:r w:rsidR="00911CF3" w:rsidRPr="008F5A36">
          <w:rPr>
            <w:rFonts w:ascii="Times New Roman" w:eastAsia="宋体" w:hAnsi="Times New Roman" w:cs="Times New Roman"/>
            <w:kern w:val="0"/>
            <w:sz w:val="24"/>
            <w:szCs w:val="24"/>
          </w:rPr>
          <w:t xml:space="preserve"> to </w:t>
        </w:r>
      </w:ins>
      <m:oMath>
        <m:r>
          <w:ins w:id="1313" w:author="Zhang Li" w:date="2022-06-12T12:14:00Z">
            <w:rPr>
              <w:rFonts w:ascii="Cambria Math" w:eastAsia="宋体" w:hAnsi="Cambria Math" w:cs="Times New Roman"/>
              <w:kern w:val="0"/>
              <w:sz w:val="24"/>
              <w:szCs w:val="24"/>
            </w:rPr>
            <m:t>v</m:t>
          </w:ins>
        </m:r>
        <m:r>
          <w:del w:id="1314" w:author="Zhang Li" w:date="2022-06-12T12:14:00Z">
            <w:rPr>
              <w:rFonts w:ascii="Cambria Math" w:eastAsia="宋体" w:hAnsi="Cambria Math" w:cs="Times New Roman"/>
              <w:kern w:val="0"/>
              <w:sz w:val="24"/>
              <w:szCs w:val="24"/>
            </w:rPr>
            <m:t>Nod</m:t>
          </w:del>
        </m:r>
        <m:sSub>
          <m:sSubPr>
            <m:ctrlPr>
              <w:del w:id="1315" w:author="Zhang Li" w:date="2022-06-12T12:14:00Z">
                <w:rPr>
                  <w:rFonts w:ascii="Cambria Math" w:eastAsia="宋体" w:hAnsi="Cambria Math" w:cs="Times New Roman"/>
                  <w:kern w:val="0"/>
                  <w:sz w:val="24"/>
                  <w:szCs w:val="24"/>
                </w:rPr>
              </w:del>
            </m:ctrlPr>
          </m:sSubPr>
          <m:e>
            <m:r>
              <w:del w:id="1316" w:author="Zhang Li" w:date="2022-06-12T12:14:00Z">
                <w:rPr>
                  <w:rFonts w:ascii="Cambria Math" w:eastAsia="宋体" w:hAnsi="Cambria Math" w:cs="Times New Roman"/>
                  <w:kern w:val="0"/>
                  <w:sz w:val="24"/>
                  <w:szCs w:val="24"/>
                </w:rPr>
                <m:t>e</m:t>
              </w:del>
            </m:r>
          </m:e>
          <m:sub>
            <m:r>
              <w:del w:id="1317" w:author="Zhang Li" w:date="2022-06-12T12:14:00Z">
                <w:rPr>
                  <w:rFonts w:ascii="Cambria Math" w:eastAsia="宋体" w:hAnsi="Cambria Math" w:cs="Times New Roman"/>
                  <w:kern w:val="0"/>
                  <w:sz w:val="24"/>
                  <w:szCs w:val="24"/>
                </w:rPr>
                <m:t>u</m:t>
              </w:del>
            </m:r>
          </m:sub>
        </m:sSub>
      </m:oMath>
      <w:del w:id="1318"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319" w:author="Zhang Li" w:date="2022-06-12T12:14:00Z">
            <w:rPr>
              <w:rFonts w:ascii="Cambria Math" w:eastAsia="宋体" w:hAnsi="Cambria Math" w:cs="Times New Roman"/>
              <w:kern w:val="0"/>
              <w:sz w:val="24"/>
              <w:szCs w:val="24"/>
            </w:rPr>
            <m:t>Nod</m:t>
          </w:del>
        </m:r>
        <m:sSub>
          <m:sSubPr>
            <m:ctrlPr>
              <w:del w:id="1320" w:author="Zhang Li" w:date="2022-06-12T12:14:00Z">
                <w:rPr>
                  <w:rFonts w:ascii="Cambria Math" w:eastAsia="宋体" w:hAnsi="Cambria Math" w:cs="Times New Roman"/>
                  <w:kern w:val="0"/>
                  <w:sz w:val="24"/>
                  <w:szCs w:val="24"/>
                </w:rPr>
              </w:del>
            </m:ctrlPr>
          </m:sSubPr>
          <m:e>
            <m:r>
              <w:del w:id="1321" w:author="Zhang Li" w:date="2022-06-12T12:14:00Z">
                <w:rPr>
                  <w:rFonts w:ascii="Cambria Math" w:eastAsia="宋体" w:hAnsi="Cambria Math" w:cs="Times New Roman"/>
                  <w:kern w:val="0"/>
                  <w:sz w:val="24"/>
                  <w:szCs w:val="24"/>
                </w:rPr>
                <m:t>e</m:t>
              </w:del>
            </m:r>
          </m:e>
          <m:sub>
            <m:r>
              <w:del w:id="1322"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w:t>
      </w:r>
      <w:del w:id="1323" w:author="Zhang Li" w:date="2022-06-26T16:33:00Z">
        <w:r w:rsidR="00911CF3" w:rsidRPr="00911CF3" w:rsidDel="00300694">
          <w:rPr>
            <w:rFonts w:ascii="Times New Roman" w:eastAsia="宋体" w:hAnsi="Times New Roman" w:cs="Times New Roman"/>
            <w:kern w:val="0"/>
            <w:sz w:val="24"/>
            <w:szCs w:val="24"/>
          </w:rPr>
          <w:delText xml:space="preserve">transmission </w:delText>
        </w:r>
      </w:del>
      <w:ins w:id="1324" w:author="Zhang Li" w:date="2022-06-26T16:33:00Z">
        <w:r w:rsidR="00300694" w:rsidRPr="00911CF3">
          <w:rPr>
            <w:rFonts w:ascii="Times New Roman" w:eastAsia="宋体" w:hAnsi="Times New Roman" w:cs="Times New Roman"/>
            <w:kern w:val="0"/>
            <w:sz w:val="24"/>
            <w:szCs w:val="24"/>
          </w:rPr>
          <w:t>transmi</w:t>
        </w:r>
        <w:r w:rsidR="00300694">
          <w:rPr>
            <w:rFonts w:ascii="Times New Roman" w:eastAsia="宋体" w:hAnsi="Times New Roman" w:cs="Times New Roman"/>
            <w:kern w:val="0"/>
            <w:sz w:val="24"/>
            <w:szCs w:val="24"/>
          </w:rPr>
          <w:t>t</w:t>
        </w:r>
        <w:r w:rsidR="00300694" w:rsidRPr="00911CF3">
          <w:rPr>
            <w:rFonts w:ascii="Times New Roman" w:eastAsia="宋体" w:hAnsi="Times New Roman" w:cs="Times New Roman"/>
            <w:kern w:val="0"/>
            <w:sz w:val="24"/>
            <w:szCs w:val="24"/>
          </w:rPr>
          <w:t xml:space="preserve"> </w:t>
        </w:r>
      </w:ins>
      <w:r w:rsidR="00911CF3" w:rsidRPr="00911CF3">
        <w:rPr>
          <w:rFonts w:ascii="Times New Roman" w:eastAsia="宋体" w:hAnsi="Times New Roman" w:cs="Times New Roman"/>
          <w:kern w:val="0"/>
          <w:sz w:val="24"/>
          <w:szCs w:val="24"/>
        </w:rPr>
        <w:t xml:space="preserve">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325" w:author="Zhang Li" w:date="2022-06-26T16:33:00Z">
        <w:r w:rsidR="00300694">
          <w:rPr>
            <w:rFonts w:ascii="Times New Roman" w:eastAsia="宋体" w:hAnsi="Times New Roman" w:cs="Times New Roman"/>
            <w:kern w:val="0"/>
            <w:sz w:val="24"/>
            <w:szCs w:val="24"/>
          </w:rPr>
          <w:t>s</w:t>
        </w:r>
      </w:ins>
      <w:ins w:id="1326" w:author="Zhang Li" w:date="2022-06-12T12:14:00Z">
        <w:r w:rsidR="00911CF3" w:rsidRPr="008F5A36">
          <w:rPr>
            <w:rFonts w:ascii="Times New Roman" w:eastAsia="宋体" w:hAnsi="Times New Roman" w:cs="Times New Roman"/>
            <w:kern w:val="0"/>
            <w:sz w:val="24"/>
            <w:szCs w:val="24"/>
          </w:rPr>
          <w:t>ignal-to-</w:t>
        </w:r>
      </w:ins>
      <w:ins w:id="1327" w:author="Zhang Li" w:date="2022-06-26T16:33:00Z">
        <w:r w:rsidR="00300694">
          <w:rPr>
            <w:rFonts w:ascii="Times New Roman" w:eastAsia="宋体" w:hAnsi="Times New Roman" w:cs="Times New Roman"/>
            <w:kern w:val="0"/>
            <w:sz w:val="24"/>
            <w:szCs w:val="24"/>
          </w:rPr>
          <w:t>n</w:t>
        </w:r>
      </w:ins>
      <w:ins w:id="1328" w:author="Zhang Li" w:date="2022-06-12T12:14:00Z">
        <w:r w:rsidR="00911CF3" w:rsidRPr="008F5A36">
          <w:rPr>
            <w:rFonts w:ascii="Times New Roman" w:eastAsia="宋体" w:hAnsi="Times New Roman" w:cs="Times New Roman"/>
            <w:kern w:val="0"/>
            <w:sz w:val="24"/>
            <w:szCs w:val="24"/>
          </w:rPr>
          <w:t>oise</w:t>
        </w:r>
      </w:ins>
      <w:ins w:id="1329" w:author="Zhang Li" w:date="2022-06-26T16:33:00Z">
        <w:r w:rsidR="00300694">
          <w:rPr>
            <w:rFonts w:ascii="Times New Roman" w:eastAsia="宋体" w:hAnsi="Times New Roman" w:cs="Times New Roman"/>
            <w:kern w:val="0"/>
            <w:sz w:val="24"/>
            <w:szCs w:val="24"/>
          </w:rPr>
          <w:t xml:space="preserve"> (SNR)</w:t>
        </w:r>
      </w:ins>
      <w:ins w:id="1330" w:author="Zhang Li" w:date="2022-06-12T12:14:00Z">
        <w:r w:rsidR="00911CF3" w:rsidRPr="008F5A36">
          <w:rPr>
            <w:rFonts w:ascii="Times New Roman" w:eastAsia="宋体" w:hAnsi="Times New Roman" w:cs="Times New Roman"/>
            <w:kern w:val="0"/>
            <w:sz w:val="24"/>
            <w:szCs w:val="24"/>
          </w:rPr>
          <w:t xml:space="preserve"> ratio</w:t>
        </w:r>
      </w:ins>
      <w:ins w:id="1331" w:author="Zhang Li" w:date="2022-06-26T16:33:00Z">
        <w:r w:rsidR="00300694">
          <w:rPr>
            <w:rFonts w:ascii="Times New Roman" w:eastAsia="宋体" w:hAnsi="Times New Roman" w:cs="Times New Roman"/>
            <w:kern w:val="0"/>
            <w:sz w:val="24"/>
            <w:szCs w:val="24"/>
          </w:rPr>
          <w:t xml:space="preserve"> </w:t>
        </w:r>
      </w:ins>
      <w:del w:id="1332"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333" w:author="Zhang Li" w:date="2022-06-12T12:15:00Z">
            <w:rPr>
              <w:rFonts w:ascii="Cambria Math" w:eastAsia="宋体" w:hAnsi="Cambria Math" w:cs="Times New Roman"/>
              <w:kern w:val="0"/>
              <w:sz w:val="24"/>
              <w:szCs w:val="24"/>
            </w:rPr>
            <m:t>Nod</m:t>
          </w:del>
        </m:r>
        <m:sSub>
          <m:sSubPr>
            <m:ctrlPr>
              <w:del w:id="1334" w:author="Zhang Li" w:date="2022-06-12T12:15:00Z">
                <w:rPr>
                  <w:rFonts w:ascii="Cambria Math" w:eastAsia="宋体" w:hAnsi="Cambria Math" w:cs="Times New Roman"/>
                  <w:kern w:val="0"/>
                  <w:sz w:val="24"/>
                  <w:szCs w:val="24"/>
                </w:rPr>
              </w:del>
            </m:ctrlPr>
          </m:sSubPr>
          <m:e>
            <m:r>
              <w:del w:id="1335" w:author="Zhang Li" w:date="2022-06-12T12:15:00Z">
                <w:rPr>
                  <w:rFonts w:ascii="Cambria Math" w:eastAsia="宋体" w:hAnsi="Cambria Math" w:cs="Times New Roman"/>
                  <w:kern w:val="0"/>
                  <w:sz w:val="24"/>
                  <w:szCs w:val="24"/>
                </w:rPr>
                <m:t>e</m:t>
              </w:del>
            </m:r>
          </m:e>
          <m:sub>
            <m:r>
              <w:del w:id="1336" w:author="Zhang Li" w:date="2022-06-12T12:15:00Z">
                <w:rPr>
                  <w:rFonts w:ascii="Cambria Math" w:eastAsia="宋体" w:hAnsi="Cambria Math" w:cs="Times New Roman"/>
                  <w:kern w:val="0"/>
                  <w:sz w:val="24"/>
                  <w:szCs w:val="24"/>
                </w:rPr>
                <m:t>v</m:t>
              </w:del>
            </m:r>
          </m:sub>
        </m:sSub>
        <m:r>
          <w:ins w:id="1337"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2D894F54" w:rsidR="00CA5769" w:rsidRPr="008F5A36" w:rsidRDefault="00CF1342"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m:t>
          </m:r>
          <m:sSub>
            <m:sSubPr>
              <m:ctrlPr>
                <w:ins w:id="1338" w:author="Zhang Li" w:date="2022-06-26T16:34:00Z">
                  <w:rPr>
                    <w:rFonts w:ascii="Cambria Math" w:eastAsia="宋体" w:hAnsi="Cambria Math" w:cs="Times New Roman"/>
                    <w:i/>
                    <w:kern w:val="0"/>
                    <w:sz w:val="24"/>
                    <w:szCs w:val="24"/>
                  </w:rPr>
                </w:ins>
              </m:ctrlPr>
            </m:sSubPr>
            <m:e>
              <m:r>
                <w:rPr>
                  <w:rFonts w:ascii="Cambria Math" w:eastAsia="宋体" w:hAnsi="Cambria Math" w:cs="Times New Roman"/>
                  <w:kern w:val="0"/>
                  <w:sz w:val="24"/>
                  <w:szCs w:val="24"/>
                </w:rPr>
                <m:t>R</m:t>
              </m:r>
            </m:e>
            <m:sub>
              <m:r>
                <w:ins w:id="1339" w:author="Zhang Li" w:date="2022-06-26T16:34:00Z">
                  <w:rPr>
                    <w:rFonts w:ascii="Cambria Math" w:eastAsia="宋体" w:hAnsi="Cambria Math" w:cs="Times New Roman"/>
                    <w:kern w:val="0"/>
                    <w:sz w:val="24"/>
                    <w:szCs w:val="24"/>
                  </w:rPr>
                  <m:t>u,v</m:t>
                </w:ins>
              </m:r>
            </m:sub>
          </m:sSub>
          <m:d>
            <m:dPr>
              <m:ctrlPr>
                <w:rPr>
                  <w:rFonts w:ascii="Cambria Math" w:eastAsia="宋体" w:hAnsi="Cambria Math" w:cs="Times New Roman"/>
                  <w:i/>
                  <w:kern w:val="0"/>
                  <w:sz w:val="24"/>
                  <w:szCs w:val="24"/>
                </w:rPr>
              </m:ctrlPr>
            </m:dPr>
            <m:e>
              <m:sSub>
                <m:sSubPr>
                  <m:ctrlPr>
                    <w:ins w:id="1340" w:author="Zhang Li" w:date="2022-06-26T16:35:00Z">
                      <w:rPr>
                        <w:rFonts w:ascii="Cambria Math" w:eastAsia="宋体" w:hAnsi="Cambria Math" w:cs="Times New Roman"/>
                        <w:i/>
                        <w:kern w:val="0"/>
                        <w:sz w:val="24"/>
                        <w:szCs w:val="24"/>
                      </w:rPr>
                    </w:ins>
                  </m:ctrlPr>
                </m:sSubPr>
                <m:e>
                  <m:r>
                    <w:ins w:id="1341" w:author="Zhang Li" w:date="2022-06-26T16:35:00Z">
                      <w:rPr>
                        <w:rFonts w:ascii="Cambria Math" w:eastAsia="宋体" w:hAnsi="Cambria Math" w:cs="Times New Roman"/>
                        <w:kern w:val="0"/>
                        <w:sz w:val="24"/>
                        <w:szCs w:val="24"/>
                      </w:rPr>
                      <m:t>H</m:t>
                    </w:ins>
                  </m:r>
                </m:e>
                <m:sub>
                  <m:r>
                    <w:ins w:id="1342" w:author="Zhang Li" w:date="2022-06-26T16:35:00Z">
                      <w:rPr>
                        <w:rFonts w:ascii="Cambria Math" w:eastAsia="宋体" w:hAnsi="Cambria Math" w:cs="Times New Roman"/>
                        <w:kern w:val="0"/>
                        <w:sz w:val="24"/>
                        <w:szCs w:val="24"/>
                      </w:rPr>
                      <m:t>u,v</m:t>
                    </w:ins>
                  </m:r>
                </m:sub>
              </m:sSub>
              <m:r>
                <w:ins w:id="1343" w:author="Zhang Li" w:date="2022-06-26T16:35:00Z">
                  <w:rPr>
                    <w:rFonts w:ascii="Cambria Math" w:eastAsia="宋体" w:hAnsi="Cambria Math" w:cs="Times New Roman"/>
                    <w:kern w:val="0"/>
                    <w:sz w:val="24"/>
                    <w:szCs w:val="24"/>
                  </w:rPr>
                  <m:t>,</m:t>
                </w:ins>
              </m:r>
              <m:sSub>
                <m:sSubPr>
                  <m:ctrlPr>
                    <w:ins w:id="1344" w:author="Zhang Li" w:date="2022-06-26T16:35:00Z">
                      <w:rPr>
                        <w:rFonts w:ascii="Cambria Math" w:eastAsia="宋体" w:hAnsi="Cambria Math" w:cs="Times New Roman"/>
                        <w:i/>
                        <w:kern w:val="0"/>
                        <w:sz w:val="24"/>
                        <w:szCs w:val="24"/>
                      </w:rPr>
                    </w:ins>
                  </m:ctrlPr>
                </m:sSubPr>
                <m:e>
                  <m:r>
                    <w:ins w:id="1345" w:author="Zhang Li" w:date="2022-06-26T16:35:00Z">
                      <w:rPr>
                        <w:rFonts w:ascii="Cambria Math" w:eastAsia="宋体" w:hAnsi="Cambria Math" w:cs="Times New Roman"/>
                        <w:kern w:val="0"/>
                        <w:sz w:val="24"/>
                        <w:szCs w:val="24"/>
                      </w:rPr>
                      <m:t>d</m:t>
                    </w:ins>
                  </m:r>
                </m:e>
                <m:sub>
                  <m:r>
                    <w:ins w:id="1346" w:author="Zhang Li" w:date="2022-06-26T16:35:00Z">
                      <w:rPr>
                        <w:rFonts w:ascii="Cambria Math" w:eastAsia="宋体" w:hAnsi="Cambria Math" w:cs="Times New Roman"/>
                        <w:kern w:val="0"/>
                        <w:sz w:val="24"/>
                        <w:szCs w:val="24"/>
                      </w:rPr>
                      <m:t>u,v</m:t>
                    </w:ins>
                  </m:r>
                </m:sub>
              </m:sSub>
              <m:r>
                <w:del w:id="1347" w:author="Zhang Li" w:date="2022-06-26T16:34:00Z">
                  <w:rPr>
                    <w:rFonts w:ascii="Cambria Math" w:eastAsia="宋体" w:hAnsi="Cambria Math" w:cs="Times New Roman"/>
                    <w:kern w:val="0"/>
                    <w:sz w:val="24"/>
                    <w:szCs w:val="24"/>
                  </w:rPr>
                  <m:t>u,v</m:t>
                </w:del>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5974453B" w14:textId="7F26305F" w:rsidR="00AD35A4" w:rsidRDefault="00911CF3" w:rsidP="00911CF3">
      <w:pPr>
        <w:spacing w:afterLines="100" w:after="312"/>
        <w:rPr>
          <w:ins w:id="1348" w:author="Zhang Li" w:date="2022-06-25T16:52: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w:t>
      </w:r>
      <w:del w:id="1349" w:author="Zhang Li" w:date="2022-06-26T16:35:00Z">
        <w:r w:rsidRPr="00911CF3" w:rsidDel="00CF1342">
          <w:rPr>
            <w:rFonts w:ascii="Times New Roman" w:eastAsia="宋体" w:hAnsi="Times New Roman" w:cs="Times New Roman"/>
            <w:kern w:val="0"/>
            <w:sz w:val="24"/>
            <w:szCs w:val="24"/>
          </w:rPr>
          <w:delText xml:space="preserve"> power</w:delText>
        </w:r>
      </w:del>
      <w:r w:rsidRPr="00911CF3">
        <w:rPr>
          <w:rFonts w:ascii="Times New Roman" w:eastAsia="宋体" w:hAnsi="Times New Roman" w:cs="Times New Roman"/>
          <w:kern w:val="0"/>
          <w:sz w:val="24"/>
          <w:szCs w:val="24"/>
        </w:rPr>
        <w:t>.</w:t>
      </w:r>
      <w:del w:id="1350" w:author="Zhang Li" w:date="2022-06-25T20:49:00Z">
        <w:r w:rsidRPr="00911CF3" w:rsidDel="00872EB2">
          <w:rPr>
            <w:rFonts w:ascii="Times New Roman" w:eastAsia="宋体" w:hAnsi="Times New Roman" w:cs="Times New Roman"/>
            <w:kern w:val="0"/>
            <w:sz w:val="24"/>
            <w:szCs w:val="24"/>
          </w:rPr>
          <w:delText xml:space="preserve"> </w:delText>
        </w:r>
      </w:del>
    </w:p>
    <w:p w14:paraId="66478A79" w14:textId="2D7A84BF" w:rsidR="00CF1342" w:rsidRDefault="00CF1342" w:rsidP="00330618">
      <w:pPr>
        <w:spacing w:afterLines="100" w:after="312"/>
        <w:ind w:firstLine="420"/>
        <w:rPr>
          <w:ins w:id="1351" w:author="Zhang Li" w:date="2022-06-26T16:41:00Z"/>
          <w:rFonts w:ascii="Times New Roman" w:eastAsia="宋体" w:hAnsi="Times New Roman" w:cs="Times New Roman"/>
          <w:kern w:val="0"/>
          <w:sz w:val="24"/>
          <w:szCs w:val="24"/>
        </w:rPr>
      </w:pPr>
      <w:ins w:id="1352" w:author="Zhang Li" w:date="2022-06-26T16:36: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essage losses can lead to consensus failure. In addition, message losses are mainly caused by channel collision and channel fading. Therefore, a successful transmission should satisfy two conditions: 1) if and only if there only one node transmitting in a time slot; and 2) the</w:t>
        </w:r>
      </w:ins>
      <w:ins w:id="1353" w:author="Zhang Li" w:date="2022-06-26T16:39:00Z">
        <w:r w:rsidR="002A36C1" w:rsidRPr="002A36C1">
          <w:rPr>
            <w:rFonts w:ascii="Times New Roman" w:eastAsia="宋体" w:hAnsi="Times New Roman" w:cs="Times New Roman"/>
            <w:kern w:val="0"/>
            <w:sz w:val="24"/>
            <w:szCs w:val="24"/>
          </w:rPr>
          <w:t xml:space="preserve"> </w:t>
        </w:r>
        <w:r w:rsidR="002A36C1">
          <w:rPr>
            <w:rFonts w:ascii="Times New Roman" w:eastAsia="宋体" w:hAnsi="Times New Roman" w:cs="Times New Roman"/>
            <w:kern w:val="0"/>
            <w:sz w:val="24"/>
            <w:szCs w:val="24"/>
          </w:rPr>
          <w:t>SNR ratio is equal to or bigger than the target one.</w:t>
        </w:r>
      </w:ins>
    </w:p>
    <w:p w14:paraId="08B81BF3" w14:textId="0979E79D" w:rsidR="005B287C" w:rsidRPr="000B4CC9" w:rsidRDefault="002A36C1" w:rsidP="005B287C">
      <w:pPr>
        <w:spacing w:afterLines="100" w:after="312"/>
        <w:ind w:firstLine="420"/>
        <w:rPr>
          <w:ins w:id="1354" w:author="Zhang Li" w:date="2022-06-26T16:44:00Z"/>
          <w:rFonts w:ascii="Times New Roman" w:eastAsia="宋体" w:hAnsi="Times New Roman" w:cs="Times New Roman"/>
          <w:kern w:val="0"/>
          <w:sz w:val="24"/>
          <w:szCs w:val="24"/>
        </w:rPr>
      </w:pPr>
      <w:ins w:id="1355" w:author="Zhang Li" w:date="2022-06-26T16:41:00Z">
        <w:r>
          <w:rPr>
            <w:rFonts w:ascii="Times New Roman" w:eastAsia="宋体" w:hAnsi="Times New Roman" w:cs="Times New Roman"/>
            <w:kern w:val="0"/>
            <w:sz w:val="24"/>
            <w:szCs w:val="24"/>
          </w:rPr>
          <w:t>In channel contention process, nodes compete for the channel with same transmit probability</w:t>
        </w:r>
        <w:r w:rsidRPr="000B4CC9">
          <w:rPr>
            <w:rFonts w:ascii="Times New Roman" w:eastAsia="宋体" w:hAnsi="Times New Roman" w:cs="Times New Roman"/>
            <w:kern w:val="0"/>
            <w:sz w:val="24"/>
            <w:szCs w:val="24"/>
          </w:rPr>
          <w:t xml:space="preserve"> </w:t>
        </w:r>
      </w:ins>
      <m:oMath>
        <m:r>
          <w:ins w:id="1356" w:author="Zhang Li" w:date="2022-06-26T16:41:00Z">
            <w:rPr>
              <w:rFonts w:ascii="Cambria Math" w:eastAsia="宋体" w:hAnsi="Cambria Math" w:cs="Times New Roman"/>
              <w:kern w:val="0"/>
              <w:sz w:val="24"/>
              <w:szCs w:val="24"/>
            </w:rPr>
            <m:t>p</m:t>
          </w:ins>
        </m:r>
      </m:oMath>
      <w:ins w:id="1357" w:author="Zhang Li" w:date="2022-06-26T16:41:00Z">
        <w:r w:rsidRPr="000B4CC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On</w:t>
        </w:r>
      </w:ins>
      <w:ins w:id="1358" w:author="Zhang Li" w:date="2022-06-26T16:42:00Z">
        <w:r>
          <w:rPr>
            <w:rFonts w:ascii="Times New Roman" w:eastAsia="宋体" w:hAnsi="Times New Roman" w:cs="Times New Roman"/>
            <w:kern w:val="0"/>
            <w:sz w:val="24"/>
            <w:szCs w:val="24"/>
          </w:rPr>
          <w:t xml:space="preserve">ly if </w:t>
        </w:r>
        <w:r w:rsidRPr="000B4CC9">
          <w:rPr>
            <w:rFonts w:ascii="Times New Roman" w:eastAsia="宋体" w:hAnsi="Times New Roman" w:cs="Times New Roman"/>
            <w:kern w:val="0"/>
            <w:sz w:val="24"/>
            <w:szCs w:val="24"/>
          </w:rPr>
          <w:t>one node transmit</w:t>
        </w:r>
        <w:r>
          <w:rPr>
            <w:rFonts w:ascii="Times New Roman" w:eastAsia="宋体" w:hAnsi="Times New Roman" w:cs="Times New Roman"/>
            <w:kern w:val="0"/>
            <w:sz w:val="24"/>
            <w:szCs w:val="24"/>
          </w:rPr>
          <w:t>s</w:t>
        </w:r>
        <w:r w:rsidRPr="000B4CC9">
          <w:rPr>
            <w:rFonts w:ascii="Times New Roman" w:eastAsia="宋体" w:hAnsi="Times New Roman" w:cs="Times New Roman"/>
            <w:kern w:val="0"/>
            <w:sz w:val="24"/>
            <w:szCs w:val="24"/>
          </w:rPr>
          <w:t xml:space="preserve"> in a time slot</w:t>
        </w:r>
        <w:r>
          <w:rPr>
            <w:rFonts w:ascii="Times New Roman" w:eastAsia="宋体" w:hAnsi="Times New Roman" w:cs="Times New Roman"/>
            <w:kern w:val="0"/>
            <w:sz w:val="24"/>
            <w:szCs w:val="24"/>
          </w:rPr>
          <w:t xml:space="preserve"> can the node transmit</w:t>
        </w:r>
      </w:ins>
      <w:ins w:id="1359" w:author="Zhang Li" w:date="2022-06-26T16:43:00Z">
        <w:r>
          <w:rPr>
            <w:rFonts w:ascii="Times New Roman" w:eastAsia="宋体" w:hAnsi="Times New Roman" w:cs="Times New Roman"/>
            <w:kern w:val="0"/>
            <w:sz w:val="24"/>
            <w:szCs w:val="24"/>
          </w:rPr>
          <w:t xml:space="preserve"> message successfully.</w:t>
        </w:r>
      </w:ins>
      <w:ins w:id="1360" w:author="Zhang Li" w:date="2022-06-26T16:44:00Z">
        <w:r w:rsidR="005B287C">
          <w:rPr>
            <w:rFonts w:ascii="Times New Roman" w:eastAsia="宋体" w:hAnsi="Times New Roman" w:cs="Times New Roman"/>
            <w:kern w:val="0"/>
            <w:sz w:val="24"/>
            <w:szCs w:val="24"/>
          </w:rPr>
          <w:t xml:space="preserve"> Let </w:t>
        </w:r>
      </w:ins>
      <m:oMath>
        <m:r>
          <w:ins w:id="1361" w:author="Zhang Li" w:date="2022-06-26T16:44:00Z">
            <w:rPr>
              <w:rFonts w:ascii="Cambria Math" w:eastAsia="宋体" w:hAnsi="Cambria Math" w:cs="Times New Roman"/>
              <w:kern w:val="0"/>
              <w:sz w:val="24"/>
              <w:szCs w:val="24"/>
            </w:rPr>
            <m:t>N</m:t>
          </w:ins>
        </m:r>
      </m:oMath>
      <w:ins w:id="1362" w:author="Zhang Li" w:date="2022-06-26T16:44:00Z">
        <w:r w:rsidR="005B287C">
          <w:rPr>
            <w:rFonts w:ascii="Times New Roman" w:eastAsia="宋体" w:hAnsi="Times New Roman" w:cs="Times New Roman" w:hint="eastAsia"/>
            <w:kern w:val="0"/>
            <w:sz w:val="24"/>
            <w:szCs w:val="24"/>
          </w:rPr>
          <w:t xml:space="preserve"> </w:t>
        </w:r>
        <w:r w:rsidR="005B287C">
          <w:rPr>
            <w:rFonts w:ascii="Times New Roman" w:eastAsia="宋体" w:hAnsi="Times New Roman" w:cs="Times New Roman"/>
            <w:kern w:val="0"/>
            <w:sz w:val="24"/>
            <w:szCs w:val="24"/>
          </w:rPr>
          <w:t xml:space="preserve">be a variable </w:t>
        </w:r>
      </w:ins>
      <w:ins w:id="1363" w:author="Zhang Li" w:date="2022-06-26T16:45:00Z">
        <w:r w:rsidR="005B287C">
          <w:rPr>
            <w:rFonts w:ascii="Times New Roman" w:eastAsia="宋体" w:hAnsi="Times New Roman" w:cs="Times New Roman"/>
            <w:kern w:val="0"/>
            <w:sz w:val="24"/>
            <w:szCs w:val="24"/>
          </w:rPr>
          <w:t>that denotes the number of nodes</w:t>
        </w:r>
      </w:ins>
      <w:ins w:id="1364" w:author="Zhang Li" w:date="2022-06-26T16:44:00Z">
        <w:r w:rsidR="005B287C" w:rsidRPr="000B4CC9">
          <w:rPr>
            <w:rFonts w:ascii="Times New Roman" w:eastAsia="宋体" w:hAnsi="Times New Roman" w:cs="Times New Roman"/>
            <w:kern w:val="0"/>
            <w:sz w:val="24"/>
            <w:szCs w:val="24"/>
          </w:rPr>
          <w:t>, transmission contention success probability</w:t>
        </w:r>
        <w:r w:rsidR="005B287C" w:rsidRPr="000B4CC9">
          <w:rPr>
            <w:rFonts w:ascii="Times New Roman" w:eastAsia="宋体" w:hAnsi="Times New Roman" w:cs="Times New Roman" w:hint="eastAsia"/>
            <w:kern w:val="0"/>
            <w:sz w:val="24"/>
            <w:szCs w:val="24"/>
          </w:rPr>
          <w:t xml:space="preserve"> </w:t>
        </w:r>
        <w:r w:rsidR="005B287C" w:rsidRPr="000B4CC9">
          <w:rPr>
            <w:rFonts w:ascii="Times New Roman" w:eastAsia="宋体" w:hAnsi="Times New Roman" w:cs="Times New Roman"/>
            <w:kern w:val="0"/>
            <w:sz w:val="24"/>
            <w:szCs w:val="24"/>
          </w:rPr>
          <w:t>can be expressed as</w:t>
        </w:r>
      </w:ins>
    </w:p>
    <w:p w14:paraId="1A14E8DC" w14:textId="4FDA57FF" w:rsidR="005B287C" w:rsidRPr="000B4CC9" w:rsidRDefault="002F13AB" w:rsidP="005B287C">
      <w:pPr>
        <w:spacing w:afterLines="100" w:after="312"/>
        <w:ind w:firstLine="420"/>
        <w:rPr>
          <w:ins w:id="1365" w:author="Zhang Li" w:date="2022-06-26T16:44:00Z"/>
          <w:rFonts w:ascii="Times New Roman" w:eastAsia="宋体" w:hAnsi="Times New Roman" w:cs="Times New Roman"/>
          <w:kern w:val="0"/>
          <w:sz w:val="24"/>
          <w:szCs w:val="24"/>
        </w:rPr>
      </w:pPr>
      <m:oMathPara>
        <m:oMath>
          <m:sSub>
            <m:sSubPr>
              <m:ctrlPr>
                <w:ins w:id="1366" w:author="Zhang Li" w:date="2022-06-26T16:44:00Z">
                  <w:rPr>
                    <w:rFonts w:ascii="Cambria Math" w:eastAsia="宋体" w:hAnsi="Cambria Math" w:cs="Times New Roman"/>
                    <w:kern w:val="0"/>
                    <w:sz w:val="24"/>
                    <w:szCs w:val="24"/>
                  </w:rPr>
                </w:ins>
              </m:ctrlPr>
            </m:sSubPr>
            <m:e>
              <m:r>
                <w:ins w:id="1367" w:author="Zhang Li" w:date="2022-06-26T16:44:00Z">
                  <w:rPr>
                    <w:rFonts w:ascii="Cambria Math" w:eastAsia="宋体" w:hAnsi="Cambria Math" w:cs="Times New Roman"/>
                    <w:kern w:val="0"/>
                    <w:sz w:val="24"/>
                    <w:szCs w:val="24"/>
                  </w:rPr>
                  <m:t>P</m:t>
                </w:ins>
              </m:r>
            </m:e>
            <m:sub>
              <m:r>
                <w:ins w:id="1368" w:author="Zhang Li" w:date="2022-06-26T16:44:00Z">
                  <w:rPr>
                    <w:rFonts w:ascii="Cambria Math" w:eastAsia="宋体" w:hAnsi="Cambria Math" w:cs="Times New Roman"/>
                    <w:kern w:val="0"/>
                    <w:sz w:val="24"/>
                    <w:szCs w:val="24"/>
                  </w:rPr>
                  <m:t>tc</m:t>
                </w:ins>
              </m:r>
            </m:sub>
          </m:sSub>
          <m:r>
            <w:ins w:id="1369" w:author="Zhang Li" w:date="2022-06-26T16:45:00Z">
              <m:rPr>
                <m:sty m:val="p"/>
              </m:rPr>
              <w:rPr>
                <w:rFonts w:ascii="Cambria Math" w:eastAsia="宋体" w:hAnsi="Cambria Math" w:cs="Times New Roman"/>
                <w:kern w:val="0"/>
                <w:sz w:val="24"/>
                <w:szCs w:val="24"/>
              </w:rPr>
              <m:t>(N)</m:t>
            </w:ins>
          </m:r>
          <m:r>
            <w:ins w:id="1370" w:author="Zhang Li" w:date="2022-06-26T16:44:00Z">
              <m:rPr>
                <m:sty m:val="p"/>
              </m:rPr>
              <w:rPr>
                <w:rFonts w:ascii="Cambria Math" w:eastAsia="宋体" w:hAnsi="Cambria Math" w:cs="Times New Roman"/>
                <w:kern w:val="0"/>
                <w:sz w:val="24"/>
                <w:szCs w:val="24"/>
              </w:rPr>
              <m:t>=</m:t>
            </w:ins>
          </m:r>
          <m:f>
            <m:fPr>
              <m:ctrlPr>
                <w:ins w:id="1371" w:author="Zhang Li" w:date="2022-06-26T16:44:00Z">
                  <w:rPr>
                    <w:rFonts w:ascii="Cambria Math" w:eastAsia="宋体" w:hAnsi="Cambria Math" w:cs="Times New Roman"/>
                    <w:kern w:val="0"/>
                    <w:sz w:val="24"/>
                    <w:szCs w:val="24"/>
                  </w:rPr>
                </w:ins>
              </m:ctrlPr>
            </m:fPr>
            <m:num>
              <m:r>
                <w:ins w:id="1372" w:author="Zhang Li" w:date="2022-06-26T16:44:00Z">
                  <w:rPr>
                    <w:rFonts w:ascii="Cambria Math" w:eastAsia="宋体" w:hAnsi="Cambria Math" w:cs="Times New Roman"/>
                    <w:kern w:val="0"/>
                    <w:sz w:val="24"/>
                    <w:szCs w:val="24"/>
                  </w:rPr>
                  <m:t>Np</m:t>
                </w:ins>
              </m:r>
              <m:sSup>
                <m:sSupPr>
                  <m:ctrlPr>
                    <w:ins w:id="1373" w:author="Zhang Li" w:date="2022-06-26T16:44:00Z">
                      <w:rPr>
                        <w:rFonts w:ascii="Cambria Math" w:eastAsia="宋体" w:hAnsi="Cambria Math" w:cs="Times New Roman"/>
                        <w:kern w:val="0"/>
                        <w:sz w:val="24"/>
                        <w:szCs w:val="24"/>
                      </w:rPr>
                    </w:ins>
                  </m:ctrlPr>
                </m:sSupPr>
                <m:e>
                  <m:d>
                    <m:dPr>
                      <m:ctrlPr>
                        <w:ins w:id="1374" w:author="Zhang Li" w:date="2022-06-26T16:44:00Z">
                          <w:rPr>
                            <w:rFonts w:ascii="Cambria Math" w:eastAsia="宋体" w:hAnsi="Cambria Math" w:cs="Times New Roman"/>
                            <w:kern w:val="0"/>
                            <w:sz w:val="24"/>
                            <w:szCs w:val="24"/>
                          </w:rPr>
                        </w:ins>
                      </m:ctrlPr>
                    </m:dPr>
                    <m:e>
                      <m:r>
                        <w:ins w:id="1375" w:author="Zhang Li" w:date="2022-06-26T16:44:00Z">
                          <m:rPr>
                            <m:sty m:val="p"/>
                          </m:rPr>
                          <w:rPr>
                            <w:rFonts w:ascii="Cambria Math" w:eastAsia="宋体" w:hAnsi="Cambria Math" w:cs="Times New Roman"/>
                            <w:kern w:val="0"/>
                            <w:sz w:val="24"/>
                            <w:szCs w:val="24"/>
                          </w:rPr>
                          <m:t>1-</m:t>
                        </w:ins>
                      </m:r>
                      <m:r>
                        <w:ins w:id="1376" w:author="Zhang Li" w:date="2022-06-26T16:44:00Z">
                          <w:rPr>
                            <w:rFonts w:ascii="Cambria Math" w:eastAsia="宋体" w:hAnsi="Cambria Math" w:cs="Times New Roman"/>
                            <w:kern w:val="0"/>
                            <w:sz w:val="24"/>
                            <w:szCs w:val="24"/>
                          </w:rPr>
                          <m:t>p</m:t>
                        </w:ins>
                      </m:r>
                    </m:e>
                  </m:d>
                </m:e>
                <m:sup>
                  <m:r>
                    <w:ins w:id="1377" w:author="Zhang Li" w:date="2022-06-26T16:44:00Z">
                      <w:rPr>
                        <w:rFonts w:ascii="Cambria Math" w:eastAsia="宋体" w:hAnsi="Cambria Math" w:cs="Times New Roman"/>
                        <w:kern w:val="0"/>
                        <w:sz w:val="24"/>
                        <w:szCs w:val="24"/>
                      </w:rPr>
                      <m:t>N</m:t>
                    </w:ins>
                  </m:r>
                  <m:r>
                    <w:ins w:id="1378" w:author="Zhang Li" w:date="2022-06-26T16:44:00Z">
                      <m:rPr>
                        <m:sty m:val="p"/>
                      </m:rPr>
                      <w:rPr>
                        <w:rFonts w:ascii="Cambria Math" w:eastAsia="宋体" w:hAnsi="Cambria Math" w:cs="Times New Roman"/>
                        <w:kern w:val="0"/>
                        <w:sz w:val="24"/>
                        <w:szCs w:val="24"/>
                      </w:rPr>
                      <m:t>-1</m:t>
                    </w:ins>
                  </m:r>
                </m:sup>
              </m:sSup>
            </m:num>
            <m:den>
              <m:r>
                <w:ins w:id="1379" w:author="Zhang Li" w:date="2022-06-26T16:44:00Z">
                  <m:rPr>
                    <m:sty m:val="p"/>
                  </m:rPr>
                  <w:rPr>
                    <w:rFonts w:ascii="Cambria Math" w:eastAsia="宋体" w:hAnsi="Cambria Math" w:cs="Times New Roman"/>
                    <w:kern w:val="0"/>
                    <w:sz w:val="24"/>
                    <w:szCs w:val="24"/>
                  </w:rPr>
                  <m:t>1-</m:t>
                </w:ins>
              </m:r>
              <m:sSup>
                <m:sSupPr>
                  <m:ctrlPr>
                    <w:ins w:id="1380" w:author="Zhang Li" w:date="2022-06-26T16:44:00Z">
                      <w:rPr>
                        <w:rFonts w:ascii="Cambria Math" w:eastAsia="宋体" w:hAnsi="Cambria Math" w:cs="Times New Roman"/>
                        <w:kern w:val="0"/>
                        <w:sz w:val="24"/>
                        <w:szCs w:val="24"/>
                      </w:rPr>
                    </w:ins>
                  </m:ctrlPr>
                </m:sSupPr>
                <m:e>
                  <m:d>
                    <m:dPr>
                      <m:ctrlPr>
                        <w:ins w:id="1381" w:author="Zhang Li" w:date="2022-06-26T16:44:00Z">
                          <w:rPr>
                            <w:rFonts w:ascii="Cambria Math" w:eastAsia="宋体" w:hAnsi="Cambria Math" w:cs="Times New Roman"/>
                            <w:kern w:val="0"/>
                            <w:sz w:val="24"/>
                            <w:szCs w:val="24"/>
                          </w:rPr>
                        </w:ins>
                      </m:ctrlPr>
                    </m:dPr>
                    <m:e>
                      <m:r>
                        <w:ins w:id="1382" w:author="Zhang Li" w:date="2022-06-26T16:44:00Z">
                          <m:rPr>
                            <m:sty m:val="p"/>
                          </m:rPr>
                          <w:rPr>
                            <w:rFonts w:ascii="Cambria Math" w:eastAsia="宋体" w:hAnsi="Cambria Math" w:cs="Times New Roman"/>
                            <w:kern w:val="0"/>
                            <w:sz w:val="24"/>
                            <w:szCs w:val="24"/>
                          </w:rPr>
                          <m:t>1-</m:t>
                        </w:ins>
                      </m:r>
                      <m:r>
                        <w:ins w:id="1383" w:author="Zhang Li" w:date="2022-06-26T16:44:00Z">
                          <w:rPr>
                            <w:rFonts w:ascii="Cambria Math" w:eastAsia="宋体" w:hAnsi="Cambria Math" w:cs="Times New Roman"/>
                            <w:kern w:val="0"/>
                            <w:sz w:val="24"/>
                            <w:szCs w:val="24"/>
                          </w:rPr>
                          <m:t>p</m:t>
                        </w:ins>
                      </m:r>
                    </m:e>
                  </m:d>
                </m:e>
                <m:sup>
                  <m:r>
                    <w:ins w:id="1384" w:author="Zhang Li" w:date="2022-06-26T16:44:00Z">
                      <w:rPr>
                        <w:rFonts w:ascii="Cambria Math" w:eastAsia="宋体" w:hAnsi="Cambria Math" w:cs="Times New Roman"/>
                        <w:kern w:val="0"/>
                        <w:sz w:val="24"/>
                        <w:szCs w:val="24"/>
                      </w:rPr>
                      <m:t>N</m:t>
                    </w:ins>
                  </m:r>
                </m:sup>
              </m:sSup>
            </m:den>
          </m:f>
          <m:r>
            <w:ins w:id="1385" w:author="Zhang Li" w:date="2022-06-26T16:44:00Z">
              <m:rPr>
                <m:sty m:val="p"/>
              </m:rPr>
              <w:rPr>
                <w:rFonts w:ascii="Cambria Math" w:eastAsia="宋体" w:hAnsi="Cambria Math" w:cs="Times New Roman"/>
                <w:kern w:val="0"/>
                <w:sz w:val="24"/>
                <w:szCs w:val="24"/>
              </w:rPr>
              <m:t>.</m:t>
            </w:ins>
          </m:r>
        </m:oMath>
      </m:oMathPara>
    </w:p>
    <w:p w14:paraId="5043534D" w14:textId="22C1A233" w:rsidR="002A36C1" w:rsidRDefault="005B287C" w:rsidP="00330618">
      <w:pPr>
        <w:spacing w:afterLines="100" w:after="312"/>
        <w:ind w:firstLine="420"/>
        <w:rPr>
          <w:ins w:id="1386" w:author="Zhang Li" w:date="2022-06-26T16:52:00Z"/>
          <w:rFonts w:ascii="Times New Roman" w:eastAsia="宋体" w:hAnsi="Times New Roman" w:cs="Times New Roman"/>
          <w:kern w:val="0"/>
          <w:sz w:val="24"/>
          <w:szCs w:val="24"/>
        </w:rPr>
      </w:pPr>
      <w:ins w:id="1387" w:author="Zhang Li" w:date="2022-06-26T16:46:00Z">
        <w:r w:rsidRPr="000B4CC9">
          <w:rPr>
            <w:rFonts w:ascii="Times New Roman" w:eastAsia="宋体" w:hAnsi="Times New Roman" w:cs="Times New Roman"/>
            <w:kern w:val="0"/>
            <w:sz w:val="24"/>
            <w:szCs w:val="24"/>
          </w:rPr>
          <w:t>Even a node competes successful</w:t>
        </w:r>
        <w:r>
          <w:rPr>
            <w:rFonts w:ascii="Times New Roman" w:eastAsia="宋体" w:hAnsi="Times New Roman" w:cs="Times New Roman"/>
            <w:kern w:val="0"/>
            <w:sz w:val="24"/>
            <w:szCs w:val="24"/>
          </w:rPr>
          <w:t>ly</w:t>
        </w:r>
        <w:r w:rsidRPr="000B4CC9">
          <w:rPr>
            <w:rFonts w:ascii="Times New Roman" w:eastAsia="宋体" w:hAnsi="Times New Roman" w:cs="Times New Roman"/>
            <w:kern w:val="0"/>
            <w:sz w:val="24"/>
            <w:szCs w:val="24"/>
          </w:rPr>
          <w:t>, it may fail to transmit a message due to channel fading.</w:t>
        </w:r>
      </w:ins>
      <w:ins w:id="1388" w:author="Zhang Li" w:date="2022-06-26T16:47:00Z">
        <w:r>
          <w:rPr>
            <w:rFonts w:ascii="Times New Roman" w:eastAsia="宋体" w:hAnsi="Times New Roman" w:cs="Times New Roman"/>
            <w:kern w:val="0"/>
            <w:sz w:val="24"/>
            <w:szCs w:val="24"/>
          </w:rPr>
          <w:t xml:space="preserve"> The SNR between nodes </w:t>
        </w:r>
      </w:ins>
      <w:ins w:id="1389" w:author="Zhang Li" w:date="2022-06-26T16:48:00Z">
        <w:r>
          <w:rPr>
            <w:rFonts w:ascii="Times New Roman" w:eastAsia="宋体" w:hAnsi="Times New Roman" w:cs="Times New Roman"/>
            <w:kern w:val="0"/>
            <w:sz w:val="24"/>
            <w:szCs w:val="24"/>
          </w:rPr>
          <w:t xml:space="preserve">varies with the </w:t>
        </w:r>
        <w:r w:rsidRPr="000B4CC9">
          <w:rPr>
            <w:rFonts w:ascii="Times New Roman" w:eastAsia="宋体" w:hAnsi="Times New Roman" w:cs="Times New Roman"/>
            <w:kern w:val="0"/>
            <w:sz w:val="24"/>
            <w:szCs w:val="24"/>
          </w:rPr>
          <w:t>time-variant communication environment.</w:t>
        </w:r>
        <w:r>
          <w:rPr>
            <w:rFonts w:ascii="Times New Roman" w:eastAsia="宋体" w:hAnsi="Times New Roman" w:cs="Times New Roman"/>
            <w:kern w:val="0"/>
            <w:sz w:val="24"/>
            <w:szCs w:val="24"/>
          </w:rPr>
          <w:t xml:space="preserve"> When SNR </w:t>
        </w:r>
      </w:ins>
      <w:ins w:id="1390" w:author="Zhang Li" w:date="2022-06-26T16:50:00Z">
        <w:r w:rsidR="006058D3">
          <w:rPr>
            <w:rFonts w:ascii="Times New Roman" w:eastAsia="宋体" w:hAnsi="Times New Roman" w:cs="Times New Roman"/>
            <w:kern w:val="0"/>
            <w:sz w:val="24"/>
            <w:szCs w:val="24"/>
          </w:rPr>
          <w:t>is less tha</w:t>
        </w:r>
      </w:ins>
      <w:ins w:id="1391" w:author="Zhang Li" w:date="2022-06-26T16:51:00Z">
        <w:r w:rsidR="006058D3">
          <w:rPr>
            <w:rFonts w:ascii="Times New Roman" w:eastAsia="宋体" w:hAnsi="Times New Roman" w:cs="Times New Roman"/>
            <w:kern w:val="0"/>
            <w:sz w:val="24"/>
            <w:szCs w:val="24"/>
          </w:rPr>
          <w:t xml:space="preserve">n a given target threshold, </w:t>
        </w:r>
        <w:r w:rsidR="006058D3" w:rsidRPr="000B4CC9">
          <w:rPr>
            <w:rFonts w:ascii="Times New Roman" w:eastAsia="宋体" w:hAnsi="Times New Roman" w:cs="Times New Roman"/>
            <w:kern w:val="0"/>
            <w:sz w:val="24"/>
            <w:szCs w:val="24"/>
          </w:rPr>
          <w:t xml:space="preserve">the communication between nodes is interrupted. Since </w:t>
        </w:r>
      </w:ins>
      <m:oMath>
        <m:sSup>
          <m:sSupPr>
            <m:ctrlPr>
              <w:ins w:id="1392" w:author="Zhang Li" w:date="2022-06-26T16:51:00Z">
                <w:rPr>
                  <w:rFonts w:ascii="Cambria Math" w:eastAsia="宋体" w:hAnsi="Cambria Math" w:cs="Times New Roman"/>
                  <w:kern w:val="0"/>
                  <w:sz w:val="24"/>
                  <w:szCs w:val="24"/>
                </w:rPr>
              </w:ins>
            </m:ctrlPr>
          </m:sSupPr>
          <m:e>
            <m:d>
              <m:dPr>
                <m:begChr m:val="|"/>
                <m:endChr m:val="|"/>
                <m:ctrlPr>
                  <w:ins w:id="1393" w:author="Zhang Li" w:date="2022-06-26T16:51:00Z">
                    <w:rPr>
                      <w:rFonts w:ascii="Cambria Math" w:eastAsia="宋体" w:hAnsi="Cambria Math" w:cs="Times New Roman"/>
                      <w:kern w:val="0"/>
                      <w:sz w:val="24"/>
                      <w:szCs w:val="24"/>
                    </w:rPr>
                  </w:ins>
                </m:ctrlPr>
              </m:dPr>
              <m:e>
                <m:sSub>
                  <m:sSubPr>
                    <m:ctrlPr>
                      <w:ins w:id="1394" w:author="Zhang Li" w:date="2022-06-26T16:51:00Z">
                        <w:rPr>
                          <w:rFonts w:ascii="Cambria Math" w:eastAsia="宋体" w:hAnsi="Cambria Math" w:cs="Times New Roman"/>
                          <w:kern w:val="0"/>
                          <w:sz w:val="24"/>
                          <w:szCs w:val="24"/>
                        </w:rPr>
                      </w:ins>
                    </m:ctrlPr>
                  </m:sSubPr>
                  <m:e>
                    <m:r>
                      <w:ins w:id="1395" w:author="Zhang Li" w:date="2022-06-26T16:51:00Z">
                        <w:rPr>
                          <w:rFonts w:ascii="Cambria Math" w:eastAsia="宋体" w:hAnsi="Cambria Math" w:cs="Times New Roman"/>
                          <w:kern w:val="0"/>
                          <w:sz w:val="24"/>
                          <w:szCs w:val="24"/>
                        </w:rPr>
                        <m:t>H</m:t>
                      </w:ins>
                    </m:r>
                  </m:e>
                  <m:sub>
                    <m:r>
                      <w:ins w:id="1396" w:author="Zhang Li" w:date="2022-06-26T16:51:00Z">
                        <w:rPr>
                          <w:rFonts w:ascii="Cambria Math" w:eastAsia="宋体" w:hAnsi="Cambria Math" w:cs="Times New Roman"/>
                          <w:kern w:val="0"/>
                          <w:sz w:val="24"/>
                          <w:szCs w:val="24"/>
                        </w:rPr>
                        <m:t>u</m:t>
                      </w:ins>
                    </m:r>
                    <m:r>
                      <w:ins w:id="1397" w:author="Zhang Li" w:date="2022-06-26T16:51:00Z">
                        <m:rPr>
                          <m:sty m:val="p"/>
                        </m:rPr>
                        <w:rPr>
                          <w:rFonts w:ascii="Cambria Math" w:eastAsia="宋体" w:hAnsi="Cambria Math" w:cs="Times New Roman"/>
                          <w:kern w:val="0"/>
                          <w:sz w:val="24"/>
                          <w:szCs w:val="24"/>
                        </w:rPr>
                        <m:t>,</m:t>
                      </w:ins>
                    </m:r>
                    <m:r>
                      <w:ins w:id="1398" w:author="Zhang Li" w:date="2022-06-26T16:51:00Z">
                        <w:rPr>
                          <w:rFonts w:ascii="Cambria Math" w:eastAsia="宋体" w:hAnsi="Cambria Math" w:cs="Times New Roman"/>
                          <w:kern w:val="0"/>
                          <w:sz w:val="24"/>
                          <w:szCs w:val="24"/>
                        </w:rPr>
                        <m:t>v</m:t>
                      </w:ins>
                    </m:r>
                  </m:sub>
                </m:sSub>
              </m:e>
            </m:d>
          </m:e>
          <m:sup>
            <m:r>
              <w:ins w:id="1399" w:author="Zhang Li" w:date="2022-06-26T16:51:00Z">
                <m:rPr>
                  <m:sty m:val="p"/>
                </m:rPr>
                <w:rPr>
                  <w:rFonts w:ascii="Cambria Math" w:eastAsia="宋体" w:hAnsi="Cambria Math" w:cs="Times New Roman"/>
                  <w:kern w:val="0"/>
                  <w:sz w:val="24"/>
                  <w:szCs w:val="24"/>
                </w:rPr>
                <m:t>2</m:t>
              </w:ins>
            </m:r>
          </m:sup>
        </m:sSup>
      </m:oMath>
      <w:ins w:id="1400" w:author="Zhang Li" w:date="2022-06-26T16:51:00Z">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is exponentially distributed,</w:t>
        </w:r>
      </w:ins>
      <w:ins w:id="1401" w:author="Zhang Li" w:date="2022-06-26T16:52:00Z">
        <w:r w:rsidR="006058D3">
          <w:rPr>
            <w:rFonts w:ascii="Times New Roman" w:eastAsia="宋体" w:hAnsi="Times New Roman" w:cs="Times New Roman"/>
            <w:kern w:val="0"/>
            <w:sz w:val="24"/>
            <w:szCs w:val="24"/>
          </w:rPr>
          <w:t xml:space="preserve"> the SNR outrage probability</w:t>
        </w:r>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between</w:t>
        </w:r>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 xml:space="preserve">nodes </w:t>
        </w:r>
      </w:ins>
      <m:oMath>
        <m:r>
          <w:ins w:id="1402" w:author="Zhang Li" w:date="2022-06-26T16:52:00Z">
            <w:rPr>
              <w:rFonts w:ascii="Cambria Math" w:eastAsia="宋体" w:hAnsi="Cambria Math" w:cs="Times New Roman"/>
              <w:kern w:val="0"/>
              <w:sz w:val="24"/>
              <w:szCs w:val="24"/>
            </w:rPr>
            <m:t>u</m:t>
          </w:ins>
        </m:r>
      </m:oMath>
      <w:ins w:id="1403" w:author="Zhang Li" w:date="2022-06-26T16:52:00Z">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 xml:space="preserve">and </w:t>
        </w:r>
      </w:ins>
      <m:oMath>
        <m:r>
          <w:ins w:id="1404" w:author="Zhang Li" w:date="2022-06-26T16:52:00Z">
            <w:rPr>
              <w:rFonts w:ascii="Cambria Math" w:eastAsia="宋体" w:hAnsi="Cambria Math" w:cs="Times New Roman"/>
              <w:kern w:val="0"/>
              <w:sz w:val="24"/>
              <w:szCs w:val="24"/>
            </w:rPr>
            <m:t>v</m:t>
          </w:ins>
        </m:r>
      </m:oMath>
      <w:ins w:id="1405" w:author="Zhang Li" w:date="2022-06-26T16:52:00Z">
        <w:r w:rsidR="006058D3" w:rsidRPr="000B4CC9">
          <w:rPr>
            <w:rFonts w:ascii="Times New Roman" w:eastAsia="宋体" w:hAnsi="Times New Roman" w:cs="Times New Roman"/>
            <w:kern w:val="0"/>
            <w:sz w:val="24"/>
            <w:szCs w:val="24"/>
          </w:rPr>
          <w:t xml:space="preserve"> is expressed as follows</w:t>
        </w:r>
      </w:ins>
    </w:p>
    <w:p w14:paraId="30A80F01" w14:textId="77C016D4" w:rsidR="006058D3" w:rsidRPr="006F74B8" w:rsidRDefault="002F13AB" w:rsidP="006058D3">
      <w:pPr>
        <w:spacing w:afterLines="100" w:after="312"/>
        <w:ind w:firstLine="420"/>
        <w:rPr>
          <w:ins w:id="1406" w:author="Zhang Li" w:date="2022-06-26T16:52:00Z"/>
          <w:rFonts w:ascii="Times New Roman" w:eastAsia="宋体" w:hAnsi="Times New Roman" w:cs="Times New Roman"/>
          <w:kern w:val="0"/>
          <w:sz w:val="24"/>
          <w:szCs w:val="24"/>
        </w:rPr>
      </w:pPr>
      <m:oMathPara>
        <m:oMath>
          <m:sSub>
            <m:sSubPr>
              <m:ctrlPr>
                <w:ins w:id="1407" w:author="Zhang Li" w:date="2022-06-26T16:52:00Z">
                  <w:rPr>
                    <w:rFonts w:ascii="Cambria Math" w:eastAsia="宋体" w:hAnsi="Cambria Math" w:cs="Times New Roman"/>
                    <w:kern w:val="0"/>
                    <w:sz w:val="24"/>
                    <w:szCs w:val="24"/>
                  </w:rPr>
                </w:ins>
              </m:ctrlPr>
            </m:sSubPr>
            <m:e>
              <m:r>
                <w:ins w:id="1408" w:author="Zhang Li" w:date="2022-06-26T16:52:00Z">
                  <w:rPr>
                    <w:rFonts w:ascii="Cambria Math" w:eastAsia="宋体" w:hAnsi="Cambria Math" w:cs="Times New Roman"/>
                    <w:kern w:val="0"/>
                    <w:sz w:val="24"/>
                    <w:szCs w:val="24"/>
                  </w:rPr>
                  <m:t>ϵ</m:t>
                </w:ins>
              </m:r>
            </m:e>
            <m:sub>
              <m:r>
                <w:ins w:id="1409" w:author="Zhang Li" w:date="2022-06-26T16:52:00Z">
                  <w:rPr>
                    <w:rFonts w:ascii="Cambria Math" w:eastAsia="宋体" w:hAnsi="Cambria Math" w:cs="Times New Roman"/>
                    <w:kern w:val="0"/>
                    <w:sz w:val="24"/>
                    <w:szCs w:val="24"/>
                  </w:rPr>
                  <m:t>u</m:t>
                </w:ins>
              </m:r>
              <m:r>
                <w:ins w:id="1410" w:author="Zhang Li" w:date="2022-06-26T16:52:00Z">
                  <m:rPr>
                    <m:sty m:val="p"/>
                  </m:rPr>
                  <w:rPr>
                    <w:rFonts w:ascii="Cambria Math" w:eastAsia="宋体" w:hAnsi="Cambria Math" w:cs="Times New Roman"/>
                    <w:kern w:val="0"/>
                    <w:sz w:val="24"/>
                    <w:szCs w:val="24"/>
                  </w:rPr>
                  <m:t>,</m:t>
                </w:ins>
              </m:r>
              <m:r>
                <w:ins w:id="1411" w:author="Zhang Li" w:date="2022-06-26T16:52:00Z">
                  <w:rPr>
                    <w:rFonts w:ascii="Cambria Math" w:eastAsia="宋体" w:hAnsi="Cambria Math" w:cs="Times New Roman"/>
                    <w:kern w:val="0"/>
                    <w:sz w:val="24"/>
                    <w:szCs w:val="24"/>
                  </w:rPr>
                  <m:t>v</m:t>
                </w:ins>
              </m:r>
            </m:sub>
          </m:sSub>
          <m:r>
            <w:ins w:id="1412" w:author="Zhang Li" w:date="2022-06-27T17:33:00Z">
              <m:rPr>
                <m:sty m:val="p"/>
              </m:rPr>
              <w:rPr>
                <w:rFonts w:ascii="Cambria Math" w:eastAsia="宋体" w:hAnsi="Cambria Math" w:cs="Times New Roman"/>
                <w:kern w:val="0"/>
                <w:sz w:val="24"/>
                <w:szCs w:val="24"/>
              </w:rPr>
              <m:t>(</m:t>
            </w:ins>
          </m:r>
          <m:sSub>
            <m:sSubPr>
              <m:ctrlPr>
                <w:ins w:id="1413" w:author="Zhang Li" w:date="2022-06-27T17:33:00Z">
                  <w:rPr>
                    <w:rFonts w:ascii="Cambria Math" w:eastAsia="宋体" w:hAnsi="Cambria Math" w:cs="Times New Roman"/>
                    <w:kern w:val="0"/>
                    <w:sz w:val="24"/>
                    <w:szCs w:val="24"/>
                  </w:rPr>
                </w:ins>
              </m:ctrlPr>
            </m:sSubPr>
            <m:e>
              <m:r>
                <w:ins w:id="1414" w:author="Zhang Li" w:date="2022-06-27T17:33:00Z">
                  <w:rPr>
                    <w:rFonts w:ascii="Cambria Math" w:eastAsia="宋体" w:hAnsi="Cambria Math" w:cs="Times New Roman"/>
                    <w:kern w:val="0"/>
                    <w:sz w:val="24"/>
                    <w:szCs w:val="24"/>
                  </w:rPr>
                  <m:t>H</m:t>
                </w:ins>
              </m:r>
            </m:e>
            <m:sub>
              <m:r>
                <w:ins w:id="1415" w:author="Zhang Li" w:date="2022-06-27T17:33:00Z">
                  <w:rPr>
                    <w:rFonts w:ascii="Cambria Math" w:eastAsia="宋体" w:hAnsi="Cambria Math" w:cs="Times New Roman"/>
                    <w:kern w:val="0"/>
                    <w:sz w:val="24"/>
                    <w:szCs w:val="24"/>
                  </w:rPr>
                  <m:t>u</m:t>
                </w:ins>
              </m:r>
              <m:r>
                <w:ins w:id="1416" w:author="Zhang Li" w:date="2022-06-27T17:33:00Z">
                  <m:rPr>
                    <m:sty m:val="p"/>
                  </m:rPr>
                  <w:rPr>
                    <w:rFonts w:ascii="Cambria Math" w:eastAsia="宋体" w:hAnsi="Cambria Math" w:cs="Times New Roman"/>
                    <w:kern w:val="0"/>
                    <w:sz w:val="24"/>
                    <w:szCs w:val="24"/>
                  </w:rPr>
                  <m:t>,</m:t>
                </w:ins>
              </m:r>
              <m:r>
                <w:ins w:id="1417" w:author="Zhang Li" w:date="2022-06-27T17:33:00Z">
                  <w:rPr>
                    <w:rFonts w:ascii="Cambria Math" w:eastAsia="宋体" w:hAnsi="Cambria Math" w:cs="Times New Roman"/>
                    <w:kern w:val="0"/>
                    <w:sz w:val="24"/>
                    <w:szCs w:val="24"/>
                  </w:rPr>
                  <m:t>v</m:t>
                </w:ins>
              </m:r>
            </m:sub>
          </m:sSub>
          <m:r>
            <w:ins w:id="1418" w:author="Zhang Li" w:date="2022-06-27T17:33:00Z">
              <m:rPr>
                <m:sty m:val="p"/>
              </m:rPr>
              <w:rPr>
                <w:rFonts w:ascii="Cambria Math" w:eastAsia="宋体" w:hAnsi="Cambria Math" w:cs="Times New Roman"/>
                <w:kern w:val="0"/>
                <w:sz w:val="24"/>
                <w:szCs w:val="24"/>
              </w:rPr>
              <m:t>)</m:t>
            </w:ins>
          </m:r>
          <m:r>
            <w:ins w:id="1419" w:author="Zhang Li" w:date="2022-06-26T16:52:00Z">
              <m:rPr>
                <m:sty m:val="p"/>
              </m:rPr>
              <w:rPr>
                <w:rFonts w:ascii="Cambria Math" w:eastAsia="宋体" w:hAnsi="Cambria Math" w:cs="Times New Roman"/>
                <w:kern w:val="0"/>
                <w:sz w:val="24"/>
                <w:szCs w:val="24"/>
              </w:rPr>
              <m:t>=</m:t>
            </w:ins>
          </m:r>
          <m:func>
            <m:funcPr>
              <m:ctrlPr>
                <w:ins w:id="1420" w:author="Zhang Li" w:date="2022-06-26T16:52:00Z">
                  <w:rPr>
                    <w:rFonts w:ascii="Cambria Math" w:eastAsia="宋体" w:hAnsi="Cambria Math" w:cs="Times New Roman"/>
                    <w:kern w:val="0"/>
                    <w:sz w:val="24"/>
                    <w:szCs w:val="24"/>
                  </w:rPr>
                </w:ins>
              </m:ctrlPr>
            </m:funcPr>
            <m:fName>
              <m:r>
                <w:ins w:id="1421" w:author="Zhang Li" w:date="2022-06-26T16:52:00Z">
                  <m:rPr>
                    <m:sty m:val="p"/>
                  </m:rPr>
                  <w:rPr>
                    <w:rFonts w:ascii="Cambria Math" w:eastAsia="宋体" w:hAnsi="Cambria Math" w:cs="Times New Roman"/>
                    <w:kern w:val="0"/>
                    <w:sz w:val="24"/>
                    <w:szCs w:val="24"/>
                  </w:rPr>
                  <m:t>Pr</m:t>
                </w:ins>
              </m:r>
            </m:fName>
            <m:e>
              <m:d>
                <m:dPr>
                  <m:begChr m:val="["/>
                  <m:endChr m:val="]"/>
                  <m:ctrlPr>
                    <w:ins w:id="1422" w:author="Zhang Li" w:date="2022-06-26T16:52:00Z">
                      <w:rPr>
                        <w:rFonts w:ascii="Cambria Math" w:eastAsia="宋体" w:hAnsi="Cambria Math" w:cs="Times New Roman"/>
                        <w:kern w:val="0"/>
                        <w:sz w:val="24"/>
                        <w:szCs w:val="24"/>
                      </w:rPr>
                    </w:ins>
                  </m:ctrlPr>
                </m:dPr>
                <m:e>
                  <m:r>
                    <w:ins w:id="1423" w:author="Zhang Li" w:date="2022-06-26T16:52:00Z">
                      <w:rPr>
                        <w:rFonts w:ascii="Cambria Math" w:eastAsia="宋体" w:hAnsi="Cambria Math" w:cs="Times New Roman"/>
                        <w:kern w:val="0"/>
                        <w:sz w:val="24"/>
                        <w:szCs w:val="24"/>
                      </w:rPr>
                      <m:t>SINR</m:t>
                    </w:ins>
                  </m:r>
                  <m:d>
                    <m:dPr>
                      <m:ctrlPr>
                        <w:ins w:id="1424" w:author="Zhang Li" w:date="2022-06-26T16:52:00Z">
                          <w:rPr>
                            <w:rFonts w:ascii="Cambria Math" w:eastAsia="宋体" w:hAnsi="Cambria Math" w:cs="Times New Roman"/>
                            <w:kern w:val="0"/>
                            <w:sz w:val="24"/>
                            <w:szCs w:val="24"/>
                          </w:rPr>
                        </w:ins>
                      </m:ctrlPr>
                    </m:dPr>
                    <m:e>
                      <m:r>
                        <w:ins w:id="1425" w:author="Zhang Li" w:date="2022-06-26T16:52:00Z">
                          <w:rPr>
                            <w:rFonts w:ascii="Cambria Math" w:eastAsia="宋体" w:hAnsi="Cambria Math" w:cs="Times New Roman"/>
                            <w:kern w:val="0"/>
                            <w:sz w:val="24"/>
                            <w:szCs w:val="24"/>
                          </w:rPr>
                          <m:t>u</m:t>
                        </w:ins>
                      </m:r>
                      <m:r>
                        <w:ins w:id="1426" w:author="Zhang Li" w:date="2022-06-26T16:52:00Z">
                          <m:rPr>
                            <m:sty m:val="p"/>
                          </m:rPr>
                          <w:rPr>
                            <w:rFonts w:ascii="Cambria Math" w:eastAsia="宋体" w:hAnsi="Cambria Math" w:cs="Times New Roman"/>
                            <w:kern w:val="0"/>
                            <w:sz w:val="24"/>
                            <w:szCs w:val="24"/>
                          </w:rPr>
                          <m:t>,</m:t>
                        </w:ins>
                      </m:r>
                      <m:r>
                        <w:ins w:id="1427" w:author="Zhang Li" w:date="2022-06-26T16:52:00Z">
                          <w:rPr>
                            <w:rFonts w:ascii="Cambria Math" w:eastAsia="宋体" w:hAnsi="Cambria Math" w:cs="Times New Roman"/>
                            <w:kern w:val="0"/>
                            <w:sz w:val="24"/>
                            <w:szCs w:val="24"/>
                          </w:rPr>
                          <m:t>v</m:t>
                        </w:ins>
                      </m:r>
                    </m:e>
                  </m:d>
                  <m:r>
                    <w:ins w:id="1428" w:author="Zhang Li" w:date="2022-06-26T16:52:00Z">
                      <m:rPr>
                        <m:sty m:val="p"/>
                      </m:rPr>
                      <w:rPr>
                        <w:rFonts w:ascii="Cambria Math" w:eastAsia="宋体" w:hAnsi="Cambria Math" w:cs="Times New Roman"/>
                        <w:kern w:val="0"/>
                        <w:sz w:val="24"/>
                        <w:szCs w:val="24"/>
                      </w:rPr>
                      <m:t>&lt;</m:t>
                    </w:ins>
                  </m:r>
                  <m:r>
                    <w:ins w:id="1429" w:author="Zhang Li" w:date="2022-06-26T16:52:00Z">
                      <w:rPr>
                        <w:rFonts w:ascii="Cambria Math" w:eastAsia="宋体" w:hAnsi="Cambria Math" w:cs="Times New Roman"/>
                        <w:kern w:val="0"/>
                        <w:sz w:val="24"/>
                        <w:szCs w:val="24"/>
                      </w:rPr>
                      <m:t>β</m:t>
                    </w:ins>
                  </m:r>
                </m:e>
              </m:d>
            </m:e>
          </m:func>
          <m:r>
            <w:ins w:id="1430" w:author="Zhang Li" w:date="2022-06-26T16:52:00Z">
              <m:rPr>
                <m:sty m:val="p"/>
              </m:rPr>
              <w:rPr>
                <w:rFonts w:ascii="Cambria Math" w:eastAsia="宋体" w:hAnsi="Cambria Math" w:cs="Times New Roman"/>
                <w:kern w:val="0"/>
                <w:sz w:val="24"/>
                <w:szCs w:val="24"/>
              </w:rPr>
              <m:t>= Pr</m:t>
            </w:ins>
          </m:r>
          <m:d>
            <m:dPr>
              <m:begChr m:val="["/>
              <m:endChr m:val="]"/>
              <m:ctrlPr>
                <w:ins w:id="1431" w:author="Zhang Li" w:date="2022-06-26T16:52:00Z">
                  <w:rPr>
                    <w:rFonts w:ascii="Cambria Math" w:eastAsia="宋体" w:hAnsi="Cambria Math" w:cs="Times New Roman"/>
                    <w:kern w:val="0"/>
                    <w:sz w:val="24"/>
                    <w:szCs w:val="24"/>
                  </w:rPr>
                </w:ins>
              </m:ctrlPr>
            </m:dPr>
            <m:e>
              <m:sSub>
                <m:sSubPr>
                  <m:ctrlPr>
                    <w:ins w:id="1432" w:author="Zhang Li" w:date="2022-06-26T16:52:00Z">
                      <w:rPr>
                        <w:rFonts w:ascii="Cambria Math" w:eastAsia="宋体" w:hAnsi="Cambria Math" w:cs="Times New Roman"/>
                        <w:kern w:val="0"/>
                        <w:sz w:val="24"/>
                        <w:szCs w:val="24"/>
                      </w:rPr>
                    </w:ins>
                  </m:ctrlPr>
                </m:sSubPr>
                <m:e>
                  <m:r>
                    <w:ins w:id="1433" w:author="Zhang Li" w:date="2022-06-26T16:52:00Z">
                      <m:rPr>
                        <m:sty m:val="p"/>
                      </m:rPr>
                      <w:rPr>
                        <w:rFonts w:ascii="Cambria Math" w:eastAsia="宋体" w:hAnsi="Cambria Math" w:cs="Times New Roman"/>
                        <w:kern w:val="0"/>
                        <w:sz w:val="24"/>
                        <w:szCs w:val="24"/>
                      </w:rPr>
                      <m:t>|</m:t>
                    </w:ins>
                  </m:r>
                  <m:r>
                    <w:ins w:id="1434" w:author="Zhang Li" w:date="2022-06-26T16:52:00Z">
                      <w:rPr>
                        <w:rFonts w:ascii="Cambria Math" w:eastAsia="宋体" w:hAnsi="Cambria Math" w:cs="Times New Roman"/>
                        <w:kern w:val="0"/>
                        <w:sz w:val="24"/>
                        <w:szCs w:val="24"/>
                      </w:rPr>
                      <m:t>H</m:t>
                    </w:ins>
                  </m:r>
                </m:e>
                <m:sub>
                  <m:r>
                    <w:ins w:id="1435" w:author="Zhang Li" w:date="2022-06-26T16:52:00Z">
                      <w:rPr>
                        <w:rFonts w:ascii="Cambria Math" w:eastAsia="宋体" w:hAnsi="Cambria Math" w:cs="Times New Roman"/>
                        <w:kern w:val="0"/>
                        <w:sz w:val="24"/>
                        <w:szCs w:val="24"/>
                      </w:rPr>
                      <m:t>u</m:t>
                    </w:ins>
                  </m:r>
                  <m:r>
                    <w:ins w:id="1436" w:author="Zhang Li" w:date="2022-06-26T16:52:00Z">
                      <m:rPr>
                        <m:sty m:val="p"/>
                      </m:rPr>
                      <w:rPr>
                        <w:rFonts w:ascii="Cambria Math" w:eastAsia="宋体" w:hAnsi="Cambria Math" w:cs="Times New Roman"/>
                        <w:kern w:val="0"/>
                        <w:sz w:val="24"/>
                        <w:szCs w:val="24"/>
                      </w:rPr>
                      <m:t>,</m:t>
                    </w:ins>
                  </m:r>
                  <m:r>
                    <w:ins w:id="1437" w:author="Zhang Li" w:date="2022-06-26T16:52:00Z">
                      <w:rPr>
                        <w:rFonts w:ascii="Cambria Math" w:eastAsia="宋体" w:hAnsi="Cambria Math" w:cs="Times New Roman"/>
                        <w:kern w:val="0"/>
                        <w:sz w:val="24"/>
                        <w:szCs w:val="24"/>
                      </w:rPr>
                      <m:t>v</m:t>
                    </w:ins>
                  </m:r>
                </m:sub>
              </m:sSub>
              <m:sSup>
                <m:sSupPr>
                  <m:ctrlPr>
                    <w:ins w:id="1438" w:author="Zhang Li" w:date="2022-06-26T16:52:00Z">
                      <w:rPr>
                        <w:rFonts w:ascii="Cambria Math" w:eastAsia="宋体" w:hAnsi="Cambria Math" w:cs="Times New Roman"/>
                        <w:kern w:val="0"/>
                        <w:sz w:val="24"/>
                        <w:szCs w:val="24"/>
                      </w:rPr>
                    </w:ins>
                  </m:ctrlPr>
                </m:sSupPr>
                <m:e>
                  <m:d>
                    <m:dPr>
                      <m:begChr m:val=""/>
                      <m:endChr m:val="|"/>
                      <m:ctrlPr>
                        <w:ins w:id="1439" w:author="Zhang Li" w:date="2022-06-26T16:52:00Z">
                          <w:rPr>
                            <w:rFonts w:ascii="Cambria Math" w:eastAsia="宋体" w:hAnsi="Cambria Math" w:cs="Times New Roman"/>
                            <w:kern w:val="0"/>
                            <w:sz w:val="24"/>
                            <w:szCs w:val="24"/>
                          </w:rPr>
                        </w:ins>
                      </m:ctrlPr>
                    </m:dPr>
                    <m:e>
                      <m:r>
                        <w:ins w:id="1440" w:author="Zhang Li" w:date="2022-06-26T16:52:00Z">
                          <m:rPr>
                            <m:sty m:val="p"/>
                          </m:rPr>
                          <w:rPr>
                            <w:rFonts w:ascii="Cambria Math" w:eastAsia="宋体" w:hAnsi="Cambria Math" w:cs="Times New Roman"/>
                            <w:kern w:val="0"/>
                            <w:sz w:val="24"/>
                            <w:szCs w:val="24"/>
                          </w:rPr>
                          <m:t>​</m:t>
                        </w:ins>
                      </m:r>
                    </m:e>
                  </m:d>
                </m:e>
                <m:sup>
                  <m:r>
                    <w:ins w:id="1441" w:author="Zhang Li" w:date="2022-06-26T16:52:00Z">
                      <m:rPr>
                        <m:sty m:val="p"/>
                      </m:rPr>
                      <w:rPr>
                        <w:rFonts w:ascii="Cambria Math" w:eastAsia="宋体" w:hAnsi="Cambria Math" w:cs="Times New Roman"/>
                        <w:kern w:val="0"/>
                        <w:sz w:val="24"/>
                        <w:szCs w:val="24"/>
                      </w:rPr>
                      <m:t>2</m:t>
                    </w:ins>
                  </m:r>
                </m:sup>
              </m:sSup>
              <m:r>
                <w:ins w:id="1442" w:author="Zhang Li" w:date="2022-06-26T16:52:00Z">
                  <m:rPr>
                    <m:sty m:val="p"/>
                  </m:rPr>
                  <w:rPr>
                    <w:rFonts w:ascii="Cambria Math" w:eastAsia="宋体" w:hAnsi="Cambria Math" w:cs="Times New Roman"/>
                    <w:kern w:val="0"/>
                    <w:sz w:val="24"/>
                    <w:szCs w:val="24"/>
                  </w:rPr>
                  <m:t>&lt;</m:t>
                </w:ins>
              </m:r>
              <m:sSup>
                <m:sSupPr>
                  <m:ctrlPr>
                    <w:ins w:id="1443" w:author="Zhang Li" w:date="2022-06-26T16:52:00Z">
                      <w:rPr>
                        <w:rFonts w:ascii="Cambria Math" w:eastAsia="宋体" w:hAnsi="Cambria Math" w:cs="Times New Roman"/>
                        <w:kern w:val="0"/>
                        <w:sz w:val="24"/>
                        <w:szCs w:val="24"/>
                      </w:rPr>
                    </w:ins>
                  </m:ctrlPr>
                </m:sSupPr>
                <m:e>
                  <m:r>
                    <w:ins w:id="1444" w:author="Zhang Li" w:date="2022-06-26T16:52:00Z">
                      <m:rPr>
                        <m:sty m:val="p"/>
                      </m:rPr>
                      <w:rPr>
                        <w:rFonts w:ascii="Cambria Math" w:eastAsia="宋体" w:hAnsi="Cambria Math" w:cs="Times New Roman"/>
                        <w:kern w:val="0"/>
                        <w:sz w:val="24"/>
                        <w:szCs w:val="24"/>
                      </w:rPr>
                      <m:t>10</m:t>
                    </w:ins>
                  </m:r>
                </m:e>
                <m:sup>
                  <m:r>
                    <w:ins w:id="1445" w:author="Zhang Li" w:date="2022-06-26T16:52:00Z">
                      <m:rPr>
                        <m:sty m:val="p"/>
                      </m:rPr>
                      <w:rPr>
                        <w:rFonts w:ascii="Cambria Math" w:eastAsia="宋体" w:hAnsi="Cambria Math" w:cs="Times New Roman"/>
                        <w:kern w:val="0"/>
                        <w:sz w:val="24"/>
                        <w:szCs w:val="24"/>
                      </w:rPr>
                      <m:t>-</m:t>
                    </w:ins>
                  </m:r>
                  <m:f>
                    <m:fPr>
                      <m:ctrlPr>
                        <w:ins w:id="1446" w:author="Zhang Li" w:date="2022-06-26T16:52:00Z">
                          <w:rPr>
                            <w:rFonts w:ascii="Cambria Math" w:eastAsia="宋体" w:hAnsi="Cambria Math" w:cs="Times New Roman"/>
                            <w:kern w:val="0"/>
                            <w:sz w:val="24"/>
                            <w:szCs w:val="24"/>
                          </w:rPr>
                        </w:ins>
                      </m:ctrlPr>
                    </m:fPr>
                    <m:num>
                      <m:r>
                        <w:ins w:id="1447" w:author="Zhang Li" w:date="2022-06-26T16:52:00Z">
                          <m:rPr>
                            <m:sty m:val="p"/>
                          </m:rPr>
                          <w:rPr>
                            <w:rFonts w:ascii="Cambria Math" w:eastAsia="宋体" w:hAnsi="Cambria Math" w:cs="Times New Roman"/>
                            <w:kern w:val="0"/>
                            <w:sz w:val="24"/>
                            <w:szCs w:val="24"/>
                          </w:rPr>
                          <m:t xml:space="preserve"> </m:t>
                        </w:ins>
                      </m:r>
                      <m:r>
                        <w:ins w:id="1448" w:author="Zhang Li" w:date="2022-06-26T16:52:00Z">
                          <w:rPr>
                            <w:rFonts w:ascii="Cambria Math" w:eastAsia="宋体" w:hAnsi="Cambria Math" w:cs="Times New Roman"/>
                            <w:kern w:val="0"/>
                            <w:sz w:val="24"/>
                            <w:szCs w:val="24"/>
                          </w:rPr>
                          <m:t>P</m:t>
                        </w:ins>
                      </m:r>
                      <m:sSub>
                        <m:sSubPr>
                          <m:ctrlPr>
                            <w:ins w:id="1449" w:author="Zhang Li" w:date="2022-06-26T16:52:00Z">
                              <w:rPr>
                                <w:rFonts w:ascii="Cambria Math" w:eastAsia="宋体" w:hAnsi="Cambria Math" w:cs="Times New Roman"/>
                                <w:kern w:val="0"/>
                                <w:sz w:val="24"/>
                                <w:szCs w:val="24"/>
                              </w:rPr>
                            </w:ins>
                          </m:ctrlPr>
                        </m:sSubPr>
                        <m:e>
                          <m:r>
                            <w:ins w:id="1450" w:author="Zhang Li" w:date="2022-06-26T16:52:00Z">
                              <w:rPr>
                                <w:rFonts w:ascii="Cambria Math" w:eastAsia="宋体" w:hAnsi="Cambria Math" w:cs="Times New Roman"/>
                                <w:kern w:val="0"/>
                                <w:sz w:val="24"/>
                                <w:szCs w:val="24"/>
                              </w:rPr>
                              <m:t>L</m:t>
                            </w:ins>
                          </m:r>
                        </m:e>
                        <m:sub>
                          <m:r>
                            <w:ins w:id="1451" w:author="Zhang Li" w:date="2022-06-26T16:52:00Z">
                              <w:rPr>
                                <w:rFonts w:ascii="Cambria Math" w:eastAsia="宋体" w:hAnsi="Cambria Math" w:cs="Times New Roman"/>
                                <w:kern w:val="0"/>
                                <w:sz w:val="24"/>
                                <w:szCs w:val="24"/>
                              </w:rPr>
                              <m:t>dB</m:t>
                            </w:ins>
                          </m:r>
                        </m:sub>
                      </m:sSub>
                      <m:d>
                        <m:dPr>
                          <m:ctrlPr>
                            <w:ins w:id="1452" w:author="Zhang Li" w:date="2022-06-26T16:52:00Z">
                              <w:rPr>
                                <w:rFonts w:ascii="Cambria Math" w:eastAsia="宋体" w:hAnsi="Cambria Math" w:cs="Times New Roman"/>
                                <w:kern w:val="0"/>
                                <w:sz w:val="24"/>
                                <w:szCs w:val="24"/>
                              </w:rPr>
                            </w:ins>
                          </m:ctrlPr>
                        </m:dPr>
                        <m:e>
                          <m:sSub>
                            <m:sSubPr>
                              <m:ctrlPr>
                                <w:ins w:id="1453" w:author="Zhang Li" w:date="2022-06-26T16:52:00Z">
                                  <w:rPr>
                                    <w:rFonts w:ascii="Cambria Math" w:eastAsia="宋体" w:hAnsi="Cambria Math" w:cs="Times New Roman"/>
                                    <w:kern w:val="0"/>
                                    <w:sz w:val="24"/>
                                    <w:szCs w:val="24"/>
                                  </w:rPr>
                                </w:ins>
                              </m:ctrlPr>
                            </m:sSubPr>
                            <m:e>
                              <m:r>
                                <w:ins w:id="1454" w:author="Zhang Li" w:date="2022-06-26T16:52:00Z">
                                  <w:rPr>
                                    <w:rFonts w:ascii="Cambria Math" w:eastAsia="宋体" w:hAnsi="Cambria Math" w:cs="Times New Roman"/>
                                    <w:kern w:val="0"/>
                                    <w:sz w:val="24"/>
                                    <w:szCs w:val="24"/>
                                  </w:rPr>
                                  <m:t>d</m:t>
                                </w:ins>
                              </m:r>
                            </m:e>
                            <m:sub>
                              <m:r>
                                <w:ins w:id="1455" w:author="Zhang Li" w:date="2022-06-26T16:52:00Z">
                                  <m:rPr>
                                    <m:sty m:val="p"/>
                                  </m:rPr>
                                  <w:rPr>
                                    <w:rFonts w:ascii="Cambria Math" w:eastAsia="宋体" w:hAnsi="Cambria Math" w:cs="Times New Roman"/>
                                    <w:kern w:val="0"/>
                                    <w:sz w:val="24"/>
                                    <w:szCs w:val="24"/>
                                  </w:rPr>
                                  <m:t>0</m:t>
                                </w:ins>
                              </m:r>
                            </m:sub>
                          </m:sSub>
                        </m:e>
                      </m:d>
                    </m:num>
                    <m:den>
                      <m:r>
                        <w:ins w:id="1456" w:author="Zhang Li" w:date="2022-06-26T16:52:00Z">
                          <m:rPr>
                            <m:sty m:val="p"/>
                          </m:rPr>
                          <w:rPr>
                            <w:rFonts w:ascii="Cambria Math" w:eastAsia="宋体" w:hAnsi="Cambria Math" w:cs="Times New Roman"/>
                            <w:kern w:val="0"/>
                            <w:sz w:val="24"/>
                            <w:szCs w:val="24"/>
                          </w:rPr>
                          <m:t>10</m:t>
                        </w:ins>
                      </m:r>
                    </m:den>
                  </m:f>
                </m:sup>
              </m:sSup>
              <m:r>
                <w:ins w:id="1457" w:author="Zhang Li" w:date="2022-06-26T16:52:00Z">
                  <m:rPr>
                    <m:sty m:val="p"/>
                  </m:rPr>
                  <w:rPr>
                    <w:rFonts w:ascii="Cambria Math" w:eastAsia="宋体" w:hAnsi="Cambria Math" w:cs="Times New Roman"/>
                    <w:kern w:val="0"/>
                    <w:sz w:val="24"/>
                    <w:szCs w:val="24"/>
                  </w:rPr>
                  <m:t>⋅</m:t>
                </w:ins>
              </m:r>
              <m:f>
                <m:fPr>
                  <m:ctrlPr>
                    <w:ins w:id="1458" w:author="Zhang Li" w:date="2022-06-26T16:52:00Z">
                      <w:rPr>
                        <w:rFonts w:ascii="Cambria Math" w:eastAsia="宋体" w:hAnsi="Cambria Math" w:cs="Times New Roman"/>
                        <w:kern w:val="0"/>
                        <w:sz w:val="24"/>
                        <w:szCs w:val="24"/>
                      </w:rPr>
                    </w:ins>
                  </m:ctrlPr>
                </m:fPr>
                <m:num>
                  <m:r>
                    <w:ins w:id="1459" w:author="Zhang Li" w:date="2022-06-26T16:52:00Z">
                      <w:rPr>
                        <w:rFonts w:ascii="Cambria Math" w:eastAsia="宋体" w:hAnsi="Cambria Math" w:cs="Times New Roman"/>
                        <w:kern w:val="0"/>
                        <w:sz w:val="24"/>
                        <w:szCs w:val="24"/>
                      </w:rPr>
                      <m:t>β</m:t>
                    </w:ins>
                  </m:r>
                  <m:sSub>
                    <m:sSubPr>
                      <m:ctrlPr>
                        <w:ins w:id="1460" w:author="Zhang Li" w:date="2022-06-26T16:52:00Z">
                          <w:rPr>
                            <w:rFonts w:ascii="Cambria Math" w:eastAsia="宋体" w:hAnsi="Cambria Math" w:cs="Times New Roman"/>
                            <w:kern w:val="0"/>
                            <w:sz w:val="24"/>
                            <w:szCs w:val="24"/>
                          </w:rPr>
                        </w:ins>
                      </m:ctrlPr>
                    </m:sSubPr>
                    <m:e>
                      <m:r>
                        <w:ins w:id="1461" w:author="Zhang Li" w:date="2022-06-26T16:52:00Z">
                          <w:rPr>
                            <w:rFonts w:ascii="Cambria Math" w:eastAsia="宋体" w:hAnsi="Cambria Math" w:cs="Times New Roman"/>
                            <w:kern w:val="0"/>
                            <w:sz w:val="24"/>
                            <w:szCs w:val="24"/>
                          </w:rPr>
                          <m:t>P</m:t>
                        </w:ins>
                      </m:r>
                    </m:e>
                    <m:sub>
                      <m:r>
                        <w:ins w:id="1462" w:author="Zhang Li" w:date="2022-06-26T16:52:00Z">
                          <w:rPr>
                            <w:rFonts w:ascii="Cambria Math" w:eastAsia="宋体" w:hAnsi="Cambria Math" w:cs="Times New Roman"/>
                            <w:kern w:val="0"/>
                            <w:sz w:val="24"/>
                            <w:szCs w:val="24"/>
                          </w:rPr>
                          <m:t>n</m:t>
                        </w:ins>
                      </m:r>
                    </m:sub>
                  </m:sSub>
                </m:num>
                <m:den>
                  <m:sSub>
                    <m:sSubPr>
                      <m:ctrlPr>
                        <w:ins w:id="1463" w:author="Zhang Li" w:date="2022-06-26T16:52:00Z">
                          <w:rPr>
                            <w:rFonts w:ascii="Cambria Math" w:eastAsia="宋体" w:hAnsi="Cambria Math" w:cs="Times New Roman"/>
                            <w:kern w:val="0"/>
                            <w:sz w:val="24"/>
                            <w:szCs w:val="24"/>
                          </w:rPr>
                        </w:ins>
                      </m:ctrlPr>
                    </m:sSubPr>
                    <m:e>
                      <m:r>
                        <w:ins w:id="1464" w:author="Zhang Li" w:date="2022-06-26T16:52:00Z">
                          <w:rPr>
                            <w:rFonts w:ascii="Cambria Math" w:eastAsia="宋体" w:hAnsi="Cambria Math" w:cs="Times New Roman"/>
                            <w:kern w:val="0"/>
                            <w:sz w:val="24"/>
                            <w:szCs w:val="24"/>
                          </w:rPr>
                          <m:t>P</m:t>
                        </w:ins>
                      </m:r>
                    </m:e>
                    <m:sub>
                      <m:r>
                        <w:ins w:id="1465" w:author="Zhang Li" w:date="2022-06-26T16:52:00Z">
                          <w:rPr>
                            <w:rFonts w:ascii="Cambria Math" w:eastAsia="宋体" w:hAnsi="Cambria Math" w:cs="Times New Roman"/>
                            <w:kern w:val="0"/>
                            <w:sz w:val="24"/>
                            <w:szCs w:val="24"/>
                          </w:rPr>
                          <m:t>t</m:t>
                        </w:ins>
                      </m:r>
                    </m:sub>
                  </m:sSub>
                </m:den>
              </m:f>
              <m:r>
                <w:ins w:id="1466" w:author="Zhang Li" w:date="2022-06-26T16:52:00Z">
                  <m:rPr>
                    <m:sty m:val="p"/>
                  </m:rPr>
                  <w:rPr>
                    <w:rFonts w:ascii="Cambria Math" w:eastAsia="宋体" w:hAnsi="Cambria Math" w:cs="Times New Roman"/>
                    <w:kern w:val="0"/>
                    <w:sz w:val="24"/>
                    <w:szCs w:val="24"/>
                  </w:rPr>
                  <m:t>⋅</m:t>
                </w:ins>
              </m:r>
              <m:sSup>
                <m:sSupPr>
                  <m:ctrlPr>
                    <w:ins w:id="1467" w:author="Zhang Li" w:date="2022-06-26T16:52:00Z">
                      <w:rPr>
                        <w:rFonts w:ascii="Cambria Math" w:eastAsia="宋体" w:hAnsi="Cambria Math" w:cs="Times New Roman"/>
                        <w:kern w:val="0"/>
                        <w:sz w:val="24"/>
                        <w:szCs w:val="24"/>
                      </w:rPr>
                    </w:ins>
                  </m:ctrlPr>
                </m:sSupPr>
                <m:e>
                  <m:d>
                    <m:dPr>
                      <m:ctrlPr>
                        <w:ins w:id="1468" w:author="Zhang Li" w:date="2022-06-26T16:52:00Z">
                          <w:rPr>
                            <w:rFonts w:ascii="Cambria Math" w:eastAsia="宋体" w:hAnsi="Cambria Math" w:cs="Times New Roman"/>
                            <w:kern w:val="0"/>
                            <w:sz w:val="24"/>
                            <w:szCs w:val="24"/>
                          </w:rPr>
                        </w:ins>
                      </m:ctrlPr>
                    </m:dPr>
                    <m:e>
                      <m:f>
                        <m:fPr>
                          <m:ctrlPr>
                            <w:ins w:id="1469" w:author="Zhang Li" w:date="2022-06-26T16:52:00Z">
                              <w:rPr>
                                <w:rFonts w:ascii="Cambria Math" w:eastAsia="宋体" w:hAnsi="Cambria Math" w:cs="Times New Roman"/>
                                <w:kern w:val="0"/>
                                <w:sz w:val="24"/>
                                <w:szCs w:val="24"/>
                              </w:rPr>
                            </w:ins>
                          </m:ctrlPr>
                        </m:fPr>
                        <m:num>
                          <m:sSub>
                            <m:sSubPr>
                              <m:ctrlPr>
                                <w:ins w:id="1470" w:author="Zhang Li" w:date="2022-06-26T16:52:00Z">
                                  <w:rPr>
                                    <w:rFonts w:ascii="Cambria Math" w:eastAsia="宋体" w:hAnsi="Cambria Math" w:cs="Times New Roman"/>
                                    <w:kern w:val="0"/>
                                    <w:sz w:val="24"/>
                                    <w:szCs w:val="24"/>
                                  </w:rPr>
                                </w:ins>
                              </m:ctrlPr>
                            </m:sSubPr>
                            <m:e>
                              <m:r>
                                <w:ins w:id="1471" w:author="Zhang Li" w:date="2022-06-26T16:52:00Z">
                                  <w:rPr>
                                    <w:rFonts w:ascii="Cambria Math" w:eastAsia="宋体" w:hAnsi="Cambria Math" w:cs="Times New Roman"/>
                                    <w:kern w:val="0"/>
                                    <w:sz w:val="24"/>
                                    <w:szCs w:val="24"/>
                                  </w:rPr>
                                  <m:t>d</m:t>
                                </w:ins>
                              </m:r>
                            </m:e>
                            <m:sub>
                              <m:r>
                                <w:ins w:id="1472" w:author="Zhang Li" w:date="2022-06-26T16:52:00Z">
                                  <w:rPr>
                                    <w:rFonts w:ascii="Cambria Math" w:eastAsia="宋体" w:hAnsi="Cambria Math" w:cs="Times New Roman"/>
                                    <w:kern w:val="0"/>
                                    <w:sz w:val="24"/>
                                    <w:szCs w:val="24"/>
                                  </w:rPr>
                                  <m:t>u</m:t>
                                </w:ins>
                              </m:r>
                              <m:r>
                                <w:ins w:id="1473" w:author="Zhang Li" w:date="2022-06-26T16:52:00Z">
                                  <m:rPr>
                                    <m:sty m:val="p"/>
                                  </m:rPr>
                                  <w:rPr>
                                    <w:rFonts w:ascii="Cambria Math" w:eastAsia="宋体" w:hAnsi="Cambria Math" w:cs="Times New Roman"/>
                                    <w:kern w:val="0"/>
                                    <w:sz w:val="24"/>
                                    <w:szCs w:val="24"/>
                                  </w:rPr>
                                  <m:t>,</m:t>
                                </w:ins>
                              </m:r>
                              <m:r>
                                <w:ins w:id="1474" w:author="Zhang Li" w:date="2022-06-26T16:52:00Z">
                                  <w:rPr>
                                    <w:rFonts w:ascii="Cambria Math" w:eastAsia="宋体" w:hAnsi="Cambria Math" w:cs="Times New Roman"/>
                                    <w:kern w:val="0"/>
                                    <w:sz w:val="24"/>
                                    <w:szCs w:val="24"/>
                                  </w:rPr>
                                  <m:t>v</m:t>
                                </w:ins>
                              </m:r>
                            </m:sub>
                          </m:sSub>
                        </m:num>
                        <m:den>
                          <m:sSub>
                            <m:sSubPr>
                              <m:ctrlPr>
                                <w:ins w:id="1475" w:author="Zhang Li" w:date="2022-06-26T16:52:00Z">
                                  <w:rPr>
                                    <w:rFonts w:ascii="Cambria Math" w:eastAsia="宋体" w:hAnsi="Cambria Math" w:cs="Times New Roman"/>
                                    <w:kern w:val="0"/>
                                    <w:sz w:val="24"/>
                                    <w:szCs w:val="24"/>
                                  </w:rPr>
                                </w:ins>
                              </m:ctrlPr>
                            </m:sSubPr>
                            <m:e>
                              <m:r>
                                <w:ins w:id="1476" w:author="Zhang Li" w:date="2022-06-26T16:52:00Z">
                                  <w:rPr>
                                    <w:rFonts w:ascii="Cambria Math" w:eastAsia="宋体" w:hAnsi="Cambria Math" w:cs="Times New Roman"/>
                                    <w:kern w:val="0"/>
                                    <w:sz w:val="24"/>
                                    <w:szCs w:val="24"/>
                                  </w:rPr>
                                  <m:t>d</m:t>
                                </w:ins>
                              </m:r>
                            </m:e>
                            <m:sub>
                              <m:r>
                                <w:ins w:id="1477" w:author="Zhang Li" w:date="2022-06-26T16:52:00Z">
                                  <m:rPr>
                                    <m:sty m:val="p"/>
                                  </m:rPr>
                                  <w:rPr>
                                    <w:rFonts w:ascii="Cambria Math" w:eastAsia="宋体" w:hAnsi="Cambria Math" w:cs="Times New Roman"/>
                                    <w:kern w:val="0"/>
                                    <w:sz w:val="24"/>
                                    <w:szCs w:val="24"/>
                                  </w:rPr>
                                  <m:t>0</m:t>
                                </w:ins>
                              </m:r>
                            </m:sub>
                          </m:sSub>
                        </m:den>
                      </m:f>
                    </m:e>
                  </m:d>
                </m:e>
                <m:sup>
                  <m:r>
                    <w:ins w:id="1478" w:author="Zhang Li" w:date="2022-06-26T16:52:00Z">
                      <w:rPr>
                        <w:rFonts w:ascii="Cambria Math" w:eastAsia="宋体" w:hAnsi="Cambria Math" w:cs="Times New Roman"/>
                        <w:kern w:val="0"/>
                        <w:sz w:val="24"/>
                        <w:szCs w:val="24"/>
                      </w:rPr>
                      <m:t>α</m:t>
                    </w:ins>
                  </m:r>
                </m:sup>
              </m:sSup>
            </m:e>
          </m:d>
          <m:r>
            <w:ins w:id="1479" w:author="Zhang Li" w:date="2022-06-26T16:52:00Z">
              <m:rPr>
                <m:sty m:val="p"/>
              </m:rPr>
              <w:rPr>
                <w:rFonts w:ascii="Cambria Math" w:eastAsia="宋体" w:hAnsi="Cambria Math" w:cs="Times New Roman"/>
                <w:kern w:val="0"/>
                <w:sz w:val="24"/>
                <w:szCs w:val="24"/>
              </w:rPr>
              <m:t>=1-</m:t>
            </w:ins>
          </m:r>
          <m:sSup>
            <m:sSupPr>
              <m:ctrlPr>
                <w:ins w:id="1480" w:author="Zhang Li" w:date="2022-06-26T16:52:00Z">
                  <w:rPr>
                    <w:rFonts w:ascii="Cambria Math" w:eastAsia="宋体" w:hAnsi="Cambria Math" w:cs="Times New Roman"/>
                    <w:kern w:val="0"/>
                    <w:sz w:val="24"/>
                    <w:szCs w:val="24"/>
                  </w:rPr>
                </w:ins>
              </m:ctrlPr>
            </m:sSupPr>
            <m:e>
              <m:r>
                <w:ins w:id="1481" w:author="Zhang Li" w:date="2022-06-26T16:52:00Z">
                  <w:rPr>
                    <w:rFonts w:ascii="Cambria Math" w:eastAsia="宋体" w:hAnsi="Cambria Math" w:cs="Times New Roman"/>
                    <w:kern w:val="0"/>
                    <w:sz w:val="24"/>
                    <w:szCs w:val="24"/>
                  </w:rPr>
                  <m:t>e</m:t>
                </w:ins>
              </m:r>
            </m:e>
            <m:sup>
              <m:r>
                <w:ins w:id="1482" w:author="Zhang Li" w:date="2022-06-26T16:52:00Z">
                  <m:rPr>
                    <m:sty m:val="p"/>
                  </m:rPr>
                  <w:rPr>
                    <w:rFonts w:ascii="Cambria Math" w:eastAsia="宋体" w:hAnsi="Cambria Math" w:cs="Times New Roman"/>
                    <w:kern w:val="0"/>
                    <w:sz w:val="24"/>
                    <w:szCs w:val="24"/>
                  </w:rPr>
                  <m:t>-</m:t>
                </w:ins>
              </m:r>
              <m:sSup>
                <m:sSupPr>
                  <m:ctrlPr>
                    <w:ins w:id="1483" w:author="Zhang Li" w:date="2022-06-26T16:52:00Z">
                      <w:rPr>
                        <w:rFonts w:ascii="Cambria Math" w:eastAsia="宋体" w:hAnsi="Cambria Math" w:cs="Times New Roman"/>
                        <w:kern w:val="0"/>
                        <w:sz w:val="24"/>
                        <w:szCs w:val="24"/>
                      </w:rPr>
                    </w:ins>
                  </m:ctrlPr>
                </m:sSupPr>
                <m:e>
                  <m:r>
                    <w:ins w:id="1484" w:author="Zhang Li" w:date="2022-06-26T16:52:00Z">
                      <m:rPr>
                        <m:sty m:val="p"/>
                      </m:rPr>
                      <w:rPr>
                        <w:rFonts w:ascii="Cambria Math" w:eastAsia="宋体" w:hAnsi="Cambria Math" w:cs="Times New Roman"/>
                        <w:kern w:val="0"/>
                        <w:sz w:val="24"/>
                        <w:szCs w:val="24"/>
                      </w:rPr>
                      <m:t>10</m:t>
                    </w:ins>
                  </m:r>
                </m:e>
                <m:sup>
                  <m:f>
                    <m:fPr>
                      <m:ctrlPr>
                        <w:ins w:id="1485" w:author="Zhang Li" w:date="2022-06-26T16:52:00Z">
                          <w:rPr>
                            <w:rFonts w:ascii="Cambria Math" w:eastAsia="宋体" w:hAnsi="Cambria Math" w:cs="Times New Roman"/>
                            <w:kern w:val="0"/>
                            <w:sz w:val="24"/>
                            <w:szCs w:val="24"/>
                          </w:rPr>
                        </w:ins>
                      </m:ctrlPr>
                    </m:fPr>
                    <m:num>
                      <m:r>
                        <w:ins w:id="1486" w:author="Zhang Li" w:date="2022-06-26T16:52:00Z">
                          <m:rPr>
                            <m:sty m:val="p"/>
                          </m:rPr>
                          <w:rPr>
                            <w:rFonts w:ascii="Cambria Math" w:eastAsia="宋体" w:hAnsi="Cambria Math" w:cs="Times New Roman"/>
                            <w:kern w:val="0"/>
                            <w:sz w:val="24"/>
                            <w:szCs w:val="24"/>
                          </w:rPr>
                          <m:t xml:space="preserve"> </m:t>
                        </w:ins>
                      </m:r>
                      <m:r>
                        <w:ins w:id="1487" w:author="Zhang Li" w:date="2022-06-26T16:52:00Z">
                          <w:rPr>
                            <w:rFonts w:ascii="Cambria Math" w:eastAsia="宋体" w:hAnsi="Cambria Math" w:cs="Times New Roman"/>
                            <w:kern w:val="0"/>
                            <w:sz w:val="24"/>
                            <w:szCs w:val="24"/>
                          </w:rPr>
                          <m:t>P</m:t>
                        </w:ins>
                      </m:r>
                      <m:sSub>
                        <m:sSubPr>
                          <m:ctrlPr>
                            <w:ins w:id="1488" w:author="Zhang Li" w:date="2022-06-26T16:52:00Z">
                              <w:rPr>
                                <w:rFonts w:ascii="Cambria Math" w:eastAsia="宋体" w:hAnsi="Cambria Math" w:cs="Times New Roman"/>
                                <w:kern w:val="0"/>
                                <w:sz w:val="24"/>
                                <w:szCs w:val="24"/>
                              </w:rPr>
                            </w:ins>
                          </m:ctrlPr>
                        </m:sSubPr>
                        <m:e>
                          <m:r>
                            <w:ins w:id="1489" w:author="Zhang Li" w:date="2022-06-26T16:52:00Z">
                              <w:rPr>
                                <w:rFonts w:ascii="Cambria Math" w:eastAsia="宋体" w:hAnsi="Cambria Math" w:cs="Times New Roman"/>
                                <w:kern w:val="0"/>
                                <w:sz w:val="24"/>
                                <w:szCs w:val="24"/>
                              </w:rPr>
                              <m:t>L</m:t>
                            </w:ins>
                          </m:r>
                        </m:e>
                        <m:sub>
                          <m:r>
                            <w:ins w:id="1490" w:author="Zhang Li" w:date="2022-06-26T16:52:00Z">
                              <w:rPr>
                                <w:rFonts w:ascii="Cambria Math" w:eastAsia="宋体" w:hAnsi="Cambria Math" w:cs="Times New Roman"/>
                                <w:kern w:val="0"/>
                                <w:sz w:val="24"/>
                                <w:szCs w:val="24"/>
                              </w:rPr>
                              <m:t>dB</m:t>
                            </w:ins>
                          </m:r>
                        </m:sub>
                      </m:sSub>
                      <m:d>
                        <m:dPr>
                          <m:ctrlPr>
                            <w:ins w:id="1491" w:author="Zhang Li" w:date="2022-06-26T16:52:00Z">
                              <w:rPr>
                                <w:rFonts w:ascii="Cambria Math" w:eastAsia="宋体" w:hAnsi="Cambria Math" w:cs="Times New Roman"/>
                                <w:kern w:val="0"/>
                                <w:sz w:val="24"/>
                                <w:szCs w:val="24"/>
                              </w:rPr>
                            </w:ins>
                          </m:ctrlPr>
                        </m:dPr>
                        <m:e>
                          <m:sSub>
                            <m:sSubPr>
                              <m:ctrlPr>
                                <w:ins w:id="1492" w:author="Zhang Li" w:date="2022-06-26T16:52:00Z">
                                  <w:rPr>
                                    <w:rFonts w:ascii="Cambria Math" w:eastAsia="宋体" w:hAnsi="Cambria Math" w:cs="Times New Roman"/>
                                    <w:kern w:val="0"/>
                                    <w:sz w:val="24"/>
                                    <w:szCs w:val="24"/>
                                  </w:rPr>
                                </w:ins>
                              </m:ctrlPr>
                            </m:sSubPr>
                            <m:e>
                              <m:r>
                                <w:ins w:id="1493" w:author="Zhang Li" w:date="2022-06-26T16:52:00Z">
                                  <w:rPr>
                                    <w:rFonts w:ascii="Cambria Math" w:eastAsia="宋体" w:hAnsi="Cambria Math" w:cs="Times New Roman"/>
                                    <w:kern w:val="0"/>
                                    <w:sz w:val="24"/>
                                    <w:szCs w:val="24"/>
                                  </w:rPr>
                                  <m:t>d</m:t>
                                </w:ins>
                              </m:r>
                            </m:e>
                            <m:sub>
                              <m:r>
                                <w:ins w:id="1494" w:author="Zhang Li" w:date="2022-06-26T16:52:00Z">
                                  <m:rPr>
                                    <m:sty m:val="p"/>
                                  </m:rPr>
                                  <w:rPr>
                                    <w:rFonts w:ascii="Cambria Math" w:eastAsia="宋体" w:hAnsi="Cambria Math" w:cs="Times New Roman"/>
                                    <w:kern w:val="0"/>
                                    <w:sz w:val="24"/>
                                    <w:szCs w:val="24"/>
                                  </w:rPr>
                                  <m:t>0</m:t>
                                </w:ins>
                              </m:r>
                            </m:sub>
                          </m:sSub>
                        </m:e>
                      </m:d>
                    </m:num>
                    <m:den>
                      <m:r>
                        <w:ins w:id="1495" w:author="Zhang Li" w:date="2022-06-26T16:52:00Z">
                          <m:rPr>
                            <m:sty m:val="p"/>
                          </m:rPr>
                          <w:rPr>
                            <w:rFonts w:ascii="Cambria Math" w:eastAsia="宋体" w:hAnsi="Cambria Math" w:cs="Times New Roman"/>
                            <w:kern w:val="0"/>
                            <w:sz w:val="24"/>
                            <w:szCs w:val="24"/>
                          </w:rPr>
                          <m:t>10</m:t>
                        </w:ins>
                      </m:r>
                    </m:den>
                  </m:f>
                </m:sup>
              </m:sSup>
              <m:r>
                <w:ins w:id="1496" w:author="Zhang Li" w:date="2022-06-26T16:52:00Z">
                  <m:rPr>
                    <m:sty m:val="p"/>
                  </m:rPr>
                  <w:rPr>
                    <w:rFonts w:ascii="Cambria Math" w:eastAsia="宋体" w:hAnsi="Cambria Math" w:cs="Times New Roman"/>
                    <w:kern w:val="0"/>
                    <w:sz w:val="24"/>
                    <w:szCs w:val="24"/>
                  </w:rPr>
                  <m:t>⋅</m:t>
                </w:ins>
              </m:r>
              <m:f>
                <m:fPr>
                  <m:ctrlPr>
                    <w:ins w:id="1497" w:author="Zhang Li" w:date="2022-06-26T16:52:00Z">
                      <w:rPr>
                        <w:rFonts w:ascii="Cambria Math" w:eastAsia="宋体" w:hAnsi="Cambria Math" w:cs="Times New Roman"/>
                        <w:kern w:val="0"/>
                        <w:sz w:val="24"/>
                        <w:szCs w:val="24"/>
                      </w:rPr>
                    </w:ins>
                  </m:ctrlPr>
                </m:fPr>
                <m:num>
                  <m:r>
                    <w:ins w:id="1498" w:author="Zhang Li" w:date="2022-06-26T16:52:00Z">
                      <w:rPr>
                        <w:rFonts w:ascii="Cambria Math" w:eastAsia="宋体" w:hAnsi="Cambria Math" w:cs="Times New Roman"/>
                        <w:kern w:val="0"/>
                        <w:sz w:val="24"/>
                        <w:szCs w:val="24"/>
                      </w:rPr>
                      <m:t>β</m:t>
                    </w:ins>
                  </m:r>
                  <m:sSub>
                    <m:sSubPr>
                      <m:ctrlPr>
                        <w:ins w:id="1499" w:author="Zhang Li" w:date="2022-06-26T16:52:00Z">
                          <w:rPr>
                            <w:rFonts w:ascii="Cambria Math" w:eastAsia="宋体" w:hAnsi="Cambria Math" w:cs="Times New Roman"/>
                            <w:kern w:val="0"/>
                            <w:sz w:val="24"/>
                            <w:szCs w:val="24"/>
                          </w:rPr>
                        </w:ins>
                      </m:ctrlPr>
                    </m:sSubPr>
                    <m:e>
                      <m:r>
                        <w:ins w:id="1500" w:author="Zhang Li" w:date="2022-06-26T16:52:00Z">
                          <w:rPr>
                            <w:rFonts w:ascii="Cambria Math" w:eastAsia="宋体" w:hAnsi="Cambria Math" w:cs="Times New Roman"/>
                            <w:kern w:val="0"/>
                            <w:sz w:val="24"/>
                            <w:szCs w:val="24"/>
                          </w:rPr>
                          <m:t>P</m:t>
                        </w:ins>
                      </m:r>
                    </m:e>
                    <m:sub>
                      <m:r>
                        <w:ins w:id="1501" w:author="Zhang Li" w:date="2022-06-26T16:52:00Z">
                          <w:rPr>
                            <w:rFonts w:ascii="Cambria Math" w:eastAsia="宋体" w:hAnsi="Cambria Math" w:cs="Times New Roman"/>
                            <w:kern w:val="0"/>
                            <w:sz w:val="24"/>
                            <w:szCs w:val="24"/>
                          </w:rPr>
                          <m:t>n</m:t>
                        </w:ins>
                      </m:r>
                    </m:sub>
                  </m:sSub>
                </m:num>
                <m:den>
                  <m:sSub>
                    <m:sSubPr>
                      <m:ctrlPr>
                        <w:ins w:id="1502" w:author="Zhang Li" w:date="2022-06-26T16:52:00Z">
                          <w:rPr>
                            <w:rFonts w:ascii="Cambria Math" w:eastAsia="宋体" w:hAnsi="Cambria Math" w:cs="Times New Roman"/>
                            <w:kern w:val="0"/>
                            <w:sz w:val="24"/>
                            <w:szCs w:val="24"/>
                          </w:rPr>
                        </w:ins>
                      </m:ctrlPr>
                    </m:sSubPr>
                    <m:e>
                      <m:r>
                        <w:ins w:id="1503" w:author="Zhang Li" w:date="2022-06-26T16:52:00Z">
                          <w:rPr>
                            <w:rFonts w:ascii="Cambria Math" w:eastAsia="宋体" w:hAnsi="Cambria Math" w:cs="Times New Roman"/>
                            <w:kern w:val="0"/>
                            <w:sz w:val="24"/>
                            <w:szCs w:val="24"/>
                          </w:rPr>
                          <m:t>P</m:t>
                        </w:ins>
                      </m:r>
                    </m:e>
                    <m:sub>
                      <m:r>
                        <w:ins w:id="1504" w:author="Zhang Li" w:date="2022-06-26T16:52:00Z">
                          <w:rPr>
                            <w:rFonts w:ascii="Cambria Math" w:eastAsia="宋体" w:hAnsi="Cambria Math" w:cs="Times New Roman"/>
                            <w:kern w:val="0"/>
                            <w:sz w:val="24"/>
                            <w:szCs w:val="24"/>
                          </w:rPr>
                          <m:t>t</m:t>
                        </w:ins>
                      </m:r>
                    </m:sub>
                  </m:sSub>
                </m:den>
              </m:f>
              <m:r>
                <w:ins w:id="1505" w:author="Zhang Li" w:date="2022-06-26T16:52:00Z">
                  <m:rPr>
                    <m:sty m:val="p"/>
                  </m:rPr>
                  <w:rPr>
                    <w:rFonts w:ascii="Cambria Math" w:eastAsia="宋体" w:hAnsi="Cambria Math" w:cs="Times New Roman"/>
                    <w:kern w:val="0"/>
                    <w:sz w:val="24"/>
                    <w:szCs w:val="24"/>
                  </w:rPr>
                  <m:t>⋅</m:t>
                </w:ins>
              </m:r>
              <m:sSup>
                <m:sSupPr>
                  <m:ctrlPr>
                    <w:ins w:id="1506" w:author="Zhang Li" w:date="2022-06-26T16:52:00Z">
                      <w:rPr>
                        <w:rFonts w:ascii="Cambria Math" w:eastAsia="宋体" w:hAnsi="Cambria Math" w:cs="Times New Roman"/>
                        <w:kern w:val="0"/>
                        <w:sz w:val="24"/>
                        <w:szCs w:val="24"/>
                      </w:rPr>
                    </w:ins>
                  </m:ctrlPr>
                </m:sSupPr>
                <m:e>
                  <m:d>
                    <m:dPr>
                      <m:ctrlPr>
                        <w:ins w:id="1507" w:author="Zhang Li" w:date="2022-06-26T16:52:00Z">
                          <w:rPr>
                            <w:rFonts w:ascii="Cambria Math" w:eastAsia="宋体" w:hAnsi="Cambria Math" w:cs="Times New Roman"/>
                            <w:kern w:val="0"/>
                            <w:sz w:val="24"/>
                            <w:szCs w:val="24"/>
                          </w:rPr>
                        </w:ins>
                      </m:ctrlPr>
                    </m:dPr>
                    <m:e>
                      <m:f>
                        <m:fPr>
                          <m:ctrlPr>
                            <w:ins w:id="1508" w:author="Zhang Li" w:date="2022-06-26T16:52:00Z">
                              <w:rPr>
                                <w:rFonts w:ascii="Cambria Math" w:eastAsia="宋体" w:hAnsi="Cambria Math" w:cs="Times New Roman"/>
                                <w:kern w:val="0"/>
                                <w:sz w:val="24"/>
                                <w:szCs w:val="24"/>
                              </w:rPr>
                            </w:ins>
                          </m:ctrlPr>
                        </m:fPr>
                        <m:num>
                          <m:sSub>
                            <m:sSubPr>
                              <m:ctrlPr>
                                <w:ins w:id="1509" w:author="Zhang Li" w:date="2022-06-26T16:52:00Z">
                                  <w:rPr>
                                    <w:rFonts w:ascii="Cambria Math" w:eastAsia="宋体" w:hAnsi="Cambria Math" w:cs="Times New Roman"/>
                                    <w:kern w:val="0"/>
                                    <w:sz w:val="24"/>
                                    <w:szCs w:val="24"/>
                                  </w:rPr>
                                </w:ins>
                              </m:ctrlPr>
                            </m:sSubPr>
                            <m:e>
                              <m:r>
                                <w:ins w:id="1510" w:author="Zhang Li" w:date="2022-06-26T16:52:00Z">
                                  <w:rPr>
                                    <w:rFonts w:ascii="Cambria Math" w:eastAsia="宋体" w:hAnsi="Cambria Math" w:cs="Times New Roman"/>
                                    <w:kern w:val="0"/>
                                    <w:sz w:val="24"/>
                                    <w:szCs w:val="24"/>
                                  </w:rPr>
                                  <m:t>d</m:t>
                                </w:ins>
                              </m:r>
                            </m:e>
                            <m:sub>
                              <m:r>
                                <w:ins w:id="1511" w:author="Zhang Li" w:date="2022-06-26T16:52:00Z">
                                  <w:rPr>
                                    <w:rFonts w:ascii="Cambria Math" w:eastAsia="宋体" w:hAnsi="Cambria Math" w:cs="Times New Roman"/>
                                    <w:kern w:val="0"/>
                                    <w:sz w:val="24"/>
                                    <w:szCs w:val="24"/>
                                  </w:rPr>
                                  <m:t>u</m:t>
                                </w:ins>
                              </m:r>
                              <m:r>
                                <w:ins w:id="1512" w:author="Zhang Li" w:date="2022-06-26T16:52:00Z">
                                  <m:rPr>
                                    <m:sty m:val="p"/>
                                  </m:rPr>
                                  <w:rPr>
                                    <w:rFonts w:ascii="Cambria Math" w:eastAsia="宋体" w:hAnsi="Cambria Math" w:cs="Times New Roman"/>
                                    <w:kern w:val="0"/>
                                    <w:sz w:val="24"/>
                                    <w:szCs w:val="24"/>
                                  </w:rPr>
                                  <m:t>,</m:t>
                                </w:ins>
                              </m:r>
                              <m:r>
                                <w:ins w:id="1513" w:author="Zhang Li" w:date="2022-06-26T16:52:00Z">
                                  <w:rPr>
                                    <w:rFonts w:ascii="Cambria Math" w:eastAsia="宋体" w:hAnsi="Cambria Math" w:cs="Times New Roman"/>
                                    <w:kern w:val="0"/>
                                    <w:sz w:val="24"/>
                                    <w:szCs w:val="24"/>
                                  </w:rPr>
                                  <m:t>v</m:t>
                                </w:ins>
                              </m:r>
                            </m:sub>
                          </m:sSub>
                        </m:num>
                        <m:den>
                          <m:sSub>
                            <m:sSubPr>
                              <m:ctrlPr>
                                <w:ins w:id="1514" w:author="Zhang Li" w:date="2022-06-26T16:52:00Z">
                                  <w:rPr>
                                    <w:rFonts w:ascii="Cambria Math" w:eastAsia="宋体" w:hAnsi="Cambria Math" w:cs="Times New Roman"/>
                                    <w:kern w:val="0"/>
                                    <w:sz w:val="24"/>
                                    <w:szCs w:val="24"/>
                                  </w:rPr>
                                </w:ins>
                              </m:ctrlPr>
                            </m:sSubPr>
                            <m:e>
                              <m:r>
                                <w:ins w:id="1515" w:author="Zhang Li" w:date="2022-06-26T16:52:00Z">
                                  <w:rPr>
                                    <w:rFonts w:ascii="Cambria Math" w:eastAsia="宋体" w:hAnsi="Cambria Math" w:cs="Times New Roman"/>
                                    <w:kern w:val="0"/>
                                    <w:sz w:val="24"/>
                                    <w:szCs w:val="24"/>
                                  </w:rPr>
                                  <m:t>d</m:t>
                                </w:ins>
                              </m:r>
                            </m:e>
                            <m:sub>
                              <m:r>
                                <w:ins w:id="1516" w:author="Zhang Li" w:date="2022-06-26T16:52:00Z">
                                  <m:rPr>
                                    <m:sty m:val="p"/>
                                  </m:rPr>
                                  <w:rPr>
                                    <w:rFonts w:ascii="Cambria Math" w:eastAsia="宋体" w:hAnsi="Cambria Math" w:cs="Times New Roman"/>
                                    <w:kern w:val="0"/>
                                    <w:sz w:val="24"/>
                                    <w:szCs w:val="24"/>
                                  </w:rPr>
                                  <m:t>0</m:t>
                                </w:ins>
                              </m:r>
                            </m:sub>
                          </m:sSub>
                        </m:den>
                      </m:f>
                    </m:e>
                  </m:d>
                </m:e>
                <m:sup>
                  <m:r>
                    <w:ins w:id="1517" w:author="Zhang Li" w:date="2022-06-26T16:52:00Z">
                      <w:rPr>
                        <w:rFonts w:ascii="Cambria Math" w:eastAsia="宋体" w:hAnsi="Cambria Math" w:cs="Times New Roman"/>
                        <w:kern w:val="0"/>
                        <w:sz w:val="24"/>
                        <w:szCs w:val="24"/>
                      </w:rPr>
                      <m:t>α</m:t>
                    </w:ins>
                  </m:r>
                </m:sup>
              </m:sSup>
            </m:sup>
          </m:sSup>
          <m:r>
            <w:ins w:id="1518" w:author="Zhang Li" w:date="2022-06-26T16:52:00Z">
              <m:rPr>
                <m:sty m:val="p"/>
              </m:rPr>
              <w:rPr>
                <w:rFonts w:ascii="Cambria Math" w:eastAsia="宋体" w:hAnsi="Cambria Math" w:cs="Times New Roman"/>
                <w:kern w:val="0"/>
                <w:sz w:val="24"/>
                <w:szCs w:val="24"/>
              </w:rPr>
              <m:t>.</m:t>
            </w:ins>
          </m:r>
        </m:oMath>
      </m:oMathPara>
    </w:p>
    <w:p w14:paraId="4EF1EBF3" w14:textId="53CBFB3F" w:rsidR="006058D3" w:rsidRDefault="006058D3">
      <w:pPr>
        <w:spacing w:afterLines="100" w:after="312"/>
        <w:ind w:firstLine="420"/>
        <w:rPr>
          <w:ins w:id="1519" w:author="Zhang Li" w:date="2022-06-26T16:53:00Z"/>
          <w:rFonts w:ascii="Times New Roman" w:eastAsia="宋体" w:hAnsi="Times New Roman" w:cs="Times New Roman"/>
          <w:kern w:val="0"/>
          <w:sz w:val="24"/>
          <w:szCs w:val="24"/>
        </w:rPr>
        <w:pPrChange w:id="1520" w:author="Zhang Li" w:date="2022-06-26T16:53:00Z">
          <w:pPr>
            <w:spacing w:afterLines="100" w:after="312"/>
          </w:pPr>
        </w:pPrChange>
      </w:pPr>
      <w:bookmarkStart w:id="1521" w:name="_Hlk107243405"/>
      <w:ins w:id="1522" w:author="Zhang Li" w:date="2022-06-26T16:53:00Z">
        <w:r>
          <w:rPr>
            <w:rFonts w:ascii="Times New Roman" w:eastAsia="宋体" w:hAnsi="Times New Roman" w:cs="Times New Roman" w:hint="eastAsia"/>
            <w:kern w:val="0"/>
            <w:sz w:val="24"/>
            <w:szCs w:val="24"/>
          </w:rPr>
          <w:t>Both</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collision</w:t>
        </w:r>
        <w:r>
          <w:rPr>
            <w:rFonts w:ascii="Times New Roman" w:eastAsia="宋体" w:hAnsi="Times New Roman" w:cs="Times New Roman"/>
            <w:kern w:val="0"/>
            <w:sz w:val="24"/>
            <w:szCs w:val="24"/>
          </w:rPr>
          <w:t xml:space="preserve"> and channel fading </w:t>
        </w:r>
      </w:ins>
      <w:ins w:id="1523" w:author="Zhang Li" w:date="2022-06-26T16:54:00Z">
        <w:r>
          <w:rPr>
            <w:rFonts w:ascii="Times New Roman" w:eastAsia="宋体" w:hAnsi="Times New Roman" w:cs="Times New Roman"/>
            <w:kern w:val="0"/>
            <w:sz w:val="24"/>
            <w:szCs w:val="24"/>
          </w:rPr>
          <w:t>can result in message losses</w:t>
        </w:r>
        <w:r w:rsidR="000E57E1">
          <w:rPr>
            <w:rFonts w:ascii="Times New Roman" w:eastAsia="宋体" w:hAnsi="Times New Roman" w:cs="Times New Roman"/>
            <w:kern w:val="0"/>
            <w:sz w:val="24"/>
            <w:szCs w:val="24"/>
          </w:rPr>
          <w:t xml:space="preserve">. In order guarantee </w:t>
        </w:r>
      </w:ins>
      <w:ins w:id="1524" w:author="Zhang Li" w:date="2022-06-26T16:55:00Z">
        <w:r w:rsidR="000E57E1">
          <w:rPr>
            <w:rFonts w:ascii="Times New Roman" w:eastAsia="宋体" w:hAnsi="Times New Roman" w:cs="Times New Roman"/>
            <w:kern w:val="0"/>
            <w:sz w:val="24"/>
            <w:szCs w:val="24"/>
          </w:rPr>
          <w:t xml:space="preserve">communication under unreliable networks, </w:t>
        </w:r>
      </w:ins>
      <w:ins w:id="1525" w:author="Zhang Li" w:date="2022-06-26T16:57:00Z">
        <w:r w:rsidR="000E57E1">
          <w:rPr>
            <w:rFonts w:ascii="Times New Roman" w:eastAsia="宋体" w:hAnsi="Times New Roman" w:cs="Times New Roman"/>
            <w:kern w:val="0"/>
            <w:sz w:val="24"/>
            <w:szCs w:val="24"/>
          </w:rPr>
          <w:t xml:space="preserve">retransmission </w:t>
        </w:r>
      </w:ins>
      <w:ins w:id="1526" w:author="Zhang Li" w:date="2022-06-26T16:58:00Z">
        <w:r w:rsidR="000E57E1">
          <w:rPr>
            <w:rFonts w:ascii="Times New Roman" w:eastAsia="宋体" w:hAnsi="Times New Roman" w:cs="Times New Roman"/>
            <w:kern w:val="0"/>
            <w:sz w:val="24"/>
            <w:szCs w:val="24"/>
          </w:rPr>
          <w:t>mechanism is necessary. When communication interruption occurs</w:t>
        </w:r>
      </w:ins>
      <w:ins w:id="1527" w:author="Zhang Li" w:date="2022-06-26T16:59:00Z">
        <w:r w:rsidR="000E57E1">
          <w:rPr>
            <w:rFonts w:ascii="Times New Roman" w:eastAsia="宋体" w:hAnsi="Times New Roman" w:cs="Times New Roman"/>
            <w:kern w:val="0"/>
            <w:sz w:val="24"/>
            <w:szCs w:val="24"/>
          </w:rPr>
          <w:t>,</w:t>
        </w:r>
      </w:ins>
      <w:ins w:id="1528" w:author="Zhang Li" w:date="2022-06-26T16:58:00Z">
        <w:r w:rsidR="000E57E1">
          <w:rPr>
            <w:rFonts w:ascii="Times New Roman" w:eastAsia="宋体" w:hAnsi="Times New Roman" w:cs="Times New Roman"/>
            <w:kern w:val="0"/>
            <w:sz w:val="24"/>
            <w:szCs w:val="24"/>
          </w:rPr>
          <w:t xml:space="preserve"> </w:t>
        </w:r>
      </w:ins>
      <w:ins w:id="1529" w:author="Zhang Li" w:date="2022-06-26T16:55:00Z">
        <w:r w:rsidR="000E57E1">
          <w:rPr>
            <w:rFonts w:ascii="Times New Roman" w:eastAsia="宋体" w:hAnsi="Times New Roman" w:cs="Times New Roman"/>
            <w:kern w:val="0"/>
            <w:sz w:val="24"/>
            <w:szCs w:val="24"/>
          </w:rPr>
          <w:t>retransmissions are carried out until the lost messages are successfully delivered.</w:t>
        </w:r>
      </w:ins>
      <w:bookmarkEnd w:id="1521"/>
    </w:p>
    <w:p w14:paraId="0F224A98" w14:textId="72F57E0F" w:rsidR="00911CF3" w:rsidDel="00911CF3" w:rsidRDefault="00911CF3" w:rsidP="00911CF3">
      <w:pPr>
        <w:spacing w:afterLines="100" w:after="312"/>
        <w:rPr>
          <w:del w:id="1530" w:author="Zhang Li" w:date="2022-06-12T12:16:00Z"/>
          <w:rFonts w:ascii="Times New Roman" w:eastAsia="宋体" w:hAnsi="Times New Roman" w:cs="Times New Roman"/>
          <w:kern w:val="0"/>
          <w:sz w:val="24"/>
          <w:szCs w:val="24"/>
        </w:rPr>
      </w:pPr>
      <w:del w:id="1531"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532" w:author="Zhang Li" w:date="2022-06-12T12:16:00Z">
                <w:rPr>
                  <w:rFonts w:ascii="Cambria Math" w:eastAsia="宋体" w:hAnsi="Cambria Math" w:cs="Times New Roman"/>
                  <w:kern w:val="0"/>
                  <w:sz w:val="24"/>
                  <w:szCs w:val="24"/>
                </w:rPr>
              </w:del>
            </m:ctrlPr>
          </m:sSubPr>
          <m:e>
            <m:r>
              <w:del w:id="1533" w:author="Zhang Li" w:date="2022-06-12T12:16:00Z">
                <w:rPr>
                  <w:rFonts w:ascii="Cambria Math" w:eastAsia="宋体" w:hAnsi="Cambria Math" w:cs="Times New Roman"/>
                  <w:kern w:val="0"/>
                  <w:sz w:val="24"/>
                  <w:szCs w:val="24"/>
                </w:rPr>
                <m:t>N</m:t>
              </w:del>
            </m:r>
          </m:e>
          <m:sub>
            <m:r>
              <w:del w:id="1534" w:author="Zhang Li" w:date="2022-06-12T12:16:00Z">
                <w:rPr>
                  <w:rFonts w:ascii="Cambria Math" w:eastAsia="宋体" w:hAnsi="Cambria Math" w:cs="Times New Roman"/>
                  <w:kern w:val="0"/>
                  <w:sz w:val="24"/>
                  <w:szCs w:val="24"/>
                </w:rPr>
                <m:t>l</m:t>
              </w:del>
            </m:r>
          </m:sub>
        </m:sSub>
      </m:oMath>
      <w:del w:id="1535"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536" w:author="Zhang Li" w:date="2022-06-12T12:16:00Z">
            <w:rPr>
              <w:rFonts w:ascii="Cambria Math" w:eastAsia="宋体" w:hAnsi="Cambria Math" w:cs="Times New Roman"/>
              <w:kern w:val="0"/>
              <w:sz w:val="24"/>
              <w:szCs w:val="24"/>
            </w:rPr>
            <m:t>Nod</m:t>
          </w:del>
        </m:r>
        <m:sSub>
          <m:sSubPr>
            <m:ctrlPr>
              <w:del w:id="1537" w:author="Zhang Li" w:date="2022-06-12T12:16:00Z">
                <w:rPr>
                  <w:rFonts w:ascii="Cambria Math" w:eastAsia="宋体" w:hAnsi="Cambria Math" w:cs="Times New Roman"/>
                  <w:kern w:val="0"/>
                  <w:sz w:val="24"/>
                  <w:szCs w:val="24"/>
                </w:rPr>
              </w:del>
            </m:ctrlPr>
          </m:sSubPr>
          <m:e>
            <m:r>
              <w:del w:id="1538" w:author="Zhang Li" w:date="2022-06-12T12:16:00Z">
                <w:rPr>
                  <w:rFonts w:ascii="Cambria Math" w:eastAsia="宋体" w:hAnsi="Cambria Math" w:cs="Times New Roman"/>
                  <w:kern w:val="0"/>
                  <w:sz w:val="24"/>
                  <w:szCs w:val="24"/>
                </w:rPr>
                <m:t>e</m:t>
              </w:del>
            </m:r>
          </m:e>
          <m:sub>
            <m:r>
              <w:del w:id="1539" w:author="Zhang Li" w:date="2022-06-12T12:16:00Z">
                <w:rPr>
                  <w:rFonts w:ascii="Cambria Math" w:eastAsia="宋体" w:hAnsi="Cambria Math" w:cs="Times New Roman"/>
                  <w:kern w:val="0"/>
                  <w:sz w:val="24"/>
                  <w:szCs w:val="24"/>
                </w:rPr>
                <m:t>v</m:t>
              </w:del>
            </m:r>
          </m:sub>
        </m:sSub>
      </m:oMath>
      <w:del w:id="1540"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541" w:author="Zhang Li" w:date="2022-06-12T12:16:00Z">
            <w:rPr>
              <w:rFonts w:ascii="Cambria Math" w:eastAsia="宋体" w:hAnsi="Cambria Math" w:cs="Times New Roman"/>
              <w:kern w:val="0"/>
              <w:sz w:val="24"/>
              <w:szCs w:val="24"/>
            </w:rPr>
            <m:t>Nod</m:t>
          </w:del>
        </m:r>
        <m:sSub>
          <m:sSubPr>
            <m:ctrlPr>
              <w:del w:id="1542" w:author="Zhang Li" w:date="2022-06-12T12:16:00Z">
                <w:rPr>
                  <w:rFonts w:ascii="Cambria Math" w:eastAsia="宋体" w:hAnsi="Cambria Math" w:cs="Times New Roman"/>
                  <w:kern w:val="0"/>
                  <w:sz w:val="24"/>
                  <w:szCs w:val="24"/>
                </w:rPr>
              </w:del>
            </m:ctrlPr>
          </m:sSubPr>
          <m:e>
            <m:r>
              <w:del w:id="1543" w:author="Zhang Li" w:date="2022-06-12T12:16:00Z">
                <w:rPr>
                  <w:rFonts w:ascii="Cambria Math" w:eastAsia="宋体" w:hAnsi="Cambria Math" w:cs="Times New Roman"/>
                  <w:kern w:val="0"/>
                  <w:sz w:val="24"/>
                  <w:szCs w:val="24"/>
                </w:rPr>
                <m:t>e</m:t>
              </w:del>
            </m:r>
            <m:ctrlPr>
              <w:del w:id="1544" w:author="Zhang Li" w:date="2022-06-12T12:16:00Z">
                <w:rPr>
                  <w:rFonts w:ascii="Cambria Math" w:eastAsia="宋体" w:hAnsi="Cambria Math" w:cs="Times New Roman" w:hint="eastAsia"/>
                  <w:kern w:val="0"/>
                  <w:sz w:val="24"/>
                  <w:szCs w:val="24"/>
                </w:rPr>
              </w:del>
            </m:ctrlPr>
          </m:e>
          <m:sub>
            <m:r>
              <w:del w:id="1545" w:author="Zhang Li" w:date="2022-06-12T12:16:00Z">
                <w:rPr>
                  <w:rFonts w:ascii="Cambria Math" w:eastAsia="宋体" w:hAnsi="Cambria Math" w:cs="Times New Roman"/>
                  <w:kern w:val="0"/>
                  <w:sz w:val="24"/>
                  <w:szCs w:val="24"/>
                </w:rPr>
                <m:t>u</m:t>
              </w:del>
            </m:r>
          </m:sub>
        </m:sSub>
      </m:oMath>
      <w:del w:id="1546" w:author="Zhang Li" w:date="2022-06-12T12:16:00Z">
        <w:r w:rsidRPr="00911CF3" w:rsidDel="00911CF3">
          <w:rPr>
            <w:rFonts w:ascii="Times New Roman" w:eastAsia="宋体" w:hAnsi="Times New Roman" w:cs="Times New Roman"/>
            <w:kern w:val="0"/>
            <w:sz w:val="24"/>
            <w:szCs w:val="24"/>
          </w:rPr>
          <w:delText xml:space="preserve"> and </w:delText>
        </w:r>
      </w:del>
      <m:oMath>
        <m:r>
          <w:del w:id="1547" w:author="Zhang Li" w:date="2022-06-12T12:16:00Z">
            <w:rPr>
              <w:rFonts w:ascii="Cambria Math" w:eastAsia="宋体" w:hAnsi="Cambria Math" w:cs="Times New Roman"/>
              <w:kern w:val="0"/>
              <w:sz w:val="24"/>
              <w:szCs w:val="24"/>
            </w:rPr>
            <m:t>Nod</m:t>
          </w:del>
        </m:r>
        <m:sSub>
          <m:sSubPr>
            <m:ctrlPr>
              <w:del w:id="1548" w:author="Zhang Li" w:date="2022-06-12T12:16:00Z">
                <w:rPr>
                  <w:rFonts w:ascii="Cambria Math" w:eastAsia="宋体" w:hAnsi="Cambria Math" w:cs="Times New Roman"/>
                  <w:kern w:val="0"/>
                  <w:sz w:val="24"/>
                  <w:szCs w:val="24"/>
                </w:rPr>
              </w:del>
            </m:ctrlPr>
          </m:sSubPr>
          <m:e>
            <m:r>
              <w:del w:id="1549" w:author="Zhang Li" w:date="2022-06-12T12:16:00Z">
                <w:rPr>
                  <w:rFonts w:ascii="Cambria Math" w:eastAsia="宋体" w:hAnsi="Cambria Math" w:cs="Times New Roman"/>
                  <w:kern w:val="0"/>
                  <w:sz w:val="24"/>
                  <w:szCs w:val="24"/>
                </w:rPr>
                <m:t>e</m:t>
              </w:del>
            </m:r>
          </m:e>
          <m:sub>
            <m:r>
              <w:del w:id="1550" w:author="Zhang Li" w:date="2022-06-12T12:16:00Z">
                <w:rPr>
                  <w:rFonts w:ascii="Cambria Math" w:eastAsia="宋体" w:hAnsi="Cambria Math" w:cs="Times New Roman"/>
                  <w:kern w:val="0"/>
                  <w:sz w:val="24"/>
                  <w:szCs w:val="24"/>
                </w:rPr>
                <m:t>v</m:t>
              </w:del>
            </m:r>
          </m:sub>
        </m:sSub>
      </m:oMath>
      <w:del w:id="1551"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552" w:author="Zhang Li" w:date="2022-06-12T12:16:00Z">
                <w:rPr>
                  <w:rFonts w:ascii="Cambria Math" w:eastAsia="宋体" w:hAnsi="Cambria Math" w:cs="Times New Roman"/>
                  <w:kern w:val="0"/>
                  <w:sz w:val="24"/>
                  <w:szCs w:val="24"/>
                </w:rPr>
              </w:del>
            </m:ctrlPr>
          </m:sSubPr>
          <m:e>
            <m:r>
              <w:del w:id="1553" w:author="Zhang Li" w:date="2022-06-12T12:16:00Z">
                <w:rPr>
                  <w:rFonts w:ascii="Cambria Math" w:eastAsia="宋体" w:hAnsi="Cambria Math" w:cs="Times New Roman"/>
                  <w:kern w:val="0"/>
                  <w:sz w:val="24"/>
                  <w:szCs w:val="24"/>
                </w:rPr>
                <m:t>I</m:t>
              </w:del>
            </m:r>
          </m:e>
          <m:sub>
            <m:r>
              <w:del w:id="1554" w:author="Zhang Li" w:date="2022-06-12T12:16:00Z">
                <w:rPr>
                  <w:rFonts w:ascii="Cambria Math" w:eastAsia="宋体" w:hAnsi="Cambria Math" w:cs="Times New Roman"/>
                  <w:kern w:val="0"/>
                  <w:sz w:val="24"/>
                  <w:szCs w:val="24"/>
                </w:rPr>
                <m:t>u</m:t>
              </w:del>
            </m:r>
            <m:r>
              <w:del w:id="1555" w:author="Zhang Li" w:date="2022-06-12T12:16:00Z">
                <m:rPr>
                  <m:sty m:val="p"/>
                </m:rPr>
                <w:rPr>
                  <w:rFonts w:ascii="Cambria Math" w:eastAsia="宋体" w:hAnsi="Cambria Math" w:cs="Times New Roman"/>
                  <w:kern w:val="0"/>
                  <w:sz w:val="24"/>
                  <w:szCs w:val="24"/>
                </w:rPr>
                <m:t>,</m:t>
              </w:del>
            </m:r>
            <m:r>
              <w:del w:id="1556" w:author="Zhang Li" w:date="2022-06-12T12:16:00Z">
                <w:rPr>
                  <w:rFonts w:ascii="Cambria Math" w:eastAsia="宋体" w:hAnsi="Cambria Math" w:cs="Times New Roman"/>
                  <w:kern w:val="0"/>
                  <w:sz w:val="24"/>
                  <w:szCs w:val="24"/>
                </w:rPr>
                <m:t>v</m:t>
              </w:del>
            </m:r>
          </m:sub>
        </m:sSub>
        <m:r>
          <w:del w:id="1557" w:author="Zhang Li" w:date="2022-06-12T12:16:00Z">
            <m:rPr>
              <m:sty m:val="p"/>
            </m:rPr>
            <w:rPr>
              <w:rFonts w:ascii="Cambria Math" w:eastAsia="宋体" w:hAnsi="Cambria Math" w:cs="Times New Roman"/>
              <w:kern w:val="0"/>
              <w:sz w:val="24"/>
              <w:szCs w:val="24"/>
            </w:rPr>
            <m:t xml:space="preserve">= </m:t>
          </w:del>
        </m:r>
        <m:nary>
          <m:naryPr>
            <m:chr m:val="∑"/>
            <m:ctrlPr>
              <w:del w:id="1558" w:author="Zhang Li" w:date="2022-06-12T12:16:00Z">
                <w:rPr>
                  <w:rFonts w:ascii="Cambria Math" w:eastAsia="宋体" w:hAnsi="Cambria Math" w:cs="Times New Roman"/>
                  <w:kern w:val="0"/>
                  <w:sz w:val="24"/>
                  <w:szCs w:val="24"/>
                </w:rPr>
              </w:del>
            </m:ctrlPr>
          </m:naryPr>
          <m:sub>
            <m:r>
              <w:del w:id="1559" w:author="Zhang Li" w:date="2022-06-12T12:16:00Z">
                <w:rPr>
                  <w:rFonts w:ascii="Cambria Math" w:eastAsia="宋体" w:hAnsi="Cambria Math" w:cs="Times New Roman"/>
                  <w:kern w:val="0"/>
                  <w:sz w:val="24"/>
                  <w:szCs w:val="24"/>
                </w:rPr>
                <m:t>l</m:t>
              </w:del>
            </m:r>
            <m:r>
              <w:del w:id="1560" w:author="Zhang Li" w:date="2022-06-12T12:16:00Z">
                <m:rPr>
                  <m:sty m:val="p"/>
                </m:rPr>
                <w:rPr>
                  <w:rFonts w:ascii="Cambria Math" w:eastAsia="宋体" w:hAnsi="Cambria Math" w:cs="Times New Roman"/>
                  <w:kern w:val="0"/>
                  <w:sz w:val="24"/>
                  <w:szCs w:val="24"/>
                </w:rPr>
                <m:t>=1</m:t>
              </w:del>
            </m:r>
          </m:sub>
          <m:sup>
            <m:sSub>
              <m:sSubPr>
                <m:ctrlPr>
                  <w:del w:id="1561" w:author="Zhang Li" w:date="2022-06-12T12:16:00Z">
                    <w:rPr>
                      <w:rFonts w:ascii="Cambria Math" w:eastAsia="宋体" w:hAnsi="Cambria Math" w:cs="Times New Roman"/>
                      <w:kern w:val="0"/>
                      <w:sz w:val="24"/>
                      <w:szCs w:val="24"/>
                    </w:rPr>
                  </w:del>
                </m:ctrlPr>
              </m:sSubPr>
              <m:e>
                <m:r>
                  <w:del w:id="1562" w:author="Zhang Li" w:date="2022-06-12T12:16:00Z">
                    <w:rPr>
                      <w:rFonts w:ascii="Cambria Math" w:eastAsia="宋体" w:hAnsi="Cambria Math" w:cs="Times New Roman"/>
                      <w:kern w:val="0"/>
                      <w:sz w:val="24"/>
                      <w:szCs w:val="24"/>
                    </w:rPr>
                    <m:t>N</m:t>
                  </w:del>
                </m:r>
              </m:e>
              <m:sub>
                <m:r>
                  <w:del w:id="1563" w:author="Zhang Li" w:date="2022-06-12T12:16:00Z">
                    <w:rPr>
                      <w:rFonts w:ascii="Cambria Math" w:eastAsia="宋体" w:hAnsi="Cambria Math" w:cs="Times New Roman"/>
                      <w:kern w:val="0"/>
                      <w:sz w:val="24"/>
                      <w:szCs w:val="24"/>
                    </w:rPr>
                    <m:t>l</m:t>
                  </w:del>
                </m:r>
              </m:sub>
            </m:sSub>
          </m:sup>
          <m:e>
            <m:sSub>
              <m:sSubPr>
                <m:ctrlPr>
                  <w:del w:id="1564" w:author="Zhang Li" w:date="2022-06-12T12:16:00Z">
                    <w:rPr>
                      <w:rFonts w:ascii="Cambria Math" w:eastAsia="宋体" w:hAnsi="Cambria Math" w:cs="Times New Roman"/>
                      <w:kern w:val="0"/>
                      <w:sz w:val="24"/>
                      <w:szCs w:val="24"/>
                    </w:rPr>
                  </w:del>
                </m:ctrlPr>
              </m:sSubPr>
              <m:e>
                <m:r>
                  <w:del w:id="1565" w:author="Zhang Li" w:date="2022-06-12T12:16:00Z">
                    <w:rPr>
                      <w:rFonts w:ascii="Cambria Math" w:eastAsia="宋体" w:hAnsi="Cambria Math" w:cs="Times New Roman"/>
                      <w:kern w:val="0"/>
                      <w:sz w:val="24"/>
                      <w:szCs w:val="24"/>
                    </w:rPr>
                    <m:t>P</m:t>
                  </w:del>
                </m:r>
              </m:e>
              <m:sub>
                <m:r>
                  <w:del w:id="1566" w:author="Zhang Li" w:date="2022-06-12T12:16:00Z">
                    <w:rPr>
                      <w:rFonts w:ascii="Cambria Math" w:eastAsia="宋体" w:hAnsi="Cambria Math" w:cs="Times New Roman"/>
                      <w:kern w:val="0"/>
                      <w:sz w:val="24"/>
                      <w:szCs w:val="24"/>
                    </w:rPr>
                    <m:t>t</m:t>
                  </w:del>
                </m:r>
              </m:sub>
            </m:sSub>
          </m:e>
        </m:nary>
        <m:sSup>
          <m:sSupPr>
            <m:ctrlPr>
              <w:del w:id="1567" w:author="Zhang Li" w:date="2022-06-12T12:16:00Z">
                <w:rPr>
                  <w:rFonts w:ascii="Cambria Math" w:eastAsia="宋体" w:hAnsi="Cambria Math" w:cs="Times New Roman"/>
                  <w:kern w:val="0"/>
                  <w:sz w:val="24"/>
                  <w:szCs w:val="24"/>
                </w:rPr>
              </w:del>
            </m:ctrlPr>
          </m:sSupPr>
          <m:e>
            <m:d>
              <m:dPr>
                <m:begChr m:val="|"/>
                <m:endChr m:val="|"/>
                <m:ctrlPr>
                  <w:del w:id="1568" w:author="Zhang Li" w:date="2022-06-12T12:16:00Z">
                    <w:rPr>
                      <w:rFonts w:ascii="Cambria Math" w:eastAsia="宋体" w:hAnsi="Cambria Math" w:cs="Times New Roman"/>
                      <w:kern w:val="0"/>
                      <w:sz w:val="24"/>
                      <w:szCs w:val="24"/>
                    </w:rPr>
                  </w:del>
                </m:ctrlPr>
              </m:dPr>
              <m:e>
                <m:sSub>
                  <m:sSubPr>
                    <m:ctrlPr>
                      <w:del w:id="1569" w:author="Zhang Li" w:date="2022-06-12T12:16:00Z">
                        <w:rPr>
                          <w:rFonts w:ascii="Cambria Math" w:eastAsia="宋体" w:hAnsi="Cambria Math" w:cs="Times New Roman"/>
                          <w:kern w:val="0"/>
                          <w:sz w:val="24"/>
                          <w:szCs w:val="24"/>
                        </w:rPr>
                      </w:del>
                    </m:ctrlPr>
                  </m:sSubPr>
                  <m:e>
                    <m:r>
                      <w:del w:id="1570" w:author="Zhang Li" w:date="2022-06-12T12:16:00Z">
                        <w:rPr>
                          <w:rFonts w:ascii="Cambria Math" w:eastAsia="宋体" w:hAnsi="Cambria Math" w:cs="Times New Roman"/>
                          <w:kern w:val="0"/>
                          <w:sz w:val="24"/>
                          <w:szCs w:val="24"/>
                        </w:rPr>
                        <m:t>H</m:t>
                      </w:del>
                    </m:r>
                  </m:e>
                  <m:sub>
                    <m:r>
                      <w:del w:id="1571" w:author="Zhang Li" w:date="2022-06-12T12:16:00Z">
                        <w:rPr>
                          <w:rFonts w:ascii="Cambria Math" w:eastAsia="宋体" w:hAnsi="Cambria Math" w:cs="Times New Roman"/>
                          <w:kern w:val="0"/>
                          <w:sz w:val="24"/>
                          <w:szCs w:val="24"/>
                        </w:rPr>
                        <m:t>u</m:t>
                      </w:del>
                    </m:r>
                    <m:r>
                      <w:del w:id="1572" w:author="Zhang Li" w:date="2022-06-12T12:16:00Z">
                        <m:rPr>
                          <m:sty m:val="p"/>
                        </m:rPr>
                        <w:rPr>
                          <w:rFonts w:ascii="Cambria Math" w:eastAsia="宋体" w:hAnsi="Cambria Math" w:cs="Times New Roman"/>
                          <w:kern w:val="0"/>
                          <w:sz w:val="24"/>
                          <w:szCs w:val="24"/>
                        </w:rPr>
                        <m:t>,</m:t>
                      </w:del>
                    </m:r>
                    <m:r>
                      <w:del w:id="1573" w:author="Zhang Li" w:date="2022-06-12T12:16:00Z">
                        <w:rPr>
                          <w:rFonts w:ascii="Cambria Math" w:eastAsia="宋体" w:hAnsi="Cambria Math" w:cs="Times New Roman"/>
                          <w:kern w:val="0"/>
                          <w:sz w:val="24"/>
                          <w:szCs w:val="24"/>
                        </w:rPr>
                        <m:t>v</m:t>
                      </w:del>
                    </m:r>
                  </m:sub>
                </m:sSub>
              </m:e>
            </m:d>
          </m:e>
          <m:sup>
            <m:r>
              <w:del w:id="1574" w:author="Zhang Li" w:date="2022-06-12T12:16:00Z">
                <m:rPr>
                  <m:sty m:val="p"/>
                </m:rPr>
                <w:rPr>
                  <w:rFonts w:ascii="Cambria Math" w:eastAsia="宋体" w:hAnsi="Cambria Math" w:cs="Times New Roman"/>
                  <w:kern w:val="0"/>
                  <w:sz w:val="24"/>
                  <w:szCs w:val="24"/>
                </w:rPr>
                <m:t>2</m:t>
              </w:del>
            </m:r>
          </m:sup>
        </m:sSup>
        <m:sSup>
          <m:sSupPr>
            <m:ctrlPr>
              <w:del w:id="1575" w:author="Zhang Li" w:date="2022-06-12T12:16:00Z">
                <w:rPr>
                  <w:rFonts w:ascii="Cambria Math" w:eastAsia="宋体" w:hAnsi="Cambria Math" w:cs="Times New Roman"/>
                  <w:kern w:val="0"/>
                  <w:sz w:val="24"/>
                  <w:szCs w:val="24"/>
                </w:rPr>
              </w:del>
            </m:ctrlPr>
          </m:sSupPr>
          <m:e>
            <m:d>
              <m:dPr>
                <m:ctrlPr>
                  <w:del w:id="1576" w:author="Zhang Li" w:date="2022-06-12T12:16:00Z">
                    <w:rPr>
                      <w:rFonts w:ascii="Cambria Math" w:eastAsia="宋体" w:hAnsi="Cambria Math" w:cs="Times New Roman"/>
                      <w:kern w:val="0"/>
                      <w:sz w:val="24"/>
                      <w:szCs w:val="24"/>
                    </w:rPr>
                  </w:del>
                </m:ctrlPr>
              </m:dPr>
              <m:e>
                <m:f>
                  <m:fPr>
                    <m:ctrlPr>
                      <w:del w:id="1577" w:author="Zhang Li" w:date="2022-06-12T12:16:00Z">
                        <w:rPr>
                          <w:rFonts w:ascii="Cambria Math" w:eastAsia="宋体" w:hAnsi="Cambria Math" w:cs="Times New Roman"/>
                          <w:kern w:val="0"/>
                          <w:sz w:val="24"/>
                          <w:szCs w:val="24"/>
                        </w:rPr>
                      </w:del>
                    </m:ctrlPr>
                  </m:fPr>
                  <m:num>
                    <m:sSub>
                      <m:sSubPr>
                        <m:ctrlPr>
                          <w:del w:id="1578" w:author="Zhang Li" w:date="2022-06-12T12:16:00Z">
                            <w:rPr>
                              <w:rFonts w:ascii="Cambria Math" w:eastAsia="宋体" w:hAnsi="Cambria Math" w:cs="Times New Roman"/>
                              <w:kern w:val="0"/>
                              <w:sz w:val="24"/>
                              <w:szCs w:val="24"/>
                            </w:rPr>
                          </w:del>
                        </m:ctrlPr>
                      </m:sSubPr>
                      <m:e>
                        <m:r>
                          <w:del w:id="1579" w:author="Zhang Li" w:date="2022-06-12T12:16:00Z">
                            <w:rPr>
                              <w:rFonts w:ascii="Cambria Math" w:eastAsia="宋体" w:hAnsi="Cambria Math" w:cs="Times New Roman"/>
                              <w:kern w:val="0"/>
                              <w:sz w:val="24"/>
                              <w:szCs w:val="24"/>
                            </w:rPr>
                            <m:t>d</m:t>
                          </w:del>
                        </m:r>
                      </m:e>
                      <m:sub>
                        <m:r>
                          <w:del w:id="1580" w:author="Zhang Li" w:date="2022-06-12T12:16:00Z">
                            <w:rPr>
                              <w:rFonts w:ascii="Cambria Math" w:eastAsia="宋体" w:hAnsi="Cambria Math" w:cs="Times New Roman"/>
                              <w:kern w:val="0"/>
                              <w:sz w:val="24"/>
                              <w:szCs w:val="24"/>
                            </w:rPr>
                            <m:t>u</m:t>
                          </w:del>
                        </m:r>
                        <m:r>
                          <w:del w:id="1581" w:author="Zhang Li" w:date="2022-06-12T12:16:00Z">
                            <m:rPr>
                              <m:sty m:val="p"/>
                            </m:rPr>
                            <w:rPr>
                              <w:rFonts w:ascii="Cambria Math" w:eastAsia="宋体" w:hAnsi="Cambria Math" w:cs="Times New Roman"/>
                              <w:kern w:val="0"/>
                              <w:sz w:val="24"/>
                              <w:szCs w:val="24"/>
                            </w:rPr>
                            <m:t>,</m:t>
                          </w:del>
                        </m:r>
                        <m:r>
                          <w:del w:id="1582" w:author="Zhang Li" w:date="2022-06-12T12:16:00Z">
                            <w:rPr>
                              <w:rFonts w:ascii="Cambria Math" w:eastAsia="宋体" w:hAnsi="Cambria Math" w:cs="Times New Roman"/>
                              <w:kern w:val="0"/>
                              <w:sz w:val="24"/>
                              <w:szCs w:val="24"/>
                            </w:rPr>
                            <m:t>v</m:t>
                          </w:del>
                        </m:r>
                      </m:sub>
                    </m:sSub>
                  </m:num>
                  <m:den>
                    <m:sSub>
                      <m:sSubPr>
                        <m:ctrlPr>
                          <w:del w:id="1583" w:author="Zhang Li" w:date="2022-06-12T12:16:00Z">
                            <w:rPr>
                              <w:rFonts w:ascii="Cambria Math" w:eastAsia="宋体" w:hAnsi="Cambria Math" w:cs="Times New Roman"/>
                              <w:kern w:val="0"/>
                              <w:sz w:val="24"/>
                              <w:szCs w:val="24"/>
                            </w:rPr>
                          </w:del>
                        </m:ctrlPr>
                      </m:sSubPr>
                      <m:e>
                        <m:r>
                          <w:del w:id="1584" w:author="Zhang Li" w:date="2022-06-12T12:16:00Z">
                            <w:rPr>
                              <w:rFonts w:ascii="Cambria Math" w:eastAsia="宋体" w:hAnsi="Cambria Math" w:cs="Times New Roman"/>
                              <w:kern w:val="0"/>
                              <w:sz w:val="24"/>
                              <w:szCs w:val="24"/>
                            </w:rPr>
                            <m:t>d</m:t>
                          </w:del>
                        </m:r>
                      </m:e>
                      <m:sub>
                        <m:r>
                          <w:del w:id="1585" w:author="Zhang Li" w:date="2022-06-12T12:16:00Z">
                            <m:rPr>
                              <m:sty m:val="p"/>
                            </m:rPr>
                            <w:rPr>
                              <w:rFonts w:ascii="Cambria Math" w:eastAsia="宋体" w:hAnsi="Cambria Math" w:cs="Times New Roman"/>
                              <w:kern w:val="0"/>
                              <w:sz w:val="24"/>
                              <w:szCs w:val="24"/>
                            </w:rPr>
                            <m:t>0</m:t>
                          </w:del>
                        </m:r>
                      </m:sub>
                    </m:sSub>
                  </m:den>
                </m:f>
              </m:e>
            </m:d>
          </m:e>
          <m:sup>
            <m:r>
              <w:del w:id="1586" w:author="Zhang Li" w:date="2022-06-12T12:16:00Z">
                <m:rPr>
                  <m:sty m:val="p"/>
                </m:rPr>
                <w:rPr>
                  <w:rFonts w:ascii="Cambria Math" w:eastAsia="宋体" w:hAnsi="Cambria Math" w:cs="Times New Roman"/>
                  <w:kern w:val="0"/>
                  <w:sz w:val="24"/>
                  <w:szCs w:val="24"/>
                </w:rPr>
                <m:t>-</m:t>
              </w:del>
            </m:r>
            <m:r>
              <w:del w:id="1587" w:author="Zhang Li" w:date="2022-06-12T12:16:00Z">
                <w:rPr>
                  <w:rFonts w:ascii="Cambria Math" w:eastAsia="宋体" w:hAnsi="Cambria Math" w:cs="Times New Roman"/>
                  <w:kern w:val="0"/>
                  <w:sz w:val="24"/>
                  <w:szCs w:val="24"/>
                </w:rPr>
                <m:t>α</m:t>
              </w:del>
            </m:r>
          </m:sup>
        </m:sSup>
      </m:oMath>
      <w:del w:id="1588"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589" w:author="Zhang Li" w:date="2022-06-12T12:16:00Z">
                <w:rPr>
                  <w:rFonts w:ascii="Cambria Math" w:eastAsia="宋体" w:hAnsi="Cambria Math" w:cs="Times New Roman"/>
                  <w:kern w:val="0"/>
                  <w:sz w:val="24"/>
                  <w:szCs w:val="24"/>
                </w:rPr>
              </w:del>
            </m:ctrlPr>
          </m:sSubPr>
          <m:e>
            <m:r>
              <w:del w:id="1590" w:author="Zhang Li" w:date="2022-06-12T12:16:00Z">
                <w:rPr>
                  <w:rFonts w:ascii="Cambria Math" w:eastAsia="宋体" w:hAnsi="Cambria Math" w:cs="Times New Roman"/>
                  <w:kern w:val="0"/>
                  <w:sz w:val="24"/>
                  <w:szCs w:val="24"/>
                </w:rPr>
                <m:t>I</m:t>
              </w:del>
            </m:r>
          </m:e>
          <m:sub>
            <m:r>
              <w:del w:id="1591" w:author="Zhang Li" w:date="2022-06-12T12:16:00Z">
                <w:rPr>
                  <w:rFonts w:ascii="Cambria Math" w:eastAsia="宋体" w:hAnsi="Cambria Math" w:cs="Times New Roman"/>
                  <w:kern w:val="0"/>
                  <w:sz w:val="24"/>
                  <w:szCs w:val="24"/>
                </w:rPr>
                <m:t>u</m:t>
              </w:del>
            </m:r>
            <m:r>
              <w:del w:id="1592" w:author="Zhang Li" w:date="2022-06-12T12:16:00Z">
                <m:rPr>
                  <m:sty m:val="p"/>
                </m:rPr>
                <w:rPr>
                  <w:rFonts w:ascii="Cambria Math" w:eastAsia="宋体" w:hAnsi="Cambria Math" w:cs="Times New Roman"/>
                  <w:kern w:val="0"/>
                  <w:sz w:val="24"/>
                  <w:szCs w:val="24"/>
                </w:rPr>
                <m:t>,</m:t>
              </w:del>
            </m:r>
            <m:r>
              <w:del w:id="1593" w:author="Zhang Li" w:date="2022-06-12T12:16:00Z">
                <w:rPr>
                  <w:rFonts w:ascii="Cambria Math" w:eastAsia="宋体" w:hAnsi="Cambria Math" w:cs="Times New Roman"/>
                  <w:kern w:val="0"/>
                  <w:sz w:val="24"/>
                  <w:szCs w:val="24"/>
                </w:rPr>
                <m:t>v</m:t>
              </w:del>
            </m:r>
          </m:sub>
        </m:sSub>
        <m:r>
          <w:del w:id="1594" w:author="Zhang Li" w:date="2022-06-12T12:16:00Z">
            <m:rPr>
              <m:sty m:val="p"/>
            </m:rPr>
            <w:rPr>
              <w:rFonts w:ascii="Cambria Math" w:eastAsia="宋体" w:hAnsi="Cambria Math" w:cs="Times New Roman"/>
              <w:kern w:val="0"/>
              <w:sz w:val="24"/>
              <w:szCs w:val="24"/>
            </w:rPr>
            <m:t>≪</m:t>
          </w:del>
        </m:r>
        <m:sSub>
          <m:sSubPr>
            <m:ctrlPr>
              <w:del w:id="1595" w:author="Zhang Li" w:date="2022-06-12T12:16:00Z">
                <w:rPr>
                  <w:rFonts w:ascii="Cambria Math" w:eastAsia="宋体" w:hAnsi="Cambria Math" w:cs="Times New Roman"/>
                  <w:kern w:val="0"/>
                  <w:sz w:val="24"/>
                  <w:szCs w:val="24"/>
                </w:rPr>
              </w:del>
            </m:ctrlPr>
          </m:sSubPr>
          <m:e>
            <m:r>
              <w:del w:id="1596" w:author="Zhang Li" w:date="2022-06-12T12:16:00Z">
                <w:rPr>
                  <w:rFonts w:ascii="Cambria Math" w:eastAsia="宋体" w:hAnsi="Cambria Math" w:cs="Times New Roman"/>
                  <w:kern w:val="0"/>
                  <w:sz w:val="24"/>
                  <w:szCs w:val="24"/>
                </w:rPr>
                <m:t>P</m:t>
              </w:del>
            </m:r>
          </m:e>
          <m:sub>
            <m:r>
              <w:del w:id="1597" w:author="Zhang Li" w:date="2022-06-12T12:16:00Z">
                <w:rPr>
                  <w:rFonts w:ascii="Cambria Math" w:eastAsia="宋体" w:hAnsi="Cambria Math" w:cs="Times New Roman"/>
                  <w:kern w:val="0"/>
                  <w:sz w:val="24"/>
                  <w:szCs w:val="24"/>
                </w:rPr>
                <m:t>n</m:t>
              </w:del>
            </m:r>
          </m:sub>
        </m:sSub>
      </m:oMath>
      <w:del w:id="1598" w:author="Zhang Li" w:date="2022-06-12T12:16:00Z">
        <w:r w:rsidRPr="00911CF3" w:rsidDel="00911CF3">
          <w:rPr>
            <w:rFonts w:ascii="Times New Roman" w:eastAsia="宋体" w:hAnsi="Times New Roman" w:cs="Times New Roman"/>
            <w:kern w:val="0"/>
            <w:sz w:val="24"/>
            <w:szCs w:val="24"/>
          </w:rPr>
          <w:delText xml:space="preserve"> for all </w:delText>
        </w:r>
      </w:del>
      <m:oMath>
        <m:r>
          <w:del w:id="1599" w:author="Zhang Li" w:date="2022-06-12T12:16:00Z">
            <w:rPr>
              <w:rFonts w:ascii="Cambria Math" w:eastAsia="宋体" w:hAnsi="Cambria Math" w:cs="Times New Roman"/>
              <w:kern w:val="0"/>
              <w:sz w:val="24"/>
              <w:szCs w:val="24"/>
            </w:rPr>
            <m:t>u</m:t>
          </w:del>
        </m:r>
        <m:r>
          <w:del w:id="1600" w:author="Zhang Li" w:date="2022-06-12T12:16:00Z">
            <m:rPr>
              <m:sty m:val="p"/>
            </m:rPr>
            <w:rPr>
              <w:rFonts w:ascii="Cambria Math" w:eastAsia="宋体" w:hAnsi="Cambria Math" w:cs="Times New Roman" w:hint="eastAsia"/>
              <w:kern w:val="0"/>
              <w:sz w:val="24"/>
              <w:szCs w:val="24"/>
            </w:rPr>
            <m:t>∈</m:t>
          </w:del>
        </m:r>
        <m:r>
          <w:del w:id="1601" w:author="Zhang Li" w:date="2022-06-12T12:16:00Z">
            <w:rPr>
              <w:rFonts w:ascii="Cambria Math" w:eastAsia="宋体" w:hAnsi="Cambria Math" w:cs="Times New Roman" w:hint="eastAsia"/>
              <w:kern w:val="0"/>
              <w:sz w:val="24"/>
              <w:szCs w:val="24"/>
            </w:rPr>
            <m:t>V</m:t>
          </w:del>
        </m:r>
      </m:oMath>
      <w:del w:id="1602"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603"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604" w:author="Zhang Li" w:date="2022-06-12T12:16:00Z">
          <w:pPr>
            <w:spacing w:afterLines="100" w:after="312"/>
            <w:ind w:firstLine="420"/>
          </w:pPr>
        </w:pPrChange>
      </w:pPr>
      <m:oMathPara>
        <m:oMath>
          <m:r>
            <w:del w:id="1605" w:author="Zhang Li" w:date="2022-06-12T12:16:00Z">
              <w:rPr>
                <w:rFonts w:ascii="Cambria Math" w:eastAsia="宋体" w:hAnsi="Cambria Math" w:cs="Times New Roman"/>
                <w:kern w:val="0"/>
                <w:sz w:val="24"/>
                <w:szCs w:val="24"/>
              </w:rPr>
              <m:t>SINR</m:t>
            </w:del>
          </m:r>
          <m:d>
            <m:dPr>
              <m:ctrlPr>
                <w:del w:id="1606" w:author="Zhang Li" w:date="2022-06-12T12:16:00Z">
                  <w:rPr>
                    <w:rFonts w:ascii="Cambria Math" w:eastAsia="宋体" w:hAnsi="Cambria Math" w:cs="Times New Roman"/>
                    <w:i/>
                    <w:kern w:val="0"/>
                    <w:sz w:val="24"/>
                    <w:szCs w:val="24"/>
                  </w:rPr>
                </w:del>
              </m:ctrlPr>
            </m:dPr>
            <m:e>
              <m:r>
                <w:del w:id="1607" w:author="Zhang Li" w:date="2022-06-12T12:16:00Z">
                  <w:rPr>
                    <w:rFonts w:ascii="Cambria Math" w:eastAsia="宋体" w:hAnsi="Cambria Math" w:cs="Times New Roman"/>
                    <w:kern w:val="0"/>
                    <w:sz w:val="24"/>
                    <w:szCs w:val="24"/>
                  </w:rPr>
                  <m:t>u,v</m:t>
                </w:del>
              </m:r>
            </m:e>
          </m:d>
          <m:r>
            <w:del w:id="1608" w:author="Zhang Li" w:date="2022-06-12T12:16:00Z">
              <w:rPr>
                <w:rFonts w:ascii="Cambria Math" w:eastAsia="宋体" w:hAnsi="Cambria Math" w:cs="Times New Roman"/>
                <w:kern w:val="0"/>
                <w:sz w:val="24"/>
                <w:szCs w:val="24"/>
              </w:rPr>
              <m:t>≈</m:t>
            </w:del>
          </m:r>
          <m:sSup>
            <m:sSupPr>
              <m:ctrlPr>
                <w:del w:id="1609" w:author="Zhang Li" w:date="2022-06-12T12:16:00Z">
                  <w:rPr>
                    <w:rFonts w:ascii="Cambria Math" w:eastAsia="宋体" w:hAnsi="Cambria Math" w:cs="Times New Roman"/>
                    <w:i/>
                    <w:kern w:val="0"/>
                    <w:sz w:val="24"/>
                    <w:szCs w:val="24"/>
                  </w:rPr>
                </w:del>
              </m:ctrlPr>
            </m:sSupPr>
            <m:e>
              <m:r>
                <w:del w:id="1610" w:author="Zhang Li" w:date="2022-06-12T12:16:00Z">
                  <w:rPr>
                    <w:rFonts w:ascii="Cambria Math" w:eastAsia="宋体" w:hAnsi="Cambria Math" w:cs="Times New Roman"/>
                    <w:kern w:val="0"/>
                    <w:sz w:val="24"/>
                    <w:szCs w:val="24"/>
                  </w:rPr>
                  <m:t>10</m:t>
                </w:del>
              </m:r>
            </m:e>
            <m:sup>
              <m:f>
                <m:fPr>
                  <m:ctrlPr>
                    <w:del w:id="1611" w:author="Zhang Li" w:date="2022-06-12T12:16:00Z">
                      <w:rPr>
                        <w:rFonts w:ascii="Cambria Math" w:eastAsia="宋体" w:hAnsi="Cambria Math" w:cs="Times New Roman"/>
                        <w:i/>
                        <w:kern w:val="0"/>
                        <w:sz w:val="24"/>
                        <w:szCs w:val="24"/>
                      </w:rPr>
                    </w:del>
                  </m:ctrlPr>
                </m:fPr>
                <m:num>
                  <m:r>
                    <w:del w:id="1612" w:author="Zhang Li" w:date="2022-06-12T12:16:00Z">
                      <w:rPr>
                        <w:rFonts w:ascii="Cambria Math" w:eastAsia="宋体" w:hAnsi="Cambria Math" w:cs="Times New Roman"/>
                        <w:kern w:val="0"/>
                        <w:sz w:val="24"/>
                        <w:szCs w:val="24"/>
                      </w:rPr>
                      <m:t xml:space="preserve"> P</m:t>
                    </w:del>
                  </m:r>
                  <m:sSub>
                    <m:sSubPr>
                      <m:ctrlPr>
                        <w:del w:id="1613" w:author="Zhang Li" w:date="2022-06-12T12:16:00Z">
                          <w:rPr>
                            <w:rFonts w:ascii="Cambria Math" w:eastAsia="宋体" w:hAnsi="Cambria Math" w:cs="Times New Roman"/>
                            <w:i/>
                            <w:kern w:val="0"/>
                            <w:sz w:val="24"/>
                            <w:szCs w:val="24"/>
                          </w:rPr>
                        </w:del>
                      </m:ctrlPr>
                    </m:sSubPr>
                    <m:e>
                      <m:r>
                        <w:del w:id="1614" w:author="Zhang Li" w:date="2022-06-12T12:16:00Z">
                          <w:rPr>
                            <w:rFonts w:ascii="Cambria Math" w:eastAsia="宋体" w:hAnsi="Cambria Math" w:cs="Times New Roman"/>
                            <w:kern w:val="0"/>
                            <w:sz w:val="24"/>
                            <w:szCs w:val="24"/>
                          </w:rPr>
                          <m:t>L</m:t>
                        </w:del>
                      </m:r>
                    </m:e>
                    <m:sub>
                      <m:r>
                        <w:del w:id="1615" w:author="Zhang Li" w:date="2022-06-12T12:16:00Z">
                          <w:rPr>
                            <w:rFonts w:ascii="Cambria Math" w:eastAsia="宋体" w:hAnsi="Cambria Math" w:cs="Times New Roman"/>
                            <w:kern w:val="0"/>
                            <w:sz w:val="24"/>
                            <w:szCs w:val="24"/>
                          </w:rPr>
                          <m:t>dB</m:t>
                        </w:del>
                      </m:r>
                    </m:sub>
                  </m:sSub>
                  <m:d>
                    <m:dPr>
                      <m:ctrlPr>
                        <w:del w:id="1616" w:author="Zhang Li" w:date="2022-06-12T12:16:00Z">
                          <w:rPr>
                            <w:rFonts w:ascii="Cambria Math" w:eastAsia="宋体" w:hAnsi="Cambria Math" w:cs="Times New Roman"/>
                            <w:i/>
                            <w:kern w:val="0"/>
                            <w:sz w:val="24"/>
                            <w:szCs w:val="24"/>
                          </w:rPr>
                        </w:del>
                      </m:ctrlPr>
                    </m:dPr>
                    <m:e>
                      <m:sSub>
                        <m:sSubPr>
                          <m:ctrlPr>
                            <w:del w:id="1617" w:author="Zhang Li" w:date="2022-06-12T12:16:00Z">
                              <w:rPr>
                                <w:rFonts w:ascii="Cambria Math" w:eastAsia="宋体" w:hAnsi="Cambria Math" w:cs="Times New Roman"/>
                                <w:i/>
                                <w:kern w:val="0"/>
                                <w:sz w:val="24"/>
                                <w:szCs w:val="24"/>
                              </w:rPr>
                            </w:del>
                          </m:ctrlPr>
                        </m:sSubPr>
                        <m:e>
                          <m:r>
                            <w:del w:id="1618" w:author="Zhang Li" w:date="2022-06-12T12:16:00Z">
                              <w:rPr>
                                <w:rFonts w:ascii="Cambria Math" w:eastAsia="宋体" w:hAnsi="Cambria Math" w:cs="Times New Roman"/>
                                <w:kern w:val="0"/>
                                <w:sz w:val="24"/>
                                <w:szCs w:val="24"/>
                              </w:rPr>
                              <m:t>d</m:t>
                            </w:del>
                          </m:r>
                        </m:e>
                        <m:sub>
                          <m:r>
                            <w:del w:id="1619" w:author="Zhang Li" w:date="2022-06-12T12:16:00Z">
                              <w:rPr>
                                <w:rFonts w:ascii="Cambria Math" w:eastAsia="宋体" w:hAnsi="Cambria Math" w:cs="Times New Roman"/>
                                <w:kern w:val="0"/>
                                <w:sz w:val="24"/>
                                <w:szCs w:val="24"/>
                              </w:rPr>
                              <m:t>0</m:t>
                            </w:del>
                          </m:r>
                        </m:sub>
                      </m:sSub>
                    </m:e>
                  </m:d>
                </m:num>
                <m:den>
                  <m:r>
                    <w:del w:id="1620" w:author="Zhang Li" w:date="2022-06-12T12:16:00Z">
                      <w:rPr>
                        <w:rFonts w:ascii="Cambria Math" w:eastAsia="宋体" w:hAnsi="Cambria Math" w:cs="Times New Roman"/>
                        <w:kern w:val="0"/>
                        <w:sz w:val="24"/>
                        <w:szCs w:val="24"/>
                      </w:rPr>
                      <m:t>10</m:t>
                    </w:del>
                  </m:r>
                </m:den>
              </m:f>
            </m:sup>
          </m:sSup>
          <m:r>
            <w:del w:id="1621" w:author="Zhang Li" w:date="2022-06-12T12:16:00Z">
              <w:rPr>
                <w:rFonts w:ascii="Cambria Math" w:eastAsia="宋体" w:hAnsi="Cambria Math" w:cs="Times New Roman"/>
                <w:kern w:val="0"/>
                <w:sz w:val="24"/>
                <w:szCs w:val="24"/>
              </w:rPr>
              <m:t xml:space="preserve">⋅  </m:t>
            </w:del>
          </m:r>
          <m:f>
            <m:fPr>
              <m:ctrlPr>
                <w:del w:id="1622" w:author="Zhang Li" w:date="2022-06-12T12:16:00Z">
                  <w:rPr>
                    <w:rFonts w:ascii="Cambria Math" w:eastAsia="宋体" w:hAnsi="Cambria Math" w:cs="Times New Roman"/>
                    <w:i/>
                    <w:kern w:val="0"/>
                    <w:sz w:val="24"/>
                    <w:szCs w:val="24"/>
                  </w:rPr>
                </w:del>
              </m:ctrlPr>
            </m:fPr>
            <m:num>
              <m:sSub>
                <m:sSubPr>
                  <m:ctrlPr>
                    <w:del w:id="1623" w:author="Zhang Li" w:date="2022-06-12T12:16:00Z">
                      <w:rPr>
                        <w:rFonts w:ascii="Cambria Math" w:eastAsia="宋体" w:hAnsi="Cambria Math" w:cs="Times New Roman"/>
                        <w:i/>
                        <w:kern w:val="0"/>
                        <w:sz w:val="24"/>
                        <w:szCs w:val="24"/>
                      </w:rPr>
                    </w:del>
                  </m:ctrlPr>
                </m:sSubPr>
                <m:e>
                  <m:r>
                    <w:del w:id="1624" w:author="Zhang Li" w:date="2022-06-12T12:16:00Z">
                      <w:rPr>
                        <w:rFonts w:ascii="Cambria Math" w:eastAsia="宋体" w:hAnsi="Cambria Math" w:cs="Times New Roman"/>
                        <w:kern w:val="0"/>
                        <w:sz w:val="24"/>
                        <w:szCs w:val="24"/>
                      </w:rPr>
                      <m:t>P</m:t>
                    </w:del>
                  </m:r>
                </m:e>
                <m:sub>
                  <m:r>
                    <w:del w:id="1625" w:author="Zhang Li" w:date="2022-06-12T12:16:00Z">
                      <w:rPr>
                        <w:rFonts w:ascii="Cambria Math" w:eastAsia="宋体" w:hAnsi="Cambria Math" w:cs="Times New Roman"/>
                        <w:kern w:val="0"/>
                        <w:sz w:val="24"/>
                        <w:szCs w:val="24"/>
                      </w:rPr>
                      <m:t>t</m:t>
                    </w:del>
                  </m:r>
                </m:sub>
              </m:sSub>
              <m:r>
                <w:del w:id="1626" w:author="Zhang Li" w:date="2022-06-12T12:16:00Z">
                  <w:rPr>
                    <w:rFonts w:ascii="Cambria Math" w:eastAsia="宋体" w:hAnsi="Cambria Math" w:cs="Times New Roman"/>
                    <w:kern w:val="0"/>
                    <w:sz w:val="24"/>
                    <w:szCs w:val="24"/>
                  </w:rPr>
                  <m:t>⋅</m:t>
                </w:del>
              </m:r>
              <m:sSup>
                <m:sSupPr>
                  <m:ctrlPr>
                    <w:del w:id="1627" w:author="Zhang Li" w:date="2022-06-12T12:16:00Z">
                      <w:rPr>
                        <w:rFonts w:ascii="Cambria Math" w:eastAsia="宋体" w:hAnsi="Cambria Math" w:cs="Times New Roman"/>
                        <w:i/>
                        <w:kern w:val="0"/>
                        <w:sz w:val="24"/>
                        <w:szCs w:val="24"/>
                      </w:rPr>
                    </w:del>
                  </m:ctrlPr>
                </m:sSupPr>
                <m:e>
                  <m:d>
                    <m:dPr>
                      <m:begChr m:val="|"/>
                      <m:endChr m:val="|"/>
                      <m:ctrlPr>
                        <w:del w:id="1628" w:author="Zhang Li" w:date="2022-06-12T12:16:00Z">
                          <w:rPr>
                            <w:rFonts w:ascii="Cambria Math" w:eastAsia="宋体" w:hAnsi="Cambria Math" w:cs="Times New Roman"/>
                            <w:i/>
                            <w:kern w:val="0"/>
                            <w:sz w:val="24"/>
                            <w:szCs w:val="24"/>
                          </w:rPr>
                        </w:del>
                      </m:ctrlPr>
                    </m:dPr>
                    <m:e>
                      <m:sSub>
                        <m:sSubPr>
                          <m:ctrlPr>
                            <w:del w:id="1629" w:author="Zhang Li" w:date="2022-06-12T12:16:00Z">
                              <w:rPr>
                                <w:rFonts w:ascii="Cambria Math" w:eastAsia="宋体" w:hAnsi="Cambria Math" w:cs="Times New Roman"/>
                                <w:i/>
                                <w:kern w:val="0"/>
                                <w:sz w:val="24"/>
                                <w:szCs w:val="24"/>
                              </w:rPr>
                            </w:del>
                          </m:ctrlPr>
                        </m:sSubPr>
                        <m:e>
                          <m:r>
                            <w:del w:id="1630" w:author="Zhang Li" w:date="2022-06-12T12:16:00Z">
                              <w:rPr>
                                <w:rFonts w:ascii="Cambria Math" w:eastAsia="宋体" w:hAnsi="Cambria Math" w:cs="Times New Roman"/>
                                <w:kern w:val="0"/>
                                <w:sz w:val="24"/>
                                <w:szCs w:val="24"/>
                              </w:rPr>
                              <m:t>H</m:t>
                            </w:del>
                          </m:r>
                        </m:e>
                        <m:sub>
                          <m:r>
                            <w:del w:id="1631" w:author="Zhang Li" w:date="2022-06-12T12:16:00Z">
                              <w:rPr>
                                <w:rFonts w:ascii="Cambria Math" w:eastAsia="宋体" w:hAnsi="Cambria Math" w:cs="Times New Roman"/>
                                <w:kern w:val="0"/>
                                <w:sz w:val="24"/>
                                <w:szCs w:val="24"/>
                              </w:rPr>
                              <m:t>u,v</m:t>
                            </w:del>
                          </m:r>
                        </m:sub>
                      </m:sSub>
                    </m:e>
                  </m:d>
                </m:e>
                <m:sup>
                  <m:r>
                    <w:del w:id="1632" w:author="Zhang Li" w:date="2022-06-12T12:16:00Z">
                      <w:rPr>
                        <w:rFonts w:ascii="Cambria Math" w:eastAsia="宋体" w:hAnsi="Cambria Math" w:cs="Times New Roman"/>
                        <w:kern w:val="0"/>
                        <w:sz w:val="24"/>
                        <w:szCs w:val="24"/>
                      </w:rPr>
                      <m:t>2</m:t>
                    </w:del>
                  </m:r>
                </m:sup>
              </m:sSup>
            </m:num>
            <m:den>
              <m:sSub>
                <m:sSubPr>
                  <m:ctrlPr>
                    <w:del w:id="1633" w:author="Zhang Li" w:date="2022-06-12T12:16:00Z">
                      <w:rPr>
                        <w:rFonts w:ascii="Cambria Math" w:eastAsia="宋体" w:hAnsi="Cambria Math" w:cs="Times New Roman"/>
                        <w:i/>
                        <w:kern w:val="0"/>
                        <w:sz w:val="24"/>
                        <w:szCs w:val="24"/>
                      </w:rPr>
                    </w:del>
                  </m:ctrlPr>
                </m:sSubPr>
                <m:e>
                  <m:r>
                    <w:del w:id="1634" w:author="Zhang Li" w:date="2022-06-12T12:16:00Z">
                      <w:rPr>
                        <w:rFonts w:ascii="Cambria Math" w:eastAsia="宋体" w:hAnsi="Cambria Math" w:cs="Times New Roman"/>
                        <w:kern w:val="0"/>
                        <w:sz w:val="24"/>
                        <w:szCs w:val="24"/>
                      </w:rPr>
                      <m:t>P</m:t>
                    </w:del>
                  </m:r>
                </m:e>
                <m:sub>
                  <m:r>
                    <w:del w:id="1635" w:author="Zhang Li" w:date="2022-06-12T12:16:00Z">
                      <w:rPr>
                        <w:rFonts w:ascii="Cambria Math" w:eastAsia="宋体" w:hAnsi="Cambria Math" w:cs="Times New Roman"/>
                        <w:kern w:val="0"/>
                        <w:sz w:val="24"/>
                        <w:szCs w:val="24"/>
                      </w:rPr>
                      <m:t>n</m:t>
                    </w:del>
                  </m:r>
                </m:sub>
              </m:sSub>
            </m:den>
          </m:f>
          <m:r>
            <w:del w:id="1636" w:author="Zhang Li" w:date="2022-06-12T12:16:00Z">
              <w:rPr>
                <w:rFonts w:ascii="Cambria Math" w:eastAsia="宋体" w:hAnsi="Cambria Math" w:cs="Times New Roman"/>
                <w:kern w:val="0"/>
                <w:sz w:val="24"/>
                <w:szCs w:val="24"/>
              </w:rPr>
              <m:t>⋅</m:t>
            </w:del>
          </m:r>
          <m:sSup>
            <m:sSupPr>
              <m:ctrlPr>
                <w:del w:id="1637" w:author="Zhang Li" w:date="2022-06-12T12:16:00Z">
                  <w:rPr>
                    <w:rFonts w:ascii="Cambria Math" w:eastAsia="宋体" w:hAnsi="Cambria Math" w:cs="Times New Roman"/>
                    <w:i/>
                    <w:kern w:val="0"/>
                    <w:sz w:val="24"/>
                    <w:szCs w:val="24"/>
                  </w:rPr>
                </w:del>
              </m:ctrlPr>
            </m:sSupPr>
            <m:e>
              <m:d>
                <m:dPr>
                  <m:ctrlPr>
                    <w:del w:id="1638" w:author="Zhang Li" w:date="2022-06-12T12:16:00Z">
                      <w:rPr>
                        <w:rFonts w:ascii="Cambria Math" w:eastAsia="宋体" w:hAnsi="Cambria Math" w:cs="Times New Roman"/>
                        <w:i/>
                        <w:kern w:val="0"/>
                        <w:sz w:val="24"/>
                        <w:szCs w:val="24"/>
                      </w:rPr>
                    </w:del>
                  </m:ctrlPr>
                </m:dPr>
                <m:e>
                  <m:f>
                    <m:fPr>
                      <m:ctrlPr>
                        <w:del w:id="1639" w:author="Zhang Li" w:date="2022-06-12T12:16:00Z">
                          <w:rPr>
                            <w:rFonts w:ascii="Cambria Math" w:eastAsia="宋体" w:hAnsi="Cambria Math" w:cs="Times New Roman"/>
                            <w:i/>
                            <w:kern w:val="0"/>
                            <w:sz w:val="24"/>
                            <w:szCs w:val="24"/>
                          </w:rPr>
                        </w:del>
                      </m:ctrlPr>
                    </m:fPr>
                    <m:num>
                      <m:sSub>
                        <m:sSubPr>
                          <m:ctrlPr>
                            <w:del w:id="1640" w:author="Zhang Li" w:date="2022-06-12T12:16:00Z">
                              <w:rPr>
                                <w:rFonts w:ascii="Cambria Math" w:eastAsia="宋体" w:hAnsi="Cambria Math" w:cs="Times New Roman"/>
                                <w:i/>
                                <w:kern w:val="0"/>
                                <w:sz w:val="24"/>
                                <w:szCs w:val="24"/>
                              </w:rPr>
                            </w:del>
                          </m:ctrlPr>
                        </m:sSubPr>
                        <m:e>
                          <m:r>
                            <w:del w:id="1641" w:author="Zhang Li" w:date="2022-06-12T12:16:00Z">
                              <w:rPr>
                                <w:rFonts w:ascii="Cambria Math" w:eastAsia="宋体" w:hAnsi="Cambria Math" w:cs="Times New Roman"/>
                                <w:kern w:val="0"/>
                                <w:sz w:val="24"/>
                                <w:szCs w:val="24"/>
                              </w:rPr>
                              <m:t>d</m:t>
                            </w:del>
                          </m:r>
                        </m:e>
                        <m:sub>
                          <m:r>
                            <w:del w:id="1642" w:author="Zhang Li" w:date="2022-06-12T12:16:00Z">
                              <w:rPr>
                                <w:rFonts w:ascii="Cambria Math" w:eastAsia="宋体" w:hAnsi="Cambria Math" w:cs="Times New Roman"/>
                                <w:kern w:val="0"/>
                                <w:sz w:val="24"/>
                                <w:szCs w:val="24"/>
                              </w:rPr>
                              <m:t>u,v</m:t>
                            </w:del>
                          </m:r>
                        </m:sub>
                      </m:sSub>
                    </m:num>
                    <m:den>
                      <m:sSub>
                        <m:sSubPr>
                          <m:ctrlPr>
                            <w:del w:id="1643" w:author="Zhang Li" w:date="2022-06-12T12:16:00Z">
                              <w:rPr>
                                <w:rFonts w:ascii="Cambria Math" w:eastAsia="宋体" w:hAnsi="Cambria Math" w:cs="Times New Roman"/>
                                <w:i/>
                                <w:kern w:val="0"/>
                                <w:sz w:val="24"/>
                                <w:szCs w:val="24"/>
                              </w:rPr>
                            </w:del>
                          </m:ctrlPr>
                        </m:sSubPr>
                        <m:e>
                          <m:r>
                            <w:del w:id="1644" w:author="Zhang Li" w:date="2022-06-12T12:16:00Z">
                              <w:rPr>
                                <w:rFonts w:ascii="Cambria Math" w:eastAsia="宋体" w:hAnsi="Cambria Math" w:cs="Times New Roman"/>
                                <w:kern w:val="0"/>
                                <w:sz w:val="24"/>
                                <w:szCs w:val="24"/>
                              </w:rPr>
                              <m:t>d</m:t>
                            </w:del>
                          </m:r>
                        </m:e>
                        <m:sub>
                          <m:r>
                            <w:del w:id="1645" w:author="Zhang Li" w:date="2022-06-12T12:16:00Z">
                              <w:rPr>
                                <w:rFonts w:ascii="Cambria Math" w:eastAsia="宋体" w:hAnsi="Cambria Math" w:cs="Times New Roman"/>
                                <w:kern w:val="0"/>
                                <w:sz w:val="24"/>
                                <w:szCs w:val="24"/>
                              </w:rPr>
                              <m:t>0</m:t>
                            </w:del>
                          </m:r>
                        </m:sub>
                      </m:sSub>
                    </m:den>
                  </m:f>
                </m:e>
              </m:d>
            </m:e>
            <m:sup>
              <m:r>
                <w:del w:id="1646"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647" w:author="Zhang Li" w:date="2022-06-12T12:17:00Z">
        <w:r w:rsidDel="00F75717">
          <w:rPr>
            <w:rFonts w:ascii="Times New Roman" w:eastAsia="宋体" w:hAnsi="Times New Roman" w:cs="Times New Roman"/>
            <w:kern w:val="0"/>
            <w:sz w:val="24"/>
            <w:szCs w:val="24"/>
          </w:rPr>
          <w:delText>.</w:delText>
        </w:r>
      </w:del>
      <w:ins w:id="1648" w:author="Zhang Li" w:date="2022-06-12T12:17:00Z">
        <w:r w:rsidR="00F75717">
          <w:rPr>
            <w:rFonts w:ascii="Times New Roman" w:eastAsia="宋体" w:hAnsi="Times New Roman" w:cs="Times New Roman"/>
            <w:kern w:val="0"/>
            <w:sz w:val="24"/>
            <w:szCs w:val="24"/>
          </w:rPr>
          <w:t>:</w:t>
        </w:r>
      </w:ins>
    </w:p>
    <w:p w14:paraId="0BA85BB4" w14:textId="16ACAE44" w:rsidR="00F75717" w:rsidRDefault="002F13AB"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649" w:author="Zhang Li" w:date="2022-06-12T12:17:00Z">
                      <w:rPr>
                        <w:rFonts w:ascii="Cambria Math" w:eastAsia="宋体" w:hAnsi="Cambria Math" w:cs="Times New Roman"/>
                        <w:kern w:val="0"/>
                        <w:sz w:val="24"/>
                        <w:szCs w:val="24"/>
                      </w:rPr>
                      <m:t>β</m:t>
                    </w:ins>
                  </m:r>
                  <m:r>
                    <w:del w:id="1650" w:author="Zhang Li" w:date="2022-06-12T12:17:00Z">
                      <w:rPr>
                        <w:rFonts w:ascii="Cambria Math" w:eastAsia="宋体" w:hAnsi="Cambria Math" w:cs="Times New Roman"/>
                        <w:kern w:val="0"/>
                        <w:sz w:val="24"/>
                        <w:szCs w:val="24"/>
                      </w:rPr>
                      <m:t>SINR</m:t>
                    </w:del>
                  </m:r>
                  <m:d>
                    <m:dPr>
                      <m:ctrlPr>
                        <w:del w:id="1651" w:author="Zhang Li" w:date="2022-06-12T12:17:00Z">
                          <w:rPr>
                            <w:rFonts w:ascii="Cambria Math" w:eastAsia="宋体" w:hAnsi="Cambria Math" w:cs="Times New Roman"/>
                            <w:i/>
                            <w:kern w:val="0"/>
                            <w:sz w:val="24"/>
                            <w:szCs w:val="24"/>
                          </w:rPr>
                        </w:del>
                      </m:ctrlPr>
                    </m:dPr>
                    <m:e>
                      <m:r>
                        <w:del w:id="1652"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653" w:author="Zhang Li" w:date="2022-06-12T12:18:00Z">
            <w:rPr>
              <w:rFonts w:ascii="Cambria Math" w:eastAsia="宋体" w:hAnsi="Cambria Math" w:cs="Times New Roman"/>
              <w:kern w:val="0"/>
              <w:sz w:val="24"/>
              <w:szCs w:val="24"/>
            </w:rPr>
            <m:t>β</m:t>
          </w:ins>
        </m:r>
        <m:r>
          <w:del w:id="1654" w:author="Zhang Li" w:date="2022-06-12T12:18:00Z">
            <w:rPr>
              <w:rFonts w:ascii="Cambria Math" w:eastAsia="宋体" w:hAnsi="Cambria Math" w:cs="Times New Roman"/>
              <w:kern w:val="0"/>
              <w:sz w:val="24"/>
              <w:szCs w:val="24"/>
            </w:rPr>
            <m:t>SINR</m:t>
          </w:del>
        </m:r>
        <m:d>
          <m:dPr>
            <m:ctrlPr>
              <w:del w:id="1655" w:author="Zhang Li" w:date="2022-06-12T12:18:00Z">
                <w:rPr>
                  <w:rFonts w:ascii="Cambria Math" w:eastAsia="宋体" w:hAnsi="Cambria Math" w:cs="Times New Roman"/>
                  <w:i/>
                  <w:kern w:val="0"/>
                  <w:sz w:val="24"/>
                  <w:szCs w:val="24"/>
                </w:rPr>
              </w:del>
            </m:ctrlPr>
          </m:dPr>
          <m:e>
            <m:r>
              <w:del w:id="1656"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657"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658"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659"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660"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661" w:author="Zhang Li" w:date="2022-06-12T12:19:00Z">
            <w:del w:id="1662" w:author="ThinkPad" w:date="2022-06-16T05:03:00Z">
              <w:rPr>
                <w:rFonts w:ascii="Cambria Math" w:eastAsia="宋体" w:hAnsi="Cambria Math" w:cs="Times New Roman"/>
                <w:kern w:val="0"/>
                <w:sz w:val="24"/>
                <w:szCs w:val="24"/>
              </w:rPr>
              <m:t>u</m:t>
            </w:del>
          </w:ins>
        </m:r>
      </m:oMath>
      <w:ins w:id="1663" w:author="Zhang Li" w:date="2022-06-12T12:19:00Z">
        <w:del w:id="1664"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665" w:author="Zhang Li" w:date="2022-06-12T12:19:00Z">
            <w:del w:id="1666" w:author="ThinkPad" w:date="2022-06-16T05:03:00Z">
              <w:rPr>
                <w:rFonts w:ascii="Cambria Math" w:eastAsia="宋体" w:hAnsi="Cambria Math" w:cs="Times New Roman"/>
                <w:kern w:val="0"/>
                <w:sz w:val="24"/>
                <w:szCs w:val="24"/>
              </w:rPr>
              <m:t>v</m:t>
            </w:del>
          </w:ins>
        </m:r>
        <m:r>
          <w:del w:id="1667" w:author="ThinkPad" w:date="2022-06-16T05:03:00Z">
            <w:rPr>
              <w:rFonts w:ascii="Cambria Math" w:eastAsia="宋体" w:hAnsi="Cambria Math" w:cs="Times New Roman"/>
              <w:kern w:val="0"/>
              <w:sz w:val="24"/>
              <w:szCs w:val="24"/>
            </w:rPr>
            <m:t>Nod</m:t>
          </w:del>
        </m:r>
        <m:sSub>
          <m:sSubPr>
            <m:ctrlPr>
              <w:del w:id="1668" w:author="Zhang Li" w:date="2022-06-12T12:19:00Z">
                <w:rPr>
                  <w:rFonts w:ascii="Cambria Math" w:eastAsia="宋体" w:hAnsi="Cambria Math" w:cs="Times New Roman"/>
                  <w:i/>
                  <w:kern w:val="0"/>
                  <w:sz w:val="24"/>
                  <w:szCs w:val="24"/>
                </w:rPr>
              </w:del>
            </m:ctrlPr>
          </m:sSubPr>
          <m:e>
            <m:r>
              <w:del w:id="1669" w:author="Zhang Li" w:date="2022-06-12T12:19:00Z">
                <w:rPr>
                  <w:rFonts w:ascii="Cambria Math" w:eastAsia="宋体" w:hAnsi="Cambria Math" w:cs="Times New Roman"/>
                  <w:kern w:val="0"/>
                  <w:sz w:val="24"/>
                  <w:szCs w:val="24"/>
                </w:rPr>
                <m:t>e</m:t>
              </w:del>
            </m:r>
          </m:e>
          <m:sub>
            <m:r>
              <w:del w:id="1670" w:author="Zhang Li" w:date="2022-06-12T12:19:00Z">
                <w:rPr>
                  <w:rFonts w:ascii="Cambria Math" w:eastAsia="宋体" w:hAnsi="Cambria Math" w:cs="Times New Roman"/>
                  <w:kern w:val="0"/>
                  <w:sz w:val="24"/>
                  <w:szCs w:val="24"/>
                </w:rPr>
                <m:t>u</m:t>
              </w:del>
            </m:r>
          </m:sub>
        </m:sSub>
      </m:oMath>
      <w:del w:id="1671"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672" w:author="Zhang Li" w:date="2022-06-12T12:19:00Z">
            <w:rPr>
              <w:rFonts w:ascii="Cambria Math" w:eastAsia="宋体" w:hAnsi="Cambria Math" w:cs="Times New Roman"/>
              <w:kern w:val="0"/>
              <w:sz w:val="24"/>
              <w:szCs w:val="24"/>
            </w:rPr>
            <m:t>Nod</m:t>
          </w:del>
        </m:r>
        <m:sSub>
          <m:sSubPr>
            <m:ctrlPr>
              <w:del w:id="1673" w:author="Zhang Li" w:date="2022-06-12T12:19:00Z">
                <w:rPr>
                  <w:rFonts w:ascii="Cambria Math" w:eastAsia="宋体" w:hAnsi="Cambria Math" w:cs="Times New Roman"/>
                  <w:i/>
                  <w:kern w:val="0"/>
                  <w:sz w:val="24"/>
                  <w:szCs w:val="24"/>
                </w:rPr>
              </w:del>
            </m:ctrlPr>
          </m:sSubPr>
          <m:e>
            <m:r>
              <w:del w:id="1674" w:author="Zhang Li" w:date="2022-06-12T12:19:00Z">
                <w:rPr>
                  <w:rFonts w:ascii="Cambria Math" w:eastAsia="宋体" w:hAnsi="Cambria Math" w:cs="Times New Roman"/>
                  <w:kern w:val="0"/>
                  <w:sz w:val="24"/>
                  <w:szCs w:val="24"/>
                </w:rPr>
                <m:t>e</m:t>
              </w:del>
            </m:r>
          </m:e>
          <m:sub>
            <m:r>
              <w:del w:id="1675"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676" w:author="ThinkPad" w:date="2022-06-16T05:03:00Z">
        <w:r w:rsidDel="008676F2">
          <w:rPr>
            <w:rFonts w:ascii="Times New Roman" w:eastAsia="宋体" w:hAnsi="Times New Roman" w:cs="Times New Roman"/>
            <w:kern w:val="0"/>
            <w:sz w:val="24"/>
            <w:szCs w:val="24"/>
          </w:rPr>
          <w:delText>d</w:delText>
        </w:r>
      </w:del>
      <w:ins w:id="1677"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678"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1679"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680" w:author="ThinkPad" w:date="2022-06-16T05:03:00Z">
            <w:rPr>
              <w:rFonts w:ascii="Times New Roman" w:eastAsia="宋体" w:hAnsi="Times New Roman" w:cs="Times New Roman"/>
              <w:kern w:val="0"/>
              <w:sz w:val="24"/>
              <w:szCs w:val="24"/>
            </w:rPr>
          </w:rPrChange>
        </w:rPr>
        <w:t>.</w:t>
      </w:r>
      <w:ins w:id="1681"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682" w:author="ThinkPad" w:date="2022-06-18T08:52:00Z">
        <w:r w:rsidR="007A65A2">
          <w:rPr>
            <w:rFonts w:ascii="Times New Roman" w:eastAsia="宋体" w:hAnsi="Times New Roman" w:cs="Times New Roman" w:hint="eastAsia"/>
            <w:kern w:val="0"/>
            <w:sz w:val="24"/>
            <w:szCs w:val="24"/>
          </w:rPr>
          <w:t>前面说的是</w:t>
        </w:r>
      </w:ins>
      <w:ins w:id="1683" w:author="ThinkPad" w:date="2022-06-16T05:04:00Z">
        <w:r w:rsidR="008676F2">
          <w:rPr>
            <w:rFonts w:ascii="Times New Roman" w:eastAsia="宋体" w:hAnsi="Times New Roman" w:cs="Times New Roman" w:hint="eastAsia"/>
            <w:kern w:val="0"/>
            <w:sz w:val="24"/>
            <w:szCs w:val="24"/>
          </w:rPr>
          <w:t>目标信噪比？</w:t>
        </w:r>
      </w:ins>
      <w:ins w:id="1684" w:author="ThinkPad" w:date="2022-06-18T08:52:00Z">
        <w:r w:rsidR="007A65A2">
          <w:rPr>
            <w:rFonts w:ascii="Times New Roman" w:eastAsia="宋体" w:hAnsi="Times New Roman" w:cs="Times New Roman" w:hint="eastAsia"/>
            <w:kern w:val="0"/>
            <w:sz w:val="24"/>
            <w:szCs w:val="24"/>
          </w:rPr>
          <w:t>这里变成了</w:t>
        </w:r>
      </w:ins>
      <w:ins w:id="1685" w:author="ThinkPad" w:date="2022-06-18T08:53:00Z">
        <w:r w:rsidR="007A65A2">
          <w:rPr>
            <w:rFonts w:ascii="Times New Roman" w:eastAsia="宋体" w:hAnsi="Times New Roman" w:cs="Times New Roman" w:hint="eastAsia"/>
            <w:kern w:val="0"/>
            <w:sz w:val="24"/>
            <w:szCs w:val="24"/>
          </w:rPr>
          <w:t>能够实现信道解码的最低门限</w:t>
        </w:r>
      </w:ins>
      <w:ins w:id="1686"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687" w:author="Zhang Li" w:date="2022-06-12T12:20:00Z">
                <w:rPr>
                  <w:rFonts w:ascii="Cambria Math" w:eastAsia="宋体" w:hAnsi="Cambria Math" w:cs="Times New Roman"/>
                  <w:i/>
                  <w:kern w:val="0"/>
                  <w:sz w:val="24"/>
                  <w:szCs w:val="24"/>
                </w:rPr>
              </w:ins>
            </m:ctrlPr>
          </m:sSupPr>
          <m:e>
            <m:d>
              <m:dPr>
                <m:begChr m:val="|"/>
                <m:endChr m:val="|"/>
                <m:ctrlPr>
                  <w:ins w:id="1688" w:author="Zhang Li" w:date="2022-06-12T12:20:00Z">
                    <w:rPr>
                      <w:rFonts w:ascii="Cambria Math" w:eastAsia="宋体" w:hAnsi="Cambria Math" w:cs="Times New Roman"/>
                      <w:i/>
                      <w:kern w:val="0"/>
                      <w:sz w:val="24"/>
                      <w:szCs w:val="24"/>
                    </w:rPr>
                  </w:ins>
                </m:ctrlPr>
              </m:dPr>
              <m:e>
                <m:sSub>
                  <m:sSubPr>
                    <m:ctrlPr>
                      <w:ins w:id="1689" w:author="Zhang Li" w:date="2022-06-12T12:20:00Z">
                        <w:rPr>
                          <w:rFonts w:ascii="Cambria Math" w:eastAsia="宋体" w:hAnsi="Cambria Math" w:cs="Times New Roman"/>
                          <w:i/>
                          <w:kern w:val="0"/>
                          <w:sz w:val="24"/>
                          <w:szCs w:val="24"/>
                        </w:rPr>
                      </w:ins>
                    </m:ctrlPr>
                  </m:sSubPr>
                  <m:e>
                    <m:r>
                      <w:ins w:id="1690" w:author="Zhang Li" w:date="2022-06-12T12:20:00Z">
                        <w:rPr>
                          <w:rFonts w:ascii="Cambria Math" w:eastAsia="宋体" w:hAnsi="Cambria Math" w:cs="Times New Roman"/>
                          <w:kern w:val="0"/>
                          <w:sz w:val="24"/>
                          <w:szCs w:val="24"/>
                        </w:rPr>
                        <m:t>H</m:t>
                      </w:ins>
                    </m:r>
                  </m:e>
                  <m:sub>
                    <m:r>
                      <w:ins w:id="1691" w:author="Zhang Li" w:date="2022-06-12T12:20:00Z">
                        <w:rPr>
                          <w:rFonts w:ascii="Cambria Math" w:eastAsia="宋体" w:hAnsi="Cambria Math" w:cs="Times New Roman"/>
                          <w:kern w:val="0"/>
                          <w:sz w:val="24"/>
                          <w:szCs w:val="24"/>
                        </w:rPr>
                        <m:t>u,v</m:t>
                      </w:ins>
                    </m:r>
                  </m:sub>
                </m:sSub>
              </m:e>
            </m:d>
          </m:e>
          <m:sup>
            <m:r>
              <w:ins w:id="1692" w:author="Zhang Li" w:date="2022-06-12T12:20:00Z">
                <w:rPr>
                  <w:rFonts w:ascii="Cambria Math" w:eastAsia="宋体" w:hAnsi="Cambria Math" w:cs="Times New Roman"/>
                  <w:kern w:val="0"/>
                  <w:sz w:val="24"/>
                  <w:szCs w:val="24"/>
                </w:rPr>
                <m:t>2</m:t>
              </w:ins>
            </m:r>
          </m:sup>
        </m:sSup>
        <m:sSub>
          <m:sSubPr>
            <m:ctrlPr>
              <w:del w:id="1693" w:author="Zhang Li" w:date="2022-06-12T12:20:00Z">
                <w:rPr>
                  <w:rFonts w:ascii="Cambria Math" w:eastAsia="宋体" w:hAnsi="Cambria Math" w:cs="Times New Roman"/>
                  <w:i/>
                  <w:kern w:val="0"/>
                  <w:sz w:val="24"/>
                  <w:szCs w:val="24"/>
                </w:rPr>
              </w:del>
            </m:ctrlPr>
          </m:sSubPr>
          <m:e>
            <m:r>
              <w:del w:id="1694" w:author="Zhang Li" w:date="2022-06-12T12:20:00Z">
                <w:rPr>
                  <w:rFonts w:ascii="Cambria Math" w:eastAsia="宋体" w:hAnsi="Cambria Math" w:cs="Times New Roman"/>
                  <w:kern w:val="0"/>
                  <w:sz w:val="24"/>
                  <w:szCs w:val="24"/>
                </w:rPr>
                <m:t>H</m:t>
              </w:del>
            </m:r>
          </m:e>
          <m:sub>
            <m:r>
              <w:del w:id="1695"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 xml:space="preserve">communication </w:t>
      </w:r>
      <w:r w:rsidRPr="00F75717">
        <w:rPr>
          <w:rFonts w:ascii="Times New Roman" w:eastAsia="宋体" w:hAnsi="Times New Roman" w:cs="Times New Roman"/>
          <w:kern w:val="0"/>
          <w:sz w:val="24"/>
          <w:szCs w:val="24"/>
        </w:rPr>
        <w:lastRenderedPageBreak/>
        <w:t>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696" w:author="ThinkPad" w:date="2022-06-16T05:03:00Z">
        <w:r w:rsidR="008676F2">
          <w:rPr>
            <w:rFonts w:ascii="Times New Roman" w:eastAsia="宋体" w:hAnsi="Times New Roman" w:cs="Times New Roman"/>
            <w:kern w:val="0"/>
            <w:sz w:val="24"/>
            <w:szCs w:val="24"/>
          </w:rPr>
          <w:t xml:space="preserve">nodes </w:t>
        </w:r>
      </w:ins>
      <m:oMath>
        <m:r>
          <w:ins w:id="1697" w:author="Zhang Li" w:date="2022-06-12T12:20:00Z">
            <w:rPr>
              <w:rFonts w:ascii="Cambria Math" w:eastAsia="宋体" w:hAnsi="Cambria Math" w:cs="Times New Roman"/>
              <w:kern w:val="0"/>
              <w:sz w:val="24"/>
              <w:szCs w:val="24"/>
            </w:rPr>
            <m:t>u</m:t>
          </w:ins>
        </m:r>
      </m:oMath>
      <w:ins w:id="1698"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699" w:author="Zhang Li" w:date="2022-06-12T12:20:00Z">
            <w:rPr>
              <w:rFonts w:ascii="Cambria Math" w:eastAsia="宋体" w:hAnsi="Cambria Math" w:cs="Times New Roman"/>
              <w:kern w:val="0"/>
              <w:sz w:val="24"/>
              <w:szCs w:val="24"/>
            </w:rPr>
            <m:t>v</m:t>
          </w:ins>
        </m:r>
        <m:r>
          <w:del w:id="1700" w:author="Zhang Li" w:date="2022-06-12T12:20:00Z">
            <w:rPr>
              <w:rFonts w:ascii="Cambria Math" w:eastAsia="宋体" w:hAnsi="Cambria Math" w:cs="Times New Roman" w:hint="eastAsia"/>
              <w:kern w:val="0"/>
              <w:sz w:val="24"/>
              <w:szCs w:val="24"/>
            </w:rPr>
            <m:t>Nod</m:t>
          </w:del>
        </m:r>
        <m:sSub>
          <m:sSubPr>
            <m:ctrlPr>
              <w:del w:id="1701" w:author="Zhang Li" w:date="2022-06-12T12:20:00Z">
                <w:rPr>
                  <w:rFonts w:ascii="Cambria Math" w:eastAsia="宋体" w:hAnsi="Cambria Math" w:cs="Times New Roman"/>
                  <w:kern w:val="0"/>
                  <w:sz w:val="24"/>
                  <w:szCs w:val="24"/>
                </w:rPr>
              </w:del>
            </m:ctrlPr>
          </m:sSubPr>
          <m:e>
            <m:r>
              <w:del w:id="1702" w:author="Zhang Li" w:date="2022-06-12T12:20:00Z">
                <w:rPr>
                  <w:rFonts w:ascii="Cambria Math" w:eastAsia="宋体" w:hAnsi="Cambria Math" w:cs="Times New Roman" w:hint="eastAsia"/>
                  <w:kern w:val="0"/>
                  <w:sz w:val="24"/>
                  <w:szCs w:val="24"/>
                </w:rPr>
                <m:t>e</m:t>
              </w:del>
            </m:r>
            <m:ctrlPr>
              <w:del w:id="1703" w:author="Zhang Li" w:date="2022-06-12T12:20:00Z">
                <w:rPr>
                  <w:rFonts w:ascii="Cambria Math" w:eastAsia="宋体" w:hAnsi="Cambria Math" w:cs="Times New Roman" w:hint="eastAsia"/>
                  <w:kern w:val="0"/>
                  <w:sz w:val="24"/>
                  <w:szCs w:val="24"/>
                </w:rPr>
              </w:del>
            </m:ctrlPr>
          </m:e>
          <m:sub>
            <m:r>
              <w:del w:id="1704" w:author="Zhang Li" w:date="2022-06-12T12:20:00Z">
                <w:rPr>
                  <w:rFonts w:ascii="Cambria Math" w:eastAsia="宋体" w:hAnsi="Cambria Math" w:cs="Times New Roman"/>
                  <w:kern w:val="0"/>
                  <w:sz w:val="24"/>
                  <w:szCs w:val="24"/>
                </w:rPr>
                <m:t>u</m:t>
              </w:del>
            </m:r>
          </m:sub>
        </m:sSub>
      </m:oMath>
      <w:del w:id="1705"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706" w:author="Zhang Li" w:date="2022-06-12T12:20:00Z">
            <w:rPr>
              <w:rFonts w:ascii="Cambria Math" w:eastAsia="宋体" w:hAnsi="Cambria Math" w:cs="Times New Roman"/>
              <w:kern w:val="0"/>
              <w:sz w:val="24"/>
              <w:szCs w:val="24"/>
            </w:rPr>
            <m:t>Nod</m:t>
          </w:del>
        </m:r>
        <m:sSub>
          <m:sSubPr>
            <m:ctrlPr>
              <w:del w:id="1707" w:author="Zhang Li" w:date="2022-06-12T12:20:00Z">
                <w:rPr>
                  <w:rFonts w:ascii="Cambria Math" w:eastAsia="宋体" w:hAnsi="Cambria Math" w:cs="Times New Roman"/>
                  <w:kern w:val="0"/>
                  <w:sz w:val="24"/>
                  <w:szCs w:val="24"/>
                </w:rPr>
              </w:del>
            </m:ctrlPr>
          </m:sSubPr>
          <m:e>
            <m:r>
              <w:del w:id="1708" w:author="Zhang Li" w:date="2022-06-12T12:20:00Z">
                <w:rPr>
                  <w:rFonts w:ascii="Cambria Math" w:eastAsia="宋体" w:hAnsi="Cambria Math" w:cs="Times New Roman"/>
                  <w:kern w:val="0"/>
                  <w:sz w:val="24"/>
                  <w:szCs w:val="24"/>
                </w:rPr>
                <m:t>e</m:t>
              </w:del>
            </m:r>
          </m:e>
          <m:sub>
            <m:r>
              <w:del w:id="1709"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710"/>
    <w:p w14:paraId="3FCDD6CE" w14:textId="77777777" w:rsidR="00F75717" w:rsidRPr="007D4019" w:rsidRDefault="002F13AB" w:rsidP="00F75717">
      <w:pPr>
        <w:spacing w:afterLines="100" w:after="312"/>
        <w:rPr>
          <w:ins w:id="1711" w:author="Zhang Li" w:date="2022-06-12T12:21:00Z"/>
          <w:rFonts w:ascii="Times New Roman" w:eastAsia="宋体" w:hAnsi="Times New Roman" w:cs="Times New Roman"/>
          <w:kern w:val="0"/>
          <w:sz w:val="24"/>
          <w:szCs w:val="24"/>
        </w:rPr>
      </w:pPr>
      <m:oMathPara>
        <m:oMath>
          <m:sSub>
            <m:sSubPr>
              <m:ctrlPr>
                <w:ins w:id="1712" w:author="Zhang Li" w:date="2022-06-12T12:21:00Z">
                  <w:rPr>
                    <w:rFonts w:ascii="Cambria Math" w:eastAsia="宋体" w:hAnsi="Cambria Math" w:cs="Times New Roman"/>
                    <w:i/>
                    <w:kern w:val="0"/>
                    <w:sz w:val="24"/>
                    <w:szCs w:val="24"/>
                  </w:rPr>
                </w:ins>
              </m:ctrlPr>
            </m:sSubPr>
            <m:e>
              <m:r>
                <w:ins w:id="1713" w:author="Zhang Li" w:date="2022-06-12T12:21:00Z">
                  <w:rPr>
                    <w:rFonts w:ascii="Cambria Math" w:eastAsia="宋体" w:hAnsi="Cambria Math" w:cs="Times New Roman"/>
                    <w:kern w:val="0"/>
                    <w:sz w:val="24"/>
                    <w:szCs w:val="24"/>
                  </w:rPr>
                  <m:t>ϵ</m:t>
                </w:ins>
              </m:r>
            </m:e>
            <m:sub>
              <m:r>
                <w:ins w:id="1714" w:author="Zhang Li" w:date="2022-06-12T12:21:00Z">
                  <w:rPr>
                    <w:rFonts w:ascii="Cambria Math" w:eastAsia="宋体" w:hAnsi="Cambria Math" w:cs="Times New Roman"/>
                    <w:kern w:val="0"/>
                    <w:sz w:val="24"/>
                    <w:szCs w:val="24"/>
                  </w:rPr>
                  <m:t>u,v</m:t>
                </w:ins>
              </m:r>
            </m:sub>
          </m:sSub>
          <m:r>
            <w:ins w:id="1715" w:author="Zhang Li" w:date="2022-06-12T12:21:00Z">
              <w:rPr>
                <w:rFonts w:ascii="Cambria Math" w:eastAsia="宋体" w:hAnsi="Cambria Math" w:cs="Times New Roman"/>
                <w:kern w:val="0"/>
                <w:sz w:val="24"/>
                <w:szCs w:val="24"/>
              </w:rPr>
              <m:t>=</m:t>
            </w:ins>
          </m:r>
          <m:func>
            <m:funcPr>
              <m:ctrlPr>
                <w:ins w:id="1716" w:author="Zhang Li" w:date="2022-06-12T12:21:00Z">
                  <w:rPr>
                    <w:rFonts w:ascii="Cambria Math" w:eastAsia="宋体" w:hAnsi="Cambria Math" w:cs="Times New Roman"/>
                    <w:i/>
                    <w:kern w:val="0"/>
                    <w:sz w:val="24"/>
                    <w:szCs w:val="24"/>
                  </w:rPr>
                </w:ins>
              </m:ctrlPr>
            </m:funcPr>
            <m:fName>
              <m:r>
                <w:ins w:id="1717" w:author="Zhang Li" w:date="2022-06-12T12:21:00Z">
                  <m:rPr>
                    <m:sty m:val="p"/>
                  </m:rPr>
                  <w:rPr>
                    <w:rFonts w:ascii="Cambria Math" w:eastAsia="宋体" w:hAnsi="Cambria Math" w:cs="Times New Roman"/>
                    <w:kern w:val="0"/>
                    <w:sz w:val="24"/>
                    <w:szCs w:val="24"/>
                  </w:rPr>
                  <m:t>Pr</m:t>
                </w:ins>
              </m:r>
            </m:fName>
            <m:e>
              <m:d>
                <m:dPr>
                  <m:begChr m:val="["/>
                  <m:endChr m:val="]"/>
                  <m:ctrlPr>
                    <w:ins w:id="1718" w:author="Zhang Li" w:date="2022-06-12T12:21:00Z">
                      <w:rPr>
                        <w:rFonts w:ascii="Cambria Math" w:eastAsia="宋体" w:hAnsi="Cambria Math" w:cs="Times New Roman"/>
                        <w:i/>
                        <w:kern w:val="0"/>
                        <w:sz w:val="24"/>
                        <w:szCs w:val="24"/>
                      </w:rPr>
                    </w:ins>
                  </m:ctrlPr>
                </m:dPr>
                <m:e>
                  <m:r>
                    <w:ins w:id="1719" w:author="Zhang Li" w:date="2022-06-12T12:21:00Z">
                      <w:rPr>
                        <w:rFonts w:ascii="Cambria Math" w:eastAsia="宋体" w:hAnsi="Cambria Math" w:cs="Times New Roman"/>
                        <w:kern w:val="0"/>
                        <w:sz w:val="24"/>
                        <w:szCs w:val="24"/>
                      </w:rPr>
                      <m:t>SINR</m:t>
                    </w:ins>
                  </m:r>
                  <m:d>
                    <m:dPr>
                      <m:ctrlPr>
                        <w:ins w:id="1720" w:author="Zhang Li" w:date="2022-06-12T12:21:00Z">
                          <w:rPr>
                            <w:rFonts w:ascii="Cambria Math" w:eastAsia="宋体" w:hAnsi="Cambria Math" w:cs="Times New Roman"/>
                            <w:i/>
                            <w:kern w:val="0"/>
                            <w:sz w:val="24"/>
                            <w:szCs w:val="24"/>
                          </w:rPr>
                        </w:ins>
                      </m:ctrlPr>
                    </m:dPr>
                    <m:e>
                      <m:r>
                        <w:ins w:id="1721" w:author="Zhang Li" w:date="2022-06-12T12:21:00Z">
                          <w:rPr>
                            <w:rFonts w:ascii="Cambria Math" w:eastAsia="宋体" w:hAnsi="Cambria Math" w:cs="Times New Roman"/>
                            <w:kern w:val="0"/>
                            <w:sz w:val="24"/>
                            <w:szCs w:val="24"/>
                          </w:rPr>
                          <m:t>u,v</m:t>
                        </w:ins>
                      </m:r>
                    </m:e>
                  </m:d>
                  <m:r>
                    <w:ins w:id="1722" w:author="Zhang Li" w:date="2022-06-12T12:21:00Z">
                      <w:rPr>
                        <w:rFonts w:ascii="Cambria Math" w:eastAsia="宋体" w:hAnsi="Cambria Math" w:cs="Times New Roman"/>
                        <w:kern w:val="0"/>
                        <w:sz w:val="24"/>
                        <w:szCs w:val="24"/>
                      </w:rPr>
                      <m:t>&lt;β</m:t>
                    </w:ins>
                  </m:r>
                </m:e>
              </m:d>
            </m:e>
          </m:func>
          <m:r>
            <w:ins w:id="1723" w:author="Zhang Li" w:date="2022-06-12T12:21:00Z">
              <w:rPr>
                <w:rFonts w:ascii="Cambria Math" w:eastAsia="宋体" w:hAnsi="Cambria Math" w:cs="Times New Roman"/>
                <w:kern w:val="0"/>
                <w:sz w:val="24"/>
                <w:szCs w:val="24"/>
              </w:rPr>
              <m:t xml:space="preserve">= </m:t>
            </w:ins>
          </m:r>
          <m:r>
            <w:ins w:id="1724" w:author="Zhang Li" w:date="2022-06-12T12:21:00Z">
              <m:rPr>
                <m:sty m:val="p"/>
              </m:rPr>
              <w:rPr>
                <w:rFonts w:ascii="Cambria Math" w:eastAsia="宋体" w:hAnsi="Cambria Math" w:cs="Times New Roman"/>
                <w:kern w:val="0"/>
                <w:sz w:val="24"/>
                <w:szCs w:val="24"/>
              </w:rPr>
              <m:t>Pr</m:t>
            </w:ins>
          </m:r>
          <m:d>
            <m:dPr>
              <m:begChr m:val="["/>
              <m:endChr m:val="]"/>
              <m:ctrlPr>
                <w:ins w:id="1725" w:author="Zhang Li" w:date="2022-06-12T12:21:00Z">
                  <w:rPr>
                    <w:rFonts w:ascii="Cambria Math" w:eastAsia="宋体" w:hAnsi="Cambria Math" w:cs="Times New Roman"/>
                    <w:i/>
                    <w:kern w:val="0"/>
                    <w:sz w:val="24"/>
                    <w:szCs w:val="24"/>
                  </w:rPr>
                </w:ins>
              </m:ctrlPr>
            </m:dPr>
            <m:e>
              <m:sSub>
                <m:sSubPr>
                  <m:ctrlPr>
                    <w:ins w:id="1726" w:author="Zhang Li" w:date="2022-06-12T12:21:00Z">
                      <w:rPr>
                        <w:rFonts w:ascii="Cambria Math" w:eastAsia="宋体" w:hAnsi="Cambria Math" w:cs="Times New Roman"/>
                        <w:i/>
                        <w:kern w:val="0"/>
                        <w:sz w:val="24"/>
                        <w:szCs w:val="24"/>
                      </w:rPr>
                    </w:ins>
                  </m:ctrlPr>
                </m:sSubPr>
                <m:e>
                  <m:r>
                    <w:ins w:id="1727" w:author="Zhang Li" w:date="2022-06-12T12:21:00Z">
                      <w:rPr>
                        <w:rFonts w:ascii="Cambria Math" w:eastAsia="宋体" w:hAnsi="Cambria Math" w:cs="Times New Roman"/>
                        <w:kern w:val="0"/>
                        <w:sz w:val="24"/>
                        <w:szCs w:val="24"/>
                      </w:rPr>
                      <m:t>|H</m:t>
                    </w:ins>
                  </m:r>
                </m:e>
                <m:sub>
                  <m:r>
                    <w:ins w:id="1728" w:author="Zhang Li" w:date="2022-06-12T12:21:00Z">
                      <w:rPr>
                        <w:rFonts w:ascii="Cambria Math" w:eastAsia="宋体" w:hAnsi="Cambria Math" w:cs="Times New Roman"/>
                        <w:kern w:val="0"/>
                        <w:sz w:val="24"/>
                        <w:szCs w:val="24"/>
                      </w:rPr>
                      <m:t>u,v</m:t>
                    </w:ins>
                  </m:r>
                </m:sub>
              </m:sSub>
              <m:sSup>
                <m:sSupPr>
                  <m:ctrlPr>
                    <w:ins w:id="1729" w:author="Zhang Li" w:date="2022-06-12T12:21:00Z">
                      <w:rPr>
                        <w:rFonts w:ascii="Cambria Math" w:eastAsia="宋体" w:hAnsi="Cambria Math" w:cs="Times New Roman"/>
                        <w:i/>
                        <w:kern w:val="0"/>
                        <w:sz w:val="24"/>
                        <w:szCs w:val="24"/>
                      </w:rPr>
                    </w:ins>
                  </m:ctrlPr>
                </m:sSupPr>
                <m:e>
                  <m:d>
                    <m:dPr>
                      <m:begChr m:val=""/>
                      <m:endChr m:val="|"/>
                      <m:ctrlPr>
                        <w:ins w:id="1730" w:author="Zhang Li" w:date="2022-06-12T12:21:00Z">
                          <w:rPr>
                            <w:rFonts w:ascii="Cambria Math" w:eastAsia="宋体" w:hAnsi="Cambria Math" w:cs="Times New Roman"/>
                            <w:i/>
                            <w:kern w:val="0"/>
                            <w:sz w:val="24"/>
                            <w:szCs w:val="24"/>
                          </w:rPr>
                        </w:ins>
                      </m:ctrlPr>
                    </m:dPr>
                    <m:e>
                      <m:r>
                        <w:ins w:id="1731" w:author="Zhang Li" w:date="2022-06-12T12:21:00Z">
                          <w:rPr>
                            <w:rFonts w:ascii="Cambria Math" w:eastAsia="宋体" w:hAnsi="Cambria Math" w:cs="Times New Roman"/>
                            <w:kern w:val="0"/>
                            <w:sz w:val="24"/>
                            <w:szCs w:val="24"/>
                          </w:rPr>
                          <m:t>​</m:t>
                        </w:ins>
                      </m:r>
                    </m:e>
                  </m:d>
                </m:e>
                <m:sup>
                  <m:r>
                    <w:ins w:id="1732" w:author="Zhang Li" w:date="2022-06-12T12:21:00Z">
                      <w:rPr>
                        <w:rFonts w:ascii="Cambria Math" w:eastAsia="宋体" w:hAnsi="Cambria Math" w:cs="Times New Roman"/>
                        <w:kern w:val="0"/>
                        <w:sz w:val="24"/>
                        <w:szCs w:val="24"/>
                      </w:rPr>
                      <m:t>2</m:t>
                    </w:ins>
                  </m:r>
                </m:sup>
              </m:sSup>
              <m:r>
                <w:ins w:id="1733" w:author="Zhang Li" w:date="2022-06-12T12:21:00Z">
                  <w:rPr>
                    <w:rFonts w:ascii="Cambria Math" w:eastAsia="宋体" w:hAnsi="Cambria Math" w:cs="Times New Roman"/>
                    <w:kern w:val="0"/>
                    <w:sz w:val="24"/>
                    <w:szCs w:val="24"/>
                  </w:rPr>
                  <m:t>&lt;</m:t>
                </w:ins>
              </m:r>
              <m:sSup>
                <m:sSupPr>
                  <m:ctrlPr>
                    <w:ins w:id="1734" w:author="Zhang Li" w:date="2022-06-12T12:21:00Z">
                      <w:rPr>
                        <w:rFonts w:ascii="Cambria Math" w:eastAsia="宋体" w:hAnsi="Cambria Math" w:cs="Times New Roman"/>
                        <w:i/>
                        <w:kern w:val="0"/>
                        <w:sz w:val="24"/>
                        <w:szCs w:val="24"/>
                      </w:rPr>
                    </w:ins>
                  </m:ctrlPr>
                </m:sSupPr>
                <m:e>
                  <m:r>
                    <w:ins w:id="1735" w:author="Zhang Li" w:date="2022-06-12T12:21:00Z">
                      <w:rPr>
                        <w:rFonts w:ascii="Cambria Math" w:eastAsia="宋体" w:hAnsi="Cambria Math" w:cs="Times New Roman"/>
                        <w:kern w:val="0"/>
                        <w:sz w:val="24"/>
                        <w:szCs w:val="24"/>
                      </w:rPr>
                      <m:t>10</m:t>
                    </w:ins>
                  </m:r>
                </m:e>
                <m:sup>
                  <m:r>
                    <w:ins w:id="1736" w:author="Zhang Li" w:date="2022-06-12T12:21:00Z">
                      <w:rPr>
                        <w:rFonts w:ascii="Cambria Math" w:eastAsia="宋体" w:hAnsi="Cambria Math" w:cs="Times New Roman"/>
                        <w:kern w:val="0"/>
                        <w:sz w:val="24"/>
                        <w:szCs w:val="24"/>
                      </w:rPr>
                      <m:t>-</m:t>
                    </w:ins>
                  </m:r>
                  <m:f>
                    <m:fPr>
                      <m:ctrlPr>
                        <w:ins w:id="1737" w:author="Zhang Li" w:date="2022-06-12T12:21:00Z">
                          <w:rPr>
                            <w:rFonts w:ascii="Cambria Math" w:eastAsia="宋体" w:hAnsi="Cambria Math" w:cs="Times New Roman"/>
                            <w:i/>
                            <w:kern w:val="0"/>
                            <w:sz w:val="24"/>
                            <w:szCs w:val="24"/>
                          </w:rPr>
                        </w:ins>
                      </m:ctrlPr>
                    </m:fPr>
                    <m:num>
                      <m:r>
                        <w:ins w:id="1738" w:author="Zhang Li" w:date="2022-06-12T12:21:00Z">
                          <w:rPr>
                            <w:rFonts w:ascii="Cambria Math" w:eastAsia="宋体" w:hAnsi="Cambria Math" w:cs="Times New Roman"/>
                            <w:kern w:val="0"/>
                            <w:sz w:val="24"/>
                            <w:szCs w:val="24"/>
                          </w:rPr>
                          <m:t xml:space="preserve"> P</m:t>
                        </w:ins>
                      </m:r>
                      <m:sSub>
                        <m:sSubPr>
                          <m:ctrlPr>
                            <w:ins w:id="1739" w:author="Zhang Li" w:date="2022-06-12T12:21:00Z">
                              <w:rPr>
                                <w:rFonts w:ascii="Cambria Math" w:eastAsia="宋体" w:hAnsi="Cambria Math" w:cs="Times New Roman"/>
                                <w:i/>
                                <w:kern w:val="0"/>
                                <w:sz w:val="24"/>
                                <w:szCs w:val="24"/>
                              </w:rPr>
                            </w:ins>
                          </m:ctrlPr>
                        </m:sSubPr>
                        <m:e>
                          <m:r>
                            <w:ins w:id="1740" w:author="Zhang Li" w:date="2022-06-12T12:21:00Z">
                              <w:rPr>
                                <w:rFonts w:ascii="Cambria Math" w:eastAsia="宋体" w:hAnsi="Cambria Math" w:cs="Times New Roman"/>
                                <w:kern w:val="0"/>
                                <w:sz w:val="24"/>
                                <w:szCs w:val="24"/>
                              </w:rPr>
                              <m:t>L</m:t>
                            </w:ins>
                          </m:r>
                        </m:e>
                        <m:sub>
                          <m:r>
                            <w:ins w:id="1741" w:author="Zhang Li" w:date="2022-06-12T12:21:00Z">
                              <w:rPr>
                                <w:rFonts w:ascii="Cambria Math" w:eastAsia="宋体" w:hAnsi="Cambria Math" w:cs="Times New Roman"/>
                                <w:kern w:val="0"/>
                                <w:sz w:val="24"/>
                                <w:szCs w:val="24"/>
                              </w:rPr>
                              <m:t>dB</m:t>
                            </w:ins>
                          </m:r>
                        </m:sub>
                      </m:sSub>
                      <m:d>
                        <m:dPr>
                          <m:ctrlPr>
                            <w:ins w:id="1742" w:author="Zhang Li" w:date="2022-06-12T12:21:00Z">
                              <w:rPr>
                                <w:rFonts w:ascii="Cambria Math" w:eastAsia="宋体" w:hAnsi="Cambria Math" w:cs="Times New Roman"/>
                                <w:i/>
                                <w:kern w:val="0"/>
                                <w:sz w:val="24"/>
                                <w:szCs w:val="24"/>
                              </w:rPr>
                            </w:ins>
                          </m:ctrlPr>
                        </m:dPr>
                        <m:e>
                          <m:sSub>
                            <m:sSubPr>
                              <m:ctrlPr>
                                <w:ins w:id="1743" w:author="Zhang Li" w:date="2022-06-12T12:21:00Z">
                                  <w:rPr>
                                    <w:rFonts w:ascii="Cambria Math" w:eastAsia="宋体" w:hAnsi="Cambria Math" w:cs="Times New Roman"/>
                                    <w:i/>
                                    <w:kern w:val="0"/>
                                    <w:sz w:val="24"/>
                                    <w:szCs w:val="24"/>
                                  </w:rPr>
                                </w:ins>
                              </m:ctrlPr>
                            </m:sSubPr>
                            <m:e>
                              <m:r>
                                <w:ins w:id="1744" w:author="Zhang Li" w:date="2022-06-12T12:21:00Z">
                                  <w:rPr>
                                    <w:rFonts w:ascii="Cambria Math" w:eastAsia="宋体" w:hAnsi="Cambria Math" w:cs="Times New Roman"/>
                                    <w:kern w:val="0"/>
                                    <w:sz w:val="24"/>
                                    <w:szCs w:val="24"/>
                                  </w:rPr>
                                  <m:t>d</m:t>
                                </w:ins>
                              </m:r>
                            </m:e>
                            <m:sub>
                              <m:r>
                                <w:ins w:id="1745" w:author="Zhang Li" w:date="2022-06-12T12:21:00Z">
                                  <w:rPr>
                                    <w:rFonts w:ascii="Cambria Math" w:eastAsia="宋体" w:hAnsi="Cambria Math" w:cs="Times New Roman"/>
                                    <w:kern w:val="0"/>
                                    <w:sz w:val="24"/>
                                    <w:szCs w:val="24"/>
                                  </w:rPr>
                                  <m:t>0</m:t>
                                </w:ins>
                              </m:r>
                            </m:sub>
                          </m:sSub>
                        </m:e>
                      </m:d>
                    </m:num>
                    <m:den>
                      <m:r>
                        <w:ins w:id="1746" w:author="Zhang Li" w:date="2022-06-12T12:21:00Z">
                          <w:rPr>
                            <w:rFonts w:ascii="Cambria Math" w:eastAsia="宋体" w:hAnsi="Cambria Math" w:cs="Times New Roman"/>
                            <w:kern w:val="0"/>
                            <w:sz w:val="24"/>
                            <w:szCs w:val="24"/>
                          </w:rPr>
                          <m:t>10</m:t>
                        </w:ins>
                      </m:r>
                    </m:den>
                  </m:f>
                </m:sup>
              </m:sSup>
              <m:r>
                <w:ins w:id="1747" w:author="Zhang Li" w:date="2022-06-12T12:21:00Z">
                  <w:rPr>
                    <w:rFonts w:ascii="Cambria Math" w:eastAsia="宋体" w:hAnsi="Cambria Math" w:cs="Times New Roman"/>
                    <w:kern w:val="0"/>
                    <w:sz w:val="24"/>
                    <w:szCs w:val="24"/>
                  </w:rPr>
                  <m:t>⋅</m:t>
                </w:ins>
              </m:r>
              <m:f>
                <m:fPr>
                  <m:ctrlPr>
                    <w:ins w:id="1748" w:author="Zhang Li" w:date="2022-06-12T12:21:00Z">
                      <w:rPr>
                        <w:rFonts w:ascii="Cambria Math" w:eastAsia="宋体" w:hAnsi="Cambria Math" w:cs="Times New Roman"/>
                        <w:i/>
                        <w:kern w:val="0"/>
                        <w:sz w:val="24"/>
                        <w:szCs w:val="24"/>
                      </w:rPr>
                    </w:ins>
                  </m:ctrlPr>
                </m:fPr>
                <m:num>
                  <m:r>
                    <w:ins w:id="1749" w:author="Zhang Li" w:date="2022-06-12T12:21:00Z">
                      <w:rPr>
                        <w:rFonts w:ascii="Cambria Math" w:eastAsia="宋体" w:hAnsi="Cambria Math" w:cs="Times New Roman"/>
                        <w:kern w:val="0"/>
                        <w:sz w:val="24"/>
                        <w:szCs w:val="24"/>
                      </w:rPr>
                      <m:t>β</m:t>
                    </w:ins>
                  </m:r>
                  <m:sSub>
                    <m:sSubPr>
                      <m:ctrlPr>
                        <w:ins w:id="1750" w:author="Zhang Li" w:date="2022-06-12T12:21:00Z">
                          <w:rPr>
                            <w:rFonts w:ascii="Cambria Math" w:eastAsia="宋体" w:hAnsi="Cambria Math" w:cs="Times New Roman"/>
                            <w:i/>
                            <w:kern w:val="0"/>
                            <w:sz w:val="24"/>
                            <w:szCs w:val="24"/>
                          </w:rPr>
                        </w:ins>
                      </m:ctrlPr>
                    </m:sSubPr>
                    <m:e>
                      <m:r>
                        <w:ins w:id="1751" w:author="Zhang Li" w:date="2022-06-12T12:21:00Z">
                          <w:rPr>
                            <w:rFonts w:ascii="Cambria Math" w:eastAsia="宋体" w:hAnsi="Cambria Math" w:cs="Times New Roman"/>
                            <w:kern w:val="0"/>
                            <w:sz w:val="24"/>
                            <w:szCs w:val="24"/>
                          </w:rPr>
                          <m:t>P</m:t>
                        </w:ins>
                      </m:r>
                    </m:e>
                    <m:sub>
                      <m:r>
                        <w:ins w:id="1752" w:author="Zhang Li" w:date="2022-06-12T12:21:00Z">
                          <w:rPr>
                            <w:rFonts w:ascii="Cambria Math" w:eastAsia="宋体" w:hAnsi="Cambria Math" w:cs="Times New Roman"/>
                            <w:kern w:val="0"/>
                            <w:sz w:val="24"/>
                            <w:szCs w:val="24"/>
                          </w:rPr>
                          <m:t>n</m:t>
                        </w:ins>
                      </m:r>
                    </m:sub>
                  </m:sSub>
                </m:num>
                <m:den>
                  <m:sSub>
                    <m:sSubPr>
                      <m:ctrlPr>
                        <w:ins w:id="1753" w:author="Zhang Li" w:date="2022-06-12T12:21:00Z">
                          <w:rPr>
                            <w:rFonts w:ascii="Cambria Math" w:eastAsia="宋体" w:hAnsi="Cambria Math" w:cs="Times New Roman"/>
                            <w:i/>
                            <w:kern w:val="0"/>
                            <w:sz w:val="24"/>
                            <w:szCs w:val="24"/>
                          </w:rPr>
                        </w:ins>
                      </m:ctrlPr>
                    </m:sSubPr>
                    <m:e>
                      <m:r>
                        <w:ins w:id="1754" w:author="Zhang Li" w:date="2022-06-12T12:21:00Z">
                          <w:rPr>
                            <w:rFonts w:ascii="Cambria Math" w:eastAsia="宋体" w:hAnsi="Cambria Math" w:cs="Times New Roman"/>
                            <w:kern w:val="0"/>
                            <w:sz w:val="24"/>
                            <w:szCs w:val="24"/>
                          </w:rPr>
                          <m:t>P</m:t>
                        </w:ins>
                      </m:r>
                    </m:e>
                    <m:sub>
                      <m:r>
                        <w:ins w:id="1755" w:author="Zhang Li" w:date="2022-06-12T12:21:00Z">
                          <w:rPr>
                            <w:rFonts w:ascii="Cambria Math" w:eastAsia="宋体" w:hAnsi="Cambria Math" w:cs="Times New Roman"/>
                            <w:kern w:val="0"/>
                            <w:sz w:val="24"/>
                            <w:szCs w:val="24"/>
                          </w:rPr>
                          <m:t>t</m:t>
                        </w:ins>
                      </m:r>
                    </m:sub>
                  </m:sSub>
                </m:den>
              </m:f>
              <m:r>
                <w:ins w:id="1756" w:author="Zhang Li" w:date="2022-06-12T12:21:00Z">
                  <w:rPr>
                    <w:rFonts w:ascii="Cambria Math" w:eastAsia="宋体" w:hAnsi="Cambria Math" w:cs="Times New Roman"/>
                    <w:kern w:val="0"/>
                    <w:sz w:val="24"/>
                    <w:szCs w:val="24"/>
                  </w:rPr>
                  <m:t>⋅</m:t>
                </w:ins>
              </m:r>
              <m:sSup>
                <m:sSupPr>
                  <m:ctrlPr>
                    <w:ins w:id="1757" w:author="Zhang Li" w:date="2022-06-12T12:21:00Z">
                      <w:rPr>
                        <w:rFonts w:ascii="Cambria Math" w:eastAsia="宋体" w:hAnsi="Cambria Math" w:cs="Times New Roman"/>
                        <w:i/>
                        <w:kern w:val="0"/>
                        <w:sz w:val="24"/>
                        <w:szCs w:val="24"/>
                      </w:rPr>
                    </w:ins>
                  </m:ctrlPr>
                </m:sSupPr>
                <m:e>
                  <m:d>
                    <m:dPr>
                      <m:ctrlPr>
                        <w:ins w:id="1758" w:author="Zhang Li" w:date="2022-06-12T12:21:00Z">
                          <w:rPr>
                            <w:rFonts w:ascii="Cambria Math" w:eastAsia="宋体" w:hAnsi="Cambria Math" w:cs="Times New Roman"/>
                            <w:i/>
                            <w:kern w:val="0"/>
                            <w:sz w:val="24"/>
                            <w:szCs w:val="24"/>
                          </w:rPr>
                        </w:ins>
                      </m:ctrlPr>
                    </m:dPr>
                    <m:e>
                      <m:f>
                        <m:fPr>
                          <m:ctrlPr>
                            <w:ins w:id="1759" w:author="Zhang Li" w:date="2022-06-12T12:21:00Z">
                              <w:rPr>
                                <w:rFonts w:ascii="Cambria Math" w:eastAsia="宋体" w:hAnsi="Cambria Math" w:cs="Times New Roman"/>
                                <w:i/>
                                <w:kern w:val="0"/>
                                <w:sz w:val="24"/>
                                <w:szCs w:val="24"/>
                              </w:rPr>
                            </w:ins>
                          </m:ctrlPr>
                        </m:fPr>
                        <m:num>
                          <m:sSub>
                            <m:sSubPr>
                              <m:ctrlPr>
                                <w:ins w:id="1760" w:author="Zhang Li" w:date="2022-06-12T12:21:00Z">
                                  <w:rPr>
                                    <w:rFonts w:ascii="Cambria Math" w:eastAsia="宋体" w:hAnsi="Cambria Math" w:cs="Times New Roman"/>
                                    <w:i/>
                                    <w:kern w:val="0"/>
                                    <w:sz w:val="24"/>
                                    <w:szCs w:val="24"/>
                                  </w:rPr>
                                </w:ins>
                              </m:ctrlPr>
                            </m:sSubPr>
                            <m:e>
                              <m:r>
                                <w:ins w:id="1761" w:author="Zhang Li" w:date="2022-06-12T12:21:00Z">
                                  <w:rPr>
                                    <w:rFonts w:ascii="Cambria Math" w:eastAsia="宋体" w:hAnsi="Cambria Math" w:cs="Times New Roman"/>
                                    <w:kern w:val="0"/>
                                    <w:sz w:val="24"/>
                                    <w:szCs w:val="24"/>
                                  </w:rPr>
                                  <m:t>d</m:t>
                                </w:ins>
                              </m:r>
                            </m:e>
                            <m:sub>
                              <m:r>
                                <w:ins w:id="1762" w:author="Zhang Li" w:date="2022-06-12T12:21:00Z">
                                  <w:rPr>
                                    <w:rFonts w:ascii="Cambria Math" w:eastAsia="宋体" w:hAnsi="Cambria Math" w:cs="Times New Roman"/>
                                    <w:kern w:val="0"/>
                                    <w:sz w:val="24"/>
                                    <w:szCs w:val="24"/>
                                  </w:rPr>
                                  <m:t>u,v</m:t>
                                </w:ins>
                              </m:r>
                            </m:sub>
                          </m:sSub>
                        </m:num>
                        <m:den>
                          <m:sSub>
                            <m:sSubPr>
                              <m:ctrlPr>
                                <w:ins w:id="1763" w:author="Zhang Li" w:date="2022-06-12T12:21:00Z">
                                  <w:rPr>
                                    <w:rFonts w:ascii="Cambria Math" w:eastAsia="宋体" w:hAnsi="Cambria Math" w:cs="Times New Roman"/>
                                    <w:i/>
                                    <w:kern w:val="0"/>
                                    <w:sz w:val="24"/>
                                    <w:szCs w:val="24"/>
                                  </w:rPr>
                                </w:ins>
                              </m:ctrlPr>
                            </m:sSubPr>
                            <m:e>
                              <m:r>
                                <w:ins w:id="1764" w:author="Zhang Li" w:date="2022-06-12T12:21:00Z">
                                  <w:rPr>
                                    <w:rFonts w:ascii="Cambria Math" w:eastAsia="宋体" w:hAnsi="Cambria Math" w:cs="Times New Roman"/>
                                    <w:kern w:val="0"/>
                                    <w:sz w:val="24"/>
                                    <w:szCs w:val="24"/>
                                  </w:rPr>
                                  <m:t>d</m:t>
                                </w:ins>
                              </m:r>
                            </m:e>
                            <m:sub>
                              <m:r>
                                <w:ins w:id="1765" w:author="Zhang Li" w:date="2022-06-12T12:21:00Z">
                                  <w:rPr>
                                    <w:rFonts w:ascii="Cambria Math" w:eastAsia="宋体" w:hAnsi="Cambria Math" w:cs="Times New Roman"/>
                                    <w:kern w:val="0"/>
                                    <w:sz w:val="24"/>
                                    <w:szCs w:val="24"/>
                                  </w:rPr>
                                  <m:t>0</m:t>
                                </w:ins>
                              </m:r>
                            </m:sub>
                          </m:sSub>
                        </m:den>
                      </m:f>
                    </m:e>
                  </m:d>
                </m:e>
                <m:sup>
                  <m:r>
                    <w:ins w:id="1766" w:author="Zhang Li" w:date="2022-06-12T12:21:00Z">
                      <w:rPr>
                        <w:rFonts w:ascii="Cambria Math" w:eastAsia="宋体" w:hAnsi="Cambria Math" w:cs="Times New Roman"/>
                        <w:kern w:val="0"/>
                        <w:sz w:val="24"/>
                        <w:szCs w:val="24"/>
                      </w:rPr>
                      <m:t>α</m:t>
                    </w:ins>
                  </m:r>
                </m:sup>
              </m:sSup>
            </m:e>
          </m:d>
          <m:r>
            <w:ins w:id="1767" w:author="Zhang Li" w:date="2022-06-12T12:21:00Z">
              <w:rPr>
                <w:rFonts w:ascii="Cambria Math" w:eastAsia="宋体" w:hAnsi="Cambria Math" w:cs="Times New Roman"/>
                <w:kern w:val="0"/>
                <w:sz w:val="24"/>
                <w:szCs w:val="24"/>
              </w:rPr>
              <m:t>=1-</m:t>
            </w:ins>
          </m:r>
          <m:sSup>
            <m:sSupPr>
              <m:ctrlPr>
                <w:ins w:id="1768" w:author="Zhang Li" w:date="2022-06-12T12:21:00Z">
                  <w:rPr>
                    <w:rFonts w:ascii="Cambria Math" w:eastAsia="宋体" w:hAnsi="Cambria Math" w:cs="Times New Roman"/>
                    <w:i/>
                    <w:kern w:val="0"/>
                    <w:sz w:val="24"/>
                    <w:szCs w:val="24"/>
                  </w:rPr>
                </w:ins>
              </m:ctrlPr>
            </m:sSupPr>
            <m:e>
              <m:r>
                <w:ins w:id="1769" w:author="Zhang Li" w:date="2022-06-12T12:21:00Z">
                  <w:rPr>
                    <w:rFonts w:ascii="Cambria Math" w:eastAsia="宋体" w:hAnsi="Cambria Math" w:cs="Times New Roman"/>
                    <w:kern w:val="0"/>
                    <w:sz w:val="24"/>
                    <w:szCs w:val="24"/>
                  </w:rPr>
                  <m:t>e</m:t>
                </w:ins>
              </m:r>
            </m:e>
            <m:sup>
              <m:r>
                <w:ins w:id="1770" w:author="Zhang Li" w:date="2022-06-12T12:21:00Z">
                  <w:rPr>
                    <w:rFonts w:ascii="Cambria Math" w:eastAsia="宋体" w:hAnsi="Cambria Math" w:cs="Times New Roman"/>
                    <w:kern w:val="0"/>
                    <w:sz w:val="24"/>
                    <w:szCs w:val="24"/>
                  </w:rPr>
                  <m:t>-</m:t>
                </w:ins>
              </m:r>
              <m:sSup>
                <m:sSupPr>
                  <m:ctrlPr>
                    <w:ins w:id="1771" w:author="Zhang Li" w:date="2022-06-12T12:21:00Z">
                      <w:rPr>
                        <w:rFonts w:ascii="Cambria Math" w:eastAsia="宋体" w:hAnsi="Cambria Math" w:cs="Times New Roman"/>
                        <w:i/>
                        <w:kern w:val="0"/>
                        <w:sz w:val="24"/>
                        <w:szCs w:val="24"/>
                      </w:rPr>
                    </w:ins>
                  </m:ctrlPr>
                </m:sSupPr>
                <m:e>
                  <m:r>
                    <w:ins w:id="1772" w:author="Zhang Li" w:date="2022-06-12T12:21:00Z">
                      <w:rPr>
                        <w:rFonts w:ascii="Cambria Math" w:eastAsia="宋体" w:hAnsi="Cambria Math" w:cs="Times New Roman"/>
                        <w:kern w:val="0"/>
                        <w:sz w:val="24"/>
                        <w:szCs w:val="24"/>
                      </w:rPr>
                      <m:t>10</m:t>
                    </w:ins>
                  </m:r>
                </m:e>
                <m:sup>
                  <m:f>
                    <m:fPr>
                      <m:ctrlPr>
                        <w:ins w:id="1773" w:author="Zhang Li" w:date="2022-06-12T12:21:00Z">
                          <w:rPr>
                            <w:rFonts w:ascii="Cambria Math" w:eastAsia="宋体" w:hAnsi="Cambria Math" w:cs="Times New Roman"/>
                            <w:i/>
                            <w:kern w:val="0"/>
                            <w:sz w:val="24"/>
                            <w:szCs w:val="24"/>
                          </w:rPr>
                        </w:ins>
                      </m:ctrlPr>
                    </m:fPr>
                    <m:num>
                      <m:r>
                        <w:ins w:id="1774" w:author="Zhang Li" w:date="2022-06-12T12:21:00Z">
                          <w:rPr>
                            <w:rFonts w:ascii="Cambria Math" w:eastAsia="宋体" w:hAnsi="Cambria Math" w:cs="Times New Roman"/>
                            <w:kern w:val="0"/>
                            <w:sz w:val="24"/>
                            <w:szCs w:val="24"/>
                          </w:rPr>
                          <m:t xml:space="preserve"> P</m:t>
                        </w:ins>
                      </m:r>
                      <m:sSub>
                        <m:sSubPr>
                          <m:ctrlPr>
                            <w:ins w:id="1775" w:author="Zhang Li" w:date="2022-06-12T12:21:00Z">
                              <w:rPr>
                                <w:rFonts w:ascii="Cambria Math" w:eastAsia="宋体" w:hAnsi="Cambria Math" w:cs="Times New Roman"/>
                                <w:i/>
                                <w:kern w:val="0"/>
                                <w:sz w:val="24"/>
                                <w:szCs w:val="24"/>
                              </w:rPr>
                            </w:ins>
                          </m:ctrlPr>
                        </m:sSubPr>
                        <m:e>
                          <m:r>
                            <w:ins w:id="1776" w:author="Zhang Li" w:date="2022-06-12T12:21:00Z">
                              <w:rPr>
                                <w:rFonts w:ascii="Cambria Math" w:eastAsia="宋体" w:hAnsi="Cambria Math" w:cs="Times New Roman"/>
                                <w:kern w:val="0"/>
                                <w:sz w:val="24"/>
                                <w:szCs w:val="24"/>
                              </w:rPr>
                              <m:t>L</m:t>
                            </w:ins>
                          </m:r>
                        </m:e>
                        <m:sub>
                          <m:r>
                            <w:ins w:id="1777" w:author="Zhang Li" w:date="2022-06-12T12:21:00Z">
                              <w:rPr>
                                <w:rFonts w:ascii="Cambria Math" w:eastAsia="宋体" w:hAnsi="Cambria Math" w:cs="Times New Roman"/>
                                <w:kern w:val="0"/>
                                <w:sz w:val="24"/>
                                <w:szCs w:val="24"/>
                              </w:rPr>
                              <m:t>dB</m:t>
                            </w:ins>
                          </m:r>
                        </m:sub>
                      </m:sSub>
                      <m:d>
                        <m:dPr>
                          <m:ctrlPr>
                            <w:ins w:id="1778" w:author="Zhang Li" w:date="2022-06-12T12:21:00Z">
                              <w:rPr>
                                <w:rFonts w:ascii="Cambria Math" w:eastAsia="宋体" w:hAnsi="Cambria Math" w:cs="Times New Roman"/>
                                <w:i/>
                                <w:kern w:val="0"/>
                                <w:sz w:val="24"/>
                                <w:szCs w:val="24"/>
                              </w:rPr>
                            </w:ins>
                          </m:ctrlPr>
                        </m:dPr>
                        <m:e>
                          <m:sSub>
                            <m:sSubPr>
                              <m:ctrlPr>
                                <w:ins w:id="1779" w:author="Zhang Li" w:date="2022-06-12T12:21:00Z">
                                  <w:rPr>
                                    <w:rFonts w:ascii="Cambria Math" w:eastAsia="宋体" w:hAnsi="Cambria Math" w:cs="Times New Roman"/>
                                    <w:i/>
                                    <w:kern w:val="0"/>
                                    <w:sz w:val="24"/>
                                    <w:szCs w:val="24"/>
                                  </w:rPr>
                                </w:ins>
                              </m:ctrlPr>
                            </m:sSubPr>
                            <m:e>
                              <m:r>
                                <w:ins w:id="1780" w:author="Zhang Li" w:date="2022-06-12T12:21:00Z">
                                  <w:rPr>
                                    <w:rFonts w:ascii="Cambria Math" w:eastAsia="宋体" w:hAnsi="Cambria Math" w:cs="Times New Roman"/>
                                    <w:kern w:val="0"/>
                                    <w:sz w:val="24"/>
                                    <w:szCs w:val="24"/>
                                  </w:rPr>
                                  <m:t>d</m:t>
                                </w:ins>
                              </m:r>
                            </m:e>
                            <m:sub>
                              <m:r>
                                <w:ins w:id="1781" w:author="Zhang Li" w:date="2022-06-12T12:21:00Z">
                                  <w:rPr>
                                    <w:rFonts w:ascii="Cambria Math" w:eastAsia="宋体" w:hAnsi="Cambria Math" w:cs="Times New Roman"/>
                                    <w:kern w:val="0"/>
                                    <w:sz w:val="24"/>
                                    <w:szCs w:val="24"/>
                                  </w:rPr>
                                  <m:t>0</m:t>
                                </w:ins>
                              </m:r>
                            </m:sub>
                          </m:sSub>
                        </m:e>
                      </m:d>
                    </m:num>
                    <m:den>
                      <m:r>
                        <w:ins w:id="1782" w:author="Zhang Li" w:date="2022-06-12T12:21:00Z">
                          <w:rPr>
                            <w:rFonts w:ascii="Cambria Math" w:eastAsia="宋体" w:hAnsi="Cambria Math" w:cs="Times New Roman"/>
                            <w:kern w:val="0"/>
                            <w:sz w:val="24"/>
                            <w:szCs w:val="24"/>
                          </w:rPr>
                          <m:t>10</m:t>
                        </w:ins>
                      </m:r>
                    </m:den>
                  </m:f>
                </m:sup>
              </m:sSup>
              <m:r>
                <w:ins w:id="1783" w:author="Zhang Li" w:date="2022-06-12T12:21:00Z">
                  <w:rPr>
                    <w:rFonts w:ascii="Cambria Math" w:eastAsia="宋体" w:hAnsi="Cambria Math" w:cs="Times New Roman"/>
                    <w:kern w:val="0"/>
                    <w:sz w:val="24"/>
                    <w:szCs w:val="24"/>
                  </w:rPr>
                  <m:t>⋅</m:t>
                </w:ins>
              </m:r>
              <m:f>
                <m:fPr>
                  <m:ctrlPr>
                    <w:ins w:id="1784" w:author="Zhang Li" w:date="2022-06-12T12:21:00Z">
                      <w:rPr>
                        <w:rFonts w:ascii="Cambria Math" w:eastAsia="宋体" w:hAnsi="Cambria Math" w:cs="Times New Roman"/>
                        <w:i/>
                        <w:kern w:val="0"/>
                        <w:sz w:val="24"/>
                        <w:szCs w:val="24"/>
                      </w:rPr>
                    </w:ins>
                  </m:ctrlPr>
                </m:fPr>
                <m:num>
                  <m:r>
                    <w:ins w:id="1785" w:author="Zhang Li" w:date="2022-06-12T12:21:00Z">
                      <w:rPr>
                        <w:rFonts w:ascii="Cambria Math" w:eastAsia="宋体" w:hAnsi="Cambria Math" w:cs="Times New Roman"/>
                        <w:kern w:val="0"/>
                        <w:sz w:val="24"/>
                        <w:szCs w:val="24"/>
                      </w:rPr>
                      <m:t>β</m:t>
                    </w:ins>
                  </m:r>
                  <m:sSub>
                    <m:sSubPr>
                      <m:ctrlPr>
                        <w:ins w:id="1786" w:author="Zhang Li" w:date="2022-06-12T12:21:00Z">
                          <w:rPr>
                            <w:rFonts w:ascii="Cambria Math" w:eastAsia="宋体" w:hAnsi="Cambria Math" w:cs="Times New Roman"/>
                            <w:i/>
                            <w:kern w:val="0"/>
                            <w:sz w:val="24"/>
                            <w:szCs w:val="24"/>
                          </w:rPr>
                        </w:ins>
                      </m:ctrlPr>
                    </m:sSubPr>
                    <m:e>
                      <m:r>
                        <w:ins w:id="1787" w:author="Zhang Li" w:date="2022-06-12T12:21:00Z">
                          <w:rPr>
                            <w:rFonts w:ascii="Cambria Math" w:eastAsia="宋体" w:hAnsi="Cambria Math" w:cs="Times New Roman"/>
                            <w:kern w:val="0"/>
                            <w:sz w:val="24"/>
                            <w:szCs w:val="24"/>
                          </w:rPr>
                          <m:t>P</m:t>
                        </w:ins>
                      </m:r>
                    </m:e>
                    <m:sub>
                      <m:r>
                        <w:ins w:id="1788" w:author="Zhang Li" w:date="2022-06-12T12:21:00Z">
                          <w:rPr>
                            <w:rFonts w:ascii="Cambria Math" w:eastAsia="宋体" w:hAnsi="Cambria Math" w:cs="Times New Roman"/>
                            <w:kern w:val="0"/>
                            <w:sz w:val="24"/>
                            <w:szCs w:val="24"/>
                          </w:rPr>
                          <m:t>n</m:t>
                        </w:ins>
                      </m:r>
                    </m:sub>
                  </m:sSub>
                </m:num>
                <m:den>
                  <m:sSub>
                    <m:sSubPr>
                      <m:ctrlPr>
                        <w:ins w:id="1789" w:author="Zhang Li" w:date="2022-06-12T12:21:00Z">
                          <w:rPr>
                            <w:rFonts w:ascii="Cambria Math" w:eastAsia="宋体" w:hAnsi="Cambria Math" w:cs="Times New Roman"/>
                            <w:i/>
                            <w:kern w:val="0"/>
                            <w:sz w:val="24"/>
                            <w:szCs w:val="24"/>
                          </w:rPr>
                        </w:ins>
                      </m:ctrlPr>
                    </m:sSubPr>
                    <m:e>
                      <m:r>
                        <w:ins w:id="1790" w:author="Zhang Li" w:date="2022-06-12T12:21:00Z">
                          <w:rPr>
                            <w:rFonts w:ascii="Cambria Math" w:eastAsia="宋体" w:hAnsi="Cambria Math" w:cs="Times New Roman"/>
                            <w:kern w:val="0"/>
                            <w:sz w:val="24"/>
                            <w:szCs w:val="24"/>
                          </w:rPr>
                          <m:t>P</m:t>
                        </w:ins>
                      </m:r>
                    </m:e>
                    <m:sub>
                      <m:r>
                        <w:ins w:id="1791" w:author="Zhang Li" w:date="2022-06-12T12:21:00Z">
                          <w:rPr>
                            <w:rFonts w:ascii="Cambria Math" w:eastAsia="宋体" w:hAnsi="Cambria Math" w:cs="Times New Roman"/>
                            <w:kern w:val="0"/>
                            <w:sz w:val="24"/>
                            <w:szCs w:val="24"/>
                          </w:rPr>
                          <m:t>t</m:t>
                        </w:ins>
                      </m:r>
                    </m:sub>
                  </m:sSub>
                </m:den>
              </m:f>
              <m:r>
                <w:ins w:id="1792" w:author="Zhang Li" w:date="2022-06-12T12:21:00Z">
                  <w:rPr>
                    <w:rFonts w:ascii="Cambria Math" w:eastAsia="宋体" w:hAnsi="Cambria Math" w:cs="Times New Roman"/>
                    <w:kern w:val="0"/>
                    <w:sz w:val="24"/>
                    <w:szCs w:val="24"/>
                  </w:rPr>
                  <m:t>⋅</m:t>
                </w:ins>
              </m:r>
              <m:sSup>
                <m:sSupPr>
                  <m:ctrlPr>
                    <w:ins w:id="1793" w:author="Zhang Li" w:date="2022-06-12T12:21:00Z">
                      <w:rPr>
                        <w:rFonts w:ascii="Cambria Math" w:eastAsia="宋体" w:hAnsi="Cambria Math" w:cs="Times New Roman"/>
                        <w:i/>
                        <w:kern w:val="0"/>
                        <w:sz w:val="24"/>
                        <w:szCs w:val="24"/>
                      </w:rPr>
                    </w:ins>
                  </m:ctrlPr>
                </m:sSupPr>
                <m:e>
                  <m:d>
                    <m:dPr>
                      <m:ctrlPr>
                        <w:ins w:id="1794" w:author="Zhang Li" w:date="2022-06-12T12:21:00Z">
                          <w:rPr>
                            <w:rFonts w:ascii="Cambria Math" w:eastAsia="宋体" w:hAnsi="Cambria Math" w:cs="Times New Roman"/>
                            <w:i/>
                            <w:kern w:val="0"/>
                            <w:sz w:val="24"/>
                            <w:szCs w:val="24"/>
                          </w:rPr>
                        </w:ins>
                      </m:ctrlPr>
                    </m:dPr>
                    <m:e>
                      <m:f>
                        <m:fPr>
                          <m:ctrlPr>
                            <w:ins w:id="1795" w:author="Zhang Li" w:date="2022-06-12T12:21:00Z">
                              <w:rPr>
                                <w:rFonts w:ascii="Cambria Math" w:eastAsia="宋体" w:hAnsi="Cambria Math" w:cs="Times New Roman"/>
                                <w:i/>
                                <w:kern w:val="0"/>
                                <w:sz w:val="24"/>
                                <w:szCs w:val="24"/>
                              </w:rPr>
                            </w:ins>
                          </m:ctrlPr>
                        </m:fPr>
                        <m:num>
                          <m:sSub>
                            <m:sSubPr>
                              <m:ctrlPr>
                                <w:ins w:id="1796" w:author="Zhang Li" w:date="2022-06-12T12:21:00Z">
                                  <w:rPr>
                                    <w:rFonts w:ascii="Cambria Math" w:eastAsia="宋体" w:hAnsi="Cambria Math" w:cs="Times New Roman"/>
                                    <w:i/>
                                    <w:kern w:val="0"/>
                                    <w:sz w:val="24"/>
                                    <w:szCs w:val="24"/>
                                  </w:rPr>
                                </w:ins>
                              </m:ctrlPr>
                            </m:sSubPr>
                            <m:e>
                              <m:r>
                                <w:ins w:id="1797" w:author="Zhang Li" w:date="2022-06-12T12:21:00Z">
                                  <w:rPr>
                                    <w:rFonts w:ascii="Cambria Math" w:eastAsia="宋体" w:hAnsi="Cambria Math" w:cs="Times New Roman"/>
                                    <w:kern w:val="0"/>
                                    <w:sz w:val="24"/>
                                    <w:szCs w:val="24"/>
                                  </w:rPr>
                                  <m:t>d</m:t>
                                </w:ins>
                              </m:r>
                            </m:e>
                            <m:sub>
                              <m:r>
                                <w:ins w:id="1798" w:author="Zhang Li" w:date="2022-06-12T12:21:00Z">
                                  <w:rPr>
                                    <w:rFonts w:ascii="Cambria Math" w:eastAsia="宋体" w:hAnsi="Cambria Math" w:cs="Times New Roman"/>
                                    <w:kern w:val="0"/>
                                    <w:sz w:val="24"/>
                                    <w:szCs w:val="24"/>
                                  </w:rPr>
                                  <m:t>u,v</m:t>
                                </w:ins>
                              </m:r>
                            </m:sub>
                          </m:sSub>
                        </m:num>
                        <m:den>
                          <m:sSub>
                            <m:sSubPr>
                              <m:ctrlPr>
                                <w:ins w:id="1799" w:author="Zhang Li" w:date="2022-06-12T12:21:00Z">
                                  <w:rPr>
                                    <w:rFonts w:ascii="Cambria Math" w:eastAsia="宋体" w:hAnsi="Cambria Math" w:cs="Times New Roman"/>
                                    <w:i/>
                                    <w:kern w:val="0"/>
                                    <w:sz w:val="24"/>
                                    <w:szCs w:val="24"/>
                                  </w:rPr>
                                </w:ins>
                              </m:ctrlPr>
                            </m:sSubPr>
                            <m:e>
                              <m:r>
                                <w:ins w:id="1800" w:author="Zhang Li" w:date="2022-06-12T12:21:00Z">
                                  <w:rPr>
                                    <w:rFonts w:ascii="Cambria Math" w:eastAsia="宋体" w:hAnsi="Cambria Math" w:cs="Times New Roman"/>
                                    <w:kern w:val="0"/>
                                    <w:sz w:val="24"/>
                                    <w:szCs w:val="24"/>
                                  </w:rPr>
                                  <m:t>d</m:t>
                                </w:ins>
                              </m:r>
                            </m:e>
                            <m:sub>
                              <m:r>
                                <w:ins w:id="1801" w:author="Zhang Li" w:date="2022-06-12T12:21:00Z">
                                  <w:rPr>
                                    <w:rFonts w:ascii="Cambria Math" w:eastAsia="宋体" w:hAnsi="Cambria Math" w:cs="Times New Roman"/>
                                    <w:kern w:val="0"/>
                                    <w:sz w:val="24"/>
                                    <w:szCs w:val="24"/>
                                  </w:rPr>
                                  <m:t>0</m:t>
                                </w:ins>
                              </m:r>
                            </m:sub>
                          </m:sSub>
                        </m:den>
                      </m:f>
                    </m:e>
                  </m:d>
                </m:e>
                <m:sup>
                  <m:r>
                    <w:ins w:id="1802" w:author="Zhang Li" w:date="2022-06-12T12:21:00Z">
                      <w:rPr>
                        <w:rFonts w:ascii="Cambria Math" w:eastAsia="宋体" w:hAnsi="Cambria Math" w:cs="Times New Roman"/>
                        <w:kern w:val="0"/>
                        <w:sz w:val="24"/>
                        <w:szCs w:val="24"/>
                      </w:rPr>
                      <m:t>α</m:t>
                    </w:ins>
                  </m:r>
                </m:sup>
              </m:sSup>
            </m:sup>
          </m:sSup>
          <w:commentRangeEnd w:id="1710"/>
          <m:r>
            <w:ins w:id="1803" w:author="Zhang Li" w:date="2022-06-12T12:21:00Z">
              <m:rPr>
                <m:sty m:val="p"/>
              </m:rPr>
              <w:rPr>
                <w:rStyle w:val="af0"/>
              </w:rPr>
              <w:commentReference w:id="1710"/>
            </w:ins>
          </m:r>
          <m:r>
            <w:ins w:id="1804"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2F13AB" w:rsidP="00F75717">
      <w:pPr>
        <w:spacing w:afterLines="100" w:after="312"/>
        <w:rPr>
          <w:del w:id="1805" w:author="Zhang Li" w:date="2022-06-12T12:21:00Z"/>
          <w:rFonts w:ascii="Times New Roman" w:eastAsia="宋体" w:hAnsi="Times New Roman" w:cs="Times New Roman"/>
          <w:kern w:val="0"/>
          <w:sz w:val="24"/>
          <w:szCs w:val="24"/>
        </w:rPr>
      </w:pPr>
      <m:oMathPara>
        <m:oMath>
          <m:sSub>
            <m:sSubPr>
              <m:ctrlPr>
                <w:del w:id="1806" w:author="Zhang Li" w:date="2022-06-12T12:21:00Z">
                  <w:rPr>
                    <w:rFonts w:ascii="Cambria Math" w:eastAsia="宋体" w:hAnsi="Cambria Math" w:cs="Times New Roman"/>
                    <w:i/>
                    <w:kern w:val="0"/>
                    <w:sz w:val="24"/>
                    <w:szCs w:val="24"/>
                  </w:rPr>
                </w:del>
              </m:ctrlPr>
            </m:sSubPr>
            <m:e>
              <m:r>
                <w:del w:id="1807" w:author="Zhang Li" w:date="2022-06-12T12:21:00Z">
                  <w:rPr>
                    <w:rFonts w:ascii="Cambria Math" w:eastAsia="宋体" w:hAnsi="Cambria Math" w:cs="Times New Roman"/>
                    <w:kern w:val="0"/>
                    <w:sz w:val="24"/>
                    <w:szCs w:val="24"/>
                  </w:rPr>
                  <m:t>ϵ</m:t>
                </w:del>
              </m:r>
            </m:e>
            <m:sub>
              <m:r>
                <w:del w:id="1808" w:author="Zhang Li" w:date="2022-06-12T12:21:00Z">
                  <w:rPr>
                    <w:rFonts w:ascii="Cambria Math" w:eastAsia="宋体" w:hAnsi="Cambria Math" w:cs="Times New Roman"/>
                    <w:kern w:val="0"/>
                    <w:sz w:val="24"/>
                    <w:szCs w:val="24"/>
                  </w:rPr>
                  <m:t>u,v</m:t>
                </w:del>
              </m:r>
            </m:sub>
          </m:sSub>
          <m:r>
            <w:del w:id="1809" w:author="Zhang Li" w:date="2022-06-12T12:21:00Z">
              <w:rPr>
                <w:rFonts w:ascii="Cambria Math" w:eastAsia="宋体" w:hAnsi="Cambria Math" w:cs="Times New Roman"/>
                <w:kern w:val="0"/>
                <w:sz w:val="24"/>
                <w:szCs w:val="24"/>
              </w:rPr>
              <m:t>=</m:t>
            </w:del>
          </m:r>
          <m:func>
            <m:funcPr>
              <m:ctrlPr>
                <w:del w:id="1810" w:author="Zhang Li" w:date="2022-06-12T12:21:00Z">
                  <w:rPr>
                    <w:rFonts w:ascii="Cambria Math" w:eastAsia="宋体" w:hAnsi="Cambria Math" w:cs="Times New Roman"/>
                    <w:i/>
                    <w:kern w:val="0"/>
                    <w:sz w:val="24"/>
                    <w:szCs w:val="24"/>
                  </w:rPr>
                </w:del>
              </m:ctrlPr>
            </m:funcPr>
            <m:fName>
              <m:r>
                <w:del w:id="1811" w:author="Zhang Li" w:date="2022-06-12T12:21:00Z">
                  <m:rPr>
                    <m:sty m:val="p"/>
                  </m:rPr>
                  <w:rPr>
                    <w:rFonts w:ascii="Cambria Math" w:eastAsia="宋体" w:hAnsi="Cambria Math" w:cs="Times New Roman"/>
                    <w:kern w:val="0"/>
                    <w:sz w:val="24"/>
                    <w:szCs w:val="24"/>
                  </w:rPr>
                  <m:t>Pr</m:t>
                </w:del>
              </m:r>
            </m:fName>
            <m:e>
              <m:d>
                <m:dPr>
                  <m:begChr m:val="["/>
                  <m:endChr m:val="]"/>
                  <m:ctrlPr>
                    <w:del w:id="1812" w:author="Zhang Li" w:date="2022-06-12T12:21:00Z">
                      <w:rPr>
                        <w:rFonts w:ascii="Cambria Math" w:eastAsia="宋体" w:hAnsi="Cambria Math" w:cs="Times New Roman"/>
                        <w:i/>
                        <w:kern w:val="0"/>
                        <w:sz w:val="24"/>
                        <w:szCs w:val="24"/>
                      </w:rPr>
                    </w:del>
                  </m:ctrlPr>
                </m:dPr>
                <m:e>
                  <m:r>
                    <w:del w:id="1813" w:author="Zhang Li" w:date="2022-06-12T12:21:00Z">
                      <w:rPr>
                        <w:rFonts w:ascii="Cambria Math" w:eastAsia="宋体" w:hAnsi="Cambria Math" w:cs="Times New Roman"/>
                        <w:kern w:val="0"/>
                        <w:sz w:val="24"/>
                        <w:szCs w:val="24"/>
                      </w:rPr>
                      <m:t>SINR</m:t>
                    </w:del>
                  </m:r>
                  <m:d>
                    <m:dPr>
                      <m:ctrlPr>
                        <w:del w:id="1814" w:author="Zhang Li" w:date="2022-06-12T12:21:00Z">
                          <w:rPr>
                            <w:rFonts w:ascii="Cambria Math" w:eastAsia="宋体" w:hAnsi="Cambria Math" w:cs="Times New Roman"/>
                            <w:i/>
                            <w:kern w:val="0"/>
                            <w:sz w:val="24"/>
                            <w:szCs w:val="24"/>
                          </w:rPr>
                        </w:del>
                      </m:ctrlPr>
                    </m:dPr>
                    <m:e>
                      <m:r>
                        <w:del w:id="1815" w:author="Zhang Li" w:date="2022-06-12T12:21:00Z">
                          <w:rPr>
                            <w:rFonts w:ascii="Cambria Math" w:eastAsia="宋体" w:hAnsi="Cambria Math" w:cs="Times New Roman"/>
                            <w:kern w:val="0"/>
                            <w:sz w:val="24"/>
                            <w:szCs w:val="24"/>
                          </w:rPr>
                          <m:t>u,v</m:t>
                        </w:del>
                      </m:r>
                    </m:e>
                  </m:d>
                  <m:r>
                    <w:del w:id="1816" w:author="Zhang Li" w:date="2022-06-12T12:21:00Z">
                      <w:rPr>
                        <w:rFonts w:ascii="Cambria Math" w:eastAsia="宋体" w:hAnsi="Cambria Math" w:cs="Times New Roman"/>
                        <w:kern w:val="0"/>
                        <w:sz w:val="24"/>
                        <w:szCs w:val="24"/>
                      </w:rPr>
                      <m:t>&lt;β</m:t>
                    </w:del>
                  </m:r>
                </m:e>
              </m:d>
            </m:e>
          </m:func>
          <m:r>
            <w:del w:id="1817" w:author="Zhang Li" w:date="2022-06-12T12:21:00Z">
              <w:rPr>
                <w:rFonts w:ascii="Cambria Math" w:eastAsia="宋体" w:hAnsi="Cambria Math" w:cs="Times New Roman"/>
                <w:kern w:val="0"/>
                <w:sz w:val="24"/>
                <w:szCs w:val="24"/>
              </w:rPr>
              <m:t xml:space="preserve">= </m:t>
            </w:del>
          </m:r>
          <m:r>
            <w:del w:id="1818" w:author="Zhang Li" w:date="2022-06-12T12:21:00Z">
              <m:rPr>
                <m:sty m:val="p"/>
              </m:rPr>
              <w:rPr>
                <w:rFonts w:ascii="Cambria Math" w:eastAsia="宋体" w:hAnsi="Cambria Math" w:cs="Times New Roman"/>
                <w:kern w:val="0"/>
                <w:sz w:val="24"/>
                <w:szCs w:val="24"/>
              </w:rPr>
              <m:t>Pr</m:t>
            </w:del>
          </m:r>
          <m:d>
            <m:dPr>
              <m:begChr m:val="["/>
              <m:endChr m:val="]"/>
              <m:ctrlPr>
                <w:del w:id="1819" w:author="Zhang Li" w:date="2022-06-12T12:21:00Z">
                  <w:rPr>
                    <w:rFonts w:ascii="Cambria Math" w:eastAsia="宋体" w:hAnsi="Cambria Math" w:cs="Times New Roman"/>
                    <w:i/>
                    <w:kern w:val="0"/>
                    <w:sz w:val="24"/>
                    <w:szCs w:val="24"/>
                  </w:rPr>
                </w:del>
              </m:ctrlPr>
            </m:dPr>
            <m:e>
              <m:sSub>
                <m:sSubPr>
                  <m:ctrlPr>
                    <w:del w:id="1820" w:author="Zhang Li" w:date="2022-06-12T12:21:00Z">
                      <w:rPr>
                        <w:rFonts w:ascii="Cambria Math" w:eastAsia="宋体" w:hAnsi="Cambria Math" w:cs="Times New Roman"/>
                        <w:i/>
                        <w:kern w:val="0"/>
                        <w:sz w:val="24"/>
                        <w:szCs w:val="24"/>
                      </w:rPr>
                    </w:del>
                  </m:ctrlPr>
                </m:sSubPr>
                <m:e>
                  <m:r>
                    <w:del w:id="1821" w:author="Zhang Li" w:date="2022-06-12T12:21:00Z">
                      <w:rPr>
                        <w:rFonts w:ascii="Cambria Math" w:eastAsia="宋体" w:hAnsi="Cambria Math" w:cs="Times New Roman"/>
                        <w:kern w:val="0"/>
                        <w:sz w:val="24"/>
                        <w:szCs w:val="24"/>
                      </w:rPr>
                      <m:t>|H</m:t>
                    </w:del>
                  </m:r>
                </m:e>
                <m:sub>
                  <m:r>
                    <w:del w:id="1822" w:author="Zhang Li" w:date="2022-06-12T12:21:00Z">
                      <w:rPr>
                        <w:rFonts w:ascii="Cambria Math" w:eastAsia="宋体" w:hAnsi="Cambria Math" w:cs="Times New Roman"/>
                        <w:kern w:val="0"/>
                        <w:sz w:val="24"/>
                        <w:szCs w:val="24"/>
                      </w:rPr>
                      <m:t>u,v</m:t>
                    </w:del>
                  </m:r>
                </m:sub>
              </m:sSub>
              <m:sSup>
                <m:sSupPr>
                  <m:ctrlPr>
                    <w:del w:id="1823" w:author="Zhang Li" w:date="2022-06-12T12:21:00Z">
                      <w:rPr>
                        <w:rFonts w:ascii="Cambria Math" w:eastAsia="宋体" w:hAnsi="Cambria Math" w:cs="Times New Roman"/>
                        <w:i/>
                        <w:kern w:val="0"/>
                        <w:sz w:val="24"/>
                        <w:szCs w:val="24"/>
                      </w:rPr>
                    </w:del>
                  </m:ctrlPr>
                </m:sSupPr>
                <m:e>
                  <m:d>
                    <m:dPr>
                      <m:begChr m:val=""/>
                      <m:endChr m:val="|"/>
                      <m:ctrlPr>
                        <w:del w:id="1824" w:author="Zhang Li" w:date="2022-06-12T12:21:00Z">
                          <w:rPr>
                            <w:rFonts w:ascii="Cambria Math" w:eastAsia="宋体" w:hAnsi="Cambria Math" w:cs="Times New Roman"/>
                            <w:i/>
                            <w:kern w:val="0"/>
                            <w:sz w:val="24"/>
                            <w:szCs w:val="24"/>
                          </w:rPr>
                        </w:del>
                      </m:ctrlPr>
                    </m:dPr>
                    <m:e>
                      <m:r>
                        <w:del w:id="1825" w:author="Zhang Li" w:date="2022-06-12T12:21:00Z">
                          <w:rPr>
                            <w:rFonts w:ascii="Cambria Math" w:eastAsia="宋体" w:hAnsi="Cambria Math" w:cs="Times New Roman"/>
                            <w:kern w:val="0"/>
                            <w:sz w:val="24"/>
                            <w:szCs w:val="24"/>
                          </w:rPr>
                          <m:t>​</m:t>
                        </w:del>
                      </m:r>
                    </m:e>
                  </m:d>
                </m:e>
                <m:sup>
                  <m:r>
                    <w:del w:id="1826" w:author="Zhang Li" w:date="2022-06-12T12:21:00Z">
                      <w:rPr>
                        <w:rFonts w:ascii="Cambria Math" w:eastAsia="宋体" w:hAnsi="Cambria Math" w:cs="Times New Roman"/>
                        <w:kern w:val="0"/>
                        <w:sz w:val="24"/>
                        <w:szCs w:val="24"/>
                      </w:rPr>
                      <m:t>2</m:t>
                    </w:del>
                  </m:r>
                </m:sup>
              </m:sSup>
              <m:r>
                <w:del w:id="1827" w:author="Zhang Li" w:date="2022-06-12T12:21:00Z">
                  <w:rPr>
                    <w:rFonts w:ascii="Cambria Math" w:eastAsia="宋体" w:hAnsi="Cambria Math" w:cs="Times New Roman"/>
                    <w:kern w:val="0"/>
                    <w:sz w:val="24"/>
                    <w:szCs w:val="24"/>
                  </w:rPr>
                  <m:t>&lt;</m:t>
                </w:del>
              </m:r>
              <m:sSup>
                <m:sSupPr>
                  <m:ctrlPr>
                    <w:del w:id="1828" w:author="Zhang Li" w:date="2022-06-12T12:21:00Z">
                      <w:rPr>
                        <w:rFonts w:ascii="Cambria Math" w:eastAsia="宋体" w:hAnsi="Cambria Math" w:cs="Times New Roman"/>
                        <w:i/>
                        <w:kern w:val="0"/>
                        <w:sz w:val="24"/>
                        <w:szCs w:val="24"/>
                      </w:rPr>
                    </w:del>
                  </m:ctrlPr>
                </m:sSupPr>
                <m:e>
                  <m:r>
                    <w:del w:id="1829" w:author="Zhang Li" w:date="2022-06-12T12:21:00Z">
                      <w:rPr>
                        <w:rFonts w:ascii="Cambria Math" w:eastAsia="宋体" w:hAnsi="Cambria Math" w:cs="Times New Roman"/>
                        <w:kern w:val="0"/>
                        <w:sz w:val="24"/>
                        <w:szCs w:val="24"/>
                      </w:rPr>
                      <m:t>10</m:t>
                    </w:del>
                  </m:r>
                </m:e>
                <m:sup>
                  <m:f>
                    <m:fPr>
                      <m:ctrlPr>
                        <w:del w:id="1830" w:author="Zhang Li" w:date="2022-06-12T12:21:00Z">
                          <w:rPr>
                            <w:rFonts w:ascii="Cambria Math" w:eastAsia="宋体" w:hAnsi="Cambria Math" w:cs="Times New Roman"/>
                            <w:i/>
                            <w:kern w:val="0"/>
                            <w:sz w:val="24"/>
                            <w:szCs w:val="24"/>
                          </w:rPr>
                        </w:del>
                      </m:ctrlPr>
                    </m:fPr>
                    <m:num>
                      <m:r>
                        <w:del w:id="1831" w:author="Zhang Li" w:date="2022-06-12T12:21:00Z">
                          <w:rPr>
                            <w:rFonts w:ascii="Cambria Math" w:eastAsia="宋体" w:hAnsi="Cambria Math" w:cs="Times New Roman"/>
                            <w:kern w:val="0"/>
                            <w:sz w:val="24"/>
                            <w:szCs w:val="24"/>
                          </w:rPr>
                          <m:t xml:space="preserve"> P</m:t>
                        </w:del>
                      </m:r>
                      <m:sSub>
                        <m:sSubPr>
                          <m:ctrlPr>
                            <w:del w:id="1832" w:author="Zhang Li" w:date="2022-06-12T12:21:00Z">
                              <w:rPr>
                                <w:rFonts w:ascii="Cambria Math" w:eastAsia="宋体" w:hAnsi="Cambria Math" w:cs="Times New Roman"/>
                                <w:i/>
                                <w:kern w:val="0"/>
                                <w:sz w:val="24"/>
                                <w:szCs w:val="24"/>
                              </w:rPr>
                            </w:del>
                          </m:ctrlPr>
                        </m:sSubPr>
                        <m:e>
                          <m:r>
                            <w:del w:id="1833" w:author="Zhang Li" w:date="2022-06-12T12:21:00Z">
                              <w:rPr>
                                <w:rFonts w:ascii="Cambria Math" w:eastAsia="宋体" w:hAnsi="Cambria Math" w:cs="Times New Roman"/>
                                <w:kern w:val="0"/>
                                <w:sz w:val="24"/>
                                <w:szCs w:val="24"/>
                              </w:rPr>
                              <m:t>L</m:t>
                            </w:del>
                          </m:r>
                        </m:e>
                        <m:sub>
                          <m:r>
                            <w:del w:id="1834" w:author="Zhang Li" w:date="2022-06-12T12:21:00Z">
                              <w:rPr>
                                <w:rFonts w:ascii="Cambria Math" w:eastAsia="宋体" w:hAnsi="Cambria Math" w:cs="Times New Roman"/>
                                <w:kern w:val="0"/>
                                <w:sz w:val="24"/>
                                <w:szCs w:val="24"/>
                              </w:rPr>
                              <m:t>dB</m:t>
                            </w:del>
                          </m:r>
                        </m:sub>
                      </m:sSub>
                      <m:d>
                        <m:dPr>
                          <m:ctrlPr>
                            <w:del w:id="1835" w:author="Zhang Li" w:date="2022-06-12T12:21:00Z">
                              <w:rPr>
                                <w:rFonts w:ascii="Cambria Math" w:eastAsia="宋体" w:hAnsi="Cambria Math" w:cs="Times New Roman"/>
                                <w:i/>
                                <w:kern w:val="0"/>
                                <w:sz w:val="24"/>
                                <w:szCs w:val="24"/>
                              </w:rPr>
                            </w:del>
                          </m:ctrlPr>
                        </m:dPr>
                        <m:e>
                          <m:sSub>
                            <m:sSubPr>
                              <m:ctrlPr>
                                <w:del w:id="1836" w:author="Zhang Li" w:date="2022-06-12T12:21:00Z">
                                  <w:rPr>
                                    <w:rFonts w:ascii="Cambria Math" w:eastAsia="宋体" w:hAnsi="Cambria Math" w:cs="Times New Roman"/>
                                    <w:i/>
                                    <w:kern w:val="0"/>
                                    <w:sz w:val="24"/>
                                    <w:szCs w:val="24"/>
                                  </w:rPr>
                                </w:del>
                              </m:ctrlPr>
                            </m:sSubPr>
                            <m:e>
                              <m:r>
                                <w:del w:id="1837" w:author="Zhang Li" w:date="2022-06-12T12:21:00Z">
                                  <w:rPr>
                                    <w:rFonts w:ascii="Cambria Math" w:eastAsia="宋体" w:hAnsi="Cambria Math" w:cs="Times New Roman"/>
                                    <w:kern w:val="0"/>
                                    <w:sz w:val="24"/>
                                    <w:szCs w:val="24"/>
                                  </w:rPr>
                                  <m:t>d</m:t>
                                </w:del>
                              </m:r>
                            </m:e>
                            <m:sub>
                              <m:r>
                                <w:del w:id="1838" w:author="Zhang Li" w:date="2022-06-12T12:21:00Z">
                                  <w:rPr>
                                    <w:rFonts w:ascii="Cambria Math" w:eastAsia="宋体" w:hAnsi="Cambria Math" w:cs="Times New Roman"/>
                                    <w:kern w:val="0"/>
                                    <w:sz w:val="24"/>
                                    <w:szCs w:val="24"/>
                                  </w:rPr>
                                  <m:t>0</m:t>
                                </w:del>
                              </m:r>
                            </m:sub>
                          </m:sSub>
                        </m:e>
                      </m:d>
                    </m:num>
                    <m:den>
                      <m:r>
                        <w:del w:id="1839" w:author="Zhang Li" w:date="2022-06-12T12:21:00Z">
                          <w:rPr>
                            <w:rFonts w:ascii="Cambria Math" w:eastAsia="宋体" w:hAnsi="Cambria Math" w:cs="Times New Roman"/>
                            <w:kern w:val="0"/>
                            <w:sz w:val="24"/>
                            <w:szCs w:val="24"/>
                          </w:rPr>
                          <m:t>10</m:t>
                        </w:del>
                      </m:r>
                    </m:den>
                  </m:f>
                </m:sup>
              </m:sSup>
              <m:r>
                <w:del w:id="1840" w:author="Zhang Li" w:date="2022-06-12T12:21:00Z">
                  <w:rPr>
                    <w:rFonts w:ascii="Cambria Math" w:eastAsia="宋体" w:hAnsi="Cambria Math" w:cs="Times New Roman"/>
                    <w:kern w:val="0"/>
                    <w:sz w:val="24"/>
                    <w:szCs w:val="24"/>
                  </w:rPr>
                  <m:t>⋅</m:t>
                </w:del>
              </m:r>
              <m:f>
                <m:fPr>
                  <m:ctrlPr>
                    <w:del w:id="1841" w:author="Zhang Li" w:date="2022-06-12T12:21:00Z">
                      <w:rPr>
                        <w:rFonts w:ascii="Cambria Math" w:eastAsia="宋体" w:hAnsi="Cambria Math" w:cs="Times New Roman"/>
                        <w:i/>
                        <w:kern w:val="0"/>
                        <w:sz w:val="24"/>
                        <w:szCs w:val="24"/>
                      </w:rPr>
                    </w:del>
                  </m:ctrlPr>
                </m:fPr>
                <m:num>
                  <m:r>
                    <w:del w:id="1842" w:author="Zhang Li" w:date="2022-06-12T12:21:00Z">
                      <w:rPr>
                        <w:rFonts w:ascii="Cambria Math" w:eastAsia="宋体" w:hAnsi="Cambria Math" w:cs="Times New Roman"/>
                        <w:kern w:val="0"/>
                        <w:sz w:val="24"/>
                        <w:szCs w:val="24"/>
                      </w:rPr>
                      <m:t>β</m:t>
                    </w:del>
                  </m:r>
                  <m:sSub>
                    <m:sSubPr>
                      <m:ctrlPr>
                        <w:del w:id="1843" w:author="Zhang Li" w:date="2022-06-12T12:21:00Z">
                          <w:rPr>
                            <w:rFonts w:ascii="Cambria Math" w:eastAsia="宋体" w:hAnsi="Cambria Math" w:cs="Times New Roman"/>
                            <w:i/>
                            <w:kern w:val="0"/>
                            <w:sz w:val="24"/>
                            <w:szCs w:val="24"/>
                          </w:rPr>
                        </w:del>
                      </m:ctrlPr>
                    </m:sSubPr>
                    <m:e>
                      <m:r>
                        <w:del w:id="1844" w:author="Zhang Li" w:date="2022-06-12T12:21:00Z">
                          <w:rPr>
                            <w:rFonts w:ascii="Cambria Math" w:eastAsia="宋体" w:hAnsi="Cambria Math" w:cs="Times New Roman"/>
                            <w:kern w:val="0"/>
                            <w:sz w:val="24"/>
                            <w:szCs w:val="24"/>
                          </w:rPr>
                          <m:t>P</m:t>
                        </w:del>
                      </m:r>
                    </m:e>
                    <m:sub>
                      <m:r>
                        <w:del w:id="1845" w:author="Zhang Li" w:date="2022-06-12T12:21:00Z">
                          <w:rPr>
                            <w:rFonts w:ascii="Cambria Math" w:eastAsia="宋体" w:hAnsi="Cambria Math" w:cs="Times New Roman"/>
                            <w:kern w:val="0"/>
                            <w:sz w:val="24"/>
                            <w:szCs w:val="24"/>
                          </w:rPr>
                          <m:t>n</m:t>
                        </w:del>
                      </m:r>
                    </m:sub>
                  </m:sSub>
                </m:num>
                <m:den>
                  <m:sSub>
                    <m:sSubPr>
                      <m:ctrlPr>
                        <w:del w:id="1846" w:author="Zhang Li" w:date="2022-06-12T12:21:00Z">
                          <w:rPr>
                            <w:rFonts w:ascii="Cambria Math" w:eastAsia="宋体" w:hAnsi="Cambria Math" w:cs="Times New Roman"/>
                            <w:i/>
                            <w:kern w:val="0"/>
                            <w:sz w:val="24"/>
                            <w:szCs w:val="24"/>
                          </w:rPr>
                        </w:del>
                      </m:ctrlPr>
                    </m:sSubPr>
                    <m:e>
                      <m:r>
                        <w:del w:id="1847" w:author="Zhang Li" w:date="2022-06-12T12:21:00Z">
                          <w:rPr>
                            <w:rFonts w:ascii="Cambria Math" w:eastAsia="宋体" w:hAnsi="Cambria Math" w:cs="Times New Roman"/>
                            <w:kern w:val="0"/>
                            <w:sz w:val="24"/>
                            <w:szCs w:val="24"/>
                          </w:rPr>
                          <m:t>P</m:t>
                        </w:del>
                      </m:r>
                    </m:e>
                    <m:sub>
                      <m:r>
                        <w:del w:id="1848" w:author="Zhang Li" w:date="2022-06-12T12:21:00Z">
                          <w:rPr>
                            <w:rFonts w:ascii="Cambria Math" w:eastAsia="宋体" w:hAnsi="Cambria Math" w:cs="Times New Roman"/>
                            <w:kern w:val="0"/>
                            <w:sz w:val="24"/>
                            <w:szCs w:val="24"/>
                          </w:rPr>
                          <m:t>t</m:t>
                        </w:del>
                      </m:r>
                    </m:sub>
                  </m:sSub>
                </m:den>
              </m:f>
              <m:r>
                <w:del w:id="1849" w:author="Zhang Li" w:date="2022-06-12T12:21:00Z">
                  <w:rPr>
                    <w:rFonts w:ascii="Cambria Math" w:eastAsia="宋体" w:hAnsi="Cambria Math" w:cs="Times New Roman"/>
                    <w:kern w:val="0"/>
                    <w:sz w:val="24"/>
                    <w:szCs w:val="24"/>
                  </w:rPr>
                  <m:t>⋅</m:t>
                </w:del>
              </m:r>
              <m:sSup>
                <m:sSupPr>
                  <m:ctrlPr>
                    <w:del w:id="1850" w:author="Zhang Li" w:date="2022-06-12T12:21:00Z">
                      <w:rPr>
                        <w:rFonts w:ascii="Cambria Math" w:eastAsia="宋体" w:hAnsi="Cambria Math" w:cs="Times New Roman"/>
                        <w:i/>
                        <w:kern w:val="0"/>
                        <w:sz w:val="24"/>
                        <w:szCs w:val="24"/>
                      </w:rPr>
                    </w:del>
                  </m:ctrlPr>
                </m:sSupPr>
                <m:e>
                  <m:d>
                    <m:dPr>
                      <m:ctrlPr>
                        <w:del w:id="1851" w:author="Zhang Li" w:date="2022-06-12T12:21:00Z">
                          <w:rPr>
                            <w:rFonts w:ascii="Cambria Math" w:eastAsia="宋体" w:hAnsi="Cambria Math" w:cs="Times New Roman"/>
                            <w:i/>
                            <w:kern w:val="0"/>
                            <w:sz w:val="24"/>
                            <w:szCs w:val="24"/>
                          </w:rPr>
                        </w:del>
                      </m:ctrlPr>
                    </m:dPr>
                    <m:e>
                      <m:f>
                        <m:fPr>
                          <m:ctrlPr>
                            <w:del w:id="1852" w:author="Zhang Li" w:date="2022-06-12T12:21:00Z">
                              <w:rPr>
                                <w:rFonts w:ascii="Cambria Math" w:eastAsia="宋体" w:hAnsi="Cambria Math" w:cs="Times New Roman"/>
                                <w:i/>
                                <w:kern w:val="0"/>
                                <w:sz w:val="24"/>
                                <w:szCs w:val="24"/>
                              </w:rPr>
                            </w:del>
                          </m:ctrlPr>
                        </m:fPr>
                        <m:num>
                          <m:sSub>
                            <m:sSubPr>
                              <m:ctrlPr>
                                <w:del w:id="1853" w:author="Zhang Li" w:date="2022-06-12T12:21:00Z">
                                  <w:rPr>
                                    <w:rFonts w:ascii="Cambria Math" w:eastAsia="宋体" w:hAnsi="Cambria Math" w:cs="Times New Roman"/>
                                    <w:i/>
                                    <w:kern w:val="0"/>
                                    <w:sz w:val="24"/>
                                    <w:szCs w:val="24"/>
                                  </w:rPr>
                                </w:del>
                              </m:ctrlPr>
                            </m:sSubPr>
                            <m:e>
                              <m:r>
                                <w:del w:id="1854" w:author="Zhang Li" w:date="2022-06-12T12:21:00Z">
                                  <w:rPr>
                                    <w:rFonts w:ascii="Cambria Math" w:eastAsia="宋体" w:hAnsi="Cambria Math" w:cs="Times New Roman"/>
                                    <w:kern w:val="0"/>
                                    <w:sz w:val="24"/>
                                    <w:szCs w:val="24"/>
                                  </w:rPr>
                                  <m:t>d</m:t>
                                </w:del>
                              </m:r>
                            </m:e>
                            <m:sub>
                              <m:r>
                                <w:del w:id="1855" w:author="Zhang Li" w:date="2022-06-12T12:21:00Z">
                                  <w:rPr>
                                    <w:rFonts w:ascii="Cambria Math" w:eastAsia="宋体" w:hAnsi="Cambria Math" w:cs="Times New Roman"/>
                                    <w:kern w:val="0"/>
                                    <w:sz w:val="24"/>
                                    <w:szCs w:val="24"/>
                                  </w:rPr>
                                  <m:t>u,v</m:t>
                                </w:del>
                              </m:r>
                            </m:sub>
                          </m:sSub>
                        </m:num>
                        <m:den>
                          <m:sSub>
                            <m:sSubPr>
                              <m:ctrlPr>
                                <w:del w:id="1856" w:author="Zhang Li" w:date="2022-06-12T12:21:00Z">
                                  <w:rPr>
                                    <w:rFonts w:ascii="Cambria Math" w:eastAsia="宋体" w:hAnsi="Cambria Math" w:cs="Times New Roman"/>
                                    <w:i/>
                                    <w:kern w:val="0"/>
                                    <w:sz w:val="24"/>
                                    <w:szCs w:val="24"/>
                                  </w:rPr>
                                </w:del>
                              </m:ctrlPr>
                            </m:sSubPr>
                            <m:e>
                              <m:r>
                                <w:del w:id="1857" w:author="Zhang Li" w:date="2022-06-12T12:21:00Z">
                                  <w:rPr>
                                    <w:rFonts w:ascii="Cambria Math" w:eastAsia="宋体" w:hAnsi="Cambria Math" w:cs="Times New Roman"/>
                                    <w:kern w:val="0"/>
                                    <w:sz w:val="24"/>
                                    <w:szCs w:val="24"/>
                                  </w:rPr>
                                  <m:t>d</m:t>
                                </w:del>
                              </m:r>
                            </m:e>
                            <m:sub>
                              <m:r>
                                <w:del w:id="1858" w:author="Zhang Li" w:date="2022-06-12T12:21:00Z">
                                  <w:rPr>
                                    <w:rFonts w:ascii="Cambria Math" w:eastAsia="宋体" w:hAnsi="Cambria Math" w:cs="Times New Roman"/>
                                    <w:kern w:val="0"/>
                                    <w:sz w:val="24"/>
                                    <w:szCs w:val="24"/>
                                  </w:rPr>
                                  <m:t>0</m:t>
                                </w:del>
                              </m:r>
                            </m:sub>
                          </m:sSub>
                        </m:den>
                      </m:f>
                    </m:e>
                  </m:d>
                </m:e>
                <m:sup>
                  <m:r>
                    <w:del w:id="1859" w:author="Zhang Li" w:date="2022-06-12T12:21:00Z">
                      <w:rPr>
                        <w:rFonts w:ascii="Cambria Math" w:eastAsia="宋体" w:hAnsi="Cambria Math" w:cs="Times New Roman"/>
                        <w:kern w:val="0"/>
                        <w:sz w:val="24"/>
                        <w:szCs w:val="24"/>
                      </w:rPr>
                      <m:t>-α</m:t>
                    </w:del>
                  </m:r>
                </m:sup>
              </m:sSup>
            </m:e>
          </m:d>
          <m:r>
            <w:del w:id="1860" w:author="Zhang Li" w:date="2022-06-12T12:21:00Z">
              <w:rPr>
                <w:rFonts w:ascii="Cambria Math" w:eastAsia="宋体" w:hAnsi="Cambria Math" w:cs="Times New Roman"/>
                <w:kern w:val="0"/>
                <w:sz w:val="24"/>
                <w:szCs w:val="24"/>
              </w:rPr>
              <m:t>=1-</m:t>
            </w:del>
          </m:r>
          <m:sSup>
            <m:sSupPr>
              <m:ctrlPr>
                <w:del w:id="1861" w:author="Zhang Li" w:date="2022-06-12T12:21:00Z">
                  <w:rPr>
                    <w:rFonts w:ascii="Cambria Math" w:eastAsia="宋体" w:hAnsi="Cambria Math" w:cs="Times New Roman"/>
                    <w:i/>
                    <w:kern w:val="0"/>
                    <w:sz w:val="24"/>
                    <w:szCs w:val="24"/>
                  </w:rPr>
                </w:del>
              </m:ctrlPr>
            </m:sSupPr>
            <m:e>
              <m:r>
                <w:del w:id="1862" w:author="Zhang Li" w:date="2022-06-12T12:21:00Z">
                  <w:rPr>
                    <w:rFonts w:ascii="Cambria Math" w:eastAsia="宋体" w:hAnsi="Cambria Math" w:cs="Times New Roman"/>
                    <w:kern w:val="0"/>
                    <w:sz w:val="24"/>
                    <w:szCs w:val="24"/>
                  </w:rPr>
                  <m:t>e</m:t>
                </w:del>
              </m:r>
            </m:e>
            <m:sup>
              <m:r>
                <w:del w:id="1863" w:author="Zhang Li" w:date="2022-06-12T12:21:00Z">
                  <w:rPr>
                    <w:rFonts w:ascii="Cambria Math" w:eastAsia="宋体" w:hAnsi="Cambria Math" w:cs="Times New Roman"/>
                    <w:kern w:val="0"/>
                    <w:sz w:val="24"/>
                    <w:szCs w:val="24"/>
                  </w:rPr>
                  <m:t>-</m:t>
                </w:del>
              </m:r>
              <m:sSup>
                <m:sSupPr>
                  <m:ctrlPr>
                    <w:del w:id="1864" w:author="Zhang Li" w:date="2022-06-12T12:21:00Z">
                      <w:rPr>
                        <w:rFonts w:ascii="Cambria Math" w:eastAsia="宋体" w:hAnsi="Cambria Math" w:cs="Times New Roman"/>
                        <w:i/>
                        <w:kern w:val="0"/>
                        <w:sz w:val="24"/>
                        <w:szCs w:val="24"/>
                      </w:rPr>
                    </w:del>
                  </m:ctrlPr>
                </m:sSupPr>
                <m:e>
                  <m:r>
                    <w:del w:id="1865" w:author="Zhang Li" w:date="2022-06-12T12:21:00Z">
                      <w:rPr>
                        <w:rFonts w:ascii="Cambria Math" w:eastAsia="宋体" w:hAnsi="Cambria Math" w:cs="Times New Roman"/>
                        <w:kern w:val="0"/>
                        <w:sz w:val="24"/>
                        <w:szCs w:val="24"/>
                      </w:rPr>
                      <m:t>10</m:t>
                    </w:del>
                  </m:r>
                </m:e>
                <m:sup>
                  <m:f>
                    <m:fPr>
                      <m:ctrlPr>
                        <w:del w:id="1866" w:author="Zhang Li" w:date="2022-06-12T12:21:00Z">
                          <w:rPr>
                            <w:rFonts w:ascii="Cambria Math" w:eastAsia="宋体" w:hAnsi="Cambria Math" w:cs="Times New Roman"/>
                            <w:i/>
                            <w:kern w:val="0"/>
                            <w:sz w:val="24"/>
                            <w:szCs w:val="24"/>
                          </w:rPr>
                        </w:del>
                      </m:ctrlPr>
                    </m:fPr>
                    <m:num>
                      <m:r>
                        <w:del w:id="1867" w:author="Zhang Li" w:date="2022-06-12T12:21:00Z">
                          <w:rPr>
                            <w:rFonts w:ascii="Cambria Math" w:eastAsia="宋体" w:hAnsi="Cambria Math" w:cs="Times New Roman"/>
                            <w:kern w:val="0"/>
                            <w:sz w:val="24"/>
                            <w:szCs w:val="24"/>
                          </w:rPr>
                          <m:t xml:space="preserve"> P</m:t>
                        </w:del>
                      </m:r>
                      <m:sSub>
                        <m:sSubPr>
                          <m:ctrlPr>
                            <w:del w:id="1868" w:author="Zhang Li" w:date="2022-06-12T12:21:00Z">
                              <w:rPr>
                                <w:rFonts w:ascii="Cambria Math" w:eastAsia="宋体" w:hAnsi="Cambria Math" w:cs="Times New Roman"/>
                                <w:i/>
                                <w:kern w:val="0"/>
                                <w:sz w:val="24"/>
                                <w:szCs w:val="24"/>
                              </w:rPr>
                            </w:del>
                          </m:ctrlPr>
                        </m:sSubPr>
                        <m:e>
                          <m:r>
                            <w:del w:id="1869" w:author="Zhang Li" w:date="2022-06-12T12:21:00Z">
                              <w:rPr>
                                <w:rFonts w:ascii="Cambria Math" w:eastAsia="宋体" w:hAnsi="Cambria Math" w:cs="Times New Roman"/>
                                <w:kern w:val="0"/>
                                <w:sz w:val="24"/>
                                <w:szCs w:val="24"/>
                              </w:rPr>
                              <m:t>L</m:t>
                            </w:del>
                          </m:r>
                        </m:e>
                        <m:sub>
                          <m:r>
                            <w:del w:id="1870" w:author="Zhang Li" w:date="2022-06-12T12:21:00Z">
                              <w:rPr>
                                <w:rFonts w:ascii="Cambria Math" w:eastAsia="宋体" w:hAnsi="Cambria Math" w:cs="Times New Roman"/>
                                <w:kern w:val="0"/>
                                <w:sz w:val="24"/>
                                <w:szCs w:val="24"/>
                              </w:rPr>
                              <m:t>dB</m:t>
                            </w:del>
                          </m:r>
                        </m:sub>
                      </m:sSub>
                      <m:d>
                        <m:dPr>
                          <m:ctrlPr>
                            <w:del w:id="1871" w:author="Zhang Li" w:date="2022-06-12T12:21:00Z">
                              <w:rPr>
                                <w:rFonts w:ascii="Cambria Math" w:eastAsia="宋体" w:hAnsi="Cambria Math" w:cs="Times New Roman"/>
                                <w:i/>
                                <w:kern w:val="0"/>
                                <w:sz w:val="24"/>
                                <w:szCs w:val="24"/>
                              </w:rPr>
                            </w:del>
                          </m:ctrlPr>
                        </m:dPr>
                        <m:e>
                          <m:sSub>
                            <m:sSubPr>
                              <m:ctrlPr>
                                <w:del w:id="1872" w:author="Zhang Li" w:date="2022-06-12T12:21:00Z">
                                  <w:rPr>
                                    <w:rFonts w:ascii="Cambria Math" w:eastAsia="宋体" w:hAnsi="Cambria Math" w:cs="Times New Roman"/>
                                    <w:i/>
                                    <w:kern w:val="0"/>
                                    <w:sz w:val="24"/>
                                    <w:szCs w:val="24"/>
                                  </w:rPr>
                                </w:del>
                              </m:ctrlPr>
                            </m:sSubPr>
                            <m:e>
                              <m:r>
                                <w:del w:id="1873" w:author="Zhang Li" w:date="2022-06-12T12:21:00Z">
                                  <w:rPr>
                                    <w:rFonts w:ascii="Cambria Math" w:eastAsia="宋体" w:hAnsi="Cambria Math" w:cs="Times New Roman"/>
                                    <w:kern w:val="0"/>
                                    <w:sz w:val="24"/>
                                    <w:szCs w:val="24"/>
                                  </w:rPr>
                                  <m:t>d</m:t>
                                </w:del>
                              </m:r>
                            </m:e>
                            <m:sub>
                              <m:r>
                                <w:del w:id="1874" w:author="Zhang Li" w:date="2022-06-12T12:21:00Z">
                                  <w:rPr>
                                    <w:rFonts w:ascii="Cambria Math" w:eastAsia="宋体" w:hAnsi="Cambria Math" w:cs="Times New Roman"/>
                                    <w:kern w:val="0"/>
                                    <w:sz w:val="24"/>
                                    <w:szCs w:val="24"/>
                                  </w:rPr>
                                  <m:t>0</m:t>
                                </w:del>
                              </m:r>
                            </m:sub>
                          </m:sSub>
                        </m:e>
                      </m:d>
                    </m:num>
                    <m:den>
                      <m:r>
                        <w:del w:id="1875" w:author="Zhang Li" w:date="2022-06-12T12:21:00Z">
                          <w:rPr>
                            <w:rFonts w:ascii="Cambria Math" w:eastAsia="宋体" w:hAnsi="Cambria Math" w:cs="Times New Roman"/>
                            <w:kern w:val="0"/>
                            <w:sz w:val="24"/>
                            <w:szCs w:val="24"/>
                          </w:rPr>
                          <m:t>10</m:t>
                        </w:del>
                      </m:r>
                    </m:den>
                  </m:f>
                </m:sup>
              </m:sSup>
              <m:r>
                <w:del w:id="1876" w:author="Zhang Li" w:date="2022-06-12T12:21:00Z">
                  <w:rPr>
                    <w:rFonts w:ascii="Cambria Math" w:eastAsia="宋体" w:hAnsi="Cambria Math" w:cs="Times New Roman"/>
                    <w:kern w:val="0"/>
                    <w:sz w:val="24"/>
                    <w:szCs w:val="24"/>
                  </w:rPr>
                  <m:t>⋅</m:t>
                </w:del>
              </m:r>
              <m:f>
                <m:fPr>
                  <m:ctrlPr>
                    <w:del w:id="1877" w:author="Zhang Li" w:date="2022-06-12T12:21:00Z">
                      <w:rPr>
                        <w:rFonts w:ascii="Cambria Math" w:eastAsia="宋体" w:hAnsi="Cambria Math" w:cs="Times New Roman"/>
                        <w:i/>
                        <w:kern w:val="0"/>
                        <w:sz w:val="24"/>
                        <w:szCs w:val="24"/>
                      </w:rPr>
                    </w:del>
                  </m:ctrlPr>
                </m:fPr>
                <m:num>
                  <m:r>
                    <w:del w:id="1878" w:author="Zhang Li" w:date="2022-06-12T12:21:00Z">
                      <w:rPr>
                        <w:rFonts w:ascii="Cambria Math" w:eastAsia="宋体" w:hAnsi="Cambria Math" w:cs="Times New Roman"/>
                        <w:kern w:val="0"/>
                        <w:sz w:val="24"/>
                        <w:szCs w:val="24"/>
                      </w:rPr>
                      <m:t>β</m:t>
                    </w:del>
                  </m:r>
                  <m:sSub>
                    <m:sSubPr>
                      <m:ctrlPr>
                        <w:del w:id="1879" w:author="Zhang Li" w:date="2022-06-12T12:21:00Z">
                          <w:rPr>
                            <w:rFonts w:ascii="Cambria Math" w:eastAsia="宋体" w:hAnsi="Cambria Math" w:cs="Times New Roman"/>
                            <w:i/>
                            <w:kern w:val="0"/>
                            <w:sz w:val="24"/>
                            <w:szCs w:val="24"/>
                          </w:rPr>
                        </w:del>
                      </m:ctrlPr>
                    </m:sSubPr>
                    <m:e>
                      <m:r>
                        <w:del w:id="1880" w:author="Zhang Li" w:date="2022-06-12T12:21:00Z">
                          <w:rPr>
                            <w:rFonts w:ascii="Cambria Math" w:eastAsia="宋体" w:hAnsi="Cambria Math" w:cs="Times New Roman"/>
                            <w:kern w:val="0"/>
                            <w:sz w:val="24"/>
                            <w:szCs w:val="24"/>
                          </w:rPr>
                          <m:t>P</m:t>
                        </w:del>
                      </m:r>
                    </m:e>
                    <m:sub>
                      <m:r>
                        <w:del w:id="1881" w:author="Zhang Li" w:date="2022-06-12T12:21:00Z">
                          <w:rPr>
                            <w:rFonts w:ascii="Cambria Math" w:eastAsia="宋体" w:hAnsi="Cambria Math" w:cs="Times New Roman"/>
                            <w:kern w:val="0"/>
                            <w:sz w:val="24"/>
                            <w:szCs w:val="24"/>
                          </w:rPr>
                          <m:t>n</m:t>
                        </w:del>
                      </m:r>
                    </m:sub>
                  </m:sSub>
                </m:num>
                <m:den>
                  <m:sSub>
                    <m:sSubPr>
                      <m:ctrlPr>
                        <w:del w:id="1882" w:author="Zhang Li" w:date="2022-06-12T12:21:00Z">
                          <w:rPr>
                            <w:rFonts w:ascii="Cambria Math" w:eastAsia="宋体" w:hAnsi="Cambria Math" w:cs="Times New Roman"/>
                            <w:i/>
                            <w:kern w:val="0"/>
                            <w:sz w:val="24"/>
                            <w:szCs w:val="24"/>
                          </w:rPr>
                        </w:del>
                      </m:ctrlPr>
                    </m:sSubPr>
                    <m:e>
                      <m:r>
                        <w:del w:id="1883" w:author="Zhang Li" w:date="2022-06-12T12:21:00Z">
                          <w:rPr>
                            <w:rFonts w:ascii="Cambria Math" w:eastAsia="宋体" w:hAnsi="Cambria Math" w:cs="Times New Roman"/>
                            <w:kern w:val="0"/>
                            <w:sz w:val="24"/>
                            <w:szCs w:val="24"/>
                          </w:rPr>
                          <m:t>P</m:t>
                        </w:del>
                      </m:r>
                    </m:e>
                    <m:sub>
                      <m:r>
                        <w:del w:id="1884" w:author="Zhang Li" w:date="2022-06-12T12:21:00Z">
                          <w:rPr>
                            <w:rFonts w:ascii="Cambria Math" w:eastAsia="宋体" w:hAnsi="Cambria Math" w:cs="Times New Roman"/>
                            <w:kern w:val="0"/>
                            <w:sz w:val="24"/>
                            <w:szCs w:val="24"/>
                          </w:rPr>
                          <m:t>t</m:t>
                        </w:del>
                      </m:r>
                    </m:sub>
                  </m:sSub>
                </m:den>
              </m:f>
              <m:r>
                <w:del w:id="1885" w:author="Zhang Li" w:date="2022-06-12T12:21:00Z">
                  <w:rPr>
                    <w:rFonts w:ascii="Cambria Math" w:eastAsia="宋体" w:hAnsi="Cambria Math" w:cs="Times New Roman"/>
                    <w:kern w:val="0"/>
                    <w:sz w:val="24"/>
                    <w:szCs w:val="24"/>
                  </w:rPr>
                  <m:t>⋅</m:t>
                </w:del>
              </m:r>
              <m:sSup>
                <m:sSupPr>
                  <m:ctrlPr>
                    <w:del w:id="1886" w:author="Zhang Li" w:date="2022-06-12T12:21:00Z">
                      <w:rPr>
                        <w:rFonts w:ascii="Cambria Math" w:eastAsia="宋体" w:hAnsi="Cambria Math" w:cs="Times New Roman"/>
                        <w:i/>
                        <w:kern w:val="0"/>
                        <w:sz w:val="24"/>
                        <w:szCs w:val="24"/>
                      </w:rPr>
                    </w:del>
                  </m:ctrlPr>
                </m:sSupPr>
                <m:e>
                  <m:d>
                    <m:dPr>
                      <m:ctrlPr>
                        <w:del w:id="1887" w:author="Zhang Li" w:date="2022-06-12T12:21:00Z">
                          <w:rPr>
                            <w:rFonts w:ascii="Cambria Math" w:eastAsia="宋体" w:hAnsi="Cambria Math" w:cs="Times New Roman"/>
                            <w:i/>
                            <w:kern w:val="0"/>
                            <w:sz w:val="24"/>
                            <w:szCs w:val="24"/>
                          </w:rPr>
                        </w:del>
                      </m:ctrlPr>
                    </m:dPr>
                    <m:e>
                      <m:f>
                        <m:fPr>
                          <m:ctrlPr>
                            <w:del w:id="1888" w:author="Zhang Li" w:date="2022-06-12T12:21:00Z">
                              <w:rPr>
                                <w:rFonts w:ascii="Cambria Math" w:eastAsia="宋体" w:hAnsi="Cambria Math" w:cs="Times New Roman"/>
                                <w:i/>
                                <w:kern w:val="0"/>
                                <w:sz w:val="24"/>
                                <w:szCs w:val="24"/>
                              </w:rPr>
                            </w:del>
                          </m:ctrlPr>
                        </m:fPr>
                        <m:num>
                          <m:sSub>
                            <m:sSubPr>
                              <m:ctrlPr>
                                <w:del w:id="1889" w:author="Zhang Li" w:date="2022-06-12T12:21:00Z">
                                  <w:rPr>
                                    <w:rFonts w:ascii="Cambria Math" w:eastAsia="宋体" w:hAnsi="Cambria Math" w:cs="Times New Roman"/>
                                    <w:i/>
                                    <w:kern w:val="0"/>
                                    <w:sz w:val="24"/>
                                    <w:szCs w:val="24"/>
                                  </w:rPr>
                                </w:del>
                              </m:ctrlPr>
                            </m:sSubPr>
                            <m:e>
                              <m:r>
                                <w:del w:id="1890" w:author="Zhang Li" w:date="2022-06-12T12:21:00Z">
                                  <w:rPr>
                                    <w:rFonts w:ascii="Cambria Math" w:eastAsia="宋体" w:hAnsi="Cambria Math" w:cs="Times New Roman"/>
                                    <w:kern w:val="0"/>
                                    <w:sz w:val="24"/>
                                    <w:szCs w:val="24"/>
                                  </w:rPr>
                                  <m:t>d</m:t>
                                </w:del>
                              </m:r>
                            </m:e>
                            <m:sub>
                              <m:r>
                                <w:del w:id="1891" w:author="Zhang Li" w:date="2022-06-12T12:21:00Z">
                                  <w:rPr>
                                    <w:rFonts w:ascii="Cambria Math" w:eastAsia="宋体" w:hAnsi="Cambria Math" w:cs="Times New Roman"/>
                                    <w:kern w:val="0"/>
                                    <w:sz w:val="24"/>
                                    <w:szCs w:val="24"/>
                                  </w:rPr>
                                  <m:t>u,v</m:t>
                                </w:del>
                              </m:r>
                            </m:sub>
                          </m:sSub>
                        </m:num>
                        <m:den>
                          <m:sSub>
                            <m:sSubPr>
                              <m:ctrlPr>
                                <w:del w:id="1892" w:author="Zhang Li" w:date="2022-06-12T12:21:00Z">
                                  <w:rPr>
                                    <w:rFonts w:ascii="Cambria Math" w:eastAsia="宋体" w:hAnsi="Cambria Math" w:cs="Times New Roman"/>
                                    <w:i/>
                                    <w:kern w:val="0"/>
                                    <w:sz w:val="24"/>
                                    <w:szCs w:val="24"/>
                                  </w:rPr>
                                </w:del>
                              </m:ctrlPr>
                            </m:sSubPr>
                            <m:e>
                              <m:r>
                                <w:del w:id="1893" w:author="Zhang Li" w:date="2022-06-12T12:21:00Z">
                                  <w:rPr>
                                    <w:rFonts w:ascii="Cambria Math" w:eastAsia="宋体" w:hAnsi="Cambria Math" w:cs="Times New Roman"/>
                                    <w:kern w:val="0"/>
                                    <w:sz w:val="24"/>
                                    <w:szCs w:val="24"/>
                                  </w:rPr>
                                  <m:t>d</m:t>
                                </w:del>
                              </m:r>
                            </m:e>
                            <m:sub>
                              <m:r>
                                <w:del w:id="1894" w:author="Zhang Li" w:date="2022-06-12T12:21:00Z">
                                  <w:rPr>
                                    <w:rFonts w:ascii="Cambria Math" w:eastAsia="宋体" w:hAnsi="Cambria Math" w:cs="Times New Roman"/>
                                    <w:kern w:val="0"/>
                                    <w:sz w:val="24"/>
                                    <w:szCs w:val="24"/>
                                  </w:rPr>
                                  <m:t>0</m:t>
                                </w:del>
                              </m:r>
                            </m:sub>
                          </m:sSub>
                        </m:den>
                      </m:f>
                    </m:e>
                  </m:d>
                </m:e>
                <m:sup>
                  <m:r>
                    <w:del w:id="1895"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896" w:author="Zhang Li" w:date="2022-06-12T12:25:00Z"/>
          <w:rFonts w:ascii="Times New Roman" w:eastAsia="宋体" w:hAnsi="Times New Roman" w:cs="Times New Roman"/>
          <w:kern w:val="0"/>
          <w:sz w:val="24"/>
          <w:szCs w:val="24"/>
        </w:rPr>
      </w:pPr>
      <w:ins w:id="1897" w:author="Zhang Li" w:date="2022-06-12T12:25:00Z">
        <w:r w:rsidRPr="007D4019">
          <w:rPr>
            <w:rFonts w:ascii="Times New Roman" w:eastAsia="宋体" w:hAnsi="Times New Roman" w:cs="Times New Roman"/>
            <w:kern w:val="0"/>
            <w:sz w:val="24"/>
            <w:szCs w:val="24"/>
          </w:rPr>
          <w:t>Nodes communicate</w:t>
        </w:r>
        <w:del w:id="1898"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899"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900"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901" w:author="Zhang Li" w:date="2022-06-12T12:25:00Z">
                <w:rPr>
                  <w:rFonts w:ascii="Cambria Math" w:eastAsia="宋体" w:hAnsi="Cambria Math" w:cs="Times New Roman"/>
                  <w:i/>
                  <w:kern w:val="0"/>
                  <w:sz w:val="24"/>
                  <w:szCs w:val="24"/>
                  <w:highlight w:val="lightGray"/>
                </w:rPr>
              </w:ins>
            </m:ctrlPr>
          </m:sSubPr>
          <m:e>
            <m:r>
              <w:ins w:id="1902" w:author="Zhang Li" w:date="2022-06-12T12:25:00Z">
                <w:rPr>
                  <w:rFonts w:ascii="Cambria Math" w:eastAsia="宋体" w:hAnsi="Cambria Math" w:cs="Times New Roman"/>
                  <w:kern w:val="0"/>
                  <w:sz w:val="24"/>
                  <w:szCs w:val="24"/>
                  <w:highlight w:val="lightGray"/>
                  <w:rPrChange w:id="1903" w:author="ThinkPad" w:date="2022-06-16T05:06:00Z">
                    <w:rPr>
                      <w:rFonts w:ascii="Cambria Math" w:eastAsia="宋体" w:hAnsi="Cambria Math" w:cs="Times New Roman"/>
                      <w:kern w:val="0"/>
                      <w:sz w:val="24"/>
                      <w:szCs w:val="24"/>
                    </w:rPr>
                  </w:rPrChange>
                </w:rPr>
                <m:t>P</m:t>
              </w:ins>
            </m:r>
          </m:e>
          <m:sub>
            <m:r>
              <w:ins w:id="1904" w:author="Zhang Li" w:date="2022-06-12T12:25:00Z">
                <w:rPr>
                  <w:rFonts w:ascii="Cambria Math" w:eastAsia="宋体" w:hAnsi="Cambria Math" w:cs="Times New Roman"/>
                  <w:kern w:val="0"/>
                  <w:sz w:val="24"/>
                  <w:szCs w:val="24"/>
                  <w:highlight w:val="lightGray"/>
                  <w:rPrChange w:id="1905" w:author="ThinkPad" w:date="2022-06-16T05:06:00Z">
                    <w:rPr>
                      <w:rFonts w:ascii="Cambria Math" w:eastAsia="宋体" w:hAnsi="Cambria Math" w:cs="Times New Roman"/>
                      <w:kern w:val="0"/>
                      <w:sz w:val="24"/>
                      <w:szCs w:val="24"/>
                    </w:rPr>
                  </w:rPrChange>
                </w:rPr>
                <m:t>t</m:t>
              </w:ins>
            </m:r>
          </m:sub>
        </m:sSub>
      </m:oMath>
      <w:ins w:id="1906" w:author="Zhang Li" w:date="2022-06-12T12:25:00Z">
        <w:r w:rsidRPr="008676F2">
          <w:rPr>
            <w:rFonts w:ascii="Times New Roman" w:eastAsia="宋体" w:hAnsi="Times New Roman" w:cs="Times New Roman"/>
            <w:kern w:val="0"/>
            <w:sz w:val="24"/>
            <w:szCs w:val="24"/>
            <w:highlight w:val="lightGray"/>
            <w:rPrChange w:id="1907"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908" w:author="Zhang Li" w:date="2022-06-12T12:25:00Z"/>
          <w:rFonts w:ascii="Times New Roman" w:eastAsia="宋体" w:hAnsi="Times New Roman" w:cs="Times New Roman"/>
          <w:kern w:val="0"/>
          <w:sz w:val="24"/>
          <w:szCs w:val="24"/>
        </w:rPr>
      </w:pPr>
      <w:del w:id="1909"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910" w:author="Zhang Li" w:date="2022-06-12T12:25:00Z">
            <w:rPr>
              <w:rFonts w:ascii="Cambria Math" w:eastAsia="宋体" w:hAnsi="Cambria Math" w:cs="Times New Roman"/>
              <w:kern w:val="0"/>
              <w:sz w:val="24"/>
              <w:szCs w:val="24"/>
            </w:rPr>
            <m:t>⌈</m:t>
          </w:del>
        </m:r>
        <m:f>
          <m:fPr>
            <m:ctrlPr>
              <w:del w:id="1911" w:author="Zhang Li" w:date="2022-06-12T12:25:00Z">
                <w:rPr>
                  <w:rFonts w:ascii="Cambria Math" w:eastAsia="宋体" w:hAnsi="Cambria Math" w:cs="Times New Roman"/>
                  <w:i/>
                  <w:kern w:val="0"/>
                  <w:sz w:val="24"/>
                  <w:szCs w:val="24"/>
                </w:rPr>
              </w:del>
            </m:ctrlPr>
          </m:fPr>
          <m:num>
            <m:r>
              <w:del w:id="1912" w:author="Zhang Li" w:date="2022-06-12T12:25:00Z">
                <w:rPr>
                  <w:rFonts w:ascii="Cambria Math" w:eastAsia="宋体" w:hAnsi="Cambria Math" w:cs="Times New Roman"/>
                  <w:kern w:val="0"/>
                  <w:sz w:val="24"/>
                  <w:szCs w:val="24"/>
                </w:rPr>
                <m:t>N</m:t>
              </w:del>
            </m:r>
          </m:num>
          <m:den>
            <m:r>
              <w:del w:id="1913" w:author="Zhang Li" w:date="2022-06-12T12:25:00Z">
                <w:rPr>
                  <w:rFonts w:ascii="Cambria Math" w:eastAsia="宋体" w:hAnsi="Cambria Math" w:cs="Times New Roman"/>
                  <w:kern w:val="0"/>
                  <w:sz w:val="24"/>
                  <w:szCs w:val="24"/>
                </w:rPr>
                <m:t>2</m:t>
              </w:del>
            </m:r>
          </m:den>
        </m:f>
        <m:r>
          <w:del w:id="1914" w:author="Zhang Li" w:date="2022-06-12T12:25:00Z">
            <w:rPr>
              <w:rFonts w:ascii="Cambria Math" w:eastAsia="宋体" w:hAnsi="Cambria Math" w:cs="Times New Roman"/>
              <w:kern w:val="0"/>
              <w:sz w:val="24"/>
              <w:szCs w:val="24"/>
            </w:rPr>
            <m:t>⌉</m:t>
          </w:del>
        </m:r>
      </m:oMath>
      <w:del w:id="191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916" w:author="Zhang Li" w:date="2022-06-12T12:25:00Z">
            <w:rPr>
              <w:rFonts w:ascii="Cambria Math" w:eastAsia="宋体" w:hAnsi="Cambria Math" w:cs="Times New Roman"/>
              <w:kern w:val="0"/>
              <w:sz w:val="24"/>
              <w:szCs w:val="24"/>
              <w:highlight w:val="yellow"/>
            </w:rPr>
            <m:t>V</m:t>
          </w:del>
        </m:r>
      </m:oMath>
      <w:del w:id="1917"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918" w:author="Zhang Li" w:date="2022-06-12T12:25:00Z">
                <w:rPr>
                  <w:rFonts w:ascii="Cambria Math" w:eastAsia="宋体" w:hAnsi="Cambria Math" w:cs="Times New Roman"/>
                  <w:i/>
                  <w:kern w:val="0"/>
                  <w:sz w:val="24"/>
                  <w:szCs w:val="24"/>
                </w:rPr>
              </w:del>
            </m:ctrlPr>
          </m:sSubPr>
          <m:e>
            <m:r>
              <w:del w:id="1919" w:author="Zhang Li" w:date="2022-06-12T12:25:00Z">
                <w:rPr>
                  <w:rFonts w:ascii="Cambria Math" w:eastAsia="宋体" w:hAnsi="Cambria Math" w:cs="Times New Roman"/>
                  <w:kern w:val="0"/>
                  <w:sz w:val="24"/>
                  <w:szCs w:val="24"/>
                </w:rPr>
                <m:t>V</m:t>
              </w:del>
            </m:r>
          </m:e>
          <m:sub>
            <m:r>
              <w:del w:id="1920" w:author="Zhang Li" w:date="2022-06-12T12:25:00Z">
                <w:rPr>
                  <w:rFonts w:ascii="Cambria Math" w:eastAsia="宋体" w:hAnsi="Cambria Math" w:cs="Times New Roman"/>
                  <w:kern w:val="0"/>
                  <w:sz w:val="24"/>
                  <w:szCs w:val="24"/>
                </w:rPr>
                <m:t>f</m:t>
              </w:del>
            </m:r>
          </m:sub>
        </m:sSub>
      </m:oMath>
      <w:del w:id="1921"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922" w:author="Zhang Li" w:date="2022-06-12T12:25:00Z">
                <w:rPr>
                  <w:rFonts w:ascii="Cambria Math" w:eastAsia="宋体" w:hAnsi="Cambria Math" w:cs="Times New Roman"/>
                  <w:i/>
                  <w:kern w:val="0"/>
                  <w:sz w:val="24"/>
                  <w:szCs w:val="24"/>
                </w:rPr>
              </w:del>
            </m:ctrlPr>
          </m:sSubPr>
          <m:e>
            <m:r>
              <w:del w:id="1923" w:author="Zhang Li" w:date="2022-06-12T12:25:00Z">
                <w:rPr>
                  <w:rFonts w:ascii="Cambria Math" w:eastAsia="宋体" w:hAnsi="Cambria Math" w:cs="Times New Roman"/>
                  <w:kern w:val="0"/>
                  <w:sz w:val="24"/>
                  <w:szCs w:val="24"/>
                </w:rPr>
                <m:t>V</m:t>
              </w:del>
            </m:r>
          </m:e>
          <m:sub>
            <m:r>
              <w:del w:id="1924" w:author="Zhang Li" w:date="2022-06-12T12:25:00Z">
                <w:rPr>
                  <w:rFonts w:ascii="Cambria Math" w:eastAsia="宋体" w:hAnsi="Cambria Math" w:cs="Times New Roman"/>
                  <w:kern w:val="0"/>
                  <w:sz w:val="24"/>
                  <w:szCs w:val="24"/>
                </w:rPr>
                <m:t>f</m:t>
              </w:del>
            </m:r>
          </m:sub>
        </m:sSub>
      </m:oMath>
      <w:del w:id="192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926" w:author="Zhang Li" w:date="2022-06-12T12:25:00Z">
            <w:rPr>
              <w:rFonts w:ascii="Cambria Math" w:eastAsia="宋体" w:hAnsi="Cambria Math" w:cs="Times New Roman"/>
              <w:kern w:val="0"/>
              <w:sz w:val="24"/>
              <w:szCs w:val="24"/>
            </w:rPr>
            <m:t>f</m:t>
          </w:del>
        </m:r>
      </m:oMath>
      <w:del w:id="1927"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928" w:author="Zhang Li" w:date="2022-06-12T12:25:00Z">
            <w:rPr>
              <w:rFonts w:ascii="Cambria Math" w:eastAsia="宋体" w:hAnsi="Cambria Math" w:cs="Times New Roman"/>
              <w:kern w:val="0"/>
              <w:sz w:val="24"/>
              <w:szCs w:val="24"/>
            </w:rPr>
            <m:t>Nod</m:t>
          </w:del>
        </m:r>
        <m:sSub>
          <m:sSubPr>
            <m:ctrlPr>
              <w:del w:id="1929" w:author="Zhang Li" w:date="2022-06-12T12:25:00Z">
                <w:rPr>
                  <w:rFonts w:ascii="Cambria Math" w:eastAsia="宋体" w:hAnsi="Cambria Math" w:cs="Times New Roman"/>
                  <w:i/>
                  <w:kern w:val="0"/>
                  <w:sz w:val="24"/>
                  <w:szCs w:val="24"/>
                </w:rPr>
              </w:del>
            </m:ctrlPr>
          </m:sSubPr>
          <m:e>
            <m:r>
              <w:del w:id="1930" w:author="Zhang Li" w:date="2022-06-12T12:25:00Z">
                <w:rPr>
                  <w:rFonts w:ascii="Cambria Math" w:eastAsia="宋体" w:hAnsi="Cambria Math" w:cs="Times New Roman"/>
                  <w:kern w:val="0"/>
                  <w:sz w:val="24"/>
                  <w:szCs w:val="24"/>
                </w:rPr>
                <m:t>e</m:t>
              </w:del>
            </m:r>
          </m:e>
          <m:sub>
            <m:r>
              <w:del w:id="1931" w:author="Zhang Li" w:date="2022-06-12T12:25:00Z">
                <w:rPr>
                  <w:rFonts w:ascii="Cambria Math" w:eastAsia="宋体" w:hAnsi="Cambria Math" w:cs="Times New Roman"/>
                  <w:kern w:val="0"/>
                  <w:sz w:val="24"/>
                  <w:szCs w:val="24"/>
                </w:rPr>
                <m:t>v</m:t>
              </w:del>
            </m:r>
          </m:sub>
        </m:sSub>
      </m:oMath>
      <w:del w:id="1932"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2F13AB" w:rsidP="0068181E">
      <w:pPr>
        <w:spacing w:afterLines="100" w:after="312"/>
        <w:rPr>
          <w:del w:id="1933" w:author="Zhang Li" w:date="2022-06-12T12:25:00Z"/>
          <w:rFonts w:ascii="Times New Roman" w:eastAsia="宋体" w:hAnsi="Times New Roman" w:cs="Times New Roman"/>
          <w:kern w:val="0"/>
          <w:sz w:val="24"/>
          <w:szCs w:val="24"/>
        </w:rPr>
      </w:pPr>
      <m:oMathPara>
        <m:oMath>
          <m:sSub>
            <m:sSubPr>
              <m:ctrlPr>
                <w:del w:id="1934" w:author="Zhang Li" w:date="2022-06-12T12:25:00Z">
                  <w:rPr>
                    <w:rFonts w:ascii="Cambria Math" w:eastAsia="宋体" w:hAnsi="Cambria Math" w:cs="Times New Roman"/>
                    <w:i/>
                    <w:kern w:val="0"/>
                    <w:sz w:val="24"/>
                    <w:szCs w:val="24"/>
                  </w:rPr>
                </w:del>
              </m:ctrlPr>
            </m:sSubPr>
            <m:e>
              <m:r>
                <w:del w:id="1935" w:author="Zhang Li" w:date="2022-06-12T12:25:00Z">
                  <w:rPr>
                    <w:rFonts w:ascii="Cambria Math" w:eastAsia="宋体" w:hAnsi="Cambria Math" w:cs="Times New Roman"/>
                    <w:kern w:val="0"/>
                    <w:sz w:val="24"/>
                    <w:szCs w:val="24"/>
                  </w:rPr>
                  <m:t>p</m:t>
                </w:del>
              </m:r>
            </m:e>
            <m:sub>
              <m:r>
                <w:del w:id="1936" w:author="Zhang Li" w:date="2022-06-12T12:25:00Z">
                  <w:rPr>
                    <w:rFonts w:ascii="Cambria Math" w:eastAsia="宋体" w:hAnsi="Cambria Math" w:cs="Times New Roman"/>
                    <w:kern w:val="0"/>
                    <w:sz w:val="24"/>
                    <w:szCs w:val="24"/>
                  </w:rPr>
                  <m:t xml:space="preserve"> Comm,v</m:t>
                </w:del>
              </m:r>
            </m:sub>
          </m:sSub>
          <m:r>
            <w:del w:id="1937" w:author="Zhang Li" w:date="2022-06-12T12:25:00Z">
              <w:rPr>
                <w:rFonts w:ascii="Cambria Math" w:eastAsia="宋体" w:hAnsi="Cambria Math" w:cs="Times New Roman"/>
                <w:kern w:val="0"/>
                <w:sz w:val="24"/>
                <w:szCs w:val="24"/>
              </w:rPr>
              <m:t>=</m:t>
            </w:del>
          </m:r>
          <m:nary>
            <m:naryPr>
              <m:chr m:val="∑"/>
              <m:ctrlPr>
                <w:del w:id="1938" w:author="Zhang Li" w:date="2022-06-12T12:25:00Z">
                  <w:rPr>
                    <w:rFonts w:ascii="Cambria Math" w:eastAsia="宋体" w:hAnsi="Cambria Math" w:cs="Times New Roman"/>
                    <w:i/>
                    <w:kern w:val="0"/>
                    <w:sz w:val="24"/>
                    <w:szCs w:val="24"/>
                  </w:rPr>
                </w:del>
              </m:ctrlPr>
            </m:naryPr>
            <m:sub>
              <m:r>
                <w:del w:id="1939" w:author="Zhang Li" w:date="2022-06-12T12:25:00Z">
                  <w:rPr>
                    <w:rFonts w:ascii="Cambria Math" w:eastAsia="宋体" w:hAnsi="Cambria Math" w:cs="Times New Roman"/>
                    <w:kern w:val="0"/>
                    <w:sz w:val="24"/>
                    <w:szCs w:val="24"/>
                  </w:rPr>
                  <m:t>f=⌈</m:t>
                </w:del>
              </m:r>
              <m:f>
                <m:fPr>
                  <m:ctrlPr>
                    <w:del w:id="1940" w:author="Zhang Li" w:date="2022-06-12T12:25:00Z">
                      <w:rPr>
                        <w:rFonts w:ascii="Cambria Math" w:eastAsia="宋体" w:hAnsi="Cambria Math" w:cs="Times New Roman"/>
                        <w:i/>
                        <w:kern w:val="0"/>
                        <w:sz w:val="24"/>
                        <w:szCs w:val="24"/>
                      </w:rPr>
                    </w:del>
                  </m:ctrlPr>
                </m:fPr>
                <m:num>
                  <m:r>
                    <w:del w:id="1941" w:author="Zhang Li" w:date="2022-06-12T12:25:00Z">
                      <w:rPr>
                        <w:rFonts w:ascii="Cambria Math" w:eastAsia="宋体" w:hAnsi="Cambria Math" w:cs="Times New Roman"/>
                        <w:kern w:val="0"/>
                        <w:sz w:val="24"/>
                        <w:szCs w:val="24"/>
                      </w:rPr>
                      <m:t>N</m:t>
                    </w:del>
                  </m:r>
                </m:num>
                <m:den>
                  <m:r>
                    <w:del w:id="1942" w:author="Zhang Li" w:date="2022-06-12T12:25:00Z">
                      <w:rPr>
                        <w:rFonts w:ascii="Cambria Math" w:eastAsia="宋体" w:hAnsi="Cambria Math" w:cs="Times New Roman"/>
                        <w:kern w:val="0"/>
                        <w:sz w:val="24"/>
                        <w:szCs w:val="24"/>
                      </w:rPr>
                      <m:t>2</m:t>
                    </w:del>
                  </m:r>
                </m:den>
              </m:f>
              <m:r>
                <w:del w:id="1943" w:author="Zhang Li" w:date="2022-06-12T12:25:00Z">
                  <w:rPr>
                    <w:rFonts w:ascii="Cambria Math" w:eastAsia="宋体" w:hAnsi="Cambria Math" w:cs="Times New Roman"/>
                    <w:kern w:val="0"/>
                    <w:sz w:val="24"/>
                    <w:szCs w:val="24"/>
                  </w:rPr>
                  <m:t>⌉</m:t>
                </w:del>
              </m:r>
            </m:sub>
            <m:sup>
              <m:r>
                <w:del w:id="1944" w:author="Zhang Li" w:date="2022-06-12T12:25:00Z">
                  <w:rPr>
                    <w:rFonts w:ascii="Cambria Math" w:eastAsia="宋体" w:hAnsi="Cambria Math" w:cs="Times New Roman"/>
                    <w:kern w:val="0"/>
                    <w:sz w:val="24"/>
                    <w:szCs w:val="24"/>
                  </w:rPr>
                  <m:t>N-1</m:t>
                </w:del>
              </m:r>
            </m:sup>
            <m:e>
              <m:nary>
                <m:naryPr>
                  <m:chr m:val="∏"/>
                  <m:supHide m:val="1"/>
                  <m:ctrlPr>
                    <w:del w:id="1945" w:author="Zhang Li" w:date="2022-06-12T12:25:00Z">
                      <w:rPr>
                        <w:rFonts w:ascii="Cambria Math" w:eastAsia="宋体" w:hAnsi="Cambria Math" w:cs="Times New Roman"/>
                        <w:i/>
                        <w:kern w:val="0"/>
                        <w:sz w:val="24"/>
                        <w:szCs w:val="24"/>
                      </w:rPr>
                    </w:del>
                  </m:ctrlPr>
                </m:naryPr>
                <m:sub>
                  <m:sSub>
                    <m:sSubPr>
                      <m:ctrlPr>
                        <w:del w:id="1946" w:author="Zhang Li" w:date="2022-06-12T12:25:00Z">
                          <w:rPr>
                            <w:rFonts w:ascii="Cambria Math" w:eastAsia="宋体" w:hAnsi="Cambria Math" w:cs="Times New Roman"/>
                            <w:i/>
                            <w:kern w:val="0"/>
                            <w:sz w:val="24"/>
                            <w:szCs w:val="24"/>
                          </w:rPr>
                        </w:del>
                      </m:ctrlPr>
                    </m:sSubPr>
                    <m:e>
                      <m:r>
                        <w:del w:id="1947" w:author="Zhang Li" w:date="2022-06-12T12:25:00Z">
                          <w:rPr>
                            <w:rFonts w:ascii="Cambria Math" w:eastAsia="宋体" w:hAnsi="Cambria Math" w:cs="Times New Roman"/>
                            <w:kern w:val="0"/>
                            <w:sz w:val="24"/>
                            <w:szCs w:val="24"/>
                          </w:rPr>
                          <m:t>v</m:t>
                        </w:del>
                      </m:r>
                    </m:e>
                    <m:sub>
                      <m:r>
                        <w:del w:id="1948" w:author="Zhang Li" w:date="2022-06-12T12:25:00Z">
                          <w:rPr>
                            <w:rFonts w:ascii="Cambria Math" w:eastAsia="宋体" w:hAnsi="Cambria Math" w:cs="Times New Roman"/>
                            <w:kern w:val="0"/>
                            <w:sz w:val="24"/>
                            <w:szCs w:val="24"/>
                          </w:rPr>
                          <m:t>f</m:t>
                        </w:del>
                      </m:r>
                    </m:sub>
                  </m:sSub>
                  <m:r>
                    <w:del w:id="1949" w:author="Zhang Li" w:date="2022-06-12T12:25:00Z">
                      <w:rPr>
                        <w:rFonts w:ascii="Cambria Math" w:eastAsia="宋体" w:hAnsi="Cambria Math" w:cs="Times New Roman"/>
                        <w:kern w:val="0"/>
                        <w:sz w:val="24"/>
                        <w:szCs w:val="24"/>
                      </w:rPr>
                      <m:t>∈</m:t>
                    </w:del>
                  </m:r>
                  <m:sSub>
                    <m:sSubPr>
                      <m:ctrlPr>
                        <w:del w:id="1950" w:author="Zhang Li" w:date="2022-06-12T12:25:00Z">
                          <w:rPr>
                            <w:rFonts w:ascii="Cambria Math" w:eastAsia="宋体" w:hAnsi="Cambria Math" w:cs="Times New Roman"/>
                            <w:i/>
                            <w:kern w:val="0"/>
                            <w:sz w:val="24"/>
                            <w:szCs w:val="24"/>
                          </w:rPr>
                        </w:del>
                      </m:ctrlPr>
                    </m:sSubPr>
                    <m:e>
                      <m:r>
                        <w:del w:id="1951" w:author="Zhang Li" w:date="2022-06-12T12:25:00Z">
                          <w:rPr>
                            <w:rFonts w:ascii="Cambria Math" w:eastAsia="宋体" w:hAnsi="Cambria Math" w:cs="Times New Roman"/>
                            <w:kern w:val="0"/>
                            <w:sz w:val="24"/>
                            <w:szCs w:val="24"/>
                          </w:rPr>
                          <m:t>V</m:t>
                        </w:del>
                      </m:r>
                    </m:e>
                    <m:sub>
                      <m:r>
                        <w:del w:id="1952" w:author="Zhang Li" w:date="2022-06-12T12:25:00Z">
                          <w:rPr>
                            <w:rFonts w:ascii="Cambria Math" w:eastAsia="宋体" w:hAnsi="Cambria Math" w:cs="Times New Roman"/>
                            <w:kern w:val="0"/>
                            <w:sz w:val="24"/>
                            <w:szCs w:val="24"/>
                          </w:rPr>
                          <m:t>f</m:t>
                        </w:del>
                      </m:r>
                    </m:sub>
                  </m:sSub>
                </m:sub>
                <m:sup/>
                <m:e>
                  <m:sSub>
                    <m:sSubPr>
                      <m:ctrlPr>
                        <w:del w:id="1953" w:author="Zhang Li" w:date="2022-06-12T12:25:00Z">
                          <w:rPr>
                            <w:rFonts w:ascii="Cambria Math" w:eastAsia="宋体" w:hAnsi="Cambria Math" w:cs="Times New Roman"/>
                            <w:i/>
                            <w:kern w:val="0"/>
                            <w:sz w:val="24"/>
                            <w:szCs w:val="24"/>
                          </w:rPr>
                        </w:del>
                      </m:ctrlPr>
                    </m:sSubPr>
                    <m:e>
                      <m:r>
                        <w:del w:id="1954" w:author="Zhang Li" w:date="2022-06-12T12:25:00Z">
                          <w:rPr>
                            <w:rFonts w:ascii="Cambria Math" w:eastAsia="宋体" w:hAnsi="Cambria Math" w:cs="Times New Roman"/>
                            <w:kern w:val="0"/>
                            <w:sz w:val="24"/>
                            <w:szCs w:val="24"/>
                          </w:rPr>
                          <m:t>ϵ</m:t>
                        </w:del>
                      </m:r>
                    </m:e>
                    <m:sub>
                      <m:sSub>
                        <m:sSubPr>
                          <m:ctrlPr>
                            <w:del w:id="1955" w:author="Zhang Li" w:date="2022-06-12T12:25:00Z">
                              <w:rPr>
                                <w:rFonts w:ascii="Cambria Math" w:eastAsia="宋体" w:hAnsi="Cambria Math" w:cs="Times New Roman"/>
                                <w:i/>
                                <w:kern w:val="0"/>
                                <w:sz w:val="24"/>
                                <w:szCs w:val="24"/>
                              </w:rPr>
                            </w:del>
                          </m:ctrlPr>
                        </m:sSubPr>
                        <m:e>
                          <m:r>
                            <w:del w:id="1956" w:author="Zhang Li" w:date="2022-06-12T12:25:00Z">
                              <w:rPr>
                                <w:rFonts w:ascii="Cambria Math" w:eastAsia="宋体" w:hAnsi="Cambria Math" w:cs="Times New Roman"/>
                                <w:kern w:val="0"/>
                                <w:sz w:val="24"/>
                                <w:szCs w:val="24"/>
                              </w:rPr>
                              <m:t>v</m:t>
                            </w:del>
                          </m:r>
                        </m:e>
                        <m:sub>
                          <m:r>
                            <w:del w:id="1957" w:author="Zhang Li" w:date="2022-06-12T12:25:00Z">
                              <w:rPr>
                                <w:rFonts w:ascii="Cambria Math" w:eastAsia="宋体" w:hAnsi="Cambria Math" w:cs="Times New Roman"/>
                                <w:kern w:val="0"/>
                                <w:sz w:val="24"/>
                                <w:szCs w:val="24"/>
                              </w:rPr>
                              <m:t>f</m:t>
                            </w:del>
                          </m:r>
                        </m:sub>
                      </m:sSub>
                      <m:r>
                        <w:del w:id="1958" w:author="Zhang Li" w:date="2022-06-12T12:25:00Z">
                          <w:rPr>
                            <w:rFonts w:ascii="Cambria Math" w:eastAsia="宋体" w:hAnsi="Cambria Math" w:cs="Times New Roman"/>
                            <w:kern w:val="0"/>
                            <w:sz w:val="24"/>
                            <w:szCs w:val="24"/>
                          </w:rPr>
                          <m:t>,v</m:t>
                        </w:del>
                      </m:r>
                    </m:sub>
                  </m:sSub>
                </m:e>
              </m:nary>
              <m:nary>
                <m:naryPr>
                  <m:chr m:val="∏"/>
                  <m:supHide m:val="1"/>
                  <m:ctrlPr>
                    <w:del w:id="1959" w:author="Zhang Li" w:date="2022-06-12T12:25:00Z">
                      <w:rPr>
                        <w:rFonts w:ascii="Cambria Math" w:eastAsia="宋体" w:hAnsi="Cambria Math" w:cs="Times New Roman"/>
                        <w:i/>
                        <w:kern w:val="0"/>
                        <w:sz w:val="24"/>
                        <w:szCs w:val="24"/>
                      </w:rPr>
                    </w:del>
                  </m:ctrlPr>
                </m:naryPr>
                <m:sub>
                  <m:sSub>
                    <m:sSubPr>
                      <m:ctrlPr>
                        <w:del w:id="1960" w:author="Zhang Li" w:date="2022-06-12T12:25:00Z">
                          <w:rPr>
                            <w:rFonts w:ascii="Cambria Math" w:eastAsia="宋体" w:hAnsi="Cambria Math" w:cs="Times New Roman"/>
                            <w:i/>
                            <w:kern w:val="0"/>
                            <w:sz w:val="24"/>
                            <w:szCs w:val="24"/>
                          </w:rPr>
                        </w:del>
                      </m:ctrlPr>
                    </m:sSubPr>
                    <m:e>
                      <m:r>
                        <w:del w:id="1961" w:author="Zhang Li" w:date="2022-06-12T12:25:00Z">
                          <w:rPr>
                            <w:rFonts w:ascii="Cambria Math" w:eastAsia="宋体" w:hAnsi="Cambria Math" w:cs="Times New Roman"/>
                            <w:kern w:val="0"/>
                            <w:sz w:val="24"/>
                            <w:szCs w:val="24"/>
                          </w:rPr>
                          <m:t>v</m:t>
                        </w:del>
                      </m:r>
                    </m:e>
                    <m:sub>
                      <m:r>
                        <w:del w:id="1962" w:author="Zhang Li" w:date="2022-06-12T12:25:00Z">
                          <w:rPr>
                            <w:rFonts w:ascii="Cambria Math" w:eastAsia="宋体" w:hAnsi="Cambria Math" w:cs="Times New Roman"/>
                            <w:kern w:val="0"/>
                            <w:sz w:val="24"/>
                            <w:szCs w:val="24"/>
                          </w:rPr>
                          <m:t>h</m:t>
                        </w:del>
                      </m:r>
                    </m:sub>
                  </m:sSub>
                  <m:r>
                    <w:del w:id="1963" w:author="Zhang Li" w:date="2022-06-12T12:25:00Z">
                      <w:rPr>
                        <w:rFonts w:ascii="Cambria Math" w:eastAsia="宋体" w:hAnsi="Cambria Math" w:cs="Times New Roman"/>
                        <w:kern w:val="0"/>
                        <w:sz w:val="24"/>
                        <w:szCs w:val="24"/>
                      </w:rPr>
                      <m:t>∈</m:t>
                    </w:del>
                  </m:r>
                  <m:r>
                    <w:del w:id="1964" w:author="Zhang Li" w:date="2022-06-12T12:25:00Z">
                      <w:rPr>
                        <w:rFonts w:ascii="Cambria Math" w:eastAsia="宋体" w:hAnsi="Cambria Math" w:cs="Times New Roman" w:hint="eastAsia"/>
                        <w:kern w:val="0"/>
                        <w:sz w:val="24"/>
                        <w:szCs w:val="24"/>
                      </w:rPr>
                      <m:t>V</m:t>
                    </w:del>
                  </m:r>
                  <m:r>
                    <w:del w:id="1965" w:author="Zhang Li" w:date="2022-06-12T12:25:00Z">
                      <w:rPr>
                        <w:rFonts w:ascii="Cambria Math" w:eastAsia="宋体" w:hAnsi="Cambria Math" w:cs="Times New Roman"/>
                        <w:kern w:val="0"/>
                        <w:sz w:val="24"/>
                        <w:szCs w:val="24"/>
                      </w:rPr>
                      <m:t>∖</m:t>
                    </w:del>
                  </m:r>
                  <m:sSub>
                    <m:sSubPr>
                      <m:ctrlPr>
                        <w:del w:id="1966" w:author="Zhang Li" w:date="2022-06-12T12:25:00Z">
                          <w:rPr>
                            <w:rFonts w:ascii="Cambria Math" w:eastAsia="宋体" w:hAnsi="Cambria Math" w:cs="Times New Roman"/>
                            <w:i/>
                            <w:kern w:val="0"/>
                            <w:sz w:val="24"/>
                            <w:szCs w:val="24"/>
                          </w:rPr>
                        </w:del>
                      </m:ctrlPr>
                    </m:sSubPr>
                    <m:e>
                      <m:r>
                        <w:del w:id="1967" w:author="Zhang Li" w:date="2022-06-12T12:25:00Z">
                          <w:rPr>
                            <w:rFonts w:ascii="Cambria Math" w:eastAsia="宋体" w:hAnsi="Cambria Math" w:cs="Times New Roman"/>
                            <w:kern w:val="0"/>
                            <w:sz w:val="24"/>
                            <w:szCs w:val="24"/>
                          </w:rPr>
                          <m:t>V</m:t>
                        </w:del>
                      </m:r>
                    </m:e>
                    <m:sub>
                      <m:r>
                        <w:del w:id="1968" w:author="Zhang Li" w:date="2022-06-12T12:25:00Z">
                          <w:rPr>
                            <w:rFonts w:ascii="Cambria Math" w:eastAsia="宋体" w:hAnsi="Cambria Math" w:cs="Times New Roman"/>
                            <w:kern w:val="0"/>
                            <w:sz w:val="24"/>
                            <w:szCs w:val="24"/>
                          </w:rPr>
                          <m:t>f</m:t>
                        </w:del>
                      </m:r>
                    </m:sub>
                  </m:sSub>
                </m:sub>
                <m:sup/>
                <m:e>
                  <m:d>
                    <m:dPr>
                      <m:begChr m:val="["/>
                      <m:endChr m:val="]"/>
                      <m:ctrlPr>
                        <w:del w:id="1969" w:author="Zhang Li" w:date="2022-06-12T12:25:00Z">
                          <w:rPr>
                            <w:rFonts w:ascii="Cambria Math" w:eastAsia="宋体" w:hAnsi="Cambria Math" w:cs="Times New Roman"/>
                            <w:i/>
                            <w:kern w:val="0"/>
                            <w:sz w:val="24"/>
                            <w:szCs w:val="24"/>
                          </w:rPr>
                        </w:del>
                      </m:ctrlPr>
                    </m:dPr>
                    <m:e>
                      <m:r>
                        <w:del w:id="1970" w:author="Zhang Li" w:date="2022-06-12T12:25:00Z">
                          <w:rPr>
                            <w:rFonts w:ascii="Cambria Math" w:eastAsia="宋体" w:hAnsi="Cambria Math" w:cs="Times New Roman"/>
                            <w:kern w:val="0"/>
                            <w:sz w:val="24"/>
                            <w:szCs w:val="24"/>
                          </w:rPr>
                          <m:t>1-</m:t>
                        </w:del>
                      </m:r>
                      <m:sSub>
                        <m:sSubPr>
                          <m:ctrlPr>
                            <w:del w:id="1971" w:author="Zhang Li" w:date="2022-06-12T12:25:00Z">
                              <w:rPr>
                                <w:rFonts w:ascii="Cambria Math" w:eastAsia="宋体" w:hAnsi="Cambria Math" w:cs="Times New Roman"/>
                                <w:i/>
                                <w:kern w:val="0"/>
                                <w:sz w:val="24"/>
                                <w:szCs w:val="24"/>
                              </w:rPr>
                            </w:del>
                          </m:ctrlPr>
                        </m:sSubPr>
                        <m:e>
                          <m:r>
                            <w:del w:id="1972" w:author="Zhang Li" w:date="2022-06-12T12:25:00Z">
                              <w:rPr>
                                <w:rFonts w:ascii="Cambria Math" w:eastAsia="宋体" w:hAnsi="Cambria Math" w:cs="Times New Roman"/>
                                <w:kern w:val="0"/>
                                <w:sz w:val="24"/>
                                <w:szCs w:val="24"/>
                              </w:rPr>
                              <m:t>ϵ</m:t>
                            </w:del>
                          </m:r>
                        </m:e>
                        <m:sub>
                          <m:r>
                            <w:del w:id="1973"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974" w:author="Zhang Li" w:date="2022-06-12T12:25:00Z"/>
          <w:rFonts w:ascii="Times New Roman" w:eastAsia="宋体" w:hAnsi="Times New Roman" w:cs="Times New Roman"/>
          <w:kern w:val="0"/>
          <w:sz w:val="24"/>
          <w:szCs w:val="24"/>
        </w:rPr>
      </w:pPr>
      <w:del w:id="1975"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976" w:author="Zhang Li" w:date="2022-06-22T12:34:00Z">
        <w:r w:rsidRPr="00DE3197" w:rsidDel="00856D1D">
          <w:rPr>
            <w:rFonts w:ascii="Times New Roman" w:eastAsia="黑体" w:hAnsi="Times New Roman" w:cs="Times New Roman"/>
            <w:sz w:val="28"/>
            <w:szCs w:val="28"/>
          </w:rPr>
          <w:delText>Basics</w:delText>
        </w:r>
      </w:del>
      <w:ins w:id="1977" w:author="Zhang Li" w:date="2022-06-22T12:34:00Z">
        <w:r w:rsidR="00856D1D">
          <w:rPr>
            <w:rFonts w:ascii="Times New Roman" w:eastAsia="黑体" w:hAnsi="Times New Roman" w:cs="Times New Roman"/>
            <w:sz w:val="28"/>
            <w:szCs w:val="28"/>
          </w:rPr>
          <w:t>Setting</w:t>
        </w:r>
      </w:ins>
    </w:p>
    <w:p w14:paraId="488CA898" w14:textId="78EF9D1D" w:rsidR="00CA5769" w:rsidRDefault="0068181E" w:rsidP="003D00A1">
      <w:pPr>
        <w:spacing w:afterLines="100" w:after="312"/>
        <w:ind w:firstLine="420"/>
        <w:rPr>
          <w:rFonts w:ascii="Times New Roman" w:eastAsia="宋体" w:hAnsi="Times New Roman" w:cs="Times New Roman"/>
          <w:kern w:val="0"/>
          <w:sz w:val="24"/>
          <w:szCs w:val="24"/>
        </w:rPr>
      </w:pPr>
      <w:bookmarkStart w:id="1978" w:name="_Hlk107219160"/>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w:t>
      </w:r>
      <w:del w:id="1979" w:author="Zhang Li" w:date="2022-06-27T08:25:00Z">
        <w:r w:rsidDel="004E279A">
          <w:rPr>
            <w:rFonts w:ascii="Times New Roman" w:eastAsia="宋体" w:hAnsi="Times New Roman" w:cs="Times New Roman"/>
            <w:kern w:val="0"/>
            <w:sz w:val="24"/>
            <w:szCs w:val="24"/>
          </w:rPr>
          <w:delText xml:space="preserve">locally </w:delText>
        </w:r>
      </w:del>
      <w:r>
        <w:rPr>
          <w:rFonts w:ascii="Times New Roman" w:eastAsia="宋体" w:hAnsi="Times New Roman" w:cs="Times New Roman"/>
          <w:kern w:val="0"/>
          <w:sz w:val="24"/>
          <w:szCs w:val="24"/>
        </w:rPr>
        <w:t xml:space="preserve">maintains a </w:t>
      </w:r>
      <w:del w:id="1980" w:author="Zhang Li" w:date="2022-06-12T12:26:00Z">
        <w:r w:rsidDel="0068181E">
          <w:rPr>
            <w:rFonts w:ascii="Times New Roman" w:eastAsia="宋体" w:hAnsi="Times New Roman" w:cs="Times New Roman"/>
            <w:kern w:val="0"/>
            <w:sz w:val="24"/>
            <w:szCs w:val="24"/>
          </w:rPr>
          <w:delText>copy of the</w:delText>
        </w:r>
      </w:del>
      <w:ins w:id="1981"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ins w:id="1982" w:author="Zhang Li" w:date="2022-06-27T09:19:00Z">
        <w:r w:rsidR="00565C46">
          <w:rPr>
            <w:rFonts w:ascii="Times New Roman" w:eastAsia="宋体" w:hAnsi="Times New Roman" w:cs="Times New Roman" w:hint="eastAsia"/>
            <w:kern w:val="0"/>
            <w:sz w:val="24"/>
            <w:szCs w:val="24"/>
          </w:rPr>
          <w:t xml:space="preserve">composed </w:t>
        </w:r>
        <w:r w:rsidR="00565C46">
          <w:rPr>
            <w:rFonts w:ascii="Times New Roman" w:eastAsia="宋体" w:hAnsi="Times New Roman" w:cs="Times New Roman"/>
            <w:kern w:val="0"/>
            <w:sz w:val="24"/>
            <w:szCs w:val="24"/>
          </w:rPr>
          <w:t>of blocks</w:t>
        </w:r>
      </w:ins>
      <w:ins w:id="1983" w:author="Zhang Li" w:date="2022-06-27T09:37:00Z">
        <w:r w:rsidR="00AE582E" w:rsidRPr="00AE582E">
          <w:rPr>
            <w:rFonts w:ascii="Times New Roman" w:eastAsia="宋体" w:hAnsi="Times New Roman" w:cs="Times New Roman"/>
            <w:kern w:val="0"/>
            <w:sz w:val="24"/>
            <w:szCs w:val="24"/>
          </w:rPr>
          <w:t xml:space="preserve"> </w:t>
        </w:r>
        <w:r w:rsidR="00AE582E">
          <w:rPr>
            <w:rFonts w:ascii="Times New Roman" w:eastAsia="宋体" w:hAnsi="Times New Roman" w:cs="Times New Roman"/>
            <w:kern w:val="0"/>
            <w:sz w:val="24"/>
            <w:szCs w:val="24"/>
          </w:rPr>
          <w:t>chronologically</w:t>
        </w:r>
      </w:ins>
      <w:ins w:id="1984" w:author="Zhang Li" w:date="2022-06-27T09:19:00Z">
        <w:r w:rsidR="00565C46">
          <w:rPr>
            <w:rFonts w:ascii="Times New Roman" w:eastAsia="宋体" w:hAnsi="Times New Roman" w:cs="Times New Roman"/>
            <w:kern w:val="0"/>
            <w:sz w:val="24"/>
            <w:szCs w:val="24"/>
          </w:rPr>
          <w:t xml:space="preserve"> linked to crea</w:t>
        </w:r>
      </w:ins>
      <w:ins w:id="1985" w:author="Zhang Li" w:date="2022-06-27T09:20:00Z">
        <w:r w:rsidR="00565C46">
          <w:rPr>
            <w:rFonts w:ascii="Times New Roman" w:eastAsia="宋体" w:hAnsi="Times New Roman" w:cs="Times New Roman"/>
            <w:kern w:val="0"/>
            <w:sz w:val="24"/>
            <w:szCs w:val="24"/>
          </w:rPr>
          <w:t>te a chain</w:t>
        </w:r>
      </w:ins>
      <w:del w:id="1986" w:author="Zhang Li" w:date="2022-06-27T09:20:00Z">
        <w:r w:rsidDel="00565C46">
          <w:rPr>
            <w:rFonts w:ascii="Times New Roman" w:eastAsia="宋体" w:hAnsi="Times New Roman" w:cs="Times New Roman"/>
            <w:kern w:val="0"/>
            <w:sz w:val="24"/>
            <w:szCs w:val="24"/>
          </w:rPr>
          <w:delText>a hash-chain of blocks</w:delText>
        </w:r>
      </w:del>
      <w:r>
        <w:rPr>
          <w:rFonts w:ascii="Times New Roman" w:eastAsia="宋体" w:hAnsi="Times New Roman" w:cs="Times New Roman"/>
          <w:kern w:val="0"/>
          <w:sz w:val="24"/>
          <w:szCs w:val="24"/>
        </w:rPr>
        <w:t>. Each block contain</w:t>
      </w:r>
      <w:r>
        <w:rPr>
          <w:rFonts w:ascii="Times New Roman" w:eastAsia="宋体" w:hAnsi="Times New Roman" w:cs="Times New Roman" w:hint="eastAsia"/>
          <w:kern w:val="0"/>
          <w:sz w:val="24"/>
          <w:szCs w:val="24"/>
        </w:rPr>
        <w:t>s</w:t>
      </w:r>
      <w:ins w:id="1987" w:author="Zhang Li" w:date="2022-06-27T09:35:00Z">
        <w:r w:rsidR="00AE582E">
          <w:rPr>
            <w:rFonts w:ascii="Times New Roman" w:eastAsia="宋体" w:hAnsi="Times New Roman" w:cs="Times New Roman"/>
            <w:kern w:val="0"/>
            <w:sz w:val="24"/>
            <w:szCs w:val="24"/>
          </w:rPr>
          <w:t xml:space="preserve"> </w:t>
        </w:r>
      </w:ins>
      <w:ins w:id="1988" w:author="Zhang Li" w:date="2022-06-27T09:52:00Z">
        <w:r w:rsidR="00913C17">
          <w:rPr>
            <w:rFonts w:ascii="Times New Roman" w:eastAsia="宋体" w:hAnsi="Times New Roman" w:cs="Times New Roman"/>
            <w:kern w:val="0"/>
            <w:sz w:val="24"/>
            <w:szCs w:val="24"/>
          </w:rPr>
          <w:t xml:space="preserve">a </w:t>
        </w:r>
      </w:ins>
      <w:ins w:id="1989" w:author="Zhang Li" w:date="2022-06-27T09:40:00Z">
        <w:r w:rsidR="00AE582E">
          <w:rPr>
            <w:rFonts w:ascii="Times New Roman" w:eastAsia="宋体" w:hAnsi="Times New Roman" w:cs="Times New Roman"/>
            <w:kern w:val="0"/>
            <w:sz w:val="24"/>
            <w:szCs w:val="24"/>
          </w:rPr>
          <w:t xml:space="preserve">block header and </w:t>
        </w:r>
      </w:ins>
      <w:ins w:id="1990" w:author="Zhang Li" w:date="2022-06-27T09:52:00Z">
        <w:r w:rsidR="00913C17">
          <w:rPr>
            <w:rFonts w:ascii="Times New Roman" w:eastAsia="宋体" w:hAnsi="Times New Roman" w:cs="Times New Roman"/>
            <w:kern w:val="0"/>
            <w:sz w:val="24"/>
            <w:szCs w:val="24"/>
          </w:rPr>
          <w:t xml:space="preserve">a </w:t>
        </w:r>
      </w:ins>
      <w:ins w:id="1991" w:author="Zhang Li" w:date="2022-06-27T09:40:00Z">
        <w:r w:rsidR="00AE582E">
          <w:rPr>
            <w:rFonts w:ascii="Times New Roman" w:eastAsia="宋体" w:hAnsi="Times New Roman" w:cs="Times New Roman"/>
            <w:kern w:val="0"/>
            <w:sz w:val="24"/>
            <w:szCs w:val="24"/>
          </w:rPr>
          <w:t>block body.</w:t>
        </w:r>
      </w:ins>
      <w:ins w:id="1992" w:author="Zhang Li" w:date="2022-06-27T09:52:00Z">
        <w:r w:rsidR="00913C17">
          <w:rPr>
            <w:rFonts w:ascii="Times New Roman" w:eastAsia="宋体" w:hAnsi="Times New Roman" w:cs="Times New Roman"/>
            <w:kern w:val="0"/>
            <w:sz w:val="24"/>
            <w:szCs w:val="24"/>
          </w:rPr>
          <w:t xml:space="preserve"> The block header </w:t>
        </w:r>
      </w:ins>
      <w:ins w:id="1993" w:author="Zhang Li" w:date="2022-06-27T09:56:00Z">
        <w:r w:rsidR="00913C17">
          <w:rPr>
            <w:rFonts w:ascii="Times New Roman" w:eastAsia="宋体" w:hAnsi="Times New Roman" w:cs="Times New Roman"/>
            <w:kern w:val="0"/>
            <w:sz w:val="24"/>
            <w:szCs w:val="24"/>
          </w:rPr>
          <w:t xml:space="preserve">records blockchain version, block </w:t>
        </w:r>
        <w:r w:rsidR="00913C17" w:rsidRPr="008140B2">
          <w:rPr>
            <w:rFonts w:ascii="Times New Roman" w:eastAsia="宋体" w:hAnsi="Times New Roman" w:cs="Times New Roman"/>
            <w:kern w:val="0"/>
            <w:sz w:val="24"/>
            <w:szCs w:val="24"/>
          </w:rPr>
          <w:t>proposer</w:t>
        </w:r>
        <w:r w:rsidR="00913C17">
          <w:rPr>
            <w:rFonts w:ascii="Times New Roman" w:eastAsia="宋体" w:hAnsi="Times New Roman" w:cs="Times New Roman"/>
            <w:kern w:val="0"/>
            <w:sz w:val="24"/>
            <w:szCs w:val="24"/>
          </w:rPr>
          <w:t>, block height, previous hash, block hash, block full signature</w:t>
        </w:r>
        <w:r w:rsidR="00913C17">
          <w:rPr>
            <w:rFonts w:ascii="Times New Roman" w:eastAsia="宋体" w:hAnsi="Times New Roman" w:cs="Times New Roman" w:hint="eastAsia"/>
            <w:kern w:val="0"/>
            <w:sz w:val="24"/>
            <w:szCs w:val="24"/>
          </w:rPr>
          <w:t>,</w:t>
        </w:r>
        <w:r w:rsidR="00913C17">
          <w:rPr>
            <w:rFonts w:ascii="Times New Roman" w:eastAsia="宋体" w:hAnsi="Times New Roman" w:cs="Times New Roman"/>
            <w:kern w:val="0"/>
            <w:sz w:val="24"/>
            <w:szCs w:val="24"/>
          </w:rPr>
          <w:t xml:space="preserve"> and </w:t>
        </w:r>
        <w:r w:rsidR="00913C17">
          <w:rPr>
            <w:rFonts w:ascii="Times New Roman" w:eastAsia="宋体" w:hAnsi="Times New Roman" w:cs="Times New Roman" w:hint="eastAsia"/>
            <w:kern w:val="0"/>
            <w:sz w:val="24"/>
            <w:szCs w:val="24"/>
          </w:rPr>
          <w:t>transactions</w:t>
        </w:r>
        <w:r w:rsidR="00913C17">
          <w:rPr>
            <w:rFonts w:ascii="Times New Roman" w:eastAsia="宋体" w:hAnsi="Times New Roman" w:cs="Times New Roman"/>
            <w:kern w:val="0"/>
            <w:sz w:val="24"/>
            <w:szCs w:val="24"/>
          </w:rPr>
          <w:t xml:space="preserve"> hash root, etc.</w:t>
        </w:r>
        <w:r w:rsidR="00913C17">
          <w:rPr>
            <w:rFonts w:ascii="Times New Roman" w:eastAsia="宋体" w:hAnsi="Times New Roman" w:cs="Times New Roman"/>
            <w:kern w:val="0"/>
            <w:sz w:val="24"/>
            <w:szCs w:val="24"/>
          </w:rPr>
          <w:t xml:space="preserve"> </w:t>
        </w:r>
        <w:r w:rsidR="00913C17">
          <w:rPr>
            <w:rFonts w:ascii="Times New Roman" w:eastAsia="宋体" w:hAnsi="Times New Roman" w:cs="Times New Roman"/>
            <w:kern w:val="0"/>
            <w:sz w:val="24"/>
            <w:szCs w:val="24"/>
          </w:rPr>
          <w:t xml:space="preserve">The </w:t>
        </w:r>
      </w:ins>
      <w:ins w:id="1994" w:author="Zhang Li" w:date="2022-06-27T10:15:00Z">
        <w:r w:rsidR="003D00A1">
          <w:rPr>
            <w:rFonts w:ascii="Times New Roman" w:eastAsia="宋体" w:hAnsi="Times New Roman" w:cs="Times New Roman"/>
            <w:kern w:val="0"/>
            <w:sz w:val="24"/>
            <w:szCs w:val="24"/>
          </w:rPr>
          <w:t xml:space="preserve">block </w:t>
        </w:r>
      </w:ins>
      <w:ins w:id="1995" w:author="Zhang Li" w:date="2022-06-27T09:56:00Z">
        <w:r w:rsidR="00913C17">
          <w:rPr>
            <w:rFonts w:ascii="Times New Roman" w:eastAsia="宋体" w:hAnsi="Times New Roman" w:cs="Times New Roman"/>
            <w:kern w:val="0"/>
            <w:sz w:val="24"/>
            <w:szCs w:val="24"/>
          </w:rPr>
          <w:t xml:space="preserve">body stores </w:t>
        </w:r>
      </w:ins>
      <w:del w:id="1996" w:author="Zhang Li" w:date="2022-06-27T10:14:00Z">
        <w:r w:rsidDel="003D00A1">
          <w:rPr>
            <w:rFonts w:ascii="Times New Roman" w:eastAsia="宋体" w:hAnsi="Times New Roman" w:cs="Times New Roman"/>
            <w:kern w:val="0"/>
            <w:sz w:val="24"/>
            <w:szCs w:val="24"/>
          </w:rPr>
          <w:delText xml:space="preserve"> a set of </w:delText>
        </w:r>
      </w:del>
      <w:r>
        <w:rPr>
          <w:rFonts w:ascii="Times New Roman" w:eastAsia="宋体" w:hAnsi="Times New Roman" w:cs="Times New Roman"/>
          <w:kern w:val="0"/>
          <w:sz w:val="24"/>
          <w:szCs w:val="24"/>
        </w:rPr>
        <w:t>transaction</w:t>
      </w:r>
      <w:del w:id="1997" w:author="Zhang Li" w:date="2022-06-27T10:14:00Z">
        <w:r w:rsidDel="003D00A1">
          <w:rPr>
            <w:rFonts w:ascii="Times New Roman" w:eastAsia="宋体" w:hAnsi="Times New Roman" w:cs="Times New Roman"/>
            <w:kern w:val="0"/>
            <w:sz w:val="24"/>
            <w:szCs w:val="24"/>
          </w:rPr>
          <w:delText>s</w:delText>
        </w:r>
      </w:del>
      <w:ins w:id="1998" w:author="Zhang Li" w:date="2022-06-27T10:14:00Z">
        <w:r w:rsidR="003D00A1">
          <w:rPr>
            <w:rFonts w:ascii="Times New Roman" w:eastAsia="宋体" w:hAnsi="Times New Roman" w:cs="Times New Roman"/>
            <w:kern w:val="0"/>
            <w:sz w:val="24"/>
            <w:szCs w:val="24"/>
          </w:rPr>
          <w:t xml:space="preserve"> recodes</w:t>
        </w:r>
      </w:ins>
      <w:r>
        <w:rPr>
          <w:rFonts w:ascii="Times New Roman" w:eastAsia="宋体" w:hAnsi="Times New Roman" w:cs="Times New Roman"/>
          <w:kern w:val="0"/>
          <w:sz w:val="24"/>
          <w:szCs w:val="24"/>
        </w:rPr>
        <w:t>, each of which consists of payer's information</w:t>
      </w:r>
      <w:del w:id="1999" w:author="Zhang Li" w:date="2022-06-27T10:15:00Z">
        <w:r w:rsidDel="003D00A1">
          <w:rPr>
            <w:rFonts w:ascii="Times New Roman" w:eastAsia="宋体" w:hAnsi="Times New Roman" w:cs="Times New Roman"/>
            <w:kern w:val="0"/>
            <w:sz w:val="24"/>
            <w:szCs w:val="24"/>
          </w:rPr>
          <w:delText xml:space="preserve"> and</w:delText>
        </w:r>
      </w:del>
      <w:ins w:id="2000" w:author="Zhang Li" w:date="2022-06-27T10:15:00Z">
        <w:r w:rsidR="003D00A1">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payee's information </w:t>
      </w:r>
      <w:del w:id="2001" w:author="Zhang Li" w:date="2022-06-27T10:15:00Z">
        <w:r w:rsidDel="003D00A1">
          <w:rPr>
            <w:rFonts w:ascii="Times New Roman" w:eastAsia="宋体" w:hAnsi="Times New Roman" w:cs="Times New Roman"/>
            <w:kern w:val="0"/>
            <w:sz w:val="24"/>
            <w:szCs w:val="24"/>
          </w:rPr>
          <w:delText>as well as</w:delText>
        </w:r>
      </w:del>
      <w:ins w:id="2002" w:author="Zhang Li" w:date="2022-06-27T10:15:00Z">
        <w:r w:rsidR="003D00A1">
          <w:rPr>
            <w:rFonts w:ascii="Times New Roman" w:eastAsia="宋体" w:hAnsi="Times New Roman" w:cs="Times New Roman"/>
            <w:kern w:val="0"/>
            <w:sz w:val="24"/>
            <w:szCs w:val="24"/>
          </w:rPr>
          <w:t>and</w:t>
        </w:r>
      </w:ins>
      <w:r>
        <w:rPr>
          <w:rFonts w:ascii="Times New Roman" w:eastAsia="宋体" w:hAnsi="Times New Roman" w:cs="Times New Roman"/>
          <w:kern w:val="0"/>
          <w:sz w:val="24"/>
          <w:szCs w:val="24"/>
        </w:rPr>
        <w:t xml:space="preserve"> other necessary contents. </w:t>
      </w:r>
      <w:del w:id="2003" w:author="Zhang Li" w:date="2022-06-27T10:44:00Z">
        <w:r w:rsidDel="00145599">
          <w:rPr>
            <w:rFonts w:ascii="Times New Roman" w:eastAsia="宋体" w:hAnsi="Times New Roman" w:cs="Times New Roman"/>
            <w:kern w:val="0"/>
            <w:sz w:val="24"/>
            <w:szCs w:val="24"/>
          </w:rPr>
          <w:delText xml:space="preserve">Let </w:delText>
        </w:r>
      </w:del>
      <m:oMath>
        <m:r>
          <w:del w:id="2004" w:author="Zhang Li" w:date="2022-06-27T10:44:00Z">
            <w:rPr>
              <w:rFonts w:ascii="Cambria Math" w:eastAsia="宋体" w:hAnsi="Cambria Math" w:cs="宋体"/>
              <w:color w:val="000000"/>
              <w:kern w:val="0"/>
              <w:szCs w:val="21"/>
            </w:rPr>
            <m:t>BC, B, tx</m:t>
          </w:del>
        </m:r>
      </m:oMath>
      <w:del w:id="2005" w:author="Zhang Li" w:date="2022-06-27T10:44:00Z">
        <w:r w:rsidDel="00145599">
          <w:rPr>
            <w:rFonts w:ascii="Times New Roman" w:eastAsia="宋体" w:hAnsi="Times New Roman" w:cs="Times New Roman"/>
            <w:kern w:val="0"/>
            <w:sz w:val="24"/>
            <w:szCs w:val="24"/>
          </w:rPr>
          <w:delText xml:space="preserve"> </w:delText>
        </w:r>
        <w:r w:rsidDel="00145599">
          <w:rPr>
            <w:rFonts w:ascii="Times New Roman" w:eastAsia="宋体" w:hAnsi="Times New Roman" w:cs="Times New Roman"/>
            <w:kern w:val="0"/>
            <w:sz w:val="24"/>
            <w:szCs w:val="24"/>
          </w:rPr>
          <w:lastRenderedPageBreak/>
          <w:delText xml:space="preserve">represent blockchain, block, and transaction, respectively. </w:delText>
        </w:r>
      </w:del>
      <w:del w:id="2006" w:author="Zhang Li" w:date="2022-06-27T10:16:00Z">
        <w:r w:rsidDel="003D00A1">
          <w:rPr>
            <w:rFonts w:ascii="Times New Roman" w:eastAsia="宋体" w:hAnsi="Times New Roman" w:cs="Times New Roman"/>
            <w:kern w:val="0"/>
            <w:sz w:val="24"/>
            <w:szCs w:val="24"/>
          </w:rPr>
          <w:delText>Fig. 1</w:delText>
        </w:r>
      </w:del>
      <w:ins w:id="2007" w:author="Zhang Li" w:date="2022-06-27T10:16:00Z">
        <w:r w:rsidR="003D00A1">
          <w:rPr>
            <w:rFonts w:ascii="Times New Roman" w:eastAsia="宋体" w:hAnsi="Times New Roman" w:cs="Times New Roman"/>
            <w:kern w:val="0"/>
            <w:sz w:val="24"/>
            <w:szCs w:val="24"/>
          </w:rPr>
          <w:t>Figure 1</w:t>
        </w:r>
      </w:ins>
      <w:r>
        <w:rPr>
          <w:rFonts w:ascii="Times New Roman" w:eastAsia="宋体" w:hAnsi="Times New Roman" w:cs="Times New Roman"/>
          <w:kern w:val="0"/>
          <w:sz w:val="24"/>
          <w:szCs w:val="24"/>
        </w:rPr>
        <w:t xml:space="preserve"> shows the data structure of a </w:t>
      </w:r>
      <w:del w:id="2008" w:author="Zhang Li" w:date="2022-06-27T10:18:00Z">
        <w:r w:rsidDel="003D00A1">
          <w:rPr>
            <w:rFonts w:ascii="Times New Roman" w:eastAsia="宋体" w:hAnsi="Times New Roman" w:cs="Times New Roman"/>
            <w:kern w:val="0"/>
            <w:sz w:val="24"/>
            <w:szCs w:val="24"/>
          </w:rPr>
          <w:delText>block and a transaction, respectively</w:delText>
        </w:r>
      </w:del>
      <w:ins w:id="2009" w:author="Zhang Li" w:date="2022-06-27T10:18:00Z">
        <w:r w:rsidR="003D00A1">
          <w:rPr>
            <w:rFonts w:ascii="Times New Roman" w:eastAsia="宋体" w:hAnsi="Times New Roman" w:cs="Times New Roman"/>
            <w:kern w:val="0"/>
            <w:sz w:val="24"/>
            <w:szCs w:val="24"/>
          </w:rPr>
          <w:t>blockchain</w:t>
        </w:r>
      </w:ins>
      <w:r>
        <w:rPr>
          <w:rFonts w:ascii="Times New Roman" w:eastAsia="宋体" w:hAnsi="Times New Roman" w:cs="Times New Roman"/>
          <w:kern w:val="0"/>
          <w:sz w:val="24"/>
          <w:szCs w:val="24"/>
        </w:rPr>
        <w:t>.</w:t>
      </w:r>
      <w:del w:id="2010" w:author="Zhang Li" w:date="2022-06-27T10:18:00Z">
        <w:r w:rsidDel="003D00A1">
          <w:rPr>
            <w:rFonts w:ascii="Times New Roman" w:eastAsia="宋体" w:hAnsi="Times New Roman" w:cs="Times New Roman"/>
            <w:kern w:val="0"/>
            <w:sz w:val="24"/>
            <w:szCs w:val="24"/>
          </w:rPr>
          <w:delText xml:space="preserve"> A block includes block header and block body. The body usually stores transaction meta data. Block header records blockchain version, block </w:delText>
        </w:r>
        <w:r w:rsidRPr="008140B2" w:rsidDel="003D00A1">
          <w:rPr>
            <w:rFonts w:ascii="Times New Roman" w:eastAsia="宋体" w:hAnsi="Times New Roman" w:cs="Times New Roman"/>
            <w:kern w:val="0"/>
            <w:sz w:val="24"/>
            <w:szCs w:val="24"/>
          </w:rPr>
          <w:delText>proposer</w:delText>
        </w:r>
        <w:r w:rsidDel="003D00A1">
          <w:rPr>
            <w:rFonts w:ascii="Times New Roman" w:eastAsia="宋体" w:hAnsi="Times New Roman" w:cs="Times New Roman"/>
            <w:kern w:val="0"/>
            <w:sz w:val="24"/>
            <w:szCs w:val="24"/>
          </w:rPr>
          <w:delText>, block height, previous hash, block hash, block full signature</w:delText>
        </w:r>
        <w:r w:rsidDel="003D00A1">
          <w:rPr>
            <w:rFonts w:ascii="Times New Roman" w:eastAsia="宋体" w:hAnsi="Times New Roman" w:cs="Times New Roman" w:hint="eastAsia"/>
            <w:kern w:val="0"/>
            <w:sz w:val="24"/>
            <w:szCs w:val="24"/>
          </w:rPr>
          <w:delText>,</w:delText>
        </w:r>
        <w:r w:rsidDel="003D00A1">
          <w:rPr>
            <w:rFonts w:ascii="Times New Roman" w:eastAsia="宋体" w:hAnsi="Times New Roman" w:cs="Times New Roman"/>
            <w:kern w:val="0"/>
            <w:sz w:val="24"/>
            <w:szCs w:val="24"/>
          </w:rPr>
          <w:delText xml:space="preserve"> and </w:delText>
        </w:r>
        <w:r w:rsidDel="003D00A1">
          <w:rPr>
            <w:rFonts w:ascii="Times New Roman" w:eastAsia="宋体" w:hAnsi="Times New Roman" w:cs="Times New Roman" w:hint="eastAsia"/>
            <w:kern w:val="0"/>
            <w:sz w:val="24"/>
            <w:szCs w:val="24"/>
          </w:rPr>
          <w:delText>transactions</w:delText>
        </w:r>
        <w:r w:rsidDel="003D00A1">
          <w:rPr>
            <w:rFonts w:ascii="Times New Roman" w:eastAsia="宋体" w:hAnsi="Times New Roman" w:cs="Times New Roman" w:hint="eastAsia"/>
            <w:kern w:val="0"/>
            <w:sz w:val="24"/>
            <w:szCs w:val="24"/>
          </w:rPr>
          <w:delText>’</w:delText>
        </w:r>
        <w:r w:rsidDel="003D00A1">
          <w:rPr>
            <w:rFonts w:ascii="Times New Roman" w:eastAsia="宋体" w:hAnsi="Times New Roman" w:cs="Times New Roman" w:hint="eastAsia"/>
            <w:kern w:val="0"/>
            <w:sz w:val="24"/>
            <w:szCs w:val="24"/>
          </w:rPr>
          <w:delText xml:space="preserve"> hash values</w:delText>
        </w:r>
        <w:r w:rsidDel="003D00A1">
          <w:rPr>
            <w:rFonts w:ascii="Times New Roman" w:eastAsia="宋体" w:hAnsi="Times New Roman" w:cs="Times New Roman"/>
            <w:kern w:val="0"/>
            <w:sz w:val="24"/>
            <w:szCs w:val="24"/>
          </w:rPr>
          <w:delText>, etc. A transaction contains payer's ID, payee's ID, service information, timestamp, payer's signature, payee's signature, etc.</w:delText>
        </w:r>
      </w:del>
      <w:ins w:id="2011" w:author="Zhang Li" w:date="2022-06-27T10:44:00Z">
        <w:r w:rsidR="00145599">
          <w:rPr>
            <w:rFonts w:ascii="Times New Roman" w:eastAsia="宋体" w:hAnsi="Times New Roman" w:cs="Times New Roman"/>
            <w:kern w:val="0"/>
            <w:sz w:val="24"/>
            <w:szCs w:val="24"/>
          </w:rPr>
          <w:t xml:space="preserve"> </w:t>
        </w:r>
      </w:ins>
    </w:p>
    <w:p w14:paraId="572C98A6" w14:textId="105DE45B" w:rsidR="00CA5769" w:rsidRDefault="00145599" w:rsidP="00CA5769">
      <w:pPr>
        <w:keepNext/>
        <w:spacing w:afterLines="100" w:after="312"/>
        <w:ind w:firstLine="420"/>
        <w:jc w:val="center"/>
      </w:pPr>
      <w:ins w:id="2012" w:author="Zhang Li" w:date="2022-06-27T10:43:00Z">
        <w:r>
          <w:rPr>
            <w:noProof/>
          </w:rPr>
          <w:drawing>
            <wp:inline distT="0" distB="0" distL="0" distR="0" wp14:anchorId="04C3114B" wp14:editId="599D554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ins>
      <w:del w:id="2013" w:author="Zhang Li" w:date="2022-06-27T10:43:00Z">
        <w:r w:rsidR="00CA5769" w:rsidDel="00145599">
          <w:rPr>
            <w:noProof/>
          </w:rPr>
          <w:drawing>
            <wp:inline distT="0" distB="0" distL="0" distR="0" wp14:anchorId="50761E8C" wp14:editId="7D0E38EB">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del>
    </w:p>
    <w:p w14:paraId="2FC2366B" w14:textId="7EBBDEB4"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ins w:id="2014" w:author="Zhang Li" w:date="2022-06-27T10:44:00Z">
        <w:r w:rsidR="00145599">
          <w:rPr>
            <w:rFonts w:ascii="Times New Roman" w:hAnsi="Times New Roman" w:cs="Times New Roman"/>
            <w:b/>
            <w:bCs/>
          </w:rPr>
          <w:t xml:space="preserve"> 1</w:t>
        </w:r>
      </w:ins>
      <w:del w:id="2015" w:author="Zhang Li" w:date="2022-06-26T16:50:00Z">
        <w:r w:rsidRPr="00DA49A3" w:rsidDel="006058D3">
          <w:rPr>
            <w:rFonts w:ascii="Times New Roman" w:hAnsi="Times New Roman" w:cs="Times New Roman"/>
            <w:b/>
            <w:bCs/>
          </w:rPr>
          <w:delText xml:space="preserve"> </w:delText>
        </w:r>
        <w:r w:rsidRPr="00DA49A3" w:rsidDel="006058D3">
          <w:rPr>
            <w:rFonts w:ascii="Times New Roman" w:hAnsi="Times New Roman" w:cs="Times New Roman"/>
            <w:b/>
            <w:bCs/>
          </w:rPr>
          <w:fldChar w:fldCharType="begin"/>
        </w:r>
        <w:r w:rsidRPr="00DA49A3" w:rsidDel="006058D3">
          <w:rPr>
            <w:rFonts w:ascii="Times New Roman" w:hAnsi="Times New Roman" w:cs="Times New Roman"/>
            <w:b/>
            <w:bCs/>
          </w:rPr>
          <w:delInstrText xml:space="preserve"> SEQ Fig \* ARABIC </w:delInstrText>
        </w:r>
        <w:r w:rsidRPr="00DA49A3" w:rsidDel="006058D3">
          <w:rPr>
            <w:rFonts w:ascii="Times New Roman" w:hAnsi="Times New Roman" w:cs="Times New Roman"/>
            <w:b/>
            <w:bCs/>
          </w:rPr>
          <w:fldChar w:fldCharType="separate"/>
        </w:r>
        <w:r w:rsidDel="006058D3">
          <w:rPr>
            <w:rFonts w:ascii="Times New Roman" w:hAnsi="Times New Roman" w:cs="Times New Roman"/>
            <w:b/>
            <w:bCs/>
            <w:noProof/>
          </w:rPr>
          <w:delText>1</w:delText>
        </w:r>
        <w:r w:rsidRPr="00DA49A3" w:rsidDel="006058D3">
          <w:rPr>
            <w:rFonts w:ascii="Times New Roman" w:hAnsi="Times New Roman" w:cs="Times New Roman"/>
            <w:b/>
            <w:bCs/>
          </w:rPr>
          <w:fldChar w:fldCharType="end"/>
        </w:r>
      </w:del>
      <w:del w:id="2016" w:author="Zhang Li" w:date="2022-06-27T10:43:00Z">
        <w:r w:rsidDel="00145599">
          <w:rPr>
            <w:rFonts w:ascii="Times New Roman" w:hAnsi="Times New Roman" w:cs="Times New Roman"/>
            <w:b/>
            <w:bCs/>
          </w:rPr>
          <w:delText>.</w:delText>
        </w:r>
      </w:del>
      <w:r>
        <w:rPr>
          <w:rFonts w:ascii="Times New Roman" w:hAnsi="Times New Roman" w:cs="Times New Roman"/>
          <w:b/>
          <w:bCs/>
        </w:rPr>
        <w:t xml:space="preserve"> </w:t>
      </w:r>
      <w:del w:id="2017" w:author="Zhang Li" w:date="2022-06-27T10:44:00Z">
        <w:r w:rsidDel="00145599">
          <w:rPr>
            <w:rFonts w:ascii="Times New Roman" w:hAnsi="Times New Roman" w:cs="Times New Roman"/>
            <w:b/>
            <w:bCs/>
          </w:rPr>
          <w:delText>Data structure of a block and transactions.</w:delText>
        </w:r>
      </w:del>
      <w:ins w:id="2018" w:author="Zhang Li" w:date="2022-06-27T10:44:00Z">
        <w:r w:rsidR="00145599">
          <w:rPr>
            <w:rFonts w:ascii="Times New Roman" w:hAnsi="Times New Roman" w:cs="Times New Roman"/>
            <w:b/>
            <w:bCs/>
          </w:rPr>
          <w:t>Blockchain</w:t>
        </w:r>
      </w:ins>
    </w:p>
    <w:p w14:paraId="4F980B5F" w14:textId="77777777" w:rsidR="006961A3" w:rsidRDefault="006961A3" w:rsidP="006961A3">
      <w:pPr>
        <w:pStyle w:val="2"/>
        <w:rPr>
          <w:ins w:id="2019" w:author="Zhang Li" w:date="2022-06-12T12:30:00Z"/>
          <w:rFonts w:ascii="Times New Roman" w:eastAsia="黑体" w:hAnsi="Times New Roman" w:cs="Times New Roman"/>
          <w:sz w:val="28"/>
          <w:szCs w:val="28"/>
        </w:rPr>
      </w:pPr>
      <w:bookmarkStart w:id="2020" w:name="_Toc94273372"/>
      <w:bookmarkEnd w:id="1978"/>
      <w:ins w:id="2021" w:author="Zhang Li" w:date="2022-06-12T12:30:00Z">
        <w:r w:rsidRPr="00DE3197">
          <w:rPr>
            <w:rFonts w:ascii="Times New Roman" w:eastAsia="黑体" w:hAnsi="Times New Roman" w:cs="Times New Roman"/>
            <w:sz w:val="28"/>
            <w:szCs w:val="28"/>
          </w:rPr>
          <w:t xml:space="preserve">3.4 </w:t>
        </w:r>
        <w:bookmarkEnd w:id="2020"/>
        <w:r w:rsidRPr="00DE3197">
          <w:rPr>
            <w:rFonts w:ascii="Times New Roman" w:eastAsia="黑体" w:hAnsi="Times New Roman" w:cs="Times New Roman"/>
            <w:sz w:val="28"/>
            <w:szCs w:val="28"/>
          </w:rPr>
          <w:t>Threshold Signature Scheme</w:t>
        </w:r>
      </w:ins>
    </w:p>
    <w:p w14:paraId="741A2EC3" w14:textId="64DC1CCE" w:rsidR="00145599" w:rsidDel="00B13C0A" w:rsidRDefault="003F0BD0" w:rsidP="00B13C0A">
      <w:pPr>
        <w:spacing w:afterLines="100" w:after="312"/>
        <w:ind w:firstLine="420"/>
        <w:rPr>
          <w:ins w:id="2022" w:author="ThinkPad" w:date="2022-06-16T10:44:00Z"/>
          <w:del w:id="2023" w:author="Zhang Li" w:date="2022-06-27T13:44:00Z"/>
          <w:rFonts w:ascii="Times New Roman" w:eastAsia="宋体" w:hAnsi="Times New Roman" w:cs="Times New Roman" w:hint="eastAsia"/>
          <w:kern w:val="0"/>
          <w:sz w:val="24"/>
          <w:szCs w:val="24"/>
        </w:rPr>
      </w:pPr>
      <w:ins w:id="2024" w:author="ThinkPad" w:date="2022-06-16T10:44:00Z">
        <w:del w:id="2025" w:author="Zhang Li" w:date="2022-06-27T11:50:00Z">
          <w:r w:rsidDel="007D6106">
            <w:rPr>
              <w:rFonts w:ascii="Times New Roman" w:eastAsia="宋体" w:hAnsi="Times New Roman" w:cs="Times New Roman"/>
              <w:kern w:val="0"/>
              <w:sz w:val="24"/>
              <w:szCs w:val="24"/>
            </w:rPr>
            <w:delText>In this paper, we shall use</w:delText>
          </w:r>
        </w:del>
      </w:ins>
      <w:ins w:id="2026" w:author="ThinkPad" w:date="2022-06-16T10:45:00Z">
        <w:del w:id="2027" w:author="Zhang Li" w:date="2022-06-27T11:50:00Z">
          <w:r w:rsidDel="007D6106">
            <w:rPr>
              <w:rFonts w:ascii="Times New Roman" w:eastAsia="宋体" w:hAnsi="Times New Roman" w:cs="Times New Roman"/>
              <w:kern w:val="0"/>
              <w:sz w:val="24"/>
              <w:szCs w:val="24"/>
            </w:rPr>
            <w:delText xml:space="preserve"> threshold BLS signature scheme to xxxxxx. [</w:delText>
          </w:r>
          <w:r w:rsidDel="007D6106">
            <w:rPr>
              <w:rFonts w:ascii="Times New Roman" w:eastAsia="宋体" w:hAnsi="Times New Roman" w:cs="Times New Roman" w:hint="eastAsia"/>
              <w:kern w:val="0"/>
              <w:sz w:val="24"/>
              <w:szCs w:val="24"/>
            </w:rPr>
            <w:delText>这里得有个帽子，</w:delText>
          </w:r>
          <w:r w:rsidR="00B13B5F" w:rsidDel="007D6106">
            <w:rPr>
              <w:rFonts w:ascii="Times New Roman" w:eastAsia="宋体" w:hAnsi="Times New Roman" w:cs="Times New Roman" w:hint="eastAsia"/>
              <w:kern w:val="0"/>
              <w:sz w:val="24"/>
              <w:szCs w:val="24"/>
            </w:rPr>
            <w:delText>总论一下，</w:delText>
          </w:r>
          <w:r w:rsidDel="007D6106">
            <w:rPr>
              <w:rFonts w:ascii="Times New Roman" w:eastAsia="宋体" w:hAnsi="Times New Roman" w:cs="Times New Roman" w:hint="eastAsia"/>
              <w:kern w:val="0"/>
              <w:sz w:val="24"/>
              <w:szCs w:val="24"/>
            </w:rPr>
            <w:delText>否则别人不知道你扯这么多，想要干嘛、为啥</w:delText>
          </w:r>
          <w:r w:rsidDel="007D6106">
            <w:rPr>
              <w:rFonts w:ascii="Times New Roman" w:eastAsia="宋体" w:hAnsi="Times New Roman" w:cs="Times New Roman"/>
              <w:kern w:val="0"/>
              <w:sz w:val="24"/>
              <w:szCs w:val="24"/>
            </w:rPr>
            <w:delText>…]</w:delText>
          </w:r>
        </w:del>
      </w:ins>
      <w:ins w:id="2028" w:author="Zhang Li" w:date="2022-06-27T11:32:00Z">
        <w:r w:rsidR="00BA10EF">
          <w:rPr>
            <w:rFonts w:ascii="Times New Roman" w:eastAsia="宋体" w:hAnsi="Times New Roman" w:cs="Times New Roman"/>
            <w:kern w:val="0"/>
            <w:sz w:val="24"/>
            <w:szCs w:val="24"/>
          </w:rPr>
          <w:t>We</w:t>
        </w:r>
      </w:ins>
      <w:ins w:id="2029" w:author="Zhang Li" w:date="2022-06-27T11:22:00Z">
        <w:r w:rsidR="00251204">
          <w:rPr>
            <w:rFonts w:ascii="Times New Roman" w:eastAsia="宋体" w:hAnsi="Times New Roman" w:cs="Times New Roman"/>
            <w:kern w:val="0"/>
            <w:sz w:val="24"/>
            <w:szCs w:val="24"/>
          </w:rPr>
          <w:t xml:space="preserve"> </w:t>
        </w:r>
      </w:ins>
      <w:ins w:id="2030" w:author="Zhang Li" w:date="2022-06-27T11:35:00Z">
        <w:r w:rsidR="00BA10EF">
          <w:rPr>
            <w:rFonts w:ascii="Times New Roman" w:eastAsia="宋体" w:hAnsi="Times New Roman" w:cs="Times New Roman"/>
            <w:kern w:val="0"/>
            <w:sz w:val="24"/>
            <w:szCs w:val="24"/>
          </w:rPr>
          <w:t>utilize</w:t>
        </w:r>
      </w:ins>
      <w:ins w:id="2031" w:author="Zhang Li" w:date="2022-06-27T13:08:00Z">
        <w:r w:rsidR="00246515">
          <w:rPr>
            <w:rFonts w:ascii="Times New Roman" w:eastAsia="宋体" w:hAnsi="Times New Roman" w:cs="Times New Roman"/>
            <w:kern w:val="0"/>
            <w:sz w:val="24"/>
            <w:szCs w:val="24"/>
          </w:rPr>
          <w:t xml:space="preserve"> a</w:t>
        </w:r>
      </w:ins>
      <w:ins w:id="2032" w:author="Zhang Li" w:date="2022-06-27T11:32:00Z">
        <w:r w:rsidR="00BA10EF">
          <w:rPr>
            <w:rFonts w:ascii="Times New Roman" w:eastAsia="宋体" w:hAnsi="Times New Roman" w:cs="Times New Roman"/>
            <w:kern w:val="0"/>
            <w:sz w:val="24"/>
            <w:szCs w:val="24"/>
          </w:rPr>
          <w:t xml:space="preserve"> </w:t>
        </w:r>
      </w:ins>
      <w:ins w:id="2033" w:author="Zhang Li" w:date="2022-06-27T11:16:00Z">
        <w:r w:rsidR="00F26748">
          <w:rPr>
            <w:rFonts w:ascii="Times New Roman" w:eastAsia="宋体" w:hAnsi="Times New Roman" w:cs="Times New Roman"/>
            <w:kern w:val="0"/>
            <w:sz w:val="24"/>
            <w:szCs w:val="24"/>
          </w:rPr>
          <w:t>t</w:t>
        </w:r>
      </w:ins>
      <w:ins w:id="2034" w:author="Zhang Li" w:date="2022-06-27T10:47:00Z">
        <w:r w:rsidR="00145599">
          <w:rPr>
            <w:rFonts w:ascii="Times New Roman" w:eastAsia="宋体" w:hAnsi="Times New Roman" w:cs="Times New Roman"/>
            <w:kern w:val="0"/>
            <w:sz w:val="24"/>
            <w:szCs w:val="24"/>
          </w:rPr>
          <w:t xml:space="preserve">hreshold </w:t>
        </w:r>
      </w:ins>
      <w:ins w:id="2035" w:author="Zhang Li" w:date="2022-06-27T13:09:00Z">
        <w:r w:rsidR="00246515">
          <w:rPr>
            <w:rFonts w:ascii="Times New Roman" w:eastAsia="宋体" w:hAnsi="Times New Roman" w:cs="Times New Roman"/>
            <w:kern w:val="0"/>
            <w:sz w:val="24"/>
            <w:szCs w:val="24"/>
          </w:rPr>
          <w:t xml:space="preserve">Boneh-Lynn-Shacham (BLS) </w:t>
        </w:r>
      </w:ins>
      <w:ins w:id="2036" w:author="Zhang Li" w:date="2022-06-27T10:47:00Z">
        <w:r w:rsidR="00145599">
          <w:rPr>
            <w:rFonts w:ascii="Times New Roman" w:eastAsia="宋体" w:hAnsi="Times New Roman" w:cs="Times New Roman"/>
            <w:kern w:val="0"/>
            <w:sz w:val="24"/>
            <w:szCs w:val="24"/>
          </w:rPr>
          <w:t>signature scheme</w:t>
        </w:r>
      </w:ins>
      <w:ins w:id="2037" w:author="Zhang Li" w:date="2022-06-27T10:58:00Z">
        <w:r w:rsidR="00396841">
          <w:rPr>
            <w:rFonts w:ascii="Times New Roman" w:eastAsia="宋体" w:hAnsi="Times New Roman" w:cs="Times New Roman"/>
            <w:kern w:val="0"/>
            <w:sz w:val="24"/>
            <w:szCs w:val="24"/>
          </w:rPr>
          <w:t xml:space="preserve"> [</w:t>
        </w:r>
      </w:ins>
      <w:ins w:id="2038" w:author="Zhang Li" w:date="2022-06-27T10:59:00Z">
        <w:r w:rsidR="0040728A">
          <w:rPr>
            <w:rFonts w:ascii="Times New Roman" w:eastAsia="宋体" w:hAnsi="Times New Roman" w:cs="Times New Roman"/>
            <w:kern w:val="0"/>
            <w:sz w:val="24"/>
            <w:szCs w:val="24"/>
          </w:rPr>
          <w:t>29</w:t>
        </w:r>
      </w:ins>
      <w:ins w:id="2039" w:author="Zhang Li" w:date="2022-06-27T10:58:00Z">
        <w:r w:rsidR="00396841">
          <w:rPr>
            <w:rFonts w:ascii="Times New Roman" w:eastAsia="宋体" w:hAnsi="Times New Roman" w:cs="Times New Roman"/>
            <w:kern w:val="0"/>
            <w:sz w:val="24"/>
            <w:szCs w:val="24"/>
          </w:rPr>
          <w:t>]</w:t>
        </w:r>
      </w:ins>
      <w:ins w:id="2040" w:author="Zhang Li" w:date="2022-06-27T10:47:00Z">
        <w:r w:rsidR="00145599">
          <w:rPr>
            <w:rFonts w:ascii="Times New Roman" w:eastAsia="宋体" w:hAnsi="Times New Roman" w:cs="Times New Roman"/>
            <w:kern w:val="0"/>
            <w:sz w:val="24"/>
            <w:szCs w:val="24"/>
          </w:rPr>
          <w:t xml:space="preserve"> </w:t>
        </w:r>
      </w:ins>
      <w:ins w:id="2041" w:author="Zhang Li" w:date="2022-06-27T11:35:00Z">
        <w:r w:rsidR="00BA10EF">
          <w:rPr>
            <w:rFonts w:ascii="Times New Roman" w:eastAsia="宋体" w:hAnsi="Times New Roman" w:cs="Times New Roman"/>
            <w:kern w:val="0"/>
            <w:sz w:val="24"/>
            <w:szCs w:val="24"/>
          </w:rPr>
          <w:t>to</w:t>
        </w:r>
      </w:ins>
      <w:ins w:id="2042" w:author="Zhang Li" w:date="2022-06-27T11:32:00Z">
        <w:r w:rsidR="00BA10EF">
          <w:rPr>
            <w:rFonts w:ascii="Times New Roman" w:eastAsia="宋体" w:hAnsi="Times New Roman" w:cs="Times New Roman"/>
            <w:kern w:val="0"/>
            <w:sz w:val="24"/>
            <w:szCs w:val="24"/>
          </w:rPr>
          <w:t xml:space="preserve"> improve the performance </w:t>
        </w:r>
      </w:ins>
      <w:ins w:id="2043" w:author="Zhang Li" w:date="2022-06-27T11:38:00Z">
        <w:r w:rsidR="00657C86">
          <w:rPr>
            <w:rFonts w:ascii="Times New Roman" w:eastAsia="宋体" w:hAnsi="Times New Roman" w:cs="Times New Roman"/>
            <w:kern w:val="0"/>
            <w:sz w:val="24"/>
            <w:szCs w:val="24"/>
          </w:rPr>
          <w:t xml:space="preserve">of </w:t>
        </w:r>
      </w:ins>
      <w:ins w:id="2044" w:author="Zhang Li" w:date="2022-06-27T11:39:00Z">
        <w:r w:rsidR="00657C86">
          <w:rPr>
            <w:rFonts w:ascii="Times New Roman" w:eastAsia="宋体" w:hAnsi="Times New Roman" w:cs="Times New Roman"/>
            <w:kern w:val="0"/>
            <w:sz w:val="24"/>
            <w:szCs w:val="24"/>
          </w:rPr>
          <w:t>consensus protocol</w:t>
        </w:r>
      </w:ins>
      <w:ins w:id="2045" w:author="Zhang Li" w:date="2022-06-27T13:15:00Z">
        <w:r w:rsidR="00CF31DC">
          <w:rPr>
            <w:rFonts w:ascii="Times New Roman" w:eastAsia="宋体" w:hAnsi="Times New Roman" w:cs="Times New Roman"/>
            <w:kern w:val="0"/>
            <w:sz w:val="24"/>
            <w:szCs w:val="24"/>
          </w:rPr>
          <w:t>s</w:t>
        </w:r>
      </w:ins>
      <w:ins w:id="2046" w:author="Zhang Li" w:date="2022-06-27T11:39:00Z">
        <w:r w:rsidR="00657C86">
          <w:rPr>
            <w:rFonts w:ascii="Times New Roman" w:eastAsia="宋体" w:hAnsi="Times New Roman" w:cs="Times New Roman"/>
            <w:kern w:val="0"/>
            <w:sz w:val="24"/>
            <w:szCs w:val="24"/>
          </w:rPr>
          <w:t>.</w:t>
        </w:r>
      </w:ins>
      <w:ins w:id="2047" w:author="Zhang Li" w:date="2022-06-27T12:51:00Z">
        <w:r w:rsidR="00C46C0F">
          <w:rPr>
            <w:rFonts w:ascii="Times New Roman" w:eastAsia="宋体" w:hAnsi="Times New Roman" w:cs="Times New Roman"/>
            <w:kern w:val="0"/>
            <w:sz w:val="24"/>
            <w:szCs w:val="24"/>
          </w:rPr>
          <w:t xml:space="preserve"> </w:t>
        </w:r>
      </w:ins>
      <w:ins w:id="2048" w:author="Zhang Li" w:date="2022-06-27T13:17:00Z">
        <w:r w:rsidR="00CF31DC">
          <w:rPr>
            <w:rFonts w:ascii="Times New Roman" w:eastAsia="宋体" w:hAnsi="Times New Roman" w:cs="Times New Roman"/>
            <w:kern w:val="0"/>
            <w:sz w:val="24"/>
            <w:szCs w:val="24"/>
          </w:rPr>
          <w:t>C</w:t>
        </w:r>
      </w:ins>
      <w:ins w:id="2049" w:author="Zhang Li" w:date="2022-06-27T13:04:00Z">
        <w:r w:rsidR="001F1934">
          <w:rPr>
            <w:rFonts w:ascii="Times New Roman" w:eastAsia="宋体" w:hAnsi="Times New Roman" w:cs="Times New Roman"/>
            <w:kern w:val="0"/>
            <w:sz w:val="24"/>
            <w:szCs w:val="24"/>
          </w:rPr>
          <w:t>onsensus protocols</w:t>
        </w:r>
      </w:ins>
      <w:ins w:id="2050" w:author="Zhang Li" w:date="2022-06-27T13:37:00Z">
        <w:r w:rsidR="0027043C">
          <w:rPr>
            <w:rFonts w:ascii="Times New Roman" w:eastAsia="宋体" w:hAnsi="Times New Roman" w:cs="Times New Roman"/>
            <w:kern w:val="0"/>
            <w:sz w:val="24"/>
            <w:szCs w:val="24"/>
          </w:rPr>
          <w:t xml:space="preserve"> can</w:t>
        </w:r>
      </w:ins>
      <w:ins w:id="2051" w:author="Zhang Li" w:date="2022-06-27T13:17:00Z">
        <w:r w:rsidR="00CF31DC">
          <w:rPr>
            <w:rFonts w:ascii="Times New Roman" w:eastAsia="宋体" w:hAnsi="Times New Roman" w:cs="Times New Roman"/>
            <w:kern w:val="0"/>
            <w:sz w:val="24"/>
            <w:szCs w:val="24"/>
          </w:rPr>
          <w:t xml:space="preserve"> adopt</w:t>
        </w:r>
      </w:ins>
      <w:ins w:id="2052" w:author="Zhang Li" w:date="2022-06-27T13:04:00Z">
        <w:r w:rsidR="001F1934">
          <w:rPr>
            <w:rFonts w:ascii="Times New Roman" w:eastAsia="宋体" w:hAnsi="Times New Roman" w:cs="Times New Roman"/>
            <w:kern w:val="0"/>
            <w:sz w:val="24"/>
            <w:szCs w:val="24"/>
          </w:rPr>
          <w:t xml:space="preserve"> </w:t>
        </w:r>
      </w:ins>
      <w:ins w:id="2053" w:author="Zhang Li" w:date="2022-06-27T13:17:00Z">
        <w:r w:rsidR="00CF31DC">
          <w:rPr>
            <w:rFonts w:ascii="Times New Roman" w:eastAsia="宋体" w:hAnsi="Times New Roman" w:cs="Times New Roman"/>
            <w:kern w:val="0"/>
            <w:sz w:val="24"/>
            <w:szCs w:val="24"/>
          </w:rPr>
          <w:t>the</w:t>
        </w:r>
      </w:ins>
      <w:ins w:id="2054" w:author="Zhang Li" w:date="2022-06-27T13:05:00Z">
        <w:r w:rsidR="001F1934">
          <w:rPr>
            <w:rFonts w:ascii="Times New Roman" w:eastAsia="宋体" w:hAnsi="Times New Roman" w:cs="Times New Roman"/>
            <w:kern w:val="0"/>
            <w:sz w:val="24"/>
            <w:szCs w:val="24"/>
          </w:rPr>
          <w:t xml:space="preserve"> threshold </w:t>
        </w:r>
      </w:ins>
      <w:ins w:id="2055" w:author="Zhang Li" w:date="2022-06-27T13:06:00Z">
        <w:r w:rsidR="001F1934">
          <w:rPr>
            <w:rFonts w:ascii="Times New Roman" w:eastAsia="宋体" w:hAnsi="Times New Roman" w:cs="Times New Roman"/>
            <w:kern w:val="0"/>
            <w:sz w:val="24"/>
            <w:szCs w:val="24"/>
          </w:rPr>
          <w:t xml:space="preserve">BLS </w:t>
        </w:r>
      </w:ins>
      <w:ins w:id="2056" w:author="Zhang Li" w:date="2022-06-27T13:05:00Z">
        <w:r w:rsidR="001F1934">
          <w:rPr>
            <w:rFonts w:ascii="Times New Roman" w:eastAsia="宋体" w:hAnsi="Times New Roman" w:cs="Times New Roman"/>
            <w:kern w:val="0"/>
            <w:sz w:val="24"/>
            <w:szCs w:val="24"/>
          </w:rPr>
          <w:t xml:space="preserve">signature </w:t>
        </w:r>
      </w:ins>
      <w:ins w:id="2057" w:author="Zhang Li" w:date="2022-06-27T13:06:00Z">
        <w:r w:rsidR="001F1934">
          <w:rPr>
            <w:rFonts w:ascii="Times New Roman" w:eastAsia="宋体" w:hAnsi="Times New Roman" w:cs="Times New Roman"/>
            <w:kern w:val="0"/>
            <w:sz w:val="24"/>
            <w:szCs w:val="24"/>
          </w:rPr>
          <w:t xml:space="preserve">scheme </w:t>
        </w:r>
      </w:ins>
      <w:ins w:id="2058" w:author="Zhang Li" w:date="2022-06-27T13:05:00Z">
        <w:r w:rsidR="001F1934">
          <w:rPr>
            <w:rFonts w:ascii="Times New Roman" w:eastAsia="宋体" w:hAnsi="Times New Roman" w:cs="Times New Roman"/>
            <w:kern w:val="0"/>
            <w:sz w:val="24"/>
            <w:szCs w:val="24"/>
          </w:rPr>
          <w:t>as a voting mechanism to confirm the validity of proposal</w:t>
        </w:r>
      </w:ins>
      <w:ins w:id="2059" w:author="Zhang Li" w:date="2022-06-27T13:18:00Z">
        <w:r w:rsidR="00CF31DC">
          <w:rPr>
            <w:rFonts w:ascii="Times New Roman" w:eastAsia="宋体" w:hAnsi="Times New Roman" w:cs="Times New Roman"/>
            <w:kern w:val="0"/>
            <w:sz w:val="24"/>
            <w:szCs w:val="24"/>
          </w:rPr>
          <w:t>s</w:t>
        </w:r>
      </w:ins>
      <w:ins w:id="2060" w:author="Zhang Li" w:date="2022-06-27T13:07:00Z">
        <w:r w:rsidR="001F1934">
          <w:rPr>
            <w:rFonts w:ascii="Times New Roman" w:eastAsia="宋体" w:hAnsi="Times New Roman" w:cs="Times New Roman"/>
            <w:kern w:val="0"/>
            <w:sz w:val="24"/>
            <w:szCs w:val="24"/>
          </w:rPr>
          <w:t>.</w:t>
        </w:r>
      </w:ins>
      <w:ins w:id="2061" w:author="Zhang Li" w:date="2022-06-27T13:17:00Z">
        <w:r w:rsidR="00CF31DC">
          <w:rPr>
            <w:rFonts w:ascii="Times New Roman" w:eastAsia="宋体" w:hAnsi="Times New Roman" w:cs="Times New Roman"/>
            <w:kern w:val="0"/>
            <w:sz w:val="24"/>
            <w:szCs w:val="24"/>
          </w:rPr>
          <w:t xml:space="preserve"> </w:t>
        </w:r>
      </w:ins>
      <w:ins w:id="2062" w:author="Zhang Li" w:date="2022-06-27T13:37:00Z">
        <w:r w:rsidR="0027043C">
          <w:rPr>
            <w:rFonts w:ascii="Times New Roman" w:eastAsia="宋体" w:hAnsi="Times New Roman" w:cs="Times New Roman"/>
            <w:kern w:val="0"/>
            <w:sz w:val="24"/>
            <w:szCs w:val="24"/>
          </w:rPr>
          <w:t>A</w:t>
        </w:r>
      </w:ins>
      <w:ins w:id="2063" w:author="Zhang Li" w:date="2022-06-27T13:18:00Z">
        <w:r w:rsidR="00CF31DC">
          <w:rPr>
            <w:rFonts w:ascii="Times New Roman" w:eastAsia="宋体" w:hAnsi="Times New Roman" w:cs="Times New Roman"/>
            <w:kern w:val="0"/>
            <w:sz w:val="24"/>
            <w:szCs w:val="24"/>
          </w:rPr>
          <w:t xml:space="preserve"> partial signature </w:t>
        </w:r>
      </w:ins>
      <w:ins w:id="2064" w:author="Zhang Li" w:date="2022-06-27T12:56:00Z">
        <w:r w:rsidR="00072CE8">
          <w:rPr>
            <w:rFonts w:ascii="Times New Roman" w:eastAsia="宋体" w:hAnsi="Times New Roman" w:cs="Times New Roman"/>
            <w:kern w:val="0"/>
            <w:sz w:val="24"/>
            <w:szCs w:val="24"/>
          </w:rPr>
          <w:t xml:space="preserve">generated by </w:t>
        </w:r>
      </w:ins>
      <w:ins w:id="2065" w:author="Zhang Li" w:date="2022-06-27T13:18:00Z">
        <w:r w:rsidR="00CF31DC">
          <w:rPr>
            <w:rFonts w:ascii="Times New Roman" w:eastAsia="宋体" w:hAnsi="Times New Roman" w:cs="Times New Roman"/>
            <w:kern w:val="0"/>
            <w:sz w:val="24"/>
            <w:szCs w:val="24"/>
          </w:rPr>
          <w:t>a</w:t>
        </w:r>
      </w:ins>
      <w:ins w:id="2066" w:author="Zhang Li" w:date="2022-06-27T12:56:00Z">
        <w:r w:rsidR="00072CE8">
          <w:rPr>
            <w:rFonts w:ascii="Times New Roman" w:eastAsia="宋体" w:hAnsi="Times New Roman" w:cs="Times New Roman"/>
            <w:kern w:val="0"/>
            <w:sz w:val="24"/>
            <w:szCs w:val="24"/>
          </w:rPr>
          <w:t xml:space="preserve"> node</w:t>
        </w:r>
      </w:ins>
      <w:ins w:id="2067" w:author="Zhang Li" w:date="2022-06-27T12:55:00Z">
        <w:r w:rsidR="00072CE8">
          <w:rPr>
            <w:rFonts w:ascii="Times New Roman" w:eastAsia="宋体" w:hAnsi="Times New Roman" w:cs="Times New Roman"/>
            <w:kern w:val="0"/>
            <w:sz w:val="24"/>
            <w:szCs w:val="24"/>
          </w:rPr>
          <w:t xml:space="preserve"> for </w:t>
        </w:r>
      </w:ins>
      <w:ins w:id="2068" w:author="Zhang Li" w:date="2022-06-27T12:56:00Z">
        <w:r w:rsidR="00072CE8">
          <w:rPr>
            <w:rFonts w:ascii="Times New Roman" w:eastAsia="宋体" w:hAnsi="Times New Roman" w:cs="Times New Roman"/>
            <w:kern w:val="0"/>
            <w:sz w:val="24"/>
            <w:szCs w:val="24"/>
          </w:rPr>
          <w:t xml:space="preserve">a proposal </w:t>
        </w:r>
      </w:ins>
      <w:ins w:id="2069" w:author="Zhang Li" w:date="2022-06-27T13:19:00Z">
        <w:r w:rsidR="00CF31DC">
          <w:rPr>
            <w:rFonts w:ascii="Times New Roman" w:eastAsia="宋体" w:hAnsi="Times New Roman" w:cs="Times New Roman"/>
            <w:kern w:val="0"/>
            <w:sz w:val="24"/>
            <w:szCs w:val="24"/>
          </w:rPr>
          <w:t>is</w:t>
        </w:r>
      </w:ins>
      <w:ins w:id="2070" w:author="Zhang Li" w:date="2022-06-27T12:57:00Z">
        <w:r w:rsidR="00072CE8">
          <w:rPr>
            <w:rFonts w:ascii="Times New Roman" w:eastAsia="宋体" w:hAnsi="Times New Roman" w:cs="Times New Roman"/>
            <w:kern w:val="0"/>
            <w:sz w:val="24"/>
            <w:szCs w:val="24"/>
          </w:rPr>
          <w:t xml:space="preserve"> </w:t>
        </w:r>
      </w:ins>
      <w:ins w:id="2071" w:author="Zhang Li" w:date="2022-06-27T13:21:00Z">
        <w:r w:rsidR="0045739C">
          <w:rPr>
            <w:rFonts w:ascii="Times New Roman" w:eastAsia="宋体" w:hAnsi="Times New Roman" w:cs="Times New Roman"/>
            <w:kern w:val="0"/>
            <w:sz w:val="24"/>
            <w:szCs w:val="24"/>
          </w:rPr>
          <w:t xml:space="preserve">the </w:t>
        </w:r>
      </w:ins>
      <w:ins w:id="2072" w:author="Zhang Li" w:date="2022-06-27T12:57:00Z">
        <w:r w:rsidR="00072CE8">
          <w:rPr>
            <w:rFonts w:ascii="Times New Roman" w:eastAsia="宋体" w:hAnsi="Times New Roman" w:cs="Times New Roman"/>
            <w:kern w:val="0"/>
            <w:sz w:val="24"/>
            <w:szCs w:val="24"/>
          </w:rPr>
          <w:t xml:space="preserve">vote of </w:t>
        </w:r>
      </w:ins>
      <w:ins w:id="2073" w:author="Zhang Li" w:date="2022-06-27T13:19:00Z">
        <w:r w:rsidR="0045739C">
          <w:rPr>
            <w:rFonts w:ascii="Times New Roman" w:eastAsia="宋体" w:hAnsi="Times New Roman" w:cs="Times New Roman"/>
            <w:kern w:val="0"/>
            <w:sz w:val="24"/>
            <w:szCs w:val="24"/>
          </w:rPr>
          <w:t xml:space="preserve">the node for </w:t>
        </w:r>
      </w:ins>
      <w:ins w:id="2074" w:author="Zhang Li" w:date="2022-06-27T12:57:00Z">
        <w:r w:rsidR="00072CE8">
          <w:rPr>
            <w:rFonts w:ascii="Times New Roman" w:eastAsia="宋体" w:hAnsi="Times New Roman" w:cs="Times New Roman"/>
            <w:kern w:val="0"/>
            <w:sz w:val="24"/>
            <w:szCs w:val="24"/>
          </w:rPr>
          <w:t xml:space="preserve">the proposal. </w:t>
        </w:r>
      </w:ins>
      <w:ins w:id="2075" w:author="Zhang Li" w:date="2022-06-27T12:48:00Z">
        <w:r w:rsidR="00C46C0F">
          <w:rPr>
            <w:rFonts w:ascii="Times New Roman" w:eastAsia="宋体" w:hAnsi="Times New Roman" w:cs="Times New Roman"/>
            <w:kern w:val="0"/>
            <w:sz w:val="24"/>
            <w:szCs w:val="24"/>
          </w:rPr>
          <w:t xml:space="preserve">Since </w:t>
        </w:r>
        <w:r w:rsidR="00C46C0F">
          <w:rPr>
            <w:rFonts w:ascii="Times New Roman" w:eastAsia="宋体" w:hAnsi="Times New Roman" w:cs="Times New Roman"/>
            <w:kern w:val="0"/>
            <w:sz w:val="24"/>
            <w:szCs w:val="24"/>
          </w:rPr>
          <w:t>several partial signatures can be aggregated into a special signature</w:t>
        </w:r>
        <w:r w:rsidR="00C46C0F">
          <w:rPr>
            <w:rFonts w:ascii="Times New Roman" w:eastAsia="宋体" w:hAnsi="Times New Roman" w:cs="Times New Roman"/>
            <w:kern w:val="0"/>
            <w:sz w:val="24"/>
            <w:szCs w:val="24"/>
          </w:rPr>
          <w:t>, n</w:t>
        </w:r>
      </w:ins>
      <w:ins w:id="2076" w:author="Zhang Li" w:date="2022-06-27T11:52:00Z">
        <w:r w:rsidR="007D6106">
          <w:rPr>
            <w:rFonts w:ascii="Times New Roman" w:eastAsia="宋体" w:hAnsi="Times New Roman" w:cs="Times New Roman"/>
            <w:kern w:val="0"/>
            <w:sz w:val="24"/>
            <w:szCs w:val="24"/>
          </w:rPr>
          <w:t xml:space="preserve">odes can verify </w:t>
        </w:r>
      </w:ins>
      <w:ins w:id="2077" w:author="Zhang Li" w:date="2022-06-27T12:16:00Z">
        <w:r w:rsidR="006E72D0">
          <w:rPr>
            <w:rFonts w:ascii="Times New Roman" w:eastAsia="宋体" w:hAnsi="Times New Roman" w:cs="Times New Roman"/>
            <w:kern w:val="0"/>
            <w:sz w:val="24"/>
            <w:szCs w:val="24"/>
          </w:rPr>
          <w:t xml:space="preserve">multiple </w:t>
        </w:r>
      </w:ins>
      <w:ins w:id="2078" w:author="Zhang Li" w:date="2022-06-27T12:22:00Z">
        <w:r w:rsidR="00581210">
          <w:rPr>
            <w:rFonts w:ascii="Times New Roman" w:eastAsia="宋体" w:hAnsi="Times New Roman" w:cs="Times New Roman"/>
            <w:kern w:val="0"/>
            <w:sz w:val="24"/>
            <w:szCs w:val="24"/>
          </w:rPr>
          <w:t>votes</w:t>
        </w:r>
      </w:ins>
      <w:ins w:id="2079" w:author="Zhang Li" w:date="2022-06-27T12:15:00Z">
        <w:r w:rsidR="006E72D0">
          <w:rPr>
            <w:rFonts w:ascii="Times New Roman" w:eastAsia="宋体" w:hAnsi="Times New Roman" w:cs="Times New Roman"/>
            <w:kern w:val="0"/>
            <w:sz w:val="24"/>
            <w:szCs w:val="24"/>
          </w:rPr>
          <w:t xml:space="preserve"> in an operation</w:t>
        </w:r>
      </w:ins>
      <w:ins w:id="2080" w:author="Zhang Li" w:date="2022-06-27T12:26:00Z">
        <w:r w:rsidR="00581210">
          <w:rPr>
            <w:rFonts w:ascii="Times New Roman" w:eastAsia="宋体" w:hAnsi="Times New Roman" w:cs="Times New Roman"/>
            <w:kern w:val="0"/>
            <w:sz w:val="24"/>
            <w:szCs w:val="24"/>
          </w:rPr>
          <w:t>.</w:t>
        </w:r>
      </w:ins>
      <w:ins w:id="2081" w:author="Zhang Li" w:date="2022-06-27T12:27:00Z">
        <w:r w:rsidR="00581210">
          <w:rPr>
            <w:rFonts w:ascii="Times New Roman" w:eastAsia="宋体" w:hAnsi="Times New Roman" w:cs="Times New Roman"/>
            <w:kern w:val="0"/>
            <w:sz w:val="24"/>
            <w:szCs w:val="24"/>
          </w:rPr>
          <w:t xml:space="preserve"> </w:t>
        </w:r>
      </w:ins>
      <w:ins w:id="2082" w:author="Zhang Li" w:date="2022-06-27T12:48:00Z">
        <w:r w:rsidR="00C46C0F">
          <w:rPr>
            <w:rFonts w:ascii="Times New Roman" w:eastAsia="宋体" w:hAnsi="Times New Roman" w:cs="Times New Roman"/>
            <w:kern w:val="0"/>
            <w:sz w:val="24"/>
            <w:szCs w:val="24"/>
          </w:rPr>
          <w:t xml:space="preserve">In addition, </w:t>
        </w:r>
      </w:ins>
      <w:ins w:id="2083" w:author="Zhang Li" w:date="2022-06-27T13:38:00Z">
        <w:r w:rsidR="0027043C">
          <w:rPr>
            <w:rFonts w:ascii="Times New Roman" w:eastAsia="宋体" w:hAnsi="Times New Roman" w:cs="Times New Roman"/>
            <w:kern w:val="0"/>
            <w:sz w:val="24"/>
            <w:szCs w:val="24"/>
          </w:rPr>
          <w:t>the termination of a consen</w:t>
        </w:r>
      </w:ins>
      <w:ins w:id="2084" w:author="Zhang Li" w:date="2022-06-27T13:39:00Z">
        <w:r w:rsidR="0027043C">
          <w:rPr>
            <w:rFonts w:ascii="Times New Roman" w:eastAsia="宋体" w:hAnsi="Times New Roman" w:cs="Times New Roman"/>
            <w:kern w:val="0"/>
            <w:sz w:val="24"/>
            <w:szCs w:val="24"/>
          </w:rPr>
          <w:t xml:space="preserve">sus process not relies on </w:t>
        </w:r>
      </w:ins>
      <w:ins w:id="2085" w:author="Zhang Li" w:date="2022-06-27T13:40:00Z">
        <w:r w:rsidR="0027043C">
          <w:rPr>
            <w:rFonts w:ascii="Times New Roman" w:eastAsia="宋体" w:hAnsi="Times New Roman" w:cs="Times New Roman"/>
            <w:kern w:val="0"/>
            <w:sz w:val="24"/>
            <w:szCs w:val="24"/>
          </w:rPr>
          <w:t xml:space="preserve">the </w:t>
        </w:r>
      </w:ins>
      <w:ins w:id="2086" w:author="Zhang Li" w:date="2022-06-27T13:39:00Z">
        <w:r w:rsidR="0027043C">
          <w:rPr>
            <w:rFonts w:ascii="Times New Roman" w:eastAsia="宋体" w:hAnsi="Times New Roman" w:cs="Times New Roman"/>
            <w:kern w:val="0"/>
            <w:sz w:val="24"/>
            <w:szCs w:val="24"/>
          </w:rPr>
          <w:t>leader</w:t>
        </w:r>
      </w:ins>
      <w:ins w:id="2087" w:author="Zhang Li" w:date="2022-06-27T13:40:00Z">
        <w:r w:rsidR="0027043C">
          <w:rPr>
            <w:rFonts w:ascii="Times New Roman" w:eastAsia="宋体" w:hAnsi="Times New Roman" w:cs="Times New Roman"/>
            <w:kern w:val="0"/>
            <w:sz w:val="24"/>
            <w:szCs w:val="24"/>
          </w:rPr>
          <w:t xml:space="preserve"> of consensus system</w:t>
        </w:r>
      </w:ins>
      <w:ins w:id="2088" w:author="Zhang Li" w:date="2022-06-27T13:39:00Z">
        <w:r w:rsidR="0027043C">
          <w:rPr>
            <w:rFonts w:ascii="Times New Roman" w:eastAsia="宋体" w:hAnsi="Times New Roman" w:cs="Times New Roman"/>
            <w:kern w:val="0"/>
            <w:sz w:val="24"/>
            <w:szCs w:val="24"/>
          </w:rPr>
          <w:t>. A</w:t>
        </w:r>
      </w:ins>
      <w:ins w:id="2089" w:author="Zhang Li" w:date="2022-06-27T12:46:00Z">
        <w:r w:rsidR="00BC35AF">
          <w:rPr>
            <w:rFonts w:ascii="Times New Roman" w:eastAsia="宋体" w:hAnsi="Times New Roman" w:cs="Times New Roman"/>
            <w:kern w:val="0"/>
            <w:sz w:val="24"/>
            <w:szCs w:val="24"/>
          </w:rPr>
          <w:t>ny</w:t>
        </w:r>
      </w:ins>
      <w:ins w:id="2090" w:author="Zhang Li" w:date="2022-06-27T12:27:00Z">
        <w:r w:rsidR="00581210">
          <w:rPr>
            <w:rFonts w:ascii="Times New Roman" w:eastAsia="宋体" w:hAnsi="Times New Roman" w:cs="Times New Roman"/>
            <w:kern w:val="0"/>
            <w:sz w:val="24"/>
            <w:szCs w:val="24"/>
          </w:rPr>
          <w:t xml:space="preserve"> </w:t>
        </w:r>
      </w:ins>
      <w:ins w:id="2091" w:author="Zhang Li" w:date="2022-06-27T13:42:00Z">
        <w:r w:rsidR="00B13C0A">
          <w:rPr>
            <w:rFonts w:ascii="Times New Roman" w:eastAsia="宋体" w:hAnsi="Times New Roman" w:cs="Times New Roman"/>
            <w:kern w:val="0"/>
            <w:sz w:val="24"/>
            <w:szCs w:val="24"/>
          </w:rPr>
          <w:t xml:space="preserve">consensus </w:t>
        </w:r>
      </w:ins>
      <w:ins w:id="2092" w:author="Zhang Li" w:date="2022-06-27T12:27:00Z">
        <w:r w:rsidR="00581210">
          <w:rPr>
            <w:rFonts w:ascii="Times New Roman" w:eastAsia="宋体" w:hAnsi="Times New Roman" w:cs="Times New Roman"/>
            <w:kern w:val="0"/>
            <w:sz w:val="24"/>
            <w:szCs w:val="24"/>
          </w:rPr>
          <w:t>node</w:t>
        </w:r>
      </w:ins>
      <w:ins w:id="2093" w:author="Zhang Li" w:date="2022-06-27T13:26:00Z">
        <w:r w:rsidR="002F1121" w:rsidRPr="002F1121">
          <w:rPr>
            <w:rFonts w:ascii="Times New Roman" w:eastAsia="宋体" w:hAnsi="Times New Roman" w:cs="Times New Roman"/>
            <w:kern w:val="0"/>
            <w:sz w:val="24"/>
            <w:szCs w:val="24"/>
          </w:rPr>
          <w:t xml:space="preserve"> </w:t>
        </w:r>
      </w:ins>
      <w:ins w:id="2094" w:author="Zhang Li" w:date="2022-06-27T12:27:00Z">
        <w:r w:rsidR="00581210">
          <w:rPr>
            <w:rFonts w:ascii="Times New Roman" w:eastAsia="宋体" w:hAnsi="Times New Roman" w:cs="Times New Roman"/>
            <w:kern w:val="0"/>
            <w:sz w:val="24"/>
            <w:szCs w:val="24"/>
          </w:rPr>
          <w:t xml:space="preserve">can </w:t>
        </w:r>
      </w:ins>
      <w:ins w:id="2095" w:author="Zhang Li" w:date="2022-06-27T13:26:00Z">
        <w:r w:rsidR="002F1121">
          <w:rPr>
            <w:rFonts w:ascii="Times New Roman" w:eastAsia="宋体" w:hAnsi="Times New Roman" w:cs="Times New Roman"/>
            <w:kern w:val="0"/>
            <w:sz w:val="24"/>
            <w:szCs w:val="24"/>
          </w:rPr>
          <w:t>terminate</w:t>
        </w:r>
      </w:ins>
      <w:ins w:id="2096" w:author="Zhang Li" w:date="2022-06-27T12:43:00Z">
        <w:r w:rsidR="00BC35AF">
          <w:rPr>
            <w:rFonts w:ascii="Times New Roman" w:eastAsia="宋体" w:hAnsi="Times New Roman" w:cs="Times New Roman"/>
            <w:kern w:val="0"/>
            <w:sz w:val="24"/>
            <w:szCs w:val="24"/>
          </w:rPr>
          <w:t xml:space="preserve"> a consensus process</w:t>
        </w:r>
      </w:ins>
      <w:ins w:id="2097" w:author="Zhang Li" w:date="2022-06-27T13:42:00Z">
        <w:r w:rsidR="00B13C0A">
          <w:rPr>
            <w:rFonts w:ascii="Times New Roman" w:eastAsia="宋体" w:hAnsi="Times New Roman" w:cs="Times New Roman"/>
            <w:kern w:val="0"/>
            <w:sz w:val="24"/>
            <w:szCs w:val="24"/>
          </w:rPr>
          <w:t xml:space="preserve"> when it has </w:t>
        </w:r>
        <w:r w:rsidR="00B13C0A">
          <w:rPr>
            <w:rFonts w:ascii="Times New Roman" w:eastAsia="宋体" w:hAnsi="Times New Roman" w:cs="Times New Roman"/>
            <w:kern w:val="0"/>
            <w:sz w:val="24"/>
            <w:szCs w:val="24"/>
          </w:rPr>
          <w:t>constructed the special signature</w:t>
        </w:r>
      </w:ins>
      <w:ins w:id="2098" w:author="Zhang Li" w:date="2022-06-27T12:28:00Z">
        <w:r w:rsidR="00023E52">
          <w:rPr>
            <w:rFonts w:ascii="Times New Roman" w:eastAsia="宋体" w:hAnsi="Times New Roman" w:cs="Times New Roman"/>
            <w:kern w:val="0"/>
            <w:sz w:val="24"/>
            <w:szCs w:val="24"/>
          </w:rPr>
          <w:t>.</w:t>
        </w:r>
      </w:ins>
      <w:ins w:id="2099" w:author="Zhang Li" w:date="2022-06-27T12:49:00Z">
        <w:r w:rsidR="00C46C0F">
          <w:rPr>
            <w:rFonts w:ascii="Times New Roman" w:eastAsia="宋体" w:hAnsi="Times New Roman" w:cs="Times New Roman"/>
            <w:kern w:val="0"/>
            <w:sz w:val="24"/>
            <w:szCs w:val="24"/>
          </w:rPr>
          <w:t xml:space="preserve"> </w:t>
        </w:r>
      </w:ins>
      <w:ins w:id="2100" w:author="Zhang Li" w:date="2022-06-27T13:21:00Z">
        <w:r w:rsidR="0045739C">
          <w:rPr>
            <w:rFonts w:ascii="Times New Roman" w:eastAsia="宋体" w:hAnsi="Times New Roman" w:cs="Times New Roman"/>
            <w:kern w:val="0"/>
            <w:sz w:val="24"/>
            <w:szCs w:val="24"/>
          </w:rPr>
          <w:t>Therefore,</w:t>
        </w:r>
      </w:ins>
      <w:ins w:id="2101" w:author="Zhang Li" w:date="2022-06-27T13:22:00Z">
        <w:r w:rsidR="0045739C">
          <w:rPr>
            <w:rFonts w:ascii="Times New Roman" w:eastAsia="宋体" w:hAnsi="Times New Roman" w:cs="Times New Roman"/>
            <w:kern w:val="0"/>
            <w:sz w:val="24"/>
            <w:szCs w:val="24"/>
          </w:rPr>
          <w:t xml:space="preserve"> </w:t>
        </w:r>
      </w:ins>
      <w:ins w:id="2102" w:author="Zhang Li" w:date="2022-06-27T13:24:00Z">
        <w:r w:rsidR="002F1121">
          <w:rPr>
            <w:rFonts w:ascii="Times New Roman" w:eastAsia="宋体" w:hAnsi="Times New Roman" w:cs="Times New Roman"/>
            <w:kern w:val="0"/>
            <w:sz w:val="24"/>
            <w:szCs w:val="24"/>
          </w:rPr>
          <w:t>threshold BLS signature scheme</w:t>
        </w:r>
        <w:r w:rsidR="002F1121">
          <w:rPr>
            <w:rFonts w:ascii="Times New Roman" w:eastAsia="宋体" w:hAnsi="Times New Roman" w:cs="Times New Roman"/>
            <w:kern w:val="0"/>
            <w:sz w:val="24"/>
            <w:szCs w:val="24"/>
          </w:rPr>
          <w:t xml:space="preserve"> can help consensus </w:t>
        </w:r>
      </w:ins>
      <w:ins w:id="2103" w:author="Zhang Li" w:date="2022-06-27T13:25:00Z">
        <w:r w:rsidR="002F1121">
          <w:rPr>
            <w:rFonts w:ascii="Times New Roman" w:eastAsia="宋体" w:hAnsi="Times New Roman" w:cs="Times New Roman"/>
            <w:kern w:val="0"/>
            <w:sz w:val="24"/>
            <w:szCs w:val="24"/>
          </w:rPr>
          <w:t xml:space="preserve">nodes </w:t>
        </w:r>
        <w:r w:rsidR="002F1121">
          <w:rPr>
            <w:rFonts w:ascii="Times New Roman" w:eastAsia="宋体" w:hAnsi="Times New Roman" w:cs="Times New Roman"/>
            <w:kern w:val="0"/>
            <w:sz w:val="24"/>
            <w:szCs w:val="24"/>
          </w:rPr>
          <w:t>quickly and steadily</w:t>
        </w:r>
        <w:r w:rsidR="002F1121">
          <w:rPr>
            <w:rFonts w:ascii="Times New Roman" w:eastAsia="宋体" w:hAnsi="Times New Roman" w:cs="Times New Roman" w:hint="eastAsia"/>
            <w:kern w:val="0"/>
            <w:sz w:val="24"/>
            <w:szCs w:val="24"/>
          </w:rPr>
          <w:t xml:space="preserve"> achieve</w:t>
        </w:r>
        <w:r w:rsidR="002F1121">
          <w:rPr>
            <w:rFonts w:ascii="Times New Roman" w:eastAsia="宋体" w:hAnsi="Times New Roman" w:cs="Times New Roman"/>
            <w:kern w:val="0"/>
            <w:sz w:val="24"/>
            <w:szCs w:val="24"/>
          </w:rPr>
          <w:t xml:space="preserve"> consensus.</w:t>
        </w:r>
      </w:ins>
    </w:p>
    <w:p w14:paraId="16F91D4C" w14:textId="6ABE04A1" w:rsidR="006961A3" w:rsidRDefault="008B58E5" w:rsidP="006961A3">
      <w:pPr>
        <w:spacing w:afterLines="100" w:after="312"/>
        <w:ind w:firstLine="420"/>
        <w:rPr>
          <w:ins w:id="2104" w:author="Zhang Li" w:date="2022-06-27T13:47:00Z"/>
          <w:rFonts w:ascii="Times New Roman" w:eastAsia="宋体" w:hAnsi="Times New Roman" w:cs="Times New Roman"/>
          <w:kern w:val="0"/>
          <w:sz w:val="24"/>
          <w:szCs w:val="24"/>
        </w:rPr>
      </w:pPr>
      <w:ins w:id="2105" w:author="ThinkPad" w:date="2022-06-16T10:49:00Z">
        <w:del w:id="2106" w:author="Zhang Li" w:date="2022-06-27T13:45:00Z">
          <w:r w:rsidDel="00B13C0A">
            <w:rPr>
              <w:rFonts w:ascii="Times New Roman" w:eastAsia="宋体" w:hAnsi="Times New Roman" w:cs="Times New Roman" w:hint="eastAsia"/>
              <w:kern w:val="0"/>
              <w:sz w:val="24"/>
              <w:szCs w:val="24"/>
            </w:rPr>
            <w:lastRenderedPageBreak/>
            <w:delText>T</w:delText>
          </w:r>
          <w:r w:rsidDel="00B13C0A">
            <w:rPr>
              <w:rFonts w:ascii="Times New Roman" w:eastAsia="宋体" w:hAnsi="Times New Roman" w:cs="Times New Roman"/>
              <w:kern w:val="0"/>
              <w:sz w:val="24"/>
              <w:szCs w:val="24"/>
            </w:rPr>
            <w:delText>make a blockchain system to It</w:delText>
          </w:r>
        </w:del>
      </w:ins>
      <w:ins w:id="2107" w:author="ThinkPad" w:date="2022-06-16T10:26:00Z">
        <w:del w:id="2108" w:author="Zhang Li" w:date="2022-06-27T13:45:00Z">
          <w:r w:rsidR="0065200B" w:rsidDel="00B13C0A">
            <w:rPr>
              <w:rFonts w:ascii="Times New Roman" w:eastAsia="宋体" w:hAnsi="Times New Roman" w:cs="Times New Roman"/>
              <w:kern w:val="0"/>
              <w:sz w:val="24"/>
              <w:szCs w:val="24"/>
            </w:rPr>
            <w:delText>A</w:delText>
          </w:r>
        </w:del>
      </w:ins>
      <w:ins w:id="2109" w:author="ThinkPad" w:date="2022-06-16T10:27:00Z">
        <w:del w:id="2110" w:author="Zhang Li" w:date="2022-06-27T13:45:00Z">
          <w:r w:rsidR="0065200B" w:rsidDel="00B13C0A">
            <w:rPr>
              <w:rFonts w:ascii="Times New Roman" w:eastAsia="宋体" w:hAnsi="Times New Roman" w:cs="Times New Roman"/>
              <w:kern w:val="0"/>
              <w:sz w:val="24"/>
              <w:szCs w:val="24"/>
            </w:rPr>
            <w:delText>irsthem</w:delText>
          </w:r>
        </w:del>
      </w:ins>
      <w:ins w:id="2111" w:author="ThinkPad" w:date="2022-06-16T10:31:00Z">
        <w:del w:id="2112" w:author="Zhang Li" w:date="2022-06-27T13:45:00Z">
          <w:r w:rsidR="00CE02D2" w:rsidDel="00B13C0A">
            <w:rPr>
              <w:rFonts w:ascii="Times New Roman" w:eastAsia="宋体" w:hAnsi="Times New Roman" w:cs="Times New Roman"/>
              <w:kern w:val="0"/>
              <w:sz w:val="24"/>
              <w:szCs w:val="24"/>
            </w:rPr>
            <w:delText>facing esures</w:delText>
          </w:r>
        </w:del>
      </w:ins>
      <w:ins w:id="2113" w:author="ThinkPad" w:date="2022-06-16T10:32:00Z">
        <w:del w:id="2114" w:author="Zhang Li" w:date="2022-06-27T13:45:00Z">
          <w:r w:rsidR="00CE02D2" w:rsidDel="00B13C0A">
            <w:rPr>
              <w:rFonts w:ascii="Times New Roman" w:eastAsia="宋体" w:hAnsi="Times New Roman" w:cs="Times New Roman"/>
              <w:kern w:val="0"/>
              <w:sz w:val="24"/>
              <w:szCs w:val="24"/>
            </w:rPr>
            <w:delText>still eventual</w:delText>
          </w:r>
        </w:del>
      </w:ins>
    </w:p>
    <w:p w14:paraId="08742274" w14:textId="02EA38F1" w:rsidR="009D2DD3" w:rsidRDefault="00A639E5" w:rsidP="00402A08">
      <w:pPr>
        <w:spacing w:afterLines="100" w:after="312"/>
        <w:ind w:firstLine="420"/>
        <w:rPr>
          <w:ins w:id="2115" w:author="Zhang Li" w:date="2022-06-27T14:11:00Z"/>
          <w:rFonts w:ascii="Times New Roman" w:eastAsia="宋体" w:hAnsi="Times New Roman" w:cs="Times New Roman"/>
          <w:kern w:val="0"/>
          <w:sz w:val="24"/>
          <w:szCs w:val="24"/>
        </w:rPr>
      </w:pPr>
      <w:ins w:id="2116" w:author="Zhang Li" w:date="2022-06-27T13:55:00Z">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w:t>
        </w:r>
        <w:r>
          <w:rPr>
            <w:rFonts w:ascii="Times New Roman" w:eastAsia="宋体" w:hAnsi="Times New Roman" w:cs="Times New Roman"/>
            <w:kern w:val="0"/>
            <w:sz w:val="24"/>
            <w:szCs w:val="24"/>
          </w:rPr>
          <w:t xml:space="preserve"> </w:t>
        </w:r>
      </w:ins>
      <w:ins w:id="2117" w:author="Zhang Li" w:date="2022-06-27T14:00:00Z">
        <w:r w:rsidR="00034DEE">
          <w:rPr>
            <w:rFonts w:ascii="Times New Roman" w:eastAsia="宋体" w:hAnsi="Times New Roman" w:cs="Times New Roman"/>
            <w:kern w:val="0"/>
            <w:sz w:val="24"/>
            <w:szCs w:val="24"/>
          </w:rPr>
          <w:t xml:space="preserve">aims to allow multiple </w:t>
        </w:r>
        <w:r w:rsidR="00034DEE">
          <w:rPr>
            <w:rFonts w:ascii="Times New Roman" w:eastAsia="宋体" w:hAnsi="Times New Roman" w:cs="Times New Roman"/>
            <w:kern w:val="0"/>
            <w:sz w:val="24"/>
            <w:szCs w:val="24"/>
          </w:rPr>
          <w:t>participants</w:t>
        </w:r>
        <w:r w:rsidR="00034DEE">
          <w:rPr>
            <w:rFonts w:ascii="Times New Roman" w:eastAsia="宋体" w:hAnsi="Times New Roman" w:cs="Times New Roman"/>
            <w:kern w:val="0"/>
            <w:sz w:val="24"/>
            <w:szCs w:val="24"/>
          </w:rPr>
          <w:t xml:space="preserve"> </w:t>
        </w:r>
      </w:ins>
      <w:ins w:id="2118" w:author="Zhang Li" w:date="2022-06-27T14:07:00Z">
        <w:r w:rsidR="00402A08">
          <w:rPr>
            <w:rFonts w:ascii="Times New Roman" w:eastAsia="宋体" w:hAnsi="Times New Roman" w:cs="Times New Roman"/>
            <w:kern w:val="0"/>
            <w:sz w:val="24"/>
            <w:szCs w:val="24"/>
          </w:rPr>
          <w:t>securely</w:t>
        </w:r>
      </w:ins>
      <w:ins w:id="2119" w:author="Zhang Li" w:date="2022-06-27T14:00:00Z">
        <w:r w:rsidR="00034DEE">
          <w:rPr>
            <w:rFonts w:ascii="Times New Roman" w:eastAsia="宋体" w:hAnsi="Times New Roman" w:cs="Times New Roman"/>
            <w:kern w:val="0"/>
            <w:sz w:val="24"/>
            <w:szCs w:val="24"/>
          </w:rPr>
          <w:t xml:space="preserve"> reconstruct a secre</w:t>
        </w:r>
      </w:ins>
      <w:ins w:id="2120" w:author="Zhang Li" w:date="2022-06-27T14:01:00Z">
        <w:r w:rsidR="00034DEE">
          <w:rPr>
            <w:rFonts w:ascii="Times New Roman" w:eastAsia="宋体" w:hAnsi="Times New Roman" w:cs="Times New Roman"/>
            <w:kern w:val="0"/>
            <w:sz w:val="24"/>
            <w:szCs w:val="24"/>
          </w:rPr>
          <w:t xml:space="preserve">t </w:t>
        </w:r>
      </w:ins>
      <w:ins w:id="2121" w:author="Zhang Li" w:date="2022-06-27T14:40:00Z">
        <w:r w:rsidR="0005162B">
          <w:rPr>
            <w:rFonts w:ascii="Times New Roman" w:eastAsia="宋体" w:hAnsi="Times New Roman" w:cs="Times New Roman"/>
            <w:kern w:val="0"/>
            <w:sz w:val="24"/>
            <w:szCs w:val="24"/>
          </w:rPr>
          <w:t>(</w:t>
        </w:r>
      </w:ins>
      <w:ins w:id="2122" w:author="Zhang Li" w:date="2022-06-27T14:41:00Z">
        <w:r w:rsidR="0005162B">
          <w:rPr>
            <w:rFonts w:ascii="Times New Roman" w:eastAsia="宋体" w:hAnsi="Times New Roman" w:cs="Times New Roman"/>
            <w:kern w:val="0"/>
            <w:sz w:val="24"/>
            <w:szCs w:val="24"/>
          </w:rPr>
          <w:t>i.e.</w:t>
        </w:r>
      </w:ins>
      <w:ins w:id="2123" w:author="Zhang Li" w:date="2022-06-27T14:50:00Z">
        <w:r w:rsidR="00E501B9">
          <w:rPr>
            <w:rFonts w:ascii="Times New Roman" w:eastAsia="宋体" w:hAnsi="Times New Roman" w:cs="Times New Roman"/>
            <w:kern w:val="0"/>
            <w:sz w:val="24"/>
            <w:szCs w:val="24"/>
          </w:rPr>
          <w:t>,</w:t>
        </w:r>
      </w:ins>
      <w:ins w:id="2124" w:author="Zhang Li" w:date="2022-06-27T14:41:00Z">
        <w:r w:rsidR="0005162B">
          <w:rPr>
            <w:rFonts w:ascii="Times New Roman" w:eastAsia="宋体" w:hAnsi="Times New Roman" w:cs="Times New Roman"/>
            <w:kern w:val="0"/>
            <w:sz w:val="24"/>
            <w:szCs w:val="24"/>
          </w:rPr>
          <w:t xml:space="preserve"> a main private key</w:t>
        </w:r>
      </w:ins>
      <w:ins w:id="2125" w:author="Zhang Li" w:date="2022-06-27T14:40:00Z">
        <w:r w:rsidR="0005162B">
          <w:rPr>
            <w:rFonts w:ascii="Times New Roman" w:eastAsia="宋体" w:hAnsi="Times New Roman" w:cs="Times New Roman"/>
            <w:kern w:val="0"/>
            <w:sz w:val="24"/>
            <w:szCs w:val="24"/>
          </w:rPr>
          <w:t>)</w:t>
        </w:r>
      </w:ins>
      <w:ins w:id="2126" w:author="Zhang Li" w:date="2022-06-27T14:41:00Z">
        <w:r w:rsidR="0005162B">
          <w:rPr>
            <w:rFonts w:ascii="Times New Roman" w:eastAsia="宋体" w:hAnsi="Times New Roman" w:cs="Times New Roman"/>
            <w:kern w:val="0"/>
            <w:sz w:val="24"/>
            <w:szCs w:val="24"/>
          </w:rPr>
          <w:t xml:space="preserve"> </w:t>
        </w:r>
      </w:ins>
      <w:ins w:id="2127" w:author="Zhang Li" w:date="2022-06-27T14:01:00Z">
        <w:r w:rsidR="001B669E">
          <w:rPr>
            <w:rFonts w:ascii="Times New Roman" w:eastAsia="宋体" w:hAnsi="Times New Roman" w:cs="Times New Roman"/>
            <w:kern w:val="0"/>
            <w:sz w:val="24"/>
            <w:szCs w:val="24"/>
          </w:rPr>
          <w:t>and perform computa</w:t>
        </w:r>
      </w:ins>
      <w:ins w:id="2128" w:author="Zhang Li" w:date="2022-06-27T14:02:00Z">
        <w:r w:rsidR="001B669E">
          <w:rPr>
            <w:rFonts w:ascii="Times New Roman" w:eastAsia="宋体" w:hAnsi="Times New Roman" w:cs="Times New Roman"/>
            <w:kern w:val="0"/>
            <w:sz w:val="24"/>
            <w:szCs w:val="24"/>
          </w:rPr>
          <w:t>tion (i.e., signature generation or decryption)</w:t>
        </w:r>
      </w:ins>
      <w:ins w:id="2129" w:author="Zhang Li" w:date="2022-06-27T14:01:00Z">
        <w:r w:rsidR="001B669E">
          <w:rPr>
            <w:rFonts w:ascii="Times New Roman" w:eastAsia="宋体" w:hAnsi="Times New Roman" w:cs="Times New Roman"/>
            <w:kern w:val="0"/>
            <w:sz w:val="24"/>
            <w:szCs w:val="24"/>
          </w:rPr>
          <w:t xml:space="preserve"> </w:t>
        </w:r>
      </w:ins>
      <w:ins w:id="2130" w:author="Zhang Li" w:date="2022-06-27T14:08:00Z">
        <w:r w:rsidR="00402A08">
          <w:rPr>
            <w:rFonts w:ascii="Times New Roman" w:eastAsia="宋体" w:hAnsi="Times New Roman" w:cs="Times New Roman" w:hint="eastAsia"/>
            <w:kern w:val="0"/>
            <w:sz w:val="24"/>
            <w:szCs w:val="24"/>
          </w:rPr>
          <w:t>even</w:t>
        </w:r>
      </w:ins>
      <w:ins w:id="2131" w:author="Zhang Li" w:date="2022-06-27T14:04:00Z">
        <w:r w:rsidR="001B669E">
          <w:rPr>
            <w:rFonts w:ascii="Times New Roman" w:eastAsia="宋体" w:hAnsi="Times New Roman" w:cs="Times New Roman"/>
            <w:kern w:val="0"/>
            <w:sz w:val="24"/>
            <w:szCs w:val="24"/>
          </w:rPr>
          <w:t xml:space="preserve"> </w:t>
        </w:r>
      </w:ins>
      <w:ins w:id="2132" w:author="Zhang Li" w:date="2022-06-27T14:03:00Z">
        <w:r w:rsidR="001B669E">
          <w:rPr>
            <w:rFonts w:ascii="Times New Roman" w:eastAsia="宋体" w:hAnsi="Times New Roman" w:cs="Times New Roman"/>
            <w:kern w:val="0"/>
            <w:sz w:val="24"/>
            <w:szCs w:val="24"/>
          </w:rPr>
          <w:t xml:space="preserve">an adversary </w:t>
        </w:r>
      </w:ins>
      <w:ins w:id="2133" w:author="Zhang Li" w:date="2022-06-27T14:04:00Z">
        <w:r w:rsidR="001B669E">
          <w:rPr>
            <w:rFonts w:ascii="Times New Roman" w:eastAsia="宋体" w:hAnsi="Times New Roman" w:cs="Times New Roman"/>
            <w:kern w:val="0"/>
            <w:sz w:val="24"/>
            <w:szCs w:val="24"/>
          </w:rPr>
          <w:t xml:space="preserve">has </w:t>
        </w:r>
      </w:ins>
      <w:ins w:id="2134" w:author="Zhang Li" w:date="2022-06-27T14:03:00Z">
        <w:r w:rsidR="001B669E">
          <w:rPr>
            <w:rFonts w:ascii="Times New Roman" w:eastAsia="宋体" w:hAnsi="Times New Roman" w:cs="Times New Roman"/>
            <w:kern w:val="0"/>
            <w:sz w:val="24"/>
            <w:szCs w:val="24"/>
          </w:rPr>
          <w:t>corrupt</w:t>
        </w:r>
      </w:ins>
      <w:ins w:id="2135" w:author="Zhang Li" w:date="2022-06-27T14:04:00Z">
        <w:r w:rsidR="001B669E">
          <w:rPr>
            <w:rFonts w:ascii="Times New Roman" w:eastAsia="宋体" w:hAnsi="Times New Roman" w:cs="Times New Roman"/>
            <w:kern w:val="0"/>
            <w:sz w:val="24"/>
            <w:szCs w:val="24"/>
          </w:rPr>
          <w:t>ed</w:t>
        </w:r>
      </w:ins>
      <w:ins w:id="2136" w:author="Zhang Li" w:date="2022-06-27T14:03:00Z">
        <w:r w:rsidR="001B669E">
          <w:rPr>
            <w:rFonts w:ascii="Times New Roman" w:eastAsia="宋体" w:hAnsi="Times New Roman" w:cs="Times New Roman"/>
            <w:kern w:val="0"/>
            <w:sz w:val="24"/>
            <w:szCs w:val="24"/>
          </w:rPr>
          <w:t xml:space="preserve"> </w:t>
        </w:r>
      </w:ins>
      <w:ins w:id="2137" w:author="Zhang Li" w:date="2022-06-27T14:04:00Z">
        <w:r w:rsidR="001B669E">
          <w:rPr>
            <w:rFonts w:ascii="Times New Roman" w:eastAsia="宋体" w:hAnsi="Times New Roman" w:cs="Times New Roman"/>
            <w:kern w:val="0"/>
            <w:sz w:val="24"/>
            <w:szCs w:val="24"/>
          </w:rPr>
          <w:t>some participants.</w:t>
        </w:r>
      </w:ins>
      <w:ins w:id="2138" w:author="Zhang Li" w:date="2022-06-27T14:08:00Z">
        <w:r w:rsidR="00402A08">
          <w:rPr>
            <w:rFonts w:ascii="Times New Roman" w:eastAsia="宋体" w:hAnsi="Times New Roman" w:cs="Times New Roman" w:hint="eastAsia"/>
            <w:kern w:val="0"/>
            <w:sz w:val="24"/>
            <w:szCs w:val="24"/>
          </w:rPr>
          <w:t xml:space="preserve"> </w:t>
        </w:r>
      </w:ins>
      <w:ins w:id="2139" w:author="Zhang Li" w:date="2022-06-27T13:47:00Z">
        <w:r w:rsidR="00436497">
          <w:rPr>
            <w:rFonts w:ascii="Times New Roman" w:eastAsia="宋体" w:hAnsi="Times New Roman" w:cs="Times New Roman"/>
            <w:kern w:val="0"/>
            <w:sz w:val="24"/>
            <w:szCs w:val="24"/>
          </w:rPr>
          <w:t>I</w:t>
        </w:r>
        <w:r w:rsidR="00436497">
          <w:rPr>
            <w:rFonts w:ascii="Times New Roman" w:eastAsia="宋体" w:hAnsi="Times New Roman" w:cs="Times New Roman" w:hint="eastAsia"/>
            <w:kern w:val="0"/>
            <w:sz w:val="24"/>
            <w:szCs w:val="24"/>
          </w:rPr>
          <w:t>n</w:t>
        </w:r>
        <w:r w:rsidR="00436497">
          <w:rPr>
            <w:rFonts w:ascii="Times New Roman" w:eastAsia="宋体" w:hAnsi="Times New Roman" w:cs="Times New Roman"/>
            <w:kern w:val="0"/>
            <w:sz w:val="24"/>
            <w:szCs w:val="24"/>
          </w:rPr>
          <w:t xml:space="preserve"> a </w:t>
        </w:r>
        <w:r w:rsidR="00436497">
          <w:rPr>
            <w:rFonts w:ascii="Times New Roman" w:eastAsia="宋体" w:hAnsi="Times New Roman" w:cs="Times New Roman" w:hint="eastAsia"/>
            <w:kern w:val="0"/>
            <w:sz w:val="24"/>
            <w:szCs w:val="24"/>
          </w:rPr>
          <w:t>t</w:t>
        </w:r>
        <w:r w:rsidR="00436497" w:rsidRPr="004D06F6">
          <w:rPr>
            <w:rFonts w:ascii="Times New Roman" w:eastAsia="宋体" w:hAnsi="Times New Roman" w:cs="Times New Roman"/>
            <w:kern w:val="0"/>
            <w:sz w:val="24"/>
            <w:szCs w:val="24"/>
          </w:rPr>
          <w:t xml:space="preserve">hreshold </w:t>
        </w:r>
        <w:r w:rsidR="00436497">
          <w:rPr>
            <w:rFonts w:ascii="Times New Roman" w:eastAsia="宋体" w:hAnsi="Times New Roman" w:cs="Times New Roman"/>
            <w:kern w:val="0"/>
            <w:sz w:val="24"/>
            <w:szCs w:val="24"/>
          </w:rPr>
          <w:t>s</w:t>
        </w:r>
        <w:r w:rsidR="00436497" w:rsidRPr="004D06F6">
          <w:rPr>
            <w:rFonts w:ascii="Times New Roman" w:eastAsia="宋体" w:hAnsi="Times New Roman" w:cs="Times New Roman"/>
            <w:kern w:val="0"/>
            <w:sz w:val="24"/>
            <w:szCs w:val="24"/>
          </w:rPr>
          <w:t xml:space="preserve">ignature </w:t>
        </w:r>
        <w:r w:rsidR="00436497">
          <w:rPr>
            <w:rFonts w:ascii="Times New Roman" w:eastAsia="宋体" w:hAnsi="Times New Roman" w:cs="Times New Roman"/>
            <w:kern w:val="0"/>
            <w:sz w:val="24"/>
            <w:szCs w:val="24"/>
          </w:rPr>
          <w:t>s</w:t>
        </w:r>
        <w:r w:rsidR="00436497" w:rsidRPr="004D06F6">
          <w:rPr>
            <w:rFonts w:ascii="Times New Roman" w:eastAsia="宋体" w:hAnsi="Times New Roman" w:cs="Times New Roman"/>
            <w:kern w:val="0"/>
            <w:sz w:val="24"/>
            <w:szCs w:val="24"/>
          </w:rPr>
          <w:t>cheme</w:t>
        </w:r>
        <w:r w:rsidR="00436497">
          <w:rPr>
            <w:rFonts w:ascii="Times New Roman" w:eastAsia="宋体" w:hAnsi="Times New Roman" w:cs="Times New Roman"/>
            <w:kern w:val="0"/>
            <w:sz w:val="24"/>
            <w:szCs w:val="24"/>
          </w:rPr>
          <w:t xml:space="preserve">, all participants use a share of </w:t>
        </w:r>
      </w:ins>
      <w:ins w:id="2140" w:author="Zhang Li" w:date="2022-06-27T14:10:00Z">
        <w:r w:rsidR="00402A08">
          <w:rPr>
            <w:rFonts w:ascii="Times New Roman" w:eastAsia="宋体" w:hAnsi="Times New Roman" w:cs="Times New Roman"/>
            <w:kern w:val="0"/>
            <w:sz w:val="24"/>
            <w:szCs w:val="24"/>
          </w:rPr>
          <w:t>a</w:t>
        </w:r>
      </w:ins>
      <w:ins w:id="2141" w:author="Zhang Li" w:date="2022-06-27T13:47:00Z">
        <w:r w:rsidR="00436497">
          <w:rPr>
            <w:rFonts w:ascii="Times New Roman" w:eastAsia="宋体" w:hAnsi="Times New Roman" w:cs="Times New Roman"/>
            <w:kern w:val="0"/>
            <w:sz w:val="24"/>
            <w:szCs w:val="24"/>
          </w:rPr>
          <w:t xml:space="preserve"> </w:t>
        </w:r>
      </w:ins>
      <w:ins w:id="2142" w:author="Zhang Li" w:date="2022-06-27T14:13:00Z">
        <w:r w:rsidR="009D2DD3">
          <w:rPr>
            <w:rFonts w:ascii="Times New Roman" w:eastAsia="宋体" w:hAnsi="Times New Roman" w:cs="Times New Roman"/>
            <w:kern w:val="0"/>
            <w:sz w:val="24"/>
            <w:szCs w:val="24"/>
          </w:rPr>
          <w:t xml:space="preserve">main </w:t>
        </w:r>
      </w:ins>
      <w:ins w:id="2143" w:author="Zhang Li" w:date="2022-06-27T13:47:00Z">
        <w:r w:rsidR="00436497">
          <w:rPr>
            <w:rFonts w:ascii="Times New Roman" w:eastAsia="宋体" w:hAnsi="Times New Roman" w:cs="Times New Roman"/>
            <w:kern w:val="0"/>
            <w:sz w:val="24"/>
            <w:szCs w:val="24"/>
          </w:rPr>
          <w:t xml:space="preserve">private key as their private keys. </w:t>
        </w:r>
      </w:ins>
      <w:ins w:id="2144" w:author="Zhang Li" w:date="2022-06-27T14:11:00Z">
        <w:r w:rsidR="009D2DD3">
          <w:rPr>
            <w:rFonts w:ascii="Times New Roman" w:eastAsia="宋体" w:hAnsi="Times New Roman" w:cs="Times New Roman"/>
            <w:kern w:val="0"/>
            <w:sz w:val="24"/>
            <w:szCs w:val="24"/>
          </w:rPr>
          <w:t>To sign</w:t>
        </w:r>
      </w:ins>
      <w:ins w:id="2145" w:author="Zhang Li" w:date="2022-06-27T14:12:00Z">
        <w:r w:rsidR="009D2DD3">
          <w:rPr>
            <w:rFonts w:ascii="Times New Roman" w:eastAsia="宋体" w:hAnsi="Times New Roman" w:cs="Times New Roman"/>
            <w:kern w:val="0"/>
            <w:sz w:val="24"/>
            <w:szCs w:val="24"/>
          </w:rPr>
          <w:t xml:space="preserve"> a message, multiple participants ca</w:t>
        </w:r>
      </w:ins>
      <w:ins w:id="2146" w:author="Zhang Li" w:date="2022-06-27T14:15:00Z">
        <w:r w:rsidR="009D2DD3">
          <w:rPr>
            <w:rFonts w:ascii="Times New Roman" w:eastAsia="宋体" w:hAnsi="Times New Roman" w:cs="Times New Roman"/>
            <w:kern w:val="0"/>
            <w:sz w:val="24"/>
            <w:szCs w:val="24"/>
          </w:rPr>
          <w:t xml:space="preserve">n </w:t>
        </w:r>
      </w:ins>
      <w:ins w:id="2147" w:author="Zhang Li" w:date="2022-06-27T14:13:00Z">
        <w:r w:rsidR="009D2DD3">
          <w:rPr>
            <w:rFonts w:ascii="Times New Roman" w:eastAsia="宋体" w:hAnsi="Times New Roman" w:cs="Times New Roman"/>
            <w:kern w:val="0"/>
            <w:sz w:val="24"/>
            <w:szCs w:val="24"/>
          </w:rPr>
          <w:t>e</w:t>
        </w:r>
      </w:ins>
      <w:ins w:id="2148" w:author="Zhang Li" w:date="2022-06-27T14:14:00Z">
        <w:r w:rsidR="009D2DD3">
          <w:rPr>
            <w:rFonts w:ascii="Times New Roman" w:eastAsia="宋体" w:hAnsi="Times New Roman" w:cs="Times New Roman"/>
            <w:kern w:val="0"/>
            <w:sz w:val="24"/>
            <w:szCs w:val="24"/>
          </w:rPr>
          <w:t>xecute an interactive signature generation algorithm</w:t>
        </w:r>
      </w:ins>
      <w:ins w:id="2149" w:author="Zhang Li" w:date="2022-06-27T14:15:00Z">
        <w:r w:rsidR="009D2DD3">
          <w:rPr>
            <w:rFonts w:ascii="Times New Roman" w:eastAsia="宋体" w:hAnsi="Times New Roman" w:cs="Times New Roman"/>
            <w:kern w:val="0"/>
            <w:sz w:val="24"/>
            <w:szCs w:val="24"/>
          </w:rPr>
          <w:t>, wh</w:t>
        </w:r>
      </w:ins>
      <w:ins w:id="2150" w:author="Zhang Li" w:date="2022-06-27T14:16:00Z">
        <w:r w:rsidR="00BC49E1">
          <w:rPr>
            <w:rFonts w:ascii="Times New Roman" w:eastAsia="宋体" w:hAnsi="Times New Roman" w:cs="Times New Roman"/>
            <w:kern w:val="0"/>
            <w:sz w:val="24"/>
            <w:szCs w:val="24"/>
          </w:rPr>
          <w:t>ich uses</w:t>
        </w:r>
      </w:ins>
      <w:ins w:id="2151" w:author="Zhang Li" w:date="2022-06-27T14:15:00Z">
        <w:r w:rsidR="009D2DD3">
          <w:rPr>
            <w:rFonts w:ascii="Times New Roman" w:eastAsia="宋体" w:hAnsi="Times New Roman" w:cs="Times New Roman"/>
            <w:kern w:val="0"/>
            <w:sz w:val="24"/>
            <w:szCs w:val="24"/>
          </w:rPr>
          <w:t xml:space="preserve"> </w:t>
        </w:r>
        <w:r w:rsidR="009D2DD3">
          <w:rPr>
            <w:rFonts w:ascii="Times New Roman" w:eastAsia="宋体" w:hAnsi="Times New Roman" w:cs="Times New Roman"/>
            <w:kern w:val="0"/>
            <w:sz w:val="24"/>
            <w:szCs w:val="24"/>
          </w:rPr>
          <w:t>their shares of the main private key</w:t>
        </w:r>
      </w:ins>
      <w:ins w:id="2152" w:author="Zhang Li" w:date="2022-06-27T14:16:00Z">
        <w:r w:rsidR="009D2DD3">
          <w:rPr>
            <w:rFonts w:ascii="Times New Roman" w:eastAsia="宋体" w:hAnsi="Times New Roman" w:cs="Times New Roman"/>
            <w:kern w:val="0"/>
            <w:sz w:val="24"/>
            <w:szCs w:val="24"/>
          </w:rPr>
          <w:t xml:space="preserve"> and the message</w:t>
        </w:r>
      </w:ins>
      <w:ins w:id="2153" w:author="Zhang Li" w:date="2022-06-27T14:17:00Z">
        <w:r w:rsidR="00BC49E1">
          <w:rPr>
            <w:rFonts w:ascii="Times New Roman" w:eastAsia="宋体" w:hAnsi="Times New Roman" w:cs="Times New Roman"/>
            <w:kern w:val="0"/>
            <w:sz w:val="24"/>
            <w:szCs w:val="24"/>
          </w:rPr>
          <w:t xml:space="preserve"> as </w:t>
        </w:r>
        <w:r w:rsidR="00BC49E1">
          <w:rPr>
            <w:rFonts w:ascii="Times New Roman" w:eastAsia="宋体" w:hAnsi="Times New Roman" w:cs="Times New Roman"/>
            <w:kern w:val="0"/>
            <w:sz w:val="24"/>
            <w:szCs w:val="24"/>
          </w:rPr>
          <w:t>inputs</w:t>
        </w:r>
        <w:r w:rsidR="00BC49E1">
          <w:rPr>
            <w:rFonts w:ascii="Times New Roman" w:eastAsia="宋体" w:hAnsi="Times New Roman" w:cs="Times New Roman"/>
            <w:kern w:val="0"/>
            <w:sz w:val="24"/>
            <w:szCs w:val="24"/>
          </w:rPr>
          <w:t>, and outputs a signature of the message. The signature can be verified by any</w:t>
        </w:r>
      </w:ins>
      <w:ins w:id="2154" w:author="Zhang Li" w:date="2022-06-27T14:18:00Z">
        <w:r w:rsidR="00BC49E1">
          <w:rPr>
            <w:rFonts w:ascii="Times New Roman" w:eastAsia="宋体" w:hAnsi="Times New Roman" w:cs="Times New Roman"/>
            <w:kern w:val="0"/>
            <w:sz w:val="24"/>
            <w:szCs w:val="24"/>
          </w:rPr>
          <w:t>one using the unique main public key.</w:t>
        </w:r>
      </w:ins>
      <w:ins w:id="2155" w:author="Zhang Li" w:date="2022-06-27T14:25:00Z">
        <w:r w:rsidR="00C62853">
          <w:rPr>
            <w:rFonts w:ascii="Times New Roman" w:eastAsia="宋体" w:hAnsi="Times New Roman" w:cs="Times New Roman"/>
            <w:kern w:val="0"/>
            <w:sz w:val="24"/>
            <w:szCs w:val="24"/>
          </w:rPr>
          <w:t xml:space="preserve"> The security for threshold </w:t>
        </w:r>
      </w:ins>
      <w:ins w:id="2156" w:author="Zhang Li" w:date="2022-06-27T14:26:00Z">
        <w:r w:rsidR="00C62853">
          <w:rPr>
            <w:rFonts w:ascii="Times New Roman" w:eastAsia="宋体" w:hAnsi="Times New Roman" w:cs="Times New Roman"/>
            <w:kern w:val="0"/>
            <w:sz w:val="24"/>
            <w:szCs w:val="24"/>
          </w:rPr>
          <w:t>signature scheme requires that</w:t>
        </w:r>
      </w:ins>
      <w:ins w:id="2157" w:author="Zhang Li" w:date="2022-06-27T14:29:00Z">
        <w:r w:rsidR="00995932">
          <w:rPr>
            <w:rFonts w:ascii="Times New Roman" w:eastAsia="宋体" w:hAnsi="Times New Roman" w:cs="Times New Roman"/>
            <w:kern w:val="0"/>
            <w:sz w:val="24"/>
            <w:szCs w:val="24"/>
          </w:rPr>
          <w:t xml:space="preserve"> no</w:t>
        </w:r>
      </w:ins>
      <w:ins w:id="2158" w:author="Zhang Li" w:date="2022-06-27T14:26:00Z">
        <w:r w:rsidR="00C62853">
          <w:rPr>
            <w:rFonts w:ascii="Times New Roman" w:eastAsia="宋体" w:hAnsi="Times New Roman" w:cs="Times New Roman"/>
            <w:kern w:val="0"/>
            <w:sz w:val="24"/>
            <w:szCs w:val="24"/>
          </w:rPr>
          <w:t xml:space="preserve"> adversary </w:t>
        </w:r>
      </w:ins>
      <w:ins w:id="2159" w:author="Zhang Li" w:date="2022-06-27T14:29:00Z">
        <w:r w:rsidR="00995932">
          <w:rPr>
            <w:rFonts w:ascii="Times New Roman" w:eastAsia="宋体" w:hAnsi="Times New Roman" w:cs="Times New Roman"/>
            <w:kern w:val="0"/>
            <w:sz w:val="24"/>
            <w:szCs w:val="24"/>
          </w:rPr>
          <w:t>that</w:t>
        </w:r>
      </w:ins>
      <w:ins w:id="2160" w:author="Zhang Li" w:date="2022-06-27T14:26:00Z">
        <w:r w:rsidR="00C62853">
          <w:rPr>
            <w:rFonts w:ascii="Times New Roman" w:eastAsia="宋体" w:hAnsi="Times New Roman" w:cs="Times New Roman"/>
            <w:kern w:val="0"/>
            <w:sz w:val="24"/>
            <w:szCs w:val="24"/>
          </w:rPr>
          <w:t xml:space="preserve"> corrupt</w:t>
        </w:r>
      </w:ins>
      <w:ins w:id="2161" w:author="Zhang Li" w:date="2022-06-27T14:29:00Z">
        <w:r w:rsidR="00995932">
          <w:rPr>
            <w:rFonts w:ascii="Times New Roman" w:eastAsia="宋体" w:hAnsi="Times New Roman" w:cs="Times New Roman"/>
            <w:kern w:val="0"/>
            <w:sz w:val="24"/>
            <w:szCs w:val="24"/>
          </w:rPr>
          <w:t>s</w:t>
        </w:r>
      </w:ins>
      <w:ins w:id="2162" w:author="Zhang Li" w:date="2022-06-27T14:26:00Z">
        <w:r w:rsidR="00C62853">
          <w:rPr>
            <w:rFonts w:ascii="Times New Roman" w:eastAsia="宋体" w:hAnsi="Times New Roman" w:cs="Times New Roman"/>
            <w:kern w:val="0"/>
            <w:sz w:val="24"/>
            <w:szCs w:val="24"/>
          </w:rPr>
          <w:t xml:space="preserve"> </w:t>
        </w:r>
      </w:ins>
      <w:ins w:id="2163" w:author="Zhang Li" w:date="2022-06-27T14:29:00Z">
        <w:r w:rsidR="00995932">
          <w:rPr>
            <w:rFonts w:ascii="Times New Roman" w:eastAsia="宋体" w:hAnsi="Times New Roman" w:cs="Times New Roman"/>
            <w:kern w:val="0"/>
            <w:sz w:val="24"/>
            <w:szCs w:val="24"/>
          </w:rPr>
          <w:t xml:space="preserve">some participants </w:t>
        </w:r>
      </w:ins>
      <w:ins w:id="2164" w:author="Zhang Li" w:date="2022-06-27T14:30:00Z">
        <w:r w:rsidR="00995932">
          <w:rPr>
            <w:rFonts w:ascii="Times New Roman" w:eastAsia="宋体" w:hAnsi="Times New Roman" w:cs="Times New Roman"/>
            <w:kern w:val="0"/>
            <w:sz w:val="24"/>
            <w:szCs w:val="24"/>
          </w:rPr>
          <w:t xml:space="preserve">can learn any information about the main private key or can forge </w:t>
        </w:r>
      </w:ins>
      <w:ins w:id="2165" w:author="Zhang Li" w:date="2022-06-27T14:31:00Z">
        <w:r w:rsidR="00995932">
          <w:rPr>
            <w:rFonts w:ascii="Times New Roman" w:eastAsia="宋体" w:hAnsi="Times New Roman" w:cs="Times New Roman"/>
            <w:kern w:val="0"/>
            <w:sz w:val="24"/>
            <w:szCs w:val="24"/>
          </w:rPr>
          <w:t>a valid signature on a message.</w:t>
        </w:r>
      </w:ins>
      <w:ins w:id="2166" w:author="Zhang Li" w:date="2022-06-27T14:32:00Z">
        <w:r w:rsidR="00FD2E8F">
          <w:rPr>
            <w:rFonts w:ascii="Times New Roman" w:eastAsia="宋体" w:hAnsi="Times New Roman" w:cs="Times New Roman"/>
            <w:kern w:val="0"/>
            <w:sz w:val="24"/>
            <w:szCs w:val="24"/>
          </w:rPr>
          <w:t xml:space="preserve"> There are two important </w:t>
        </w:r>
      </w:ins>
      <w:ins w:id="2167" w:author="Zhang Li" w:date="2022-06-27T14:33:00Z">
        <w:r w:rsidR="00FD2E8F">
          <w:rPr>
            <w:rFonts w:ascii="Times New Roman" w:eastAsia="宋体" w:hAnsi="Times New Roman" w:cs="Times New Roman"/>
            <w:kern w:val="0"/>
            <w:sz w:val="24"/>
            <w:szCs w:val="24"/>
          </w:rPr>
          <w:t xml:space="preserve">properties of threshold signature scheme: robustness and proactiveness. </w:t>
        </w:r>
      </w:ins>
      <w:ins w:id="2168" w:author="Zhang Li" w:date="2022-06-27T14:34:00Z">
        <w:r w:rsidR="00FD2E8F">
          <w:rPr>
            <w:rFonts w:ascii="Times New Roman" w:eastAsia="宋体" w:hAnsi="Times New Roman" w:cs="Times New Roman"/>
            <w:kern w:val="0"/>
            <w:sz w:val="24"/>
            <w:szCs w:val="24"/>
          </w:rPr>
          <w:t xml:space="preserve">The former one </w:t>
        </w:r>
      </w:ins>
      <w:ins w:id="2169" w:author="Zhang Li" w:date="2022-06-27T14:35:00Z">
        <w:r w:rsidR="00FD2E8F">
          <w:rPr>
            <w:rFonts w:ascii="Times New Roman" w:eastAsia="宋体" w:hAnsi="Times New Roman" w:cs="Times New Roman"/>
            <w:kern w:val="0"/>
            <w:sz w:val="24"/>
            <w:szCs w:val="24"/>
          </w:rPr>
          <w:t xml:space="preserve">requires that </w:t>
        </w:r>
      </w:ins>
      <w:ins w:id="2170" w:author="Zhang Li" w:date="2022-06-27T14:36:00Z">
        <w:r w:rsidR="00FD2E8F">
          <w:rPr>
            <w:rFonts w:ascii="Times New Roman" w:eastAsia="宋体" w:hAnsi="Times New Roman" w:cs="Times New Roman"/>
            <w:kern w:val="0"/>
            <w:sz w:val="24"/>
            <w:szCs w:val="24"/>
          </w:rPr>
          <w:t xml:space="preserve">a </w:t>
        </w:r>
        <w:r w:rsidR="0005162B">
          <w:rPr>
            <w:rFonts w:ascii="Times New Roman" w:eastAsia="宋体" w:hAnsi="Times New Roman" w:cs="Times New Roman"/>
            <w:kern w:val="0"/>
            <w:sz w:val="24"/>
            <w:szCs w:val="24"/>
          </w:rPr>
          <w:t>valid signature can be gen</w:t>
        </w:r>
      </w:ins>
      <w:ins w:id="2171" w:author="Zhang Li" w:date="2022-06-27T14:37:00Z">
        <w:r w:rsidR="0005162B">
          <w:rPr>
            <w:rFonts w:ascii="Times New Roman" w:eastAsia="宋体" w:hAnsi="Times New Roman" w:cs="Times New Roman"/>
            <w:kern w:val="0"/>
            <w:sz w:val="24"/>
            <w:szCs w:val="24"/>
          </w:rPr>
          <w:t xml:space="preserve">erated even </w:t>
        </w:r>
      </w:ins>
      <w:ins w:id="2172" w:author="Zhang Li" w:date="2022-06-27T14:35:00Z">
        <w:r w:rsidR="00FD2E8F">
          <w:rPr>
            <w:rFonts w:ascii="Times New Roman" w:eastAsia="宋体" w:hAnsi="Times New Roman" w:cs="Times New Roman"/>
            <w:kern w:val="0"/>
            <w:sz w:val="24"/>
            <w:szCs w:val="24"/>
          </w:rPr>
          <w:t xml:space="preserve">some malicious participants </w:t>
        </w:r>
      </w:ins>
      <w:ins w:id="2173" w:author="Zhang Li" w:date="2022-06-27T14:36:00Z">
        <w:r w:rsidR="00FD2E8F">
          <w:rPr>
            <w:rFonts w:ascii="Times New Roman" w:eastAsia="宋体" w:hAnsi="Times New Roman" w:cs="Times New Roman"/>
            <w:kern w:val="0"/>
            <w:sz w:val="24"/>
            <w:szCs w:val="24"/>
          </w:rPr>
          <w:t>deviating from the scheme</w:t>
        </w:r>
      </w:ins>
      <w:ins w:id="2174" w:author="Zhang Li" w:date="2022-06-27T14:37:00Z">
        <w:r w:rsidR="0005162B">
          <w:rPr>
            <w:rFonts w:ascii="Times New Roman" w:eastAsia="宋体" w:hAnsi="Times New Roman" w:cs="Times New Roman"/>
            <w:kern w:val="0"/>
            <w:sz w:val="24"/>
            <w:szCs w:val="24"/>
          </w:rPr>
          <w:t xml:space="preserve">. The later one </w:t>
        </w:r>
      </w:ins>
      <w:ins w:id="2175" w:author="Zhang Li" w:date="2022-06-27T14:39:00Z">
        <w:r w:rsidR="0005162B">
          <w:rPr>
            <w:rFonts w:ascii="Times New Roman" w:eastAsia="宋体" w:hAnsi="Times New Roman" w:cs="Times New Roman"/>
            <w:kern w:val="0"/>
            <w:sz w:val="24"/>
            <w:szCs w:val="24"/>
          </w:rPr>
          <w:t>is also name periodic refreshment of shares of</w:t>
        </w:r>
      </w:ins>
      <w:ins w:id="2176" w:author="Zhang Li" w:date="2022-06-27T14:40:00Z">
        <w:r w:rsidR="0005162B">
          <w:rPr>
            <w:rFonts w:ascii="Times New Roman" w:eastAsia="宋体" w:hAnsi="Times New Roman" w:cs="Times New Roman"/>
            <w:kern w:val="0"/>
            <w:sz w:val="24"/>
            <w:szCs w:val="24"/>
          </w:rPr>
          <w:t xml:space="preserve"> a </w:t>
        </w:r>
      </w:ins>
      <w:ins w:id="2177" w:author="Zhang Li" w:date="2022-06-27T14:41:00Z">
        <w:r w:rsidR="0005162B">
          <w:rPr>
            <w:rFonts w:ascii="Times New Roman" w:eastAsia="宋体" w:hAnsi="Times New Roman" w:cs="Times New Roman"/>
            <w:kern w:val="0"/>
            <w:sz w:val="24"/>
            <w:szCs w:val="24"/>
          </w:rPr>
          <w:t>main private key</w:t>
        </w:r>
        <w:r w:rsidR="00F7631C">
          <w:rPr>
            <w:rFonts w:ascii="Times New Roman" w:eastAsia="宋体" w:hAnsi="Times New Roman" w:cs="Times New Roman"/>
            <w:kern w:val="0"/>
            <w:sz w:val="24"/>
            <w:szCs w:val="24"/>
          </w:rPr>
          <w:t xml:space="preserve">. </w:t>
        </w:r>
      </w:ins>
      <w:ins w:id="2178" w:author="Zhang Li" w:date="2022-06-27T14:49:00Z">
        <w:r w:rsidR="00E501B9">
          <w:rPr>
            <w:rFonts w:ascii="Times New Roman" w:eastAsia="宋体" w:hAnsi="Times New Roman" w:cs="Times New Roman"/>
            <w:kern w:val="0"/>
            <w:sz w:val="24"/>
            <w:szCs w:val="24"/>
          </w:rPr>
          <w:t>The</w:t>
        </w:r>
      </w:ins>
      <w:ins w:id="2179" w:author="Zhang Li" w:date="2022-06-27T14:42:00Z">
        <w:r w:rsidR="00F7631C">
          <w:rPr>
            <w:rFonts w:ascii="Times New Roman" w:eastAsia="宋体" w:hAnsi="Times New Roman" w:cs="Times New Roman"/>
            <w:kern w:val="0"/>
            <w:sz w:val="24"/>
            <w:szCs w:val="24"/>
          </w:rPr>
          <w:t xml:space="preserve"> goal </w:t>
        </w:r>
      </w:ins>
      <w:ins w:id="2180" w:author="Zhang Li" w:date="2022-06-27T14:49:00Z">
        <w:r w:rsidR="00E501B9">
          <w:rPr>
            <w:rFonts w:ascii="Times New Roman" w:eastAsia="宋体" w:hAnsi="Times New Roman" w:cs="Times New Roman"/>
            <w:kern w:val="0"/>
            <w:sz w:val="24"/>
            <w:szCs w:val="24"/>
          </w:rPr>
          <w:t>proactiveness</w:t>
        </w:r>
        <w:r w:rsidR="00E501B9">
          <w:rPr>
            <w:rFonts w:ascii="Times New Roman" w:eastAsia="宋体" w:hAnsi="Times New Roman" w:cs="Times New Roman"/>
            <w:kern w:val="0"/>
            <w:sz w:val="24"/>
            <w:szCs w:val="24"/>
          </w:rPr>
          <w:t xml:space="preserve"> </w:t>
        </w:r>
      </w:ins>
      <w:ins w:id="2181" w:author="Zhang Li" w:date="2022-06-27T14:42:00Z">
        <w:r w:rsidR="00F7631C">
          <w:rPr>
            <w:rFonts w:ascii="Times New Roman" w:eastAsia="宋体" w:hAnsi="Times New Roman" w:cs="Times New Roman"/>
            <w:kern w:val="0"/>
            <w:sz w:val="24"/>
            <w:szCs w:val="24"/>
          </w:rPr>
          <w:t>is to protect a system</w:t>
        </w:r>
      </w:ins>
      <w:ins w:id="2182" w:author="Zhang Li" w:date="2022-06-27T14:43:00Z">
        <w:r w:rsidR="00F7631C">
          <w:rPr>
            <w:rFonts w:ascii="Times New Roman" w:eastAsia="宋体" w:hAnsi="Times New Roman" w:cs="Times New Roman"/>
            <w:kern w:val="0"/>
            <w:sz w:val="24"/>
            <w:szCs w:val="24"/>
          </w:rPr>
          <w:t xml:space="preserve"> from </w:t>
        </w:r>
      </w:ins>
      <w:ins w:id="2183" w:author="Zhang Li" w:date="2022-06-27T14:45:00Z">
        <w:r w:rsidR="00F7631C">
          <w:rPr>
            <w:rFonts w:ascii="Times New Roman" w:eastAsia="宋体" w:hAnsi="Times New Roman" w:cs="Times New Roman"/>
            <w:kern w:val="0"/>
            <w:sz w:val="24"/>
            <w:szCs w:val="24"/>
          </w:rPr>
          <w:t xml:space="preserve">an </w:t>
        </w:r>
      </w:ins>
      <w:ins w:id="2184" w:author="Zhang Li" w:date="2022-06-27T14:43:00Z">
        <w:r w:rsidR="00F7631C">
          <w:rPr>
            <w:rFonts w:ascii="Times New Roman" w:eastAsia="宋体" w:hAnsi="Times New Roman" w:cs="Times New Roman"/>
            <w:kern w:val="0"/>
            <w:sz w:val="24"/>
            <w:szCs w:val="24"/>
          </w:rPr>
          <w:t>adversary</w:t>
        </w:r>
      </w:ins>
      <w:ins w:id="2185" w:author="Zhang Li" w:date="2022-06-27T14:45:00Z">
        <w:r w:rsidR="00F7631C">
          <w:rPr>
            <w:rFonts w:ascii="Times New Roman" w:eastAsia="宋体" w:hAnsi="Times New Roman" w:cs="Times New Roman"/>
            <w:kern w:val="0"/>
            <w:sz w:val="24"/>
            <w:szCs w:val="24"/>
          </w:rPr>
          <w:t xml:space="preserve"> that obtains the information of a </w:t>
        </w:r>
      </w:ins>
      <w:ins w:id="2186" w:author="Zhang Li" w:date="2022-06-27T14:46:00Z">
        <w:r w:rsidR="00F7631C">
          <w:rPr>
            <w:rFonts w:ascii="Times New Roman" w:eastAsia="宋体" w:hAnsi="Times New Roman" w:cs="Times New Roman"/>
            <w:kern w:val="0"/>
            <w:sz w:val="24"/>
            <w:szCs w:val="24"/>
          </w:rPr>
          <w:t xml:space="preserve">main </w:t>
        </w:r>
      </w:ins>
      <w:ins w:id="2187" w:author="Zhang Li" w:date="2022-06-27T14:45:00Z">
        <w:r w:rsidR="00F7631C">
          <w:rPr>
            <w:rFonts w:ascii="Times New Roman" w:eastAsia="宋体" w:hAnsi="Times New Roman" w:cs="Times New Roman"/>
            <w:kern w:val="0"/>
            <w:sz w:val="24"/>
            <w:szCs w:val="24"/>
          </w:rPr>
          <w:t>priv</w:t>
        </w:r>
      </w:ins>
      <w:ins w:id="2188" w:author="Zhang Li" w:date="2022-06-27T14:46:00Z">
        <w:r w:rsidR="00F7631C">
          <w:rPr>
            <w:rFonts w:ascii="Times New Roman" w:eastAsia="宋体" w:hAnsi="Times New Roman" w:cs="Times New Roman"/>
            <w:kern w:val="0"/>
            <w:sz w:val="24"/>
            <w:szCs w:val="24"/>
          </w:rPr>
          <w:t>a</w:t>
        </w:r>
      </w:ins>
      <w:ins w:id="2189" w:author="Zhang Li" w:date="2022-06-27T14:45:00Z">
        <w:r w:rsidR="00F7631C">
          <w:rPr>
            <w:rFonts w:ascii="Times New Roman" w:eastAsia="宋体" w:hAnsi="Times New Roman" w:cs="Times New Roman"/>
            <w:kern w:val="0"/>
            <w:sz w:val="24"/>
            <w:szCs w:val="24"/>
          </w:rPr>
          <w:t xml:space="preserve">te </w:t>
        </w:r>
      </w:ins>
      <w:ins w:id="2190" w:author="Zhang Li" w:date="2022-06-27T14:46:00Z">
        <w:r w:rsidR="00F7631C">
          <w:rPr>
            <w:rFonts w:ascii="Times New Roman" w:eastAsia="宋体" w:hAnsi="Times New Roman" w:cs="Times New Roman"/>
            <w:kern w:val="0"/>
            <w:sz w:val="24"/>
            <w:szCs w:val="24"/>
          </w:rPr>
          <w:t>key</w:t>
        </w:r>
      </w:ins>
      <w:ins w:id="2191" w:author="Zhang Li" w:date="2022-06-27T14:50:00Z">
        <w:r w:rsidR="00E501B9">
          <w:rPr>
            <w:rFonts w:ascii="Times New Roman" w:eastAsia="宋体" w:hAnsi="Times New Roman" w:cs="Times New Roman"/>
            <w:kern w:val="0"/>
            <w:sz w:val="24"/>
            <w:szCs w:val="24"/>
          </w:rPr>
          <w:t>.</w:t>
        </w:r>
      </w:ins>
    </w:p>
    <w:p w14:paraId="723B484E" w14:textId="7D75BCFC" w:rsidR="00436497" w:rsidRDefault="00825191" w:rsidP="001646DA">
      <w:pPr>
        <w:spacing w:afterLines="100" w:after="312"/>
        <w:ind w:firstLine="420"/>
        <w:rPr>
          <w:ins w:id="2192" w:author="Zhang Li" w:date="2022-06-27T15:39:00Z"/>
          <w:rFonts w:ascii="Times New Roman" w:eastAsia="宋体" w:hAnsi="Times New Roman" w:cs="Times New Roman"/>
          <w:kern w:val="0"/>
          <w:sz w:val="24"/>
          <w:szCs w:val="24"/>
        </w:rPr>
      </w:pPr>
      <w:ins w:id="2193" w:author="Zhang Li" w:date="2022-06-27T14:55:00Z">
        <w:r>
          <w:rPr>
            <w:rFonts w:ascii="Times New Roman" w:eastAsia="宋体" w:hAnsi="Times New Roman" w:cs="Times New Roman"/>
            <w:kern w:val="0"/>
            <w:sz w:val="24"/>
            <w:szCs w:val="24"/>
          </w:rPr>
          <w:t>Boneh-Lynn-Shacham</w:t>
        </w:r>
        <w:r>
          <w:rPr>
            <w:rFonts w:ascii="Times New Roman" w:eastAsia="宋体" w:hAnsi="Times New Roman" w:cs="Times New Roman"/>
            <w:kern w:val="0"/>
            <w:sz w:val="24"/>
            <w:szCs w:val="24"/>
          </w:rPr>
          <w:t xml:space="preserve"> (BLS)</w:t>
        </w:r>
      </w:ins>
      <w:ins w:id="2194" w:author="Zhang Li" w:date="2022-06-27T13:47:00Z">
        <w:r w:rsidR="00436497">
          <w:rPr>
            <w:rFonts w:ascii="Times New Roman" w:eastAsia="宋体" w:hAnsi="Times New Roman" w:cs="Times New Roman"/>
            <w:kern w:val="0"/>
            <w:sz w:val="24"/>
            <w:szCs w:val="24"/>
          </w:rPr>
          <w:t xml:space="preserve"> signature scheme </w:t>
        </w:r>
        <w:r w:rsidR="00436497" w:rsidRPr="004947E8">
          <w:rPr>
            <w:rFonts w:ascii="Times New Roman" w:eastAsia="宋体" w:hAnsi="Times New Roman" w:cs="Times New Roman"/>
            <w:kern w:val="0"/>
            <w:sz w:val="24"/>
            <w:szCs w:val="24"/>
          </w:rPr>
          <w:t>[30]</w:t>
        </w:r>
        <w:r w:rsidR="00436497">
          <w:rPr>
            <w:rFonts w:ascii="Times New Roman" w:eastAsia="宋体" w:hAnsi="Times New Roman" w:cs="Times New Roman"/>
            <w:kern w:val="0"/>
            <w:sz w:val="24"/>
            <w:szCs w:val="24"/>
          </w:rPr>
          <w:t xml:space="preserve"> </w:t>
        </w:r>
      </w:ins>
      <w:ins w:id="2195" w:author="Zhang Li" w:date="2022-06-27T15:03:00Z">
        <w:r w:rsidR="00931E79">
          <w:rPr>
            <w:rFonts w:ascii="Times New Roman" w:eastAsia="宋体" w:hAnsi="Times New Roman" w:cs="Times New Roman"/>
            <w:kern w:val="0"/>
            <w:sz w:val="24"/>
            <w:szCs w:val="24"/>
          </w:rPr>
          <w:t>is closely related to</w:t>
        </w:r>
      </w:ins>
      <w:ins w:id="2196" w:author="Zhang Li" w:date="2022-06-27T14:59:00Z">
        <w:r w:rsidR="001020FE">
          <w:rPr>
            <w:rFonts w:ascii="Times New Roman" w:eastAsia="宋体" w:hAnsi="Times New Roman" w:cs="Times New Roman"/>
            <w:kern w:val="0"/>
            <w:sz w:val="24"/>
            <w:szCs w:val="24"/>
          </w:rPr>
          <w:t xml:space="preserve"> bili</w:t>
        </w:r>
      </w:ins>
      <w:ins w:id="2197" w:author="Zhang Li" w:date="2022-06-27T15:00:00Z">
        <w:r w:rsidR="001020FE">
          <w:rPr>
            <w:rFonts w:ascii="Times New Roman" w:eastAsia="宋体" w:hAnsi="Times New Roman" w:cs="Times New Roman"/>
            <w:kern w:val="0"/>
            <w:sz w:val="24"/>
            <w:szCs w:val="24"/>
          </w:rPr>
          <w:t>near maps and</w:t>
        </w:r>
      </w:ins>
      <w:ins w:id="2198" w:author="Zhang Li" w:date="2022-06-27T13:47:00Z">
        <w:r w:rsidR="00436497">
          <w:rPr>
            <w:rFonts w:ascii="Times New Roman" w:eastAsia="宋体" w:hAnsi="Times New Roman" w:cs="Times New Roman"/>
            <w:kern w:val="0"/>
            <w:sz w:val="24"/>
            <w:szCs w:val="24"/>
          </w:rPr>
          <w:t xml:space="preserve"> Gap Diffie-Hellman</w:t>
        </w:r>
      </w:ins>
      <w:ins w:id="2199" w:author="Zhang Li" w:date="2022-06-27T14:53:00Z">
        <w:r>
          <w:rPr>
            <w:rFonts w:ascii="Times New Roman" w:eastAsia="宋体" w:hAnsi="Times New Roman" w:cs="Times New Roman"/>
            <w:kern w:val="0"/>
            <w:sz w:val="24"/>
            <w:szCs w:val="24"/>
          </w:rPr>
          <w:t xml:space="preserve"> (GDH)</w:t>
        </w:r>
      </w:ins>
      <w:ins w:id="2200" w:author="Zhang Li" w:date="2022-06-27T13:47:00Z">
        <w:r w:rsidR="00436497">
          <w:rPr>
            <w:rFonts w:ascii="Times New Roman" w:eastAsia="宋体" w:hAnsi="Times New Roman" w:cs="Times New Roman"/>
            <w:kern w:val="0"/>
            <w:sz w:val="24"/>
            <w:szCs w:val="24"/>
          </w:rPr>
          <w:t xml:space="preserve"> groups</w:t>
        </w:r>
      </w:ins>
      <w:ins w:id="2201" w:author="Zhang Li" w:date="2022-06-27T15:00:00Z">
        <w:r w:rsidR="001020FE">
          <w:rPr>
            <w:rFonts w:ascii="Times New Roman" w:eastAsia="宋体" w:hAnsi="Times New Roman" w:cs="Times New Roman"/>
            <w:kern w:val="0"/>
            <w:sz w:val="24"/>
            <w:szCs w:val="24"/>
          </w:rPr>
          <w:t xml:space="preserve">. </w:t>
        </w:r>
      </w:ins>
      <w:ins w:id="2202" w:author="Zhang Li" w:date="2022-06-27T15:34:00Z">
        <w:r w:rsidR="001E5ADF">
          <w:rPr>
            <w:rFonts w:ascii="Times New Roman" w:eastAsia="宋体" w:hAnsi="Times New Roman" w:cs="Times New Roman"/>
            <w:kern w:val="0"/>
            <w:sz w:val="24"/>
            <w:szCs w:val="24"/>
          </w:rPr>
          <w:t xml:space="preserve">The signature is </w:t>
        </w:r>
      </w:ins>
      <w:ins w:id="2203" w:author="Zhang Li" w:date="2022-06-27T15:35:00Z">
        <w:r w:rsidR="001E5ADF">
          <w:rPr>
            <w:rFonts w:ascii="Times New Roman" w:eastAsia="宋体" w:hAnsi="Times New Roman" w:cs="Times New Roman"/>
            <w:kern w:val="0"/>
            <w:sz w:val="24"/>
            <w:szCs w:val="24"/>
          </w:rPr>
          <w:t xml:space="preserve">based on bilinear maps on elliptic curves. </w:t>
        </w:r>
      </w:ins>
      <w:ins w:id="2204" w:author="Zhang Li" w:date="2022-06-27T15:01:00Z">
        <w:r w:rsidR="001020FE">
          <w:rPr>
            <w:rFonts w:ascii="Times New Roman" w:eastAsia="宋体" w:hAnsi="Times New Roman" w:cs="Times New Roman"/>
            <w:kern w:val="0"/>
            <w:sz w:val="24"/>
            <w:szCs w:val="24"/>
          </w:rPr>
          <w:t xml:space="preserve">In </w:t>
        </w:r>
      </w:ins>
      <w:ins w:id="2205" w:author="Zhang Li" w:date="2022-06-27T15:37:00Z">
        <w:r w:rsidR="001E5ADF">
          <w:rPr>
            <w:rFonts w:ascii="Times New Roman" w:eastAsia="宋体" w:hAnsi="Times New Roman" w:cs="Times New Roman"/>
            <w:kern w:val="0"/>
            <w:sz w:val="24"/>
            <w:szCs w:val="24"/>
          </w:rPr>
          <w:t>GDH</w:t>
        </w:r>
      </w:ins>
      <w:ins w:id="2206" w:author="Zhang Li" w:date="2022-06-27T15:00:00Z">
        <w:r w:rsidR="001020FE">
          <w:rPr>
            <w:rFonts w:ascii="Times New Roman" w:eastAsia="宋体" w:hAnsi="Times New Roman" w:cs="Times New Roman"/>
            <w:kern w:val="0"/>
            <w:sz w:val="24"/>
            <w:szCs w:val="24"/>
          </w:rPr>
          <w:t xml:space="preserve"> groups</w:t>
        </w:r>
      </w:ins>
      <w:ins w:id="2207" w:author="Zhang Li" w:date="2022-06-27T15:04:00Z">
        <w:r w:rsidR="00931E79">
          <w:rPr>
            <w:rFonts w:ascii="Times New Roman" w:eastAsia="宋体" w:hAnsi="Times New Roman" w:cs="Times New Roman"/>
            <w:kern w:val="0"/>
            <w:sz w:val="24"/>
            <w:szCs w:val="24"/>
          </w:rPr>
          <w:t>,</w:t>
        </w:r>
      </w:ins>
      <w:ins w:id="2208" w:author="Zhang Li" w:date="2022-06-27T13:47:00Z">
        <w:r w:rsidR="00436497">
          <w:rPr>
            <w:rFonts w:ascii="Times New Roman" w:eastAsia="宋体" w:hAnsi="Times New Roman" w:cs="Times New Roman"/>
            <w:kern w:val="0"/>
            <w:sz w:val="24"/>
            <w:szCs w:val="24"/>
          </w:rPr>
          <w:t xml:space="preserve"> </w:t>
        </w:r>
      </w:ins>
      <w:ins w:id="2209" w:author="Zhang Li" w:date="2022-06-27T15:05:00Z">
        <w:r w:rsidR="00931E79">
          <w:rPr>
            <w:rFonts w:ascii="Times New Roman" w:eastAsia="宋体" w:hAnsi="Times New Roman" w:cs="Times New Roman"/>
            <w:kern w:val="0"/>
            <w:sz w:val="24"/>
            <w:szCs w:val="24"/>
          </w:rPr>
          <w:t>Decision Diffie-Hellman problem is easy</w:t>
        </w:r>
        <w:r w:rsidR="00931E79">
          <w:rPr>
            <w:rFonts w:ascii="Times New Roman" w:eastAsia="宋体" w:hAnsi="Times New Roman" w:cs="Times New Roman"/>
            <w:kern w:val="0"/>
            <w:sz w:val="24"/>
            <w:szCs w:val="24"/>
          </w:rPr>
          <w:t xml:space="preserve"> </w:t>
        </w:r>
      </w:ins>
      <w:ins w:id="2210" w:author="Zhang Li" w:date="2022-06-27T15:01:00Z">
        <w:r w:rsidR="001020FE">
          <w:rPr>
            <w:rFonts w:ascii="Times New Roman" w:eastAsia="宋体" w:hAnsi="Times New Roman" w:cs="Times New Roman"/>
            <w:kern w:val="0"/>
            <w:sz w:val="24"/>
            <w:szCs w:val="24"/>
          </w:rPr>
          <w:t xml:space="preserve">on </w:t>
        </w:r>
      </w:ins>
      <w:ins w:id="2211" w:author="Zhang Li" w:date="2022-06-27T15:02:00Z">
        <w:r w:rsidR="001020FE">
          <w:rPr>
            <w:rFonts w:ascii="Times New Roman" w:eastAsia="宋体" w:hAnsi="Times New Roman" w:cs="Times New Roman"/>
            <w:kern w:val="0"/>
            <w:sz w:val="24"/>
            <w:szCs w:val="24"/>
          </w:rPr>
          <w:t>certain elliptic</w:t>
        </w:r>
      </w:ins>
      <w:ins w:id="2212" w:author="Zhang Li" w:date="2022-06-27T15:37:00Z">
        <w:r w:rsidR="001E5ADF">
          <w:rPr>
            <w:rFonts w:ascii="Times New Roman" w:eastAsia="宋体" w:hAnsi="Times New Roman" w:cs="Times New Roman"/>
            <w:kern w:val="0"/>
            <w:sz w:val="24"/>
            <w:szCs w:val="24"/>
          </w:rPr>
          <w:t>-</w:t>
        </w:r>
      </w:ins>
      <w:ins w:id="2213" w:author="Zhang Li" w:date="2022-06-27T15:02:00Z">
        <w:r w:rsidR="001020FE">
          <w:rPr>
            <w:rFonts w:ascii="Times New Roman" w:eastAsia="宋体" w:hAnsi="Times New Roman" w:cs="Times New Roman"/>
            <w:kern w:val="0"/>
            <w:sz w:val="24"/>
            <w:szCs w:val="24"/>
          </w:rPr>
          <w:t xml:space="preserve">curves </w:t>
        </w:r>
      </w:ins>
      <w:ins w:id="2214" w:author="Zhang Li" w:date="2022-06-27T15:38:00Z">
        <w:r w:rsidR="001E5ADF">
          <w:rPr>
            <w:rFonts w:ascii="Times New Roman" w:eastAsia="宋体" w:hAnsi="Times New Roman" w:cs="Times New Roman"/>
            <w:kern w:val="0"/>
            <w:sz w:val="24"/>
            <w:szCs w:val="24"/>
          </w:rPr>
          <w:t>groups</w:t>
        </w:r>
      </w:ins>
      <w:ins w:id="2215" w:author="Zhang Li" w:date="2022-06-27T13:47:00Z">
        <w:r w:rsidR="00436497">
          <w:rPr>
            <w:rFonts w:ascii="Times New Roman" w:eastAsia="宋体" w:hAnsi="Times New Roman" w:cs="Times New Roman"/>
            <w:kern w:val="0"/>
            <w:sz w:val="24"/>
            <w:szCs w:val="24"/>
          </w:rPr>
          <w:t>, but</w:t>
        </w:r>
      </w:ins>
      <w:ins w:id="2216" w:author="Zhang Li" w:date="2022-06-27T15:05:00Z">
        <w:r w:rsidR="00931E79" w:rsidRPr="00931E79">
          <w:rPr>
            <w:rFonts w:ascii="Times New Roman" w:eastAsia="宋体" w:hAnsi="Times New Roman" w:cs="Times New Roman"/>
            <w:kern w:val="0"/>
            <w:sz w:val="24"/>
            <w:szCs w:val="24"/>
          </w:rPr>
          <w:t xml:space="preserve"> </w:t>
        </w:r>
        <w:r w:rsidR="00931E79">
          <w:rPr>
            <w:rFonts w:ascii="Times New Roman" w:eastAsia="宋体" w:hAnsi="Times New Roman" w:cs="Times New Roman"/>
            <w:kern w:val="0"/>
            <w:sz w:val="24"/>
            <w:szCs w:val="24"/>
          </w:rPr>
          <w:t>Computational Diffie-Hellman problem is hard</w:t>
        </w:r>
      </w:ins>
      <w:ins w:id="2217" w:author="Zhang Li" w:date="2022-06-27T13:47:00Z">
        <w:r w:rsidR="00436497">
          <w:rPr>
            <w:rFonts w:ascii="Times New Roman" w:eastAsia="宋体" w:hAnsi="Times New Roman" w:cs="Times New Roman"/>
            <w:kern w:val="0"/>
            <w:sz w:val="24"/>
            <w:szCs w:val="24"/>
          </w:rPr>
          <w:t xml:space="preserve">. </w:t>
        </w:r>
      </w:ins>
      <w:ins w:id="2218" w:author="Zhang Li" w:date="2022-06-27T15:05:00Z">
        <w:r w:rsidR="00931E79">
          <w:rPr>
            <w:rFonts w:ascii="Times New Roman" w:eastAsia="宋体" w:hAnsi="Times New Roman" w:cs="Times New Roman"/>
            <w:kern w:val="0"/>
            <w:sz w:val="24"/>
            <w:szCs w:val="24"/>
          </w:rPr>
          <w:t xml:space="preserve">The </w:t>
        </w:r>
      </w:ins>
      <w:ins w:id="2219" w:author="Zhang Li" w:date="2022-06-27T13:47:00Z">
        <w:r w:rsidR="00436497">
          <w:rPr>
            <w:rFonts w:ascii="Times New Roman" w:eastAsia="宋体" w:hAnsi="Times New Roman" w:cs="Times New Roman"/>
            <w:kern w:val="0"/>
            <w:sz w:val="24"/>
            <w:szCs w:val="24"/>
          </w:rPr>
          <w:t>BLS signature scheme</w:t>
        </w:r>
      </w:ins>
      <w:ins w:id="2220" w:author="Zhang Li" w:date="2022-06-27T15:06:00Z">
        <w:r w:rsidR="00931E79">
          <w:rPr>
            <w:rFonts w:ascii="Times New Roman" w:eastAsia="宋体" w:hAnsi="Times New Roman" w:cs="Times New Roman"/>
            <w:kern w:val="0"/>
            <w:sz w:val="24"/>
            <w:szCs w:val="24"/>
          </w:rPr>
          <w:t xml:space="preserve"> based on GDH groups</w:t>
        </w:r>
      </w:ins>
      <w:ins w:id="2221" w:author="Zhang Li" w:date="2022-06-27T13:47:00Z">
        <w:r w:rsidR="00436497">
          <w:rPr>
            <w:rFonts w:ascii="Times New Roman" w:eastAsia="宋体" w:hAnsi="Times New Roman" w:cs="Times New Roman"/>
            <w:kern w:val="0"/>
            <w:sz w:val="24"/>
            <w:szCs w:val="24"/>
          </w:rPr>
          <w:t xml:space="preserve"> consists of </w:t>
        </w:r>
      </w:ins>
      <w:ins w:id="2222" w:author="Zhang Li" w:date="2022-06-27T15:17:00Z">
        <w:r w:rsidR="00F116C2">
          <w:rPr>
            <w:rFonts w:ascii="Times New Roman" w:eastAsia="宋体" w:hAnsi="Times New Roman" w:cs="Times New Roman"/>
            <w:kern w:val="0"/>
            <w:sz w:val="24"/>
            <w:szCs w:val="24"/>
          </w:rPr>
          <w:t xml:space="preserve">key generation algorithm, </w:t>
        </w:r>
      </w:ins>
      <w:ins w:id="2223" w:author="Zhang Li" w:date="2022-06-27T13:47:00Z">
        <w:r w:rsidR="00436497">
          <w:rPr>
            <w:rFonts w:ascii="Times New Roman" w:eastAsia="宋体" w:hAnsi="Times New Roman" w:cs="Times New Roman"/>
            <w:kern w:val="0"/>
            <w:sz w:val="24"/>
            <w:szCs w:val="24"/>
          </w:rPr>
          <w:t xml:space="preserve">signature generation algorithm and signature verification algorithm. Let </w:t>
        </w:r>
      </w:ins>
      <m:oMath>
        <m:r>
          <w:ins w:id="2224" w:author="Zhang Li" w:date="2022-06-27T15:07:00Z">
            <w:rPr>
              <w:rFonts w:ascii="Cambria Math" w:eastAsia="宋体" w:hAnsi="Cambria Math" w:cs="Times New Roman"/>
              <w:kern w:val="0"/>
              <w:sz w:val="24"/>
              <w:szCs w:val="24"/>
            </w:rPr>
            <m:t>(</m:t>
          </w:ins>
        </m:r>
        <m:sSub>
          <m:sSubPr>
            <m:ctrlPr>
              <w:ins w:id="2225" w:author="Zhang Li" w:date="2022-06-27T13:47:00Z">
                <w:rPr>
                  <w:rFonts w:ascii="Cambria Math" w:eastAsia="宋体" w:hAnsi="Cambria Math" w:cs="Times New Roman"/>
                  <w:kern w:val="0"/>
                  <w:sz w:val="24"/>
                  <w:szCs w:val="24"/>
                </w:rPr>
              </w:ins>
            </m:ctrlPr>
          </m:sSubPr>
          <m:e>
            <m:r>
              <w:ins w:id="2226" w:author="Zhang Li" w:date="2022-06-27T13:47:00Z">
                <m:rPr>
                  <m:sty m:val="p"/>
                </m:rPr>
                <w:rPr>
                  <w:rFonts w:ascii="Cambria Math" w:eastAsia="宋体" w:hAnsi="Cambria Math" w:cs="Times New Roman"/>
                  <w:kern w:val="0"/>
                  <w:sz w:val="24"/>
                  <w:szCs w:val="24"/>
                </w:rPr>
                <m:t>G</m:t>
              </w:ins>
            </m:r>
          </m:e>
          <m:sub>
            <m:r>
              <w:ins w:id="2227" w:author="Zhang Li" w:date="2022-06-27T13:47:00Z">
                <m:rPr>
                  <m:sty m:val="p"/>
                </m:rPr>
                <w:rPr>
                  <w:rFonts w:ascii="Cambria Math" w:eastAsia="宋体" w:hAnsi="Cambria Math" w:cs="Times New Roman"/>
                  <w:kern w:val="0"/>
                  <w:sz w:val="24"/>
                  <w:szCs w:val="24"/>
                </w:rPr>
                <m:t>1</m:t>
              </w:ins>
            </m:r>
          </m:sub>
        </m:sSub>
        <m:r>
          <w:ins w:id="2228" w:author="Zhang Li" w:date="2022-06-27T15:07:00Z">
            <w:rPr>
              <w:rFonts w:ascii="Cambria Math" w:eastAsia="宋体" w:hAnsi="Cambria Math" w:cs="Times New Roman"/>
              <w:kern w:val="0"/>
              <w:sz w:val="24"/>
              <w:szCs w:val="24"/>
            </w:rPr>
            <m:t xml:space="preserve">, </m:t>
          </w:ins>
        </m:r>
        <m:sSub>
          <m:sSubPr>
            <m:ctrlPr>
              <w:ins w:id="2229" w:author="Zhang Li" w:date="2022-06-27T15:07:00Z">
                <w:rPr>
                  <w:rFonts w:ascii="Cambria Math" w:eastAsia="宋体" w:hAnsi="Cambria Math" w:cs="Times New Roman"/>
                  <w:i/>
                  <w:kern w:val="0"/>
                  <w:sz w:val="24"/>
                  <w:szCs w:val="24"/>
                </w:rPr>
              </w:ins>
            </m:ctrlPr>
          </m:sSubPr>
          <m:e>
            <m:r>
              <w:ins w:id="2230" w:author="Zhang Li" w:date="2022-06-27T15:07:00Z">
                <w:rPr>
                  <w:rFonts w:ascii="Cambria Math" w:eastAsia="宋体" w:hAnsi="Cambria Math" w:cs="Times New Roman"/>
                  <w:kern w:val="0"/>
                  <w:sz w:val="24"/>
                  <w:szCs w:val="24"/>
                </w:rPr>
                <m:t>G</m:t>
              </w:ins>
            </m:r>
          </m:e>
          <m:sub>
            <m:r>
              <w:ins w:id="2231" w:author="Zhang Li" w:date="2022-06-27T15:07:00Z">
                <w:rPr>
                  <w:rFonts w:ascii="Cambria Math" w:eastAsia="宋体" w:hAnsi="Cambria Math" w:cs="Times New Roman"/>
                  <w:kern w:val="0"/>
                  <w:sz w:val="24"/>
                  <w:szCs w:val="24"/>
                </w:rPr>
                <m:t>2</m:t>
              </w:ins>
            </m:r>
          </m:sub>
        </m:sSub>
        <m:r>
          <w:ins w:id="2232" w:author="Zhang Li" w:date="2022-06-27T15:07:00Z">
            <w:rPr>
              <w:rFonts w:ascii="Cambria Math" w:eastAsia="宋体" w:hAnsi="Cambria Math" w:cs="Times New Roman"/>
              <w:kern w:val="0"/>
              <w:sz w:val="24"/>
              <w:szCs w:val="24"/>
            </w:rPr>
            <m:t>)</m:t>
          </w:ins>
        </m:r>
      </m:oMath>
      <w:ins w:id="2233" w:author="Zhang Li" w:date="2022-06-27T13:47:00Z">
        <w:r w:rsidR="00436497">
          <w:rPr>
            <w:rFonts w:ascii="Times New Roman" w:eastAsia="宋体" w:hAnsi="Times New Roman" w:cs="Times New Roman"/>
            <w:kern w:val="0"/>
            <w:sz w:val="24"/>
            <w:szCs w:val="24"/>
          </w:rPr>
          <w:t xml:space="preserve"> be a </w:t>
        </w:r>
      </w:ins>
      <w:ins w:id="2234" w:author="Zhang Li" w:date="2022-06-27T14:54:00Z">
        <w:r>
          <w:rPr>
            <w:rFonts w:ascii="Times New Roman" w:eastAsia="宋体" w:hAnsi="Times New Roman" w:cs="Times New Roman"/>
            <w:kern w:val="0"/>
            <w:sz w:val="24"/>
            <w:szCs w:val="24"/>
          </w:rPr>
          <w:t>GDH</w:t>
        </w:r>
      </w:ins>
      <w:ins w:id="2235" w:author="Zhang Li" w:date="2022-06-27T13:47:00Z">
        <w:r w:rsidR="00436497">
          <w:rPr>
            <w:rFonts w:ascii="Times New Roman" w:eastAsia="宋体" w:hAnsi="Times New Roman" w:cs="Times New Roman"/>
            <w:kern w:val="0"/>
            <w:sz w:val="24"/>
            <w:szCs w:val="24"/>
          </w:rPr>
          <w:t xml:space="preserve"> group</w:t>
        </w:r>
      </w:ins>
      <w:ins w:id="2236" w:author="Zhang Li" w:date="2022-06-27T15:08:00Z">
        <w:r w:rsidR="00E6095C">
          <w:rPr>
            <w:rFonts w:ascii="Times New Roman" w:eastAsia="宋体" w:hAnsi="Times New Roman" w:cs="Times New Roman"/>
            <w:kern w:val="0"/>
            <w:sz w:val="24"/>
            <w:szCs w:val="24"/>
          </w:rPr>
          <w:t xml:space="preserve"> pair </w:t>
        </w:r>
      </w:ins>
      <w:ins w:id="2237" w:author="Zhang Li" w:date="2022-06-27T15:10:00Z">
        <w:r w:rsidR="00E6095C">
          <w:rPr>
            <w:rFonts w:ascii="Times New Roman" w:eastAsia="宋体" w:hAnsi="Times New Roman" w:cs="Times New Roman"/>
            <w:kern w:val="0"/>
            <w:sz w:val="24"/>
            <w:szCs w:val="24"/>
          </w:rPr>
          <w:t>of</w:t>
        </w:r>
      </w:ins>
      <w:ins w:id="2238" w:author="Zhang Li" w:date="2022-06-27T13:47:00Z">
        <w:r w:rsidR="00436497">
          <w:rPr>
            <w:rFonts w:ascii="Times New Roman" w:eastAsia="宋体" w:hAnsi="Times New Roman" w:cs="Times New Roman"/>
            <w:kern w:val="0"/>
            <w:sz w:val="24"/>
            <w:szCs w:val="24"/>
          </w:rPr>
          <w:t xml:space="preserve"> prime order</w:t>
        </w:r>
        <w:r w:rsidR="00436497" w:rsidRPr="004947E8">
          <w:rPr>
            <w:rFonts w:ascii="Times New Roman" w:eastAsia="宋体" w:hAnsi="Times New Roman" w:cs="Times New Roman"/>
            <w:kern w:val="0"/>
            <w:sz w:val="24"/>
            <w:szCs w:val="24"/>
          </w:rPr>
          <w:t xml:space="preserve"> </w:t>
        </w:r>
      </w:ins>
      <m:oMath>
        <m:r>
          <w:ins w:id="2239" w:author="Zhang Li" w:date="2022-06-27T13:47:00Z">
            <w:rPr>
              <w:rFonts w:ascii="Cambria Math" w:eastAsia="宋体" w:hAnsi="Cambria Math" w:cs="Times New Roman"/>
              <w:kern w:val="0"/>
              <w:sz w:val="24"/>
              <w:szCs w:val="24"/>
            </w:rPr>
            <m:t>p</m:t>
          </w:ins>
        </m:r>
      </m:oMath>
      <w:ins w:id="2240" w:author="Zhang Li" w:date="2022-06-27T15:10:00Z">
        <w:r w:rsidR="00E6095C">
          <w:rPr>
            <w:rFonts w:ascii="Times New Roman" w:eastAsia="宋体" w:hAnsi="Times New Roman" w:cs="Times New Roman" w:hint="eastAsia"/>
            <w:kern w:val="0"/>
            <w:sz w:val="24"/>
            <w:szCs w:val="24"/>
          </w:rPr>
          <w:t>,</w:t>
        </w:r>
        <w:r w:rsidR="00E6095C">
          <w:rPr>
            <w:rFonts w:ascii="Times New Roman" w:eastAsia="宋体" w:hAnsi="Times New Roman" w:cs="Times New Roman"/>
            <w:kern w:val="0"/>
            <w:sz w:val="24"/>
            <w:szCs w:val="24"/>
          </w:rPr>
          <w:t xml:space="preserve"> </w:t>
        </w:r>
      </w:ins>
      <w:ins w:id="2241" w:author="Zhang Li" w:date="2022-06-27T13:47:00Z">
        <w:r w:rsidR="00436497">
          <w:rPr>
            <w:rFonts w:ascii="Times New Roman" w:eastAsia="宋体" w:hAnsi="Times New Roman" w:cs="Times New Roman" w:hint="eastAsia"/>
            <w:kern w:val="0"/>
            <w:sz w:val="24"/>
            <w:szCs w:val="24"/>
          </w:rPr>
          <w:t>a</w:t>
        </w:r>
        <w:r w:rsidR="00436497">
          <w:rPr>
            <w:rFonts w:ascii="Times New Roman" w:eastAsia="宋体" w:hAnsi="Times New Roman" w:cs="Times New Roman"/>
            <w:kern w:val="0"/>
            <w:sz w:val="24"/>
            <w:szCs w:val="24"/>
          </w:rPr>
          <w:t xml:space="preserve">nd </w:t>
        </w:r>
      </w:ins>
      <m:oMath>
        <m:sSub>
          <m:sSubPr>
            <m:ctrlPr>
              <w:ins w:id="2242" w:author="Zhang Li" w:date="2022-06-27T13:47:00Z">
                <w:rPr>
                  <w:rFonts w:ascii="Cambria Math" w:eastAsia="宋体" w:hAnsi="Cambria Math" w:cs="Times New Roman"/>
                  <w:kern w:val="0"/>
                  <w:sz w:val="24"/>
                  <w:szCs w:val="24"/>
                </w:rPr>
              </w:ins>
            </m:ctrlPr>
          </m:sSubPr>
          <m:e>
            <m:r>
              <w:ins w:id="2243" w:author="Zhang Li" w:date="2022-06-27T13:47:00Z">
                <w:rPr>
                  <w:rFonts w:ascii="Cambria Math" w:eastAsia="宋体" w:hAnsi="Cambria Math" w:cs="Times New Roman"/>
                  <w:kern w:val="0"/>
                  <w:sz w:val="24"/>
                  <w:szCs w:val="24"/>
                </w:rPr>
                <m:t>g</m:t>
              </w:ins>
            </m:r>
          </m:e>
          <m:sub>
            <m:r>
              <w:ins w:id="2244" w:author="Zhang Li" w:date="2022-06-27T13:47:00Z">
                <m:rPr>
                  <m:sty m:val="p"/>
                </m:rPr>
                <w:rPr>
                  <w:rFonts w:ascii="Cambria Math" w:eastAsia="宋体" w:hAnsi="Cambria Math" w:cs="Times New Roman"/>
                  <w:kern w:val="0"/>
                  <w:sz w:val="24"/>
                  <w:szCs w:val="24"/>
                </w:rPr>
                <m:t>1</m:t>
              </w:ins>
            </m:r>
          </m:sub>
        </m:sSub>
        <m:r>
          <w:ins w:id="2245" w:author="Zhang Li" w:date="2022-06-27T15:10:00Z">
            <w:rPr>
              <w:rFonts w:ascii="Cambria Math" w:eastAsia="宋体" w:hAnsi="Cambria Math" w:cs="Times New Roman"/>
              <w:kern w:val="0"/>
              <w:sz w:val="24"/>
              <w:szCs w:val="24"/>
            </w:rPr>
            <m:t xml:space="preserve">, </m:t>
          </w:ins>
        </m:r>
        <m:sSub>
          <m:sSubPr>
            <m:ctrlPr>
              <w:ins w:id="2246" w:author="Zhang Li" w:date="2022-06-27T15:10:00Z">
                <w:rPr>
                  <w:rFonts w:ascii="Cambria Math" w:eastAsia="宋体" w:hAnsi="Cambria Math" w:cs="Times New Roman"/>
                  <w:i/>
                  <w:kern w:val="0"/>
                  <w:sz w:val="24"/>
                  <w:szCs w:val="24"/>
                </w:rPr>
              </w:ins>
            </m:ctrlPr>
          </m:sSubPr>
          <m:e>
            <m:r>
              <w:ins w:id="2247" w:author="Zhang Li" w:date="2022-06-27T15:10:00Z">
                <w:rPr>
                  <w:rFonts w:ascii="Cambria Math" w:eastAsia="宋体" w:hAnsi="Cambria Math" w:cs="Times New Roman"/>
                  <w:kern w:val="0"/>
                  <w:sz w:val="24"/>
                  <w:szCs w:val="24"/>
                </w:rPr>
                <m:t>g</m:t>
              </w:ins>
            </m:r>
          </m:e>
          <m:sub>
            <m:r>
              <w:ins w:id="2248" w:author="Zhang Li" w:date="2022-06-27T15:10:00Z">
                <w:rPr>
                  <w:rFonts w:ascii="Cambria Math" w:eastAsia="宋体" w:hAnsi="Cambria Math" w:cs="Times New Roman"/>
                  <w:kern w:val="0"/>
                  <w:sz w:val="24"/>
                  <w:szCs w:val="24"/>
                </w:rPr>
                <m:t>2</m:t>
              </w:ins>
            </m:r>
          </m:sub>
        </m:sSub>
      </m:oMath>
      <w:ins w:id="2249" w:author="Zhang Li" w:date="2022-06-27T15:10:00Z">
        <w:r w:rsidR="00E6095C">
          <w:rPr>
            <w:rFonts w:ascii="Times New Roman" w:eastAsia="宋体" w:hAnsi="Times New Roman" w:cs="Times New Roman" w:hint="eastAsia"/>
            <w:kern w:val="0"/>
            <w:sz w:val="24"/>
            <w:szCs w:val="24"/>
          </w:rPr>
          <w:t xml:space="preserve"> </w:t>
        </w:r>
        <w:r w:rsidR="00E6095C">
          <w:rPr>
            <w:rFonts w:ascii="Times New Roman" w:eastAsia="宋体" w:hAnsi="Times New Roman" w:cs="Times New Roman"/>
            <w:kern w:val="0"/>
            <w:sz w:val="24"/>
            <w:szCs w:val="24"/>
          </w:rPr>
          <w:t xml:space="preserve">be the </w:t>
        </w:r>
        <w:r w:rsidR="00E6095C">
          <w:rPr>
            <w:rFonts w:ascii="Times New Roman" w:eastAsia="宋体" w:hAnsi="Times New Roman" w:cs="Times New Roman"/>
            <w:kern w:val="0"/>
            <w:sz w:val="24"/>
            <w:szCs w:val="24"/>
          </w:rPr>
          <w:t>generator</w:t>
        </w:r>
      </w:ins>
      <w:ins w:id="2250" w:author="Zhang Li" w:date="2022-06-27T15:11:00Z">
        <w:r w:rsidR="00E6095C">
          <w:rPr>
            <w:rFonts w:ascii="Times New Roman" w:eastAsia="宋体" w:hAnsi="Times New Roman" w:cs="Times New Roman"/>
            <w:kern w:val="0"/>
            <w:sz w:val="24"/>
            <w:szCs w:val="24"/>
          </w:rPr>
          <w:t xml:space="preserve"> of </w:t>
        </w:r>
      </w:ins>
      <m:oMath>
        <m:sSub>
          <m:sSubPr>
            <m:ctrlPr>
              <w:ins w:id="2251" w:author="Zhang Li" w:date="2022-06-27T15:11:00Z">
                <w:rPr>
                  <w:rFonts w:ascii="Cambria Math" w:eastAsia="宋体" w:hAnsi="Cambria Math" w:cs="Times New Roman"/>
                  <w:i/>
                  <w:kern w:val="0"/>
                  <w:sz w:val="24"/>
                  <w:szCs w:val="24"/>
                </w:rPr>
              </w:ins>
            </m:ctrlPr>
          </m:sSubPr>
          <m:e>
            <m:r>
              <w:ins w:id="2252" w:author="Zhang Li" w:date="2022-06-27T15:11:00Z">
                <w:rPr>
                  <w:rFonts w:ascii="Cambria Math" w:eastAsia="宋体" w:hAnsi="Cambria Math" w:cs="Times New Roman"/>
                  <w:kern w:val="0"/>
                  <w:sz w:val="24"/>
                  <w:szCs w:val="24"/>
                </w:rPr>
                <m:t>G</m:t>
              </w:ins>
            </m:r>
          </m:e>
          <m:sub>
            <m:r>
              <w:ins w:id="2253" w:author="Zhang Li" w:date="2022-06-27T15:11:00Z">
                <w:rPr>
                  <w:rFonts w:ascii="Cambria Math" w:eastAsia="宋体" w:hAnsi="Cambria Math" w:cs="Times New Roman"/>
                  <w:kern w:val="0"/>
                  <w:sz w:val="24"/>
                  <w:szCs w:val="24"/>
                </w:rPr>
                <m:t>1</m:t>
              </w:ins>
            </m:r>
          </m:sub>
        </m:sSub>
      </m:oMath>
      <w:ins w:id="2254" w:author="Zhang Li" w:date="2022-06-27T15:11:00Z">
        <w:r w:rsidR="00E6095C">
          <w:rPr>
            <w:rFonts w:ascii="Times New Roman" w:eastAsia="宋体" w:hAnsi="Times New Roman" w:cs="Times New Roman" w:hint="eastAsia"/>
            <w:kern w:val="0"/>
            <w:sz w:val="24"/>
            <w:szCs w:val="24"/>
          </w:rPr>
          <w:t xml:space="preserve"> </w:t>
        </w:r>
        <w:r w:rsidR="00E6095C">
          <w:rPr>
            <w:rFonts w:ascii="Times New Roman" w:eastAsia="宋体" w:hAnsi="Times New Roman" w:cs="Times New Roman"/>
            <w:kern w:val="0"/>
            <w:sz w:val="24"/>
            <w:szCs w:val="24"/>
          </w:rPr>
          <w:t xml:space="preserve">and </w:t>
        </w:r>
      </w:ins>
      <m:oMath>
        <m:sSub>
          <m:sSubPr>
            <m:ctrlPr>
              <w:ins w:id="2255" w:author="Zhang Li" w:date="2022-06-27T15:11:00Z">
                <w:rPr>
                  <w:rFonts w:ascii="Cambria Math" w:eastAsia="宋体" w:hAnsi="Cambria Math" w:cs="Times New Roman"/>
                  <w:i/>
                  <w:kern w:val="0"/>
                  <w:sz w:val="24"/>
                  <w:szCs w:val="24"/>
                </w:rPr>
              </w:ins>
            </m:ctrlPr>
          </m:sSubPr>
          <m:e>
            <m:r>
              <w:ins w:id="2256" w:author="Zhang Li" w:date="2022-06-27T15:11:00Z">
                <w:rPr>
                  <w:rFonts w:ascii="Cambria Math" w:eastAsia="宋体" w:hAnsi="Cambria Math" w:cs="Times New Roman"/>
                  <w:kern w:val="0"/>
                  <w:sz w:val="24"/>
                  <w:szCs w:val="24"/>
                </w:rPr>
                <m:t>G</m:t>
              </w:ins>
            </m:r>
          </m:e>
          <m:sub>
            <m:r>
              <w:ins w:id="2257" w:author="Zhang Li" w:date="2022-06-27T15:11:00Z">
                <w:rPr>
                  <w:rFonts w:ascii="Cambria Math" w:eastAsia="宋体" w:hAnsi="Cambria Math" w:cs="Times New Roman"/>
                  <w:kern w:val="0"/>
                  <w:sz w:val="24"/>
                  <w:szCs w:val="24"/>
                </w:rPr>
                <m:t>2</m:t>
              </w:ins>
            </m:r>
          </m:sub>
        </m:sSub>
      </m:oMath>
      <w:ins w:id="2258" w:author="Zhang Li" w:date="2022-06-27T15:11:00Z">
        <w:r w:rsidR="00E6095C">
          <w:rPr>
            <w:rFonts w:ascii="Times New Roman" w:eastAsia="宋体" w:hAnsi="Times New Roman" w:cs="Times New Roman" w:hint="eastAsia"/>
            <w:kern w:val="0"/>
            <w:sz w:val="24"/>
            <w:szCs w:val="24"/>
          </w:rPr>
          <w:t>,</w:t>
        </w:r>
        <w:r w:rsidR="00E6095C">
          <w:rPr>
            <w:rFonts w:ascii="Times New Roman" w:eastAsia="宋体" w:hAnsi="Times New Roman" w:cs="Times New Roman"/>
            <w:kern w:val="0"/>
            <w:sz w:val="24"/>
            <w:szCs w:val="24"/>
          </w:rPr>
          <w:t xml:space="preserve"> respectively</w:t>
        </w:r>
      </w:ins>
      <w:ins w:id="2259" w:author="Zhang Li" w:date="2022-06-27T13:47:00Z">
        <w:r w:rsidR="00436497">
          <w:rPr>
            <w:rFonts w:ascii="Times New Roman" w:eastAsia="宋体" w:hAnsi="Times New Roman" w:cs="Times New Roman" w:hint="eastAsia"/>
            <w:kern w:val="0"/>
            <w:sz w:val="24"/>
            <w:szCs w:val="24"/>
          </w:rPr>
          <w:t>.</w:t>
        </w:r>
      </w:ins>
      <w:ins w:id="2260" w:author="Zhang Li" w:date="2022-06-27T15:15:00Z">
        <w:r w:rsidR="00F116C2">
          <w:rPr>
            <w:rFonts w:ascii="Times New Roman" w:eastAsia="宋体" w:hAnsi="Times New Roman" w:cs="Times New Roman"/>
            <w:kern w:val="0"/>
            <w:sz w:val="24"/>
            <w:szCs w:val="24"/>
          </w:rPr>
          <w:t xml:space="preserve"> The signature scheme makes use of </w:t>
        </w:r>
      </w:ins>
      <w:ins w:id="2261" w:author="Zhang Li" w:date="2022-06-27T15:16:00Z">
        <w:r w:rsidR="00F116C2">
          <w:rPr>
            <w:rFonts w:ascii="Times New Roman" w:eastAsia="宋体" w:hAnsi="Times New Roman" w:cs="Times New Roman"/>
            <w:kern w:val="0"/>
            <w:sz w:val="24"/>
            <w:szCs w:val="24"/>
          </w:rPr>
          <w:t>a secure hash function</w:t>
        </w:r>
      </w:ins>
      <w:ins w:id="2262" w:author="Zhang Li" w:date="2022-06-27T15:13:00Z">
        <w:r w:rsidR="00E6095C">
          <w:rPr>
            <w:rFonts w:ascii="Times New Roman" w:eastAsia="宋体" w:hAnsi="Times New Roman" w:cs="Times New Roman"/>
            <w:kern w:val="0"/>
            <w:sz w:val="24"/>
            <w:szCs w:val="24"/>
          </w:rPr>
          <w:t xml:space="preserve"> </w:t>
        </w:r>
      </w:ins>
      <w:ins w:id="2263" w:author="Zhang Li" w:date="2022-06-27T13:47:00Z">
        <w:r w:rsidR="00436497">
          <w:rPr>
            <w:rFonts w:ascii="Times New Roman" w:eastAsia="宋体" w:hAnsi="Times New Roman" w:cs="Times New Roman"/>
            <w:kern w:val="0"/>
            <w:sz w:val="24"/>
            <w:szCs w:val="24"/>
          </w:rPr>
          <w:t xml:space="preserve"> </w:t>
        </w:r>
      </w:ins>
      <m:oMath>
        <m:r>
          <w:ins w:id="2264" w:author="Zhang Li" w:date="2022-06-27T13:47:00Z">
            <w:rPr>
              <w:rFonts w:ascii="Cambria Math" w:eastAsia="宋体" w:hAnsi="Cambria Math" w:cs="Times New Roman"/>
              <w:kern w:val="0"/>
              <w:sz w:val="24"/>
              <w:szCs w:val="24"/>
            </w:rPr>
            <m:t>H</m:t>
          </w:ins>
        </m:r>
        <m:r>
          <w:ins w:id="2265" w:author="Zhang Li" w:date="2022-06-27T13:47:00Z">
            <m:rPr>
              <m:sty m:val="p"/>
            </m:rPr>
            <w:rPr>
              <w:rFonts w:ascii="Cambria Math" w:eastAsia="宋体" w:hAnsi="Cambria Math" w:cs="Times New Roman"/>
              <w:kern w:val="0"/>
              <w:sz w:val="24"/>
              <w:szCs w:val="24"/>
            </w:rPr>
            <m:t>:{0,1</m:t>
          </w:ins>
        </m:r>
        <m:sSup>
          <m:sSupPr>
            <m:ctrlPr>
              <w:ins w:id="2266" w:author="Zhang Li" w:date="2022-06-27T13:47:00Z">
                <w:rPr>
                  <w:rFonts w:ascii="Cambria Math" w:eastAsia="宋体" w:hAnsi="Cambria Math" w:cs="Times New Roman"/>
                  <w:kern w:val="0"/>
                  <w:sz w:val="24"/>
                  <w:szCs w:val="24"/>
                </w:rPr>
              </w:ins>
            </m:ctrlPr>
          </m:sSupPr>
          <m:e>
            <m:r>
              <w:ins w:id="2267" w:author="Zhang Li" w:date="2022-06-27T13:47:00Z">
                <m:rPr>
                  <m:sty m:val="p"/>
                </m:rPr>
                <w:rPr>
                  <w:rFonts w:ascii="Cambria Math" w:eastAsia="宋体" w:hAnsi="Cambria Math" w:cs="Times New Roman"/>
                  <w:kern w:val="0"/>
                  <w:sz w:val="24"/>
                  <w:szCs w:val="24"/>
                </w:rPr>
                <m:t>}</m:t>
              </w:ins>
            </m:r>
          </m:e>
          <m:sup>
            <m:r>
              <w:ins w:id="2268" w:author="Zhang Li" w:date="2022-06-27T13:47:00Z">
                <m:rPr>
                  <m:sty m:val="p"/>
                </m:rPr>
                <w:rPr>
                  <w:rFonts w:ascii="Cambria Math" w:eastAsia="宋体" w:hAnsi="Cambria Math" w:cs="Times New Roman"/>
                  <w:kern w:val="0"/>
                  <w:sz w:val="24"/>
                  <w:szCs w:val="24"/>
                </w:rPr>
                <m:t>*</m:t>
              </w:ins>
            </m:r>
          </m:sup>
        </m:sSup>
        <m:r>
          <w:ins w:id="2269" w:author="Zhang Li" w:date="2022-06-27T13:47:00Z">
            <m:rPr>
              <m:sty m:val="p"/>
            </m:rPr>
            <w:rPr>
              <w:rFonts w:ascii="Cambria Math" w:eastAsia="宋体" w:hAnsi="Cambria Math" w:cs="Times New Roman" w:hint="eastAsia"/>
              <w:kern w:val="0"/>
              <w:sz w:val="24"/>
              <w:szCs w:val="24"/>
            </w:rPr>
            <m:t>→</m:t>
          </w:ins>
        </m:r>
        <m:sSub>
          <m:sSubPr>
            <m:ctrlPr>
              <w:ins w:id="2270" w:author="Zhang Li" w:date="2022-06-27T13:47:00Z">
                <w:rPr>
                  <w:rFonts w:ascii="Cambria Math" w:eastAsia="宋体" w:hAnsi="Cambria Math" w:cs="Times New Roman"/>
                  <w:kern w:val="0"/>
                  <w:sz w:val="24"/>
                  <w:szCs w:val="24"/>
                </w:rPr>
              </w:ins>
            </m:ctrlPr>
          </m:sSubPr>
          <m:e>
            <m:r>
              <w:ins w:id="2271" w:author="Zhang Li" w:date="2022-06-27T13:47:00Z">
                <w:rPr>
                  <w:rFonts w:ascii="Cambria Math" w:eastAsia="宋体" w:hAnsi="Cambria Math" w:cs="Times New Roman"/>
                  <w:kern w:val="0"/>
                  <w:sz w:val="24"/>
                  <w:szCs w:val="24"/>
                </w:rPr>
                <m:t>G</m:t>
              </w:ins>
            </m:r>
          </m:e>
          <m:sub>
            <m:r>
              <w:ins w:id="2272" w:author="Zhang Li" w:date="2022-06-27T13:47:00Z">
                <m:rPr>
                  <m:sty m:val="p"/>
                </m:rPr>
                <w:rPr>
                  <w:rFonts w:ascii="Cambria Math" w:eastAsia="宋体" w:hAnsi="Cambria Math" w:cs="Times New Roman"/>
                  <w:kern w:val="0"/>
                  <w:sz w:val="24"/>
                  <w:szCs w:val="24"/>
                </w:rPr>
                <m:t>1</m:t>
              </w:ins>
            </m:r>
          </m:sub>
        </m:sSub>
      </m:oMath>
      <w:ins w:id="2273" w:author="Zhang Li" w:date="2022-06-27T13:47:00Z">
        <w:r w:rsidR="00436497">
          <w:rPr>
            <w:rFonts w:ascii="Times New Roman" w:eastAsia="宋体" w:hAnsi="Times New Roman" w:cs="Times New Roman"/>
            <w:kern w:val="0"/>
            <w:sz w:val="24"/>
            <w:szCs w:val="24"/>
          </w:rPr>
          <w:t xml:space="preserve">. </w:t>
        </w:r>
      </w:ins>
      <w:ins w:id="2274" w:author="Zhang Li" w:date="2022-06-27T15:17:00Z">
        <w:r w:rsidR="00F116C2">
          <w:rPr>
            <w:rFonts w:ascii="Times New Roman" w:eastAsia="宋体" w:hAnsi="Times New Roman" w:cs="Times New Roman"/>
            <w:kern w:val="0"/>
            <w:sz w:val="24"/>
            <w:szCs w:val="24"/>
          </w:rPr>
          <w:t xml:space="preserve">In </w:t>
        </w:r>
      </w:ins>
      <w:ins w:id="2275" w:author="Zhang Li" w:date="2022-06-27T15:18:00Z">
        <w:r w:rsidR="00F116C2">
          <w:rPr>
            <w:rFonts w:ascii="Times New Roman" w:eastAsia="宋体" w:hAnsi="Times New Roman" w:cs="Times New Roman"/>
            <w:kern w:val="0"/>
            <w:sz w:val="24"/>
            <w:szCs w:val="24"/>
          </w:rPr>
          <w:t xml:space="preserve">key generation, </w:t>
        </w:r>
      </w:ins>
      <w:ins w:id="2276" w:author="Zhang Li" w:date="2022-06-27T15:19:00Z">
        <w:r w:rsidR="00365195">
          <w:rPr>
            <w:rFonts w:ascii="Times New Roman" w:eastAsia="宋体" w:hAnsi="Times New Roman" w:cs="Times New Roman" w:hint="eastAsia"/>
            <w:kern w:val="0"/>
            <w:sz w:val="24"/>
            <w:szCs w:val="24"/>
          </w:rPr>
          <w:t>each</w:t>
        </w:r>
      </w:ins>
      <w:ins w:id="2277" w:author="Zhang Li" w:date="2022-06-27T15:18:00Z">
        <w:r w:rsidR="00365195">
          <w:rPr>
            <w:rFonts w:ascii="Times New Roman" w:eastAsia="宋体" w:hAnsi="Times New Roman" w:cs="Times New Roman"/>
            <w:kern w:val="0"/>
            <w:sz w:val="24"/>
            <w:szCs w:val="24"/>
          </w:rPr>
          <w:t xml:space="preserve"> participant </w:t>
        </w:r>
      </w:ins>
      <w:ins w:id="2278" w:author="Zhang Li" w:date="2022-06-27T13:47:00Z">
        <w:r w:rsidR="00436497">
          <w:rPr>
            <w:rFonts w:ascii="Times New Roman" w:eastAsia="宋体" w:hAnsi="Times New Roman" w:cs="Times New Roman"/>
            <w:kern w:val="0"/>
            <w:sz w:val="24"/>
            <w:szCs w:val="24"/>
          </w:rPr>
          <w:t>has a key pair</w:t>
        </w:r>
        <w:r w:rsidR="00436497" w:rsidRPr="004947E8">
          <w:rPr>
            <w:rFonts w:ascii="Times New Roman" w:eastAsia="宋体" w:hAnsi="Times New Roman" w:cs="Times New Roman"/>
            <w:kern w:val="0"/>
            <w:sz w:val="24"/>
            <w:szCs w:val="24"/>
          </w:rPr>
          <w:t xml:space="preserve"> </w:t>
        </w:r>
      </w:ins>
      <m:oMath>
        <m:d>
          <m:dPr>
            <m:ctrlPr>
              <w:ins w:id="2279" w:author="Zhang Li" w:date="2022-06-27T13:47:00Z">
                <w:rPr>
                  <w:rFonts w:ascii="Cambria Math" w:eastAsia="宋体" w:hAnsi="Cambria Math" w:cs="Times New Roman"/>
                  <w:kern w:val="0"/>
                  <w:sz w:val="24"/>
                  <w:szCs w:val="24"/>
                </w:rPr>
              </w:ins>
            </m:ctrlPr>
          </m:dPr>
          <m:e>
            <m:r>
              <w:ins w:id="2280" w:author="Zhang Li" w:date="2022-06-27T15:19:00Z">
                <w:rPr>
                  <w:rFonts w:ascii="Cambria Math" w:eastAsia="宋体" w:hAnsi="Cambria Math" w:cs="Times New Roman"/>
                  <w:kern w:val="0"/>
                  <w:sz w:val="24"/>
                  <w:szCs w:val="24"/>
                </w:rPr>
                <m:t>sk</m:t>
              </w:ins>
            </m:r>
            <m:r>
              <w:ins w:id="2281" w:author="Zhang Li" w:date="2022-06-27T13:47:00Z">
                <m:rPr>
                  <m:sty m:val="p"/>
                </m:rPr>
                <w:rPr>
                  <w:rFonts w:ascii="Cambria Math" w:eastAsia="宋体" w:hAnsi="Cambria Math" w:cs="Times New Roman"/>
                  <w:kern w:val="0"/>
                  <w:sz w:val="24"/>
                  <w:szCs w:val="24"/>
                </w:rPr>
                <m:t>,</m:t>
              </w:ins>
            </m:r>
            <m:r>
              <w:ins w:id="2282" w:author="Zhang Li" w:date="2022-06-27T15:19:00Z">
                <w:rPr>
                  <w:rFonts w:ascii="Cambria Math" w:eastAsia="宋体" w:hAnsi="Cambria Math" w:cs="Times New Roman"/>
                  <w:kern w:val="0"/>
                  <w:sz w:val="24"/>
                  <w:szCs w:val="24"/>
                </w:rPr>
                <m:t>pk</m:t>
              </w:ins>
            </m:r>
          </m:e>
        </m:d>
      </m:oMath>
      <w:ins w:id="2283" w:author="Zhang Li" w:date="2022-06-27T13:47:00Z">
        <w:r w:rsidR="00436497">
          <w:rPr>
            <w:rFonts w:ascii="Times New Roman" w:eastAsia="宋体" w:hAnsi="Times New Roman" w:cs="Times New Roman"/>
            <w:kern w:val="0"/>
            <w:sz w:val="24"/>
            <w:szCs w:val="24"/>
          </w:rPr>
          <w:t>, where</w:t>
        </w:r>
        <w:r w:rsidR="00436497" w:rsidRPr="004947E8">
          <w:rPr>
            <w:rFonts w:ascii="Times New Roman" w:eastAsia="宋体" w:hAnsi="Times New Roman" w:cs="Times New Roman"/>
            <w:kern w:val="0"/>
            <w:sz w:val="24"/>
            <w:szCs w:val="24"/>
          </w:rPr>
          <w:t xml:space="preserve"> </w:t>
        </w:r>
      </w:ins>
      <m:oMath>
        <m:r>
          <w:ins w:id="2284" w:author="Zhang Li" w:date="2022-06-27T15:19:00Z">
            <w:rPr>
              <w:rFonts w:ascii="Cambria Math" w:eastAsia="宋体" w:hAnsi="Cambria Math" w:cs="Times New Roman"/>
              <w:kern w:val="0"/>
              <w:sz w:val="24"/>
              <w:szCs w:val="24"/>
            </w:rPr>
            <m:t>sk</m:t>
          </w:ins>
        </m:r>
        <m:r>
          <w:ins w:id="2285" w:author="Zhang Li" w:date="2022-06-27T15:21:00Z">
            <w:rPr>
              <w:rFonts w:ascii="Cambria Math" w:eastAsia="宋体" w:hAnsi="Cambria Math" w:cs="Times New Roman"/>
              <w:kern w:val="0"/>
              <w:sz w:val="24"/>
              <w:szCs w:val="24"/>
            </w:rPr>
            <m:t>∈</m:t>
          </w:ins>
        </m:r>
        <m:sSub>
          <m:sSubPr>
            <m:ctrlPr>
              <w:ins w:id="2286" w:author="Zhang Li" w:date="2022-06-27T15:21:00Z">
                <w:rPr>
                  <w:rFonts w:ascii="Cambria Math" w:eastAsia="宋体" w:hAnsi="Cambria Math" w:cs="Times New Roman"/>
                  <w:i/>
                  <w:kern w:val="0"/>
                  <w:sz w:val="24"/>
                  <w:szCs w:val="24"/>
                </w:rPr>
              </w:ins>
            </m:ctrlPr>
          </m:sSubPr>
          <m:e>
            <m:r>
              <w:ins w:id="2287" w:author="Zhang Li" w:date="2022-06-27T15:21:00Z">
                <m:rPr>
                  <m:scr m:val="double-struck"/>
                </m:rPr>
                <w:rPr>
                  <w:rFonts w:ascii="Cambria Math" w:eastAsia="宋体" w:hAnsi="Cambria Math" w:cs="Times New Roman"/>
                  <w:kern w:val="0"/>
                  <w:sz w:val="24"/>
                  <w:szCs w:val="24"/>
                </w:rPr>
                <m:t>Z</m:t>
              </w:ins>
            </m:r>
          </m:e>
          <m:sub>
            <m:r>
              <w:ins w:id="2288" w:author="Zhang Li" w:date="2022-06-27T15:21:00Z">
                <w:rPr>
                  <w:rFonts w:ascii="Cambria Math" w:eastAsia="宋体" w:hAnsi="Cambria Math" w:cs="Times New Roman"/>
                  <w:kern w:val="0"/>
                  <w:sz w:val="24"/>
                  <w:szCs w:val="24"/>
                </w:rPr>
                <m:t>p</m:t>
              </w:ins>
            </m:r>
          </m:sub>
        </m:sSub>
      </m:oMath>
      <w:ins w:id="2289" w:author="Zhang Li" w:date="2022-06-27T13:47:00Z">
        <w:r w:rsidR="00436497">
          <w:rPr>
            <w:rFonts w:ascii="Times New Roman" w:eastAsia="宋体" w:hAnsi="Times New Roman" w:cs="Times New Roman" w:hint="eastAsia"/>
            <w:kern w:val="0"/>
            <w:sz w:val="24"/>
            <w:szCs w:val="24"/>
          </w:rPr>
          <w:t xml:space="preserve"> i</w:t>
        </w:r>
        <w:r w:rsidR="00436497">
          <w:rPr>
            <w:rFonts w:ascii="Times New Roman" w:eastAsia="宋体" w:hAnsi="Times New Roman" w:cs="Times New Roman"/>
            <w:kern w:val="0"/>
            <w:sz w:val="24"/>
            <w:szCs w:val="24"/>
          </w:rPr>
          <w:t>s private key that used to compute public key</w:t>
        </w:r>
        <w:r w:rsidR="00436497" w:rsidRPr="007B3D51">
          <w:rPr>
            <w:rFonts w:ascii="Times New Roman" w:eastAsia="宋体" w:hAnsi="Times New Roman" w:cs="Times New Roman"/>
            <w:kern w:val="0"/>
            <w:sz w:val="24"/>
            <w:szCs w:val="24"/>
          </w:rPr>
          <w:t xml:space="preserve"> </w:t>
        </w:r>
      </w:ins>
      <m:oMath>
        <m:r>
          <w:ins w:id="2290" w:author="Zhang Li" w:date="2022-06-27T15:20:00Z">
            <w:rPr>
              <w:rFonts w:ascii="Cambria Math" w:eastAsia="宋体" w:hAnsi="Cambria Math" w:cs="Times New Roman"/>
              <w:kern w:val="0"/>
              <w:sz w:val="24"/>
              <w:szCs w:val="24"/>
            </w:rPr>
            <m:t>pk</m:t>
          </w:ins>
        </m:r>
        <m:r>
          <w:ins w:id="2291" w:author="Zhang Li" w:date="2022-06-27T13:47:00Z">
            <m:rPr>
              <m:sty m:val="p"/>
            </m:rPr>
            <w:rPr>
              <w:rFonts w:ascii="Cambria Math" w:eastAsia="宋体" w:hAnsi="Cambria Math" w:cs="Times New Roman"/>
              <w:kern w:val="0"/>
              <w:sz w:val="24"/>
              <w:szCs w:val="24"/>
            </w:rPr>
            <m:t>=</m:t>
          </w:ins>
        </m:r>
        <m:r>
          <w:ins w:id="2292" w:author="Zhang Li" w:date="2022-06-27T15:22:00Z">
            <w:rPr>
              <w:rFonts w:ascii="Cambria Math" w:eastAsia="宋体" w:hAnsi="Cambria Math" w:cs="Times New Roman"/>
              <w:kern w:val="0"/>
              <w:sz w:val="24"/>
              <w:szCs w:val="24"/>
            </w:rPr>
            <m:t>sk</m:t>
          </w:ins>
        </m:r>
        <m:r>
          <w:ins w:id="2293" w:author="Zhang Li" w:date="2022-06-27T13:47:00Z">
            <m:rPr>
              <m:sty m:val="p"/>
            </m:rPr>
            <w:rPr>
              <w:rFonts w:ascii="Cambria Math" w:eastAsia="宋体" w:hAnsi="Cambria Math" w:cs="Times New Roman" w:hint="eastAsia"/>
              <w:kern w:val="0"/>
              <w:sz w:val="24"/>
              <w:szCs w:val="24"/>
            </w:rPr>
            <m:t>×</m:t>
          </w:ins>
        </m:r>
        <m:sSub>
          <m:sSubPr>
            <m:ctrlPr>
              <w:ins w:id="2294" w:author="Zhang Li" w:date="2022-06-27T13:47:00Z">
                <w:rPr>
                  <w:rFonts w:ascii="Cambria Math" w:eastAsia="宋体" w:hAnsi="Cambria Math" w:cs="Times New Roman"/>
                  <w:kern w:val="0"/>
                  <w:sz w:val="24"/>
                  <w:szCs w:val="24"/>
                </w:rPr>
              </w:ins>
            </m:ctrlPr>
          </m:sSubPr>
          <m:e>
            <m:r>
              <w:ins w:id="2295" w:author="Zhang Li" w:date="2022-06-27T13:47:00Z">
                <w:rPr>
                  <w:rFonts w:ascii="Cambria Math" w:eastAsia="宋体" w:hAnsi="Cambria Math" w:cs="Times New Roman"/>
                  <w:kern w:val="0"/>
                  <w:sz w:val="24"/>
                  <w:szCs w:val="24"/>
                </w:rPr>
                <m:t>G</m:t>
              </w:ins>
            </m:r>
          </m:e>
          <m:sub>
            <m:r>
              <w:ins w:id="2296" w:author="Zhang Li" w:date="2022-06-27T15:20:00Z">
                <m:rPr>
                  <m:sty m:val="p"/>
                </m:rPr>
                <w:rPr>
                  <w:rFonts w:ascii="Cambria Math" w:eastAsia="宋体" w:hAnsi="Cambria Math" w:cs="Times New Roman"/>
                  <w:kern w:val="0"/>
                  <w:sz w:val="24"/>
                  <w:szCs w:val="24"/>
                </w:rPr>
                <m:t>2</m:t>
              </w:ins>
            </m:r>
          </m:sub>
        </m:sSub>
      </m:oMath>
      <w:ins w:id="2297" w:author="Zhang Li" w:date="2022-06-27T13:47:00Z">
        <w:r w:rsidR="00436497">
          <w:rPr>
            <w:rFonts w:ascii="Times New Roman" w:eastAsia="宋体" w:hAnsi="Times New Roman" w:cs="Times New Roman" w:hint="eastAsia"/>
            <w:kern w:val="0"/>
            <w:sz w:val="24"/>
            <w:szCs w:val="24"/>
          </w:rPr>
          <w:t>.</w:t>
        </w:r>
        <w:r w:rsidR="00436497">
          <w:rPr>
            <w:rFonts w:ascii="Times New Roman" w:eastAsia="宋体" w:hAnsi="Times New Roman" w:cs="Times New Roman"/>
            <w:kern w:val="0"/>
            <w:sz w:val="24"/>
            <w:szCs w:val="24"/>
          </w:rPr>
          <w:t xml:space="preserve"> </w:t>
        </w:r>
      </w:ins>
      <w:ins w:id="2298" w:author="Zhang Li" w:date="2022-06-27T15:22:00Z">
        <w:r w:rsidR="00365195">
          <w:rPr>
            <w:rFonts w:ascii="Times New Roman" w:eastAsia="宋体" w:hAnsi="Times New Roman" w:cs="Times New Roman"/>
            <w:kern w:val="0"/>
            <w:sz w:val="24"/>
            <w:szCs w:val="24"/>
          </w:rPr>
          <w:t xml:space="preserve">Given a private key </w:t>
        </w:r>
      </w:ins>
      <m:oMath>
        <m:r>
          <w:ins w:id="2299" w:author="Zhang Li" w:date="2022-06-27T15:22:00Z">
            <w:rPr>
              <w:rFonts w:ascii="Cambria Math" w:eastAsia="宋体" w:hAnsi="Cambria Math" w:cs="Times New Roman"/>
              <w:kern w:val="0"/>
              <w:sz w:val="24"/>
              <w:szCs w:val="24"/>
            </w:rPr>
            <m:t>sk</m:t>
          </w:ins>
        </m:r>
      </m:oMath>
      <w:ins w:id="2300" w:author="Zhang Li" w:date="2022-06-27T15:28:00Z">
        <w:r w:rsidR="006A1BFE">
          <w:rPr>
            <w:rFonts w:ascii="Times New Roman" w:eastAsia="宋体" w:hAnsi="Times New Roman" w:cs="Times New Roman" w:hint="eastAsia"/>
            <w:kern w:val="0"/>
            <w:sz w:val="24"/>
            <w:szCs w:val="24"/>
          </w:rPr>
          <w:t xml:space="preserve"> </w:t>
        </w:r>
      </w:ins>
      <w:ins w:id="2301" w:author="Zhang Li" w:date="2022-06-27T15:22:00Z">
        <w:r w:rsidR="00365195">
          <w:rPr>
            <w:rFonts w:ascii="Times New Roman" w:eastAsia="宋体" w:hAnsi="Times New Roman" w:cs="Times New Roman"/>
            <w:kern w:val="0"/>
            <w:sz w:val="24"/>
            <w:szCs w:val="24"/>
          </w:rPr>
          <w:t xml:space="preserve">and a message </w:t>
        </w:r>
      </w:ins>
      <m:oMath>
        <m:r>
          <w:ins w:id="2302" w:author="Zhang Li" w:date="2022-06-27T15:23:00Z">
            <w:rPr>
              <w:rFonts w:ascii="Cambria Math" w:eastAsia="宋体" w:hAnsi="Cambria Math" w:cs="Times New Roman"/>
              <w:kern w:val="0"/>
              <w:sz w:val="24"/>
              <w:szCs w:val="24"/>
            </w:rPr>
            <m:t>MSG∈</m:t>
          </w:ins>
        </m:r>
        <m:r>
          <w:ins w:id="2303" w:author="Zhang Li" w:date="2022-06-27T15:29:00Z">
            <m:rPr>
              <m:sty m:val="p"/>
            </m:rPr>
            <w:rPr>
              <w:rFonts w:ascii="Cambria Math" w:eastAsia="宋体" w:hAnsi="Cambria Math" w:cs="Times New Roman"/>
              <w:kern w:val="0"/>
              <w:sz w:val="24"/>
              <w:szCs w:val="24"/>
            </w:rPr>
            <m:t>{0,1</m:t>
          </w:ins>
        </m:r>
        <m:sSup>
          <m:sSupPr>
            <m:ctrlPr>
              <w:ins w:id="2304" w:author="Zhang Li" w:date="2022-06-27T15:29:00Z">
                <w:rPr>
                  <w:rFonts w:ascii="Cambria Math" w:eastAsia="宋体" w:hAnsi="Cambria Math" w:cs="Times New Roman"/>
                  <w:kern w:val="0"/>
                  <w:sz w:val="24"/>
                  <w:szCs w:val="24"/>
                </w:rPr>
              </w:ins>
            </m:ctrlPr>
          </m:sSupPr>
          <m:e>
            <m:r>
              <w:ins w:id="2305" w:author="Zhang Li" w:date="2022-06-27T15:29:00Z">
                <m:rPr>
                  <m:sty m:val="p"/>
                </m:rPr>
                <w:rPr>
                  <w:rFonts w:ascii="Cambria Math" w:eastAsia="宋体" w:hAnsi="Cambria Math" w:cs="Times New Roman"/>
                  <w:kern w:val="0"/>
                  <w:sz w:val="24"/>
                  <w:szCs w:val="24"/>
                </w:rPr>
                <m:t>}</m:t>
              </w:ins>
            </m:r>
          </m:e>
          <m:sup>
            <m:r>
              <w:ins w:id="2306" w:author="Zhang Li" w:date="2022-06-27T15:29:00Z">
                <m:rPr>
                  <m:sty m:val="p"/>
                </m:rPr>
                <w:rPr>
                  <w:rFonts w:ascii="Cambria Math" w:eastAsia="宋体" w:hAnsi="Cambria Math" w:cs="Times New Roman"/>
                  <w:kern w:val="0"/>
                  <w:sz w:val="24"/>
                  <w:szCs w:val="24"/>
                </w:rPr>
                <m:t>*</m:t>
              </w:ins>
            </m:r>
          </m:sup>
        </m:sSup>
        <m:r>
          <w:ins w:id="2307" w:author="Zhang Li" w:date="2022-06-27T15:23:00Z">
            <w:rPr>
              <w:rFonts w:ascii="Cambria Math" w:eastAsia="宋体" w:hAnsi="Cambria Math" w:cs="Times New Roman"/>
              <w:kern w:val="0"/>
              <w:sz w:val="24"/>
              <w:szCs w:val="24"/>
            </w:rPr>
            <m:t xml:space="preserve">, </m:t>
          </w:ins>
        </m:r>
      </m:oMath>
      <w:ins w:id="2308" w:author="Zhang Li" w:date="2022-06-27T15:23:00Z">
        <w:r w:rsidR="006A1BFE">
          <w:rPr>
            <w:rFonts w:ascii="Times New Roman" w:eastAsia="宋体" w:hAnsi="Times New Roman" w:cs="Times New Roman" w:hint="eastAsia"/>
            <w:kern w:val="0"/>
            <w:sz w:val="24"/>
            <w:szCs w:val="24"/>
          </w:rPr>
          <w:t xml:space="preserve"> </w:t>
        </w:r>
      </w:ins>
      <w:ins w:id="2309" w:author="Zhang Li" w:date="2022-06-27T15:26:00Z">
        <w:r w:rsidR="006A1BFE">
          <w:rPr>
            <w:rFonts w:ascii="Times New Roman" w:eastAsia="宋体" w:hAnsi="Times New Roman" w:cs="Times New Roman"/>
            <w:kern w:val="0"/>
            <w:sz w:val="24"/>
            <w:szCs w:val="24"/>
          </w:rPr>
          <w:t>signer</w:t>
        </w:r>
      </w:ins>
      <w:ins w:id="2310" w:author="Zhang Li" w:date="2022-06-27T15:24:00Z">
        <w:r w:rsidR="006A1BFE">
          <w:rPr>
            <w:rFonts w:ascii="Times New Roman" w:eastAsia="宋体" w:hAnsi="Times New Roman" w:cs="Times New Roman"/>
            <w:kern w:val="0"/>
            <w:sz w:val="24"/>
            <w:szCs w:val="24"/>
          </w:rPr>
          <w:t xml:space="preserve"> can compute a digest </w:t>
        </w:r>
      </w:ins>
      <m:oMath>
        <m:r>
          <w:ins w:id="2311" w:author="Zhang Li" w:date="2022-06-27T15:24:00Z">
            <w:rPr>
              <w:rFonts w:ascii="Cambria Math" w:eastAsia="宋体" w:hAnsi="Cambria Math" w:cs="Times New Roman"/>
              <w:kern w:val="0"/>
              <w:sz w:val="24"/>
              <w:szCs w:val="24"/>
            </w:rPr>
            <m:t>dig=H</m:t>
          </w:ins>
        </m:r>
        <m:d>
          <m:dPr>
            <m:ctrlPr>
              <w:ins w:id="2312" w:author="Zhang Li" w:date="2022-06-27T15:24:00Z">
                <w:rPr>
                  <w:rFonts w:ascii="Cambria Math" w:eastAsia="宋体" w:hAnsi="Cambria Math" w:cs="Times New Roman"/>
                  <w:i/>
                  <w:kern w:val="0"/>
                  <w:sz w:val="24"/>
                  <w:szCs w:val="24"/>
                </w:rPr>
              </w:ins>
            </m:ctrlPr>
          </m:dPr>
          <m:e>
            <m:r>
              <w:ins w:id="2313" w:author="Zhang Li" w:date="2022-06-27T15:24:00Z">
                <w:rPr>
                  <w:rFonts w:ascii="Cambria Math" w:eastAsia="宋体" w:hAnsi="Cambria Math" w:cs="Times New Roman"/>
                  <w:kern w:val="0"/>
                  <w:sz w:val="24"/>
                  <w:szCs w:val="24"/>
                </w:rPr>
                <m:t>MSG</m:t>
              </w:ins>
            </m:r>
          </m:e>
        </m:d>
        <m:r>
          <w:ins w:id="2314" w:author="Zhang Li" w:date="2022-06-27T15:24:00Z">
            <w:rPr>
              <w:rFonts w:ascii="Cambria Math" w:eastAsia="宋体" w:hAnsi="Cambria Math" w:cs="Times New Roman"/>
              <w:kern w:val="0"/>
              <w:sz w:val="24"/>
              <w:szCs w:val="24"/>
            </w:rPr>
            <m:t>∈</m:t>
          </w:ins>
        </m:r>
        <m:sSub>
          <m:sSubPr>
            <m:ctrlPr>
              <w:ins w:id="2315" w:author="Zhang Li" w:date="2022-06-27T15:24:00Z">
                <w:rPr>
                  <w:rFonts w:ascii="Cambria Math" w:eastAsia="宋体" w:hAnsi="Cambria Math" w:cs="Times New Roman"/>
                  <w:i/>
                  <w:kern w:val="0"/>
                  <w:sz w:val="24"/>
                  <w:szCs w:val="24"/>
                </w:rPr>
              </w:ins>
            </m:ctrlPr>
          </m:sSubPr>
          <m:e>
            <m:r>
              <w:ins w:id="2316" w:author="Zhang Li" w:date="2022-06-27T15:24:00Z">
                <w:rPr>
                  <w:rFonts w:ascii="Cambria Math" w:eastAsia="宋体" w:hAnsi="Cambria Math" w:cs="Times New Roman"/>
                  <w:kern w:val="0"/>
                  <w:sz w:val="24"/>
                  <w:szCs w:val="24"/>
                </w:rPr>
                <m:t>G</m:t>
              </w:ins>
            </m:r>
          </m:e>
          <m:sub>
            <m:r>
              <w:ins w:id="2317" w:author="Zhang Li" w:date="2022-06-27T15:24:00Z">
                <w:rPr>
                  <w:rFonts w:ascii="Cambria Math" w:eastAsia="宋体" w:hAnsi="Cambria Math" w:cs="Times New Roman"/>
                  <w:kern w:val="0"/>
                  <w:sz w:val="24"/>
                  <w:szCs w:val="24"/>
                </w:rPr>
                <m:t>1</m:t>
              </w:ins>
            </m:r>
          </m:sub>
        </m:sSub>
      </m:oMath>
      <w:ins w:id="2318" w:author="Zhang Li" w:date="2022-06-27T15:24:00Z">
        <w:r w:rsidR="006A1BFE">
          <w:rPr>
            <w:rFonts w:ascii="Times New Roman" w:eastAsia="宋体" w:hAnsi="Times New Roman" w:cs="Times New Roman" w:hint="eastAsia"/>
            <w:kern w:val="0"/>
            <w:sz w:val="24"/>
            <w:szCs w:val="24"/>
          </w:rPr>
          <w:t xml:space="preserve"> </w:t>
        </w:r>
        <w:r w:rsidR="006A1BFE">
          <w:rPr>
            <w:rFonts w:ascii="Times New Roman" w:eastAsia="宋体" w:hAnsi="Times New Roman" w:cs="Times New Roman"/>
            <w:kern w:val="0"/>
            <w:sz w:val="24"/>
            <w:szCs w:val="24"/>
          </w:rPr>
          <w:t xml:space="preserve">and </w:t>
        </w:r>
      </w:ins>
      <w:ins w:id="2319" w:author="Zhang Li" w:date="2022-06-27T15:25:00Z">
        <w:r w:rsidR="006A1BFE">
          <w:rPr>
            <w:rFonts w:ascii="Times New Roman" w:eastAsia="宋体" w:hAnsi="Times New Roman" w:cs="Times New Roman"/>
            <w:kern w:val="0"/>
            <w:sz w:val="24"/>
            <w:szCs w:val="24"/>
          </w:rPr>
          <w:t>a s</w:t>
        </w:r>
      </w:ins>
      <w:ins w:id="2320" w:author="Zhang Li" w:date="2022-06-27T13:47:00Z">
        <w:r w:rsidR="00436497">
          <w:rPr>
            <w:rFonts w:ascii="Times New Roman" w:eastAsia="宋体" w:hAnsi="Times New Roman" w:cs="Times New Roman"/>
            <w:kern w:val="0"/>
            <w:sz w:val="24"/>
            <w:szCs w:val="24"/>
          </w:rPr>
          <w:t>ignature</w:t>
        </w:r>
      </w:ins>
      <m:oMath>
        <m:r>
          <w:ins w:id="2321" w:author="Zhang Li" w:date="2022-06-27T13:47:00Z">
            <m:rPr>
              <m:sty m:val="p"/>
            </m:rPr>
            <w:rPr>
              <w:rFonts w:ascii="Cambria Math" w:eastAsia="宋体" w:hAnsi="Cambria Math" w:cs="Times New Roman"/>
              <w:kern w:val="0"/>
              <w:sz w:val="24"/>
              <w:szCs w:val="24"/>
            </w:rPr>
            <m:t xml:space="preserve"> </m:t>
          </w:ins>
        </m:r>
        <m:r>
          <w:ins w:id="2322" w:author="Zhang Li" w:date="2022-06-27T15:25:00Z">
            <w:rPr>
              <w:rFonts w:ascii="Cambria Math" w:eastAsia="宋体" w:hAnsi="Cambria Math" w:cs="Times New Roman"/>
              <w:kern w:val="0"/>
              <w:sz w:val="24"/>
              <w:szCs w:val="24"/>
            </w:rPr>
            <m:t>sig</m:t>
          </w:ins>
        </m:r>
        <m:r>
          <w:ins w:id="2323" w:author="Zhang Li" w:date="2022-06-27T13:47:00Z">
            <m:rPr>
              <m:sty m:val="p"/>
            </m:rPr>
            <w:rPr>
              <w:rFonts w:ascii="Cambria Math" w:eastAsia="宋体" w:hAnsi="Cambria Math" w:cs="Times New Roman"/>
              <w:kern w:val="0"/>
              <w:sz w:val="24"/>
              <w:szCs w:val="24"/>
            </w:rPr>
            <m:t>=</m:t>
          </w:ins>
        </m:r>
        <m:r>
          <w:ins w:id="2324" w:author="Zhang Li" w:date="2022-06-27T15:25:00Z">
            <w:rPr>
              <w:rFonts w:ascii="Cambria Math" w:eastAsia="宋体" w:hAnsi="Cambria Math" w:cs="Times New Roman"/>
              <w:kern w:val="0"/>
              <w:sz w:val="24"/>
              <w:szCs w:val="24"/>
            </w:rPr>
            <m:t>sk</m:t>
          </w:ins>
        </m:r>
        <m:r>
          <w:ins w:id="2325" w:author="Zhang Li" w:date="2022-06-27T13:47:00Z">
            <m:rPr>
              <m:sty m:val="p"/>
            </m:rPr>
            <w:rPr>
              <w:rFonts w:ascii="Cambria Math" w:eastAsia="宋体" w:hAnsi="Cambria Math" w:cs="Times New Roman" w:hint="eastAsia"/>
              <w:kern w:val="0"/>
              <w:sz w:val="24"/>
              <w:szCs w:val="24"/>
            </w:rPr>
            <m:t>×</m:t>
          </w:ins>
        </m:r>
        <m:r>
          <w:ins w:id="2326" w:author="Zhang Li" w:date="2022-06-27T15:25:00Z">
            <w:rPr>
              <w:rFonts w:ascii="Cambria Math" w:eastAsia="宋体" w:hAnsi="Cambria Math" w:cs="Times New Roman"/>
              <w:kern w:val="0"/>
              <w:sz w:val="24"/>
              <w:szCs w:val="24"/>
            </w:rPr>
            <m:t>dig∈</m:t>
          </w:ins>
        </m:r>
        <m:sSub>
          <m:sSubPr>
            <m:ctrlPr>
              <w:ins w:id="2327" w:author="Zhang Li" w:date="2022-06-27T15:25:00Z">
                <w:rPr>
                  <w:rFonts w:ascii="Cambria Math" w:eastAsia="宋体" w:hAnsi="Cambria Math" w:cs="Times New Roman"/>
                  <w:i/>
                  <w:kern w:val="0"/>
                  <w:sz w:val="24"/>
                  <w:szCs w:val="24"/>
                </w:rPr>
              </w:ins>
            </m:ctrlPr>
          </m:sSubPr>
          <m:e>
            <m:r>
              <w:ins w:id="2328" w:author="Zhang Li" w:date="2022-06-27T15:25:00Z">
                <w:rPr>
                  <w:rFonts w:ascii="Cambria Math" w:eastAsia="宋体" w:hAnsi="Cambria Math" w:cs="Times New Roman"/>
                  <w:kern w:val="0"/>
                  <w:sz w:val="24"/>
                  <w:szCs w:val="24"/>
                </w:rPr>
                <m:t>G</m:t>
              </w:ins>
            </m:r>
          </m:e>
          <m:sub>
            <m:r>
              <w:ins w:id="2329" w:author="Zhang Li" w:date="2022-06-27T15:25:00Z">
                <w:rPr>
                  <w:rFonts w:ascii="Cambria Math" w:eastAsia="宋体" w:hAnsi="Cambria Math" w:cs="Times New Roman"/>
                  <w:kern w:val="0"/>
                  <w:sz w:val="24"/>
                  <w:szCs w:val="24"/>
                </w:rPr>
                <m:t>1</m:t>
              </w:ins>
            </m:r>
          </m:sub>
        </m:sSub>
        <m:r>
          <w:ins w:id="2330" w:author="Zhang Li" w:date="2022-06-27T13:47:00Z">
            <m:rPr>
              <m:sty m:val="p"/>
            </m:rPr>
            <w:rPr>
              <w:rFonts w:ascii="Cambria Math" w:eastAsia="宋体" w:hAnsi="Cambria Math" w:cs="Times New Roman"/>
              <w:kern w:val="0"/>
              <w:sz w:val="24"/>
              <w:szCs w:val="24"/>
            </w:rPr>
            <m:t>.</m:t>
          </w:ins>
        </m:r>
      </m:oMath>
      <w:ins w:id="2331" w:author="Zhang Li" w:date="2022-06-27T15:27:00Z">
        <w:r w:rsidR="006A1BFE">
          <w:rPr>
            <w:rFonts w:ascii="Times New Roman" w:eastAsia="宋体" w:hAnsi="Times New Roman" w:cs="Times New Roman" w:hint="eastAsia"/>
            <w:kern w:val="0"/>
            <w:sz w:val="24"/>
            <w:szCs w:val="24"/>
          </w:rPr>
          <w:t xml:space="preserve"> </w:t>
        </w:r>
        <w:r w:rsidR="006A1BFE">
          <w:rPr>
            <w:rFonts w:ascii="Times New Roman" w:eastAsia="宋体" w:hAnsi="Times New Roman" w:cs="Times New Roman"/>
            <w:kern w:val="0"/>
            <w:sz w:val="24"/>
            <w:szCs w:val="24"/>
          </w:rPr>
          <w:t xml:space="preserve">Given </w:t>
        </w:r>
      </w:ins>
      <w:ins w:id="2332" w:author="Zhang Li" w:date="2022-06-27T15:28:00Z">
        <w:r w:rsidR="006A1BFE">
          <w:rPr>
            <w:rFonts w:ascii="Times New Roman" w:eastAsia="宋体" w:hAnsi="Times New Roman" w:cs="Times New Roman"/>
            <w:kern w:val="0"/>
            <w:sz w:val="24"/>
            <w:szCs w:val="24"/>
          </w:rPr>
          <w:t xml:space="preserve">a public key </w:t>
        </w:r>
      </w:ins>
      <m:oMath>
        <m:r>
          <w:ins w:id="2333" w:author="Zhang Li" w:date="2022-06-27T15:28:00Z">
            <w:rPr>
              <w:rFonts w:ascii="Cambria Math" w:eastAsia="宋体" w:hAnsi="Cambria Math" w:cs="Times New Roman"/>
              <w:kern w:val="0"/>
              <w:sz w:val="24"/>
              <w:szCs w:val="24"/>
            </w:rPr>
            <m:t>pk∈</m:t>
          </w:ins>
        </m:r>
        <m:sSub>
          <m:sSubPr>
            <m:ctrlPr>
              <w:ins w:id="2334" w:author="Zhang Li" w:date="2022-06-27T15:28:00Z">
                <w:rPr>
                  <w:rFonts w:ascii="Cambria Math" w:eastAsia="宋体" w:hAnsi="Cambria Math" w:cs="Times New Roman"/>
                  <w:i/>
                  <w:kern w:val="0"/>
                  <w:sz w:val="24"/>
                  <w:szCs w:val="24"/>
                </w:rPr>
              </w:ins>
            </m:ctrlPr>
          </m:sSubPr>
          <m:e>
            <m:r>
              <w:ins w:id="2335" w:author="Zhang Li" w:date="2022-06-27T15:28:00Z">
                <w:rPr>
                  <w:rFonts w:ascii="Cambria Math" w:eastAsia="宋体" w:hAnsi="Cambria Math" w:cs="Times New Roman"/>
                  <w:kern w:val="0"/>
                  <w:sz w:val="24"/>
                  <w:szCs w:val="24"/>
                </w:rPr>
                <m:t>G</m:t>
              </w:ins>
            </m:r>
          </m:e>
          <m:sub>
            <m:r>
              <w:ins w:id="2336" w:author="Zhang Li" w:date="2022-06-27T15:28:00Z">
                <w:rPr>
                  <w:rFonts w:ascii="Cambria Math" w:eastAsia="宋体" w:hAnsi="Cambria Math" w:cs="Times New Roman"/>
                  <w:kern w:val="0"/>
                  <w:sz w:val="24"/>
                  <w:szCs w:val="24"/>
                </w:rPr>
                <m:t>2</m:t>
              </w:ins>
            </m:r>
          </m:sub>
        </m:sSub>
      </m:oMath>
      <w:ins w:id="2337" w:author="Zhang Li" w:date="2022-06-27T15:29:00Z">
        <w:r w:rsidR="001646DA">
          <w:rPr>
            <w:rFonts w:ascii="Times New Roman" w:eastAsia="宋体" w:hAnsi="Times New Roman" w:cs="Times New Roman"/>
            <w:kern w:val="0"/>
            <w:sz w:val="24"/>
            <w:szCs w:val="24"/>
          </w:rPr>
          <w:t xml:space="preserve">, </w:t>
        </w:r>
      </w:ins>
      <w:ins w:id="2338" w:author="Zhang Li" w:date="2022-06-27T15:28:00Z">
        <w:r w:rsidR="001646DA">
          <w:rPr>
            <w:rFonts w:ascii="Times New Roman" w:eastAsia="宋体" w:hAnsi="Times New Roman" w:cs="Times New Roman"/>
            <w:kern w:val="0"/>
            <w:sz w:val="24"/>
            <w:szCs w:val="24"/>
          </w:rPr>
          <w:t xml:space="preserve">a message </w:t>
        </w:r>
      </w:ins>
      <m:oMath>
        <m:r>
          <w:ins w:id="2339" w:author="Zhang Li" w:date="2022-06-27T15:28:00Z">
            <w:rPr>
              <w:rFonts w:ascii="Cambria Math" w:eastAsia="宋体" w:hAnsi="Cambria Math" w:cs="Times New Roman"/>
              <w:kern w:val="0"/>
              <w:sz w:val="24"/>
              <w:szCs w:val="24"/>
            </w:rPr>
            <m:t>MSG∈</m:t>
          </w:ins>
        </m:r>
        <m:r>
          <w:ins w:id="2340" w:author="Zhang Li" w:date="2022-06-27T15:29:00Z">
            <m:rPr>
              <m:sty m:val="p"/>
            </m:rPr>
            <w:rPr>
              <w:rFonts w:ascii="Cambria Math" w:eastAsia="宋体" w:hAnsi="Cambria Math" w:cs="Times New Roman"/>
              <w:kern w:val="0"/>
              <w:sz w:val="24"/>
              <w:szCs w:val="24"/>
            </w:rPr>
            <m:t>{0,1</m:t>
          </w:ins>
        </m:r>
        <m:sSup>
          <m:sSupPr>
            <m:ctrlPr>
              <w:ins w:id="2341" w:author="Zhang Li" w:date="2022-06-27T15:29:00Z">
                <w:rPr>
                  <w:rFonts w:ascii="Cambria Math" w:eastAsia="宋体" w:hAnsi="Cambria Math" w:cs="Times New Roman"/>
                  <w:kern w:val="0"/>
                  <w:sz w:val="24"/>
                  <w:szCs w:val="24"/>
                </w:rPr>
              </w:ins>
            </m:ctrlPr>
          </m:sSupPr>
          <m:e>
            <m:r>
              <w:ins w:id="2342" w:author="Zhang Li" w:date="2022-06-27T15:29:00Z">
                <m:rPr>
                  <m:sty m:val="p"/>
                </m:rPr>
                <w:rPr>
                  <w:rFonts w:ascii="Cambria Math" w:eastAsia="宋体" w:hAnsi="Cambria Math" w:cs="Times New Roman"/>
                  <w:kern w:val="0"/>
                  <w:sz w:val="24"/>
                  <w:szCs w:val="24"/>
                </w:rPr>
                <m:t>}</m:t>
              </w:ins>
            </m:r>
          </m:e>
          <m:sup>
            <m:r>
              <w:ins w:id="2343" w:author="Zhang Li" w:date="2022-06-27T15:29:00Z">
                <m:rPr>
                  <m:sty m:val="p"/>
                </m:rPr>
                <w:rPr>
                  <w:rFonts w:ascii="Cambria Math" w:eastAsia="宋体" w:hAnsi="Cambria Math" w:cs="Times New Roman"/>
                  <w:kern w:val="0"/>
                  <w:sz w:val="24"/>
                  <w:szCs w:val="24"/>
                </w:rPr>
                <m:t>*</m:t>
              </w:ins>
            </m:r>
          </m:sup>
        </m:sSup>
        <m:r>
          <w:ins w:id="2344" w:author="Zhang Li" w:date="2022-06-27T15:28:00Z">
            <w:rPr>
              <w:rFonts w:ascii="Cambria Math" w:eastAsia="宋体" w:hAnsi="Cambria Math" w:cs="Times New Roman"/>
              <w:kern w:val="0"/>
              <w:sz w:val="24"/>
              <w:szCs w:val="24"/>
            </w:rPr>
            <m:t>,</m:t>
          </w:ins>
        </m:r>
      </m:oMath>
      <w:ins w:id="2345" w:author="Zhang Li" w:date="2022-06-27T15:29:00Z">
        <w:r w:rsidR="001646DA">
          <w:rPr>
            <w:rFonts w:ascii="Times New Roman" w:eastAsia="宋体" w:hAnsi="Times New Roman" w:cs="Times New Roman" w:hint="eastAsia"/>
            <w:kern w:val="0"/>
            <w:sz w:val="24"/>
            <w:szCs w:val="24"/>
          </w:rPr>
          <w:t xml:space="preserve"> </w:t>
        </w:r>
        <w:r w:rsidR="001646DA">
          <w:rPr>
            <w:rFonts w:ascii="Times New Roman" w:eastAsia="宋体" w:hAnsi="Times New Roman" w:cs="Times New Roman"/>
            <w:kern w:val="0"/>
            <w:sz w:val="24"/>
            <w:szCs w:val="24"/>
          </w:rPr>
          <w:t xml:space="preserve">and a signature </w:t>
        </w:r>
      </w:ins>
      <m:oMath>
        <m:r>
          <w:ins w:id="2346" w:author="Zhang Li" w:date="2022-06-27T15:29:00Z">
            <w:rPr>
              <w:rFonts w:ascii="Cambria Math" w:eastAsia="宋体" w:hAnsi="Cambria Math" w:cs="Times New Roman"/>
              <w:kern w:val="0"/>
              <w:sz w:val="24"/>
              <w:szCs w:val="24"/>
            </w:rPr>
            <m:t>sig∈</m:t>
          </w:ins>
        </m:r>
        <m:sSub>
          <m:sSubPr>
            <m:ctrlPr>
              <w:ins w:id="2347" w:author="Zhang Li" w:date="2022-06-27T15:29:00Z">
                <w:rPr>
                  <w:rFonts w:ascii="Cambria Math" w:eastAsia="宋体" w:hAnsi="Cambria Math" w:cs="Times New Roman"/>
                  <w:i/>
                  <w:kern w:val="0"/>
                  <w:sz w:val="24"/>
                  <w:szCs w:val="24"/>
                </w:rPr>
              </w:ins>
            </m:ctrlPr>
          </m:sSubPr>
          <m:e>
            <m:r>
              <w:ins w:id="2348" w:author="Zhang Li" w:date="2022-06-27T15:29:00Z">
                <w:rPr>
                  <w:rFonts w:ascii="Cambria Math" w:eastAsia="宋体" w:hAnsi="Cambria Math" w:cs="Times New Roman"/>
                  <w:kern w:val="0"/>
                  <w:sz w:val="24"/>
                  <w:szCs w:val="24"/>
                </w:rPr>
                <m:t>G</m:t>
              </w:ins>
            </m:r>
          </m:e>
          <m:sub>
            <m:r>
              <w:ins w:id="2349" w:author="Zhang Li" w:date="2022-06-27T15:29:00Z">
                <w:rPr>
                  <w:rFonts w:ascii="Cambria Math" w:eastAsia="宋体" w:hAnsi="Cambria Math" w:cs="Times New Roman"/>
                  <w:kern w:val="0"/>
                  <w:sz w:val="24"/>
                  <w:szCs w:val="24"/>
                </w:rPr>
                <m:t>1</m:t>
              </w:ins>
            </m:r>
          </m:sub>
        </m:sSub>
      </m:oMath>
      <w:ins w:id="2350" w:author="Zhang Li" w:date="2022-06-27T15:29:00Z">
        <w:r w:rsidR="001646DA">
          <w:rPr>
            <w:rFonts w:ascii="Times New Roman" w:eastAsia="宋体" w:hAnsi="Times New Roman" w:cs="Times New Roman" w:hint="eastAsia"/>
            <w:kern w:val="0"/>
            <w:sz w:val="24"/>
            <w:szCs w:val="24"/>
          </w:rPr>
          <w:t>,</w:t>
        </w:r>
        <w:r w:rsidR="001646DA">
          <w:rPr>
            <w:rFonts w:ascii="Times New Roman" w:eastAsia="宋体" w:hAnsi="Times New Roman" w:cs="Times New Roman"/>
            <w:kern w:val="0"/>
            <w:sz w:val="24"/>
            <w:szCs w:val="24"/>
          </w:rPr>
          <w:t xml:space="preserve"> v</w:t>
        </w:r>
      </w:ins>
      <w:ins w:id="2351" w:author="Zhang Li" w:date="2022-06-27T13:47:00Z">
        <w:r w:rsidR="00436497">
          <w:rPr>
            <w:rFonts w:ascii="Times New Roman" w:eastAsia="宋体" w:hAnsi="Times New Roman" w:cs="Times New Roman"/>
            <w:kern w:val="0"/>
            <w:sz w:val="24"/>
            <w:szCs w:val="24"/>
          </w:rPr>
          <w:t xml:space="preserve">erifiers can </w:t>
        </w:r>
      </w:ins>
      <w:ins w:id="2352" w:author="Zhang Li" w:date="2022-06-27T15:30:00Z">
        <w:r w:rsidR="001646DA">
          <w:rPr>
            <w:rFonts w:ascii="Times New Roman" w:eastAsia="宋体" w:hAnsi="Times New Roman" w:cs="Times New Roman"/>
            <w:kern w:val="0"/>
            <w:sz w:val="24"/>
            <w:szCs w:val="24"/>
          </w:rPr>
          <w:t xml:space="preserve">compute </w:t>
        </w:r>
      </w:ins>
      <m:oMath>
        <m:r>
          <w:ins w:id="2353" w:author="Zhang Li" w:date="2022-06-27T15:30:00Z">
            <w:rPr>
              <w:rFonts w:ascii="Cambria Math" w:eastAsia="宋体" w:hAnsi="Cambria Math" w:cs="Times New Roman"/>
              <w:kern w:val="0"/>
              <w:sz w:val="24"/>
              <w:szCs w:val="24"/>
            </w:rPr>
            <m:t>dig=H</m:t>
          </w:ins>
        </m:r>
        <m:d>
          <m:dPr>
            <m:ctrlPr>
              <w:ins w:id="2354" w:author="Zhang Li" w:date="2022-06-27T15:30:00Z">
                <w:rPr>
                  <w:rFonts w:ascii="Cambria Math" w:eastAsia="宋体" w:hAnsi="Cambria Math" w:cs="Times New Roman"/>
                  <w:i/>
                  <w:kern w:val="0"/>
                  <w:sz w:val="24"/>
                  <w:szCs w:val="24"/>
                </w:rPr>
              </w:ins>
            </m:ctrlPr>
          </m:dPr>
          <m:e>
            <m:r>
              <w:ins w:id="2355" w:author="Zhang Li" w:date="2022-06-27T15:30:00Z">
                <w:rPr>
                  <w:rFonts w:ascii="Cambria Math" w:eastAsia="宋体" w:hAnsi="Cambria Math" w:cs="Times New Roman"/>
                  <w:kern w:val="0"/>
                  <w:sz w:val="24"/>
                  <w:szCs w:val="24"/>
                </w:rPr>
                <m:t>MSG</m:t>
              </w:ins>
            </m:r>
          </m:e>
        </m:d>
        <m:r>
          <w:ins w:id="2356" w:author="Zhang Li" w:date="2022-06-27T15:30:00Z">
            <w:rPr>
              <w:rFonts w:ascii="Cambria Math" w:eastAsia="宋体" w:hAnsi="Cambria Math" w:cs="Times New Roman"/>
              <w:kern w:val="0"/>
              <w:sz w:val="24"/>
              <w:szCs w:val="24"/>
            </w:rPr>
            <m:t>∈</m:t>
          </w:ins>
        </m:r>
        <m:sSub>
          <m:sSubPr>
            <m:ctrlPr>
              <w:ins w:id="2357" w:author="Zhang Li" w:date="2022-06-27T15:30:00Z">
                <w:rPr>
                  <w:rFonts w:ascii="Cambria Math" w:eastAsia="宋体" w:hAnsi="Cambria Math" w:cs="Times New Roman"/>
                  <w:i/>
                  <w:kern w:val="0"/>
                  <w:sz w:val="24"/>
                  <w:szCs w:val="24"/>
                </w:rPr>
              </w:ins>
            </m:ctrlPr>
          </m:sSubPr>
          <m:e>
            <m:r>
              <w:ins w:id="2358" w:author="Zhang Li" w:date="2022-06-27T15:30:00Z">
                <w:rPr>
                  <w:rFonts w:ascii="Cambria Math" w:eastAsia="宋体" w:hAnsi="Cambria Math" w:cs="Times New Roman"/>
                  <w:kern w:val="0"/>
                  <w:sz w:val="24"/>
                  <w:szCs w:val="24"/>
                </w:rPr>
                <m:t>G</m:t>
              </w:ins>
            </m:r>
          </m:e>
          <m:sub>
            <m:r>
              <w:ins w:id="2359" w:author="Zhang Li" w:date="2022-06-27T15:30:00Z">
                <w:rPr>
                  <w:rFonts w:ascii="Cambria Math" w:eastAsia="宋体" w:hAnsi="Cambria Math" w:cs="Times New Roman"/>
                  <w:kern w:val="0"/>
                  <w:sz w:val="24"/>
                  <w:szCs w:val="24"/>
                </w:rPr>
                <m:t>1</m:t>
              </w:ins>
            </m:r>
          </m:sub>
        </m:sSub>
      </m:oMath>
      <w:ins w:id="2360" w:author="Zhang Li" w:date="2022-06-27T15:31:00Z">
        <w:r w:rsidR="001646DA">
          <w:rPr>
            <w:rFonts w:ascii="Times New Roman" w:eastAsia="宋体" w:hAnsi="Times New Roman" w:cs="Times New Roman"/>
            <w:kern w:val="0"/>
            <w:sz w:val="24"/>
            <w:szCs w:val="24"/>
          </w:rPr>
          <w:t xml:space="preserve"> and </w:t>
        </w:r>
      </w:ins>
      <w:ins w:id="2361" w:author="Zhang Li" w:date="2022-06-27T13:47:00Z">
        <w:r w:rsidR="00436497">
          <w:rPr>
            <w:rFonts w:ascii="Times New Roman" w:eastAsia="宋体" w:hAnsi="Times New Roman" w:cs="Times New Roman"/>
            <w:kern w:val="0"/>
            <w:sz w:val="24"/>
            <w:szCs w:val="24"/>
          </w:rPr>
          <w:t>verify whether</w:t>
        </w:r>
      </w:ins>
      <w:ins w:id="2362" w:author="Zhang Li" w:date="2022-06-27T15:32:00Z">
        <w:r w:rsidR="001646DA">
          <w:rPr>
            <w:rFonts w:ascii="Times New Roman" w:eastAsia="宋体" w:hAnsi="Times New Roman" w:cs="Times New Roman"/>
            <w:kern w:val="0"/>
            <w:sz w:val="24"/>
            <w:szCs w:val="24"/>
          </w:rPr>
          <w:t xml:space="preserve"> the Diffie-Hellman</w:t>
        </w:r>
      </w:ins>
      <w:ins w:id="2363" w:author="Zhang Li" w:date="2022-06-27T15:33:00Z">
        <w:r w:rsidR="001646DA">
          <w:rPr>
            <w:rFonts w:ascii="Times New Roman" w:eastAsia="宋体" w:hAnsi="Times New Roman" w:cs="Times New Roman"/>
            <w:kern w:val="0"/>
            <w:sz w:val="24"/>
            <w:szCs w:val="24"/>
          </w:rPr>
          <w:t xml:space="preserve"> tuple</w:t>
        </w:r>
      </w:ins>
      <w:ins w:id="2364" w:author="Zhang Li" w:date="2022-06-27T13:47:00Z">
        <w:r w:rsidR="00436497">
          <w:rPr>
            <w:rFonts w:ascii="Times New Roman" w:eastAsia="宋体" w:hAnsi="Times New Roman" w:cs="Times New Roman"/>
            <w:kern w:val="0"/>
            <w:sz w:val="24"/>
            <w:szCs w:val="24"/>
          </w:rPr>
          <w:t xml:space="preserve"> </w:t>
        </w:r>
      </w:ins>
      <m:oMath>
        <m:r>
          <w:ins w:id="2365" w:author="Zhang Li" w:date="2022-06-27T13:47:00Z">
            <m:rPr>
              <m:sty m:val="p"/>
            </m:rPr>
            <w:rPr>
              <w:rFonts w:ascii="Cambria Math" w:eastAsia="宋体" w:hAnsi="Cambria Math" w:cs="Times New Roman"/>
              <w:kern w:val="0"/>
              <w:sz w:val="24"/>
              <w:szCs w:val="24"/>
            </w:rPr>
            <m:t xml:space="preserve"> </m:t>
          </w:ins>
        </m:r>
        <m:d>
          <m:dPr>
            <m:ctrlPr>
              <w:ins w:id="2366" w:author="Zhang Li" w:date="2022-06-27T13:47:00Z">
                <w:rPr>
                  <w:rFonts w:ascii="Cambria Math" w:eastAsia="宋体" w:hAnsi="Cambria Math" w:cs="Times New Roman"/>
                  <w:kern w:val="0"/>
                  <w:sz w:val="24"/>
                  <w:szCs w:val="24"/>
                </w:rPr>
              </w:ins>
            </m:ctrlPr>
          </m:dPr>
          <m:e>
            <m:sSub>
              <m:sSubPr>
                <m:ctrlPr>
                  <w:ins w:id="2367" w:author="Zhang Li" w:date="2022-06-27T13:47:00Z">
                    <w:rPr>
                      <w:rFonts w:ascii="Cambria Math" w:eastAsia="宋体" w:hAnsi="Cambria Math" w:cs="Times New Roman"/>
                      <w:kern w:val="0"/>
                      <w:sz w:val="24"/>
                      <w:szCs w:val="24"/>
                    </w:rPr>
                  </w:ins>
                </m:ctrlPr>
              </m:sSubPr>
              <m:e>
                <m:r>
                  <w:ins w:id="2368" w:author="Zhang Li" w:date="2022-06-27T13:47:00Z">
                    <w:rPr>
                      <w:rFonts w:ascii="Cambria Math" w:eastAsia="宋体" w:hAnsi="Cambria Math" w:cs="Times New Roman"/>
                      <w:kern w:val="0"/>
                      <w:sz w:val="24"/>
                      <w:szCs w:val="24"/>
                    </w:rPr>
                    <m:t>g</m:t>
                  </w:ins>
                </m:r>
              </m:e>
              <m:sub>
                <m:r>
                  <w:ins w:id="2369" w:author="Zhang Li" w:date="2022-06-27T15:31:00Z">
                    <m:rPr>
                      <m:sty m:val="p"/>
                    </m:rPr>
                    <w:rPr>
                      <w:rFonts w:ascii="Cambria Math" w:eastAsia="宋体" w:hAnsi="Cambria Math" w:cs="Times New Roman"/>
                      <w:kern w:val="0"/>
                      <w:sz w:val="24"/>
                      <w:szCs w:val="24"/>
                    </w:rPr>
                    <m:t>2</m:t>
                  </w:ins>
                </m:r>
              </m:sub>
            </m:sSub>
            <m:r>
              <w:ins w:id="2370" w:author="Zhang Li" w:date="2022-06-27T13:47:00Z">
                <m:rPr>
                  <m:sty m:val="p"/>
                </m:rPr>
                <w:rPr>
                  <w:rFonts w:ascii="Cambria Math" w:eastAsia="宋体" w:hAnsi="Cambria Math" w:cs="Times New Roman"/>
                  <w:kern w:val="0"/>
                  <w:sz w:val="24"/>
                  <w:szCs w:val="24"/>
                </w:rPr>
                <m:t>,</m:t>
              </w:ins>
            </m:r>
            <m:r>
              <w:ins w:id="2371" w:author="Zhang Li" w:date="2022-06-27T15:31:00Z">
                <w:rPr>
                  <w:rFonts w:ascii="Cambria Math" w:eastAsia="宋体" w:hAnsi="Cambria Math" w:cs="Times New Roman"/>
                  <w:kern w:val="0"/>
                  <w:sz w:val="24"/>
                  <w:szCs w:val="24"/>
                </w:rPr>
                <m:t>pk</m:t>
              </w:ins>
            </m:r>
            <m:r>
              <w:ins w:id="2372" w:author="Zhang Li" w:date="2022-06-27T13:47:00Z">
                <m:rPr>
                  <m:sty m:val="p"/>
                </m:rPr>
                <w:rPr>
                  <w:rFonts w:ascii="Cambria Math" w:eastAsia="宋体" w:hAnsi="Cambria Math" w:cs="Times New Roman"/>
                  <w:kern w:val="0"/>
                  <w:sz w:val="24"/>
                  <w:szCs w:val="24"/>
                </w:rPr>
                <m:t>,</m:t>
              </w:ins>
            </m:r>
            <m:r>
              <w:ins w:id="2373" w:author="Zhang Li" w:date="2022-06-27T16:36:00Z">
                <w:rPr>
                  <w:rFonts w:ascii="Cambria Math" w:eastAsia="宋体" w:hAnsi="Cambria Math" w:cs="Times New Roman"/>
                  <w:kern w:val="0"/>
                  <w:sz w:val="24"/>
                  <w:szCs w:val="24"/>
                </w:rPr>
                <m:t xml:space="preserve"> dig</m:t>
              </w:ins>
            </m:r>
            <m:r>
              <w:ins w:id="2374" w:author="Zhang Li" w:date="2022-06-27T13:47:00Z">
                <m:rPr>
                  <m:sty m:val="p"/>
                </m:rPr>
                <w:rPr>
                  <w:rFonts w:ascii="Cambria Math" w:eastAsia="宋体" w:hAnsi="Cambria Math" w:cs="Times New Roman"/>
                  <w:kern w:val="0"/>
                  <w:sz w:val="24"/>
                  <w:szCs w:val="24"/>
                </w:rPr>
                <m:t>,</m:t>
              </w:ins>
            </m:r>
            <m:r>
              <w:ins w:id="2375" w:author="Zhang Li" w:date="2022-06-27T15:32:00Z">
                <w:rPr>
                  <w:rFonts w:ascii="Cambria Math" w:eastAsia="宋体" w:hAnsi="Cambria Math" w:cs="Times New Roman"/>
                  <w:kern w:val="0"/>
                  <w:sz w:val="24"/>
                  <w:szCs w:val="24"/>
                </w:rPr>
                <m:t>sig</m:t>
              </w:ins>
            </m:r>
          </m:e>
        </m:d>
      </m:oMath>
      <w:ins w:id="2376" w:author="Zhang Li" w:date="2022-06-27T13:47:00Z">
        <w:r w:rsidR="00436497">
          <w:rPr>
            <w:rFonts w:ascii="Times New Roman" w:eastAsia="宋体" w:hAnsi="Times New Roman" w:cs="Times New Roman" w:hint="eastAsia"/>
            <w:kern w:val="0"/>
            <w:sz w:val="24"/>
            <w:szCs w:val="24"/>
          </w:rPr>
          <w:t xml:space="preserve"> </w:t>
        </w:r>
        <w:r w:rsidR="00436497">
          <w:rPr>
            <w:rFonts w:ascii="Times New Roman" w:eastAsia="宋体" w:hAnsi="Times New Roman" w:cs="Times New Roman"/>
            <w:kern w:val="0"/>
            <w:sz w:val="24"/>
            <w:szCs w:val="24"/>
          </w:rPr>
          <w:t xml:space="preserve">is </w:t>
        </w:r>
      </w:ins>
      <w:ins w:id="2377" w:author="Zhang Li" w:date="2022-06-27T15:32:00Z">
        <w:r w:rsidR="001646DA">
          <w:rPr>
            <w:rFonts w:ascii="Times New Roman" w:eastAsia="宋体" w:hAnsi="Times New Roman" w:cs="Times New Roman"/>
            <w:kern w:val="0"/>
            <w:sz w:val="24"/>
            <w:szCs w:val="24"/>
          </w:rPr>
          <w:t xml:space="preserve">a </w:t>
        </w:r>
      </w:ins>
      <w:ins w:id="2378" w:author="Zhang Li" w:date="2022-06-27T13:47:00Z">
        <w:r w:rsidR="00436497">
          <w:rPr>
            <w:rFonts w:ascii="Times New Roman" w:eastAsia="宋体" w:hAnsi="Times New Roman" w:cs="Times New Roman"/>
            <w:kern w:val="0"/>
            <w:sz w:val="24"/>
            <w:szCs w:val="24"/>
          </w:rPr>
          <w:t>valid.</w:t>
        </w:r>
      </w:ins>
    </w:p>
    <w:p w14:paraId="1995D547" w14:textId="45602DCD" w:rsidR="00AE6A96" w:rsidRDefault="00BD001E" w:rsidP="00AE6A96">
      <w:pPr>
        <w:spacing w:afterLines="100" w:after="312"/>
        <w:ind w:firstLine="420"/>
        <w:rPr>
          <w:ins w:id="2379" w:author="Zhang Li" w:date="2022-06-27T16:35:00Z"/>
          <w:rFonts w:ascii="Times New Roman" w:eastAsia="宋体" w:hAnsi="Times New Roman" w:cs="Times New Roman"/>
          <w:kern w:val="0"/>
          <w:sz w:val="24"/>
          <w:szCs w:val="24"/>
        </w:rPr>
      </w:pPr>
      <w:ins w:id="2380" w:author="Zhang Li" w:date="2022-06-27T15:39: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scheme [29] is </w:t>
        </w:r>
      </w:ins>
      <w:ins w:id="2381" w:author="Zhang Li" w:date="2022-06-27T15:44:00Z">
        <w:r w:rsidR="00BE233C">
          <w:rPr>
            <w:rFonts w:ascii="Times New Roman" w:eastAsia="宋体" w:hAnsi="Times New Roman" w:cs="Times New Roman"/>
            <w:kern w:val="0"/>
            <w:sz w:val="24"/>
            <w:szCs w:val="24"/>
          </w:rPr>
          <w:t>the combination of threshold signature sc</w:t>
        </w:r>
      </w:ins>
      <w:ins w:id="2382" w:author="Zhang Li" w:date="2022-06-27T15:45:00Z">
        <w:r w:rsidR="00BE233C">
          <w:rPr>
            <w:rFonts w:ascii="Times New Roman" w:eastAsia="宋体" w:hAnsi="Times New Roman" w:cs="Times New Roman"/>
            <w:kern w:val="0"/>
            <w:sz w:val="24"/>
            <w:szCs w:val="24"/>
          </w:rPr>
          <w:t>h</w:t>
        </w:r>
      </w:ins>
      <w:ins w:id="2383" w:author="Zhang Li" w:date="2022-06-27T15:44:00Z">
        <w:r w:rsidR="00BE233C">
          <w:rPr>
            <w:rFonts w:ascii="Times New Roman" w:eastAsia="宋体" w:hAnsi="Times New Roman" w:cs="Times New Roman"/>
            <w:kern w:val="0"/>
            <w:sz w:val="24"/>
            <w:szCs w:val="24"/>
          </w:rPr>
          <w:t xml:space="preserve">eme and </w:t>
        </w:r>
      </w:ins>
      <w:ins w:id="2384" w:author="Zhang Li" w:date="2022-06-27T15:39:00Z">
        <w:r>
          <w:rPr>
            <w:rFonts w:ascii="Times New Roman" w:eastAsia="宋体" w:hAnsi="Times New Roman" w:cs="Times New Roman"/>
            <w:kern w:val="0"/>
            <w:sz w:val="24"/>
            <w:szCs w:val="24"/>
          </w:rPr>
          <w:t>BLS signature scheme.</w:t>
        </w:r>
      </w:ins>
      <w:ins w:id="2385" w:author="Zhang Li" w:date="2022-06-27T15:45:00Z">
        <w:r w:rsidR="00BE233C">
          <w:rPr>
            <w:rFonts w:ascii="Times New Roman" w:eastAsia="宋体" w:hAnsi="Times New Roman" w:cs="Times New Roman"/>
            <w:kern w:val="0"/>
            <w:sz w:val="24"/>
            <w:szCs w:val="24"/>
          </w:rPr>
          <w:t xml:space="preserve"> The signature share generation</w:t>
        </w:r>
      </w:ins>
      <w:ins w:id="2386" w:author="Zhang Li" w:date="2022-06-27T15:47:00Z">
        <w:r w:rsidR="00BE233C">
          <w:rPr>
            <w:rFonts w:ascii="Times New Roman" w:eastAsia="宋体" w:hAnsi="Times New Roman" w:cs="Times New Roman"/>
            <w:kern w:val="0"/>
            <w:sz w:val="24"/>
            <w:szCs w:val="24"/>
          </w:rPr>
          <w:t xml:space="preserve"> of </w:t>
        </w:r>
      </w:ins>
      <w:ins w:id="2387" w:author="Zhang Li" w:date="2022-06-27T15:48:00Z">
        <w:r w:rsidR="00BE233C">
          <w:rPr>
            <w:rFonts w:ascii="Times New Roman" w:eastAsia="宋体" w:hAnsi="Times New Roman" w:cs="Times New Roman"/>
            <w:kern w:val="0"/>
            <w:sz w:val="24"/>
            <w:szCs w:val="24"/>
          </w:rPr>
          <w:t>t</w:t>
        </w:r>
        <w:r w:rsidR="00BE233C">
          <w:rPr>
            <w:rFonts w:ascii="Times New Roman" w:eastAsia="宋体" w:hAnsi="Times New Roman" w:cs="Times New Roman"/>
            <w:kern w:val="0"/>
            <w:sz w:val="24"/>
            <w:szCs w:val="24"/>
          </w:rPr>
          <w:t>hreshold BLS signature scheme</w:t>
        </w:r>
      </w:ins>
      <w:ins w:id="2388" w:author="Zhang Li" w:date="2022-06-27T15:47:00Z">
        <w:r w:rsidR="00BE233C">
          <w:rPr>
            <w:rFonts w:ascii="Times New Roman" w:eastAsia="宋体" w:hAnsi="Times New Roman" w:cs="Times New Roman"/>
            <w:kern w:val="0"/>
            <w:sz w:val="24"/>
            <w:szCs w:val="24"/>
          </w:rPr>
          <w:t xml:space="preserve"> </w:t>
        </w:r>
      </w:ins>
      <w:ins w:id="2389" w:author="Zhang Li" w:date="2022-06-27T15:49:00Z">
        <w:r w:rsidR="00067CE9">
          <w:rPr>
            <w:rFonts w:ascii="Times New Roman" w:eastAsia="宋体" w:hAnsi="Times New Roman" w:cs="Times New Roman"/>
            <w:kern w:val="0"/>
            <w:sz w:val="24"/>
            <w:szCs w:val="24"/>
          </w:rPr>
          <w:t>concurs</w:t>
        </w:r>
        <w:r w:rsidR="00067CE9">
          <w:rPr>
            <w:rFonts w:ascii="Times New Roman" w:eastAsia="宋体" w:hAnsi="Times New Roman" w:cs="Times New Roman"/>
            <w:kern w:val="0"/>
            <w:sz w:val="24"/>
            <w:szCs w:val="24"/>
          </w:rPr>
          <w:t xml:space="preserve"> </w:t>
        </w:r>
      </w:ins>
      <w:ins w:id="2390" w:author="Zhang Li" w:date="2022-06-27T15:47:00Z">
        <w:r w:rsidR="00BE233C">
          <w:rPr>
            <w:rFonts w:ascii="Times New Roman" w:eastAsia="宋体" w:hAnsi="Times New Roman" w:cs="Times New Roman"/>
            <w:kern w:val="0"/>
            <w:sz w:val="24"/>
            <w:szCs w:val="24"/>
          </w:rPr>
          <w:t>with the</w:t>
        </w:r>
      </w:ins>
      <w:ins w:id="2391" w:author="Zhang Li" w:date="2022-06-27T15:46:00Z">
        <w:r w:rsidR="00BE233C">
          <w:rPr>
            <w:rFonts w:ascii="Times New Roman" w:eastAsia="宋体" w:hAnsi="Times New Roman" w:cs="Times New Roman"/>
            <w:kern w:val="0"/>
            <w:sz w:val="24"/>
            <w:szCs w:val="24"/>
          </w:rPr>
          <w:t xml:space="preserve"> BLS</w:t>
        </w:r>
      </w:ins>
      <w:ins w:id="2392" w:author="Zhang Li" w:date="2022-06-27T15:48:00Z">
        <w:r w:rsidR="00BE233C">
          <w:rPr>
            <w:rFonts w:ascii="Times New Roman" w:eastAsia="宋体" w:hAnsi="Times New Roman" w:cs="Times New Roman"/>
            <w:kern w:val="0"/>
            <w:sz w:val="24"/>
            <w:szCs w:val="24"/>
          </w:rPr>
          <w:t>, and th</w:t>
        </w:r>
      </w:ins>
      <w:ins w:id="2393" w:author="Zhang Li" w:date="2022-06-27T15:49:00Z">
        <w:r w:rsidR="00067CE9">
          <w:rPr>
            <w:rFonts w:ascii="Times New Roman" w:eastAsia="宋体" w:hAnsi="Times New Roman" w:cs="Times New Roman"/>
            <w:kern w:val="0"/>
            <w:sz w:val="24"/>
            <w:szCs w:val="24"/>
          </w:rPr>
          <w:t>e ag</w:t>
        </w:r>
      </w:ins>
      <w:ins w:id="2394" w:author="Zhang Li" w:date="2022-06-27T15:50:00Z">
        <w:r w:rsidR="00067CE9">
          <w:rPr>
            <w:rFonts w:ascii="Times New Roman" w:eastAsia="宋体" w:hAnsi="Times New Roman" w:cs="Times New Roman"/>
            <w:kern w:val="0"/>
            <w:sz w:val="24"/>
            <w:szCs w:val="24"/>
          </w:rPr>
          <w:t xml:space="preserve">gregation of group signature is </w:t>
        </w:r>
      </w:ins>
      <w:ins w:id="2395" w:author="Zhang Li" w:date="2022-06-27T15:52:00Z">
        <w:r w:rsidR="00067CE9">
          <w:rPr>
            <w:rFonts w:ascii="Times New Roman" w:eastAsia="宋体" w:hAnsi="Times New Roman" w:cs="Times New Roman"/>
            <w:kern w:val="0"/>
            <w:sz w:val="24"/>
            <w:szCs w:val="24"/>
          </w:rPr>
          <w:t>congr</w:t>
        </w:r>
      </w:ins>
      <w:ins w:id="2396" w:author="Zhang Li" w:date="2022-06-27T15:53:00Z">
        <w:r w:rsidR="00067CE9">
          <w:rPr>
            <w:rFonts w:ascii="Times New Roman" w:eastAsia="宋体" w:hAnsi="Times New Roman" w:cs="Times New Roman"/>
            <w:kern w:val="0"/>
            <w:sz w:val="24"/>
            <w:szCs w:val="24"/>
          </w:rPr>
          <w:t xml:space="preserve">uent with threshold signature scheme. </w:t>
        </w:r>
        <w:r w:rsidR="00067CE9">
          <w:rPr>
            <w:rFonts w:ascii="Times New Roman" w:eastAsia="宋体" w:hAnsi="Times New Roman" w:cs="Times New Roman" w:hint="eastAsia"/>
            <w:kern w:val="0"/>
            <w:sz w:val="24"/>
            <w:szCs w:val="24"/>
          </w:rPr>
          <w:t>T</w:t>
        </w:r>
        <w:r w:rsidR="00067CE9">
          <w:rPr>
            <w:rFonts w:ascii="Times New Roman" w:eastAsia="宋体" w:hAnsi="Times New Roman" w:cs="Times New Roman"/>
            <w:kern w:val="0"/>
            <w:sz w:val="24"/>
            <w:szCs w:val="24"/>
          </w:rPr>
          <w:t>hreshold BLS signature scheme includes key generation algorithm, signature generation algorithm and verification algorithm.</w:t>
        </w:r>
      </w:ins>
      <w:ins w:id="2397" w:author="Zhang Li" w:date="2022-06-27T15:54:00Z">
        <w:r w:rsidR="00386558">
          <w:rPr>
            <w:rFonts w:ascii="Times New Roman" w:eastAsia="宋体" w:hAnsi="Times New Roman" w:cs="Times New Roman"/>
            <w:kern w:val="0"/>
            <w:sz w:val="24"/>
            <w:szCs w:val="24"/>
          </w:rPr>
          <w:t xml:space="preserve"> </w:t>
        </w:r>
        <w:r w:rsidR="00386558">
          <w:rPr>
            <w:rFonts w:ascii="Times New Roman" w:eastAsia="宋体" w:hAnsi="Times New Roman" w:cs="Times New Roman"/>
            <w:kern w:val="0"/>
            <w:sz w:val="24"/>
            <w:szCs w:val="24"/>
          </w:rPr>
          <w:t>The key generation algorithm adopts</w:t>
        </w:r>
        <w:r w:rsidR="00386558" w:rsidRPr="004D13CB">
          <w:rPr>
            <w:rFonts w:ascii="Times New Roman" w:eastAsia="宋体" w:hAnsi="Times New Roman" w:cs="Times New Roman"/>
            <w:kern w:val="0"/>
            <w:sz w:val="24"/>
            <w:szCs w:val="24"/>
          </w:rPr>
          <w:t xml:space="preserve"> </w:t>
        </w:r>
        <w:r w:rsidR="00386558">
          <w:rPr>
            <w:rFonts w:ascii="Times New Roman" w:eastAsia="宋体" w:hAnsi="Times New Roman" w:cs="Times New Roman"/>
            <w:kern w:val="0"/>
            <w:sz w:val="24"/>
            <w:szCs w:val="24"/>
          </w:rPr>
          <w:t xml:space="preserve">a </w:t>
        </w:r>
      </w:ins>
      <w:ins w:id="2398" w:author="Zhang Li" w:date="2022-06-27T16:08:00Z">
        <w:r w:rsidR="00980EC8">
          <w:rPr>
            <w:rFonts w:ascii="Times New Roman" w:eastAsia="宋体" w:hAnsi="Times New Roman" w:cs="Times New Roman"/>
            <w:kern w:val="0"/>
            <w:sz w:val="24"/>
            <w:szCs w:val="24"/>
          </w:rPr>
          <w:t xml:space="preserve">discrete log-based distributed key generation </w:t>
        </w:r>
      </w:ins>
      <w:ins w:id="2399" w:author="Zhang Li" w:date="2022-06-27T16:09:00Z">
        <w:r w:rsidR="00980EC8">
          <w:rPr>
            <w:rFonts w:ascii="Times New Roman" w:eastAsia="宋体" w:hAnsi="Times New Roman" w:cs="Times New Roman"/>
            <w:kern w:val="0"/>
            <w:sz w:val="24"/>
            <w:szCs w:val="24"/>
          </w:rPr>
          <w:t>method</w:t>
        </w:r>
      </w:ins>
      <w:ins w:id="2400" w:author="Zhang Li" w:date="2022-06-27T15:54:00Z">
        <w:r w:rsidR="00386558" w:rsidRPr="004D13CB">
          <w:rPr>
            <w:rFonts w:ascii="Times New Roman" w:eastAsia="宋体" w:hAnsi="Times New Roman" w:cs="Times New Roman"/>
            <w:kern w:val="0"/>
            <w:sz w:val="24"/>
            <w:szCs w:val="24"/>
          </w:rPr>
          <w:t xml:space="preserve"> [31] to distribute </w:t>
        </w:r>
      </w:ins>
      <w:ins w:id="2401" w:author="Zhang Li" w:date="2022-06-27T15:55:00Z">
        <w:r w:rsidR="00386558">
          <w:rPr>
            <w:rFonts w:ascii="Times New Roman" w:eastAsia="宋体" w:hAnsi="Times New Roman" w:cs="Times New Roman"/>
            <w:kern w:val="0"/>
            <w:sz w:val="24"/>
            <w:szCs w:val="24"/>
          </w:rPr>
          <w:t xml:space="preserve">private-public </w:t>
        </w:r>
      </w:ins>
      <w:ins w:id="2402" w:author="Zhang Li" w:date="2022-06-27T15:54:00Z">
        <w:r w:rsidR="00386558" w:rsidRPr="004D13CB">
          <w:rPr>
            <w:rFonts w:ascii="Times New Roman" w:eastAsia="宋体" w:hAnsi="Times New Roman" w:cs="Times New Roman"/>
            <w:kern w:val="0"/>
            <w:sz w:val="24"/>
            <w:szCs w:val="24"/>
          </w:rPr>
          <w:t>key</w:t>
        </w:r>
        <w:r w:rsidR="00386558">
          <w:rPr>
            <w:rFonts w:ascii="Times New Roman" w:eastAsia="宋体" w:hAnsi="Times New Roman" w:cs="Times New Roman"/>
            <w:kern w:val="0"/>
            <w:sz w:val="24"/>
            <w:szCs w:val="24"/>
          </w:rPr>
          <w:t xml:space="preserve"> pair </w:t>
        </w:r>
        <w:r w:rsidR="00386558" w:rsidRPr="00DD6CF1">
          <w:rPr>
            <w:rFonts w:ascii="Times New Roman" w:eastAsia="宋体" w:hAnsi="Times New Roman" w:cs="Times New Roman"/>
            <w:kern w:val="0"/>
            <w:sz w:val="24"/>
            <w:szCs w:val="24"/>
          </w:rPr>
          <w:t xml:space="preserve">and </w:t>
        </w:r>
      </w:ins>
      <w:ins w:id="2403" w:author="Zhang Li" w:date="2022-06-27T15:55:00Z">
        <w:r w:rsidR="00386558">
          <w:rPr>
            <w:rFonts w:ascii="Times New Roman" w:eastAsia="宋体" w:hAnsi="Times New Roman" w:cs="Times New Roman"/>
            <w:kern w:val="0"/>
            <w:sz w:val="24"/>
            <w:szCs w:val="24"/>
          </w:rPr>
          <w:t xml:space="preserve">a </w:t>
        </w:r>
      </w:ins>
      <w:ins w:id="2404" w:author="Zhang Li" w:date="2022-06-27T15:54:00Z">
        <w:r w:rsidR="00386558" w:rsidRPr="00DD6CF1">
          <w:rPr>
            <w:rFonts w:ascii="Times New Roman" w:eastAsia="宋体" w:hAnsi="Times New Roman" w:cs="Times New Roman"/>
            <w:kern w:val="0"/>
            <w:sz w:val="24"/>
            <w:szCs w:val="24"/>
          </w:rPr>
          <w:t>main public key</w:t>
        </w:r>
        <w:r w:rsidR="00386558">
          <w:rPr>
            <w:rFonts w:ascii="Times New Roman" w:eastAsia="宋体" w:hAnsi="Times New Roman" w:cs="Times New Roman"/>
            <w:kern w:val="0"/>
            <w:sz w:val="24"/>
            <w:szCs w:val="24"/>
          </w:rPr>
          <w:t xml:space="preserve"> </w:t>
        </w:r>
        <w:r w:rsidR="00386558" w:rsidRPr="00DD6CF1">
          <w:rPr>
            <w:rFonts w:ascii="Times New Roman" w:eastAsia="宋体" w:hAnsi="Times New Roman" w:cs="Times New Roman"/>
            <w:kern w:val="0"/>
            <w:sz w:val="24"/>
            <w:szCs w:val="24"/>
          </w:rPr>
          <w:t>to participants.</w:t>
        </w:r>
      </w:ins>
      <w:ins w:id="2405" w:author="Zhang Li" w:date="2022-06-27T15:57:00Z">
        <w:r w:rsidR="00386558">
          <w:rPr>
            <w:rFonts w:ascii="Times New Roman" w:eastAsia="宋体" w:hAnsi="Times New Roman" w:cs="Times New Roman"/>
            <w:kern w:val="0"/>
            <w:sz w:val="24"/>
            <w:szCs w:val="24"/>
          </w:rPr>
          <w:t xml:space="preserve"> </w:t>
        </w:r>
      </w:ins>
      <w:ins w:id="2406" w:author="Zhang Li" w:date="2022-06-27T16:14:00Z">
        <w:r w:rsidR="005F06B5">
          <w:rPr>
            <w:rFonts w:ascii="Times New Roman" w:eastAsia="宋体" w:hAnsi="Times New Roman" w:cs="Times New Roman"/>
            <w:kern w:val="0"/>
            <w:sz w:val="24"/>
            <w:szCs w:val="24"/>
          </w:rPr>
          <w:t xml:space="preserve">Let </w:t>
        </w:r>
      </w:ins>
      <m:oMath>
        <m:r>
          <w:ins w:id="2407" w:author="Zhang Li" w:date="2022-06-27T16:14:00Z">
            <w:rPr>
              <w:rFonts w:ascii="Cambria Math" w:eastAsia="宋体" w:hAnsi="Cambria Math" w:cs="Times New Roman"/>
              <w:kern w:val="0"/>
              <w:sz w:val="24"/>
              <w:szCs w:val="24"/>
            </w:rPr>
            <m:t>(</m:t>
          </w:ins>
        </m:r>
        <m:sSub>
          <m:sSubPr>
            <m:ctrlPr>
              <w:ins w:id="2408" w:author="Zhang Li" w:date="2022-06-27T16:14:00Z">
                <w:rPr>
                  <w:rFonts w:ascii="Cambria Math" w:eastAsia="宋体" w:hAnsi="Cambria Math" w:cs="Times New Roman"/>
                  <w:kern w:val="0"/>
                  <w:sz w:val="24"/>
                  <w:szCs w:val="24"/>
                </w:rPr>
              </w:ins>
            </m:ctrlPr>
          </m:sSubPr>
          <m:e>
            <m:r>
              <w:ins w:id="2409" w:author="Zhang Li" w:date="2022-06-27T16:14:00Z">
                <m:rPr>
                  <m:sty m:val="p"/>
                </m:rPr>
                <w:rPr>
                  <w:rFonts w:ascii="Cambria Math" w:eastAsia="宋体" w:hAnsi="Cambria Math" w:cs="Times New Roman"/>
                  <w:kern w:val="0"/>
                  <w:sz w:val="24"/>
                  <w:szCs w:val="24"/>
                </w:rPr>
                <m:t>G</m:t>
              </w:ins>
            </m:r>
          </m:e>
          <m:sub>
            <m:r>
              <w:ins w:id="2410" w:author="Zhang Li" w:date="2022-06-27T16:14:00Z">
                <m:rPr>
                  <m:sty m:val="p"/>
                </m:rPr>
                <w:rPr>
                  <w:rFonts w:ascii="Cambria Math" w:eastAsia="宋体" w:hAnsi="Cambria Math" w:cs="Times New Roman"/>
                  <w:kern w:val="0"/>
                  <w:sz w:val="24"/>
                  <w:szCs w:val="24"/>
                </w:rPr>
                <m:t>1</m:t>
              </w:ins>
            </m:r>
          </m:sub>
        </m:sSub>
        <m:r>
          <w:ins w:id="2411" w:author="Zhang Li" w:date="2022-06-27T16:14:00Z">
            <w:rPr>
              <w:rFonts w:ascii="Cambria Math" w:eastAsia="宋体" w:hAnsi="Cambria Math" w:cs="Times New Roman"/>
              <w:kern w:val="0"/>
              <w:sz w:val="24"/>
              <w:szCs w:val="24"/>
            </w:rPr>
            <m:t xml:space="preserve">, </m:t>
          </w:ins>
        </m:r>
        <m:sSub>
          <m:sSubPr>
            <m:ctrlPr>
              <w:ins w:id="2412" w:author="Zhang Li" w:date="2022-06-27T16:14:00Z">
                <w:rPr>
                  <w:rFonts w:ascii="Cambria Math" w:eastAsia="宋体" w:hAnsi="Cambria Math" w:cs="Times New Roman"/>
                  <w:i/>
                  <w:kern w:val="0"/>
                  <w:sz w:val="24"/>
                  <w:szCs w:val="24"/>
                </w:rPr>
              </w:ins>
            </m:ctrlPr>
          </m:sSubPr>
          <m:e>
            <m:r>
              <w:ins w:id="2413" w:author="Zhang Li" w:date="2022-06-27T16:14:00Z">
                <w:rPr>
                  <w:rFonts w:ascii="Cambria Math" w:eastAsia="宋体" w:hAnsi="Cambria Math" w:cs="Times New Roman"/>
                  <w:kern w:val="0"/>
                  <w:sz w:val="24"/>
                  <w:szCs w:val="24"/>
                </w:rPr>
                <m:t>G</m:t>
              </w:ins>
            </m:r>
          </m:e>
          <m:sub>
            <m:r>
              <w:ins w:id="2414" w:author="Zhang Li" w:date="2022-06-27T16:14:00Z">
                <w:rPr>
                  <w:rFonts w:ascii="Cambria Math" w:eastAsia="宋体" w:hAnsi="Cambria Math" w:cs="Times New Roman"/>
                  <w:kern w:val="0"/>
                  <w:sz w:val="24"/>
                  <w:szCs w:val="24"/>
                </w:rPr>
                <m:t>2</m:t>
              </w:ins>
            </m:r>
          </m:sub>
        </m:sSub>
        <m:r>
          <w:ins w:id="2415" w:author="Zhang Li" w:date="2022-06-27T16:14:00Z">
            <w:rPr>
              <w:rFonts w:ascii="Cambria Math" w:eastAsia="宋体" w:hAnsi="Cambria Math" w:cs="Times New Roman"/>
              <w:kern w:val="0"/>
              <w:sz w:val="24"/>
              <w:szCs w:val="24"/>
            </w:rPr>
            <m:t>)</m:t>
          </w:ins>
        </m:r>
      </m:oMath>
      <w:ins w:id="2416" w:author="Zhang Li" w:date="2022-06-27T16:14:00Z">
        <w:r w:rsidR="005F06B5">
          <w:rPr>
            <w:rFonts w:ascii="Times New Roman" w:eastAsia="宋体" w:hAnsi="Times New Roman" w:cs="Times New Roman"/>
            <w:kern w:val="0"/>
            <w:sz w:val="24"/>
            <w:szCs w:val="24"/>
          </w:rPr>
          <w:t xml:space="preserve"> be a GDH group pair of prime order</w:t>
        </w:r>
        <w:r w:rsidR="005F06B5" w:rsidRPr="004947E8">
          <w:rPr>
            <w:rFonts w:ascii="Times New Roman" w:eastAsia="宋体" w:hAnsi="Times New Roman" w:cs="Times New Roman"/>
            <w:kern w:val="0"/>
            <w:sz w:val="24"/>
            <w:szCs w:val="24"/>
          </w:rPr>
          <w:t xml:space="preserve"> </w:t>
        </w:r>
      </w:ins>
      <m:oMath>
        <m:r>
          <w:ins w:id="2417" w:author="Zhang Li" w:date="2022-06-27T16:14:00Z">
            <w:rPr>
              <w:rFonts w:ascii="Cambria Math" w:eastAsia="宋体" w:hAnsi="Cambria Math" w:cs="Times New Roman"/>
              <w:kern w:val="0"/>
              <w:sz w:val="24"/>
              <w:szCs w:val="24"/>
            </w:rPr>
            <m:t>p</m:t>
          </w:ins>
        </m:r>
      </m:oMath>
      <w:ins w:id="2418" w:author="Zhang Li" w:date="2022-06-27T16:14:00Z">
        <w:r w:rsidR="005F06B5">
          <w:rPr>
            <w:rFonts w:ascii="Times New Roman" w:eastAsia="宋体" w:hAnsi="Times New Roman" w:cs="Times New Roman" w:hint="eastAsia"/>
            <w:kern w:val="0"/>
            <w:sz w:val="24"/>
            <w:szCs w:val="24"/>
          </w:rPr>
          <w:t>,</w:t>
        </w:r>
        <w:r w:rsidR="005F06B5">
          <w:rPr>
            <w:rFonts w:ascii="Times New Roman" w:eastAsia="宋体" w:hAnsi="Times New Roman" w:cs="Times New Roman"/>
            <w:kern w:val="0"/>
            <w:sz w:val="24"/>
            <w:szCs w:val="24"/>
          </w:rPr>
          <w:t xml:space="preserve"> </w:t>
        </w:r>
        <w:r w:rsidR="005F06B5">
          <w:rPr>
            <w:rFonts w:ascii="Times New Roman" w:eastAsia="宋体" w:hAnsi="Times New Roman" w:cs="Times New Roman" w:hint="eastAsia"/>
            <w:kern w:val="0"/>
            <w:sz w:val="24"/>
            <w:szCs w:val="24"/>
          </w:rPr>
          <w:t>a</w:t>
        </w:r>
        <w:r w:rsidR="005F06B5">
          <w:rPr>
            <w:rFonts w:ascii="Times New Roman" w:eastAsia="宋体" w:hAnsi="Times New Roman" w:cs="Times New Roman"/>
            <w:kern w:val="0"/>
            <w:sz w:val="24"/>
            <w:szCs w:val="24"/>
          </w:rPr>
          <w:t xml:space="preserve">nd </w:t>
        </w:r>
      </w:ins>
      <m:oMath>
        <m:sSub>
          <m:sSubPr>
            <m:ctrlPr>
              <w:ins w:id="2419" w:author="Zhang Li" w:date="2022-06-27T16:14:00Z">
                <w:rPr>
                  <w:rFonts w:ascii="Cambria Math" w:eastAsia="宋体" w:hAnsi="Cambria Math" w:cs="Times New Roman"/>
                  <w:kern w:val="0"/>
                  <w:sz w:val="24"/>
                  <w:szCs w:val="24"/>
                </w:rPr>
              </w:ins>
            </m:ctrlPr>
          </m:sSubPr>
          <m:e>
            <m:r>
              <w:ins w:id="2420" w:author="Zhang Li" w:date="2022-06-27T16:14:00Z">
                <w:rPr>
                  <w:rFonts w:ascii="Cambria Math" w:eastAsia="宋体" w:hAnsi="Cambria Math" w:cs="Times New Roman"/>
                  <w:kern w:val="0"/>
                  <w:sz w:val="24"/>
                  <w:szCs w:val="24"/>
                </w:rPr>
                <m:t>g</m:t>
              </w:ins>
            </m:r>
          </m:e>
          <m:sub>
            <m:r>
              <w:ins w:id="2421" w:author="Zhang Li" w:date="2022-06-27T16:14:00Z">
                <m:rPr>
                  <m:sty m:val="p"/>
                </m:rPr>
                <w:rPr>
                  <w:rFonts w:ascii="Cambria Math" w:eastAsia="宋体" w:hAnsi="Cambria Math" w:cs="Times New Roman"/>
                  <w:kern w:val="0"/>
                  <w:sz w:val="24"/>
                  <w:szCs w:val="24"/>
                </w:rPr>
                <m:t>1</m:t>
              </w:ins>
            </m:r>
          </m:sub>
        </m:sSub>
        <m:r>
          <w:ins w:id="2422" w:author="Zhang Li" w:date="2022-06-27T16:14:00Z">
            <w:rPr>
              <w:rFonts w:ascii="Cambria Math" w:eastAsia="宋体" w:hAnsi="Cambria Math" w:cs="Times New Roman"/>
              <w:kern w:val="0"/>
              <w:sz w:val="24"/>
              <w:szCs w:val="24"/>
            </w:rPr>
            <m:t xml:space="preserve">, </m:t>
          </w:ins>
        </m:r>
        <m:sSub>
          <m:sSubPr>
            <m:ctrlPr>
              <w:ins w:id="2423" w:author="Zhang Li" w:date="2022-06-27T16:14:00Z">
                <w:rPr>
                  <w:rFonts w:ascii="Cambria Math" w:eastAsia="宋体" w:hAnsi="Cambria Math" w:cs="Times New Roman"/>
                  <w:i/>
                  <w:kern w:val="0"/>
                  <w:sz w:val="24"/>
                  <w:szCs w:val="24"/>
                </w:rPr>
              </w:ins>
            </m:ctrlPr>
          </m:sSubPr>
          <m:e>
            <m:r>
              <w:ins w:id="2424" w:author="Zhang Li" w:date="2022-06-27T16:14:00Z">
                <w:rPr>
                  <w:rFonts w:ascii="Cambria Math" w:eastAsia="宋体" w:hAnsi="Cambria Math" w:cs="Times New Roman"/>
                  <w:kern w:val="0"/>
                  <w:sz w:val="24"/>
                  <w:szCs w:val="24"/>
                </w:rPr>
                <m:t>g</m:t>
              </w:ins>
            </m:r>
          </m:e>
          <m:sub>
            <m:r>
              <w:ins w:id="2425" w:author="Zhang Li" w:date="2022-06-27T16:14:00Z">
                <w:rPr>
                  <w:rFonts w:ascii="Cambria Math" w:eastAsia="宋体" w:hAnsi="Cambria Math" w:cs="Times New Roman"/>
                  <w:kern w:val="0"/>
                  <w:sz w:val="24"/>
                  <w:szCs w:val="24"/>
                </w:rPr>
                <m:t>2</m:t>
              </w:ins>
            </m:r>
          </m:sub>
        </m:sSub>
      </m:oMath>
      <w:ins w:id="2426" w:author="Zhang Li" w:date="2022-06-27T16:14: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 xml:space="preserve">be the generator of </w:t>
        </w:r>
      </w:ins>
      <m:oMath>
        <m:sSub>
          <m:sSubPr>
            <m:ctrlPr>
              <w:ins w:id="2427" w:author="Zhang Li" w:date="2022-06-27T16:14:00Z">
                <w:rPr>
                  <w:rFonts w:ascii="Cambria Math" w:eastAsia="宋体" w:hAnsi="Cambria Math" w:cs="Times New Roman"/>
                  <w:i/>
                  <w:kern w:val="0"/>
                  <w:sz w:val="24"/>
                  <w:szCs w:val="24"/>
                </w:rPr>
              </w:ins>
            </m:ctrlPr>
          </m:sSubPr>
          <m:e>
            <m:r>
              <w:ins w:id="2428" w:author="Zhang Li" w:date="2022-06-27T16:14:00Z">
                <w:rPr>
                  <w:rFonts w:ascii="Cambria Math" w:eastAsia="宋体" w:hAnsi="Cambria Math" w:cs="Times New Roman"/>
                  <w:kern w:val="0"/>
                  <w:sz w:val="24"/>
                  <w:szCs w:val="24"/>
                </w:rPr>
                <m:t>G</m:t>
              </w:ins>
            </m:r>
          </m:e>
          <m:sub>
            <m:r>
              <w:ins w:id="2429" w:author="Zhang Li" w:date="2022-06-27T16:14:00Z">
                <w:rPr>
                  <w:rFonts w:ascii="Cambria Math" w:eastAsia="宋体" w:hAnsi="Cambria Math" w:cs="Times New Roman"/>
                  <w:kern w:val="0"/>
                  <w:sz w:val="24"/>
                  <w:szCs w:val="24"/>
                </w:rPr>
                <m:t>1</m:t>
              </w:ins>
            </m:r>
          </m:sub>
        </m:sSub>
      </m:oMath>
      <w:ins w:id="2430" w:author="Zhang Li" w:date="2022-06-27T16:14: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 xml:space="preserve">and </w:t>
        </w:r>
      </w:ins>
      <m:oMath>
        <m:sSub>
          <m:sSubPr>
            <m:ctrlPr>
              <w:ins w:id="2431" w:author="Zhang Li" w:date="2022-06-27T16:14:00Z">
                <w:rPr>
                  <w:rFonts w:ascii="Cambria Math" w:eastAsia="宋体" w:hAnsi="Cambria Math" w:cs="Times New Roman"/>
                  <w:i/>
                  <w:kern w:val="0"/>
                  <w:sz w:val="24"/>
                  <w:szCs w:val="24"/>
                </w:rPr>
              </w:ins>
            </m:ctrlPr>
          </m:sSubPr>
          <m:e>
            <m:r>
              <w:ins w:id="2432" w:author="Zhang Li" w:date="2022-06-27T16:14:00Z">
                <w:rPr>
                  <w:rFonts w:ascii="Cambria Math" w:eastAsia="宋体" w:hAnsi="Cambria Math" w:cs="Times New Roman"/>
                  <w:kern w:val="0"/>
                  <w:sz w:val="24"/>
                  <w:szCs w:val="24"/>
                </w:rPr>
                <m:t>G</m:t>
              </w:ins>
            </m:r>
          </m:e>
          <m:sub>
            <m:r>
              <w:ins w:id="2433" w:author="Zhang Li" w:date="2022-06-27T16:14:00Z">
                <w:rPr>
                  <w:rFonts w:ascii="Cambria Math" w:eastAsia="宋体" w:hAnsi="Cambria Math" w:cs="Times New Roman"/>
                  <w:kern w:val="0"/>
                  <w:sz w:val="24"/>
                  <w:szCs w:val="24"/>
                </w:rPr>
                <m:t>2</m:t>
              </w:ins>
            </m:r>
          </m:sub>
        </m:sSub>
      </m:oMath>
      <w:ins w:id="2434" w:author="Zhang Li" w:date="2022-06-27T16:14:00Z">
        <w:r w:rsidR="005F06B5">
          <w:rPr>
            <w:rFonts w:ascii="Times New Roman" w:eastAsia="宋体" w:hAnsi="Times New Roman" w:cs="Times New Roman" w:hint="eastAsia"/>
            <w:kern w:val="0"/>
            <w:sz w:val="24"/>
            <w:szCs w:val="24"/>
          </w:rPr>
          <w:t>,</w:t>
        </w:r>
        <w:r w:rsidR="005F06B5">
          <w:rPr>
            <w:rFonts w:ascii="Times New Roman" w:eastAsia="宋体" w:hAnsi="Times New Roman" w:cs="Times New Roman"/>
            <w:kern w:val="0"/>
            <w:sz w:val="24"/>
            <w:szCs w:val="24"/>
          </w:rPr>
          <w:t xml:space="preserve"> respectively</w:t>
        </w:r>
        <w:r w:rsidR="005F06B5">
          <w:rPr>
            <w:rFonts w:ascii="Times New Roman" w:eastAsia="宋体" w:hAnsi="Times New Roman" w:cs="Times New Roman" w:hint="eastAsia"/>
            <w:kern w:val="0"/>
            <w:sz w:val="24"/>
            <w:szCs w:val="24"/>
          </w:rPr>
          <w:t>.</w:t>
        </w:r>
        <w:r w:rsidR="005F06B5">
          <w:rPr>
            <w:rFonts w:ascii="Times New Roman" w:eastAsia="宋体" w:hAnsi="Times New Roman" w:cs="Times New Roman"/>
            <w:kern w:val="0"/>
            <w:sz w:val="24"/>
            <w:szCs w:val="24"/>
          </w:rPr>
          <w:t xml:space="preserve"> The signature scheme makes use of a secure hash function  </w:t>
        </w:r>
      </w:ins>
      <m:oMath>
        <m:r>
          <w:ins w:id="2435" w:author="Zhang Li" w:date="2022-06-27T16:14:00Z">
            <w:rPr>
              <w:rFonts w:ascii="Cambria Math" w:eastAsia="宋体" w:hAnsi="Cambria Math" w:cs="Times New Roman"/>
              <w:kern w:val="0"/>
              <w:sz w:val="24"/>
              <w:szCs w:val="24"/>
            </w:rPr>
            <m:t>H</m:t>
          </w:ins>
        </m:r>
        <m:r>
          <w:ins w:id="2436" w:author="Zhang Li" w:date="2022-06-27T16:14:00Z">
            <m:rPr>
              <m:sty m:val="p"/>
            </m:rPr>
            <w:rPr>
              <w:rFonts w:ascii="Cambria Math" w:eastAsia="宋体" w:hAnsi="Cambria Math" w:cs="Times New Roman"/>
              <w:kern w:val="0"/>
              <w:sz w:val="24"/>
              <w:szCs w:val="24"/>
            </w:rPr>
            <m:t>:{0,1</m:t>
          </w:ins>
        </m:r>
        <m:sSup>
          <m:sSupPr>
            <m:ctrlPr>
              <w:ins w:id="2437" w:author="Zhang Li" w:date="2022-06-27T16:14:00Z">
                <w:rPr>
                  <w:rFonts w:ascii="Cambria Math" w:eastAsia="宋体" w:hAnsi="Cambria Math" w:cs="Times New Roman"/>
                  <w:kern w:val="0"/>
                  <w:sz w:val="24"/>
                  <w:szCs w:val="24"/>
                </w:rPr>
              </w:ins>
            </m:ctrlPr>
          </m:sSupPr>
          <m:e>
            <m:r>
              <w:ins w:id="2438" w:author="Zhang Li" w:date="2022-06-27T16:14:00Z">
                <m:rPr>
                  <m:sty m:val="p"/>
                </m:rPr>
                <w:rPr>
                  <w:rFonts w:ascii="Cambria Math" w:eastAsia="宋体" w:hAnsi="Cambria Math" w:cs="Times New Roman"/>
                  <w:kern w:val="0"/>
                  <w:sz w:val="24"/>
                  <w:szCs w:val="24"/>
                </w:rPr>
                <m:t>}</m:t>
              </w:ins>
            </m:r>
          </m:e>
          <m:sup>
            <m:r>
              <w:ins w:id="2439" w:author="Zhang Li" w:date="2022-06-27T16:14:00Z">
                <m:rPr>
                  <m:sty m:val="p"/>
                </m:rPr>
                <w:rPr>
                  <w:rFonts w:ascii="Cambria Math" w:eastAsia="宋体" w:hAnsi="Cambria Math" w:cs="Times New Roman"/>
                  <w:kern w:val="0"/>
                  <w:sz w:val="24"/>
                  <w:szCs w:val="24"/>
                </w:rPr>
                <m:t>*</m:t>
              </w:ins>
            </m:r>
          </m:sup>
        </m:sSup>
        <m:r>
          <w:ins w:id="2440" w:author="Zhang Li" w:date="2022-06-27T16:14:00Z">
            <m:rPr>
              <m:sty m:val="p"/>
            </m:rPr>
            <w:rPr>
              <w:rFonts w:ascii="Cambria Math" w:eastAsia="宋体" w:hAnsi="Cambria Math" w:cs="Times New Roman" w:hint="eastAsia"/>
              <w:kern w:val="0"/>
              <w:sz w:val="24"/>
              <w:szCs w:val="24"/>
            </w:rPr>
            <m:t>→</m:t>
          </w:ins>
        </m:r>
        <m:sSub>
          <m:sSubPr>
            <m:ctrlPr>
              <w:ins w:id="2441" w:author="Zhang Li" w:date="2022-06-27T16:14:00Z">
                <w:rPr>
                  <w:rFonts w:ascii="Cambria Math" w:eastAsia="宋体" w:hAnsi="Cambria Math" w:cs="Times New Roman"/>
                  <w:kern w:val="0"/>
                  <w:sz w:val="24"/>
                  <w:szCs w:val="24"/>
                </w:rPr>
              </w:ins>
            </m:ctrlPr>
          </m:sSubPr>
          <m:e>
            <m:r>
              <w:ins w:id="2442" w:author="Zhang Li" w:date="2022-06-27T16:14:00Z">
                <w:rPr>
                  <w:rFonts w:ascii="Cambria Math" w:eastAsia="宋体" w:hAnsi="Cambria Math" w:cs="Times New Roman"/>
                  <w:kern w:val="0"/>
                  <w:sz w:val="24"/>
                  <w:szCs w:val="24"/>
                </w:rPr>
                <m:t>G</m:t>
              </w:ins>
            </m:r>
          </m:e>
          <m:sub>
            <m:r>
              <w:ins w:id="2443" w:author="Zhang Li" w:date="2022-06-27T16:14:00Z">
                <m:rPr>
                  <m:sty m:val="p"/>
                </m:rPr>
                <w:rPr>
                  <w:rFonts w:ascii="Cambria Math" w:eastAsia="宋体" w:hAnsi="Cambria Math" w:cs="Times New Roman"/>
                  <w:kern w:val="0"/>
                  <w:sz w:val="24"/>
                  <w:szCs w:val="24"/>
                </w:rPr>
                <m:t>1</m:t>
              </w:ins>
            </m:r>
          </m:sub>
        </m:sSub>
      </m:oMath>
      <w:ins w:id="2444" w:author="Zhang Li" w:date="2022-06-27T16:14:00Z">
        <w:r w:rsidR="005F06B5">
          <w:rPr>
            <w:rFonts w:ascii="Times New Roman" w:eastAsia="宋体" w:hAnsi="Times New Roman" w:cs="Times New Roman"/>
            <w:kern w:val="0"/>
            <w:sz w:val="24"/>
            <w:szCs w:val="24"/>
          </w:rPr>
          <w:t>.</w:t>
        </w:r>
        <w:r w:rsidR="005F06B5">
          <w:rPr>
            <w:rFonts w:ascii="Times New Roman" w:eastAsia="宋体" w:hAnsi="Times New Roman" w:cs="Times New Roman"/>
            <w:kern w:val="0"/>
            <w:sz w:val="24"/>
            <w:szCs w:val="24"/>
          </w:rPr>
          <w:t xml:space="preserve"> </w:t>
        </w:r>
      </w:ins>
      <w:ins w:id="2445" w:author="Zhang Li" w:date="2022-06-27T16:16:00Z">
        <w:r w:rsidR="005F06B5">
          <w:rPr>
            <w:rFonts w:ascii="Times New Roman" w:eastAsia="宋体" w:hAnsi="Times New Roman" w:cs="Times New Roman"/>
            <w:kern w:val="0"/>
            <w:sz w:val="24"/>
            <w:szCs w:val="24"/>
          </w:rPr>
          <w:t>The key generation algorithm</w:t>
        </w:r>
      </w:ins>
      <w:ins w:id="2446" w:author="Zhang Li" w:date="2022-06-27T16:09:00Z">
        <w:r w:rsidR="005F06B5">
          <w:rPr>
            <w:rFonts w:ascii="Times New Roman" w:eastAsia="宋体" w:hAnsi="Times New Roman" w:cs="Times New Roman"/>
            <w:kern w:val="0"/>
            <w:sz w:val="24"/>
            <w:szCs w:val="24"/>
          </w:rPr>
          <w:t xml:space="preserve"> outputs a pri</w:t>
        </w:r>
      </w:ins>
      <w:ins w:id="2447" w:author="Zhang Li" w:date="2022-06-27T16:10:00Z">
        <w:r w:rsidR="005F06B5">
          <w:rPr>
            <w:rFonts w:ascii="Times New Roman" w:eastAsia="宋体" w:hAnsi="Times New Roman" w:cs="Times New Roman"/>
            <w:kern w:val="0"/>
            <w:sz w:val="24"/>
            <w:szCs w:val="24"/>
          </w:rPr>
          <w:t xml:space="preserve">vate-public key pair </w:t>
        </w:r>
      </w:ins>
      <m:oMath>
        <m:r>
          <w:ins w:id="2448" w:author="Zhang Li" w:date="2022-06-27T16:10:00Z">
            <w:rPr>
              <w:rFonts w:ascii="Cambria Math" w:eastAsia="宋体" w:hAnsi="Cambria Math" w:cs="Times New Roman"/>
              <w:kern w:val="0"/>
              <w:sz w:val="24"/>
              <w:szCs w:val="24"/>
            </w:rPr>
            <m:t>(</m:t>
          </w:ins>
        </m:r>
        <m:r>
          <w:ins w:id="2449" w:author="Zhang Li" w:date="2022-06-27T16:11:00Z">
            <w:rPr>
              <w:rFonts w:ascii="Cambria Math" w:eastAsia="宋体" w:hAnsi="Cambria Math" w:cs="Times New Roman"/>
              <w:kern w:val="0"/>
              <w:sz w:val="24"/>
              <w:szCs w:val="24"/>
            </w:rPr>
            <m:t>s</m:t>
          </w:ins>
        </m:r>
        <m:sSub>
          <m:sSubPr>
            <m:ctrlPr>
              <w:ins w:id="2450" w:author="Zhang Li" w:date="2022-06-27T16:11:00Z">
                <w:rPr>
                  <w:rFonts w:ascii="Cambria Math" w:eastAsia="宋体" w:hAnsi="Cambria Math" w:cs="Times New Roman"/>
                  <w:i/>
                  <w:kern w:val="0"/>
                  <w:sz w:val="24"/>
                  <w:szCs w:val="24"/>
                </w:rPr>
              </w:ins>
            </m:ctrlPr>
          </m:sSubPr>
          <m:e>
            <m:r>
              <w:ins w:id="2451" w:author="Zhang Li" w:date="2022-06-27T16:11:00Z">
                <w:rPr>
                  <w:rFonts w:ascii="Cambria Math" w:eastAsia="宋体" w:hAnsi="Cambria Math" w:cs="Times New Roman"/>
                  <w:kern w:val="0"/>
                  <w:sz w:val="24"/>
                  <w:szCs w:val="24"/>
                </w:rPr>
                <m:t>k</m:t>
              </w:ins>
            </m:r>
          </m:e>
          <m:sub>
            <m:r>
              <w:ins w:id="2452" w:author="Zhang Li" w:date="2022-06-27T16:11:00Z">
                <w:rPr>
                  <w:rFonts w:ascii="Cambria Math" w:eastAsia="宋体" w:hAnsi="Cambria Math" w:cs="Times New Roman"/>
                  <w:kern w:val="0"/>
                  <w:sz w:val="24"/>
                  <w:szCs w:val="24"/>
                </w:rPr>
                <m:t>i</m:t>
              </w:ins>
            </m:r>
          </m:sub>
        </m:sSub>
        <m:r>
          <w:ins w:id="2453" w:author="Zhang Li" w:date="2022-06-27T16:11:00Z">
            <w:rPr>
              <w:rFonts w:ascii="Cambria Math" w:eastAsia="宋体" w:hAnsi="Cambria Math" w:cs="Times New Roman"/>
              <w:kern w:val="0"/>
              <w:sz w:val="24"/>
              <w:szCs w:val="24"/>
            </w:rPr>
            <m:t>, p</m:t>
          </w:ins>
        </m:r>
        <m:sSub>
          <m:sSubPr>
            <m:ctrlPr>
              <w:ins w:id="2454" w:author="Zhang Li" w:date="2022-06-27T16:11:00Z">
                <w:rPr>
                  <w:rFonts w:ascii="Cambria Math" w:eastAsia="宋体" w:hAnsi="Cambria Math" w:cs="Times New Roman"/>
                  <w:i/>
                  <w:kern w:val="0"/>
                  <w:sz w:val="24"/>
                  <w:szCs w:val="24"/>
                </w:rPr>
              </w:ins>
            </m:ctrlPr>
          </m:sSubPr>
          <m:e>
            <m:r>
              <w:ins w:id="2455" w:author="Zhang Li" w:date="2022-06-27T16:11:00Z">
                <w:rPr>
                  <w:rFonts w:ascii="Cambria Math" w:eastAsia="宋体" w:hAnsi="Cambria Math" w:cs="Times New Roman"/>
                  <w:kern w:val="0"/>
                  <w:sz w:val="24"/>
                  <w:szCs w:val="24"/>
                </w:rPr>
                <m:t>k</m:t>
              </w:ins>
            </m:r>
          </m:e>
          <m:sub>
            <m:r>
              <w:ins w:id="2456" w:author="Zhang Li" w:date="2022-06-27T16:11:00Z">
                <w:rPr>
                  <w:rFonts w:ascii="Cambria Math" w:eastAsia="宋体" w:hAnsi="Cambria Math" w:cs="Times New Roman"/>
                  <w:kern w:val="0"/>
                  <w:sz w:val="24"/>
                  <w:szCs w:val="24"/>
                </w:rPr>
                <m:t>i</m:t>
              </w:ins>
            </m:r>
          </m:sub>
        </m:sSub>
        <m:r>
          <w:ins w:id="2457" w:author="Zhang Li" w:date="2022-06-27T16:10:00Z">
            <w:rPr>
              <w:rFonts w:ascii="Cambria Math" w:eastAsia="宋体" w:hAnsi="Cambria Math" w:cs="Times New Roman"/>
              <w:kern w:val="0"/>
              <w:sz w:val="24"/>
              <w:szCs w:val="24"/>
            </w:rPr>
            <m:t>)</m:t>
          </w:ins>
        </m:r>
      </m:oMath>
      <w:ins w:id="2458" w:author="Zhang Li" w:date="2022-06-27T16:11: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 xml:space="preserve">for participant </w:t>
        </w:r>
      </w:ins>
      <m:oMath>
        <m:r>
          <w:ins w:id="2459" w:author="Zhang Li" w:date="2022-06-27T16:11:00Z">
            <w:rPr>
              <w:rFonts w:ascii="Cambria Math" w:eastAsia="宋体" w:hAnsi="Cambria Math" w:cs="Times New Roman"/>
              <w:kern w:val="0"/>
              <w:sz w:val="24"/>
              <w:szCs w:val="24"/>
            </w:rPr>
            <m:t>i</m:t>
          </w:ins>
        </m:r>
      </m:oMath>
      <w:ins w:id="2460" w:author="Zhang Li" w:date="2022-06-27T16:12: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 xml:space="preserve">and a main public key </w:t>
        </w:r>
      </w:ins>
      <m:oMath>
        <m:r>
          <w:ins w:id="2461" w:author="Zhang Li" w:date="2022-06-27T16:12:00Z">
            <w:rPr>
              <w:rFonts w:ascii="Cambria Math" w:eastAsia="宋体" w:hAnsi="Cambria Math" w:cs="Times New Roman"/>
              <w:kern w:val="0"/>
              <w:sz w:val="24"/>
              <w:szCs w:val="24"/>
            </w:rPr>
            <m:t>pk</m:t>
          </w:ins>
        </m:r>
      </m:oMath>
      <w:ins w:id="2462" w:author="Zhang Li" w:date="2022-06-27T16:11:00Z">
        <w:r w:rsidR="005F06B5">
          <w:rPr>
            <w:rFonts w:ascii="Times New Roman" w:eastAsia="宋体" w:hAnsi="Times New Roman" w:cs="Times New Roman" w:hint="eastAsia"/>
            <w:kern w:val="0"/>
            <w:sz w:val="24"/>
            <w:szCs w:val="24"/>
          </w:rPr>
          <w:t>,</w:t>
        </w:r>
        <w:r w:rsidR="005F06B5">
          <w:rPr>
            <w:rFonts w:ascii="Times New Roman" w:eastAsia="宋体" w:hAnsi="Times New Roman" w:cs="Times New Roman"/>
            <w:kern w:val="0"/>
            <w:sz w:val="24"/>
            <w:szCs w:val="24"/>
          </w:rPr>
          <w:t xml:space="preserve"> where </w:t>
        </w:r>
      </w:ins>
      <m:oMath>
        <m:r>
          <w:ins w:id="2463" w:author="Zhang Li" w:date="2022-06-27T16:12:00Z">
            <w:rPr>
              <w:rFonts w:ascii="Cambria Math" w:eastAsia="宋体" w:hAnsi="Cambria Math" w:cs="Times New Roman"/>
              <w:kern w:val="0"/>
              <w:sz w:val="24"/>
              <w:szCs w:val="24"/>
            </w:rPr>
            <m:t>s</m:t>
          </w:ins>
        </m:r>
        <m:sSub>
          <m:sSubPr>
            <m:ctrlPr>
              <w:ins w:id="2464" w:author="Zhang Li" w:date="2022-06-27T16:12:00Z">
                <w:rPr>
                  <w:rFonts w:ascii="Cambria Math" w:eastAsia="宋体" w:hAnsi="Cambria Math" w:cs="Times New Roman"/>
                  <w:i/>
                  <w:kern w:val="0"/>
                  <w:sz w:val="24"/>
                  <w:szCs w:val="24"/>
                </w:rPr>
              </w:ins>
            </m:ctrlPr>
          </m:sSubPr>
          <m:e>
            <m:r>
              <w:ins w:id="2465" w:author="Zhang Li" w:date="2022-06-27T16:12:00Z">
                <w:rPr>
                  <w:rFonts w:ascii="Cambria Math" w:eastAsia="宋体" w:hAnsi="Cambria Math" w:cs="Times New Roman"/>
                  <w:kern w:val="0"/>
                  <w:sz w:val="24"/>
                  <w:szCs w:val="24"/>
                </w:rPr>
                <m:t>k</m:t>
              </w:ins>
            </m:r>
          </m:e>
          <m:sub>
            <m:r>
              <w:ins w:id="2466" w:author="Zhang Li" w:date="2022-06-27T16:12:00Z">
                <w:rPr>
                  <w:rFonts w:ascii="Cambria Math" w:eastAsia="宋体" w:hAnsi="Cambria Math" w:cs="Times New Roman"/>
                  <w:kern w:val="0"/>
                  <w:sz w:val="24"/>
                  <w:szCs w:val="24"/>
                </w:rPr>
                <m:t>i</m:t>
              </w:ins>
            </m:r>
          </m:sub>
        </m:sSub>
      </m:oMath>
      <w:ins w:id="2467" w:author="Zhang Li" w:date="2022-06-27T16:12: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is a sh</w:t>
        </w:r>
      </w:ins>
      <w:ins w:id="2468" w:author="Zhang Li" w:date="2022-06-27T16:13:00Z">
        <w:r w:rsidR="005F06B5">
          <w:rPr>
            <w:rFonts w:ascii="Times New Roman" w:eastAsia="宋体" w:hAnsi="Times New Roman" w:cs="Times New Roman"/>
            <w:kern w:val="0"/>
            <w:sz w:val="24"/>
            <w:szCs w:val="24"/>
          </w:rPr>
          <w:t>a</w:t>
        </w:r>
      </w:ins>
      <w:ins w:id="2469" w:author="Zhang Li" w:date="2022-06-27T16:12:00Z">
        <w:r w:rsidR="005F06B5">
          <w:rPr>
            <w:rFonts w:ascii="Times New Roman" w:eastAsia="宋体" w:hAnsi="Times New Roman" w:cs="Times New Roman"/>
            <w:kern w:val="0"/>
            <w:sz w:val="24"/>
            <w:szCs w:val="24"/>
          </w:rPr>
          <w:t xml:space="preserve">re of a main private </w:t>
        </w:r>
      </w:ins>
      <w:ins w:id="2470" w:author="Zhang Li" w:date="2022-06-27T16:13:00Z">
        <w:r w:rsidR="005F06B5">
          <w:rPr>
            <w:rFonts w:ascii="Times New Roman" w:eastAsia="宋体" w:hAnsi="Times New Roman" w:cs="Times New Roman"/>
            <w:kern w:val="0"/>
            <w:sz w:val="24"/>
            <w:szCs w:val="24"/>
          </w:rPr>
          <w:t xml:space="preserve">key </w:t>
        </w:r>
      </w:ins>
      <m:oMath>
        <m:r>
          <w:ins w:id="2471" w:author="Zhang Li" w:date="2022-06-27T16:17:00Z">
            <w:rPr>
              <w:rFonts w:ascii="Cambria Math" w:eastAsia="宋体" w:hAnsi="Cambria Math" w:cs="Times New Roman"/>
              <w:kern w:val="0"/>
              <w:sz w:val="24"/>
              <w:szCs w:val="24"/>
            </w:rPr>
            <m:t>s</m:t>
          </w:ins>
        </m:r>
        <m:r>
          <w:ins w:id="2472" w:author="Zhang Li" w:date="2022-06-27T16:13:00Z">
            <w:rPr>
              <w:rFonts w:ascii="Cambria Math" w:eastAsia="宋体" w:hAnsi="Cambria Math" w:cs="Times New Roman"/>
              <w:kern w:val="0"/>
              <w:sz w:val="24"/>
              <w:szCs w:val="24"/>
            </w:rPr>
            <m:t>k</m:t>
          </w:ins>
        </m:r>
        <m:sSub>
          <m:sSubPr>
            <m:ctrlPr>
              <w:ins w:id="2473" w:author="Zhang Li" w:date="2022-06-27T16:17:00Z">
                <w:rPr>
                  <w:rFonts w:ascii="Cambria Math" w:eastAsia="宋体" w:hAnsi="Cambria Math" w:cs="Times New Roman"/>
                  <w:i/>
                  <w:kern w:val="0"/>
                  <w:sz w:val="24"/>
                  <w:szCs w:val="24"/>
                </w:rPr>
              </w:ins>
            </m:ctrlPr>
          </m:sSubPr>
          <m:e>
            <m:r>
              <w:ins w:id="2474" w:author="Zhang Li" w:date="2022-06-27T16:17:00Z">
                <w:rPr>
                  <w:rFonts w:ascii="Cambria Math" w:eastAsia="宋体" w:hAnsi="Cambria Math" w:cs="Times New Roman"/>
                  <w:kern w:val="0"/>
                  <w:sz w:val="24"/>
                  <w:szCs w:val="24"/>
                </w:rPr>
                <m:t>∈</m:t>
              </w:ins>
            </m:r>
            <m:r>
              <w:ins w:id="2475" w:author="Zhang Li" w:date="2022-06-27T16:17:00Z">
                <m:rPr>
                  <m:scr m:val="double-struck"/>
                </m:rPr>
                <w:rPr>
                  <w:rFonts w:ascii="Cambria Math" w:eastAsia="宋体" w:hAnsi="Cambria Math" w:cs="Times New Roman"/>
                  <w:kern w:val="0"/>
                  <w:sz w:val="24"/>
                  <w:szCs w:val="24"/>
                </w:rPr>
                <m:t>Z</m:t>
              </w:ins>
            </m:r>
          </m:e>
          <m:sub>
            <m:r>
              <w:ins w:id="2476" w:author="Zhang Li" w:date="2022-06-27T16:17:00Z">
                <w:rPr>
                  <w:rFonts w:ascii="Cambria Math" w:eastAsia="宋体" w:hAnsi="Cambria Math" w:cs="Times New Roman"/>
                  <w:kern w:val="0"/>
                  <w:sz w:val="24"/>
                  <w:szCs w:val="24"/>
                </w:rPr>
                <m:t>p</m:t>
              </w:ins>
            </m:r>
          </m:sub>
        </m:sSub>
      </m:oMath>
      <w:ins w:id="2477" w:author="Zhang Li" w:date="2022-06-27T16:13:00Z">
        <w:r w:rsidR="005F06B5">
          <w:rPr>
            <w:rFonts w:ascii="Times New Roman" w:eastAsia="宋体" w:hAnsi="Times New Roman" w:cs="Times New Roman" w:hint="eastAsia"/>
            <w:kern w:val="0"/>
            <w:sz w:val="24"/>
            <w:szCs w:val="24"/>
          </w:rPr>
          <w:t xml:space="preserve"> </w:t>
        </w:r>
        <w:r w:rsidR="005F06B5">
          <w:rPr>
            <w:rFonts w:ascii="Times New Roman" w:eastAsia="宋体" w:hAnsi="Times New Roman" w:cs="Times New Roman"/>
            <w:kern w:val="0"/>
            <w:sz w:val="24"/>
            <w:szCs w:val="24"/>
          </w:rPr>
          <w:t xml:space="preserve">and </w:t>
        </w:r>
      </w:ins>
      <w:ins w:id="2478" w:author="Zhang Li" w:date="2022-06-27T16:17:00Z">
        <w:r w:rsidR="008B37AD">
          <w:rPr>
            <w:rFonts w:ascii="Times New Roman" w:eastAsia="宋体" w:hAnsi="Times New Roman" w:cs="Times New Roman"/>
            <w:kern w:val="0"/>
            <w:sz w:val="24"/>
            <w:szCs w:val="24"/>
          </w:rPr>
          <w:t>the public key is calcu</w:t>
        </w:r>
      </w:ins>
      <w:ins w:id="2479" w:author="Zhang Li" w:date="2022-06-27T16:18:00Z">
        <w:r w:rsidR="008B37AD">
          <w:rPr>
            <w:rFonts w:ascii="Times New Roman" w:eastAsia="宋体" w:hAnsi="Times New Roman" w:cs="Times New Roman"/>
            <w:kern w:val="0"/>
            <w:sz w:val="24"/>
            <w:szCs w:val="24"/>
          </w:rPr>
          <w:t xml:space="preserve">lated as </w:t>
        </w:r>
      </w:ins>
      <m:oMath>
        <m:r>
          <w:ins w:id="2480" w:author="Zhang Li" w:date="2022-06-27T16:18:00Z">
            <w:rPr>
              <w:rFonts w:ascii="Cambria Math" w:eastAsia="宋体" w:hAnsi="Cambria Math" w:cs="Times New Roman"/>
              <w:kern w:val="0"/>
              <w:sz w:val="24"/>
              <w:szCs w:val="24"/>
            </w:rPr>
            <m:t>pk</m:t>
          </w:ins>
        </m:r>
        <m:r>
          <w:ins w:id="2481" w:author="Zhang Li" w:date="2022-06-27T16:18:00Z">
            <m:rPr>
              <m:sty m:val="p"/>
            </m:rPr>
            <w:rPr>
              <w:rFonts w:ascii="Cambria Math" w:eastAsia="宋体" w:hAnsi="Cambria Math" w:cs="Times New Roman"/>
              <w:kern w:val="0"/>
              <w:sz w:val="24"/>
              <w:szCs w:val="24"/>
            </w:rPr>
            <m:t>=</m:t>
          </w:ins>
        </m:r>
        <m:r>
          <w:ins w:id="2482" w:author="Zhang Li" w:date="2022-06-27T16:18:00Z">
            <w:rPr>
              <w:rFonts w:ascii="Cambria Math" w:eastAsia="宋体" w:hAnsi="Cambria Math" w:cs="Times New Roman"/>
              <w:kern w:val="0"/>
              <w:sz w:val="24"/>
              <w:szCs w:val="24"/>
            </w:rPr>
            <m:t>sk</m:t>
          </w:ins>
        </m:r>
        <m:r>
          <w:ins w:id="2483" w:author="Zhang Li" w:date="2022-06-27T16:18:00Z">
            <m:rPr>
              <m:sty m:val="p"/>
            </m:rPr>
            <w:rPr>
              <w:rFonts w:ascii="Cambria Math" w:eastAsia="宋体" w:hAnsi="Cambria Math" w:cs="Times New Roman" w:hint="eastAsia"/>
              <w:kern w:val="0"/>
              <w:sz w:val="24"/>
              <w:szCs w:val="24"/>
            </w:rPr>
            <m:t>×</m:t>
          </w:ins>
        </m:r>
        <m:sSub>
          <m:sSubPr>
            <m:ctrlPr>
              <w:ins w:id="2484" w:author="Zhang Li" w:date="2022-06-27T16:18:00Z">
                <w:rPr>
                  <w:rFonts w:ascii="Cambria Math" w:eastAsia="宋体" w:hAnsi="Cambria Math" w:cs="Times New Roman"/>
                  <w:kern w:val="0"/>
                  <w:sz w:val="24"/>
                  <w:szCs w:val="24"/>
                </w:rPr>
              </w:ins>
            </m:ctrlPr>
          </m:sSubPr>
          <m:e>
            <m:r>
              <w:ins w:id="2485" w:author="Zhang Li" w:date="2022-06-27T16:18:00Z">
                <w:rPr>
                  <w:rFonts w:ascii="Cambria Math" w:eastAsia="宋体" w:hAnsi="Cambria Math" w:cs="Times New Roman"/>
                  <w:kern w:val="0"/>
                  <w:sz w:val="24"/>
                  <w:szCs w:val="24"/>
                </w:rPr>
                <m:t>G</m:t>
              </w:ins>
            </m:r>
          </m:e>
          <m:sub>
            <m:r>
              <w:ins w:id="2486" w:author="Zhang Li" w:date="2022-06-27T16:18:00Z">
                <m:rPr>
                  <m:sty m:val="p"/>
                </m:rPr>
                <w:rPr>
                  <w:rFonts w:ascii="Cambria Math" w:eastAsia="宋体" w:hAnsi="Cambria Math" w:cs="Times New Roman"/>
                  <w:kern w:val="0"/>
                  <w:sz w:val="24"/>
                  <w:szCs w:val="24"/>
                </w:rPr>
                <m:t>2</m:t>
              </w:ins>
            </m:r>
          </m:sub>
        </m:sSub>
      </m:oMath>
      <w:ins w:id="2487" w:author="Zhang Li" w:date="2022-06-27T16:11:00Z">
        <w:r w:rsidR="005F06B5">
          <w:rPr>
            <w:rFonts w:ascii="Times New Roman" w:eastAsia="宋体" w:hAnsi="Times New Roman" w:cs="Times New Roman"/>
            <w:kern w:val="0"/>
            <w:sz w:val="24"/>
            <w:szCs w:val="24"/>
          </w:rPr>
          <w:t xml:space="preserve">. </w:t>
        </w:r>
      </w:ins>
      <w:ins w:id="2488" w:author="Zhang Li" w:date="2022-06-27T16:27:00Z">
        <w:r w:rsidR="00690446">
          <w:rPr>
            <w:rFonts w:ascii="Times New Roman" w:eastAsia="宋体" w:hAnsi="Times New Roman" w:cs="Times New Roman"/>
            <w:kern w:val="0"/>
            <w:sz w:val="24"/>
            <w:szCs w:val="24"/>
          </w:rPr>
          <w:t>The signature generation algorithm contains a partial signature generation method and a full signature recovery method.</w:t>
        </w:r>
      </w:ins>
      <w:ins w:id="2489" w:author="Zhang Li" w:date="2022-06-27T16:23:00Z">
        <w:r w:rsidR="00690446">
          <w:rPr>
            <w:rFonts w:ascii="Times New Roman" w:eastAsia="宋体" w:hAnsi="Times New Roman" w:cs="Times New Roman"/>
            <w:kern w:val="0"/>
            <w:sz w:val="24"/>
            <w:szCs w:val="24"/>
          </w:rPr>
          <w:t xml:space="preserve"> </w:t>
        </w:r>
      </w:ins>
      <w:ins w:id="2490" w:author="Zhang Li" w:date="2022-06-27T16:28:00Z">
        <w:r w:rsidR="00690446">
          <w:rPr>
            <w:rFonts w:ascii="Times New Roman" w:eastAsia="宋体" w:hAnsi="Times New Roman" w:cs="Times New Roman"/>
            <w:kern w:val="0"/>
            <w:sz w:val="24"/>
            <w:szCs w:val="24"/>
          </w:rPr>
          <w:t>The former one is similar to the signature generation algorithm of BLS</w:t>
        </w:r>
        <w:r w:rsidR="00690446" w:rsidRPr="00AA449B">
          <w:rPr>
            <w:rFonts w:ascii="Times New Roman" w:eastAsia="宋体" w:hAnsi="Times New Roman" w:cs="Times New Roman"/>
            <w:kern w:val="0"/>
            <w:sz w:val="24"/>
            <w:szCs w:val="24"/>
          </w:rPr>
          <w:t xml:space="preserve"> </w:t>
        </w:r>
        <w:r w:rsidR="00690446">
          <w:rPr>
            <w:rFonts w:ascii="Times New Roman" w:eastAsia="宋体" w:hAnsi="Times New Roman" w:cs="Times New Roman"/>
            <w:kern w:val="0"/>
            <w:sz w:val="24"/>
            <w:szCs w:val="24"/>
          </w:rPr>
          <w:t>signature scheme.</w:t>
        </w:r>
        <w:r w:rsidR="00690446">
          <w:rPr>
            <w:rFonts w:ascii="Times New Roman" w:eastAsia="宋体" w:hAnsi="Times New Roman" w:cs="Times New Roman"/>
            <w:kern w:val="0"/>
            <w:sz w:val="24"/>
            <w:szCs w:val="24"/>
          </w:rPr>
          <w:t xml:space="preserve"> </w:t>
        </w:r>
      </w:ins>
      <w:ins w:id="2491" w:author="Zhang Li" w:date="2022-06-27T16:18:00Z">
        <w:r w:rsidR="008B37AD">
          <w:rPr>
            <w:rFonts w:ascii="Times New Roman" w:eastAsia="宋体" w:hAnsi="Times New Roman" w:cs="Times New Roman"/>
            <w:kern w:val="0"/>
            <w:sz w:val="24"/>
            <w:szCs w:val="24"/>
          </w:rPr>
          <w:t xml:space="preserve">Given </w:t>
        </w:r>
        <w:r w:rsidR="008B37AD">
          <w:rPr>
            <w:rFonts w:ascii="Times New Roman" w:eastAsia="宋体" w:hAnsi="Times New Roman" w:cs="Times New Roman"/>
            <w:kern w:val="0"/>
            <w:sz w:val="24"/>
            <w:szCs w:val="24"/>
          </w:rPr>
          <w:lastRenderedPageBreak/>
          <w:t xml:space="preserve">a message </w:t>
        </w:r>
      </w:ins>
      <m:oMath>
        <m:r>
          <w:ins w:id="2492" w:author="Zhang Li" w:date="2022-06-27T16:18:00Z">
            <w:rPr>
              <w:rFonts w:ascii="Cambria Math" w:eastAsia="宋体" w:hAnsi="Cambria Math" w:cs="Times New Roman"/>
              <w:kern w:val="0"/>
              <w:sz w:val="24"/>
              <w:szCs w:val="24"/>
            </w:rPr>
            <m:t>MSG∈</m:t>
          </w:ins>
        </m:r>
        <m:r>
          <w:ins w:id="2493" w:author="Zhang Li" w:date="2022-06-27T16:18:00Z">
            <m:rPr>
              <m:sty m:val="p"/>
            </m:rPr>
            <w:rPr>
              <w:rFonts w:ascii="Cambria Math" w:eastAsia="宋体" w:hAnsi="Cambria Math" w:cs="Times New Roman"/>
              <w:kern w:val="0"/>
              <w:sz w:val="24"/>
              <w:szCs w:val="24"/>
            </w:rPr>
            <m:t>{0,1</m:t>
          </w:ins>
        </m:r>
        <m:sSup>
          <m:sSupPr>
            <m:ctrlPr>
              <w:ins w:id="2494" w:author="Zhang Li" w:date="2022-06-27T16:18:00Z">
                <w:rPr>
                  <w:rFonts w:ascii="Cambria Math" w:eastAsia="宋体" w:hAnsi="Cambria Math" w:cs="Times New Roman"/>
                  <w:kern w:val="0"/>
                  <w:sz w:val="24"/>
                  <w:szCs w:val="24"/>
                </w:rPr>
              </w:ins>
            </m:ctrlPr>
          </m:sSupPr>
          <m:e>
            <m:r>
              <w:ins w:id="2495" w:author="Zhang Li" w:date="2022-06-27T16:18:00Z">
                <m:rPr>
                  <m:sty m:val="p"/>
                </m:rPr>
                <w:rPr>
                  <w:rFonts w:ascii="Cambria Math" w:eastAsia="宋体" w:hAnsi="Cambria Math" w:cs="Times New Roman"/>
                  <w:kern w:val="0"/>
                  <w:sz w:val="24"/>
                  <w:szCs w:val="24"/>
                </w:rPr>
                <m:t>}</m:t>
              </w:ins>
            </m:r>
          </m:e>
          <m:sup>
            <m:r>
              <w:ins w:id="2496" w:author="Zhang Li" w:date="2022-06-27T16:18:00Z">
                <m:rPr>
                  <m:sty m:val="p"/>
                </m:rPr>
                <w:rPr>
                  <w:rFonts w:ascii="Cambria Math" w:eastAsia="宋体" w:hAnsi="Cambria Math" w:cs="Times New Roman"/>
                  <w:kern w:val="0"/>
                  <w:sz w:val="24"/>
                  <w:szCs w:val="24"/>
                </w:rPr>
                <m:t>*</m:t>
              </w:ins>
            </m:r>
          </m:sup>
        </m:sSup>
        <m:r>
          <w:ins w:id="2497" w:author="Zhang Li" w:date="2022-06-27T16:18:00Z">
            <w:rPr>
              <w:rFonts w:ascii="Cambria Math" w:eastAsia="宋体" w:hAnsi="Cambria Math" w:cs="Times New Roman"/>
              <w:kern w:val="0"/>
              <w:sz w:val="24"/>
              <w:szCs w:val="24"/>
            </w:rPr>
            <m:t xml:space="preserve">, </m:t>
          </w:ins>
        </m:r>
      </m:oMath>
      <w:ins w:id="2498" w:author="Zhang Li" w:date="2022-06-27T16:18:00Z">
        <w:r w:rsidR="008B37AD">
          <w:rPr>
            <w:rFonts w:ascii="Times New Roman" w:eastAsia="宋体" w:hAnsi="Times New Roman" w:cs="Times New Roman" w:hint="eastAsia"/>
            <w:kern w:val="0"/>
            <w:sz w:val="24"/>
            <w:szCs w:val="24"/>
          </w:rPr>
          <w:t xml:space="preserve"> </w:t>
        </w:r>
        <w:r w:rsidR="008B37AD">
          <w:rPr>
            <w:rFonts w:ascii="Times New Roman" w:eastAsia="宋体" w:hAnsi="Times New Roman" w:cs="Times New Roman"/>
            <w:kern w:val="0"/>
            <w:sz w:val="24"/>
            <w:szCs w:val="24"/>
          </w:rPr>
          <w:t xml:space="preserve">a </w:t>
        </w:r>
        <w:r w:rsidR="008B37AD">
          <w:rPr>
            <w:rFonts w:ascii="Times New Roman" w:eastAsia="宋体" w:hAnsi="Times New Roman" w:cs="Times New Roman"/>
            <w:kern w:val="0"/>
            <w:sz w:val="24"/>
            <w:szCs w:val="24"/>
          </w:rPr>
          <w:t>signer</w:t>
        </w:r>
      </w:ins>
      <w:ins w:id="2499" w:author="Zhang Li" w:date="2022-06-27T16:19:00Z">
        <w:r w:rsidR="008B37AD">
          <w:rPr>
            <w:rFonts w:ascii="Times New Roman" w:eastAsia="宋体" w:hAnsi="Times New Roman" w:cs="Times New Roman"/>
            <w:kern w:val="0"/>
            <w:sz w:val="24"/>
            <w:szCs w:val="24"/>
          </w:rPr>
          <w:t xml:space="preserve"> </w:t>
        </w:r>
      </w:ins>
      <m:oMath>
        <m:r>
          <w:ins w:id="2500" w:author="Zhang Li" w:date="2022-06-27T16:19:00Z">
            <w:rPr>
              <w:rFonts w:ascii="Cambria Math" w:eastAsia="宋体" w:hAnsi="Cambria Math" w:cs="Times New Roman"/>
              <w:kern w:val="0"/>
              <w:sz w:val="24"/>
              <w:szCs w:val="24"/>
            </w:rPr>
            <m:t>i</m:t>
          </w:ins>
        </m:r>
      </m:oMath>
      <w:ins w:id="2501" w:author="Zhang Li" w:date="2022-06-27T16:18:00Z">
        <w:r w:rsidR="008B37AD">
          <w:rPr>
            <w:rFonts w:ascii="Times New Roman" w:eastAsia="宋体" w:hAnsi="Times New Roman" w:cs="Times New Roman"/>
            <w:kern w:val="0"/>
            <w:sz w:val="24"/>
            <w:szCs w:val="24"/>
          </w:rPr>
          <w:t xml:space="preserve"> running signature </w:t>
        </w:r>
      </w:ins>
      <w:ins w:id="2502" w:author="Zhang Li" w:date="2022-06-27T16:24:00Z">
        <w:r w:rsidR="00690446">
          <w:rPr>
            <w:rFonts w:ascii="Times New Roman" w:eastAsia="宋体" w:hAnsi="Times New Roman" w:cs="Times New Roman"/>
            <w:kern w:val="0"/>
            <w:sz w:val="24"/>
            <w:szCs w:val="24"/>
          </w:rPr>
          <w:t xml:space="preserve">share </w:t>
        </w:r>
      </w:ins>
      <w:ins w:id="2503" w:author="Zhang Li" w:date="2022-06-27T16:19:00Z">
        <w:r w:rsidR="008B37AD">
          <w:rPr>
            <w:rFonts w:ascii="Times New Roman" w:eastAsia="宋体" w:hAnsi="Times New Roman" w:cs="Times New Roman"/>
            <w:kern w:val="0"/>
            <w:sz w:val="24"/>
            <w:szCs w:val="24"/>
          </w:rPr>
          <w:t xml:space="preserve">generation </w:t>
        </w:r>
      </w:ins>
      <w:ins w:id="2504" w:author="Zhang Li" w:date="2022-06-27T16:24:00Z">
        <w:r w:rsidR="00690446">
          <w:rPr>
            <w:rFonts w:ascii="Times New Roman" w:eastAsia="宋体" w:hAnsi="Times New Roman" w:cs="Times New Roman"/>
            <w:kern w:val="0"/>
            <w:sz w:val="24"/>
            <w:szCs w:val="24"/>
          </w:rPr>
          <w:t>method</w:t>
        </w:r>
      </w:ins>
      <w:ins w:id="2505" w:author="Zhang Li" w:date="2022-06-27T16:18:00Z">
        <w:r w:rsidR="008B37AD">
          <w:rPr>
            <w:rFonts w:ascii="Times New Roman" w:eastAsia="宋体" w:hAnsi="Times New Roman" w:cs="Times New Roman"/>
            <w:kern w:val="0"/>
            <w:sz w:val="24"/>
            <w:szCs w:val="24"/>
          </w:rPr>
          <w:t xml:space="preserve"> can compute a digest </w:t>
        </w:r>
      </w:ins>
      <m:oMath>
        <m:r>
          <w:ins w:id="2506" w:author="Zhang Li" w:date="2022-06-27T16:18:00Z">
            <w:rPr>
              <w:rFonts w:ascii="Cambria Math" w:eastAsia="宋体" w:hAnsi="Cambria Math" w:cs="Times New Roman"/>
              <w:kern w:val="0"/>
              <w:sz w:val="24"/>
              <w:szCs w:val="24"/>
            </w:rPr>
            <m:t>dig=H</m:t>
          </w:ins>
        </m:r>
        <m:d>
          <m:dPr>
            <m:ctrlPr>
              <w:ins w:id="2507" w:author="Zhang Li" w:date="2022-06-27T16:18:00Z">
                <w:rPr>
                  <w:rFonts w:ascii="Cambria Math" w:eastAsia="宋体" w:hAnsi="Cambria Math" w:cs="Times New Roman"/>
                  <w:i/>
                  <w:kern w:val="0"/>
                  <w:sz w:val="24"/>
                  <w:szCs w:val="24"/>
                </w:rPr>
              </w:ins>
            </m:ctrlPr>
          </m:dPr>
          <m:e>
            <m:r>
              <w:ins w:id="2508" w:author="Zhang Li" w:date="2022-06-27T16:18:00Z">
                <w:rPr>
                  <w:rFonts w:ascii="Cambria Math" w:eastAsia="宋体" w:hAnsi="Cambria Math" w:cs="Times New Roman"/>
                  <w:kern w:val="0"/>
                  <w:sz w:val="24"/>
                  <w:szCs w:val="24"/>
                </w:rPr>
                <m:t>MSG</m:t>
              </w:ins>
            </m:r>
          </m:e>
        </m:d>
        <m:r>
          <w:ins w:id="2509" w:author="Zhang Li" w:date="2022-06-27T16:18:00Z">
            <w:rPr>
              <w:rFonts w:ascii="Cambria Math" w:eastAsia="宋体" w:hAnsi="Cambria Math" w:cs="Times New Roman"/>
              <w:kern w:val="0"/>
              <w:sz w:val="24"/>
              <w:szCs w:val="24"/>
            </w:rPr>
            <m:t>∈</m:t>
          </w:ins>
        </m:r>
        <m:sSub>
          <m:sSubPr>
            <m:ctrlPr>
              <w:ins w:id="2510" w:author="Zhang Li" w:date="2022-06-27T16:18:00Z">
                <w:rPr>
                  <w:rFonts w:ascii="Cambria Math" w:eastAsia="宋体" w:hAnsi="Cambria Math" w:cs="Times New Roman"/>
                  <w:i/>
                  <w:kern w:val="0"/>
                  <w:sz w:val="24"/>
                  <w:szCs w:val="24"/>
                </w:rPr>
              </w:ins>
            </m:ctrlPr>
          </m:sSubPr>
          <m:e>
            <m:r>
              <w:ins w:id="2511" w:author="Zhang Li" w:date="2022-06-27T16:18:00Z">
                <w:rPr>
                  <w:rFonts w:ascii="Cambria Math" w:eastAsia="宋体" w:hAnsi="Cambria Math" w:cs="Times New Roman"/>
                  <w:kern w:val="0"/>
                  <w:sz w:val="24"/>
                  <w:szCs w:val="24"/>
                </w:rPr>
                <m:t>G</m:t>
              </w:ins>
            </m:r>
          </m:e>
          <m:sub>
            <m:r>
              <w:ins w:id="2512" w:author="Zhang Li" w:date="2022-06-27T16:18:00Z">
                <w:rPr>
                  <w:rFonts w:ascii="Cambria Math" w:eastAsia="宋体" w:hAnsi="Cambria Math" w:cs="Times New Roman"/>
                  <w:kern w:val="0"/>
                  <w:sz w:val="24"/>
                  <w:szCs w:val="24"/>
                </w:rPr>
                <m:t>1</m:t>
              </w:ins>
            </m:r>
          </m:sub>
        </m:sSub>
      </m:oMath>
      <w:ins w:id="2513" w:author="Zhang Li" w:date="2022-06-27T16:18:00Z">
        <w:r w:rsidR="008B37AD">
          <w:rPr>
            <w:rFonts w:ascii="Times New Roman" w:eastAsia="宋体" w:hAnsi="Times New Roman" w:cs="Times New Roman" w:hint="eastAsia"/>
            <w:kern w:val="0"/>
            <w:sz w:val="24"/>
            <w:szCs w:val="24"/>
          </w:rPr>
          <w:t xml:space="preserve"> </w:t>
        </w:r>
        <w:r w:rsidR="008B37AD">
          <w:rPr>
            <w:rFonts w:ascii="Times New Roman" w:eastAsia="宋体" w:hAnsi="Times New Roman" w:cs="Times New Roman"/>
            <w:kern w:val="0"/>
            <w:sz w:val="24"/>
            <w:szCs w:val="24"/>
          </w:rPr>
          <w:t xml:space="preserve">and a </w:t>
        </w:r>
      </w:ins>
      <w:ins w:id="2514" w:author="Zhang Li" w:date="2022-06-27T16:19:00Z">
        <w:r w:rsidR="008B37AD">
          <w:rPr>
            <w:rFonts w:ascii="Times New Roman" w:eastAsia="宋体" w:hAnsi="Times New Roman" w:cs="Times New Roman"/>
            <w:kern w:val="0"/>
            <w:sz w:val="24"/>
            <w:szCs w:val="24"/>
          </w:rPr>
          <w:t xml:space="preserve">partial </w:t>
        </w:r>
      </w:ins>
      <w:ins w:id="2515" w:author="Zhang Li" w:date="2022-06-27T16:18:00Z">
        <w:r w:rsidR="008B37AD">
          <w:rPr>
            <w:rFonts w:ascii="Times New Roman" w:eastAsia="宋体" w:hAnsi="Times New Roman" w:cs="Times New Roman"/>
            <w:kern w:val="0"/>
            <w:sz w:val="24"/>
            <w:szCs w:val="24"/>
          </w:rPr>
          <w:t>signature</w:t>
        </w:r>
      </w:ins>
      <m:oMath>
        <m:r>
          <w:ins w:id="2516" w:author="Zhang Li" w:date="2022-06-27T16:18:00Z">
            <m:rPr>
              <m:sty m:val="p"/>
            </m:rPr>
            <w:rPr>
              <w:rFonts w:ascii="Cambria Math" w:eastAsia="宋体" w:hAnsi="Cambria Math" w:cs="Times New Roman"/>
              <w:kern w:val="0"/>
              <w:sz w:val="24"/>
              <w:szCs w:val="24"/>
            </w:rPr>
            <m:t xml:space="preserve"> </m:t>
          </w:ins>
        </m:r>
        <m:r>
          <w:ins w:id="2517" w:author="Zhang Li" w:date="2022-06-27T16:18:00Z">
            <w:rPr>
              <w:rFonts w:ascii="Cambria Math" w:eastAsia="宋体" w:hAnsi="Cambria Math" w:cs="Times New Roman"/>
              <w:kern w:val="0"/>
              <w:sz w:val="24"/>
              <w:szCs w:val="24"/>
            </w:rPr>
            <m:t>si</m:t>
          </w:ins>
        </m:r>
        <m:sSub>
          <m:sSubPr>
            <m:ctrlPr>
              <w:ins w:id="2518" w:author="Zhang Li" w:date="2022-06-27T16:19:00Z">
                <w:rPr>
                  <w:rFonts w:ascii="Cambria Math" w:eastAsia="宋体" w:hAnsi="Cambria Math" w:cs="Times New Roman"/>
                  <w:i/>
                  <w:kern w:val="0"/>
                  <w:sz w:val="24"/>
                  <w:szCs w:val="24"/>
                </w:rPr>
              </w:ins>
            </m:ctrlPr>
          </m:sSubPr>
          <m:e>
            <m:r>
              <w:ins w:id="2519" w:author="Zhang Li" w:date="2022-06-27T16:18:00Z">
                <w:rPr>
                  <w:rFonts w:ascii="Cambria Math" w:eastAsia="宋体" w:hAnsi="Cambria Math" w:cs="Times New Roman"/>
                  <w:kern w:val="0"/>
                  <w:sz w:val="24"/>
                  <w:szCs w:val="24"/>
                </w:rPr>
                <m:t>g</m:t>
              </w:ins>
            </m:r>
          </m:e>
          <m:sub>
            <m:r>
              <w:ins w:id="2520" w:author="Zhang Li" w:date="2022-06-27T16:19:00Z">
                <w:rPr>
                  <w:rFonts w:ascii="Cambria Math" w:eastAsia="宋体" w:hAnsi="Cambria Math" w:cs="Times New Roman"/>
                  <w:kern w:val="0"/>
                  <w:sz w:val="24"/>
                  <w:szCs w:val="24"/>
                </w:rPr>
                <m:t>i</m:t>
              </w:ins>
            </m:r>
          </m:sub>
        </m:sSub>
        <m:r>
          <w:ins w:id="2521" w:author="Zhang Li" w:date="2022-06-27T16:18:00Z">
            <m:rPr>
              <m:sty m:val="p"/>
            </m:rPr>
            <w:rPr>
              <w:rFonts w:ascii="Cambria Math" w:eastAsia="宋体" w:hAnsi="Cambria Math" w:cs="Times New Roman"/>
              <w:kern w:val="0"/>
              <w:sz w:val="24"/>
              <w:szCs w:val="24"/>
            </w:rPr>
            <m:t>=</m:t>
          </w:ins>
        </m:r>
        <m:r>
          <w:ins w:id="2522" w:author="Zhang Li" w:date="2022-06-27T16:18:00Z">
            <w:rPr>
              <w:rFonts w:ascii="Cambria Math" w:eastAsia="宋体" w:hAnsi="Cambria Math" w:cs="Times New Roman"/>
              <w:kern w:val="0"/>
              <w:sz w:val="24"/>
              <w:szCs w:val="24"/>
            </w:rPr>
            <m:t>s</m:t>
          </w:ins>
        </m:r>
        <m:sSub>
          <m:sSubPr>
            <m:ctrlPr>
              <w:ins w:id="2523" w:author="Zhang Li" w:date="2022-06-27T16:19:00Z">
                <w:rPr>
                  <w:rFonts w:ascii="Cambria Math" w:eastAsia="宋体" w:hAnsi="Cambria Math" w:cs="Times New Roman"/>
                  <w:i/>
                  <w:kern w:val="0"/>
                  <w:sz w:val="24"/>
                  <w:szCs w:val="24"/>
                </w:rPr>
              </w:ins>
            </m:ctrlPr>
          </m:sSubPr>
          <m:e>
            <m:r>
              <w:ins w:id="2524" w:author="Zhang Li" w:date="2022-06-27T16:18:00Z">
                <w:rPr>
                  <w:rFonts w:ascii="Cambria Math" w:eastAsia="宋体" w:hAnsi="Cambria Math" w:cs="Times New Roman"/>
                  <w:kern w:val="0"/>
                  <w:sz w:val="24"/>
                  <w:szCs w:val="24"/>
                </w:rPr>
                <m:t>k</m:t>
              </w:ins>
            </m:r>
          </m:e>
          <m:sub>
            <m:r>
              <w:ins w:id="2525" w:author="Zhang Li" w:date="2022-06-27T16:19:00Z">
                <w:rPr>
                  <w:rFonts w:ascii="Cambria Math" w:eastAsia="宋体" w:hAnsi="Cambria Math" w:cs="Times New Roman"/>
                  <w:kern w:val="0"/>
                  <w:sz w:val="24"/>
                  <w:szCs w:val="24"/>
                </w:rPr>
                <m:t>i</m:t>
              </w:ins>
            </m:r>
          </m:sub>
        </m:sSub>
        <m:r>
          <w:ins w:id="2526" w:author="Zhang Li" w:date="2022-06-27T16:18:00Z">
            <m:rPr>
              <m:sty m:val="p"/>
            </m:rPr>
            <w:rPr>
              <w:rFonts w:ascii="Cambria Math" w:eastAsia="宋体" w:hAnsi="Cambria Math" w:cs="Times New Roman" w:hint="eastAsia"/>
              <w:kern w:val="0"/>
              <w:sz w:val="24"/>
              <w:szCs w:val="24"/>
            </w:rPr>
            <m:t>×</m:t>
          </w:ins>
        </m:r>
        <m:r>
          <w:ins w:id="2527" w:author="Zhang Li" w:date="2022-06-27T16:18:00Z">
            <w:rPr>
              <w:rFonts w:ascii="Cambria Math" w:eastAsia="宋体" w:hAnsi="Cambria Math" w:cs="Times New Roman"/>
              <w:kern w:val="0"/>
              <w:sz w:val="24"/>
              <w:szCs w:val="24"/>
            </w:rPr>
            <m:t>dig∈</m:t>
          </w:ins>
        </m:r>
        <m:sSub>
          <m:sSubPr>
            <m:ctrlPr>
              <w:ins w:id="2528" w:author="Zhang Li" w:date="2022-06-27T16:18:00Z">
                <w:rPr>
                  <w:rFonts w:ascii="Cambria Math" w:eastAsia="宋体" w:hAnsi="Cambria Math" w:cs="Times New Roman"/>
                  <w:i/>
                  <w:kern w:val="0"/>
                  <w:sz w:val="24"/>
                  <w:szCs w:val="24"/>
                </w:rPr>
              </w:ins>
            </m:ctrlPr>
          </m:sSubPr>
          <m:e>
            <m:r>
              <w:ins w:id="2529" w:author="Zhang Li" w:date="2022-06-27T16:18:00Z">
                <w:rPr>
                  <w:rFonts w:ascii="Cambria Math" w:eastAsia="宋体" w:hAnsi="Cambria Math" w:cs="Times New Roman"/>
                  <w:kern w:val="0"/>
                  <w:sz w:val="24"/>
                  <w:szCs w:val="24"/>
                </w:rPr>
                <m:t>G</m:t>
              </w:ins>
            </m:r>
          </m:e>
          <m:sub>
            <m:r>
              <w:ins w:id="2530" w:author="Zhang Li" w:date="2022-06-27T16:18:00Z">
                <w:rPr>
                  <w:rFonts w:ascii="Cambria Math" w:eastAsia="宋体" w:hAnsi="Cambria Math" w:cs="Times New Roman"/>
                  <w:kern w:val="0"/>
                  <w:sz w:val="24"/>
                  <w:szCs w:val="24"/>
                </w:rPr>
                <m:t>1</m:t>
              </w:ins>
            </m:r>
          </m:sub>
        </m:sSub>
        <m:r>
          <w:ins w:id="2531" w:author="Zhang Li" w:date="2022-06-27T16:18:00Z">
            <m:rPr>
              <m:sty m:val="p"/>
            </m:rPr>
            <w:rPr>
              <w:rFonts w:ascii="Cambria Math" w:eastAsia="宋体" w:hAnsi="Cambria Math" w:cs="Times New Roman"/>
              <w:kern w:val="0"/>
              <w:sz w:val="24"/>
              <w:szCs w:val="24"/>
            </w:rPr>
            <m:t>.</m:t>
          </w:ins>
        </m:r>
      </m:oMath>
      <w:ins w:id="2532" w:author="Zhang Li" w:date="2022-06-27T16:21:00Z">
        <w:r w:rsidR="008B37AD">
          <w:rPr>
            <w:rFonts w:ascii="Times New Roman" w:eastAsia="宋体" w:hAnsi="Times New Roman" w:cs="Times New Roman" w:hint="eastAsia"/>
            <w:kern w:val="0"/>
            <w:sz w:val="24"/>
            <w:szCs w:val="24"/>
          </w:rPr>
          <w:t xml:space="preserve"> </w:t>
        </w:r>
      </w:ins>
      <w:ins w:id="2533" w:author="Zhang Li" w:date="2022-06-27T16:25:00Z">
        <w:r w:rsidR="00690446">
          <w:rPr>
            <w:rFonts w:ascii="Times New Roman" w:eastAsia="宋体" w:hAnsi="Times New Roman" w:cs="Times New Roman"/>
            <w:kern w:val="0"/>
            <w:sz w:val="24"/>
            <w:szCs w:val="24"/>
          </w:rPr>
          <w:t xml:space="preserve">The full signature of </w:t>
        </w:r>
      </w:ins>
      <w:ins w:id="2534" w:author="Zhang Li" w:date="2022-06-27T16:22:00Z">
        <w:r w:rsidR="00690446">
          <w:rPr>
            <w:rFonts w:ascii="Times New Roman" w:eastAsia="宋体" w:hAnsi="Times New Roman" w:cs="Times New Roman"/>
            <w:kern w:val="0"/>
            <w:sz w:val="24"/>
            <w:szCs w:val="24"/>
          </w:rPr>
          <w:t xml:space="preserve">the message </w:t>
        </w:r>
      </w:ins>
      <m:oMath>
        <m:r>
          <w:ins w:id="2535" w:author="Zhang Li" w:date="2022-06-27T16:22:00Z">
            <w:rPr>
              <w:rFonts w:ascii="Cambria Math" w:eastAsia="宋体" w:hAnsi="Cambria Math" w:cs="Times New Roman"/>
              <w:kern w:val="0"/>
              <w:sz w:val="24"/>
              <w:szCs w:val="24"/>
            </w:rPr>
            <m:t>MSG</m:t>
          </w:ins>
        </m:r>
      </m:oMath>
      <w:ins w:id="2536" w:author="Zhang Li" w:date="2022-06-27T16:22:00Z">
        <w:r w:rsidR="00690446">
          <w:rPr>
            <w:rFonts w:ascii="Times New Roman" w:eastAsia="宋体" w:hAnsi="Times New Roman" w:cs="Times New Roman" w:hint="eastAsia"/>
            <w:kern w:val="0"/>
            <w:sz w:val="24"/>
            <w:szCs w:val="24"/>
          </w:rPr>
          <w:t xml:space="preserve"> </w:t>
        </w:r>
      </w:ins>
      <w:ins w:id="2537" w:author="Zhang Li" w:date="2022-06-27T16:25:00Z">
        <w:r w:rsidR="00690446">
          <w:rPr>
            <w:rFonts w:ascii="Times New Roman" w:eastAsia="宋体" w:hAnsi="Times New Roman" w:cs="Times New Roman"/>
            <w:kern w:val="0"/>
            <w:sz w:val="24"/>
            <w:szCs w:val="24"/>
          </w:rPr>
          <w:t>can be recovered if participants ag</w:t>
        </w:r>
      </w:ins>
      <w:ins w:id="2538" w:author="Zhang Li" w:date="2022-06-27T16:26:00Z">
        <w:r w:rsidR="00690446">
          <w:rPr>
            <w:rFonts w:ascii="Times New Roman" w:eastAsia="宋体" w:hAnsi="Times New Roman" w:cs="Times New Roman"/>
            <w:kern w:val="0"/>
            <w:sz w:val="24"/>
            <w:szCs w:val="24"/>
          </w:rPr>
          <w:t>gregate a sufficient number of partial signature and execute the full signature recovery method</w:t>
        </w:r>
      </w:ins>
      <w:ins w:id="2539" w:author="Zhang Li" w:date="2022-06-27T16:27:00Z">
        <w:r w:rsidR="00690446">
          <w:rPr>
            <w:rFonts w:ascii="Times New Roman" w:eastAsia="宋体" w:hAnsi="Times New Roman" w:cs="Times New Roman"/>
            <w:kern w:val="0"/>
            <w:sz w:val="24"/>
            <w:szCs w:val="24"/>
          </w:rPr>
          <w:t>.</w:t>
        </w:r>
      </w:ins>
      <w:ins w:id="2540" w:author="Zhang Li" w:date="2022-06-27T16:28:00Z">
        <w:r w:rsidR="00690446">
          <w:rPr>
            <w:rFonts w:ascii="Times New Roman" w:eastAsia="宋体" w:hAnsi="Times New Roman" w:cs="Times New Roman"/>
            <w:kern w:val="0"/>
            <w:sz w:val="24"/>
            <w:szCs w:val="24"/>
          </w:rPr>
          <w:t xml:space="preserve"> </w:t>
        </w:r>
      </w:ins>
      <w:ins w:id="2541" w:author="Zhang Li" w:date="2022-06-27T16:29:00Z">
        <w:r w:rsidR="00690446">
          <w:rPr>
            <w:rFonts w:ascii="Times New Roman" w:eastAsia="宋体" w:hAnsi="Times New Roman" w:cs="Times New Roman"/>
            <w:kern w:val="0"/>
            <w:sz w:val="24"/>
            <w:szCs w:val="24"/>
          </w:rPr>
          <w:t xml:space="preserve">The full signature </w:t>
        </w:r>
        <w:r w:rsidR="00B41777">
          <w:rPr>
            <w:rFonts w:ascii="Times New Roman" w:eastAsia="宋体" w:hAnsi="Times New Roman" w:cs="Times New Roman"/>
            <w:kern w:val="0"/>
            <w:sz w:val="24"/>
            <w:szCs w:val="24"/>
          </w:rPr>
          <w:t xml:space="preserve">should be </w:t>
        </w:r>
      </w:ins>
      <w:ins w:id="2542" w:author="Zhang Li" w:date="2022-06-27T16:00:00Z">
        <w:r w:rsidR="008F067B">
          <w:rPr>
            <w:rFonts w:ascii="Times New Roman" w:eastAsia="宋体" w:hAnsi="Times New Roman" w:cs="Times New Roman"/>
            <w:kern w:val="0"/>
            <w:sz w:val="24"/>
            <w:szCs w:val="24"/>
          </w:rPr>
          <w:t xml:space="preserve">the </w:t>
        </w:r>
      </w:ins>
      <w:ins w:id="2543" w:author="Zhang Li" w:date="2022-06-27T16:01:00Z">
        <w:r w:rsidR="008F067B">
          <w:rPr>
            <w:rFonts w:ascii="Times New Roman" w:eastAsia="宋体" w:hAnsi="Times New Roman" w:cs="Times New Roman"/>
            <w:kern w:val="0"/>
            <w:sz w:val="24"/>
            <w:szCs w:val="24"/>
          </w:rPr>
          <w:t>Lagrange inter</w:t>
        </w:r>
      </w:ins>
      <w:ins w:id="2544" w:author="Zhang Li" w:date="2022-06-27T16:02:00Z">
        <w:r w:rsidR="008F067B">
          <w:rPr>
            <w:rFonts w:ascii="Times New Roman" w:eastAsia="宋体" w:hAnsi="Times New Roman" w:cs="Times New Roman"/>
            <w:kern w:val="0"/>
            <w:sz w:val="24"/>
            <w:szCs w:val="24"/>
          </w:rPr>
          <w:t>pola</w:t>
        </w:r>
      </w:ins>
      <w:ins w:id="2545" w:author="Zhang Li" w:date="2022-06-27T16:01:00Z">
        <w:r w:rsidR="008F067B">
          <w:rPr>
            <w:rFonts w:ascii="Times New Roman" w:eastAsia="宋体" w:hAnsi="Times New Roman" w:cs="Times New Roman"/>
            <w:kern w:val="0"/>
            <w:sz w:val="24"/>
            <w:szCs w:val="24"/>
          </w:rPr>
          <w:t xml:space="preserve">tion polynomial of these </w:t>
        </w:r>
      </w:ins>
      <w:ins w:id="2546" w:author="Zhang Li" w:date="2022-06-27T16:02:00Z">
        <w:r w:rsidR="008F067B">
          <w:rPr>
            <w:rFonts w:ascii="Times New Roman" w:eastAsia="宋体" w:hAnsi="Times New Roman" w:cs="Times New Roman"/>
            <w:kern w:val="0"/>
            <w:sz w:val="24"/>
            <w:szCs w:val="24"/>
          </w:rPr>
          <w:t>partial signatures</w:t>
        </w:r>
      </w:ins>
      <w:ins w:id="2547" w:author="Zhang Li" w:date="2022-06-27T16:30:00Z">
        <w:r w:rsidR="00B41777">
          <w:rPr>
            <w:rFonts w:ascii="Times New Roman" w:eastAsia="宋体" w:hAnsi="Times New Roman" w:cs="Times New Roman"/>
            <w:kern w:val="0"/>
            <w:sz w:val="24"/>
            <w:szCs w:val="24"/>
          </w:rPr>
          <w:t xml:space="preserve">, i.e., </w:t>
        </w:r>
      </w:ins>
      <m:oMath>
        <m:r>
          <w:ins w:id="2548" w:author="Zhang Li" w:date="2022-06-27T16:30:00Z">
            <w:rPr>
              <w:rFonts w:ascii="Cambria Math" w:eastAsia="宋体" w:hAnsi="Cambria Math" w:cs="Times New Roman"/>
              <w:kern w:val="0"/>
              <w:sz w:val="24"/>
              <w:szCs w:val="24"/>
            </w:rPr>
            <m:t>si</m:t>
          </w:ins>
        </m:r>
        <m:sSub>
          <m:sSubPr>
            <m:ctrlPr>
              <w:ins w:id="2549" w:author="Zhang Li" w:date="2022-06-27T16:30:00Z">
                <w:rPr>
                  <w:rFonts w:ascii="Cambria Math" w:eastAsia="宋体" w:hAnsi="Cambria Math" w:cs="Times New Roman"/>
                  <w:i/>
                  <w:kern w:val="0"/>
                  <w:sz w:val="24"/>
                  <w:szCs w:val="24"/>
                </w:rPr>
              </w:ins>
            </m:ctrlPr>
          </m:sSubPr>
          <m:e>
            <m:r>
              <w:ins w:id="2550" w:author="Zhang Li" w:date="2022-06-27T16:30:00Z">
                <w:rPr>
                  <w:rFonts w:ascii="Cambria Math" w:eastAsia="宋体" w:hAnsi="Cambria Math" w:cs="Times New Roman"/>
                  <w:kern w:val="0"/>
                  <w:sz w:val="24"/>
                  <w:szCs w:val="24"/>
                </w:rPr>
                <m:t>g</m:t>
              </w:ins>
            </m:r>
          </m:e>
          <m:sub>
            <m:r>
              <w:ins w:id="2551" w:author="Zhang Li" w:date="2022-06-27T16:30:00Z">
                <w:rPr>
                  <w:rFonts w:ascii="Cambria Math" w:eastAsia="宋体" w:hAnsi="Cambria Math" w:cs="Times New Roman"/>
                  <w:kern w:val="0"/>
                  <w:sz w:val="24"/>
                  <w:szCs w:val="24"/>
                </w:rPr>
                <m:t>full</m:t>
              </w:ins>
            </m:r>
          </m:sub>
        </m:sSub>
        <m:r>
          <w:ins w:id="2552" w:author="Zhang Li" w:date="2022-06-27T16:34:00Z">
            <w:rPr>
              <w:rFonts w:ascii="Cambria Math" w:eastAsia="宋体" w:hAnsi="Cambria Math" w:cs="Times New Roman"/>
              <w:kern w:val="0"/>
              <w:sz w:val="24"/>
              <w:szCs w:val="24"/>
            </w:rPr>
            <m:t>=</m:t>
          </w:ins>
        </m:r>
        <m:nary>
          <m:naryPr>
            <m:chr m:val="∏"/>
            <m:supHide m:val="1"/>
            <m:ctrlPr>
              <w:ins w:id="2553" w:author="Zhang Li" w:date="2022-06-27T16:31:00Z">
                <w:rPr>
                  <w:rFonts w:ascii="Cambria Math" w:eastAsia="宋体" w:hAnsi="Cambria Math" w:cs="Times New Roman"/>
                  <w:i/>
                  <w:kern w:val="0"/>
                  <w:sz w:val="24"/>
                  <w:szCs w:val="24"/>
                </w:rPr>
              </w:ins>
            </m:ctrlPr>
          </m:naryPr>
          <m:sub>
            <m:r>
              <w:ins w:id="2554" w:author="Zhang Li" w:date="2022-06-27T16:31:00Z">
                <w:rPr>
                  <w:rFonts w:ascii="Cambria Math" w:eastAsia="宋体" w:hAnsi="Cambria Math" w:cs="Times New Roman"/>
                  <w:kern w:val="0"/>
                  <w:sz w:val="24"/>
                  <w:szCs w:val="24"/>
                </w:rPr>
                <m:t>i</m:t>
              </w:ins>
            </m:r>
          </m:sub>
          <m:sup/>
          <m:e>
            <m:r>
              <w:ins w:id="2555" w:author="Zhang Li" w:date="2022-06-27T16:31:00Z">
                <w:rPr>
                  <w:rFonts w:ascii="Cambria Math" w:eastAsia="宋体" w:hAnsi="Cambria Math" w:cs="Times New Roman"/>
                  <w:kern w:val="0"/>
                  <w:sz w:val="24"/>
                  <w:szCs w:val="24"/>
                </w:rPr>
                <m:t>si</m:t>
              </w:ins>
            </m:r>
            <m:sSub>
              <m:sSubPr>
                <m:ctrlPr>
                  <w:ins w:id="2556" w:author="Zhang Li" w:date="2022-06-27T16:31:00Z">
                    <w:rPr>
                      <w:rFonts w:ascii="Cambria Math" w:eastAsia="宋体" w:hAnsi="Cambria Math" w:cs="Times New Roman"/>
                      <w:i/>
                      <w:kern w:val="0"/>
                      <w:sz w:val="24"/>
                      <w:szCs w:val="24"/>
                    </w:rPr>
                  </w:ins>
                </m:ctrlPr>
              </m:sSubPr>
              <m:e>
                <m:r>
                  <w:ins w:id="2557" w:author="Zhang Li" w:date="2022-06-27T16:31:00Z">
                    <w:rPr>
                      <w:rFonts w:ascii="Cambria Math" w:eastAsia="宋体" w:hAnsi="Cambria Math" w:cs="Times New Roman"/>
                      <w:kern w:val="0"/>
                      <w:sz w:val="24"/>
                      <w:szCs w:val="24"/>
                    </w:rPr>
                    <m:t>g</m:t>
                  </w:ins>
                </m:r>
              </m:e>
              <m:sub>
                <m:r>
                  <w:ins w:id="2558" w:author="Zhang Li" w:date="2022-06-27T16:31:00Z">
                    <w:rPr>
                      <w:rFonts w:ascii="Cambria Math" w:eastAsia="宋体" w:hAnsi="Cambria Math" w:cs="Times New Roman"/>
                      <w:kern w:val="0"/>
                      <w:sz w:val="24"/>
                      <w:szCs w:val="24"/>
                    </w:rPr>
                    <m:t>i</m:t>
                  </w:ins>
                </m:r>
              </m:sub>
            </m:sSub>
          </m:e>
        </m:nary>
      </m:oMath>
      <w:ins w:id="2559" w:author="Zhang Li" w:date="2022-06-27T16:02:00Z">
        <w:r w:rsidR="008F067B">
          <w:rPr>
            <w:rFonts w:ascii="Times New Roman" w:eastAsia="宋体" w:hAnsi="Times New Roman" w:cs="Times New Roman"/>
            <w:kern w:val="0"/>
            <w:sz w:val="24"/>
            <w:szCs w:val="24"/>
          </w:rPr>
          <w:t>.</w:t>
        </w:r>
      </w:ins>
      <w:ins w:id="2560" w:author="Zhang Li" w:date="2022-06-27T16:03:00Z">
        <w:r w:rsidR="008F067B">
          <w:rPr>
            <w:rFonts w:ascii="Times New Roman" w:eastAsia="宋体" w:hAnsi="Times New Roman" w:cs="Times New Roman"/>
            <w:kern w:val="0"/>
            <w:sz w:val="24"/>
            <w:szCs w:val="24"/>
          </w:rPr>
          <w:t xml:space="preserve"> T</w:t>
        </w:r>
        <w:r w:rsidR="008F067B">
          <w:rPr>
            <w:rFonts w:ascii="Times New Roman" w:eastAsia="宋体" w:hAnsi="Times New Roman" w:cs="Times New Roman"/>
            <w:kern w:val="0"/>
            <w:sz w:val="24"/>
            <w:szCs w:val="24"/>
          </w:rPr>
          <w:t>he verification algorithm of threshold BLS signature scheme uses the main public key to verify the validation of the full signature.</w:t>
        </w:r>
      </w:ins>
      <w:ins w:id="2561" w:author="Zhang Li" w:date="2022-06-27T16:06:00Z">
        <w:r w:rsidR="00980EC8">
          <w:rPr>
            <w:rFonts w:ascii="Times New Roman" w:eastAsia="宋体" w:hAnsi="Times New Roman" w:cs="Times New Roman"/>
            <w:kern w:val="0"/>
            <w:sz w:val="24"/>
            <w:szCs w:val="24"/>
          </w:rPr>
          <w:t xml:space="preserve"> </w:t>
        </w:r>
      </w:ins>
      <w:ins w:id="2562" w:author="Zhang Li" w:date="2022-06-27T16:35:00Z">
        <w:r w:rsidR="00AE6A96">
          <w:rPr>
            <w:rFonts w:ascii="Times New Roman" w:eastAsia="宋体" w:hAnsi="Times New Roman" w:cs="Times New Roman"/>
            <w:kern w:val="0"/>
            <w:sz w:val="24"/>
            <w:szCs w:val="24"/>
          </w:rPr>
          <w:t>Given a</w:t>
        </w:r>
        <w:r w:rsidR="00AE6A96">
          <w:rPr>
            <w:rFonts w:ascii="Times New Roman" w:eastAsia="宋体" w:hAnsi="Times New Roman" w:cs="Times New Roman"/>
            <w:kern w:val="0"/>
            <w:sz w:val="24"/>
            <w:szCs w:val="24"/>
          </w:rPr>
          <w:t xml:space="preserve"> main</w:t>
        </w:r>
        <w:r w:rsidR="00AE6A96">
          <w:rPr>
            <w:rFonts w:ascii="Times New Roman" w:eastAsia="宋体" w:hAnsi="Times New Roman" w:cs="Times New Roman"/>
            <w:kern w:val="0"/>
            <w:sz w:val="24"/>
            <w:szCs w:val="24"/>
          </w:rPr>
          <w:t xml:space="preserve"> public key </w:t>
        </w:r>
      </w:ins>
      <m:oMath>
        <m:r>
          <w:ins w:id="2563" w:author="Zhang Li" w:date="2022-06-27T16:35:00Z">
            <w:rPr>
              <w:rFonts w:ascii="Cambria Math" w:eastAsia="宋体" w:hAnsi="Cambria Math" w:cs="Times New Roman"/>
              <w:kern w:val="0"/>
              <w:sz w:val="24"/>
              <w:szCs w:val="24"/>
            </w:rPr>
            <m:t>pk∈</m:t>
          </w:ins>
        </m:r>
        <m:sSub>
          <m:sSubPr>
            <m:ctrlPr>
              <w:ins w:id="2564" w:author="Zhang Li" w:date="2022-06-27T16:35:00Z">
                <w:rPr>
                  <w:rFonts w:ascii="Cambria Math" w:eastAsia="宋体" w:hAnsi="Cambria Math" w:cs="Times New Roman"/>
                  <w:i/>
                  <w:kern w:val="0"/>
                  <w:sz w:val="24"/>
                  <w:szCs w:val="24"/>
                </w:rPr>
              </w:ins>
            </m:ctrlPr>
          </m:sSubPr>
          <m:e>
            <m:r>
              <w:ins w:id="2565" w:author="Zhang Li" w:date="2022-06-27T16:35:00Z">
                <w:rPr>
                  <w:rFonts w:ascii="Cambria Math" w:eastAsia="宋体" w:hAnsi="Cambria Math" w:cs="Times New Roman"/>
                  <w:kern w:val="0"/>
                  <w:sz w:val="24"/>
                  <w:szCs w:val="24"/>
                </w:rPr>
                <m:t>G</m:t>
              </w:ins>
            </m:r>
          </m:e>
          <m:sub>
            <m:r>
              <w:ins w:id="2566" w:author="Zhang Li" w:date="2022-06-27T16:35:00Z">
                <w:rPr>
                  <w:rFonts w:ascii="Cambria Math" w:eastAsia="宋体" w:hAnsi="Cambria Math" w:cs="Times New Roman"/>
                  <w:kern w:val="0"/>
                  <w:sz w:val="24"/>
                  <w:szCs w:val="24"/>
                </w:rPr>
                <m:t>2</m:t>
              </w:ins>
            </m:r>
          </m:sub>
        </m:sSub>
      </m:oMath>
      <w:ins w:id="2567" w:author="Zhang Li" w:date="2022-06-27T16:35:00Z">
        <w:r w:rsidR="00AE6A96">
          <w:rPr>
            <w:rFonts w:ascii="Times New Roman" w:eastAsia="宋体" w:hAnsi="Times New Roman" w:cs="Times New Roman"/>
            <w:kern w:val="0"/>
            <w:sz w:val="24"/>
            <w:szCs w:val="24"/>
          </w:rPr>
          <w:t xml:space="preserve">, a message </w:t>
        </w:r>
      </w:ins>
      <m:oMath>
        <m:r>
          <w:ins w:id="2568" w:author="Zhang Li" w:date="2022-06-27T16:35:00Z">
            <w:rPr>
              <w:rFonts w:ascii="Cambria Math" w:eastAsia="宋体" w:hAnsi="Cambria Math" w:cs="Times New Roman"/>
              <w:kern w:val="0"/>
              <w:sz w:val="24"/>
              <w:szCs w:val="24"/>
            </w:rPr>
            <m:t>MSG∈</m:t>
          </w:ins>
        </m:r>
        <m:r>
          <w:ins w:id="2569" w:author="Zhang Li" w:date="2022-06-27T16:35:00Z">
            <m:rPr>
              <m:sty m:val="p"/>
            </m:rPr>
            <w:rPr>
              <w:rFonts w:ascii="Cambria Math" w:eastAsia="宋体" w:hAnsi="Cambria Math" w:cs="Times New Roman"/>
              <w:kern w:val="0"/>
              <w:sz w:val="24"/>
              <w:szCs w:val="24"/>
            </w:rPr>
            <m:t>{0,1</m:t>
          </w:ins>
        </m:r>
        <m:sSup>
          <m:sSupPr>
            <m:ctrlPr>
              <w:ins w:id="2570" w:author="Zhang Li" w:date="2022-06-27T16:35:00Z">
                <w:rPr>
                  <w:rFonts w:ascii="Cambria Math" w:eastAsia="宋体" w:hAnsi="Cambria Math" w:cs="Times New Roman"/>
                  <w:kern w:val="0"/>
                  <w:sz w:val="24"/>
                  <w:szCs w:val="24"/>
                </w:rPr>
              </w:ins>
            </m:ctrlPr>
          </m:sSupPr>
          <m:e>
            <m:r>
              <w:ins w:id="2571" w:author="Zhang Li" w:date="2022-06-27T16:35:00Z">
                <m:rPr>
                  <m:sty m:val="p"/>
                </m:rPr>
                <w:rPr>
                  <w:rFonts w:ascii="Cambria Math" w:eastAsia="宋体" w:hAnsi="Cambria Math" w:cs="Times New Roman"/>
                  <w:kern w:val="0"/>
                  <w:sz w:val="24"/>
                  <w:szCs w:val="24"/>
                </w:rPr>
                <m:t>}</m:t>
              </w:ins>
            </m:r>
          </m:e>
          <m:sup>
            <m:r>
              <w:ins w:id="2572" w:author="Zhang Li" w:date="2022-06-27T16:35:00Z">
                <m:rPr>
                  <m:sty m:val="p"/>
                </m:rPr>
                <w:rPr>
                  <w:rFonts w:ascii="Cambria Math" w:eastAsia="宋体" w:hAnsi="Cambria Math" w:cs="Times New Roman"/>
                  <w:kern w:val="0"/>
                  <w:sz w:val="24"/>
                  <w:szCs w:val="24"/>
                </w:rPr>
                <m:t>*</m:t>
              </w:ins>
            </m:r>
          </m:sup>
        </m:sSup>
        <m:r>
          <w:ins w:id="2573" w:author="Zhang Li" w:date="2022-06-27T16:35:00Z">
            <w:rPr>
              <w:rFonts w:ascii="Cambria Math" w:eastAsia="宋体" w:hAnsi="Cambria Math" w:cs="Times New Roman"/>
              <w:kern w:val="0"/>
              <w:sz w:val="24"/>
              <w:szCs w:val="24"/>
            </w:rPr>
            <m:t>,</m:t>
          </w:ins>
        </m:r>
      </m:oMath>
      <w:ins w:id="2574" w:author="Zhang Li" w:date="2022-06-27T16:35:00Z">
        <w:r w:rsidR="00AE6A96">
          <w:rPr>
            <w:rFonts w:ascii="Times New Roman" w:eastAsia="宋体" w:hAnsi="Times New Roman" w:cs="Times New Roman" w:hint="eastAsia"/>
            <w:kern w:val="0"/>
            <w:sz w:val="24"/>
            <w:szCs w:val="24"/>
          </w:rPr>
          <w:t xml:space="preserve"> </w:t>
        </w:r>
        <w:r w:rsidR="00AE6A96">
          <w:rPr>
            <w:rFonts w:ascii="Times New Roman" w:eastAsia="宋体" w:hAnsi="Times New Roman" w:cs="Times New Roman"/>
            <w:kern w:val="0"/>
            <w:sz w:val="24"/>
            <w:szCs w:val="24"/>
          </w:rPr>
          <w:t xml:space="preserve">and </w:t>
        </w:r>
        <w:r w:rsidR="00AE6A96">
          <w:rPr>
            <w:rFonts w:ascii="Times New Roman" w:eastAsia="宋体" w:hAnsi="Times New Roman" w:cs="Times New Roman"/>
            <w:kern w:val="0"/>
            <w:sz w:val="24"/>
            <w:szCs w:val="24"/>
          </w:rPr>
          <w:t>the full</w:t>
        </w:r>
        <w:r w:rsidR="00AE6A96">
          <w:rPr>
            <w:rFonts w:ascii="Times New Roman" w:eastAsia="宋体" w:hAnsi="Times New Roman" w:cs="Times New Roman"/>
            <w:kern w:val="0"/>
            <w:sz w:val="24"/>
            <w:szCs w:val="24"/>
          </w:rPr>
          <w:t xml:space="preserve"> signature </w:t>
        </w:r>
      </w:ins>
      <m:oMath>
        <m:r>
          <w:ins w:id="2575" w:author="Zhang Li" w:date="2022-06-27T16:35:00Z">
            <w:rPr>
              <w:rFonts w:ascii="Cambria Math" w:eastAsia="宋体" w:hAnsi="Cambria Math" w:cs="Times New Roman"/>
              <w:kern w:val="0"/>
              <w:sz w:val="24"/>
              <w:szCs w:val="24"/>
            </w:rPr>
            <m:t>si</m:t>
          </w:ins>
        </m:r>
        <m:sSub>
          <m:sSubPr>
            <m:ctrlPr>
              <w:ins w:id="2576" w:author="Zhang Li" w:date="2022-06-27T16:35:00Z">
                <w:rPr>
                  <w:rFonts w:ascii="Cambria Math" w:eastAsia="宋体" w:hAnsi="Cambria Math" w:cs="Times New Roman"/>
                  <w:i/>
                  <w:kern w:val="0"/>
                  <w:sz w:val="24"/>
                  <w:szCs w:val="24"/>
                </w:rPr>
              </w:ins>
            </m:ctrlPr>
          </m:sSubPr>
          <m:e>
            <m:r>
              <w:ins w:id="2577" w:author="Zhang Li" w:date="2022-06-27T16:35:00Z">
                <w:rPr>
                  <w:rFonts w:ascii="Cambria Math" w:eastAsia="宋体" w:hAnsi="Cambria Math" w:cs="Times New Roman"/>
                  <w:kern w:val="0"/>
                  <w:sz w:val="24"/>
                  <w:szCs w:val="24"/>
                </w:rPr>
                <m:t>g</m:t>
              </w:ins>
            </m:r>
          </m:e>
          <m:sub>
            <m:r>
              <w:ins w:id="2578" w:author="Zhang Li" w:date="2022-06-27T16:35:00Z">
                <w:rPr>
                  <w:rFonts w:ascii="Cambria Math" w:eastAsia="宋体" w:hAnsi="Cambria Math" w:cs="Times New Roman"/>
                  <w:kern w:val="0"/>
                  <w:sz w:val="24"/>
                  <w:szCs w:val="24"/>
                </w:rPr>
                <m:t>full</m:t>
              </w:ins>
            </m:r>
          </m:sub>
        </m:sSub>
        <m:r>
          <w:ins w:id="2579" w:author="Zhang Li" w:date="2022-06-27T16:35:00Z">
            <w:rPr>
              <w:rFonts w:ascii="Cambria Math" w:eastAsia="宋体" w:hAnsi="Cambria Math" w:cs="Times New Roman"/>
              <w:kern w:val="0"/>
              <w:sz w:val="24"/>
              <w:szCs w:val="24"/>
            </w:rPr>
            <m:t>∈</m:t>
          </w:ins>
        </m:r>
        <m:sSub>
          <m:sSubPr>
            <m:ctrlPr>
              <w:ins w:id="2580" w:author="Zhang Li" w:date="2022-06-27T16:35:00Z">
                <w:rPr>
                  <w:rFonts w:ascii="Cambria Math" w:eastAsia="宋体" w:hAnsi="Cambria Math" w:cs="Times New Roman"/>
                  <w:i/>
                  <w:kern w:val="0"/>
                  <w:sz w:val="24"/>
                  <w:szCs w:val="24"/>
                </w:rPr>
              </w:ins>
            </m:ctrlPr>
          </m:sSubPr>
          <m:e>
            <m:r>
              <w:ins w:id="2581" w:author="Zhang Li" w:date="2022-06-27T16:35:00Z">
                <w:rPr>
                  <w:rFonts w:ascii="Cambria Math" w:eastAsia="宋体" w:hAnsi="Cambria Math" w:cs="Times New Roman"/>
                  <w:kern w:val="0"/>
                  <w:sz w:val="24"/>
                  <w:szCs w:val="24"/>
                </w:rPr>
                <m:t>G</m:t>
              </w:ins>
            </m:r>
          </m:e>
          <m:sub>
            <m:r>
              <w:ins w:id="2582" w:author="Zhang Li" w:date="2022-06-27T16:35:00Z">
                <w:rPr>
                  <w:rFonts w:ascii="Cambria Math" w:eastAsia="宋体" w:hAnsi="Cambria Math" w:cs="Times New Roman"/>
                  <w:kern w:val="0"/>
                  <w:sz w:val="24"/>
                  <w:szCs w:val="24"/>
                </w:rPr>
                <m:t>1</m:t>
              </w:ins>
            </m:r>
          </m:sub>
        </m:sSub>
      </m:oMath>
      <w:ins w:id="2583" w:author="Zhang Li" w:date="2022-06-27T16:35:00Z">
        <w:r w:rsidR="00AE6A96">
          <w:rPr>
            <w:rFonts w:ascii="Times New Roman" w:eastAsia="宋体" w:hAnsi="Times New Roman" w:cs="Times New Roman" w:hint="eastAsia"/>
            <w:kern w:val="0"/>
            <w:sz w:val="24"/>
            <w:szCs w:val="24"/>
          </w:rPr>
          <w:t>,</w:t>
        </w:r>
        <w:r w:rsidR="00AE6A96">
          <w:rPr>
            <w:rFonts w:ascii="Times New Roman" w:eastAsia="宋体" w:hAnsi="Times New Roman" w:cs="Times New Roman"/>
            <w:kern w:val="0"/>
            <w:sz w:val="24"/>
            <w:szCs w:val="24"/>
          </w:rPr>
          <w:t xml:space="preserve"> verifiers can compute </w:t>
        </w:r>
      </w:ins>
      <m:oMath>
        <m:r>
          <w:ins w:id="2584" w:author="Zhang Li" w:date="2022-06-27T16:35:00Z">
            <w:rPr>
              <w:rFonts w:ascii="Cambria Math" w:eastAsia="宋体" w:hAnsi="Cambria Math" w:cs="Times New Roman"/>
              <w:kern w:val="0"/>
              <w:sz w:val="24"/>
              <w:szCs w:val="24"/>
            </w:rPr>
            <m:t>dig=H</m:t>
          </w:ins>
        </m:r>
        <m:d>
          <m:dPr>
            <m:ctrlPr>
              <w:ins w:id="2585" w:author="Zhang Li" w:date="2022-06-27T16:35:00Z">
                <w:rPr>
                  <w:rFonts w:ascii="Cambria Math" w:eastAsia="宋体" w:hAnsi="Cambria Math" w:cs="Times New Roman"/>
                  <w:i/>
                  <w:kern w:val="0"/>
                  <w:sz w:val="24"/>
                  <w:szCs w:val="24"/>
                </w:rPr>
              </w:ins>
            </m:ctrlPr>
          </m:dPr>
          <m:e>
            <m:r>
              <w:ins w:id="2586" w:author="Zhang Li" w:date="2022-06-27T16:35:00Z">
                <w:rPr>
                  <w:rFonts w:ascii="Cambria Math" w:eastAsia="宋体" w:hAnsi="Cambria Math" w:cs="Times New Roman"/>
                  <w:kern w:val="0"/>
                  <w:sz w:val="24"/>
                  <w:szCs w:val="24"/>
                </w:rPr>
                <m:t>MSG</m:t>
              </w:ins>
            </m:r>
          </m:e>
        </m:d>
        <m:r>
          <w:ins w:id="2587" w:author="Zhang Li" w:date="2022-06-27T16:35:00Z">
            <w:rPr>
              <w:rFonts w:ascii="Cambria Math" w:eastAsia="宋体" w:hAnsi="Cambria Math" w:cs="Times New Roman"/>
              <w:kern w:val="0"/>
              <w:sz w:val="24"/>
              <w:szCs w:val="24"/>
            </w:rPr>
            <m:t>∈</m:t>
          </w:ins>
        </m:r>
        <m:sSub>
          <m:sSubPr>
            <m:ctrlPr>
              <w:ins w:id="2588" w:author="Zhang Li" w:date="2022-06-27T16:35:00Z">
                <w:rPr>
                  <w:rFonts w:ascii="Cambria Math" w:eastAsia="宋体" w:hAnsi="Cambria Math" w:cs="Times New Roman"/>
                  <w:i/>
                  <w:kern w:val="0"/>
                  <w:sz w:val="24"/>
                  <w:szCs w:val="24"/>
                </w:rPr>
              </w:ins>
            </m:ctrlPr>
          </m:sSubPr>
          <m:e>
            <m:r>
              <w:ins w:id="2589" w:author="Zhang Li" w:date="2022-06-27T16:35:00Z">
                <w:rPr>
                  <w:rFonts w:ascii="Cambria Math" w:eastAsia="宋体" w:hAnsi="Cambria Math" w:cs="Times New Roman"/>
                  <w:kern w:val="0"/>
                  <w:sz w:val="24"/>
                  <w:szCs w:val="24"/>
                </w:rPr>
                <m:t>G</m:t>
              </w:ins>
            </m:r>
          </m:e>
          <m:sub>
            <m:r>
              <w:ins w:id="2590" w:author="Zhang Li" w:date="2022-06-27T16:35:00Z">
                <w:rPr>
                  <w:rFonts w:ascii="Cambria Math" w:eastAsia="宋体" w:hAnsi="Cambria Math" w:cs="Times New Roman"/>
                  <w:kern w:val="0"/>
                  <w:sz w:val="24"/>
                  <w:szCs w:val="24"/>
                </w:rPr>
                <m:t>1</m:t>
              </w:ins>
            </m:r>
          </m:sub>
        </m:sSub>
      </m:oMath>
      <w:ins w:id="2591" w:author="Zhang Li" w:date="2022-06-27T16:35:00Z">
        <w:r w:rsidR="00AE6A96">
          <w:rPr>
            <w:rFonts w:ascii="Times New Roman" w:eastAsia="宋体" w:hAnsi="Times New Roman" w:cs="Times New Roman"/>
            <w:kern w:val="0"/>
            <w:sz w:val="24"/>
            <w:szCs w:val="24"/>
          </w:rPr>
          <w:t xml:space="preserve"> and verify whether the Diffie-Hellman tuple </w:t>
        </w:r>
      </w:ins>
      <m:oMath>
        <m:r>
          <w:ins w:id="2592" w:author="Zhang Li" w:date="2022-06-27T16:35:00Z">
            <m:rPr>
              <m:sty m:val="p"/>
            </m:rPr>
            <w:rPr>
              <w:rFonts w:ascii="Cambria Math" w:eastAsia="宋体" w:hAnsi="Cambria Math" w:cs="Times New Roman"/>
              <w:kern w:val="0"/>
              <w:sz w:val="24"/>
              <w:szCs w:val="24"/>
            </w:rPr>
            <m:t xml:space="preserve"> </m:t>
          </w:ins>
        </m:r>
        <m:d>
          <m:dPr>
            <m:ctrlPr>
              <w:ins w:id="2593" w:author="Zhang Li" w:date="2022-06-27T16:35:00Z">
                <w:rPr>
                  <w:rFonts w:ascii="Cambria Math" w:eastAsia="宋体" w:hAnsi="Cambria Math" w:cs="Times New Roman"/>
                  <w:kern w:val="0"/>
                  <w:sz w:val="24"/>
                  <w:szCs w:val="24"/>
                </w:rPr>
              </w:ins>
            </m:ctrlPr>
          </m:dPr>
          <m:e>
            <m:sSub>
              <m:sSubPr>
                <m:ctrlPr>
                  <w:ins w:id="2594" w:author="Zhang Li" w:date="2022-06-27T16:35:00Z">
                    <w:rPr>
                      <w:rFonts w:ascii="Cambria Math" w:eastAsia="宋体" w:hAnsi="Cambria Math" w:cs="Times New Roman"/>
                      <w:kern w:val="0"/>
                      <w:sz w:val="24"/>
                      <w:szCs w:val="24"/>
                    </w:rPr>
                  </w:ins>
                </m:ctrlPr>
              </m:sSubPr>
              <m:e>
                <m:r>
                  <w:ins w:id="2595" w:author="Zhang Li" w:date="2022-06-27T16:35:00Z">
                    <w:rPr>
                      <w:rFonts w:ascii="Cambria Math" w:eastAsia="宋体" w:hAnsi="Cambria Math" w:cs="Times New Roman"/>
                      <w:kern w:val="0"/>
                      <w:sz w:val="24"/>
                      <w:szCs w:val="24"/>
                    </w:rPr>
                    <m:t>g</m:t>
                  </w:ins>
                </m:r>
              </m:e>
              <m:sub>
                <m:r>
                  <w:ins w:id="2596" w:author="Zhang Li" w:date="2022-06-27T16:35:00Z">
                    <m:rPr>
                      <m:sty m:val="p"/>
                    </m:rPr>
                    <w:rPr>
                      <w:rFonts w:ascii="Cambria Math" w:eastAsia="宋体" w:hAnsi="Cambria Math" w:cs="Times New Roman"/>
                      <w:kern w:val="0"/>
                      <w:sz w:val="24"/>
                      <w:szCs w:val="24"/>
                    </w:rPr>
                    <m:t>2</m:t>
                  </w:ins>
                </m:r>
              </m:sub>
            </m:sSub>
            <m:r>
              <w:ins w:id="2597" w:author="Zhang Li" w:date="2022-06-27T16:35:00Z">
                <m:rPr>
                  <m:sty m:val="p"/>
                </m:rPr>
                <w:rPr>
                  <w:rFonts w:ascii="Cambria Math" w:eastAsia="宋体" w:hAnsi="Cambria Math" w:cs="Times New Roman"/>
                  <w:kern w:val="0"/>
                  <w:sz w:val="24"/>
                  <w:szCs w:val="24"/>
                </w:rPr>
                <m:t>,</m:t>
              </w:ins>
            </m:r>
            <m:r>
              <w:ins w:id="2598" w:author="Zhang Li" w:date="2022-06-27T16:35:00Z">
                <w:rPr>
                  <w:rFonts w:ascii="Cambria Math" w:eastAsia="宋体" w:hAnsi="Cambria Math" w:cs="Times New Roman"/>
                  <w:kern w:val="0"/>
                  <w:sz w:val="24"/>
                  <w:szCs w:val="24"/>
                </w:rPr>
                <m:t>p</m:t>
              </w:ins>
            </m:r>
            <m:r>
              <w:ins w:id="2599" w:author="Zhang Li" w:date="2022-06-27T16:36:00Z">
                <w:rPr>
                  <w:rFonts w:ascii="Cambria Math" w:eastAsia="宋体" w:hAnsi="Cambria Math" w:cs="Times New Roman"/>
                  <w:kern w:val="0"/>
                  <w:sz w:val="24"/>
                  <w:szCs w:val="24"/>
                </w:rPr>
                <m:t>k, dig,</m:t>
              </w:ins>
            </m:r>
            <m:r>
              <w:ins w:id="2600" w:author="Zhang Li" w:date="2022-06-27T16:35:00Z">
                <w:rPr>
                  <w:rFonts w:ascii="Cambria Math" w:eastAsia="宋体" w:hAnsi="Cambria Math" w:cs="Times New Roman"/>
                  <w:kern w:val="0"/>
                  <w:sz w:val="24"/>
                  <w:szCs w:val="24"/>
                </w:rPr>
                <m:t>si</m:t>
              </w:ins>
            </m:r>
            <m:sSub>
              <m:sSubPr>
                <m:ctrlPr>
                  <w:ins w:id="2601" w:author="Zhang Li" w:date="2022-06-27T16:36:00Z">
                    <w:rPr>
                      <w:rFonts w:ascii="Cambria Math" w:eastAsia="宋体" w:hAnsi="Cambria Math" w:cs="Times New Roman"/>
                      <w:i/>
                      <w:kern w:val="0"/>
                      <w:sz w:val="24"/>
                      <w:szCs w:val="24"/>
                    </w:rPr>
                  </w:ins>
                </m:ctrlPr>
              </m:sSubPr>
              <m:e>
                <m:r>
                  <w:ins w:id="2602" w:author="Zhang Li" w:date="2022-06-27T16:35:00Z">
                    <w:rPr>
                      <w:rFonts w:ascii="Cambria Math" w:eastAsia="宋体" w:hAnsi="Cambria Math" w:cs="Times New Roman"/>
                      <w:kern w:val="0"/>
                      <w:sz w:val="24"/>
                      <w:szCs w:val="24"/>
                    </w:rPr>
                    <m:t>g</m:t>
                  </w:ins>
                </m:r>
              </m:e>
              <m:sub>
                <m:r>
                  <w:ins w:id="2603" w:author="Zhang Li" w:date="2022-06-27T16:36:00Z">
                    <w:rPr>
                      <w:rFonts w:ascii="Cambria Math" w:eastAsia="宋体" w:hAnsi="Cambria Math" w:cs="Times New Roman"/>
                      <w:kern w:val="0"/>
                      <w:sz w:val="24"/>
                      <w:szCs w:val="24"/>
                    </w:rPr>
                    <m:t>full</m:t>
                  </w:ins>
                </m:r>
              </m:sub>
            </m:sSub>
          </m:e>
        </m:d>
      </m:oMath>
      <w:ins w:id="2604" w:author="Zhang Li" w:date="2022-06-27T16:35:00Z">
        <w:r w:rsidR="00AE6A96">
          <w:rPr>
            <w:rFonts w:ascii="Times New Roman" w:eastAsia="宋体" w:hAnsi="Times New Roman" w:cs="Times New Roman" w:hint="eastAsia"/>
            <w:kern w:val="0"/>
            <w:sz w:val="24"/>
            <w:szCs w:val="24"/>
          </w:rPr>
          <w:t xml:space="preserve"> </w:t>
        </w:r>
        <w:r w:rsidR="00AE6A96">
          <w:rPr>
            <w:rFonts w:ascii="Times New Roman" w:eastAsia="宋体" w:hAnsi="Times New Roman" w:cs="Times New Roman"/>
            <w:kern w:val="0"/>
            <w:sz w:val="24"/>
            <w:szCs w:val="24"/>
          </w:rPr>
          <w:t>is a valid.</w:t>
        </w:r>
      </w:ins>
    </w:p>
    <w:p w14:paraId="5D48957A" w14:textId="6A5839A6" w:rsidR="008B58E5" w:rsidDel="004259B5" w:rsidRDefault="002A7270" w:rsidP="006961A3">
      <w:pPr>
        <w:spacing w:afterLines="100" w:after="312"/>
        <w:ind w:firstLine="420"/>
        <w:rPr>
          <w:ins w:id="2605" w:author="ThinkPad" w:date="2022-06-16T10:48:00Z"/>
          <w:del w:id="2606" w:author="Zhang Li" w:date="2022-06-27T16:40:00Z"/>
          <w:rFonts w:ascii="Times New Roman" w:eastAsia="宋体" w:hAnsi="Times New Roman" w:cs="Times New Roman"/>
          <w:kern w:val="0"/>
          <w:sz w:val="24"/>
          <w:szCs w:val="24"/>
        </w:rPr>
      </w:pPr>
      <w:bookmarkStart w:id="2607" w:name="_Hlk101971789"/>
      <w:ins w:id="2608" w:author="ThinkPad" w:date="2022-06-16T10:50:00Z">
        <w:del w:id="2609" w:author="Zhang Li" w:date="2022-06-27T15:39:00Z">
          <w:r w:rsidDel="00BD001E">
            <w:rPr>
              <w:rFonts w:ascii="Times New Roman" w:eastAsia="宋体" w:hAnsi="Times New Roman" w:cs="Times New Roman"/>
              <w:kern w:val="0"/>
              <w:sz w:val="24"/>
              <w:szCs w:val="24"/>
              <w:highlight w:val="yellow"/>
            </w:rPr>
            <w:delText>[BLS</w:delText>
          </w:r>
          <w:r w:rsidDel="00BD001E">
            <w:rPr>
              <w:rFonts w:ascii="Times New Roman" w:eastAsia="宋体" w:hAnsi="Times New Roman" w:cs="Times New Roman" w:hint="eastAsia"/>
              <w:kern w:val="0"/>
              <w:sz w:val="24"/>
              <w:szCs w:val="24"/>
              <w:highlight w:val="yellow"/>
            </w:rPr>
            <w:delText>代表什么，文中的缩写都应该在第一次出现时提供全称</w:delText>
          </w:r>
          <w:r w:rsidDel="00BD001E">
            <w:rPr>
              <w:rFonts w:ascii="Times New Roman" w:eastAsia="宋体" w:hAnsi="Times New Roman" w:cs="Times New Roman"/>
              <w:kern w:val="0"/>
              <w:sz w:val="24"/>
              <w:szCs w:val="24"/>
              <w:highlight w:val="yellow"/>
            </w:rPr>
            <w:delText xml:space="preserve">] </w:delText>
          </w:r>
        </w:del>
      </w:ins>
      <w:ins w:id="2610" w:author="ThinkPad" w:date="2022-06-16T10:32:00Z">
        <w:del w:id="2611" w:author="Zhang Li" w:date="2022-06-27T15:39:00Z">
          <w:r w:rsidR="00CE02D2" w:rsidDel="00BD001E">
            <w:rPr>
              <w:rFonts w:ascii="Times New Roman" w:eastAsia="宋体" w:hAnsi="Times New Roman" w:cs="Times New Roman"/>
              <w:kern w:val="0"/>
              <w:sz w:val="24"/>
              <w:szCs w:val="24"/>
            </w:rPr>
            <w:delText>d</w:delText>
          </w:r>
        </w:del>
      </w:ins>
      <w:ins w:id="2612" w:author="ThinkPad" w:date="2022-06-16T10:34:00Z">
        <w:del w:id="2613" w:author="Zhang Li" w:date="2022-06-27T15:39:00Z">
          <w:r w:rsidR="00FC6EF6" w:rsidDel="00BD001E">
            <w:rPr>
              <w:rFonts w:ascii="Times New Roman" w:eastAsia="宋体" w:hAnsi="Times New Roman" w:cs="Times New Roman"/>
              <w:kern w:val="0"/>
              <w:sz w:val="24"/>
              <w:szCs w:val="24"/>
            </w:rPr>
            <w:delText xml:space="preserve">is </w:delText>
          </w:r>
        </w:del>
      </w:ins>
      <w:ins w:id="2614" w:author="ThinkPad" w:date="2022-06-16T10:35:00Z">
        <w:del w:id="2615" w:author="Zhang Li" w:date="2022-06-27T15:39:00Z">
          <w:r w:rsidR="00FC6EF6" w:rsidDel="00BD001E">
            <w:rPr>
              <w:rFonts w:ascii="Times New Roman" w:eastAsia="宋体" w:hAnsi="Times New Roman" w:cs="Times New Roman"/>
              <w:kern w:val="0"/>
              <w:sz w:val="24"/>
              <w:szCs w:val="24"/>
            </w:rPr>
            <w:delText xml:space="preserve">Moreover,is </w:delText>
          </w:r>
        </w:del>
      </w:ins>
      <w:ins w:id="2616" w:author="ThinkPad" w:date="2022-06-16T10:57:00Z">
        <w:del w:id="2617" w:author="Zhang Li" w:date="2022-06-27T15:39:00Z">
          <w:r w:rsidR="004101B5" w:rsidDel="00BD001E">
            <w:rPr>
              <w:rFonts w:ascii="Times New Roman" w:eastAsia="宋体" w:hAnsi="Times New Roman" w:cs="Times New Roman"/>
              <w:kern w:val="0"/>
              <w:sz w:val="24"/>
              <w:szCs w:val="24"/>
            </w:rPr>
            <w:delText xml:space="preserve"> </w:delText>
          </w:r>
        </w:del>
      </w:ins>
      <w:bookmarkEnd w:id="2607"/>
      <w:ins w:id="2618" w:author="ThinkPad" w:date="2022-06-16T10:51:00Z">
        <w:del w:id="2619" w:author="Zhang Li" w:date="2022-06-27T16:40:00Z">
          <w:r w:rsidR="00D93D98" w:rsidDel="004259B5">
            <w:rPr>
              <w:rFonts w:ascii="Times New Roman" w:eastAsia="宋体" w:hAnsi="Times New Roman" w:cs="Times New Roman"/>
              <w:kern w:val="0"/>
              <w:sz w:val="24"/>
              <w:szCs w:val="24"/>
            </w:rPr>
            <w:delText>is a variant ofit s[</w:delText>
          </w:r>
        </w:del>
      </w:ins>
      <w:ins w:id="2620" w:author="ThinkPad" w:date="2022-06-16T10:52:00Z">
        <w:del w:id="2621" w:author="Zhang Li" w:date="2022-06-27T16:40:00Z">
          <w:r w:rsidR="00D93D98" w:rsidDel="004259B5">
            <w:rPr>
              <w:rFonts w:ascii="Times New Roman" w:eastAsia="宋体" w:hAnsi="Times New Roman" w:cs="Times New Roman" w:hint="eastAsia"/>
              <w:kern w:val="0"/>
              <w:sz w:val="24"/>
              <w:szCs w:val="24"/>
            </w:rPr>
            <w:delText>既然</w:delText>
          </w:r>
        </w:del>
      </w:ins>
      <w:ins w:id="2622" w:author="ThinkPad" w:date="2022-06-16T17:07:00Z">
        <w:del w:id="2623" w:author="Zhang Li" w:date="2022-06-27T16:40:00Z">
          <w:r w:rsidR="009F0AA7" w:rsidDel="004259B5">
            <w:rPr>
              <w:rFonts w:ascii="Times New Roman" w:eastAsia="宋体" w:hAnsi="Times New Roman" w:cs="Times New Roman" w:hint="eastAsia"/>
              <w:kern w:val="0"/>
              <w:sz w:val="24"/>
              <w:szCs w:val="24"/>
            </w:rPr>
            <w:delText>给</w:delText>
          </w:r>
        </w:del>
      </w:ins>
      <w:ins w:id="2624" w:author="ThinkPad" w:date="2022-06-16T10:52:00Z">
        <w:del w:id="2625" w:author="Zhang Li" w:date="2022-06-27T16:40:00Z">
          <w:r w:rsidR="00D93D98" w:rsidDel="004259B5">
            <w:rPr>
              <w:rFonts w:ascii="Times New Roman" w:eastAsia="宋体" w:hAnsi="Times New Roman" w:cs="Times New Roman" w:hint="eastAsia"/>
              <w:kern w:val="0"/>
              <w:sz w:val="24"/>
              <w:szCs w:val="24"/>
            </w:rPr>
            <w:delText>了缩写，为啥不用呢？</w:delText>
          </w:r>
        </w:del>
      </w:ins>
      <w:ins w:id="2626" w:author="ThinkPad" w:date="2022-06-16T17:07:00Z">
        <w:del w:id="2627" w:author="Zhang Li" w:date="2022-06-27T16:40:00Z">
          <w:r w:rsidR="005F3382" w:rsidDel="004259B5">
            <w:rPr>
              <w:rFonts w:ascii="Times New Roman" w:eastAsia="宋体" w:hAnsi="Times New Roman" w:cs="Times New Roman" w:hint="eastAsia"/>
              <w:kern w:val="0"/>
              <w:sz w:val="24"/>
              <w:szCs w:val="24"/>
            </w:rPr>
            <w:delText>；要不就别给缩写，一直用全称，你选一个</w:delText>
          </w:r>
        </w:del>
      </w:ins>
      <w:ins w:id="2628" w:author="ThinkPad" w:date="2022-06-16T10:52:00Z">
        <w:del w:id="2629" w:author="Zhang Li" w:date="2022-06-27T16:40:00Z">
          <w:r w:rsidR="00D93D98" w:rsidDel="004259B5">
            <w:rPr>
              <w:rFonts w:ascii="Times New Roman" w:eastAsia="宋体" w:hAnsi="Times New Roman" w:cs="Times New Roman"/>
              <w:kern w:val="0"/>
              <w:sz w:val="24"/>
              <w:szCs w:val="24"/>
            </w:rPr>
            <w:delText xml:space="preserve">] </w:delText>
          </w:r>
        </w:del>
      </w:ins>
      <w:ins w:id="2630" w:author="ThinkPad" w:date="2022-06-16T10:51:00Z">
        <w:del w:id="2631" w:author="Zhang Li" w:date="2022-06-27T16:40:00Z">
          <w:r w:rsidR="00D93D98" w:rsidDel="004259B5">
            <w:rPr>
              <w:rFonts w:ascii="Times New Roman" w:eastAsia="宋体" w:hAnsi="Times New Roman" w:cs="Times New Roman"/>
              <w:kern w:val="0"/>
              <w:sz w:val="24"/>
              <w:szCs w:val="24"/>
            </w:rPr>
            <w:delText>TSS</w:delText>
          </w:r>
        </w:del>
      </w:ins>
      <w:ins w:id="2632" w:author="ThinkPad" w:date="2022-06-16T10:57:00Z">
        <w:del w:id="2633" w:author="Zhang Li" w:date="2022-06-27T16:40:00Z">
          <w:r w:rsidR="004101B5" w:rsidRPr="004101B5" w:rsidDel="004259B5">
            <w:rPr>
              <w:rFonts w:ascii="Times New Roman" w:eastAsia="宋体" w:hAnsi="Times New Roman" w:cs="Times New Roman"/>
              <w:kern w:val="0"/>
              <w:sz w:val="24"/>
              <w:szCs w:val="24"/>
            </w:rPr>
            <w:delText xml:space="preserve"> </w:delText>
          </w:r>
          <w:r w:rsidR="004101B5" w:rsidDel="004259B5">
            <w:rPr>
              <w:rFonts w:ascii="Times New Roman" w:eastAsia="宋体" w:hAnsi="Times New Roman" w:cs="Times New Roman"/>
              <w:kern w:val="0"/>
              <w:sz w:val="24"/>
              <w:szCs w:val="24"/>
            </w:rPr>
            <w:delText>signature</w:delText>
          </w:r>
        </w:del>
      </w:ins>
      <w:ins w:id="2634" w:author="ThinkPad" w:date="2022-06-16T10:52:00Z">
        <w:del w:id="2635" w:author="Zhang Li" w:date="2022-06-27T16:40:00Z">
          <w:r w:rsidR="00D93D98" w:rsidRPr="00D93D98" w:rsidDel="004259B5">
            <w:rPr>
              <w:rFonts w:ascii="Times New Roman" w:eastAsia="宋体" w:hAnsi="Times New Roman" w:cs="Times New Roman"/>
              <w:kern w:val="0"/>
              <w:sz w:val="24"/>
              <w:szCs w:val="24"/>
              <w:highlight w:val="yellow"/>
              <w:rPrChange w:id="2636" w:author="ThinkPad" w:date="2022-06-16T10:53:00Z">
                <w:rPr>
                  <w:rFonts w:ascii="Times New Roman" w:eastAsia="宋体" w:hAnsi="Times New Roman" w:cs="Times New Roman"/>
                  <w:kern w:val="0"/>
                  <w:sz w:val="24"/>
                  <w:szCs w:val="24"/>
                </w:rPr>
              </w:rPrChange>
            </w:rPr>
            <w:delText xml:space="preserve">a </w:delText>
          </w:r>
        </w:del>
      </w:ins>
      <w:ins w:id="2637" w:author="ThinkPad" w:date="2022-06-16T10:53:00Z">
        <w:del w:id="2638" w:author="Zhang Li" w:date="2022-06-27T16:40:00Z">
          <w:r w:rsidR="00D93D98" w:rsidDel="004259B5">
            <w:rPr>
              <w:rFonts w:ascii="Times New Roman" w:eastAsia="宋体" w:hAnsi="Times New Roman" w:cs="Times New Roman"/>
              <w:kern w:val="0"/>
              <w:sz w:val="24"/>
              <w:szCs w:val="24"/>
            </w:rPr>
            <w:delText xml:space="preserve"> [</w:delText>
          </w:r>
          <w:r w:rsidR="00D93D98" w:rsidDel="004259B5">
            <w:rPr>
              <w:rFonts w:ascii="Times New Roman" w:eastAsia="宋体" w:hAnsi="Times New Roman" w:cs="Times New Roman" w:hint="eastAsia"/>
              <w:kern w:val="0"/>
              <w:sz w:val="24"/>
              <w:szCs w:val="24"/>
            </w:rPr>
            <w:delText>这话上下逻辑不通，主语是算法，怎么会在</w:delText>
          </w:r>
        </w:del>
      </w:ins>
      <w:ins w:id="2639" w:author="ThinkPad" w:date="2022-06-16T10:54:00Z">
        <w:del w:id="2640" w:author="Zhang Li" w:date="2022-06-27T16:40:00Z">
          <w:r w:rsidR="00D93D98" w:rsidDel="004259B5">
            <w:rPr>
              <w:rFonts w:ascii="Times New Roman" w:eastAsia="宋体" w:hAnsi="Times New Roman" w:cs="Times New Roman" w:hint="eastAsia"/>
              <w:kern w:val="0"/>
              <w:sz w:val="24"/>
              <w:szCs w:val="24"/>
            </w:rPr>
            <w:delText>宾语那对应一个下标带</w:delText>
          </w:r>
          <w:r w:rsidR="00D93D98" w:rsidDel="004259B5">
            <w:rPr>
              <w:rFonts w:ascii="Times New Roman" w:eastAsia="宋体" w:hAnsi="Times New Roman" w:cs="Times New Roman" w:hint="eastAsia"/>
              <w:kern w:val="0"/>
              <w:sz w:val="24"/>
              <w:szCs w:val="24"/>
            </w:rPr>
            <w:delText>i</w:delText>
          </w:r>
          <w:r w:rsidR="00D93D98" w:rsidDel="004259B5">
            <w:rPr>
              <w:rFonts w:ascii="Times New Roman" w:eastAsia="宋体" w:hAnsi="Times New Roman" w:cs="Times New Roman" w:hint="eastAsia"/>
              <w:kern w:val="0"/>
              <w:sz w:val="24"/>
              <w:szCs w:val="24"/>
            </w:rPr>
            <w:delText>的秘钥组合呢？再说了一个</w:delText>
          </w:r>
          <w:r w:rsidR="00D93D98" w:rsidDel="004259B5">
            <w:rPr>
              <w:rFonts w:ascii="Times New Roman" w:eastAsia="宋体" w:hAnsi="Times New Roman" w:cs="Times New Roman" w:hint="eastAsia"/>
              <w:kern w:val="0"/>
              <w:sz w:val="24"/>
              <w:szCs w:val="24"/>
            </w:rPr>
            <w:delText>k</w:delText>
          </w:r>
          <w:r w:rsidR="00D93D98" w:rsidDel="004259B5">
            <w:rPr>
              <w:rFonts w:ascii="Times New Roman" w:eastAsia="宋体" w:hAnsi="Times New Roman" w:cs="Times New Roman"/>
              <w:kern w:val="0"/>
              <w:sz w:val="24"/>
              <w:szCs w:val="24"/>
            </w:rPr>
            <w:delText>ey generation</w:delText>
          </w:r>
          <w:r w:rsidR="00D93D98" w:rsidDel="004259B5">
            <w:rPr>
              <w:rFonts w:ascii="Times New Roman" w:eastAsia="宋体" w:hAnsi="Times New Roman" w:cs="Times New Roman" w:hint="eastAsia"/>
              <w:kern w:val="0"/>
              <w:sz w:val="24"/>
              <w:szCs w:val="24"/>
            </w:rPr>
            <w:delText>算法，怎么是用来干“</w:delText>
          </w:r>
          <w:r w:rsidR="00D93D98" w:rsidDel="004259B5">
            <w:rPr>
              <w:rFonts w:ascii="Times New Roman" w:eastAsia="宋体" w:hAnsi="Times New Roman" w:cs="Times New Roman" w:hint="eastAsia"/>
              <w:kern w:val="0"/>
              <w:sz w:val="24"/>
              <w:szCs w:val="24"/>
            </w:rPr>
            <w:delText>d</w:delText>
          </w:r>
          <w:r w:rsidR="00D93D98" w:rsidDel="004259B5">
            <w:rPr>
              <w:rFonts w:ascii="Times New Roman" w:eastAsia="宋体" w:hAnsi="Times New Roman" w:cs="Times New Roman"/>
              <w:kern w:val="0"/>
              <w:sz w:val="24"/>
              <w:szCs w:val="24"/>
            </w:rPr>
            <w:delText>istribute</w:delText>
          </w:r>
          <w:r w:rsidR="00D93D98" w:rsidDel="004259B5">
            <w:rPr>
              <w:rFonts w:ascii="Times New Roman" w:eastAsia="宋体" w:hAnsi="Times New Roman" w:cs="Times New Roman" w:hint="eastAsia"/>
              <w:kern w:val="0"/>
              <w:sz w:val="24"/>
              <w:szCs w:val="24"/>
            </w:rPr>
            <w:delText>”的事呢？要检查每个句子</w:delText>
          </w:r>
        </w:del>
      </w:ins>
      <w:ins w:id="2641" w:author="ThinkPad" w:date="2022-06-16T10:55:00Z">
        <w:del w:id="2642" w:author="Zhang Li" w:date="2022-06-27T16:40:00Z">
          <w:r w:rsidR="00D93D98" w:rsidDel="004259B5">
            <w:rPr>
              <w:rFonts w:ascii="Times New Roman" w:eastAsia="宋体" w:hAnsi="Times New Roman" w:cs="Times New Roman" w:hint="eastAsia"/>
              <w:kern w:val="0"/>
              <w:sz w:val="24"/>
              <w:szCs w:val="24"/>
            </w:rPr>
            <w:delText>的前后逻辑，能不能对得上</w:delText>
          </w:r>
        </w:del>
      </w:ins>
      <w:ins w:id="2643" w:author="ThinkPad" w:date="2022-06-16T10:53:00Z">
        <w:del w:id="2644" w:author="Zhang Li" w:date="2022-06-27T16:40:00Z">
          <w:r w:rsidR="00D93D98" w:rsidDel="004259B5">
            <w:rPr>
              <w:rFonts w:ascii="Times New Roman" w:eastAsia="宋体" w:hAnsi="Times New Roman" w:cs="Times New Roman"/>
              <w:kern w:val="0"/>
              <w:sz w:val="24"/>
              <w:szCs w:val="24"/>
            </w:rPr>
            <w:delText>]</w:delText>
          </w:r>
        </w:del>
      </w:ins>
      <w:ins w:id="2645" w:author="ThinkPad" w:date="2022-06-16T10:41:00Z">
        <w:del w:id="2646" w:author="Zhang Li" w:date="2022-06-27T16:40:00Z">
          <w:r w:rsidR="006F6C71" w:rsidDel="004259B5">
            <w:rPr>
              <w:rFonts w:ascii="Times New Roman" w:eastAsia="宋体" w:hAnsi="Times New Roman" w:cs="Times New Roman"/>
              <w:kern w:val="0"/>
              <w:sz w:val="24"/>
              <w:szCs w:val="24"/>
            </w:rPr>
            <w:delText xml:space="preserve">A p </w:delText>
          </w:r>
          <w:r w:rsidR="006F6C71" w:rsidRPr="006F6C71" w:rsidDel="004259B5">
            <w:rPr>
              <w:rFonts w:ascii="Times New Roman" w:eastAsia="宋体" w:hAnsi="Times New Roman" w:cs="Times New Roman"/>
              <w:i/>
              <w:iCs/>
              <w:kern w:val="0"/>
              <w:sz w:val="24"/>
              <w:szCs w:val="24"/>
              <w:rPrChange w:id="2647" w:author="ThinkPad" w:date="2022-06-16T10:41:00Z">
                <w:rPr>
                  <w:rFonts w:ascii="Times New Roman" w:eastAsia="宋体" w:hAnsi="Times New Roman" w:cs="Times New Roman"/>
                  <w:kern w:val="0"/>
                  <w:sz w:val="24"/>
                  <w:szCs w:val="24"/>
                </w:rPr>
              </w:rPrChange>
            </w:rPr>
            <w:delText>i</w:delText>
          </w:r>
        </w:del>
      </w:ins>
      <w:ins w:id="2648" w:author="ThinkPad" w:date="2022-06-16T10:55:00Z">
        <w:del w:id="2649" w:author="Zhang Li" w:date="2022-06-27T16:40:00Z">
          <w:r w:rsidR="004101B5" w:rsidDel="004259B5">
            <w:rPr>
              <w:rFonts w:ascii="Times New Roman" w:eastAsia="宋体" w:hAnsi="Times New Roman" w:cs="Times New Roman"/>
              <w:kern w:val="0"/>
              <w:sz w:val="24"/>
              <w:szCs w:val="24"/>
            </w:rPr>
            <w:delText xml:space="preserve">theof participant </w:delText>
          </w:r>
          <w:r w:rsidR="004101B5" w:rsidRPr="003D7730" w:rsidDel="004259B5">
            <w:rPr>
              <w:rFonts w:ascii="Times New Roman" w:eastAsia="宋体" w:hAnsi="Times New Roman" w:cs="Times New Roman"/>
              <w:i/>
              <w:iCs/>
              <w:kern w:val="0"/>
              <w:sz w:val="24"/>
              <w:szCs w:val="24"/>
            </w:rPr>
            <w:delText>j</w:delText>
          </w:r>
          <w:r w:rsidR="004101B5" w:rsidDel="004259B5">
            <w:rPr>
              <w:rFonts w:ascii="Times New Roman" w:eastAsia="宋体" w:hAnsi="Times New Roman" w:cs="Times New Roman"/>
              <w:kern w:val="0"/>
              <w:sz w:val="24"/>
              <w:szCs w:val="24"/>
            </w:rPr>
            <w:delText xml:space="preserve"> </w:delText>
          </w:r>
        </w:del>
      </w:ins>
      <w:ins w:id="2650" w:author="ThinkPad" w:date="2022-06-16T10:42:00Z">
        <w:del w:id="2651" w:author="Zhang Li" w:date="2022-06-27T16:40:00Z">
          <w:r w:rsidR="006F6C71" w:rsidDel="004259B5">
            <w:rPr>
              <w:rFonts w:ascii="Times New Roman" w:eastAsia="宋体" w:hAnsi="Times New Roman" w:cs="Times New Roman"/>
              <w:kern w:val="0"/>
              <w:sz w:val="24"/>
              <w:szCs w:val="24"/>
            </w:rPr>
            <w:delText>ly usedin</w:delText>
          </w:r>
        </w:del>
      </w:ins>
      <w:ins w:id="2652" w:author="ThinkPad" w:date="2022-06-16T10:56:00Z">
        <w:del w:id="2653" w:author="Zhang Li" w:date="2022-06-27T16:40:00Z">
          <w:r w:rsidR="004101B5" w:rsidDel="004259B5">
            <w:rPr>
              <w:rFonts w:ascii="Times New Roman" w:eastAsia="宋体" w:hAnsi="Times New Roman" w:cs="Times New Roman"/>
              <w:kern w:val="0"/>
              <w:sz w:val="24"/>
              <w:szCs w:val="24"/>
            </w:rPr>
            <w:delText>TSS</w:delText>
          </w:r>
        </w:del>
      </w:ins>
      <w:ins w:id="2654" w:author="ThinkPad" w:date="2022-06-16T10:42:00Z">
        <w:del w:id="2655" w:author="Zhang Li" w:date="2022-06-27T16:40:00Z">
          <w:r w:rsidR="006F6C71" w:rsidDel="004259B5">
            <w:rPr>
              <w:rFonts w:ascii="Times New Roman" w:eastAsia="宋体" w:hAnsi="Times New Roman" w:cs="Times New Roman"/>
              <w:kern w:val="0"/>
              <w:sz w:val="24"/>
              <w:szCs w:val="24"/>
            </w:rPr>
            <w:delText>T</w:delText>
          </w:r>
        </w:del>
      </w:ins>
    </w:p>
    <w:p w14:paraId="6A97539D" w14:textId="089319BC" w:rsidR="006961A3" w:rsidRPr="006961A3" w:rsidDel="004259B5" w:rsidRDefault="006961A3" w:rsidP="004259B5">
      <w:pPr>
        <w:spacing w:afterLines="100" w:after="312"/>
        <w:rPr>
          <w:del w:id="2656" w:author="Zhang Li" w:date="2022-06-27T16:40:00Z"/>
          <w:rFonts w:ascii="Times New Roman" w:eastAsia="宋体" w:hAnsi="Times New Roman" w:cs="Times New Roman" w:hint="eastAsia"/>
          <w:kern w:val="0"/>
          <w:sz w:val="24"/>
          <w:szCs w:val="24"/>
        </w:rPr>
        <w:pPrChange w:id="2657" w:author="Zhang Li" w:date="2022-06-27T16:40:00Z">
          <w:pPr>
            <w:spacing w:afterLines="100" w:after="312"/>
            <w:ind w:firstLine="420"/>
          </w:pPr>
        </w:pPrChange>
      </w:pPr>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75473B92" w14:textId="4EEF4CB2" w:rsidR="007760AD" w:rsidDel="007760AD" w:rsidRDefault="004259B5" w:rsidP="007760AD">
      <w:pPr>
        <w:spacing w:afterLines="50" w:after="156"/>
        <w:ind w:firstLineChars="200" w:firstLine="480"/>
        <w:rPr>
          <w:del w:id="2658" w:author="Zhang Li" w:date="2022-06-27T17:14:00Z"/>
          <w:rFonts w:ascii="Times New Roman" w:eastAsia="宋体" w:hAnsi="Times New Roman" w:cs="Times New Roman"/>
          <w:kern w:val="0"/>
          <w:sz w:val="24"/>
          <w:szCs w:val="24"/>
        </w:rPr>
      </w:pPr>
      <w:ins w:id="2659" w:author="Zhang Li" w:date="2022-06-27T16:40:00Z">
        <w:r>
          <w:rPr>
            <w:rFonts w:ascii="Times New Roman" w:eastAsia="宋体" w:hAnsi="Times New Roman" w:cs="Times New Roman" w:hint="eastAsia"/>
            <w:kern w:val="0"/>
            <w:sz w:val="24"/>
            <w:szCs w:val="24"/>
          </w:rPr>
          <w:t>We</w:t>
        </w:r>
      </w:ins>
      <w:ins w:id="2660" w:author="Zhang Li" w:date="2022-06-27T16:41:00Z">
        <w:r>
          <w:rPr>
            <w:rFonts w:ascii="Times New Roman" w:eastAsia="宋体" w:hAnsi="Times New Roman" w:cs="Times New Roman"/>
            <w:kern w:val="0"/>
            <w:sz w:val="24"/>
            <w:szCs w:val="24"/>
          </w:rPr>
          <w:t xml:space="preserve"> consider </w:t>
        </w:r>
      </w:ins>
      <w:ins w:id="2661" w:author="Zhang Li" w:date="2022-06-27T16:50:00Z">
        <w:r w:rsidR="00C258D5">
          <w:rPr>
            <w:rFonts w:ascii="Times New Roman" w:eastAsia="宋体" w:hAnsi="Times New Roman" w:cs="Times New Roman"/>
            <w:kern w:val="0"/>
            <w:sz w:val="24"/>
            <w:szCs w:val="24"/>
          </w:rPr>
          <w:t xml:space="preserve">a threat model that </w:t>
        </w:r>
      </w:ins>
      <w:ins w:id="2662" w:author="Zhang Li" w:date="2022-06-27T16:41:00Z">
        <w:r>
          <w:rPr>
            <w:rFonts w:ascii="Times New Roman" w:eastAsia="宋体" w:hAnsi="Times New Roman" w:cs="Times New Roman"/>
            <w:kern w:val="0"/>
            <w:sz w:val="24"/>
            <w:szCs w:val="24"/>
          </w:rPr>
          <w:t>an arbitrary adversary</w:t>
        </w:r>
      </w:ins>
      <w:del w:id="2663" w:author="Zhang Li" w:date="2022-06-27T16:42:00Z">
        <w:r w:rsidR="00CA5769" w:rsidDel="004259B5">
          <w:rPr>
            <w:rFonts w:ascii="Times New Roman" w:eastAsia="宋体" w:hAnsi="Times New Roman" w:cs="Times New Roman"/>
            <w:kern w:val="0"/>
            <w:sz w:val="24"/>
            <w:szCs w:val="24"/>
          </w:rPr>
          <w:delText>We a</w:delText>
        </w:r>
        <w:r w:rsidR="00CA5769" w:rsidRPr="004C7DB3" w:rsidDel="004259B5">
          <w:rPr>
            <w:rFonts w:ascii="Times New Roman" w:eastAsia="宋体" w:hAnsi="Times New Roman" w:cs="Times New Roman"/>
            <w:kern w:val="0"/>
            <w:sz w:val="24"/>
            <w:szCs w:val="24"/>
          </w:rPr>
          <w:delText>ssum</w:delText>
        </w:r>
        <w:r w:rsidR="00CA5769" w:rsidDel="004259B5">
          <w:rPr>
            <w:rFonts w:ascii="Times New Roman" w:eastAsia="宋体" w:hAnsi="Times New Roman" w:cs="Times New Roman"/>
            <w:kern w:val="0"/>
            <w:sz w:val="24"/>
            <w:szCs w:val="24"/>
          </w:rPr>
          <w:delText>e</w:delText>
        </w:r>
        <w:r w:rsidR="00CA5769" w:rsidRPr="004C7DB3" w:rsidDel="004259B5">
          <w:rPr>
            <w:rFonts w:ascii="Times New Roman" w:eastAsia="宋体" w:hAnsi="Times New Roman" w:cs="Times New Roman"/>
            <w:kern w:val="0"/>
            <w:sz w:val="24"/>
            <w:szCs w:val="24"/>
          </w:rPr>
          <w:delText xml:space="preserve"> that </w:delText>
        </w:r>
        <w:r w:rsidR="00CA5769" w:rsidDel="004259B5">
          <w:rPr>
            <w:rFonts w:ascii="Times New Roman" w:eastAsia="宋体" w:hAnsi="Times New Roman" w:cs="Times New Roman"/>
            <w:kern w:val="0"/>
            <w:sz w:val="24"/>
            <w:szCs w:val="24"/>
          </w:rPr>
          <w:delText xml:space="preserve">adversary </w:delText>
        </w:r>
      </w:del>
      <w:ins w:id="2664" w:author="Zhang Li" w:date="2022-06-27T16:42:00Z">
        <w:r>
          <w:rPr>
            <w:rFonts w:ascii="Times New Roman" w:eastAsia="宋体" w:hAnsi="Times New Roman" w:cs="Times New Roman"/>
            <w:kern w:val="0"/>
            <w:sz w:val="24"/>
            <w:szCs w:val="24"/>
          </w:rPr>
          <w:t xml:space="preserve"> </w:t>
        </w:r>
      </w:ins>
      <w:del w:id="2665" w:author="Zhang Li" w:date="2022-06-27T16:48:00Z">
        <w:r w:rsidR="00CA5769" w:rsidDel="00961F3D">
          <w:rPr>
            <w:rFonts w:ascii="Times New Roman" w:eastAsia="宋体" w:hAnsi="Times New Roman" w:cs="Times New Roman"/>
            <w:kern w:val="0"/>
            <w:sz w:val="24"/>
            <w:szCs w:val="24"/>
          </w:rPr>
          <w:delText xml:space="preserve">controls </w:delText>
        </w:r>
      </w:del>
      <w:ins w:id="2666" w:author="Zhang Li" w:date="2022-06-27T16:48:00Z">
        <w:r w:rsidR="00961F3D">
          <w:rPr>
            <w:rFonts w:ascii="Times New Roman" w:eastAsia="宋体" w:hAnsi="Times New Roman" w:cs="Times New Roman"/>
            <w:kern w:val="0"/>
            <w:sz w:val="24"/>
            <w:szCs w:val="24"/>
          </w:rPr>
          <w:t>control</w:t>
        </w:r>
        <w:r w:rsidR="00961F3D">
          <w:rPr>
            <w:rFonts w:ascii="Times New Roman" w:eastAsia="宋体" w:hAnsi="Times New Roman" w:cs="Times New Roman"/>
            <w:kern w:val="0"/>
            <w:sz w:val="24"/>
            <w:szCs w:val="24"/>
          </w:rPr>
          <w:t>ling</w:t>
        </w:r>
        <w:r w:rsidR="00961F3D">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no more than </w:t>
      </w:r>
      <m:oMath>
        <m:r>
          <w:rPr>
            <w:rFonts w:ascii="Cambria Math" w:eastAsia="宋体" w:hAnsi="Cambria Math" w:cs="Times New Roman"/>
            <w:kern w:val="0"/>
            <w:sz w:val="24"/>
            <w:szCs w:val="24"/>
          </w:rPr>
          <m:t>50%</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of the total voting power</w:t>
      </w:r>
      <w:del w:id="2667" w:author="Zhang Li" w:date="2022-06-27T16:44:00Z">
        <w:r w:rsidR="00CA5769" w:rsidDel="004259B5">
          <w:rPr>
            <w:rFonts w:ascii="Times New Roman" w:eastAsia="宋体" w:hAnsi="Times New Roman" w:cs="Times New Roman"/>
            <w:kern w:val="0"/>
            <w:sz w:val="24"/>
            <w:szCs w:val="24"/>
          </w:rPr>
          <w:delText>. The</w:delText>
        </w:r>
      </w:del>
      <w:ins w:id="2668" w:author="Zhang Li" w:date="2022-06-27T16:44:00Z">
        <w:r>
          <w:rPr>
            <w:rFonts w:ascii="Times New Roman" w:eastAsia="宋体" w:hAnsi="Times New Roman" w:cs="Times New Roman"/>
            <w:kern w:val="0"/>
            <w:sz w:val="24"/>
            <w:szCs w:val="24"/>
          </w:rPr>
          <w:t xml:space="preserve"> </w:t>
        </w:r>
      </w:ins>
      <w:ins w:id="2669" w:author="Zhang Li" w:date="2022-06-27T16:49:00Z">
        <w:r w:rsidR="00961F3D">
          <w:rPr>
            <w:rFonts w:ascii="Times New Roman" w:eastAsia="宋体" w:hAnsi="Times New Roman" w:cs="Times New Roman"/>
            <w:kern w:val="0"/>
            <w:sz w:val="24"/>
            <w:szCs w:val="24"/>
          </w:rPr>
          <w:t>can</w:t>
        </w:r>
      </w:ins>
      <w:ins w:id="2670" w:author="Zhang Li" w:date="2022-06-27T16:44:00Z">
        <w:r>
          <w:rPr>
            <w:rFonts w:ascii="Times New Roman" w:eastAsia="宋体" w:hAnsi="Times New Roman" w:cs="Times New Roman"/>
            <w:kern w:val="0"/>
            <w:sz w:val="24"/>
            <w:szCs w:val="24"/>
          </w:rPr>
          <w:t xml:space="preserve"> corrupt</w:t>
        </w:r>
        <w:r w:rsidR="00961F3D">
          <w:rPr>
            <w:rFonts w:ascii="Times New Roman" w:eastAsia="宋体" w:hAnsi="Times New Roman" w:cs="Times New Roman"/>
            <w:kern w:val="0"/>
            <w:sz w:val="24"/>
            <w:szCs w:val="24"/>
          </w:rPr>
          <w:t xml:space="preserve"> nodes to </w:t>
        </w:r>
      </w:ins>
      <w:ins w:id="2671" w:author="Zhang Li" w:date="2022-06-27T16:46:00Z">
        <w:r w:rsidR="00961F3D">
          <w:rPr>
            <w:rFonts w:ascii="Times New Roman" w:eastAsia="宋体" w:hAnsi="Times New Roman" w:cs="Times New Roman"/>
            <w:kern w:val="0"/>
            <w:sz w:val="24"/>
            <w:szCs w:val="24"/>
          </w:rPr>
          <w:t xml:space="preserve">be </w:t>
        </w:r>
      </w:ins>
      <w:ins w:id="2672" w:author="Zhang Li" w:date="2022-06-27T16:44:00Z">
        <w:r w:rsidR="00961F3D">
          <w:rPr>
            <w:rFonts w:ascii="Times New Roman" w:eastAsia="宋体" w:hAnsi="Times New Roman" w:cs="Times New Roman"/>
            <w:kern w:val="0"/>
            <w:sz w:val="24"/>
            <w:szCs w:val="24"/>
          </w:rPr>
          <w:t>arbitrarily malic</w:t>
        </w:r>
      </w:ins>
      <w:ins w:id="2673" w:author="Zhang Li" w:date="2022-06-27T16:45:00Z">
        <w:r w:rsidR="00961F3D">
          <w:rPr>
            <w:rFonts w:ascii="Times New Roman" w:eastAsia="宋体" w:hAnsi="Times New Roman" w:cs="Times New Roman"/>
            <w:kern w:val="0"/>
            <w:sz w:val="24"/>
            <w:szCs w:val="24"/>
          </w:rPr>
          <w:t>i</w:t>
        </w:r>
      </w:ins>
      <w:ins w:id="2674" w:author="Zhang Li" w:date="2022-06-27T16:44:00Z">
        <w:r w:rsidR="00961F3D">
          <w:rPr>
            <w:rFonts w:ascii="Times New Roman" w:eastAsia="宋体" w:hAnsi="Times New Roman" w:cs="Times New Roman"/>
            <w:kern w:val="0"/>
            <w:sz w:val="24"/>
            <w:szCs w:val="24"/>
          </w:rPr>
          <w:t xml:space="preserve">ous.  </w:t>
        </w:r>
      </w:ins>
      <w:ins w:id="2675" w:author="Zhang Li" w:date="2022-06-27T16:51:00Z">
        <w:r w:rsidR="00C258D5">
          <w:rPr>
            <w:rFonts w:ascii="Times New Roman" w:eastAsia="宋体" w:hAnsi="Times New Roman" w:cs="Times New Roman" w:hint="eastAsia"/>
            <w:kern w:val="0"/>
            <w:sz w:val="24"/>
            <w:szCs w:val="24"/>
          </w:rPr>
          <w:t>T</w:t>
        </w:r>
        <w:r w:rsidR="00C258D5">
          <w:rPr>
            <w:rFonts w:ascii="Times New Roman" w:eastAsia="宋体" w:hAnsi="Times New Roman" w:cs="Times New Roman"/>
            <w:kern w:val="0"/>
            <w:sz w:val="24"/>
            <w:szCs w:val="24"/>
          </w:rPr>
          <w:t xml:space="preserve">he </w:t>
        </w:r>
      </w:ins>
      <w:del w:id="2676" w:author="Zhang Li" w:date="2022-06-27T16:51:00Z">
        <w:r w:rsidR="00CA5769" w:rsidDel="00C258D5">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 xml:space="preserve">malicious behaviors of adversary </w:t>
      </w:r>
      <w:del w:id="2677" w:author="Zhang Li" w:date="2022-06-27T16:51:00Z">
        <w:r w:rsidR="00CA5769" w:rsidDel="00C258D5">
          <w:rPr>
            <w:rFonts w:ascii="Times New Roman" w:eastAsia="宋体" w:hAnsi="Times New Roman" w:cs="Times New Roman"/>
            <w:kern w:val="0"/>
            <w:sz w:val="24"/>
            <w:szCs w:val="24"/>
          </w:rPr>
          <w:delText xml:space="preserve">under consideration </w:delText>
        </w:r>
      </w:del>
      <w:r w:rsidR="00CA5769">
        <w:rPr>
          <w:rFonts w:ascii="Times New Roman" w:eastAsia="宋体" w:hAnsi="Times New Roman" w:cs="Times New Roman"/>
          <w:kern w:val="0"/>
          <w:sz w:val="24"/>
          <w:szCs w:val="24"/>
        </w:rPr>
        <w:t>are as follows</w:t>
      </w:r>
      <w:del w:id="2678" w:author="Zhang Li" w:date="2022-06-27T16:52:00Z">
        <w:r w:rsidR="00CA5769" w:rsidDel="00C258D5">
          <w:rPr>
            <w:rFonts w:ascii="Times New Roman" w:eastAsia="宋体" w:hAnsi="Times New Roman" w:cs="Times New Roman"/>
            <w:kern w:val="0"/>
            <w:sz w:val="24"/>
            <w:szCs w:val="24"/>
          </w:rPr>
          <w:delText>:</w:delText>
        </w:r>
      </w:del>
    </w:p>
    <w:p w14:paraId="29971F23" w14:textId="23FAFE80"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del w:id="2679" w:author="Zhang Li" w:date="2022-06-27T17:04:00Z">
        <w:r w:rsidDel="00613EE3">
          <w:rPr>
            <w:rFonts w:ascii="Times New Roman" w:eastAsia="宋体" w:hAnsi="Times New Roman" w:cs="Times New Roman"/>
            <w:kern w:val="0"/>
            <w:sz w:val="24"/>
            <w:szCs w:val="24"/>
          </w:rPr>
          <w:delText>s</w:delText>
        </w:r>
      </w:del>
      <w:r w:rsidRPr="00254F91">
        <w:rPr>
          <w:rFonts w:ascii="Times New Roman" w:eastAsia="宋体" w:hAnsi="Times New Roman" w:cs="Times New Roman"/>
          <w:kern w:val="0"/>
          <w:sz w:val="24"/>
          <w:szCs w:val="24"/>
        </w:rPr>
        <w:t xml:space="preserve">, </w:t>
      </w:r>
      <w:del w:id="2680" w:author="Zhang Li" w:date="2022-06-27T17:04:00Z">
        <w:r w:rsidRPr="00254F91" w:rsidDel="00613EE3">
          <w:rPr>
            <w:rFonts w:ascii="Times New Roman" w:eastAsia="宋体" w:hAnsi="Times New Roman" w:cs="Times New Roman"/>
            <w:kern w:val="0"/>
            <w:sz w:val="24"/>
            <w:szCs w:val="24"/>
          </w:rPr>
          <w:delText>that is,</w:delText>
        </w:r>
        <w:r w:rsidDel="00613EE3">
          <w:rPr>
            <w:rFonts w:ascii="Times New Roman" w:eastAsia="宋体" w:hAnsi="Times New Roman" w:cs="Times New Roman"/>
            <w:kern w:val="0"/>
            <w:sz w:val="24"/>
            <w:szCs w:val="24"/>
          </w:rPr>
          <w:delText xml:space="preserve"> creation of </w:delText>
        </w:r>
        <w:r w:rsidRPr="00AA2CDD" w:rsidDel="00613EE3">
          <w:rPr>
            <w:rFonts w:ascii="Times New Roman" w:eastAsia="宋体" w:hAnsi="Times New Roman" w:cs="Times New Roman"/>
            <w:kern w:val="0"/>
            <w:sz w:val="24"/>
            <w:szCs w:val="24"/>
          </w:rPr>
          <w:delText>pseudo</w:delText>
        </w:r>
        <w:r w:rsidDel="00613EE3">
          <w:rPr>
            <w:rFonts w:ascii="Times New Roman" w:eastAsia="宋体" w:hAnsi="Times New Roman" w:cs="Times New Roman"/>
            <w:kern w:val="0"/>
            <w:sz w:val="24"/>
            <w:szCs w:val="24"/>
          </w:rPr>
          <w:delText xml:space="preserve"> identities</w:delText>
        </w:r>
      </w:del>
      <w:ins w:id="2681" w:author="Zhang Li" w:date="2022-06-27T17:14:00Z">
        <w:r w:rsidR="007760AD">
          <w:rPr>
            <w:rFonts w:ascii="Times New Roman" w:eastAsia="宋体" w:hAnsi="Times New Roman" w:cs="Times New Roman"/>
            <w:kern w:val="0"/>
            <w:sz w:val="24"/>
            <w:szCs w:val="24"/>
          </w:rPr>
          <w:t>in</w:t>
        </w:r>
      </w:ins>
      <w:ins w:id="2682" w:author="Zhang Li" w:date="2022-06-27T17:04:00Z">
        <w:r w:rsidR="00613EE3">
          <w:rPr>
            <w:rFonts w:ascii="Times New Roman" w:eastAsia="宋体" w:hAnsi="Times New Roman" w:cs="Times New Roman"/>
            <w:kern w:val="0"/>
            <w:sz w:val="24"/>
            <w:szCs w:val="24"/>
          </w:rPr>
          <w:t xml:space="preserve"> which adver</w:t>
        </w:r>
      </w:ins>
      <w:ins w:id="2683" w:author="Zhang Li" w:date="2022-06-27T17:05:00Z">
        <w:r w:rsidR="00613EE3">
          <w:rPr>
            <w:rFonts w:ascii="Times New Roman" w:eastAsia="宋体" w:hAnsi="Times New Roman" w:cs="Times New Roman"/>
            <w:kern w:val="0"/>
            <w:sz w:val="24"/>
            <w:szCs w:val="24"/>
          </w:rPr>
          <w:t>sary can generate a large number of node</w:t>
        </w:r>
      </w:ins>
      <w:ins w:id="2684" w:author="Zhang Li" w:date="2022-06-27T17:06:00Z">
        <w:r w:rsidR="00613EE3">
          <w:rPr>
            <w:rFonts w:ascii="Times New Roman" w:eastAsia="宋体" w:hAnsi="Times New Roman" w:cs="Times New Roman"/>
            <w:kern w:val="0"/>
            <w:sz w:val="24"/>
            <w:szCs w:val="24"/>
          </w:rPr>
          <w:t xml:space="preserve"> </w:t>
        </w:r>
      </w:ins>
      <w:ins w:id="2685" w:author="Zhang Li" w:date="2022-06-27T17:05:00Z">
        <w:r w:rsidR="00613EE3">
          <w:rPr>
            <w:rFonts w:ascii="Times New Roman" w:eastAsia="宋体" w:hAnsi="Times New Roman" w:cs="Times New Roman"/>
            <w:kern w:val="0"/>
            <w:sz w:val="24"/>
            <w:szCs w:val="24"/>
          </w:rPr>
          <w:t>ident</w:t>
        </w:r>
      </w:ins>
      <w:ins w:id="2686" w:author="Zhang Li" w:date="2022-06-27T17:06:00Z">
        <w:r w:rsidR="00613EE3">
          <w:rPr>
            <w:rFonts w:ascii="Times New Roman" w:eastAsia="宋体" w:hAnsi="Times New Roman" w:cs="Times New Roman"/>
            <w:kern w:val="0"/>
            <w:sz w:val="24"/>
            <w:szCs w:val="24"/>
          </w:rPr>
          <w:t>it</w:t>
        </w:r>
      </w:ins>
      <w:ins w:id="2687" w:author="Zhang Li" w:date="2022-06-27T17:05:00Z">
        <w:r w:rsidR="00613EE3">
          <w:rPr>
            <w:rFonts w:ascii="Times New Roman" w:eastAsia="宋体" w:hAnsi="Times New Roman" w:cs="Times New Roman"/>
            <w:kern w:val="0"/>
            <w:sz w:val="24"/>
            <w:szCs w:val="24"/>
          </w:rPr>
          <w:t>ies</w:t>
        </w:r>
      </w:ins>
      <w:ins w:id="2688" w:author="Zhang Li" w:date="2022-06-27T17:06:00Z">
        <w:r w:rsidR="00613EE3">
          <w:rPr>
            <w:rFonts w:ascii="Times New Roman" w:eastAsia="宋体" w:hAnsi="Times New Roman" w:cs="Times New Roman"/>
            <w:kern w:val="0"/>
            <w:sz w:val="24"/>
            <w:szCs w:val="24"/>
          </w:rPr>
          <w:t xml:space="preserve"> for a node</w:t>
        </w:r>
      </w:ins>
      <w:r>
        <w:rPr>
          <w:rFonts w:ascii="Times New Roman" w:eastAsia="宋体" w:hAnsi="Times New Roman" w:cs="Times New Roman"/>
          <w:kern w:val="0"/>
          <w:sz w:val="24"/>
          <w:szCs w:val="24"/>
        </w:rPr>
        <w:t>. The</w:t>
      </w:r>
      <w:ins w:id="2689" w:author="Zhang Li" w:date="2022-06-27T17:07:00Z">
        <w:r w:rsidR="00613EE3">
          <w:rPr>
            <w:rFonts w:ascii="Times New Roman" w:eastAsia="宋体" w:hAnsi="Times New Roman" w:cs="Times New Roman"/>
            <w:kern w:val="0"/>
            <w:sz w:val="24"/>
            <w:szCs w:val="24"/>
          </w:rPr>
          <w:t>se</w:t>
        </w:r>
      </w:ins>
      <w:r>
        <w:rPr>
          <w:rFonts w:ascii="Times New Roman" w:eastAsia="宋体" w:hAnsi="Times New Roman" w:cs="Times New Roman"/>
          <w:kern w:val="0"/>
          <w:sz w:val="24"/>
          <w:szCs w:val="24"/>
        </w:rPr>
        <w:t xml:space="preserve"> malicious nodes</w:t>
      </w:r>
      <w:ins w:id="2690" w:author="Zhang Li" w:date="2022-06-27T17:08:00Z">
        <w:r w:rsidR="00613EE3">
          <w:rPr>
            <w:rFonts w:ascii="Times New Roman" w:eastAsia="宋体" w:hAnsi="Times New Roman" w:cs="Times New Roman"/>
            <w:kern w:val="0"/>
            <w:sz w:val="24"/>
            <w:szCs w:val="24"/>
          </w:rPr>
          <w:t xml:space="preserve"> controlled by the adversary</w:t>
        </w:r>
      </w:ins>
      <w:r>
        <w:rPr>
          <w:rFonts w:ascii="Times New Roman" w:eastAsia="宋体" w:hAnsi="Times New Roman" w:cs="Times New Roman"/>
          <w:kern w:val="0"/>
          <w:sz w:val="24"/>
          <w:szCs w:val="24"/>
        </w:rPr>
        <w:t xml:space="preserve"> </w:t>
      </w:r>
      <w:del w:id="2691" w:author="Zhang Li" w:date="2022-06-27T17:08:00Z">
        <w:r w:rsidDel="00613EE3">
          <w:rPr>
            <w:rFonts w:ascii="Times New Roman" w:eastAsia="宋体" w:hAnsi="Times New Roman" w:cs="Times New Roman"/>
            <w:kern w:val="0"/>
            <w:sz w:val="24"/>
            <w:szCs w:val="24"/>
          </w:rPr>
          <w:delText xml:space="preserve">with pseudonym </w:delText>
        </w:r>
      </w:del>
      <w:r>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w:t>
      </w:r>
      <w:del w:id="2692" w:author="Zhang Li" w:date="2022-06-27T17:09:00Z">
        <w:r w:rsidRPr="00254F91" w:rsidDel="00613EE3">
          <w:rPr>
            <w:rFonts w:ascii="Times New Roman" w:eastAsia="宋体" w:hAnsi="Times New Roman" w:cs="Times New Roman"/>
            <w:kern w:val="0"/>
            <w:sz w:val="24"/>
            <w:szCs w:val="24"/>
          </w:rPr>
          <w:delText xml:space="preserve">not </w:delText>
        </w:r>
        <w:r w:rsidDel="00613EE3">
          <w:rPr>
            <w:rFonts w:ascii="Times New Roman" w:eastAsia="宋体" w:hAnsi="Times New Roman" w:cs="Times New Roman"/>
            <w:kern w:val="0"/>
            <w:sz w:val="24"/>
            <w:szCs w:val="24"/>
          </w:rPr>
          <w:delText>vote for valid block</w:delText>
        </w:r>
        <w:r w:rsidRPr="00254F91" w:rsidDel="00613EE3">
          <w:rPr>
            <w:rFonts w:ascii="Times New Roman" w:eastAsia="宋体" w:hAnsi="Times New Roman" w:cs="Times New Roman"/>
            <w:kern w:val="0"/>
            <w:sz w:val="24"/>
            <w:szCs w:val="24"/>
          </w:rPr>
          <w:delText xml:space="preserve"> or </w:delText>
        </w:r>
      </w:del>
      <w:r w:rsidRPr="00254F91">
        <w:rPr>
          <w:rFonts w:ascii="Times New Roman" w:eastAsia="宋体" w:hAnsi="Times New Roman" w:cs="Times New Roman"/>
          <w:kern w:val="0"/>
          <w:sz w:val="24"/>
          <w:szCs w:val="24"/>
        </w:rPr>
        <w:t xml:space="preserve">generate </w:t>
      </w:r>
      <w:ins w:id="2693" w:author="Zhang Li" w:date="2022-06-27T17:09:00Z">
        <w:r w:rsidR="007760AD">
          <w:rPr>
            <w:rFonts w:ascii="Times New Roman" w:eastAsia="宋体" w:hAnsi="Times New Roman" w:cs="Times New Roman"/>
            <w:kern w:val="0"/>
            <w:sz w:val="24"/>
            <w:szCs w:val="24"/>
          </w:rPr>
          <w:t>in</w:t>
        </w:r>
      </w:ins>
      <w:r w:rsidRPr="00254F91">
        <w:rPr>
          <w:rFonts w:ascii="Times New Roman" w:eastAsia="宋体" w:hAnsi="Times New Roman" w:cs="Times New Roman"/>
          <w:kern w:val="0"/>
          <w:sz w:val="24"/>
          <w:szCs w:val="24"/>
        </w:rPr>
        <w:t>valid block</w:t>
      </w:r>
      <w:ins w:id="2694" w:author="Zhang Li" w:date="2022-06-27T17:09:00Z">
        <w:r w:rsidR="007760AD">
          <w:rPr>
            <w:rFonts w:ascii="Times New Roman" w:eastAsia="宋体" w:hAnsi="Times New Roman" w:cs="Times New Roman"/>
            <w:kern w:val="0"/>
            <w:sz w:val="24"/>
            <w:szCs w:val="24"/>
          </w:rPr>
          <w:t>s</w:t>
        </w:r>
      </w:ins>
      <w:r w:rsidRPr="00254F91">
        <w:rPr>
          <w:rFonts w:ascii="Times New Roman" w:eastAsia="宋体" w:hAnsi="Times New Roman" w:cs="Times New Roman"/>
          <w:kern w:val="0"/>
          <w:sz w:val="24"/>
          <w:szCs w:val="24"/>
        </w:rPr>
        <w:t xml:space="preserve"> </w:t>
      </w:r>
      <w:ins w:id="2695" w:author="Zhang Li" w:date="2022-06-27T17:09:00Z">
        <w:r w:rsidR="007760AD">
          <w:rPr>
            <w:rFonts w:ascii="Times New Roman" w:eastAsia="宋体" w:hAnsi="Times New Roman" w:cs="Times New Roman"/>
            <w:kern w:val="0"/>
            <w:sz w:val="24"/>
            <w:szCs w:val="24"/>
          </w:rPr>
          <w:t>or</w:t>
        </w:r>
      </w:ins>
      <w:ins w:id="2696" w:author="Zhang Li" w:date="2022-06-27T17:10:00Z">
        <w:r w:rsidR="007760AD">
          <w:rPr>
            <w:rFonts w:ascii="Times New Roman" w:eastAsia="宋体" w:hAnsi="Times New Roman" w:cs="Times New Roman"/>
            <w:kern w:val="0"/>
            <w:sz w:val="24"/>
            <w:szCs w:val="24"/>
          </w:rPr>
          <w:t xml:space="preserve"> not generate block </w:t>
        </w:r>
      </w:ins>
      <w:del w:id="2697" w:author="Zhang Li" w:date="2022-06-27T17:10:00Z">
        <w:r w:rsidRPr="00254F91" w:rsidDel="007760AD">
          <w:rPr>
            <w:rFonts w:ascii="Times New Roman" w:eastAsia="宋体" w:hAnsi="Times New Roman" w:cs="Times New Roman"/>
            <w:kern w:val="0"/>
            <w:sz w:val="24"/>
            <w:szCs w:val="24"/>
          </w:rPr>
          <w:delText xml:space="preserve">in </w:delText>
        </w:r>
        <w:r w:rsidDel="007760AD">
          <w:rPr>
            <w:rFonts w:ascii="Times New Roman" w:eastAsia="宋体" w:hAnsi="Times New Roman" w:cs="Times New Roman"/>
            <w:kern w:val="0"/>
            <w:sz w:val="24"/>
            <w:szCs w:val="24"/>
          </w:rPr>
          <w:delText>consensus</w:delText>
        </w:r>
        <w:r w:rsidRPr="00254F91" w:rsidDel="007760AD">
          <w:rPr>
            <w:rFonts w:ascii="Times New Roman" w:eastAsia="宋体" w:hAnsi="Times New Roman" w:cs="Times New Roman"/>
            <w:kern w:val="0"/>
            <w:sz w:val="24"/>
            <w:szCs w:val="24"/>
          </w:rPr>
          <w:delText xml:space="preserve"> process</w:delText>
        </w:r>
      </w:del>
      <w:ins w:id="2698" w:author="Zhang Li" w:date="2022-06-27T17:10:00Z">
        <w:r w:rsidR="007760AD">
          <w:rPr>
            <w:rFonts w:ascii="Times New Roman" w:eastAsia="宋体" w:hAnsi="Times New Roman" w:cs="Times New Roman"/>
            <w:kern w:val="0"/>
            <w:sz w:val="24"/>
            <w:szCs w:val="24"/>
          </w:rPr>
          <w:t>when elected as block proposer</w:t>
        </w:r>
      </w:ins>
      <w:r>
        <w:rPr>
          <w:rFonts w:ascii="Times New Roman" w:eastAsia="宋体" w:hAnsi="Times New Roman" w:cs="Times New Roman"/>
          <w:kern w:val="0"/>
          <w:sz w:val="24"/>
          <w:szCs w:val="24"/>
        </w:rPr>
        <w:t xml:space="preserve">, </w:t>
      </w:r>
      <w:ins w:id="2699" w:author="Zhang Li" w:date="2022-06-27T17:10:00Z">
        <w:r w:rsidR="007760AD">
          <w:rPr>
            <w:rFonts w:ascii="Times New Roman" w:eastAsia="宋体" w:hAnsi="Times New Roman" w:cs="Times New Roman"/>
            <w:kern w:val="0"/>
            <w:sz w:val="24"/>
            <w:szCs w:val="24"/>
          </w:rPr>
          <w:t xml:space="preserve">or </w:t>
        </w:r>
      </w:ins>
      <w:del w:id="2700" w:author="Zhang Li" w:date="2022-06-27T17:10:00Z">
        <w:r w:rsidDel="007760AD">
          <w:rPr>
            <w:rFonts w:ascii="Times New Roman" w:eastAsia="宋体" w:hAnsi="Times New Roman" w:cs="Times New Roman"/>
            <w:kern w:val="0"/>
            <w:sz w:val="24"/>
            <w:szCs w:val="24"/>
          </w:rPr>
          <w:delText xml:space="preserve">even </w:delText>
        </w:r>
      </w:del>
      <w:r>
        <w:rPr>
          <w:rFonts w:ascii="Times New Roman" w:eastAsia="宋体" w:hAnsi="Times New Roman" w:cs="Times New Roman"/>
          <w:kern w:val="0"/>
          <w:sz w:val="24"/>
          <w:szCs w:val="24"/>
        </w:rPr>
        <w:t xml:space="preserve">transmit faulty messages </w:t>
      </w:r>
      <w:ins w:id="2701" w:author="Zhang Li" w:date="2022-06-27T17:12:00Z">
        <w:r w:rsidR="007760AD">
          <w:rPr>
            <w:rFonts w:ascii="Times New Roman" w:eastAsia="宋体" w:hAnsi="Times New Roman" w:cs="Times New Roman"/>
            <w:kern w:val="0"/>
            <w:sz w:val="24"/>
            <w:szCs w:val="24"/>
          </w:rPr>
          <w:t xml:space="preserve">in block voting phase </w:t>
        </w:r>
      </w:ins>
      <w:r>
        <w:rPr>
          <w:rFonts w:ascii="Times New Roman" w:eastAsia="宋体" w:hAnsi="Times New Roman" w:cs="Times New Roman"/>
          <w:kern w:val="0"/>
          <w:sz w:val="24"/>
          <w:szCs w:val="24"/>
        </w:rPr>
        <w:t>to interrupt the consensus process</w:t>
      </w:r>
      <w:ins w:id="2702" w:author="Zhang Li" w:date="2022-06-27T17:12:00Z">
        <w:r w:rsidR="007760AD">
          <w:rPr>
            <w:rFonts w:ascii="Times New Roman" w:eastAsia="宋体" w:hAnsi="Times New Roman" w:cs="Times New Roman"/>
            <w:kern w:val="0"/>
            <w:sz w:val="24"/>
            <w:szCs w:val="24"/>
          </w:rPr>
          <w:t xml:space="preserve"> of a valid </w:t>
        </w:r>
      </w:ins>
      <w:ins w:id="2703" w:author="Zhang Li" w:date="2022-06-27T17:13:00Z">
        <w:r w:rsidR="007760AD">
          <w:rPr>
            <w:rFonts w:ascii="Times New Roman" w:eastAsia="宋体" w:hAnsi="Times New Roman" w:cs="Times New Roman"/>
            <w:kern w:val="0"/>
            <w:sz w:val="24"/>
            <w:szCs w:val="24"/>
          </w:rPr>
          <w:t>block</w:t>
        </w:r>
      </w:ins>
      <w:r w:rsidRPr="00254F91">
        <w:rPr>
          <w:rFonts w:ascii="Times New Roman" w:eastAsia="宋体" w:hAnsi="Times New Roman" w:cs="Times New Roman"/>
          <w:kern w:val="0"/>
          <w:sz w:val="24"/>
          <w:szCs w:val="24"/>
        </w:rPr>
        <w:t>;</w:t>
      </w:r>
    </w:p>
    <w:p w14:paraId="25923F62" w14:textId="2A0868B2"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del w:id="2704" w:author="Zhang Li" w:date="2022-06-27T17:14:00Z">
        <w:r w:rsidDel="007760A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to</w:t>
      </w:r>
      <w:r w:rsidRPr="00254F91">
        <w:rPr>
          <w:rFonts w:ascii="Times New Roman" w:eastAsia="宋体" w:hAnsi="Times New Roman" w:cs="Times New Roman"/>
          <w:kern w:val="0"/>
          <w:sz w:val="24"/>
          <w:szCs w:val="24"/>
        </w:rPr>
        <w:t xml:space="preserve"> interfere with the message transmission </w:t>
      </w:r>
      <w:ins w:id="2705" w:author="Zhang Li" w:date="2022-06-27T17:14:00Z">
        <w:r w:rsidR="004E5317">
          <w:rPr>
            <w:rFonts w:ascii="Times New Roman" w:eastAsia="宋体" w:hAnsi="Times New Roman" w:cs="Times New Roman"/>
            <w:kern w:val="0"/>
            <w:sz w:val="24"/>
            <w:szCs w:val="24"/>
          </w:rPr>
          <w:t>in wireless networks</w:t>
        </w:r>
      </w:ins>
      <w:del w:id="2706" w:author="Zhang Li" w:date="2022-06-27T17:14:00Z">
        <w:r w:rsidRPr="00254F91" w:rsidDel="004E5317">
          <w:rPr>
            <w:rFonts w:ascii="Times New Roman" w:eastAsia="宋体" w:hAnsi="Times New Roman" w:cs="Times New Roman"/>
            <w:kern w:val="0"/>
            <w:sz w:val="24"/>
            <w:szCs w:val="24"/>
          </w:rPr>
          <w:delText xml:space="preserve">of </w:delText>
        </w:r>
        <w:r w:rsidRPr="00254F91" w:rsidDel="007760AD">
          <w:rPr>
            <w:rFonts w:ascii="Times New Roman" w:eastAsia="宋体" w:hAnsi="Times New Roman" w:cs="Times New Roman"/>
            <w:kern w:val="0"/>
            <w:sz w:val="24"/>
            <w:szCs w:val="24"/>
          </w:rPr>
          <w:delText xml:space="preserve">honest </w:delText>
        </w:r>
        <w:r w:rsidRPr="00254F91" w:rsidDel="004E5317">
          <w:rPr>
            <w:rFonts w:ascii="Times New Roman" w:eastAsia="宋体" w:hAnsi="Times New Roman" w:cs="Times New Roman"/>
            <w:kern w:val="0"/>
            <w:sz w:val="24"/>
            <w:szCs w:val="24"/>
          </w:rPr>
          <w:delText>nodes</w:delText>
        </w:r>
      </w:del>
      <w:r w:rsidRPr="00254F9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2707" w:author="ThinkPad" w:date="2022-06-16T10:57:00Z">
        <w:r w:rsidR="00290D9D">
          <w:rPr>
            <w:rFonts w:ascii="Times New Roman" w:eastAsia="宋体" w:hAnsi="Times New Roman" w:cs="Times New Roman"/>
            <w:kern w:val="0"/>
            <w:sz w:val="24"/>
            <w:szCs w:val="24"/>
          </w:rPr>
          <w:t xml:space="preserve"> </w:t>
        </w:r>
      </w:ins>
      <w:ins w:id="2708"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7546639E" w:rsidR="00CA5769" w:rsidRPr="005012BF" w:rsidRDefault="00CA5769">
      <w:pPr>
        <w:pStyle w:val="ac"/>
        <w:spacing w:after="180"/>
        <w:ind w:leftChars="200" w:left="420"/>
        <w:rPr>
          <w:rFonts w:ascii="Times New Roman" w:hAnsi="Times New Roman" w:cs="Times New Roman"/>
          <w:b/>
          <w:bCs/>
        </w:rPr>
        <w:pPrChange w:id="2709"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del w:id="2710" w:author="Zhang Li" w:date="2022-06-27T11:54:00Z">
        <w:r w:rsidRPr="00EE4F7E" w:rsidDel="003809DC">
          <w:rPr>
            <w:rFonts w:ascii="Times New Roman" w:hAnsi="Times New Roman" w:cs="Times New Roman"/>
            <w:b/>
            <w:bCs/>
          </w:rPr>
          <w:delText xml:space="preserve"> </w:delText>
        </w:r>
        <w:r w:rsidRPr="00EE4F7E" w:rsidDel="003809DC">
          <w:rPr>
            <w:rFonts w:ascii="Times New Roman" w:hAnsi="Times New Roman" w:cs="Times New Roman"/>
            <w:b/>
            <w:bCs/>
          </w:rPr>
          <w:fldChar w:fldCharType="begin"/>
        </w:r>
        <w:r w:rsidRPr="00EE4F7E" w:rsidDel="003809DC">
          <w:rPr>
            <w:rFonts w:ascii="Times New Roman" w:hAnsi="Times New Roman" w:cs="Times New Roman"/>
            <w:b/>
            <w:bCs/>
          </w:rPr>
          <w:delInstrText xml:space="preserve"> SEQ Fig \* ARABIC </w:delInstrText>
        </w:r>
        <w:r w:rsidRPr="00EE4F7E" w:rsidDel="003809DC">
          <w:rPr>
            <w:rFonts w:ascii="Times New Roman" w:hAnsi="Times New Roman" w:cs="Times New Roman"/>
            <w:b/>
            <w:bCs/>
          </w:rPr>
          <w:fldChar w:fldCharType="separate"/>
        </w:r>
        <w:r w:rsidDel="003809DC">
          <w:rPr>
            <w:rFonts w:ascii="Times New Roman" w:hAnsi="Times New Roman" w:cs="Times New Roman"/>
            <w:b/>
            <w:bCs/>
            <w:noProof/>
          </w:rPr>
          <w:delText>2</w:delText>
        </w:r>
        <w:r w:rsidRPr="00EE4F7E" w:rsidDel="003809DC">
          <w:rPr>
            <w:rFonts w:ascii="Times New Roman" w:hAnsi="Times New Roman" w:cs="Times New Roman"/>
            <w:b/>
            <w:bCs/>
          </w:rPr>
          <w:fldChar w:fldCharType="end"/>
        </w:r>
      </w:del>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711" w:author="Zhang Li" w:date="2022-06-12T12:38:00Z">
        <w:r w:rsidDel="000659A8">
          <w:rPr>
            <w:rFonts w:ascii="Times New Roman" w:eastAsia="宋体" w:hAnsi="Times New Roman" w:cs="Times New Roman"/>
            <w:kern w:val="0"/>
            <w:sz w:val="24"/>
            <w:szCs w:val="24"/>
          </w:rPr>
          <w:delText>protocol</w:delText>
        </w:r>
      </w:del>
      <w:ins w:id="2712"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713" w:author="Zhang Li" w:date="2022-06-12T12:39:00Z">
        <w:r w:rsidDel="000659A8">
          <w:rPr>
            <w:rFonts w:ascii="Times New Roman" w:eastAsia="宋体" w:hAnsi="Times New Roman" w:cs="Times New Roman"/>
            <w:kern w:val="0"/>
            <w:sz w:val="24"/>
            <w:szCs w:val="24"/>
          </w:rPr>
          <w:delText xml:space="preserve"> protocol</w:delText>
        </w:r>
      </w:del>
      <w:ins w:id="2714" w:author="ThinkPad" w:date="2022-06-16T11:02:00Z">
        <w:r w:rsidR="00C01301">
          <w:rPr>
            <w:rFonts w:ascii="Times New Roman" w:eastAsia="宋体" w:hAnsi="Times New Roman" w:cs="Times New Roman"/>
            <w:kern w:val="0"/>
            <w:sz w:val="24"/>
            <w:szCs w:val="24"/>
          </w:rPr>
          <w:t xml:space="preserve"> </w:t>
        </w:r>
      </w:ins>
      <w:ins w:id="2715"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716" w:author="Zhang Li" w:date="2022-06-12T12:39:00Z">
        <w:r w:rsidDel="000659A8">
          <w:rPr>
            <w:rFonts w:ascii="Times New Roman" w:eastAsia="宋体" w:hAnsi="Times New Roman" w:cs="Times New Roman"/>
            <w:kern w:val="0"/>
            <w:sz w:val="24"/>
            <w:szCs w:val="24"/>
          </w:rPr>
          <w:delText>protocol</w:delText>
        </w:r>
      </w:del>
      <w:ins w:id="2717"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718"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719" w:author="Zhang Li" w:date="2022-06-12T12:40:00Z"/>
          <w:rFonts w:ascii="Times New Roman" w:eastAsia="宋体" w:hAnsi="Times New Roman" w:cs="Times New Roman"/>
          <w:kern w:val="0"/>
          <w:sz w:val="24"/>
          <w:szCs w:val="24"/>
        </w:rPr>
      </w:pPr>
      <w:ins w:id="2720" w:author="Zhang Li" w:date="2022-06-12T12:40:00Z">
        <w:r>
          <w:rPr>
            <w:rFonts w:ascii="Times New Roman" w:eastAsia="宋体" w:hAnsi="Times New Roman" w:cs="Times New Roman"/>
            <w:kern w:val="0"/>
            <w:sz w:val="24"/>
            <w:szCs w:val="24"/>
          </w:rPr>
          <w:t xml:space="preserve">The consensus process contains four </w:t>
        </w:r>
        <w:del w:id="2721" w:author="ThinkPad" w:date="2022-06-16T11:02:00Z">
          <w:r w:rsidDel="00C01301">
            <w:rPr>
              <w:rFonts w:ascii="Times New Roman" w:eastAsia="宋体" w:hAnsi="Times New Roman" w:cs="Times New Roman"/>
              <w:kern w:val="0"/>
              <w:sz w:val="24"/>
              <w:szCs w:val="24"/>
            </w:rPr>
            <w:delText>important part</w:delText>
          </w:r>
        </w:del>
      </w:ins>
      <w:ins w:id="2722" w:author="ThinkPad" w:date="2022-06-16T11:02:00Z">
        <w:r w:rsidR="00C01301">
          <w:rPr>
            <w:rFonts w:ascii="Times New Roman" w:eastAsia="宋体" w:hAnsi="Times New Roman" w:cs="Times New Roman"/>
            <w:kern w:val="0"/>
            <w:sz w:val="24"/>
            <w:szCs w:val="24"/>
          </w:rPr>
          <w:t>design component</w:t>
        </w:r>
      </w:ins>
      <w:ins w:id="2723" w:author="Zhang Li" w:date="2022-06-12T12:40:00Z">
        <w:r>
          <w:rPr>
            <w:rFonts w:ascii="Times New Roman" w:eastAsia="宋体" w:hAnsi="Times New Roman" w:cs="Times New Roman"/>
            <w:kern w:val="0"/>
            <w:sz w:val="24"/>
            <w:szCs w:val="24"/>
          </w:rPr>
          <w:t xml:space="preserve">s </w:t>
        </w:r>
        <w:del w:id="2724" w:author="ThinkPad" w:date="2022-06-16T11:02:00Z">
          <w:r w:rsidDel="00C01301">
            <w:rPr>
              <w:rFonts w:ascii="Times New Roman" w:eastAsia="宋体" w:hAnsi="Times New Roman" w:cs="Times New Roman"/>
              <w:kern w:val="0"/>
              <w:sz w:val="24"/>
              <w:szCs w:val="24"/>
            </w:rPr>
            <w:delText>are</w:delText>
          </w:r>
        </w:del>
      </w:ins>
      <w:ins w:id="2725" w:author="ThinkPad" w:date="2022-06-16T11:02:00Z">
        <w:r w:rsidR="00C01301">
          <w:rPr>
            <w:rFonts w:ascii="Times New Roman" w:eastAsia="宋体" w:hAnsi="Times New Roman" w:cs="Times New Roman"/>
            <w:kern w:val="0"/>
            <w:sz w:val="24"/>
            <w:szCs w:val="24"/>
          </w:rPr>
          <w:t>as</w:t>
        </w:r>
      </w:ins>
      <w:ins w:id="2726"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727" w:author="Zhang Li" w:date="2022-06-12T12:40:00Z"/>
          <w:rFonts w:ascii="Times New Roman" w:eastAsia="宋体" w:hAnsi="Times New Roman" w:cs="Times New Roman"/>
          <w:kern w:val="0"/>
          <w:sz w:val="24"/>
          <w:szCs w:val="24"/>
        </w:rPr>
      </w:pPr>
      <w:del w:id="2728"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729" w:author="Zhang Li" w:date="2022-06-12T12:40:00Z"/>
        </w:rPr>
      </w:pPr>
      <w:del w:id="2730"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731" w:author="Zhang Li" w:date="2022-06-12T12:40:00Z"/>
          <w:rFonts w:ascii="Times New Roman" w:hAnsi="Times New Roman" w:cs="Times New Roman"/>
          <w:b/>
          <w:bCs/>
        </w:rPr>
      </w:pPr>
      <w:del w:id="2732"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733"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734" w:author="Zhang Li" w:date="2022-06-12T12:41:00Z">
        <w:r w:rsidDel="000659A8">
          <w:rPr>
            <w:rFonts w:ascii="Times New Roman" w:eastAsia="宋体" w:hAnsi="Times New Roman" w:cs="Times New Roman"/>
            <w:kern w:val="0"/>
            <w:sz w:val="24"/>
            <w:szCs w:val="24"/>
          </w:rPr>
          <w:delText>protocol</w:delText>
        </w:r>
      </w:del>
      <w:ins w:id="2735"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736"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737"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738" w:author="Zhang Li" w:date="2022-06-12T12:43:00Z"/>
          <w:rFonts w:ascii="Times New Roman" w:eastAsia="宋体" w:hAnsi="Times New Roman" w:cs="Times New Roman"/>
          <w:kern w:val="0"/>
          <w:sz w:val="24"/>
          <w:szCs w:val="24"/>
        </w:rPr>
      </w:pPr>
      <w:ins w:id="2739"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740" w:author="Zhang Li" w:date="2022-06-12T12:44:00Z">
        <w:r w:rsidR="005967DC" w:rsidDel="005967DC">
          <w:rPr>
            <w:rFonts w:ascii="Times New Roman" w:eastAsia="宋体" w:hAnsi="Times New Roman" w:cs="Times New Roman"/>
            <w:kern w:val="0"/>
            <w:sz w:val="24"/>
            <w:szCs w:val="24"/>
          </w:rPr>
          <w:delText>protocol</w:delText>
        </w:r>
      </w:del>
      <w:ins w:id="2741"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742"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743" w:author="ThinkPad" w:date="2022-06-16T17:00:00Z">
        <w:r>
          <w:rPr>
            <w:rFonts w:ascii="Times New Roman" w:eastAsia="宋体" w:hAnsi="Times New Roman" w:cs="Times New Roman" w:hint="eastAsia"/>
            <w:kern w:val="0"/>
            <w:sz w:val="24"/>
            <w:szCs w:val="24"/>
          </w:rPr>
          <w:t>【</w:t>
        </w:r>
      </w:ins>
      <w:ins w:id="2744"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745" w:author="ThinkPad" w:date="2022-06-16T17:08:00Z">
              <w:rPr>
                <w:rFonts w:ascii="Times New Roman" w:eastAsia="宋体" w:hAnsi="Times New Roman" w:cs="Times New Roman" w:hint="eastAsia"/>
                <w:kern w:val="0"/>
                <w:sz w:val="24"/>
                <w:szCs w:val="24"/>
              </w:rPr>
            </w:rPrChange>
          </w:rPr>
          <w:t>算法代码</w:t>
        </w:r>
      </w:ins>
      <w:ins w:id="2746"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747" w:author="ThinkPad" w:date="2022-06-16T17:08:00Z">
              <w:rPr>
                <w:rFonts w:ascii="Times New Roman" w:eastAsia="宋体" w:hAnsi="Times New Roman" w:cs="Times New Roman" w:hint="eastAsia"/>
                <w:kern w:val="0"/>
                <w:sz w:val="24"/>
                <w:szCs w:val="24"/>
              </w:rPr>
            </w:rPrChange>
          </w:rPr>
          <w:t>表</w:t>
        </w:r>
      </w:ins>
      <w:ins w:id="2748" w:author="ThinkPad" w:date="2022-06-16T17:01:00Z">
        <w:r>
          <w:rPr>
            <w:rFonts w:ascii="Times New Roman" w:eastAsia="宋体" w:hAnsi="Times New Roman" w:cs="Times New Roman" w:hint="eastAsia"/>
            <w:kern w:val="0"/>
            <w:sz w:val="24"/>
            <w:szCs w:val="24"/>
          </w:rPr>
          <w:t>，</w:t>
        </w:r>
      </w:ins>
      <w:ins w:id="2749" w:author="ThinkPad" w:date="2022-06-16T17:08:00Z">
        <w:r w:rsidR="00F33A48">
          <w:rPr>
            <w:rFonts w:ascii="Times New Roman" w:eastAsia="宋体" w:hAnsi="Times New Roman" w:cs="Times New Roman" w:hint="eastAsia"/>
            <w:kern w:val="0"/>
            <w:sz w:val="24"/>
            <w:szCs w:val="24"/>
          </w:rPr>
          <w:t>都</w:t>
        </w:r>
      </w:ins>
      <w:ins w:id="2750"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751" w:author="ThinkPad" w:date="2022-06-16T17:08:00Z">
        <w:r w:rsidR="006811E9">
          <w:rPr>
            <w:rFonts w:ascii="Times New Roman" w:eastAsia="宋体" w:hAnsi="Times New Roman" w:cs="Times New Roman" w:hint="eastAsia"/>
            <w:kern w:val="0"/>
            <w:sz w:val="24"/>
            <w:szCs w:val="24"/>
          </w:rPr>
          <w:t>和表述</w:t>
        </w:r>
      </w:ins>
      <w:ins w:id="2752" w:author="ThinkPad" w:date="2022-06-16T17:01:00Z">
        <w:r>
          <w:rPr>
            <w:rFonts w:ascii="Times New Roman" w:eastAsia="宋体" w:hAnsi="Times New Roman" w:cs="Times New Roman" w:hint="eastAsia"/>
            <w:kern w:val="0"/>
            <w:sz w:val="24"/>
            <w:szCs w:val="24"/>
          </w:rPr>
          <w:t>没问题呢？</w:t>
        </w:r>
      </w:ins>
      <w:ins w:id="2753"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754" w:author="ThinkPad" w:date="2022-06-16T17:08:00Z">
        <w:r w:rsidR="006811E9">
          <w:rPr>
            <w:rFonts w:ascii="Times New Roman" w:eastAsia="宋体" w:hAnsi="Times New Roman" w:cs="Times New Roman" w:hint="eastAsia"/>
            <w:kern w:val="0"/>
            <w:sz w:val="24"/>
            <w:szCs w:val="24"/>
          </w:rPr>
          <w:t>整</w:t>
        </w:r>
      </w:ins>
      <w:ins w:id="2755" w:author="ThinkPad" w:date="2022-06-16T17:02:00Z">
        <w:r w:rsidR="00134AF0">
          <w:rPr>
            <w:rFonts w:ascii="Times New Roman" w:eastAsia="宋体" w:hAnsi="Times New Roman" w:cs="Times New Roman" w:hint="eastAsia"/>
            <w:kern w:val="0"/>
            <w:sz w:val="24"/>
            <w:szCs w:val="24"/>
          </w:rPr>
          <w:t>，代码我完全没法看，</w:t>
        </w:r>
      </w:ins>
      <w:ins w:id="2756" w:author="ThinkPad" w:date="2022-06-16T17:08:00Z">
        <w:r w:rsidR="006811E9">
          <w:rPr>
            <w:rFonts w:ascii="Times New Roman" w:eastAsia="宋体" w:hAnsi="Times New Roman" w:cs="Times New Roman" w:hint="eastAsia"/>
            <w:kern w:val="0"/>
            <w:sz w:val="24"/>
            <w:szCs w:val="24"/>
          </w:rPr>
          <w:t>因为</w:t>
        </w:r>
      </w:ins>
      <w:ins w:id="2757"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758"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759"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2759"/>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760" w:author="Zhang Li" w:date="2022-06-12T12:50:00Z">
        <w:r>
          <w:rPr>
            <w:rFonts w:ascii="Times New Roman" w:eastAsia="宋体" w:hAnsi="Times New Roman" w:cs="Times New Roman"/>
            <w:kern w:val="0"/>
            <w:sz w:val="24"/>
            <w:szCs w:val="24"/>
          </w:rPr>
          <w:t xml:space="preserve">each node </w:t>
        </w:r>
        <w:del w:id="2761" w:author="ThinkPad" w:date="2022-06-16T11:07:00Z">
          <w:r w:rsidDel="00C01301">
            <w:rPr>
              <w:rFonts w:ascii="Times New Roman" w:eastAsia="宋体" w:hAnsi="Times New Roman" w:cs="Times New Roman"/>
              <w:kern w:val="0"/>
              <w:sz w:val="24"/>
              <w:szCs w:val="24"/>
            </w:rPr>
            <w:delText>will</w:delText>
          </w:r>
        </w:del>
      </w:ins>
      <w:ins w:id="2762" w:author="ThinkPad" w:date="2022-06-16T11:07:00Z">
        <w:r w:rsidR="00C01301">
          <w:rPr>
            <w:rFonts w:ascii="Times New Roman" w:eastAsia="宋体" w:hAnsi="Times New Roman" w:cs="Times New Roman"/>
            <w:kern w:val="0"/>
            <w:sz w:val="24"/>
            <w:szCs w:val="24"/>
          </w:rPr>
          <w:t>first</w:t>
        </w:r>
      </w:ins>
      <w:ins w:id="2763" w:author="Zhang Li" w:date="2022-06-12T12:50:00Z">
        <w:r>
          <w:rPr>
            <w:rFonts w:ascii="Times New Roman" w:eastAsia="宋体" w:hAnsi="Times New Roman" w:cs="Times New Roman"/>
            <w:kern w:val="0"/>
            <w:sz w:val="24"/>
            <w:szCs w:val="24"/>
          </w:rPr>
          <w:t xml:space="preserve"> generate</w:t>
        </w:r>
      </w:ins>
      <w:ins w:id="2764" w:author="ThinkPad" w:date="2022-06-16T11:07:00Z">
        <w:r w:rsidR="00C01301">
          <w:rPr>
            <w:rFonts w:ascii="Times New Roman" w:eastAsia="宋体" w:hAnsi="Times New Roman" w:cs="Times New Roman"/>
            <w:kern w:val="0"/>
            <w:sz w:val="24"/>
            <w:szCs w:val="24"/>
          </w:rPr>
          <w:t>s its</w:t>
        </w:r>
      </w:ins>
      <w:ins w:id="2765"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766"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767"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2768" w:author="Zhang Li" w:date="2022-06-12T12:51:00Z">
        <w:r>
          <w:rPr>
            <w:rFonts w:ascii="Times New Roman" w:eastAsia="宋体" w:hAnsi="Times New Roman" w:cs="Times New Roman"/>
            <w:kern w:val="0"/>
            <w:sz w:val="24"/>
            <w:szCs w:val="24"/>
          </w:rPr>
          <w:t xml:space="preserve">SWIB protocol contains four </w:t>
        </w:r>
        <w:del w:id="2769" w:author="ThinkPad" w:date="2022-06-16T11:07:00Z">
          <w:r w:rsidDel="00C62DA4">
            <w:rPr>
              <w:rFonts w:ascii="Times New Roman" w:eastAsia="宋体" w:hAnsi="Times New Roman" w:cs="Times New Roman"/>
              <w:kern w:val="0"/>
              <w:sz w:val="24"/>
              <w:szCs w:val="24"/>
            </w:rPr>
            <w:delText>important part</w:delText>
          </w:r>
        </w:del>
      </w:ins>
      <w:ins w:id="2770" w:author="ThinkPad" w:date="2022-06-16T11:07:00Z">
        <w:r w:rsidR="00C62DA4">
          <w:rPr>
            <w:rFonts w:ascii="Times New Roman" w:eastAsia="宋体" w:hAnsi="Times New Roman" w:cs="Times New Roman"/>
            <w:kern w:val="0"/>
            <w:sz w:val="24"/>
            <w:szCs w:val="24"/>
          </w:rPr>
          <w:t>design component</w:t>
        </w:r>
      </w:ins>
      <w:ins w:id="2771" w:author="Zhang Li" w:date="2022-06-12T12:51:00Z">
        <w:r>
          <w:rPr>
            <w:rFonts w:ascii="Times New Roman" w:eastAsia="宋体" w:hAnsi="Times New Roman" w:cs="Times New Roman"/>
            <w:kern w:val="0"/>
            <w:sz w:val="24"/>
            <w:szCs w:val="24"/>
          </w:rPr>
          <w:t>s: block proposer election, block generation, block verification</w:t>
        </w:r>
      </w:ins>
      <w:ins w:id="2772" w:author="ThinkPad" w:date="2022-06-16T11:07:00Z">
        <w:r w:rsidR="00C62DA4">
          <w:rPr>
            <w:rFonts w:ascii="Times New Roman" w:eastAsia="宋体" w:hAnsi="Times New Roman" w:cs="Times New Roman"/>
            <w:kern w:val="0"/>
            <w:sz w:val="24"/>
            <w:szCs w:val="24"/>
          </w:rPr>
          <w:t>,</w:t>
        </w:r>
      </w:ins>
      <w:ins w:id="2773" w:author="Zhang Li" w:date="2022-06-12T12:51:00Z">
        <w:r>
          <w:rPr>
            <w:rFonts w:ascii="Times New Roman" w:eastAsia="宋体" w:hAnsi="Times New Roman" w:cs="Times New Roman"/>
            <w:kern w:val="0"/>
            <w:sz w:val="24"/>
            <w:szCs w:val="24"/>
          </w:rPr>
          <w:t xml:space="preserve"> and block finalization. In the following</w:t>
        </w:r>
        <w:del w:id="2774"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775" w:author="ThinkPad" w:date="2022-06-16T11:07:00Z">
        <w:r w:rsidR="00C62DA4">
          <w:rPr>
            <w:rFonts w:ascii="Times New Roman" w:eastAsia="宋体" w:hAnsi="Times New Roman" w:cs="Times New Roman"/>
            <w:kern w:val="0"/>
            <w:sz w:val="24"/>
            <w:szCs w:val="24"/>
          </w:rPr>
          <w:t xml:space="preserve">shall present the </w:t>
        </w:r>
      </w:ins>
      <w:ins w:id="2776" w:author="ThinkPad" w:date="2022-06-16T11:08:00Z">
        <w:r w:rsidR="00C62DA4">
          <w:rPr>
            <w:rFonts w:ascii="Times New Roman" w:eastAsia="宋体" w:hAnsi="Times New Roman" w:cs="Times New Roman"/>
            <w:kern w:val="0"/>
            <w:sz w:val="24"/>
            <w:szCs w:val="24"/>
          </w:rPr>
          <w:t xml:space="preserve">detailed </w:t>
        </w:r>
      </w:ins>
      <w:ins w:id="2777" w:author="ThinkPad" w:date="2022-06-16T11:07:00Z">
        <w:r w:rsidR="00C62DA4">
          <w:rPr>
            <w:rFonts w:ascii="Times New Roman" w:eastAsia="宋体" w:hAnsi="Times New Roman" w:cs="Times New Roman"/>
            <w:kern w:val="0"/>
            <w:sz w:val="24"/>
            <w:szCs w:val="24"/>
          </w:rPr>
          <w:t>design of each of t</w:t>
        </w:r>
      </w:ins>
      <w:ins w:id="2778" w:author="ThinkPad" w:date="2022-06-16T11:08:00Z">
        <w:r w:rsidR="00C62DA4">
          <w:rPr>
            <w:rFonts w:ascii="Times New Roman" w:eastAsia="宋体" w:hAnsi="Times New Roman" w:cs="Times New Roman"/>
            <w:kern w:val="0"/>
            <w:sz w:val="24"/>
            <w:szCs w:val="24"/>
          </w:rPr>
          <w:t xml:space="preserve">hese </w:t>
        </w:r>
      </w:ins>
      <w:ins w:id="2779" w:author="Zhang Li" w:date="2022-06-12T12:51:00Z">
        <w:del w:id="2780" w:author="ThinkPad" w:date="2022-06-16T11:08:00Z">
          <w:r w:rsidDel="00C62DA4">
            <w:rPr>
              <w:rFonts w:ascii="Times New Roman" w:eastAsia="宋体" w:hAnsi="Times New Roman" w:cs="Times New Roman"/>
              <w:kern w:val="0"/>
              <w:sz w:val="24"/>
              <w:szCs w:val="24"/>
            </w:rPr>
            <w:delText>detailed describe the four parts</w:delText>
          </w:r>
        </w:del>
      </w:ins>
      <w:ins w:id="2781" w:author="ThinkPad" w:date="2022-06-16T11:08:00Z">
        <w:r w:rsidR="00C62DA4">
          <w:rPr>
            <w:rFonts w:ascii="Times New Roman" w:eastAsia="宋体" w:hAnsi="Times New Roman" w:cs="Times New Roman"/>
            <w:kern w:val="0"/>
            <w:sz w:val="24"/>
            <w:szCs w:val="24"/>
          </w:rPr>
          <w:t>components</w:t>
        </w:r>
      </w:ins>
      <w:ins w:id="2782"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783" w:author="ThinkPad" w:date="2022-06-16T13:42:00Z"/>
          <w:rFonts w:ascii="Times New Roman" w:eastAsia="宋体" w:hAnsi="Times New Roman" w:cs="Times New Roman"/>
          <w:kern w:val="0"/>
          <w:sz w:val="24"/>
          <w:szCs w:val="24"/>
          <w:highlight w:val="yellow"/>
        </w:rPr>
      </w:pPr>
      <w:ins w:id="2784" w:author="ThinkPad" w:date="2022-06-16T11:20:00Z">
        <w:r>
          <w:rPr>
            <w:rFonts w:ascii="Times New Roman" w:eastAsia="宋体" w:hAnsi="Times New Roman" w:cs="Times New Roman"/>
            <w:kern w:val="0"/>
            <w:sz w:val="24"/>
            <w:szCs w:val="24"/>
            <w:highlight w:val="yellow"/>
          </w:rPr>
          <w:t>[</w:t>
        </w:r>
      </w:ins>
      <w:ins w:id="2785" w:author="ThinkPad" w:date="2022-06-16T13:42:00Z">
        <w:r w:rsidR="009E1AA6">
          <w:rPr>
            <w:rFonts w:ascii="Times New Roman" w:eastAsia="宋体" w:hAnsi="Times New Roman" w:cs="Times New Roman" w:hint="eastAsia"/>
            <w:kern w:val="0"/>
            <w:sz w:val="24"/>
            <w:szCs w:val="24"/>
            <w:highlight w:val="yellow"/>
          </w:rPr>
          <w:t>叙述技术</w:t>
        </w:r>
      </w:ins>
      <w:ins w:id="2786" w:author="ThinkPad" w:date="2022-06-17T10:12:00Z">
        <w:r w:rsidR="006F3538">
          <w:rPr>
            <w:rFonts w:ascii="Times New Roman" w:eastAsia="宋体" w:hAnsi="Times New Roman" w:cs="Times New Roman" w:hint="eastAsia"/>
            <w:kern w:val="0"/>
            <w:sz w:val="24"/>
            <w:szCs w:val="24"/>
            <w:highlight w:val="yellow"/>
          </w:rPr>
          <w:t>性</w:t>
        </w:r>
      </w:ins>
      <w:ins w:id="2787" w:author="ThinkPad" w:date="2022-06-16T13:42:00Z">
        <w:r w:rsidR="009E1AA6">
          <w:rPr>
            <w:rFonts w:ascii="Times New Roman" w:eastAsia="宋体" w:hAnsi="Times New Roman" w:cs="Times New Roman" w:hint="eastAsia"/>
            <w:kern w:val="0"/>
            <w:sz w:val="24"/>
            <w:szCs w:val="24"/>
            <w:highlight w:val="yellow"/>
          </w:rPr>
          <w:t>内容的时候</w:t>
        </w:r>
      </w:ins>
      <w:ins w:id="2788" w:author="ThinkPad" w:date="2022-06-16T13:38:00Z">
        <w:r w:rsidR="005C09EF">
          <w:rPr>
            <w:rFonts w:ascii="Times New Roman" w:eastAsia="宋体" w:hAnsi="Times New Roman" w:cs="Times New Roman" w:hint="eastAsia"/>
            <w:kern w:val="0"/>
            <w:sz w:val="24"/>
            <w:szCs w:val="24"/>
            <w:highlight w:val="yellow"/>
          </w:rPr>
          <w:t>，</w:t>
        </w:r>
      </w:ins>
      <w:ins w:id="2789" w:author="ThinkPad" w:date="2022-06-16T13:42:00Z">
        <w:r w:rsidR="009E1AA6">
          <w:rPr>
            <w:rFonts w:ascii="Times New Roman" w:eastAsia="宋体" w:hAnsi="Times New Roman" w:cs="Times New Roman" w:hint="eastAsia"/>
            <w:kern w:val="0"/>
            <w:sz w:val="24"/>
            <w:szCs w:val="24"/>
            <w:highlight w:val="yellow"/>
          </w:rPr>
          <w:t>除了保证</w:t>
        </w:r>
      </w:ins>
      <w:ins w:id="2790" w:author="ThinkPad" w:date="2022-06-17T10:12:00Z">
        <w:r w:rsidR="006F3538">
          <w:rPr>
            <w:rFonts w:ascii="Times New Roman" w:eastAsia="宋体" w:hAnsi="Times New Roman" w:cs="Times New Roman" w:hint="eastAsia"/>
            <w:kern w:val="0"/>
            <w:sz w:val="24"/>
            <w:szCs w:val="24"/>
            <w:highlight w:val="yellow"/>
          </w:rPr>
          <w:t>其</w:t>
        </w:r>
      </w:ins>
      <w:ins w:id="2791" w:author="ThinkPad" w:date="2022-06-16T13:42:00Z">
        <w:r w:rsidR="009E1AA6">
          <w:rPr>
            <w:rFonts w:ascii="Times New Roman" w:eastAsia="宋体" w:hAnsi="Times New Roman" w:cs="Times New Roman" w:hint="eastAsia"/>
            <w:kern w:val="0"/>
            <w:sz w:val="24"/>
            <w:szCs w:val="24"/>
            <w:highlight w:val="yellow"/>
          </w:rPr>
          <w:t>可行性和层次逻辑</w:t>
        </w:r>
      </w:ins>
      <w:ins w:id="2792" w:author="ThinkPad" w:date="2022-06-17T10:12:00Z">
        <w:r w:rsidR="006F3538">
          <w:rPr>
            <w:rFonts w:ascii="Times New Roman" w:eastAsia="宋体" w:hAnsi="Times New Roman" w:cs="Times New Roman" w:hint="eastAsia"/>
            <w:kern w:val="0"/>
            <w:sz w:val="24"/>
            <w:szCs w:val="24"/>
            <w:highlight w:val="yellow"/>
          </w:rPr>
          <w:t>严谨性</w:t>
        </w:r>
      </w:ins>
      <w:ins w:id="2793" w:author="ThinkPad" w:date="2022-06-16T13:42:00Z">
        <w:r w:rsidR="009E1AA6">
          <w:rPr>
            <w:rFonts w:ascii="Times New Roman" w:eastAsia="宋体" w:hAnsi="Times New Roman" w:cs="Times New Roman" w:hint="eastAsia"/>
            <w:kern w:val="0"/>
            <w:sz w:val="24"/>
            <w:szCs w:val="24"/>
            <w:highlight w:val="yellow"/>
          </w:rPr>
          <w:t>，还</w:t>
        </w:r>
      </w:ins>
      <w:ins w:id="2794" w:author="ThinkPad" w:date="2022-06-16T13:38:00Z">
        <w:r w:rsidR="005C09EF">
          <w:rPr>
            <w:rFonts w:ascii="Times New Roman" w:eastAsia="宋体" w:hAnsi="Times New Roman" w:cs="Times New Roman" w:hint="eastAsia"/>
            <w:kern w:val="0"/>
            <w:sz w:val="24"/>
            <w:szCs w:val="24"/>
            <w:highlight w:val="yellow"/>
          </w:rPr>
          <w:t>需要</w:t>
        </w:r>
      </w:ins>
      <w:ins w:id="2795" w:author="ThinkPad" w:date="2022-06-16T13:44:00Z">
        <w:r w:rsidR="009E1AA6">
          <w:rPr>
            <w:rFonts w:ascii="Times New Roman" w:eastAsia="宋体" w:hAnsi="Times New Roman" w:cs="Times New Roman" w:hint="eastAsia"/>
            <w:kern w:val="0"/>
            <w:sz w:val="24"/>
            <w:szCs w:val="24"/>
            <w:highlight w:val="yellow"/>
          </w:rPr>
          <w:t>考虑如何</w:t>
        </w:r>
      </w:ins>
      <w:ins w:id="2796" w:author="ThinkPad" w:date="2022-06-16T13:38:00Z">
        <w:r w:rsidR="005C09EF">
          <w:rPr>
            <w:rFonts w:ascii="Times New Roman" w:eastAsia="宋体" w:hAnsi="Times New Roman" w:cs="Times New Roman" w:hint="eastAsia"/>
            <w:kern w:val="0"/>
            <w:sz w:val="24"/>
            <w:szCs w:val="24"/>
            <w:highlight w:val="yellow"/>
          </w:rPr>
          <w:t>突出自己</w:t>
        </w:r>
      </w:ins>
      <w:ins w:id="2797" w:author="ThinkPad" w:date="2022-06-16T11:21:00Z">
        <w:r>
          <w:rPr>
            <w:rFonts w:ascii="Times New Roman" w:eastAsia="宋体" w:hAnsi="Times New Roman" w:cs="Times New Roman" w:hint="eastAsia"/>
            <w:kern w:val="0"/>
            <w:sz w:val="24"/>
            <w:szCs w:val="24"/>
            <w:highlight w:val="yellow"/>
          </w:rPr>
          <w:t>的位置，</w:t>
        </w:r>
      </w:ins>
      <w:ins w:id="2798" w:author="ThinkPad" w:date="2022-06-16T13:44:00Z">
        <w:r w:rsidR="009E1AA6">
          <w:rPr>
            <w:rFonts w:ascii="Times New Roman" w:eastAsia="宋体" w:hAnsi="Times New Roman" w:cs="Times New Roman" w:hint="eastAsia"/>
            <w:kern w:val="0"/>
            <w:sz w:val="24"/>
            <w:szCs w:val="24"/>
            <w:highlight w:val="yellow"/>
          </w:rPr>
          <w:t>如何</w:t>
        </w:r>
      </w:ins>
      <w:ins w:id="2799" w:author="ThinkPad" w:date="2022-06-16T13:38:00Z">
        <w:r w:rsidR="005C09EF">
          <w:rPr>
            <w:rFonts w:ascii="Times New Roman" w:eastAsia="宋体" w:hAnsi="Times New Roman" w:cs="Times New Roman" w:hint="eastAsia"/>
            <w:kern w:val="0"/>
            <w:sz w:val="24"/>
            <w:szCs w:val="24"/>
            <w:highlight w:val="yellow"/>
          </w:rPr>
          <w:t>体现</w:t>
        </w:r>
      </w:ins>
      <w:ins w:id="2800" w:author="ThinkPad" w:date="2022-06-16T13:42:00Z">
        <w:r w:rsidR="009E1AA6">
          <w:rPr>
            <w:rFonts w:ascii="Times New Roman" w:eastAsia="宋体" w:hAnsi="Times New Roman" w:cs="Times New Roman" w:hint="eastAsia"/>
            <w:kern w:val="0"/>
            <w:sz w:val="24"/>
            <w:szCs w:val="24"/>
            <w:highlight w:val="yellow"/>
          </w:rPr>
          <w:t>出</w:t>
        </w:r>
      </w:ins>
      <w:ins w:id="2801" w:author="ThinkPad" w:date="2022-06-17T10:13:00Z">
        <w:r w:rsidR="006F3538">
          <w:rPr>
            <w:rFonts w:ascii="Times New Roman" w:eastAsia="宋体" w:hAnsi="Times New Roman" w:cs="Times New Roman" w:hint="eastAsia"/>
            <w:kern w:val="0"/>
            <w:sz w:val="24"/>
            <w:szCs w:val="24"/>
            <w:highlight w:val="yellow"/>
          </w:rPr>
          <w:t>哪些</w:t>
        </w:r>
      </w:ins>
      <w:ins w:id="2802" w:author="ThinkPad" w:date="2022-06-16T13:39:00Z">
        <w:r w:rsidR="005C09EF">
          <w:rPr>
            <w:rFonts w:ascii="Times New Roman" w:eastAsia="宋体" w:hAnsi="Times New Roman" w:cs="Times New Roman" w:hint="eastAsia"/>
            <w:kern w:val="0"/>
            <w:sz w:val="24"/>
            <w:szCs w:val="24"/>
            <w:highlight w:val="yellow"/>
          </w:rPr>
          <w:t>是自己</w:t>
        </w:r>
      </w:ins>
      <w:ins w:id="2803" w:author="ThinkPad" w:date="2022-06-16T13:44:00Z">
        <w:r w:rsidR="009E1AA6">
          <w:rPr>
            <w:rFonts w:ascii="Times New Roman" w:eastAsia="宋体" w:hAnsi="Times New Roman" w:cs="Times New Roman" w:hint="eastAsia"/>
            <w:kern w:val="0"/>
            <w:sz w:val="24"/>
            <w:szCs w:val="24"/>
            <w:highlight w:val="yellow"/>
          </w:rPr>
          <w:t>干的</w:t>
        </w:r>
      </w:ins>
      <w:ins w:id="2804" w:author="ThinkPad" w:date="2022-06-16T13:39:00Z">
        <w:r w:rsidR="005C09EF">
          <w:rPr>
            <w:rFonts w:ascii="Times New Roman" w:eastAsia="宋体" w:hAnsi="Times New Roman" w:cs="Times New Roman" w:hint="eastAsia"/>
            <w:kern w:val="0"/>
            <w:sz w:val="24"/>
            <w:szCs w:val="24"/>
            <w:highlight w:val="yellow"/>
          </w:rPr>
          <w:t>、</w:t>
        </w:r>
      </w:ins>
      <w:ins w:id="2805" w:author="ThinkPad" w:date="2022-06-16T11:21:00Z">
        <w:r>
          <w:rPr>
            <w:rFonts w:ascii="Times New Roman" w:eastAsia="宋体" w:hAnsi="Times New Roman" w:cs="Times New Roman" w:hint="eastAsia"/>
            <w:kern w:val="0"/>
            <w:sz w:val="24"/>
            <w:szCs w:val="24"/>
            <w:highlight w:val="yellow"/>
          </w:rPr>
          <w:t>新意何在</w:t>
        </w:r>
      </w:ins>
      <w:ins w:id="2806"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807" w:author="ThinkPad" w:date="2022-06-16T13:42:00Z">
        <w:r>
          <w:rPr>
            <w:rFonts w:ascii="Times New Roman" w:eastAsia="宋体" w:hAnsi="Times New Roman" w:cs="Times New Roman"/>
            <w:kern w:val="0"/>
            <w:sz w:val="24"/>
            <w:szCs w:val="24"/>
            <w:highlight w:val="yellow"/>
          </w:rPr>
          <w:t xml:space="preserve">Here, </w:t>
        </w:r>
      </w:ins>
      <w:del w:id="2808" w:author="ThinkPad" w:date="2022-06-16T13:42:00Z">
        <w:r w:rsidR="00060406" w:rsidRPr="00DE55C4" w:rsidDel="009E1AA6">
          <w:rPr>
            <w:rFonts w:ascii="Times New Roman" w:eastAsia="宋体" w:hAnsi="Times New Roman" w:cs="Times New Roman"/>
            <w:kern w:val="0"/>
            <w:sz w:val="24"/>
            <w:szCs w:val="24"/>
            <w:highlight w:val="yellow"/>
            <w:rPrChange w:id="2809" w:author="ThinkPad" w:date="2022-06-16T11:20:00Z">
              <w:rPr>
                <w:rFonts w:ascii="Times New Roman" w:eastAsia="宋体" w:hAnsi="Times New Roman" w:cs="Times New Roman"/>
                <w:kern w:val="0"/>
                <w:sz w:val="24"/>
                <w:szCs w:val="24"/>
              </w:rPr>
            </w:rPrChange>
          </w:rPr>
          <w:delText xml:space="preserve">We </w:delText>
        </w:r>
      </w:del>
      <w:ins w:id="2810"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811"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812" w:author="ThinkPad" w:date="2022-06-16T11:20:00Z">
            <w:rPr>
              <w:rFonts w:ascii="Times New Roman" w:eastAsia="宋体" w:hAnsi="Times New Roman" w:cs="Times New Roman"/>
              <w:kern w:val="0"/>
              <w:sz w:val="24"/>
              <w:szCs w:val="24"/>
            </w:rPr>
          </w:rPrChange>
        </w:rPr>
        <w:t xml:space="preserve">present a verifiable block proposer election </w:t>
      </w:r>
      <w:ins w:id="2813" w:author="Zhang Li" w:date="2022-06-12T12:52:00Z">
        <w:r w:rsidR="00060406" w:rsidRPr="00DE55C4">
          <w:rPr>
            <w:rFonts w:ascii="Times New Roman" w:eastAsia="宋体" w:hAnsi="Times New Roman" w:cs="Times New Roman"/>
            <w:kern w:val="0"/>
            <w:sz w:val="24"/>
            <w:szCs w:val="24"/>
            <w:highlight w:val="yellow"/>
            <w:rPrChange w:id="2814" w:author="ThinkPad" w:date="2022-06-16T11:20:00Z">
              <w:rPr>
                <w:rFonts w:ascii="Times New Roman" w:eastAsia="宋体" w:hAnsi="Times New Roman" w:cs="Times New Roman"/>
                <w:kern w:val="0"/>
                <w:sz w:val="24"/>
                <w:szCs w:val="24"/>
              </w:rPr>
            </w:rPrChange>
          </w:rPr>
          <w:t>algorithm</w:t>
        </w:r>
      </w:ins>
      <w:del w:id="2815"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816" w:author="ThinkPad" w:date="2022-06-16T13:40:00Z">
        <w:r w:rsidR="00060406" w:rsidDel="009E1AA6">
          <w:rPr>
            <w:rFonts w:ascii="Times New Roman" w:eastAsia="宋体" w:hAnsi="Times New Roman" w:cs="Times New Roman"/>
            <w:kern w:val="0"/>
            <w:sz w:val="24"/>
            <w:szCs w:val="24"/>
          </w:rPr>
          <w:delText>is based on</w:delText>
        </w:r>
      </w:del>
      <w:ins w:id="2817"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818" w:author="Zhang Li" w:date="2022-06-12T12:52:00Z">
        <w:r w:rsidR="00060406" w:rsidRPr="00060406" w:rsidDel="00060406">
          <w:rPr>
            <w:rFonts w:ascii="Times New Roman" w:eastAsia="宋体" w:hAnsi="Times New Roman" w:cs="Times New Roman"/>
            <w:kern w:val="0"/>
            <w:sz w:val="24"/>
            <w:szCs w:val="24"/>
          </w:rPr>
          <w:delText>protocol</w:delText>
        </w:r>
      </w:del>
      <w:del w:id="2819" w:author="ThinkPad" w:date="2022-06-17T10:13:00Z">
        <w:r w:rsidR="00060406" w:rsidDel="006F3538">
          <w:rPr>
            <w:rFonts w:ascii="Times New Roman" w:eastAsia="宋体" w:hAnsi="Times New Roman" w:cs="Times New Roman"/>
            <w:kern w:val="0"/>
            <w:sz w:val="24"/>
            <w:szCs w:val="24"/>
          </w:rPr>
          <w:delText xml:space="preserve"> </w:delText>
        </w:r>
      </w:del>
      <w:ins w:id="2820"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821"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822" w:author="ThinkPad" w:date="2022-06-16T13:46:00Z">
        <w:r w:rsidR="00563B51">
          <w:rPr>
            <w:rFonts w:ascii="Times New Roman" w:eastAsia="宋体" w:hAnsi="Times New Roman" w:cs="Times New Roman"/>
            <w:kern w:val="0"/>
            <w:sz w:val="24"/>
            <w:szCs w:val="24"/>
          </w:rPr>
          <w:t xml:space="preserve"> </w:t>
        </w:r>
      </w:ins>
      <w:del w:id="2823"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824"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825" w:author="ThinkPad" w:date="2022-06-16T11:20:00Z">
        <w:r w:rsidDel="00DE55C4">
          <w:rPr>
            <w:rFonts w:ascii="Times New Roman" w:eastAsia="宋体" w:hAnsi="Times New Roman" w:cs="Times New Roman"/>
            <w:kern w:val="0"/>
            <w:sz w:val="24"/>
            <w:szCs w:val="24"/>
          </w:rPr>
          <w:delText xml:space="preserve">protocol </w:delText>
        </w:r>
      </w:del>
      <w:ins w:id="2826"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827" w:author="Zhang Li" w:date="2022-06-12T12:53:00Z">
        <w:r w:rsidDel="00060406">
          <w:rPr>
            <w:rFonts w:ascii="Times New Roman" w:eastAsia="宋体" w:hAnsi="Times New Roman" w:cs="Times New Roman"/>
            <w:kern w:val="0"/>
            <w:sz w:val="24"/>
            <w:szCs w:val="24"/>
          </w:rPr>
          <w:delText xml:space="preserve">protocol </w:delText>
        </w:r>
      </w:del>
      <w:ins w:id="2828"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829"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2830" w:author="ThinkPad" w:date="2022-06-16T11:24:00Z">
        <w:r w:rsidDel="0075433E">
          <w:rPr>
            <w:rFonts w:ascii="Times New Roman" w:eastAsia="宋体" w:hAnsi="Times New Roman" w:cs="Times New Roman"/>
            <w:kern w:val="0"/>
            <w:sz w:val="24"/>
            <w:szCs w:val="24"/>
          </w:rPr>
          <w:delText xml:space="preserve">each </w:delText>
        </w:r>
      </w:del>
      <w:ins w:id="2831"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832" w:author="ThinkPad" w:date="2022-06-16T11:24:00Z">
        <w:r w:rsidR="0075433E">
          <w:rPr>
            <w:rFonts w:ascii="Times New Roman" w:eastAsia="宋体" w:hAnsi="Times New Roman" w:cs="Times New Roman"/>
            <w:kern w:val="0"/>
            <w:sz w:val="24"/>
            <w:szCs w:val="24"/>
          </w:rPr>
          <w:t xml:space="preserve"> in round</w:t>
        </w:r>
      </w:ins>
      <w:ins w:id="2833"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834"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835"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836" w:author="Zhang Li" w:date="2022-06-12T12:54:00Z">
        <w:r w:rsidDel="009F4622">
          <w:rPr>
            <w:rFonts w:ascii="Times New Roman" w:eastAsia="宋体" w:hAnsi="Times New Roman" w:cs="Times New Roman"/>
            <w:kern w:val="0"/>
            <w:sz w:val="24"/>
            <w:szCs w:val="24"/>
          </w:rPr>
          <w:delText>4</w:delText>
        </w:r>
      </w:del>
      <w:ins w:id="2837"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838" w:author="ThinkPad" w:date="2022-06-16T11:26:00Z">
        <w:r w:rsidDel="007F6EB3">
          <w:rPr>
            <w:rFonts w:ascii="Times New Roman" w:hAnsi="Times New Roman" w:cs="Times New Roman"/>
            <w:b/>
            <w:bCs/>
          </w:rPr>
          <w:delText>of per</w:delText>
        </w:r>
      </w:del>
      <w:ins w:id="2839"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840" w:author="Zhang Li" w:date="2022-06-12T12:55:00Z">
        <w:r w:rsidDel="009F4622">
          <w:rPr>
            <w:rFonts w:ascii="Times New Roman" w:eastAsia="宋体" w:hAnsi="Times New Roman" w:cs="Times New Roman"/>
            <w:kern w:val="0"/>
            <w:sz w:val="24"/>
            <w:szCs w:val="24"/>
          </w:rPr>
          <w:delText xml:space="preserve">protocol </w:delText>
        </w:r>
      </w:del>
      <w:ins w:id="2841"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842" w:author="ThinkPad" w:date="2022-06-16T15:29:00Z">
        <w:r w:rsidDel="00387514">
          <w:rPr>
            <w:rFonts w:ascii="Times New Roman" w:eastAsia="宋体" w:hAnsi="Times New Roman" w:cs="Times New Roman"/>
            <w:kern w:val="0"/>
            <w:sz w:val="24"/>
            <w:szCs w:val="24"/>
          </w:rPr>
          <w:delText xml:space="preserve">will </w:delText>
        </w:r>
      </w:del>
      <w:ins w:id="2843"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844"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845"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846" w:author="ThinkPad" w:date="2022-06-21T10:15:00Z">
        <w:r w:rsidRPr="00B30FD4" w:rsidDel="00C30625">
          <w:rPr>
            <w:rFonts w:ascii="Times New Roman" w:eastAsia="宋体" w:hAnsi="Times New Roman" w:cs="Times New Roman"/>
            <w:kern w:val="0"/>
            <w:sz w:val="24"/>
            <w:szCs w:val="24"/>
            <w:highlight w:val="yellow"/>
            <w:rPrChange w:id="2847" w:author="ThinkPad" w:date="2022-06-16T11:28:00Z">
              <w:rPr>
                <w:rFonts w:ascii="Times New Roman" w:eastAsia="宋体" w:hAnsi="Times New Roman" w:cs="Times New Roman"/>
                <w:kern w:val="0"/>
                <w:sz w:val="24"/>
                <w:szCs w:val="24"/>
              </w:rPr>
            </w:rPrChange>
          </w:rPr>
          <w:delText>after</w:delText>
        </w:r>
      </w:del>
      <w:ins w:id="2848"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849" w:author="ThinkPad" w:date="2022-06-16T11:28:00Z">
            <w:rPr>
              <w:rFonts w:ascii="Times New Roman" w:eastAsia="宋体" w:hAnsi="Times New Roman" w:cs="Times New Roman"/>
              <w:kern w:val="0"/>
              <w:sz w:val="24"/>
              <w:szCs w:val="24"/>
            </w:rPr>
          </w:rPrChange>
        </w:rPr>
        <w:t xml:space="preserve"> finite time</w:t>
      </w:r>
      <w:del w:id="2850" w:author="ThinkPad" w:date="2022-06-21T10:15:00Z">
        <w:r w:rsidRPr="00387514" w:rsidDel="00C30625">
          <w:rPr>
            <w:rFonts w:ascii="Times New Roman" w:eastAsia="宋体" w:hAnsi="Times New Roman" w:cs="Times New Roman"/>
            <w:kern w:val="0"/>
            <w:sz w:val="24"/>
            <w:szCs w:val="24"/>
            <w:highlight w:val="green"/>
            <w:rPrChange w:id="2851"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852"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853" w:author="Zhang Li" w:date="2022-06-12T12:56:00Z">
        <w:r w:rsidDel="009F4622">
          <w:rPr>
            <w:rFonts w:ascii="Times New Roman" w:eastAsia="宋体" w:hAnsi="Times New Roman" w:cs="Times New Roman"/>
            <w:kern w:val="0"/>
            <w:sz w:val="24"/>
            <w:szCs w:val="24"/>
          </w:rPr>
          <w:delText xml:space="preserve">protocol </w:delText>
        </w:r>
      </w:del>
      <w:ins w:id="2854"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855"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856" w:author="Zhang Li" w:date="2022-06-12T12:57:00Z">
        <w:r w:rsidDel="009F4622">
          <w:rPr>
            <w:rFonts w:ascii="Times New Roman" w:eastAsia="宋体" w:hAnsi="Times New Roman" w:cs="Times New Roman"/>
            <w:kern w:val="0"/>
            <w:sz w:val="24"/>
            <w:szCs w:val="24"/>
          </w:rPr>
          <w:delText xml:space="preserve">protocol </w:delText>
        </w:r>
      </w:del>
      <w:ins w:id="2857"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858"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859" w:author="ThinkPad" w:date="2022-06-16T16:42:00Z">
              <w:rPr>
                <w:rFonts w:ascii="Times New Roman" w:hAnsi="Times New Roman" w:cs="Times New Roman"/>
                <w:b/>
                <w:bCs/>
              </w:rPr>
            </w:rPrChange>
          </w:rPr>
          <w:t>[</w:t>
        </w:r>
      </w:ins>
      <w:ins w:id="2860" w:author="ThinkPad" w:date="2022-06-16T15:37:00Z">
        <w:r w:rsidR="00294A96" w:rsidRPr="005844C7">
          <w:rPr>
            <w:rFonts w:ascii="Times New Roman" w:hAnsi="Times New Roman" w:cs="Times New Roman" w:hint="eastAsia"/>
            <w:b/>
            <w:bCs/>
            <w:highlight w:val="green"/>
            <w:rPrChange w:id="2861" w:author="ThinkPad" w:date="2022-06-16T16:42:00Z">
              <w:rPr>
                <w:rFonts w:ascii="Times New Roman" w:hAnsi="Times New Roman" w:cs="Times New Roman" w:hint="eastAsia"/>
                <w:b/>
                <w:bCs/>
              </w:rPr>
            </w:rPrChange>
          </w:rPr>
          <w:t>图中</w:t>
        </w:r>
      </w:ins>
      <w:ins w:id="2862" w:author="ThinkPad" w:date="2022-06-16T16:42:00Z">
        <w:r w:rsidR="005844C7">
          <w:rPr>
            <w:rFonts w:ascii="Times New Roman" w:hAnsi="Times New Roman" w:cs="Times New Roman" w:hint="eastAsia"/>
            <w:b/>
            <w:bCs/>
            <w:highlight w:val="green"/>
          </w:rPr>
          <w:t>所有</w:t>
        </w:r>
      </w:ins>
      <w:ins w:id="2863" w:author="ThinkPad" w:date="2022-06-16T15:35:00Z">
        <w:r w:rsidR="00625E3A" w:rsidRPr="005844C7">
          <w:rPr>
            <w:rFonts w:ascii="Times New Roman" w:hAnsi="Times New Roman" w:cs="Times New Roman" w:hint="eastAsia"/>
            <w:b/>
            <w:bCs/>
            <w:highlight w:val="green"/>
            <w:rPrChange w:id="2864" w:author="ThinkPad" w:date="2022-06-16T16:42:00Z">
              <w:rPr>
                <w:rFonts w:ascii="Times New Roman" w:hAnsi="Times New Roman" w:cs="Times New Roman" w:hint="eastAsia"/>
                <w:b/>
                <w:bCs/>
              </w:rPr>
            </w:rPrChange>
          </w:rPr>
          <w:t>变量</w:t>
        </w:r>
      </w:ins>
      <w:ins w:id="2865" w:author="ThinkPad" w:date="2022-06-16T16:42:00Z">
        <w:r w:rsidR="005844C7">
          <w:rPr>
            <w:rFonts w:ascii="Times New Roman" w:hAnsi="Times New Roman" w:cs="Times New Roman" w:hint="eastAsia"/>
            <w:b/>
            <w:bCs/>
            <w:highlight w:val="green"/>
          </w:rPr>
          <w:t>都应</w:t>
        </w:r>
      </w:ins>
      <w:ins w:id="2866" w:author="ThinkPad" w:date="2022-06-16T15:37:00Z">
        <w:r w:rsidR="00294A96" w:rsidRPr="005844C7">
          <w:rPr>
            <w:rFonts w:ascii="Times New Roman" w:hAnsi="Times New Roman" w:cs="Times New Roman" w:hint="eastAsia"/>
            <w:b/>
            <w:bCs/>
            <w:highlight w:val="green"/>
            <w:rPrChange w:id="2867" w:author="ThinkPad" w:date="2022-06-16T16:42:00Z">
              <w:rPr>
                <w:rFonts w:ascii="Times New Roman" w:hAnsi="Times New Roman" w:cs="Times New Roman" w:hint="eastAsia"/>
                <w:b/>
                <w:bCs/>
              </w:rPr>
            </w:rPrChange>
          </w:rPr>
          <w:t>斜体显示，该讲究的地方要讲究</w:t>
        </w:r>
      </w:ins>
      <w:ins w:id="2868" w:author="ThinkPad" w:date="2022-06-16T15:36:00Z">
        <w:r w:rsidR="00625E3A" w:rsidRPr="005844C7">
          <w:rPr>
            <w:rFonts w:ascii="Times New Roman" w:hAnsi="Times New Roman" w:cs="Times New Roman" w:hint="eastAsia"/>
            <w:b/>
            <w:bCs/>
            <w:highlight w:val="green"/>
            <w:rPrChange w:id="2869" w:author="ThinkPad" w:date="2022-06-16T16:42:00Z">
              <w:rPr>
                <w:rFonts w:ascii="Times New Roman" w:hAnsi="Times New Roman" w:cs="Times New Roman" w:hint="eastAsia"/>
                <w:b/>
                <w:bCs/>
              </w:rPr>
            </w:rPrChange>
          </w:rPr>
          <w:t>，</w:t>
        </w:r>
      </w:ins>
      <w:ins w:id="2870" w:author="ThinkPad" w:date="2022-06-16T15:54:00Z">
        <w:r w:rsidR="006A2A99" w:rsidRPr="005844C7">
          <w:rPr>
            <w:rFonts w:ascii="Times New Roman" w:hAnsi="Times New Roman" w:cs="Times New Roman"/>
            <w:b/>
            <w:bCs/>
            <w:highlight w:val="green"/>
            <w:rPrChange w:id="2871" w:author="ThinkPad" w:date="2022-06-16T16:42:00Z">
              <w:rPr>
                <w:rFonts w:ascii="Times New Roman" w:hAnsi="Times New Roman" w:cs="Times New Roman"/>
                <w:b/>
                <w:bCs/>
              </w:rPr>
            </w:rPrChange>
          </w:rPr>
          <w:t xml:space="preserve"> </w:t>
        </w:r>
      </w:ins>
      <w:ins w:id="2872" w:author="ThinkPad" w:date="2022-06-16T15:46:00Z">
        <w:r w:rsidR="00F8022C" w:rsidRPr="005844C7">
          <w:rPr>
            <w:rFonts w:ascii="Times New Roman" w:hAnsi="Times New Roman" w:cs="Times New Roman"/>
            <w:b/>
            <w:bCs/>
            <w:i/>
            <w:iCs/>
            <w:highlight w:val="green"/>
            <w:rPrChange w:id="2873" w:author="ThinkPad" w:date="2022-06-16T16:42:00Z">
              <w:rPr>
                <w:rFonts w:ascii="Times New Roman" w:hAnsi="Times New Roman" w:cs="Times New Roman"/>
                <w:b/>
                <w:bCs/>
              </w:rPr>
            </w:rPrChange>
          </w:rPr>
          <w:t>i</w:t>
        </w:r>
        <w:r w:rsidR="00F8022C" w:rsidRPr="005844C7">
          <w:rPr>
            <w:rFonts w:ascii="Times New Roman" w:hAnsi="Times New Roman" w:cs="Times New Roman" w:hint="eastAsia"/>
            <w:b/>
            <w:bCs/>
            <w:highlight w:val="green"/>
            <w:rPrChange w:id="2874" w:author="ThinkPad" w:date="2022-06-16T16:42:00Z">
              <w:rPr>
                <w:rFonts w:ascii="Times New Roman" w:hAnsi="Times New Roman" w:cs="Times New Roman" w:hint="eastAsia"/>
                <w:b/>
                <w:bCs/>
              </w:rPr>
            </w:rPrChange>
          </w:rPr>
          <w:t>代表啥？</w:t>
        </w:r>
      </w:ins>
      <w:ins w:id="2875"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876"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877" w:author="ThinkPad" w:date="2022-06-16T15:36:00Z">
        <w:r w:rsidR="00294A96" w:rsidRPr="005844C7">
          <w:rPr>
            <w:rFonts w:ascii="Times New Roman" w:hAnsi="Times New Roman" w:cs="Times New Roman"/>
            <w:b/>
            <w:bCs/>
            <w:highlight w:val="green"/>
            <w:rPrChange w:id="2878"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879" w:author="ThinkPad" w:date="2022-06-16T16:42:00Z">
              <w:rPr>
                <w:rFonts w:ascii="Times New Roman" w:hAnsi="Times New Roman" w:cs="Times New Roman" w:hint="eastAsia"/>
                <w:b/>
                <w:bCs/>
              </w:rPr>
            </w:rPrChange>
          </w:rPr>
          <w:t>前面给缩写了么？</w:t>
        </w:r>
      </w:ins>
      <w:ins w:id="2880" w:author="ThinkPad" w:date="2022-06-16T16:55:00Z">
        <w:r w:rsidR="008D4381">
          <w:rPr>
            <w:rFonts w:ascii="Times New Roman" w:hAnsi="Times New Roman" w:cs="Times New Roman" w:hint="eastAsia"/>
            <w:b/>
            <w:bCs/>
            <w:highlight w:val="green"/>
          </w:rPr>
          <w:t>每个变量和缩写都</w:t>
        </w:r>
      </w:ins>
      <w:ins w:id="2881" w:author="ThinkPad" w:date="2022-06-16T16:54:00Z">
        <w:r w:rsidR="008D4381">
          <w:rPr>
            <w:rFonts w:ascii="Times New Roman" w:hAnsi="Times New Roman" w:cs="Times New Roman" w:hint="eastAsia"/>
            <w:b/>
            <w:bCs/>
            <w:highlight w:val="green"/>
          </w:rPr>
          <w:t>要在第一次出现时定义</w:t>
        </w:r>
      </w:ins>
      <w:ins w:id="2882" w:author="ThinkPad" w:date="2022-06-16T15:35:00Z">
        <w:r w:rsidR="00625E3A" w:rsidRPr="005844C7">
          <w:rPr>
            <w:rFonts w:ascii="Times New Roman" w:hAnsi="Times New Roman" w:cs="Times New Roman"/>
            <w:b/>
            <w:bCs/>
            <w:highlight w:val="green"/>
            <w:rPrChange w:id="2883"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884"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885" w:author="Zhang Li" w:date="2022-06-12T12:58:00Z">
                <w:rPr>
                  <w:rFonts w:ascii="Cambria Math" w:eastAsia="宋体" w:hAnsi="Cambria Math" w:cs="Times New Roman"/>
                  <w:kern w:val="0"/>
                  <w:sz w:val="24"/>
                  <w:szCs w:val="24"/>
                </w:rPr>
              </w:ins>
            </m:ctrlPr>
          </m:dPr>
          <m:e>
            <m:r>
              <w:ins w:id="2886" w:author="Zhang Li" w:date="2022-06-12T12:58:00Z">
                <w:rPr>
                  <w:rFonts w:ascii="Cambria Math" w:eastAsia="宋体" w:hAnsi="Cambria Math" w:cs="Times New Roman"/>
                  <w:kern w:val="0"/>
                  <w:sz w:val="24"/>
                  <w:szCs w:val="24"/>
                </w:rPr>
                <m:t>s</m:t>
              </w:ins>
            </m:r>
            <m:sSub>
              <m:sSubPr>
                <m:ctrlPr>
                  <w:ins w:id="2887" w:author="Zhang Li" w:date="2022-06-12T12:58:00Z">
                    <w:rPr>
                      <w:rFonts w:ascii="Cambria Math" w:eastAsia="宋体" w:hAnsi="Cambria Math" w:cs="Times New Roman"/>
                      <w:kern w:val="0"/>
                      <w:sz w:val="24"/>
                      <w:szCs w:val="24"/>
                    </w:rPr>
                  </w:ins>
                </m:ctrlPr>
              </m:sSubPr>
              <m:e>
                <m:r>
                  <w:ins w:id="2888" w:author="Zhang Li" w:date="2022-06-12T12:58:00Z">
                    <w:rPr>
                      <w:rFonts w:ascii="Cambria Math" w:eastAsia="宋体" w:hAnsi="Cambria Math" w:cs="Times New Roman"/>
                      <w:kern w:val="0"/>
                      <w:sz w:val="24"/>
                      <w:szCs w:val="24"/>
                    </w:rPr>
                    <m:t>k</m:t>
                  </w:ins>
                </m:r>
              </m:e>
              <m:sub>
                <m:r>
                  <w:ins w:id="2889" w:author="Zhang Li" w:date="2022-06-12T12:58:00Z">
                    <w:rPr>
                      <w:rFonts w:ascii="Cambria Math" w:eastAsia="宋体" w:hAnsi="Cambria Math" w:cs="Times New Roman"/>
                      <w:kern w:val="0"/>
                      <w:sz w:val="24"/>
                      <w:szCs w:val="24"/>
                    </w:rPr>
                    <m:t>i</m:t>
                  </w:ins>
                </m:r>
              </m:sub>
            </m:sSub>
            <m:r>
              <w:ins w:id="2890" w:author="Zhang Li" w:date="2022-06-12T12:58:00Z">
                <m:rPr>
                  <m:sty m:val="p"/>
                </m:rPr>
                <w:rPr>
                  <w:rFonts w:ascii="Cambria Math" w:eastAsia="宋体" w:hAnsi="Cambria Math" w:cs="Times New Roman"/>
                  <w:kern w:val="0"/>
                  <w:sz w:val="24"/>
                  <w:szCs w:val="24"/>
                </w:rPr>
                <m:t>,</m:t>
              </w:ins>
            </m:r>
            <m:r>
              <w:ins w:id="2891" w:author="Zhang Li" w:date="2022-06-12T12:58:00Z">
                <w:rPr>
                  <w:rFonts w:ascii="Cambria Math" w:eastAsia="宋体" w:hAnsi="Cambria Math" w:cs="Times New Roman"/>
                  <w:kern w:val="0"/>
                  <w:sz w:val="24"/>
                  <w:szCs w:val="24"/>
                </w:rPr>
                <m:t>p</m:t>
              </w:ins>
            </m:r>
            <m:sSub>
              <m:sSubPr>
                <m:ctrlPr>
                  <w:ins w:id="2892" w:author="Zhang Li" w:date="2022-06-12T12:58:00Z">
                    <w:rPr>
                      <w:rFonts w:ascii="Cambria Math" w:eastAsia="宋体" w:hAnsi="Cambria Math" w:cs="Times New Roman"/>
                      <w:kern w:val="0"/>
                      <w:sz w:val="24"/>
                      <w:szCs w:val="24"/>
                    </w:rPr>
                  </w:ins>
                </m:ctrlPr>
              </m:sSubPr>
              <m:e>
                <m:r>
                  <w:ins w:id="2893" w:author="Zhang Li" w:date="2022-06-12T12:58:00Z">
                    <w:rPr>
                      <w:rFonts w:ascii="Cambria Math" w:eastAsia="宋体" w:hAnsi="Cambria Math" w:cs="Times New Roman"/>
                      <w:kern w:val="0"/>
                      <w:sz w:val="24"/>
                      <w:szCs w:val="24"/>
                    </w:rPr>
                    <m:t>k</m:t>
                  </w:ins>
                </m:r>
              </m:e>
              <m:sub>
                <m:r>
                  <w:ins w:id="2894" w:author="Zhang Li" w:date="2022-06-12T12:58:00Z">
                    <w:rPr>
                      <w:rFonts w:ascii="Cambria Math" w:eastAsia="宋体" w:hAnsi="Cambria Math" w:cs="Times New Roman"/>
                      <w:kern w:val="0"/>
                      <w:sz w:val="24"/>
                      <w:szCs w:val="24"/>
                    </w:rPr>
                    <m:t>i</m:t>
                  </w:ins>
                </m:r>
              </m:sub>
            </m:sSub>
          </m:e>
        </m:d>
      </m:oMath>
      <w:ins w:id="2895"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896"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897" w:author="Zhang Li" w:date="2022-06-12T12:58:00Z">
                <w:rPr>
                  <w:rFonts w:ascii="Cambria Math" w:eastAsia="宋体" w:hAnsi="Cambria Math" w:cs="Times New Roman"/>
                  <w:kern w:val="0"/>
                  <w:sz w:val="24"/>
                  <w:szCs w:val="24"/>
                </w:rPr>
              </w:del>
            </m:ctrlPr>
          </m:dPr>
          <m:e>
            <m:r>
              <w:del w:id="2898" w:author="Zhang Li" w:date="2022-06-12T12:58:00Z">
                <w:rPr>
                  <w:rFonts w:ascii="Cambria Math" w:eastAsia="宋体" w:hAnsi="Cambria Math" w:cs="Times New Roman"/>
                  <w:kern w:val="0"/>
                  <w:sz w:val="24"/>
                  <w:szCs w:val="24"/>
                </w:rPr>
                <m:t>s</m:t>
              </w:del>
            </m:r>
            <m:sSub>
              <m:sSubPr>
                <m:ctrlPr>
                  <w:del w:id="2899" w:author="Zhang Li" w:date="2022-06-12T12:58:00Z">
                    <w:rPr>
                      <w:rFonts w:ascii="Cambria Math" w:eastAsia="宋体" w:hAnsi="Cambria Math" w:cs="Times New Roman"/>
                      <w:kern w:val="0"/>
                      <w:sz w:val="24"/>
                      <w:szCs w:val="24"/>
                    </w:rPr>
                  </w:del>
                </m:ctrlPr>
              </m:sSubPr>
              <m:e>
                <m:r>
                  <w:del w:id="2900" w:author="Zhang Li" w:date="2022-06-12T12:58:00Z">
                    <w:rPr>
                      <w:rFonts w:ascii="Cambria Math" w:eastAsia="宋体" w:hAnsi="Cambria Math" w:cs="Times New Roman"/>
                      <w:kern w:val="0"/>
                      <w:sz w:val="24"/>
                      <w:szCs w:val="24"/>
                    </w:rPr>
                    <m:t>k</m:t>
                  </w:del>
                </m:r>
              </m:e>
              <m:sub>
                <m:r>
                  <w:del w:id="2901" w:author="Zhang Li" w:date="2022-06-12T12:58:00Z">
                    <w:rPr>
                      <w:rFonts w:ascii="Cambria Math" w:eastAsia="宋体" w:hAnsi="Cambria Math" w:cs="Times New Roman"/>
                      <w:kern w:val="0"/>
                      <w:sz w:val="24"/>
                      <w:szCs w:val="24"/>
                    </w:rPr>
                    <m:t>i</m:t>
                  </w:del>
                </m:r>
              </m:sub>
            </m:sSub>
            <m:r>
              <w:del w:id="2902" w:author="Zhang Li" w:date="2022-06-12T12:58:00Z">
                <m:rPr>
                  <m:sty m:val="p"/>
                </m:rPr>
                <w:rPr>
                  <w:rFonts w:ascii="Cambria Math" w:eastAsia="宋体" w:hAnsi="Cambria Math" w:cs="Times New Roman"/>
                  <w:kern w:val="0"/>
                  <w:sz w:val="24"/>
                  <w:szCs w:val="24"/>
                </w:rPr>
                <m:t>,</m:t>
              </w:del>
            </m:r>
            <m:r>
              <w:del w:id="2903" w:author="Zhang Li" w:date="2022-06-12T12:58:00Z">
                <w:rPr>
                  <w:rFonts w:ascii="Cambria Math" w:eastAsia="宋体" w:hAnsi="Cambria Math" w:cs="Times New Roman"/>
                  <w:kern w:val="0"/>
                  <w:sz w:val="24"/>
                  <w:szCs w:val="24"/>
                </w:rPr>
                <m:t>p</m:t>
              </w:del>
            </m:r>
            <m:sSub>
              <m:sSubPr>
                <m:ctrlPr>
                  <w:del w:id="2904" w:author="Zhang Li" w:date="2022-06-12T12:58:00Z">
                    <w:rPr>
                      <w:rFonts w:ascii="Cambria Math" w:eastAsia="宋体" w:hAnsi="Cambria Math" w:cs="Times New Roman"/>
                      <w:kern w:val="0"/>
                      <w:sz w:val="24"/>
                      <w:szCs w:val="24"/>
                    </w:rPr>
                  </w:del>
                </m:ctrlPr>
              </m:sSubPr>
              <m:e>
                <m:r>
                  <w:del w:id="2905" w:author="Zhang Li" w:date="2022-06-12T12:58:00Z">
                    <w:rPr>
                      <w:rFonts w:ascii="Cambria Math" w:eastAsia="宋体" w:hAnsi="Cambria Math" w:cs="Times New Roman"/>
                      <w:kern w:val="0"/>
                      <w:sz w:val="24"/>
                      <w:szCs w:val="24"/>
                    </w:rPr>
                    <m:t>k</m:t>
                  </w:del>
                </m:r>
              </m:e>
              <m:sub>
                <m:r>
                  <w:del w:id="2906" w:author="Zhang Li" w:date="2022-06-12T12:58:00Z">
                    <w:rPr>
                      <w:rFonts w:ascii="Cambria Math" w:eastAsia="宋体" w:hAnsi="Cambria Math" w:cs="Times New Roman"/>
                      <w:kern w:val="0"/>
                      <w:sz w:val="24"/>
                      <w:szCs w:val="24"/>
                    </w:rPr>
                    <m:t>i</m:t>
                  </w:del>
                </m:r>
              </m:sub>
            </m:sSub>
          </m:e>
        </m:d>
        <m:r>
          <w:del w:id="2907" w:author="Zhang Li" w:date="2022-06-12T12:58:00Z">
            <m:rPr>
              <m:sty m:val="p"/>
            </m:rPr>
            <w:rPr>
              <w:rFonts w:ascii="Cambria Math" w:eastAsia="宋体" w:hAnsi="Cambria Math" w:cs="Times New Roman"/>
              <w:kern w:val="0"/>
              <w:sz w:val="24"/>
              <w:szCs w:val="24"/>
            </w:rPr>
            <m:t xml:space="preserve"> </m:t>
          </w:del>
        </m:r>
      </m:oMath>
      <w:del w:id="2908"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909" w:author="Zhang Li" w:date="2022-06-12T12:58:00Z">
            <w:rPr>
              <w:rFonts w:ascii="Cambria Math" w:eastAsia="宋体" w:hAnsi="Cambria Math" w:cs="Times New Roman"/>
              <w:kern w:val="0"/>
              <w:sz w:val="24"/>
              <w:szCs w:val="24"/>
            </w:rPr>
            <m:t>pk</m:t>
          </w:del>
        </m:r>
      </m:oMath>
      <w:del w:id="2910"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911" w:author="Zhang Li" w:date="2022-06-12T12:59:00Z">
        <w:r w:rsidDel="004F2D6E">
          <w:rPr>
            <w:rFonts w:ascii="Times New Roman" w:eastAsia="宋体" w:hAnsi="Times New Roman" w:cs="Times New Roman"/>
            <w:kern w:val="0"/>
            <w:sz w:val="24"/>
            <w:szCs w:val="24"/>
          </w:rPr>
          <w:delText>Thus, t</w:delText>
        </w:r>
      </w:del>
      <w:ins w:id="2912"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913" w:author="Zhang Li" w:date="2022-06-12T13:00:00Z">
        <w:r w:rsidR="004F2D6E">
          <w:rPr>
            <w:rFonts w:ascii="Times New Roman" w:eastAsia="宋体" w:hAnsi="Times New Roman" w:cs="Times New Roman"/>
            <w:kern w:val="0"/>
            <w:sz w:val="24"/>
            <w:szCs w:val="24"/>
          </w:rPr>
          <w:t xml:space="preserve">As illustrated in Fig. 4, all participants have </w:t>
        </w:r>
      </w:ins>
      <w:ins w:id="2914"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915"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916" w:author="Zhang Li" w:date="2022-06-12T13:01:00Z">
        <w:r w:rsidDel="004F2D6E">
          <w:rPr>
            <w:rFonts w:ascii="Times New Roman" w:eastAsia="宋体" w:hAnsi="Times New Roman" w:cs="Times New Roman"/>
            <w:kern w:val="0"/>
            <w:sz w:val="24"/>
            <w:szCs w:val="24"/>
          </w:rPr>
          <w:delText xml:space="preserve">protocol </w:delText>
        </w:r>
      </w:del>
      <w:ins w:id="2917"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918"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919" w:author="Zhang Li" w:date="2022-06-12T13:02:00Z">
            <w:rPr>
              <w:rFonts w:ascii="Cambria Math" w:eastAsia="宋体" w:hAnsi="Cambria Math" w:cs="Times New Roman"/>
              <w:kern w:val="0"/>
              <w:sz w:val="24"/>
              <w:szCs w:val="24"/>
            </w:rPr>
            <m:t>v</m:t>
          </w:ins>
        </m:r>
        <m:sSub>
          <m:sSubPr>
            <m:ctrlPr>
              <w:del w:id="2920" w:author="Zhang Li" w:date="2022-06-12T13:02:00Z">
                <w:rPr>
                  <w:rFonts w:ascii="Cambria Math" w:eastAsia="宋体" w:hAnsi="Cambria Math" w:cs="Times New Roman"/>
                  <w:kern w:val="0"/>
                  <w:sz w:val="24"/>
                  <w:szCs w:val="24"/>
                </w:rPr>
              </w:del>
            </m:ctrlPr>
          </m:sSubPr>
          <m:e>
            <m:r>
              <w:del w:id="2921" w:author="Zhang Li" w:date="2022-06-12T13:02:00Z">
                <m:rPr>
                  <m:nor/>
                </m:rPr>
                <w:rPr>
                  <w:rFonts w:ascii="Times New Roman" w:eastAsia="宋体" w:hAnsi="Times New Roman" w:cs="Times New Roman"/>
                  <w:i/>
                  <w:iCs/>
                  <w:kern w:val="0"/>
                  <w:sz w:val="24"/>
                  <w:szCs w:val="24"/>
                </w:rPr>
                <m:t>Node</m:t>
              </w:del>
            </m:r>
          </m:e>
          <m:sub>
            <m:r>
              <w:del w:id="292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923" w:author="ThinkPad" w:date="2022-06-16T15:49:00Z">
        <w:r w:rsidR="00F8022C">
          <w:rPr>
            <w:rFonts w:ascii="Times New Roman" w:eastAsia="宋体" w:hAnsi="Times New Roman" w:cs="Times New Roman"/>
            <w:kern w:val="0"/>
            <w:sz w:val="24"/>
            <w:szCs w:val="24"/>
          </w:rPr>
          <w:t xml:space="preserve"> </w:t>
        </w:r>
      </w:ins>
      <w:del w:id="2924"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92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926" w:author="Zhang Li" w:date="2022-06-12T13:02:00Z">
            <w:rPr>
              <w:rFonts w:ascii="Cambria Math" w:eastAsia="宋体" w:hAnsi="Cambria Math" w:cs="Times New Roman"/>
              <w:kern w:val="0"/>
              <w:sz w:val="24"/>
              <w:szCs w:val="24"/>
            </w:rPr>
            <m:t>v</m:t>
          </w:ins>
        </m:r>
        <m:sSub>
          <m:sSubPr>
            <m:ctrlPr>
              <w:del w:id="2927" w:author="Zhang Li" w:date="2022-06-12T13:02:00Z">
                <w:rPr>
                  <w:rFonts w:ascii="Cambria Math" w:eastAsia="宋体" w:hAnsi="Cambria Math" w:cs="Times New Roman"/>
                  <w:kern w:val="0"/>
                  <w:sz w:val="24"/>
                  <w:szCs w:val="24"/>
                </w:rPr>
              </w:del>
            </m:ctrlPr>
          </m:sSubPr>
          <m:e>
            <m:r>
              <w:del w:id="2928" w:author="Zhang Li" w:date="2022-06-12T13:02:00Z">
                <m:rPr>
                  <m:nor/>
                </m:rPr>
                <w:rPr>
                  <w:rFonts w:ascii="Times New Roman" w:eastAsia="宋体" w:hAnsi="Times New Roman" w:cs="Times New Roman"/>
                  <w:i/>
                  <w:iCs/>
                  <w:kern w:val="0"/>
                  <w:sz w:val="24"/>
                  <w:szCs w:val="24"/>
                </w:rPr>
                <m:t>Node</m:t>
              </w:del>
            </m:r>
          </m:e>
          <m:sub>
            <m:r>
              <w:del w:id="292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930"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931" w:author="Zhang Li" w:date="2022-06-12T13:02:00Z">
            <w:rPr>
              <w:rFonts w:ascii="Cambria Math" w:eastAsia="宋体" w:hAnsi="Cambria Math" w:cs="Times New Roman"/>
              <w:kern w:val="0"/>
              <w:sz w:val="24"/>
              <w:szCs w:val="24"/>
            </w:rPr>
            <m:t>v</m:t>
          </w:ins>
        </m:r>
        <m:sSub>
          <m:sSubPr>
            <m:ctrlPr>
              <w:del w:id="2932" w:author="Zhang Li" w:date="2022-06-12T13:02:00Z">
                <w:rPr>
                  <w:rFonts w:ascii="Cambria Math" w:eastAsia="宋体" w:hAnsi="Cambria Math" w:cs="Times New Roman"/>
                  <w:kern w:val="0"/>
                  <w:sz w:val="24"/>
                  <w:szCs w:val="24"/>
                </w:rPr>
              </w:del>
            </m:ctrlPr>
          </m:sSubPr>
          <m:e>
            <m:r>
              <w:del w:id="2933" w:author="Zhang Li" w:date="2022-06-12T13:02:00Z">
                <m:rPr>
                  <m:nor/>
                </m:rPr>
                <w:rPr>
                  <w:rFonts w:ascii="Times New Roman" w:eastAsia="宋体" w:hAnsi="Times New Roman" w:cs="Times New Roman"/>
                  <w:i/>
                  <w:iCs/>
                  <w:kern w:val="0"/>
                  <w:sz w:val="24"/>
                  <w:szCs w:val="24"/>
                </w:rPr>
                <m:t>Node</m:t>
              </w:del>
            </m:r>
          </m:e>
          <m:sub>
            <m:r>
              <w:del w:id="2934"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935" w:author="Zhang Li" w:date="2022-06-12T13:02:00Z">
            <w:rPr>
              <w:rFonts w:ascii="Cambria Math" w:eastAsia="宋体" w:hAnsi="Cambria Math" w:cs="Times New Roman"/>
              <w:kern w:val="0"/>
              <w:sz w:val="24"/>
              <w:szCs w:val="24"/>
            </w:rPr>
            <m:t>v</m:t>
          </w:ins>
        </m:r>
        <m:sSub>
          <m:sSubPr>
            <m:ctrlPr>
              <w:del w:id="2936" w:author="Zhang Li" w:date="2022-06-12T13:02:00Z">
                <w:rPr>
                  <w:rFonts w:ascii="Cambria Math" w:eastAsia="宋体" w:hAnsi="Cambria Math" w:cs="Times New Roman"/>
                  <w:kern w:val="0"/>
                  <w:sz w:val="24"/>
                  <w:szCs w:val="24"/>
                </w:rPr>
              </w:del>
            </m:ctrlPr>
          </m:sSubPr>
          <m:e>
            <m:r>
              <w:del w:id="2937" w:author="Zhang Li" w:date="2022-06-12T13:02:00Z">
                <m:rPr>
                  <m:nor/>
                </m:rPr>
                <w:rPr>
                  <w:rFonts w:ascii="Times New Roman" w:eastAsia="宋体" w:hAnsi="Times New Roman" w:cs="Times New Roman"/>
                  <w:kern w:val="0"/>
                  <w:sz w:val="24"/>
                  <w:szCs w:val="24"/>
                </w:rPr>
                <m:t>Node</m:t>
              </w:del>
            </m:r>
          </m:e>
          <m:sub>
            <m:r>
              <w:del w:id="2938"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939"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940" w:author="ThinkPad" w:date="2022-06-16T15:52:00Z">
        <w:r w:rsidR="006A2A99">
          <w:rPr>
            <w:rFonts w:ascii="Times New Roman" w:eastAsia="宋体" w:hAnsi="Times New Roman" w:cs="Times New Roman"/>
            <w:kern w:val="0"/>
            <w:sz w:val="24"/>
            <w:szCs w:val="24"/>
          </w:rPr>
          <w:t>Regarding t</w:t>
        </w:r>
      </w:ins>
      <w:del w:id="2941"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942" w:author="Zhang Li" w:date="2022-06-12T13:02:00Z">
            <w:rPr>
              <w:rFonts w:ascii="Cambria Math" w:eastAsia="宋体" w:hAnsi="Cambria Math" w:cs="Times New Roman"/>
              <w:kern w:val="0"/>
              <w:sz w:val="24"/>
              <w:szCs w:val="24"/>
            </w:rPr>
            <m:t>v</m:t>
          </w:ins>
        </m:r>
        <m:sSub>
          <m:sSubPr>
            <m:ctrlPr>
              <w:del w:id="2943" w:author="Zhang Li" w:date="2022-06-12T13:02:00Z">
                <w:rPr>
                  <w:rFonts w:ascii="Cambria Math" w:eastAsia="宋体" w:hAnsi="Cambria Math" w:cs="Times New Roman"/>
                  <w:i/>
                  <w:kern w:val="0"/>
                  <w:sz w:val="24"/>
                  <w:szCs w:val="24"/>
                </w:rPr>
              </w:del>
            </m:ctrlPr>
          </m:sSubPr>
          <m:e>
            <m:r>
              <w:del w:id="2944" w:author="Zhang Li" w:date="2022-06-12T13:02:00Z">
                <m:rPr>
                  <m:nor/>
                </m:rPr>
                <w:rPr>
                  <w:rFonts w:ascii="Times New Roman" w:eastAsia="宋体" w:hAnsi="Times New Roman" w:cs="Times New Roman"/>
                  <w:i/>
                  <w:kern w:val="0"/>
                  <w:sz w:val="24"/>
                  <w:szCs w:val="24"/>
                </w:rPr>
                <m:t>Node</m:t>
              </w:del>
            </m:r>
          </m:e>
          <m:sub>
            <m:r>
              <w:del w:id="294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946"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947" w:author="Zhang Li" w:date="2022-06-12T13:03:00Z">
            <w:rPr>
              <w:rFonts w:ascii="Cambria Math" w:eastAsia="宋体" w:hAnsi="Cambria Math" w:cs="Times New Roman"/>
              <w:kern w:val="0"/>
              <w:sz w:val="24"/>
              <w:szCs w:val="24"/>
            </w:rPr>
            <m:t>v</m:t>
          </w:ins>
        </m:r>
        <m:sSub>
          <m:sSubPr>
            <m:ctrlPr>
              <w:del w:id="2948" w:author="Zhang Li" w:date="2022-06-12T13:03:00Z">
                <w:rPr>
                  <w:rFonts w:ascii="Cambria Math" w:eastAsia="宋体" w:hAnsi="Cambria Math" w:cs="Times New Roman"/>
                  <w:kern w:val="0"/>
                  <w:sz w:val="24"/>
                  <w:szCs w:val="24"/>
                </w:rPr>
              </w:del>
            </m:ctrlPr>
          </m:sSubPr>
          <m:e>
            <m:r>
              <w:del w:id="2949" w:author="Zhang Li" w:date="2022-06-12T13:03:00Z">
                <m:rPr>
                  <m:nor/>
                </m:rPr>
                <w:rPr>
                  <w:rFonts w:ascii="Times New Roman" w:eastAsia="宋体" w:hAnsi="Times New Roman" w:cs="Times New Roman"/>
                  <w:i/>
                  <w:iCs/>
                  <w:kern w:val="0"/>
                  <w:sz w:val="24"/>
                  <w:szCs w:val="24"/>
                </w:rPr>
                <m:t>Node</m:t>
              </w:del>
            </m:r>
          </m:e>
          <m:sub>
            <m:r>
              <w:del w:id="2950"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951"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952" w:author="Zhang Li" w:date="2022-06-12T13:03:00Z">
            <w:rPr>
              <w:rFonts w:ascii="Cambria Math" w:eastAsia="宋体" w:hAnsi="Cambria Math" w:cs="Times New Roman"/>
              <w:kern w:val="0"/>
              <w:sz w:val="24"/>
              <w:szCs w:val="24"/>
            </w:rPr>
            <m:t>Rdm</m:t>
          </w:del>
        </m:r>
      </m:oMath>
      <w:del w:id="2953"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954" w:author="Zhang Li" w:date="2022-06-12T13:04:00Z">
        <w:r w:rsidR="004E5784">
          <w:rPr>
            <w:rFonts w:ascii="Times New Roman" w:eastAsia="宋体" w:hAnsi="Times New Roman" w:cs="Times New Roman"/>
            <w:kern w:val="0"/>
            <w:sz w:val="24"/>
            <w:szCs w:val="24"/>
          </w:rPr>
          <w:t>random</w:t>
        </w:r>
      </w:ins>
      <w:del w:id="2955"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956" w:author="Zhang Li" w:date="2022-06-12T13:04:00Z">
        <w:r w:rsidDel="004E5784">
          <w:rPr>
            <w:rFonts w:ascii="Times New Roman" w:eastAsia="宋体" w:hAnsi="Times New Roman" w:cs="Times New Roman"/>
            <w:kern w:val="0"/>
            <w:sz w:val="24"/>
            <w:szCs w:val="24"/>
          </w:rPr>
          <w:delText xml:space="preserve">protocol </w:delText>
        </w:r>
      </w:del>
      <w:ins w:id="2957" w:author="Zhang Li" w:date="2022-06-12T13:04:00Z">
        <w:r w:rsidR="004E5784">
          <w:rPr>
            <w:rFonts w:ascii="Times New Roman" w:eastAsia="宋体" w:hAnsi="Times New Roman" w:cs="Times New Roman"/>
            <w:kern w:val="0"/>
            <w:sz w:val="24"/>
            <w:szCs w:val="24"/>
          </w:rPr>
          <w:t xml:space="preserve">algorithm </w:t>
        </w:r>
      </w:ins>
      <w:del w:id="2958"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959"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960"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961" w:author="ThinkPad" w:date="2022-06-16T16:44:00Z">
        <w:r w:rsidR="00F04365" w:rsidRPr="00F04365">
          <w:rPr>
            <w:rFonts w:ascii="Times New Roman" w:eastAsia="宋体" w:hAnsi="Times New Roman" w:cs="Times New Roman" w:hint="eastAsia"/>
            <w:kern w:val="0"/>
            <w:sz w:val="24"/>
            <w:szCs w:val="24"/>
            <w:highlight w:val="yellow"/>
            <w:rPrChange w:id="2962"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963"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964"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ins w:id="2965" w:author="ThinkPad" w:date="2022-06-16T16:45:00Z">
        <w:r w:rsidR="00F04365" w:rsidRPr="00F04365">
          <w:rPr>
            <w:rFonts w:ascii="Times New Roman" w:eastAsia="宋体" w:hAnsi="Times New Roman" w:cs="Times New Roman"/>
            <w:i/>
            <w:iCs/>
            <w:kern w:val="0"/>
            <w:sz w:val="24"/>
            <w:szCs w:val="24"/>
            <w:highlight w:val="yellow"/>
            <w:rPrChange w:id="2966"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967" w:author="ThinkPad" w:date="2022-06-16T16:46:00Z">
              <w:rPr>
                <w:rFonts w:ascii="Times New Roman" w:eastAsia="宋体" w:hAnsi="Times New Roman" w:cs="Times New Roman"/>
                <w:kern w:val="0"/>
                <w:sz w:val="24"/>
                <w:szCs w:val="24"/>
              </w:rPr>
            </w:rPrChange>
          </w:rPr>
          <w:t>th</w:t>
        </w:r>
        <w:r w:rsidR="00F04365">
          <w:rPr>
            <w:rFonts w:ascii="Times New Roman" w:eastAsia="宋体" w:hAnsi="Times New Roman" w:cs="Times New Roman"/>
            <w:kern w:val="0"/>
            <w:sz w:val="24"/>
            <w:szCs w:val="24"/>
          </w:rPr>
          <w:t xml:space="preserve"> </w:t>
        </w:r>
      </w:ins>
      <w:ins w:id="2968" w:author="ThinkPad" w:date="2022-06-16T16:46:00Z">
        <w:r w:rsidR="00F04365">
          <w:rPr>
            <w:rFonts w:ascii="Times New Roman" w:eastAsia="宋体" w:hAnsi="Times New Roman" w:cs="Times New Roman"/>
            <w:kern w:val="0"/>
            <w:sz w:val="24"/>
            <w:szCs w:val="24"/>
          </w:rPr>
          <w:t>[?????</w:t>
        </w:r>
      </w:ins>
      <w:ins w:id="2969"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970"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971" w:author="ThinkPad" w:date="2022-06-16T16:46:00Z">
        <w:r w:rsidR="00F04365">
          <w:rPr>
            <w:rFonts w:ascii="Times New Roman" w:eastAsia="宋体" w:hAnsi="Times New Roman" w:cs="Times New Roman"/>
            <w:kern w:val="0"/>
            <w:sz w:val="24"/>
            <w:szCs w:val="24"/>
          </w:rPr>
          <w:t xml:space="preserve">Each </w:t>
        </w:r>
      </w:ins>
      <w:del w:id="2972" w:author="ThinkPad" w:date="2022-06-16T16:46:00Z">
        <w:r w:rsidDel="00F04365">
          <w:rPr>
            <w:rFonts w:ascii="Times New Roman" w:eastAsia="宋体" w:hAnsi="Times New Roman" w:cs="Times New Roman"/>
            <w:kern w:val="0"/>
            <w:sz w:val="24"/>
            <w:szCs w:val="24"/>
          </w:rPr>
          <w:delText xml:space="preserve">Consensus </w:delText>
        </w:r>
      </w:del>
      <w:ins w:id="2973"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974"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975" w:author="Zhang Li" w:date="2022-06-12T13:10:00Z">
        <w:r w:rsidDel="00E83549">
          <w:rPr>
            <w:rFonts w:ascii="Times New Roman" w:eastAsia="宋体" w:hAnsi="Times New Roman" w:cs="Times New Roman"/>
            <w:kern w:val="0"/>
            <w:sz w:val="24"/>
            <w:szCs w:val="24"/>
          </w:rPr>
          <w:delText xml:space="preserve">will </w:delText>
        </w:r>
      </w:del>
      <w:ins w:id="2976"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977" w:author="ThinkPad" w:date="2022-06-16T16:46:00Z">
        <w:r w:rsidDel="00F04365">
          <w:rPr>
            <w:rFonts w:ascii="Times New Roman" w:eastAsia="宋体" w:hAnsi="Times New Roman" w:cs="Times New Roman"/>
            <w:kern w:val="0"/>
            <w:sz w:val="24"/>
            <w:szCs w:val="24"/>
          </w:rPr>
          <w:delText>they are</w:delText>
        </w:r>
      </w:del>
      <w:ins w:id="2978"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979" w:author="Zhang Li" w:date="2022-06-12T13:12:00Z">
        <w:r w:rsidDel="00E83549">
          <w:rPr>
            <w:rFonts w:ascii="Times New Roman" w:eastAsia="宋体" w:hAnsi="Times New Roman" w:cs="Times New Roman"/>
            <w:kern w:val="0"/>
            <w:sz w:val="24"/>
            <w:szCs w:val="24"/>
          </w:rPr>
          <w:delText xml:space="preserve">a </w:delText>
        </w:r>
      </w:del>
      <w:ins w:id="2980"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981"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982" w:author="Zhang Li" w:date="2022-06-12T13:12:00Z">
            <w:rPr>
              <w:rFonts w:ascii="Cambria Math" w:eastAsia="宋体" w:hAnsi="Cambria Math" w:cs="Times New Roman"/>
              <w:kern w:val="0"/>
              <w:sz w:val="24"/>
              <w:szCs w:val="24"/>
            </w:rPr>
            <m:t>Rdm</m:t>
          </w:del>
        </m:r>
      </m:oMath>
      <w:del w:id="2983"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984"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985" w:author="ThinkPad" w:date="2022-06-16T16:47:00Z">
        <w:r w:rsidDel="008360A3">
          <w:rPr>
            <w:rFonts w:ascii="Times New Roman" w:eastAsia="宋体" w:hAnsi="Times New Roman" w:cs="Times New Roman"/>
            <w:kern w:val="0"/>
            <w:sz w:val="24"/>
            <w:szCs w:val="24"/>
          </w:rPr>
          <w:delText>other</w:delText>
        </w:r>
      </w:del>
      <w:ins w:id="2986"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987"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988"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989"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990" w:author="Zhang Li" w:date="2022-06-12T13:12:00Z">
        <w:r w:rsidDel="00E83549">
          <w:rPr>
            <w:rFonts w:ascii="Times New Roman" w:eastAsia="宋体" w:hAnsi="Times New Roman" w:cs="Times New Roman"/>
            <w:kern w:val="0"/>
            <w:sz w:val="24"/>
            <w:szCs w:val="24"/>
          </w:rPr>
          <w:delText xml:space="preserve">by its public key, </w:delText>
        </w:r>
      </w:del>
      <m:oMath>
        <m:r>
          <w:del w:id="2991" w:author="Zhang Li" w:date="2022-06-12T13:12:00Z">
            <w:rPr>
              <w:rFonts w:ascii="Cambria Math" w:eastAsia="宋体" w:hAnsi="Cambria Math" w:cs="Times New Roman"/>
              <w:kern w:val="0"/>
              <w:sz w:val="24"/>
              <w:szCs w:val="24"/>
            </w:rPr>
            <m:t>Rdm</m:t>
          </w:del>
        </m:r>
      </m:oMath>
      <w:del w:id="2992"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993" w:author="Zhang Li" w:date="2022-06-12T13:12:00Z">
        <w:r w:rsidR="00E83549">
          <w:rPr>
            <w:rFonts w:ascii="Times New Roman" w:eastAsia="宋体" w:hAnsi="Times New Roman" w:cs="Times New Roman"/>
            <w:kern w:val="0"/>
            <w:sz w:val="24"/>
            <w:szCs w:val="24"/>
          </w:rPr>
          <w:t>according</w:t>
        </w:r>
      </w:ins>
      <w:ins w:id="2994" w:author="ThinkPad" w:date="2022-06-16T16:47:00Z">
        <w:r w:rsidR="00F04365">
          <w:rPr>
            <w:rFonts w:ascii="Times New Roman" w:eastAsia="宋体" w:hAnsi="Times New Roman" w:cs="Times New Roman"/>
            <w:kern w:val="0"/>
            <w:sz w:val="24"/>
            <w:szCs w:val="24"/>
          </w:rPr>
          <w:t xml:space="preserve"> to</w:t>
        </w:r>
      </w:ins>
      <w:ins w:id="2995" w:author="Zhang Li" w:date="2022-06-12T13:12:00Z">
        <w:r w:rsidR="00E83549">
          <w:rPr>
            <w:rFonts w:ascii="Times New Roman" w:eastAsia="宋体" w:hAnsi="Times New Roman" w:cs="Times New Roman"/>
            <w:kern w:val="0"/>
            <w:sz w:val="24"/>
            <w:szCs w:val="24"/>
          </w:rPr>
          <w:t xml:space="preserve"> </w:t>
        </w:r>
        <w:del w:id="2996" w:author="ThinkPad" w:date="2022-06-16T16:47:00Z">
          <w:r w:rsidR="00E83549" w:rsidDel="008360A3">
            <w:rPr>
              <w:rFonts w:ascii="Times New Roman" w:eastAsia="宋体" w:hAnsi="Times New Roman" w:cs="Times New Roman"/>
              <w:kern w:val="0"/>
              <w:sz w:val="24"/>
              <w:szCs w:val="24"/>
            </w:rPr>
            <w:delText>they</w:delText>
          </w:r>
        </w:del>
      </w:ins>
      <w:ins w:id="2997" w:author="ThinkPad" w:date="2022-06-16T16:47:00Z">
        <w:r w:rsidR="008360A3">
          <w:rPr>
            <w:rFonts w:ascii="Times New Roman" w:eastAsia="宋体" w:hAnsi="Times New Roman" w:cs="Times New Roman"/>
            <w:kern w:val="0"/>
            <w:sz w:val="24"/>
            <w:szCs w:val="24"/>
          </w:rPr>
          <w:t>the</w:t>
        </w:r>
      </w:ins>
      <w:ins w:id="2998" w:author="Zhang Li" w:date="2022-06-12T13:12:00Z">
        <w:r w:rsidR="00E83549">
          <w:rPr>
            <w:rFonts w:ascii="Times New Roman" w:eastAsia="宋体" w:hAnsi="Times New Roman" w:cs="Times New Roman"/>
            <w:kern w:val="0"/>
            <w:sz w:val="24"/>
            <w:szCs w:val="24"/>
          </w:rPr>
          <w:t xml:space="preserve"> maintained node</w:t>
        </w:r>
        <w:del w:id="2999"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3000"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3001" w:author="ThinkPad" w:date="2022-06-16T16:48:00Z">
        <w:r w:rsidRPr="004A0308" w:rsidDel="004A0308">
          <w:rPr>
            <w:rFonts w:ascii="Times New Roman" w:eastAsia="宋体" w:hAnsi="Times New Roman" w:cs="Times New Roman"/>
            <w:kern w:val="0"/>
            <w:sz w:val="24"/>
            <w:szCs w:val="24"/>
            <w:highlight w:val="yellow"/>
            <w:rPrChange w:id="3002"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3003" w:author="ThinkPad" w:date="2022-06-16T16:48:00Z">
        <w:r w:rsidDel="004A0308">
          <w:rPr>
            <w:rFonts w:ascii="Times New Roman" w:eastAsia="宋体" w:hAnsi="Times New Roman" w:cs="Times New Roman"/>
            <w:kern w:val="0"/>
            <w:sz w:val="24"/>
            <w:szCs w:val="24"/>
          </w:rPr>
          <w:delText xml:space="preserve">upon </w:delText>
        </w:r>
      </w:del>
      <w:ins w:id="3004"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3005"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3006"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3007"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3008"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3009"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3010"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3011"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3012"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3013" w:author="ThinkPad" w:date="2022-06-16T16:57:00Z">
            <w:rPr>
              <w:rFonts w:ascii="Times New Roman" w:eastAsia="宋体" w:hAnsi="Times New Roman" w:cs="Times New Roman"/>
              <w:kern w:val="0"/>
              <w:sz w:val="24"/>
              <w:szCs w:val="24"/>
            </w:rPr>
          </w:rPrChange>
        </w:rPr>
        <w:t xml:space="preserve"> nodes.</w:t>
      </w:r>
      <w:ins w:id="3014"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3015" w:author="ThinkPad" w:date="2022-06-16T16:58:00Z">
        <w:r w:rsidR="00061A5F">
          <w:rPr>
            <w:rFonts w:ascii="Times New Roman" w:eastAsia="宋体" w:hAnsi="Times New Roman" w:cs="Times New Roman" w:hint="eastAsia"/>
            <w:kern w:val="0"/>
            <w:sz w:val="24"/>
            <w:szCs w:val="24"/>
            <w:highlight w:val="yellow"/>
          </w:rPr>
          <w:t>消息</w:t>
        </w:r>
      </w:ins>
      <w:ins w:id="3016" w:author="ThinkPad" w:date="2022-06-16T16:57:00Z">
        <w:r w:rsidR="00061A5F">
          <w:rPr>
            <w:rFonts w:ascii="Times New Roman" w:eastAsia="宋体" w:hAnsi="Times New Roman" w:cs="Times New Roman" w:hint="eastAsia"/>
            <w:kern w:val="0"/>
            <w:sz w:val="24"/>
            <w:szCs w:val="24"/>
            <w:highlight w:val="yellow"/>
          </w:rPr>
          <w:t>传输都是及时可靠</w:t>
        </w:r>
      </w:ins>
      <w:ins w:id="3017" w:author="ThinkPad" w:date="2022-06-16T16:58:00Z">
        <w:r w:rsidR="00061A5F">
          <w:rPr>
            <w:rFonts w:ascii="Times New Roman" w:eastAsia="宋体" w:hAnsi="Times New Roman" w:cs="Times New Roman" w:hint="eastAsia"/>
            <w:kern w:val="0"/>
            <w:sz w:val="24"/>
            <w:szCs w:val="24"/>
            <w:highlight w:val="yellow"/>
          </w:rPr>
          <w:t>的</w:t>
        </w:r>
      </w:ins>
      <w:ins w:id="3018"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3019"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3020" w:author="ThinkPad" w:date="2022-06-16T16:53:00Z">
        <w:r w:rsidDel="008D4381">
          <w:rPr>
            <w:rFonts w:ascii="Times New Roman" w:eastAsia="宋体" w:hAnsi="Times New Roman" w:cs="Times New Roman"/>
            <w:kern w:val="0"/>
            <w:sz w:val="24"/>
            <w:szCs w:val="24"/>
          </w:rPr>
          <w:delText>, which is</w:delText>
        </w:r>
      </w:del>
      <w:ins w:id="3021"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3022"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3023" w:author="Zhang Li" w:date="2022-06-12T13:15:00Z">
            <m:rPr>
              <m:sty m:val="p"/>
            </m:rPr>
            <w:rPr>
              <w:rFonts w:ascii="Cambria Math" w:eastAsia="宋体" w:hAnsi="Cambria Math" w:cs="Times New Roman"/>
              <w:kern w:val="0"/>
              <w:sz w:val="24"/>
              <w:szCs w:val="24"/>
            </w:rPr>
            <m:t xml:space="preserve">, </m:t>
          </w:ins>
        </m:r>
        <m:sSub>
          <m:sSubPr>
            <m:ctrlPr>
              <w:ins w:id="3024" w:author="Zhang Li" w:date="2022-06-12T13:15:00Z">
                <w:rPr>
                  <w:rFonts w:ascii="Cambria Math" w:eastAsia="宋体" w:hAnsi="Cambria Math" w:cs="Times New Roman"/>
                  <w:i/>
                  <w:iCs/>
                  <w:kern w:val="0"/>
                  <w:sz w:val="24"/>
                  <w:szCs w:val="24"/>
                </w:rPr>
              </w:ins>
            </m:ctrlPr>
          </m:sSubPr>
          <m:e>
            <m:r>
              <w:ins w:id="3025" w:author="Zhang Li" w:date="2022-06-12T13:15:00Z">
                <w:rPr>
                  <w:rFonts w:ascii="Cambria Math" w:eastAsia="宋体" w:hAnsi="Cambria Math" w:cs="Times New Roman"/>
                  <w:kern w:val="0"/>
                  <w:sz w:val="24"/>
                  <w:szCs w:val="24"/>
                </w:rPr>
                <m:t>H</m:t>
              </w:ins>
            </m:r>
          </m:e>
          <m:sub>
            <m:r>
              <w:ins w:id="3026" w:author="Zhang Li" w:date="2022-06-12T13:15:00Z">
                <w:rPr>
                  <w:rFonts w:ascii="Cambria Math" w:eastAsia="宋体" w:hAnsi="Cambria Math" w:cs="Times New Roman"/>
                  <w:kern w:val="0"/>
                  <w:sz w:val="24"/>
                  <w:szCs w:val="24"/>
                </w:rPr>
                <m:t>tx</m:t>
              </w:ins>
            </m:r>
            <m:r>
              <w:ins w:id="3027"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3028"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3029"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3030" w:author="Zhang Li" w:date="2022-06-12T13:15:00Z">
        <w:r w:rsidR="001C482B">
          <w:rPr>
            <w:rFonts w:ascii="Times New Roman" w:eastAsia="宋体" w:hAnsi="Times New Roman" w:cs="Times New Roman"/>
            <w:kern w:val="0"/>
            <w:sz w:val="24"/>
            <w:szCs w:val="24"/>
          </w:rPr>
          <w:t xml:space="preserve">, </w:t>
        </w:r>
        <w:del w:id="3031" w:author="ThinkPad" w:date="2022-06-16T16:55:00Z">
          <w:r w:rsidR="001C482B" w:rsidDel="00B23B87">
            <w:rPr>
              <w:rFonts w:ascii="Times New Roman" w:eastAsia="宋体" w:hAnsi="Times New Roman" w:cs="Times New Roman" w:hint="eastAsia"/>
              <w:kern w:val="0"/>
              <w:sz w:val="24"/>
              <w:szCs w:val="24"/>
            </w:rPr>
            <w:delText>as well as</w:delText>
          </w:r>
        </w:del>
      </w:ins>
      <w:ins w:id="3032" w:author="ThinkPad" w:date="2022-06-16T16:55:00Z">
        <w:r w:rsidR="00B23B87">
          <w:rPr>
            <w:rFonts w:ascii="Times New Roman" w:eastAsia="宋体" w:hAnsi="Times New Roman" w:cs="Times New Roman" w:hint="eastAsia"/>
            <w:kern w:val="0"/>
            <w:sz w:val="24"/>
            <w:szCs w:val="24"/>
          </w:rPr>
          <w:t>and</w:t>
        </w:r>
      </w:ins>
      <w:ins w:id="3033" w:author="Zhang Li" w:date="2022-06-12T13:15:00Z">
        <w:r w:rsidR="001C482B">
          <w:rPr>
            <w:rFonts w:ascii="Times New Roman" w:eastAsia="宋体" w:hAnsi="Times New Roman" w:cs="Times New Roman"/>
            <w:kern w:val="0"/>
            <w:sz w:val="24"/>
            <w:szCs w:val="24"/>
          </w:rPr>
          <w:t xml:space="preserve"> </w:t>
        </w:r>
      </w:ins>
      <m:oMath>
        <m:sSub>
          <m:sSubPr>
            <m:ctrlPr>
              <w:ins w:id="3034" w:author="Zhang Li" w:date="2022-06-12T13:15:00Z">
                <w:rPr>
                  <w:rFonts w:ascii="Cambria Math" w:eastAsia="宋体" w:hAnsi="Cambria Math" w:cs="Times New Roman"/>
                  <w:i/>
                  <w:kern w:val="0"/>
                  <w:sz w:val="24"/>
                  <w:szCs w:val="24"/>
                </w:rPr>
              </w:ins>
            </m:ctrlPr>
          </m:sSubPr>
          <m:e>
            <m:r>
              <w:ins w:id="3035" w:author="Zhang Li" w:date="2022-06-12T13:15:00Z">
                <w:rPr>
                  <w:rFonts w:ascii="Cambria Math" w:eastAsia="宋体" w:hAnsi="Cambria Math" w:cs="Times New Roman"/>
                  <w:kern w:val="0"/>
                  <w:sz w:val="24"/>
                  <w:szCs w:val="24"/>
                </w:rPr>
                <m:t>H</m:t>
              </w:ins>
            </m:r>
          </m:e>
          <m:sub>
            <m:r>
              <w:ins w:id="3036" w:author="Zhang Li" w:date="2022-06-12T13:15:00Z">
                <w:rPr>
                  <w:rFonts w:ascii="Cambria Math" w:eastAsia="宋体" w:hAnsi="Cambria Math" w:cs="Times New Roman"/>
                  <w:kern w:val="0"/>
                  <w:sz w:val="24"/>
                  <w:szCs w:val="24"/>
                </w:rPr>
                <m:t>t</m:t>
              </w:ins>
            </m:r>
            <m:r>
              <w:ins w:id="3037" w:author="Zhang Li" w:date="2022-06-12T13:16:00Z">
                <w:rPr>
                  <w:rFonts w:ascii="Cambria Math" w:eastAsia="宋体" w:hAnsi="Cambria Math" w:cs="Times New Roman"/>
                  <w:kern w:val="0"/>
                  <w:sz w:val="24"/>
                  <w:szCs w:val="24"/>
                </w:rPr>
                <m:t>xs</m:t>
              </w:ins>
            </m:r>
          </m:sub>
        </m:sSub>
      </m:oMath>
      <w:ins w:id="3038"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3039"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3040" w:author="ThinkPad" w:date="2022-06-16T17:38:00Z"/>
          <w:rFonts w:ascii="Times New Roman" w:eastAsia="宋体" w:hAnsi="Times New Roman" w:cs="Times New Roman"/>
          <w:kern w:val="0"/>
          <w:sz w:val="24"/>
          <w:szCs w:val="24"/>
        </w:rPr>
      </w:pPr>
      <w:ins w:id="3041" w:author="ThinkPad" w:date="2022-06-16T17:38:00Z">
        <w:r w:rsidRPr="005D08A0">
          <w:rPr>
            <w:rFonts w:ascii="Times New Roman" w:eastAsia="宋体" w:hAnsi="Times New Roman" w:cs="Times New Roman"/>
            <w:kern w:val="0"/>
            <w:sz w:val="24"/>
            <w:szCs w:val="24"/>
            <w:highlight w:val="yellow"/>
            <w:rPrChange w:id="3042" w:author="ThinkPad" w:date="2022-06-16T17:38:00Z">
              <w:rPr>
                <w:rFonts w:ascii="Times New Roman" w:eastAsia="宋体" w:hAnsi="Times New Roman" w:cs="Times New Roman"/>
                <w:kern w:val="0"/>
                <w:sz w:val="24"/>
                <w:szCs w:val="24"/>
              </w:rPr>
            </w:rPrChange>
          </w:rPr>
          <w:t>[</w:t>
        </w:r>
      </w:ins>
      <w:ins w:id="3043" w:author="ThinkPad" w:date="2022-06-17T10:14:00Z">
        <w:r w:rsidR="006F3538">
          <w:rPr>
            <w:rFonts w:ascii="Times New Roman" w:eastAsia="宋体" w:hAnsi="Times New Roman" w:cs="Times New Roman" w:hint="eastAsia"/>
            <w:kern w:val="0"/>
            <w:sz w:val="24"/>
            <w:szCs w:val="24"/>
            <w:highlight w:val="yellow"/>
          </w:rPr>
          <w:t>如何突出</w:t>
        </w:r>
      </w:ins>
      <w:ins w:id="3044" w:author="ThinkPad" w:date="2022-06-16T17:38:00Z">
        <w:r w:rsidRPr="005D08A0">
          <w:rPr>
            <w:rFonts w:ascii="Times New Roman" w:eastAsia="宋体" w:hAnsi="Times New Roman" w:cs="Times New Roman" w:hint="eastAsia"/>
            <w:kern w:val="0"/>
            <w:sz w:val="24"/>
            <w:szCs w:val="24"/>
            <w:highlight w:val="yellow"/>
            <w:rPrChange w:id="3045" w:author="ThinkPad" w:date="2022-06-16T17:38:00Z">
              <w:rPr>
                <w:rFonts w:ascii="Times New Roman" w:eastAsia="宋体" w:hAnsi="Times New Roman" w:cs="Times New Roman" w:hint="eastAsia"/>
                <w:kern w:val="0"/>
                <w:sz w:val="24"/>
                <w:szCs w:val="24"/>
              </w:rPr>
            </w:rPrChange>
          </w:rPr>
          <w:t>本文的创新内容</w:t>
        </w:r>
      </w:ins>
      <w:ins w:id="3046"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3047" w:author="ThinkPad" w:date="2022-06-17T10:14:00Z">
        <w:r w:rsidR="006F3538">
          <w:rPr>
            <w:rFonts w:ascii="Times New Roman" w:eastAsia="宋体" w:hAnsi="Times New Roman" w:cs="Times New Roman" w:hint="eastAsia"/>
            <w:kern w:val="0"/>
            <w:sz w:val="24"/>
            <w:szCs w:val="24"/>
            <w:highlight w:val="yellow"/>
          </w:rPr>
          <w:t>呢</w:t>
        </w:r>
      </w:ins>
      <w:ins w:id="3048" w:author="ThinkPad" w:date="2022-06-16T17:38:00Z">
        <w:r w:rsidRPr="005D08A0">
          <w:rPr>
            <w:rFonts w:ascii="Times New Roman" w:eastAsia="宋体" w:hAnsi="Times New Roman" w:cs="Times New Roman" w:hint="eastAsia"/>
            <w:kern w:val="0"/>
            <w:sz w:val="24"/>
            <w:szCs w:val="24"/>
            <w:highlight w:val="yellow"/>
            <w:rPrChange w:id="3049" w:author="ThinkPad" w:date="2022-06-16T17:38:00Z">
              <w:rPr>
                <w:rFonts w:ascii="Times New Roman" w:eastAsia="宋体" w:hAnsi="Times New Roman" w:cs="Times New Roman" w:hint="eastAsia"/>
                <w:kern w:val="0"/>
                <w:sz w:val="24"/>
                <w:szCs w:val="24"/>
              </w:rPr>
            </w:rPrChange>
          </w:rPr>
          <w:t>？</w:t>
        </w:r>
      </w:ins>
      <w:ins w:id="3050" w:author="ThinkPad" w:date="2022-06-17T10:16:00Z">
        <w:r w:rsidR="006F3538">
          <w:rPr>
            <w:rFonts w:ascii="Times New Roman" w:eastAsia="宋体" w:hAnsi="Times New Roman" w:cs="Times New Roman" w:hint="eastAsia"/>
            <w:kern w:val="0"/>
            <w:sz w:val="24"/>
            <w:szCs w:val="24"/>
            <w:highlight w:val="yellow"/>
          </w:rPr>
          <w:t>别人问的</w:t>
        </w:r>
      </w:ins>
      <w:ins w:id="3051" w:author="ThinkPad" w:date="2022-06-17T10:15:00Z">
        <w:r w:rsidR="006F3538">
          <w:rPr>
            <w:rFonts w:ascii="Times New Roman" w:eastAsia="宋体" w:hAnsi="Times New Roman" w:cs="Times New Roman" w:hint="eastAsia"/>
            <w:kern w:val="0"/>
            <w:sz w:val="24"/>
            <w:szCs w:val="24"/>
            <w:highlight w:val="yellow"/>
          </w:rPr>
          <w:t>是，你所的都对，但你们（</w:t>
        </w:r>
      </w:ins>
      <w:ins w:id="3052" w:author="ThinkPad" w:date="2022-06-17T10:16:00Z">
        <w:r w:rsidR="006F3538">
          <w:rPr>
            <w:rFonts w:ascii="Times New Roman" w:eastAsia="宋体" w:hAnsi="Times New Roman" w:cs="Times New Roman" w:hint="eastAsia"/>
            <w:kern w:val="0"/>
            <w:sz w:val="24"/>
            <w:szCs w:val="24"/>
            <w:highlight w:val="yellow"/>
          </w:rPr>
          <w:t>作为</w:t>
        </w:r>
      </w:ins>
      <w:ins w:id="3053" w:author="ThinkPad" w:date="2022-06-17T10:15:00Z">
        <w:r w:rsidR="006F3538">
          <w:rPr>
            <w:rFonts w:ascii="Times New Roman" w:eastAsia="宋体" w:hAnsi="Times New Roman" w:cs="Times New Roman" w:hint="eastAsia"/>
            <w:kern w:val="0"/>
            <w:sz w:val="24"/>
            <w:szCs w:val="24"/>
            <w:highlight w:val="yellow"/>
          </w:rPr>
          <w:t>作者）干了啥？</w:t>
        </w:r>
      </w:ins>
      <w:ins w:id="3054" w:author="ThinkPad" w:date="2022-06-17T10:38:00Z">
        <w:r w:rsidR="0025634E">
          <w:rPr>
            <w:rFonts w:ascii="Times New Roman" w:eastAsia="宋体" w:hAnsi="Times New Roman" w:cs="Times New Roman" w:hint="eastAsia"/>
            <w:kern w:val="0"/>
            <w:sz w:val="24"/>
            <w:szCs w:val="24"/>
            <w:highlight w:val="yellow"/>
          </w:rPr>
          <w:t>叙述的都对，不代表你</w:t>
        </w:r>
      </w:ins>
      <w:ins w:id="3055" w:author="ThinkPad" w:date="2022-06-17T10:39:00Z">
        <w:r w:rsidR="0025634E">
          <w:rPr>
            <w:rFonts w:ascii="Times New Roman" w:eastAsia="宋体" w:hAnsi="Times New Roman" w:cs="Times New Roman" w:hint="eastAsia"/>
            <w:kern w:val="0"/>
            <w:sz w:val="24"/>
            <w:szCs w:val="24"/>
            <w:highlight w:val="yellow"/>
          </w:rPr>
          <w:t>就</w:t>
        </w:r>
      </w:ins>
      <w:ins w:id="3056"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3057"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3058" w:author="ThinkPad" w:date="2022-06-16T17:38:00Z">
        <w:r w:rsidRPr="005D08A0">
          <w:rPr>
            <w:rFonts w:ascii="Times New Roman" w:eastAsia="宋体" w:hAnsi="Times New Roman" w:cs="Times New Roman"/>
            <w:kern w:val="0"/>
            <w:sz w:val="24"/>
            <w:szCs w:val="24"/>
            <w:highlight w:val="yellow"/>
            <w:rPrChange w:id="3059"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3060"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3061"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3062"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3063"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3064" w:author="ThinkPad" w:date="2022-06-16T17:10:00Z">
            <w:rPr>
              <w:rFonts w:ascii="Times New Roman" w:eastAsia="宋体" w:hAnsi="Times New Roman" w:cs="Times New Roman"/>
              <w:kern w:val="0"/>
              <w:sz w:val="24"/>
              <w:szCs w:val="24"/>
            </w:rPr>
          </w:rPrChange>
        </w:rPr>
        <w:t xml:space="preserve">three </w:t>
      </w:r>
      <w:del w:id="3065" w:author="ThinkPad" w:date="2022-06-16T17:30:00Z">
        <w:r w:rsidRPr="009B6041" w:rsidDel="005C72BE">
          <w:rPr>
            <w:rFonts w:ascii="Times New Roman" w:eastAsia="宋体" w:hAnsi="Times New Roman" w:cs="Times New Roman"/>
            <w:kern w:val="0"/>
            <w:sz w:val="24"/>
            <w:szCs w:val="24"/>
            <w:highlight w:val="yellow"/>
            <w:rPrChange w:id="3066" w:author="ThinkPad" w:date="2022-06-16T17:10:00Z">
              <w:rPr>
                <w:rFonts w:ascii="Times New Roman" w:eastAsia="宋体" w:hAnsi="Times New Roman" w:cs="Times New Roman"/>
                <w:kern w:val="0"/>
                <w:sz w:val="24"/>
                <w:szCs w:val="24"/>
              </w:rPr>
            </w:rPrChange>
          </w:rPr>
          <w:delText xml:space="preserve">important </w:delText>
        </w:r>
      </w:del>
      <w:ins w:id="3067"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3068" w:author="ThinkPad" w:date="2022-06-16T17:10:00Z">
              <w:rPr>
                <w:rFonts w:ascii="Times New Roman" w:eastAsia="宋体" w:hAnsi="Times New Roman" w:cs="Times New Roman"/>
                <w:kern w:val="0"/>
                <w:sz w:val="24"/>
                <w:szCs w:val="24"/>
              </w:rPr>
            </w:rPrChange>
          </w:rPr>
          <w:t xml:space="preserve"> </w:t>
        </w:r>
      </w:ins>
      <w:del w:id="3069" w:author="Zhang Li" w:date="2022-06-12T13:42:00Z">
        <w:r w:rsidRPr="009B6041" w:rsidDel="00106131">
          <w:rPr>
            <w:rFonts w:ascii="Times New Roman" w:eastAsia="宋体" w:hAnsi="Times New Roman" w:cs="Times New Roman"/>
            <w:kern w:val="0"/>
            <w:sz w:val="24"/>
            <w:szCs w:val="24"/>
            <w:highlight w:val="yellow"/>
            <w:rPrChange w:id="3070" w:author="ThinkPad" w:date="2022-06-16T17:10:00Z">
              <w:rPr>
                <w:rFonts w:ascii="Times New Roman" w:eastAsia="宋体" w:hAnsi="Times New Roman" w:cs="Times New Roman"/>
                <w:kern w:val="0"/>
                <w:sz w:val="24"/>
                <w:szCs w:val="24"/>
              </w:rPr>
            </w:rPrChange>
          </w:rPr>
          <w:delText xml:space="preserve">functions </w:delText>
        </w:r>
      </w:del>
      <w:ins w:id="3071" w:author="Zhang Li" w:date="2022-06-12T13:42:00Z">
        <w:r w:rsidR="00106131" w:rsidRPr="009B6041">
          <w:rPr>
            <w:rFonts w:ascii="Times New Roman" w:eastAsia="宋体" w:hAnsi="Times New Roman" w:cs="Times New Roman"/>
            <w:kern w:val="0"/>
            <w:sz w:val="24"/>
            <w:szCs w:val="24"/>
            <w:highlight w:val="yellow"/>
            <w:rPrChange w:id="3072" w:author="ThinkPad" w:date="2022-06-16T17:10:00Z">
              <w:rPr>
                <w:rFonts w:ascii="Times New Roman" w:eastAsia="宋体" w:hAnsi="Times New Roman" w:cs="Times New Roman"/>
                <w:kern w:val="0"/>
                <w:sz w:val="24"/>
                <w:szCs w:val="24"/>
              </w:rPr>
            </w:rPrChange>
          </w:rPr>
          <w:t xml:space="preserve">algorithms </w:t>
        </w:r>
      </w:ins>
      <w:del w:id="3073" w:author="ThinkPad" w:date="2022-06-16T17:29:00Z">
        <w:r w:rsidRPr="009B6041" w:rsidDel="005C72BE">
          <w:rPr>
            <w:rFonts w:ascii="Times New Roman" w:eastAsia="宋体" w:hAnsi="Times New Roman" w:cs="Times New Roman"/>
            <w:kern w:val="0"/>
            <w:sz w:val="24"/>
            <w:szCs w:val="24"/>
            <w:highlight w:val="yellow"/>
            <w:rPrChange w:id="3074"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3075"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3076" w:author="Zhang Li" w:date="2022-06-12T13:42:00Z">
        <w:r w:rsidDel="00106131">
          <w:rPr>
            <w:rFonts w:ascii="Times New Roman" w:eastAsia="宋体" w:hAnsi="Times New Roman" w:cs="Times New Roman"/>
            <w:kern w:val="0"/>
            <w:sz w:val="24"/>
            <w:szCs w:val="24"/>
          </w:rPr>
          <w:delText xml:space="preserve">function </w:delText>
        </w:r>
      </w:del>
      <w:ins w:id="3077"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3078" w:author="ThinkPad" w:date="2022-06-16T17:10:00Z">
        <w:r w:rsidDel="009B6041">
          <w:rPr>
            <w:rFonts w:ascii="Times New Roman" w:eastAsia="宋体" w:hAnsi="Times New Roman" w:cs="Times New Roman" w:hint="eastAsia"/>
            <w:kern w:val="0"/>
            <w:sz w:val="24"/>
            <w:szCs w:val="24"/>
          </w:rPr>
          <w:delText>y</w:delText>
        </w:r>
      </w:del>
      <w:ins w:id="3079"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3080" w:author="Zhang Li" w:date="2022-06-12T13:42:00Z">
        <w:r w:rsidDel="00106131">
          <w:rPr>
            <w:rFonts w:ascii="Times New Roman" w:eastAsia="宋体" w:hAnsi="Times New Roman" w:cs="Times New Roman"/>
            <w:kern w:val="0"/>
            <w:sz w:val="24"/>
            <w:szCs w:val="24"/>
          </w:rPr>
          <w:delText xml:space="preserve">function </w:delText>
        </w:r>
      </w:del>
      <w:ins w:id="3081"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3082" w:author="ThinkPad" w:date="2022-06-16T17:10:00Z">
        <w:r w:rsidR="009B6041">
          <w:rPr>
            <w:rFonts w:ascii="Times New Roman" w:eastAsia="宋体" w:hAnsi="Times New Roman" w:cs="Times New Roman"/>
            <w:kern w:val="0"/>
            <w:sz w:val="24"/>
            <w:szCs w:val="24"/>
          </w:rPr>
          <w:t>the va</w:t>
        </w:r>
      </w:ins>
      <w:ins w:id="3083"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3084"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3085"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3086"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3087"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3088" w:author="ThinkPad" w:date="2022-06-16T17:36:00Z">
        <w:r w:rsidR="001B63D5">
          <w:rPr>
            <w:rFonts w:ascii="Times New Roman" w:eastAsia="宋体" w:hAnsi="Times New Roman" w:cs="Times New Roman"/>
            <w:kern w:val="0"/>
            <w:sz w:val="24"/>
            <w:szCs w:val="24"/>
          </w:rPr>
          <w:t xml:space="preserve">the </w:t>
        </w:r>
      </w:ins>
      <w:del w:id="3089" w:author="Zhang Li" w:date="2022-06-12T13:44:00Z">
        <w:r w:rsidR="00106131" w:rsidRPr="006768F2" w:rsidDel="00106131">
          <w:rPr>
            <w:rFonts w:ascii="Times New Roman" w:eastAsia="宋体" w:hAnsi="Times New Roman" w:cs="Times New Roman"/>
            <w:kern w:val="0"/>
            <w:sz w:val="24"/>
            <w:szCs w:val="24"/>
          </w:rPr>
          <w:delText>true</w:delText>
        </w:r>
      </w:del>
      <w:ins w:id="3090" w:author="Zhang Li" w:date="2022-06-12T13:44:00Z">
        <w:r w:rsidR="00106131">
          <w:rPr>
            <w:rFonts w:ascii="Times New Roman" w:eastAsia="宋体" w:hAnsi="Times New Roman" w:cs="Times New Roman"/>
            <w:kern w:val="0"/>
            <w:sz w:val="24"/>
            <w:szCs w:val="24"/>
          </w:rPr>
          <w:t xml:space="preserve">same with the index of block proposer in </w:t>
        </w:r>
        <w:del w:id="3091" w:author="ThinkPad" w:date="2022-06-17T09:02:00Z">
          <w:r w:rsidR="00106131" w:rsidRPr="005E2BFF" w:rsidDel="005E2BFF">
            <w:rPr>
              <w:rFonts w:ascii="Times New Roman" w:eastAsia="宋体" w:hAnsi="Times New Roman" w:cs="Times New Roman"/>
              <w:kern w:val="0"/>
              <w:sz w:val="24"/>
              <w:szCs w:val="24"/>
            </w:rPr>
            <w:delText>its</w:delText>
          </w:r>
        </w:del>
      </w:ins>
      <w:ins w:id="3092" w:author="ThinkPad" w:date="2022-06-17T09:02:00Z">
        <w:r w:rsidR="005E2BFF" w:rsidRPr="005E2BFF">
          <w:rPr>
            <w:rFonts w:ascii="Times New Roman" w:eastAsia="宋体" w:hAnsi="Times New Roman" w:cs="Times New Roman"/>
            <w:kern w:val="0"/>
            <w:sz w:val="24"/>
            <w:szCs w:val="24"/>
            <w:rPrChange w:id="3093" w:author="ThinkPad" w:date="2022-06-17T09:02:00Z">
              <w:rPr>
                <w:rFonts w:ascii="Times New Roman" w:eastAsia="宋体" w:hAnsi="Times New Roman" w:cs="Times New Roman"/>
                <w:kern w:val="0"/>
                <w:sz w:val="24"/>
                <w:szCs w:val="24"/>
                <w:highlight w:val="yellow"/>
              </w:rPr>
            </w:rPrChange>
          </w:rPr>
          <w:t>the</w:t>
        </w:r>
      </w:ins>
      <w:ins w:id="3094" w:author="Zhang Li" w:date="2022-06-12T13:44:00Z">
        <w:r w:rsidR="00106131" w:rsidRPr="005E2BFF">
          <w:rPr>
            <w:rFonts w:ascii="Times New Roman" w:eastAsia="宋体" w:hAnsi="Times New Roman" w:cs="Times New Roman"/>
            <w:kern w:val="0"/>
            <w:sz w:val="24"/>
            <w:szCs w:val="24"/>
          </w:rPr>
          <w:t xml:space="preserve"> node</w:t>
        </w:r>
        <w:del w:id="3095"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3096"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3097"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3098"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3099" w:author="Zhang Li" w:date="2022-06-12T13:46:00Z">
        <w:r>
          <w:rPr>
            <w:rFonts w:ascii="Times New Roman" w:eastAsia="宋体" w:hAnsi="Times New Roman" w:cs="Times New Roman"/>
            <w:kern w:val="0"/>
            <w:sz w:val="24"/>
            <w:szCs w:val="24"/>
          </w:rPr>
          <w:t xml:space="preserve">If all the above conditions are satisfied, </w:t>
        </w:r>
      </w:ins>
      <w:ins w:id="3100" w:author="ThinkPad" w:date="2022-06-16T22:23:00Z">
        <w:r w:rsidR="005242A1">
          <w:rPr>
            <w:rFonts w:ascii="Times New Roman" w:eastAsia="宋体" w:hAnsi="Times New Roman" w:cs="Times New Roman"/>
            <w:kern w:val="0"/>
            <w:sz w:val="24"/>
            <w:szCs w:val="24"/>
          </w:rPr>
          <w:t xml:space="preserve">then </w:t>
        </w:r>
      </w:ins>
      <w:ins w:id="3101" w:author="Zhang Li" w:date="2022-06-12T13:46:00Z">
        <w:r>
          <w:rPr>
            <w:rFonts w:ascii="Times New Roman" w:eastAsia="宋体" w:hAnsi="Times New Roman" w:cs="Times New Roman"/>
            <w:kern w:val="0"/>
            <w:sz w:val="24"/>
            <w:szCs w:val="24"/>
          </w:rPr>
          <w:t xml:space="preserve">a node </w:t>
        </w:r>
        <w:del w:id="3102" w:author="ThinkPad" w:date="2022-06-16T22:23:00Z">
          <w:r w:rsidDel="005242A1">
            <w:rPr>
              <w:rFonts w:ascii="Times New Roman" w:eastAsia="宋体" w:hAnsi="Times New Roman" w:cs="Times New Roman"/>
              <w:kern w:val="0"/>
              <w:sz w:val="24"/>
              <w:szCs w:val="24"/>
            </w:rPr>
            <w:delText>will</w:delText>
          </w:r>
        </w:del>
      </w:ins>
      <w:ins w:id="3103" w:author="ThinkPad" w:date="2022-06-16T22:23:00Z">
        <w:r w:rsidR="005242A1">
          <w:rPr>
            <w:rFonts w:ascii="Times New Roman" w:eastAsia="宋体" w:hAnsi="Times New Roman" w:cs="Times New Roman"/>
            <w:kern w:val="0"/>
            <w:sz w:val="24"/>
            <w:szCs w:val="24"/>
          </w:rPr>
          <w:t>can</w:t>
        </w:r>
      </w:ins>
      <w:ins w:id="3104" w:author="Zhang Li" w:date="2022-06-12T13:46:00Z">
        <w:r>
          <w:rPr>
            <w:rFonts w:ascii="Times New Roman" w:eastAsia="宋体" w:hAnsi="Times New Roman" w:cs="Times New Roman"/>
            <w:kern w:val="0"/>
            <w:sz w:val="24"/>
            <w:szCs w:val="24"/>
          </w:rPr>
          <w:t xml:space="preserve"> </w:t>
        </w:r>
        <w:del w:id="3105"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3106" w:author="ThinkPad" w:date="2022-06-16T22:23:00Z">
        <w:r w:rsidR="005242A1">
          <w:rPr>
            <w:rFonts w:ascii="Times New Roman" w:eastAsia="宋体" w:hAnsi="Times New Roman" w:cs="Times New Roman"/>
            <w:kern w:val="0"/>
            <w:sz w:val="24"/>
            <w:szCs w:val="24"/>
          </w:rPr>
          <w:t xml:space="preserve">further </w:t>
        </w:r>
      </w:ins>
      <w:ins w:id="3107"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3108" w:author="Zhang Li" w:date="2022-06-12T13:46:00Z">
        <w:r w:rsidDel="00106131">
          <w:rPr>
            <w:rFonts w:ascii="Times New Roman" w:eastAsia="宋体" w:hAnsi="Times New Roman" w:cs="Times New Roman"/>
            <w:kern w:val="0"/>
            <w:sz w:val="24"/>
            <w:szCs w:val="24"/>
          </w:rPr>
          <w:delText>6</w:delText>
        </w:r>
      </w:del>
      <w:ins w:id="3109"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3110" w:author="Zhang Li" w:date="2022-06-12T13:47:00Z">
        <w:r w:rsidR="005D60A4">
          <w:rPr>
            <w:rFonts w:ascii="Times New Roman" w:eastAsia="宋体" w:hAnsi="Times New Roman" w:cs="Times New Roman"/>
            <w:kern w:val="0"/>
            <w:sz w:val="24"/>
            <w:szCs w:val="24"/>
          </w:rPr>
          <w:t>each node</w:t>
        </w:r>
        <w:del w:id="3111" w:author="ThinkPad" w:date="2022-06-16T22:25:00Z">
          <w:r w:rsidR="005D60A4" w:rsidDel="005242A1">
            <w:rPr>
              <w:rFonts w:ascii="Times New Roman" w:eastAsia="宋体" w:hAnsi="Times New Roman" w:cs="Times New Roman"/>
              <w:kern w:val="0"/>
              <w:sz w:val="24"/>
              <w:szCs w:val="24"/>
            </w:rPr>
            <w:delText xml:space="preserve"> can</w:delText>
          </w:r>
        </w:del>
      </w:ins>
      <w:ins w:id="3112" w:author="ThinkPad" w:date="2022-06-16T22:25:00Z">
        <w:r w:rsidR="005242A1">
          <w:rPr>
            <w:rFonts w:ascii="Times New Roman" w:eastAsia="宋体" w:hAnsi="Times New Roman" w:cs="Times New Roman"/>
            <w:kern w:val="0"/>
            <w:sz w:val="24"/>
            <w:szCs w:val="24"/>
          </w:rPr>
          <w:t>, which</w:t>
        </w:r>
      </w:ins>
      <w:ins w:id="3113" w:author="Zhang Li" w:date="2022-06-12T13:47:00Z">
        <w:r w:rsidR="005D60A4">
          <w:rPr>
            <w:rFonts w:ascii="Times New Roman" w:eastAsia="宋体" w:hAnsi="Times New Roman" w:cs="Times New Roman"/>
            <w:kern w:val="0"/>
            <w:sz w:val="24"/>
            <w:szCs w:val="24"/>
          </w:rPr>
          <w:t xml:space="preserve"> gather</w:t>
        </w:r>
      </w:ins>
      <w:ins w:id="3114" w:author="ThinkPad" w:date="2022-06-16T22:25:00Z">
        <w:r w:rsidR="005242A1">
          <w:rPr>
            <w:rFonts w:ascii="Times New Roman" w:eastAsia="宋体" w:hAnsi="Times New Roman" w:cs="Times New Roman"/>
            <w:kern w:val="0"/>
            <w:sz w:val="24"/>
            <w:szCs w:val="24"/>
          </w:rPr>
          <w:t>s</w:t>
        </w:r>
      </w:ins>
      <w:ins w:id="3115"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3116" w:author="ThinkPad" w:date="2022-06-16T22:25:00Z">
          <w:r w:rsidR="005D60A4" w:rsidDel="005242A1">
            <w:rPr>
              <w:rFonts w:ascii="Times New Roman" w:eastAsia="宋体" w:hAnsi="Times New Roman" w:cs="Times New Roman"/>
              <w:kern w:val="0"/>
              <w:sz w:val="24"/>
              <w:szCs w:val="24"/>
            </w:rPr>
            <w:delText xml:space="preserve"> to</w:delText>
          </w:r>
        </w:del>
      </w:ins>
      <w:ins w:id="3117" w:author="ThinkPad" w:date="2022-06-16T22:25:00Z">
        <w:r w:rsidR="005242A1">
          <w:rPr>
            <w:rFonts w:ascii="Times New Roman" w:eastAsia="宋体" w:hAnsi="Times New Roman" w:cs="Times New Roman"/>
            <w:kern w:val="0"/>
            <w:sz w:val="24"/>
            <w:szCs w:val="24"/>
          </w:rPr>
          <w:t>, can</w:t>
        </w:r>
      </w:ins>
      <w:ins w:id="3118" w:author="Zhang Li" w:date="2022-06-12T13:47:00Z">
        <w:r w:rsidR="005D60A4">
          <w:rPr>
            <w:rFonts w:ascii="Times New Roman" w:eastAsia="宋体" w:hAnsi="Times New Roman" w:cs="Times New Roman"/>
            <w:kern w:val="0"/>
            <w:sz w:val="24"/>
            <w:szCs w:val="24"/>
          </w:rPr>
          <w:t xml:space="preserve"> recover the full signature</w:t>
        </w:r>
      </w:ins>
      <w:del w:id="3119"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3120"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3121"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3122" w:author="Zhang Li" w:date="2022-06-12T13:50:00Z">
        <w:r w:rsidDel="005D60A4">
          <w:rPr>
            <w:rFonts w:ascii="Times New Roman" w:eastAsia="宋体" w:hAnsi="Times New Roman" w:cs="Times New Roman"/>
            <w:kern w:val="0"/>
            <w:sz w:val="24"/>
            <w:szCs w:val="24"/>
          </w:rPr>
          <w:delText>have signed</w:delText>
        </w:r>
      </w:del>
      <w:ins w:id="3123"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3124"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3125" w:author="ThinkPad" w:date="2022-06-16T22:26:00Z">
        <w:r w:rsidDel="005242A1">
          <w:rPr>
            <w:rFonts w:ascii="Times New Roman" w:eastAsia="宋体" w:hAnsi="Times New Roman" w:cs="Times New Roman" w:hint="eastAsia"/>
            <w:kern w:val="0"/>
            <w:sz w:val="24"/>
            <w:szCs w:val="24"/>
          </w:rPr>
          <w:delText>will be</w:delText>
        </w:r>
      </w:del>
      <w:ins w:id="3126"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3127"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3128"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3129"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3130"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3131" w:author="ThinkPad" w:date="2022-06-16T22:27:00Z">
        <w:r w:rsidDel="005242A1">
          <w:rPr>
            <w:rFonts w:ascii="Times New Roman" w:eastAsia="宋体" w:hAnsi="Times New Roman" w:cs="Times New Roman"/>
            <w:kern w:val="0"/>
            <w:sz w:val="24"/>
            <w:szCs w:val="24"/>
          </w:rPr>
          <w:delText xml:space="preserve">will </w:delText>
        </w:r>
      </w:del>
      <w:ins w:id="3132"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3133" w:author="Zhang Li" w:date="2022-06-12T13:52:00Z">
        <w:r w:rsidR="00E81E35">
          <w:rPr>
            <w:rFonts w:ascii="Times New Roman" w:eastAsia="宋体" w:hAnsi="Times New Roman" w:cs="Times New Roman"/>
            <w:kern w:val="0"/>
            <w:sz w:val="24"/>
            <w:szCs w:val="24"/>
          </w:rPr>
          <w:t>steadily</w:t>
        </w:r>
      </w:ins>
      <w:del w:id="3134"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3135"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3136"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3137"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3138" w:author="ThinkPad" w:date="2022-06-16T22:28:00Z">
        <w:r w:rsidDel="00B661EC">
          <w:rPr>
            <w:rFonts w:ascii="Times New Roman" w:eastAsia="宋体" w:hAnsi="Times New Roman" w:cs="Times New Roman"/>
            <w:kern w:val="0"/>
            <w:sz w:val="24"/>
            <w:szCs w:val="24"/>
          </w:rPr>
          <w:delText xml:space="preserve">will </w:delText>
        </w:r>
      </w:del>
      <w:ins w:id="3139"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3140" w:author="Zhang Li" w:date="2022-06-12T13:53:00Z">
        <w:r w:rsidDel="00E81E35">
          <w:rPr>
            <w:rFonts w:ascii="Times New Roman" w:eastAsia="宋体" w:hAnsi="Times New Roman" w:cs="Times New Roman"/>
            <w:kern w:val="0"/>
            <w:sz w:val="24"/>
            <w:szCs w:val="24"/>
          </w:rPr>
          <w:delText>In this case</w:delText>
        </w:r>
      </w:del>
      <w:ins w:id="3141"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3142"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3143"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3144"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w:t>
        </w:r>
        <w:proofErr w:type="gramStart"/>
        <w:r w:rsidR="00B661EC">
          <w:rPr>
            <w:rFonts w:ascii="Times New Roman" w:eastAsia="宋体" w:hAnsi="Times New Roman" w:cs="Times New Roman" w:hint="eastAsia"/>
            <w:kern w:val="0"/>
            <w:sz w:val="24"/>
            <w:szCs w:val="24"/>
          </w:rPr>
          <w:t>只要一些</w:t>
        </w:r>
        <w:proofErr w:type="gramEnd"/>
        <w:r w:rsidR="00B661EC">
          <w:rPr>
            <w:rFonts w:ascii="Times New Roman" w:eastAsia="宋体" w:hAnsi="Times New Roman" w:cs="Times New Roman" w:hint="eastAsia"/>
            <w:kern w:val="0"/>
            <w:sz w:val="24"/>
            <w:szCs w:val="24"/>
          </w:rPr>
          <w:t>节点没收到</w:t>
        </w:r>
      </w:ins>
      <w:ins w:id="3145"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3146"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3147" w:author="ThinkPad" w:date="2022-06-16T22:24:00Z">
        <w:r w:rsidR="005242A1">
          <w:rPr>
            <w:rFonts w:ascii="Times New Roman" w:hAnsi="Times New Roman" w:cs="Times New Roman"/>
            <w:b/>
            <w:bCs/>
          </w:rPr>
          <w:t xml:space="preserve"> [</w:t>
        </w:r>
      </w:ins>
      <w:ins w:id="3148" w:author="ThinkPad" w:date="2022-06-16T22:25:00Z">
        <w:r w:rsidR="005242A1">
          <w:rPr>
            <w:rFonts w:ascii="Times New Roman" w:hAnsi="Times New Roman" w:cs="Times New Roman" w:hint="eastAsia"/>
            <w:b/>
            <w:bCs/>
          </w:rPr>
          <w:t>图中的</w:t>
        </w:r>
      </w:ins>
      <w:ins w:id="3149" w:author="ThinkPad" w:date="2022-06-17T09:01:00Z">
        <w:r w:rsidR="005E2BFF">
          <w:rPr>
            <w:rFonts w:ascii="Times New Roman" w:hAnsi="Times New Roman" w:cs="Times New Roman" w:hint="eastAsia"/>
            <w:b/>
            <w:bCs/>
          </w:rPr>
          <w:t>所有的</w:t>
        </w:r>
      </w:ins>
      <w:ins w:id="3150"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3151"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3152" w:author="ThinkPad" w:date="2022-06-17T09:02:00Z">
        <w:r w:rsidDel="005E2BFF">
          <w:rPr>
            <w:rFonts w:ascii="Times New Roman" w:eastAsia="宋体" w:hAnsi="Times New Roman" w:cs="Times New Roman"/>
            <w:kern w:val="0"/>
            <w:sz w:val="24"/>
            <w:szCs w:val="24"/>
          </w:rPr>
          <w:delText xml:space="preserve">high </w:delText>
        </w:r>
      </w:del>
      <w:ins w:id="3153"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3154"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3155" w:author="ThinkPad" w:date="2022-06-17T17:58:00Z">
        <w:r w:rsidDel="00EA4DC5">
          <w:rPr>
            <w:rFonts w:ascii="Times New Roman" w:eastAsia="宋体" w:hAnsi="Times New Roman" w:cs="Times New Roman"/>
            <w:kern w:val="0"/>
            <w:sz w:val="24"/>
            <w:szCs w:val="24"/>
          </w:rPr>
          <w:delText xml:space="preserve">of </w:delText>
        </w:r>
      </w:del>
      <w:ins w:id="3156" w:author="ThinkPad" w:date="2022-06-17T17:58:00Z">
        <w:r w:rsidR="00EA4DC5">
          <w:rPr>
            <w:rFonts w:ascii="Times New Roman" w:eastAsia="宋体" w:hAnsi="Times New Roman" w:cs="Times New Roman"/>
            <w:kern w:val="0"/>
            <w:sz w:val="24"/>
            <w:szCs w:val="24"/>
          </w:rPr>
          <w:t xml:space="preserve">at </w:t>
        </w:r>
      </w:ins>
      <w:del w:id="3157"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3158" w:author="ThinkPad" w:date="2022-06-17T17:59:00Z">
        <w:r w:rsidR="00EA4DC5">
          <w:rPr>
            <w:rFonts w:ascii="Times New Roman" w:eastAsia="宋体" w:hAnsi="Times New Roman" w:cs="Times New Roman"/>
            <w:kern w:val="0"/>
            <w:sz w:val="24"/>
            <w:szCs w:val="24"/>
          </w:rPr>
          <w:t>R</w:t>
        </w:r>
      </w:ins>
      <w:del w:id="3159" w:author="ThinkPad" w:date="2022-06-17T17:59:00Z">
        <w:r w:rsidDel="00EA4DC5">
          <w:rPr>
            <w:rFonts w:ascii="Times New Roman" w:eastAsia="宋体" w:hAnsi="Times New Roman" w:cs="Times New Roman"/>
            <w:kern w:val="0"/>
            <w:sz w:val="24"/>
            <w:szCs w:val="24"/>
          </w:rPr>
          <w:delText xml:space="preserve">Rational </w:delText>
        </w:r>
      </w:del>
      <w:ins w:id="3160"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3161" w:author="ThinkPad" w:date="2022-06-16T22:31:00Z">
        <w:r w:rsidDel="005B3B55">
          <w:rPr>
            <w:rFonts w:ascii="Times New Roman" w:eastAsia="宋体" w:hAnsi="Times New Roman" w:cs="Times New Roman" w:hint="eastAsia"/>
            <w:kern w:val="0"/>
            <w:sz w:val="24"/>
            <w:szCs w:val="24"/>
          </w:rPr>
          <w:delText>are more</w:delText>
        </w:r>
      </w:del>
      <w:ins w:id="3162" w:author="ThinkPad" w:date="2022-06-17T17:59:00Z">
        <w:r w:rsidR="00EA4DC5">
          <w:rPr>
            <w:rFonts w:ascii="Times New Roman" w:eastAsia="宋体" w:hAnsi="Times New Roman" w:cs="Times New Roman"/>
            <w:kern w:val="0"/>
            <w:sz w:val="24"/>
            <w:szCs w:val="24"/>
          </w:rPr>
          <w:t xml:space="preserve">may </w:t>
        </w:r>
      </w:ins>
      <w:ins w:id="3163"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3164"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3165"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3166"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3167"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3168" w:author="ThinkPad" w:date="2022-06-17T18:01:00Z">
        <w:r w:rsidDel="00DF05C8">
          <w:rPr>
            <w:rFonts w:ascii="Times New Roman" w:eastAsia="宋体" w:hAnsi="Times New Roman" w:cs="Times New Roman"/>
            <w:kern w:val="0"/>
            <w:sz w:val="24"/>
            <w:szCs w:val="24"/>
          </w:rPr>
          <w:delText xml:space="preserve">to </w:delText>
        </w:r>
      </w:del>
      <w:ins w:id="3169"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3170"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3171" w:author="ThinkPad" w:date="2022-06-17T18:02:00Z">
        <w:r w:rsidDel="00A069AD">
          <w:rPr>
            <w:rFonts w:ascii="Times New Roman" w:eastAsia="宋体" w:hAnsi="Times New Roman" w:cs="Times New Roman"/>
            <w:kern w:val="0"/>
            <w:sz w:val="24"/>
            <w:szCs w:val="24"/>
          </w:rPr>
          <w:delText>make sure</w:delText>
        </w:r>
      </w:del>
      <w:ins w:id="3172" w:author="ThinkPad" w:date="2022-06-17T18:02:00Z">
        <w:r w:rsidR="00A069AD">
          <w:rPr>
            <w:rFonts w:ascii="Times New Roman" w:eastAsia="宋体" w:hAnsi="Times New Roman" w:cs="Times New Roman"/>
            <w:kern w:val="0"/>
            <w:sz w:val="24"/>
            <w:szCs w:val="24"/>
          </w:rPr>
          <w:t xml:space="preserve">encourage </w:t>
        </w:r>
      </w:ins>
      <w:del w:id="3173"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3174" w:author="ThinkPad" w:date="2022-06-17T18:02:00Z">
        <w:r w:rsidDel="00A069AD">
          <w:rPr>
            <w:rFonts w:ascii="Times New Roman" w:eastAsia="宋体" w:hAnsi="Times New Roman" w:cs="Times New Roman"/>
            <w:kern w:val="0"/>
            <w:sz w:val="24"/>
            <w:szCs w:val="24"/>
          </w:rPr>
          <w:delText>y will</w:delText>
        </w:r>
      </w:del>
      <w:ins w:id="3175"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3176" w:author="ThinkPad" w:date="2022-06-17T18:02:00Z">
        <w:r w:rsidR="00A069AD">
          <w:rPr>
            <w:rFonts w:ascii="Times New Roman" w:eastAsia="宋体" w:hAnsi="Times New Roman" w:cs="Times New Roman"/>
            <w:kern w:val="0"/>
            <w:sz w:val="24"/>
            <w:szCs w:val="24"/>
          </w:rPr>
          <w:t xml:space="preserve">generate valid blocks </w:t>
        </w:r>
      </w:ins>
      <w:del w:id="3177" w:author="ThinkPad" w:date="2022-06-17T18:02:00Z">
        <w:r w:rsidDel="00A069AD">
          <w:rPr>
            <w:rFonts w:ascii="Times New Roman" w:eastAsia="宋体" w:hAnsi="Times New Roman" w:cs="Times New Roman"/>
            <w:kern w:val="0"/>
            <w:sz w:val="24"/>
            <w:szCs w:val="24"/>
          </w:rPr>
          <w:delText xml:space="preserve">package </w:delText>
        </w:r>
      </w:del>
      <w:ins w:id="3178" w:author="ThinkPad" w:date="2022-06-17T18:03:00Z">
        <w:r w:rsidR="00A069AD">
          <w:rPr>
            <w:rFonts w:ascii="Times New Roman" w:eastAsia="宋体" w:hAnsi="Times New Roman" w:cs="Times New Roman"/>
            <w:kern w:val="0"/>
            <w:sz w:val="24"/>
            <w:szCs w:val="24"/>
          </w:rPr>
          <w:t>containing</w:t>
        </w:r>
      </w:ins>
      <w:ins w:id="3179"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3180"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3181" w:author="ThinkPad" w:date="2022-06-17T18:03:00Z">
        <w:r w:rsidDel="00A069AD">
          <w:rPr>
            <w:rFonts w:ascii="Times New Roman" w:eastAsia="宋体" w:hAnsi="Times New Roman" w:cs="Times New Roman"/>
            <w:kern w:val="0"/>
            <w:sz w:val="24"/>
            <w:szCs w:val="24"/>
          </w:rPr>
          <w:delText xml:space="preserve"> and</w:delText>
        </w:r>
      </w:del>
      <w:del w:id="3182"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3183" w:author="Zhang Li" w:date="2022-06-12T14:00:00Z">
        <w:r w:rsidDel="00A517C5">
          <w:rPr>
            <w:rFonts w:ascii="Times New Roman" w:eastAsia="宋体" w:hAnsi="Times New Roman" w:cs="Times New Roman"/>
            <w:kern w:val="0"/>
            <w:sz w:val="24"/>
            <w:szCs w:val="24"/>
          </w:rPr>
          <w:delText xml:space="preserve">resting </w:delText>
        </w:r>
      </w:del>
      <w:ins w:id="3184"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3185"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3186" w:author="ThinkPad" w:date="2022-06-17T18:03:00Z">
        <w:r w:rsidR="00A069AD">
          <w:rPr>
            <w:rFonts w:ascii="Times New Roman" w:eastAsia="宋体" w:hAnsi="Times New Roman" w:cs="Times New Roman"/>
            <w:kern w:val="0"/>
            <w:sz w:val="24"/>
            <w:szCs w:val="24"/>
          </w:rPr>
          <w:t xml:space="preserve">are </w:t>
        </w:r>
      </w:ins>
      <w:ins w:id="3187"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3188"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3189"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3190" w:author="ThinkPad" w:date="2022-06-17T18:05:00Z">
          <w:r w:rsidDel="000037FE">
            <w:rPr>
              <w:rFonts w:ascii="Times New Roman" w:eastAsia="宋体" w:hAnsi="Times New Roman" w:cs="Times New Roman"/>
              <w:kern w:val="0"/>
              <w:sz w:val="24"/>
              <w:szCs w:val="24"/>
            </w:rPr>
            <w:delText>t</w:delText>
          </w:r>
        </w:del>
      </w:ins>
      <w:ins w:id="3191" w:author="ThinkPad" w:date="2022-06-17T18:05:00Z">
        <w:r w:rsidR="000037FE">
          <w:rPr>
            <w:rFonts w:ascii="Times New Roman" w:eastAsia="宋体" w:hAnsi="Times New Roman" w:cs="Times New Roman"/>
            <w:kern w:val="0"/>
            <w:sz w:val="24"/>
            <w:szCs w:val="24"/>
          </w:rPr>
          <w:t>ses</w:t>
        </w:r>
      </w:ins>
      <w:ins w:id="3192"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3193" w:author="Zhang Li" w:date="2022-06-12T14:07:00Z">
        <w:r w:rsidR="00BA4987">
          <w:rPr>
            <w:rFonts w:ascii="Times New Roman" w:eastAsia="宋体" w:hAnsi="Times New Roman" w:cs="Times New Roman"/>
            <w:kern w:val="0"/>
            <w:sz w:val="24"/>
            <w:szCs w:val="24"/>
          </w:rPr>
          <w:t xml:space="preserve"> </w:t>
        </w:r>
        <w:del w:id="3194" w:author="ThinkPad" w:date="2022-06-17T18:05:00Z">
          <w:r w:rsidR="00BA4987" w:rsidDel="000037FE">
            <w:rPr>
              <w:rFonts w:ascii="Times New Roman" w:eastAsia="宋体" w:hAnsi="Times New Roman" w:cs="Times New Roman"/>
              <w:kern w:val="0"/>
              <w:sz w:val="24"/>
              <w:szCs w:val="24"/>
            </w:rPr>
            <w:delText>that</w:delText>
          </w:r>
        </w:del>
      </w:ins>
      <w:ins w:id="3195" w:author="Zhang Li" w:date="2022-06-12T14:02:00Z">
        <w:del w:id="3196"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3197"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3198" w:author="ThinkPad" w:date="2022-06-17T18:06:00Z">
          <w:r w:rsidRPr="00D9322F" w:rsidDel="000037FE">
            <w:rPr>
              <w:rFonts w:ascii="Times New Roman" w:eastAsia="宋体" w:hAnsi="Times New Roman" w:cs="Times New Roman"/>
              <w:kern w:val="0"/>
              <w:sz w:val="24"/>
              <w:szCs w:val="24"/>
            </w:rPr>
            <w:delText>a set of</w:delText>
          </w:r>
        </w:del>
      </w:ins>
      <w:ins w:id="3199" w:author="ThinkPad" w:date="2022-06-17T18:06:00Z">
        <w:r w:rsidR="000037FE">
          <w:rPr>
            <w:rFonts w:ascii="Times New Roman" w:eastAsia="宋体" w:hAnsi="Times New Roman" w:cs="Times New Roman"/>
            <w:kern w:val="0"/>
            <w:sz w:val="24"/>
            <w:szCs w:val="24"/>
          </w:rPr>
          <w:t>those</w:t>
        </w:r>
      </w:ins>
      <w:ins w:id="3200" w:author="Zhang Li" w:date="2022-06-12T14:02:00Z">
        <w:r w:rsidRPr="00D9322F">
          <w:rPr>
            <w:rFonts w:ascii="Times New Roman" w:eastAsia="宋体" w:hAnsi="Times New Roman" w:cs="Times New Roman"/>
            <w:kern w:val="0"/>
            <w:sz w:val="24"/>
            <w:szCs w:val="24"/>
          </w:rPr>
          <w:t xml:space="preserve"> consensus nodes </w:t>
        </w:r>
        <w:del w:id="3201"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3202" w:author="ThinkPad" w:date="2022-06-17T18:06:00Z">
        <w:r w:rsidR="000037FE">
          <w:rPr>
            <w:rFonts w:ascii="Times New Roman" w:eastAsia="宋体" w:hAnsi="Times New Roman" w:cs="Times New Roman"/>
            <w:kern w:val="0"/>
            <w:sz w:val="24"/>
            <w:szCs w:val="24"/>
          </w:rPr>
          <w:t xml:space="preserve">the </w:t>
        </w:r>
      </w:ins>
      <w:ins w:id="3203" w:author="Zhang Li" w:date="2022-06-12T14:02:00Z">
        <w:r w:rsidRPr="00D9322F">
          <w:rPr>
            <w:rFonts w:ascii="Times New Roman" w:eastAsia="宋体" w:hAnsi="Times New Roman" w:cs="Times New Roman"/>
            <w:kern w:val="0"/>
            <w:sz w:val="24"/>
            <w:szCs w:val="24"/>
          </w:rPr>
          <w:t xml:space="preserve">block hash </w:t>
        </w:r>
      </w:ins>
      <w:ins w:id="3204" w:author="ThinkPad" w:date="2022-06-17T18:06:00Z">
        <w:r w:rsidR="000037FE">
          <w:rPr>
            <w:rFonts w:ascii="Times New Roman" w:eastAsia="宋体" w:hAnsi="Times New Roman" w:cs="Times New Roman"/>
            <w:kern w:val="0"/>
            <w:sz w:val="24"/>
            <w:szCs w:val="24"/>
          </w:rPr>
          <w:t xml:space="preserve">as </w:t>
        </w:r>
      </w:ins>
      <w:ins w:id="3205" w:author="Zhang Li" w:date="2022-06-12T14:02:00Z">
        <w:r w:rsidRPr="00D9322F">
          <w:rPr>
            <w:rFonts w:ascii="Times New Roman" w:eastAsia="宋体" w:hAnsi="Times New Roman" w:cs="Times New Roman"/>
            <w:kern w:val="0"/>
            <w:sz w:val="24"/>
            <w:szCs w:val="24"/>
          </w:rPr>
          <w:t>quickly</w:t>
        </w:r>
      </w:ins>
      <w:ins w:id="3206" w:author="ThinkPad" w:date="2022-06-17T18:06:00Z">
        <w:r w:rsidR="000037FE">
          <w:rPr>
            <w:rFonts w:ascii="Times New Roman" w:eastAsia="宋体" w:hAnsi="Times New Roman" w:cs="Times New Roman"/>
            <w:kern w:val="0"/>
            <w:sz w:val="24"/>
            <w:szCs w:val="24"/>
          </w:rPr>
          <w:t xml:space="preserve"> as possible</w:t>
        </w:r>
      </w:ins>
      <w:ins w:id="3207"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3208"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3209" w:author="ThinkPad" w:date="2022-06-17T18:08:00Z">
              <w:rPr>
                <w:rFonts w:ascii="Times New Roman" w:eastAsia="宋体" w:hAnsi="Times New Roman" w:cs="Times New Roman"/>
                <w:kern w:val="0"/>
                <w:sz w:val="24"/>
                <w:szCs w:val="24"/>
              </w:rPr>
            </w:rPrChange>
          </w:rPr>
          <w:t>[</w:t>
        </w:r>
      </w:ins>
      <w:ins w:id="3210" w:author="ThinkPad" w:date="2022-06-17T18:20:00Z">
        <w:r w:rsidR="00C818DD">
          <w:rPr>
            <w:rFonts w:ascii="Times New Roman" w:eastAsia="宋体" w:hAnsi="Times New Roman" w:cs="Times New Roman" w:hint="eastAsia"/>
            <w:kern w:val="0"/>
            <w:sz w:val="24"/>
            <w:szCs w:val="24"/>
            <w:highlight w:val="yellow"/>
          </w:rPr>
          <w:t>当存在</w:t>
        </w:r>
      </w:ins>
      <w:ins w:id="3211" w:author="ThinkPad" w:date="2022-06-17T18:08:00Z">
        <w:r w:rsidR="000037FE" w:rsidRPr="000037FE">
          <w:rPr>
            <w:rFonts w:ascii="Times New Roman" w:eastAsia="宋体" w:hAnsi="Times New Roman" w:cs="Times New Roman" w:hint="eastAsia"/>
            <w:kern w:val="0"/>
            <w:sz w:val="24"/>
            <w:szCs w:val="24"/>
            <w:highlight w:val="yellow"/>
            <w:rPrChange w:id="3212" w:author="ThinkPad" w:date="2022-06-17T18:08:00Z">
              <w:rPr>
                <w:rFonts w:ascii="Times New Roman" w:eastAsia="宋体" w:hAnsi="Times New Roman" w:cs="Times New Roman" w:hint="eastAsia"/>
                <w:kern w:val="0"/>
                <w:sz w:val="24"/>
                <w:szCs w:val="24"/>
              </w:rPr>
            </w:rPrChange>
          </w:rPr>
          <w:t>部分</w:t>
        </w:r>
      </w:ins>
      <w:ins w:id="3213" w:author="ThinkPad" w:date="2022-06-17T18:07:00Z">
        <w:r w:rsidR="000037FE" w:rsidRPr="000037FE">
          <w:rPr>
            <w:rFonts w:ascii="Times New Roman" w:eastAsia="宋体" w:hAnsi="Times New Roman" w:cs="Times New Roman" w:hint="eastAsia"/>
            <w:kern w:val="0"/>
            <w:sz w:val="24"/>
            <w:szCs w:val="24"/>
            <w:highlight w:val="yellow"/>
            <w:rPrChange w:id="3214" w:author="ThinkPad" w:date="2022-06-17T18:08:00Z">
              <w:rPr>
                <w:rFonts w:ascii="Times New Roman" w:eastAsia="宋体" w:hAnsi="Times New Roman" w:cs="Times New Roman" w:hint="eastAsia"/>
                <w:kern w:val="0"/>
                <w:sz w:val="24"/>
                <w:szCs w:val="24"/>
              </w:rPr>
            </w:rPrChange>
          </w:rPr>
          <w:t>消息丢失</w:t>
        </w:r>
      </w:ins>
      <w:ins w:id="3215" w:author="ThinkPad" w:date="2022-06-17T18:20:00Z">
        <w:r w:rsidR="00C818DD">
          <w:rPr>
            <w:rFonts w:ascii="Times New Roman" w:eastAsia="宋体" w:hAnsi="Times New Roman" w:cs="Times New Roman" w:hint="eastAsia"/>
            <w:kern w:val="0"/>
            <w:sz w:val="24"/>
            <w:szCs w:val="24"/>
            <w:highlight w:val="yellow"/>
          </w:rPr>
          <w:t>的情况下</w:t>
        </w:r>
      </w:ins>
      <w:ins w:id="3216" w:author="ThinkPad" w:date="2022-06-17T18:07:00Z">
        <w:r w:rsidR="000037FE" w:rsidRPr="000037FE">
          <w:rPr>
            <w:rFonts w:ascii="Times New Roman" w:eastAsia="宋体" w:hAnsi="Times New Roman" w:cs="Times New Roman" w:hint="eastAsia"/>
            <w:kern w:val="0"/>
            <w:sz w:val="24"/>
            <w:szCs w:val="24"/>
            <w:highlight w:val="yellow"/>
            <w:rPrChange w:id="3217"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3218"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3219" w:author="ThinkPad" w:date="2022-06-17T18:08:00Z">
              <w:rPr>
                <w:rFonts w:ascii="Times New Roman" w:eastAsia="宋体" w:hAnsi="Times New Roman" w:cs="Times New Roman" w:hint="eastAsia"/>
                <w:kern w:val="0"/>
                <w:sz w:val="24"/>
                <w:szCs w:val="24"/>
              </w:rPr>
            </w:rPrChange>
          </w:rPr>
          <w:t>，而另一部分</w:t>
        </w:r>
      </w:ins>
      <w:ins w:id="3220" w:author="ThinkPad" w:date="2022-06-17T18:08:00Z">
        <w:r w:rsidR="000037FE" w:rsidRPr="000037FE">
          <w:rPr>
            <w:rFonts w:ascii="Times New Roman" w:eastAsia="宋体" w:hAnsi="Times New Roman" w:cs="Times New Roman" w:hint="eastAsia"/>
            <w:kern w:val="0"/>
            <w:sz w:val="24"/>
            <w:szCs w:val="24"/>
            <w:highlight w:val="yellow"/>
            <w:rPrChange w:id="3221"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3222"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3223" w:author="ThinkPad" w:date="2022-06-17T18:07:00Z">
        <w:r w:rsidR="000037FE" w:rsidRPr="000037FE">
          <w:rPr>
            <w:rFonts w:ascii="Times New Roman" w:eastAsia="宋体" w:hAnsi="Times New Roman" w:cs="Times New Roman"/>
            <w:kern w:val="0"/>
            <w:sz w:val="24"/>
            <w:szCs w:val="24"/>
            <w:highlight w:val="yellow"/>
            <w:rPrChange w:id="3224"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3225" w:author="ThinkPad" w:date="2022-06-16T17:30:00Z"/>
          <w:rFonts w:ascii="Times New Roman" w:eastAsia="宋体" w:hAnsi="Times New Roman" w:cs="Times New Roman"/>
          <w:kern w:val="0"/>
          <w:sz w:val="24"/>
          <w:szCs w:val="24"/>
        </w:rPr>
      </w:pPr>
      <w:del w:id="3226"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3227" w:author="Zhang Li" w:date="2022-06-12T14:02:00Z">
            <w:rPr>
              <w:rFonts w:ascii="Cambria Math" w:eastAsia="宋体" w:hAnsi="Cambria Math" w:cs="Times New Roman"/>
              <w:kern w:val="0"/>
              <w:sz w:val="24"/>
              <w:szCs w:val="24"/>
            </w:rPr>
            <m:t>Sigs</m:t>
          </w:del>
        </m:r>
        <m:r>
          <w:del w:id="3228" w:author="Zhang Li" w:date="2022-06-12T14:02:00Z">
            <m:rPr>
              <m:sty m:val="p"/>
            </m:rPr>
            <w:rPr>
              <w:rFonts w:ascii="Cambria Math" w:eastAsia="宋体" w:hAnsi="Cambria Math" w:cs="Times New Roman"/>
              <w:kern w:val="0"/>
              <w:sz w:val="24"/>
              <w:szCs w:val="24"/>
            </w:rPr>
            <m:t>={</m:t>
          </w:del>
        </m:r>
        <m:r>
          <w:del w:id="3229" w:author="Zhang Li" w:date="2022-06-12T14:02:00Z">
            <w:rPr>
              <w:rFonts w:ascii="Cambria Math" w:eastAsia="宋体" w:hAnsi="Cambria Math" w:cs="Times New Roman"/>
              <w:kern w:val="0"/>
              <w:sz w:val="24"/>
              <w:szCs w:val="24"/>
            </w:rPr>
            <m:t>si</m:t>
          </w:del>
        </m:r>
        <m:sSub>
          <m:sSubPr>
            <m:ctrlPr>
              <w:del w:id="3230" w:author="Zhang Li" w:date="2022-06-12T14:02:00Z">
                <w:rPr>
                  <w:rFonts w:ascii="Cambria Math" w:eastAsia="宋体" w:hAnsi="Cambria Math" w:cs="Times New Roman"/>
                  <w:kern w:val="0"/>
                  <w:sz w:val="24"/>
                  <w:szCs w:val="24"/>
                </w:rPr>
              </w:del>
            </m:ctrlPr>
          </m:sSubPr>
          <m:e>
            <m:r>
              <w:del w:id="3231" w:author="Zhang Li" w:date="2022-06-12T14:02:00Z">
                <w:rPr>
                  <w:rFonts w:ascii="Cambria Math" w:eastAsia="宋体" w:hAnsi="Cambria Math" w:cs="Times New Roman"/>
                  <w:kern w:val="0"/>
                  <w:sz w:val="24"/>
                  <w:szCs w:val="24"/>
                </w:rPr>
                <m:t>g</m:t>
              </w:del>
            </m:r>
          </m:e>
          <m:sub>
            <m:r>
              <w:del w:id="3232" w:author="Zhang Li" w:date="2022-06-12T14:02:00Z">
                <m:rPr>
                  <m:sty m:val="p"/>
                </m:rPr>
                <w:rPr>
                  <w:rFonts w:ascii="Cambria Math" w:eastAsia="宋体" w:hAnsi="Cambria Math" w:cs="Times New Roman"/>
                  <w:kern w:val="0"/>
                  <w:sz w:val="24"/>
                  <w:szCs w:val="24"/>
                </w:rPr>
                <m:t>1</m:t>
              </w:del>
            </m:r>
          </m:sub>
        </m:sSub>
        <m:r>
          <w:del w:id="3233" w:author="Zhang Li" w:date="2022-06-12T14:02:00Z">
            <m:rPr>
              <m:sty m:val="p"/>
            </m:rPr>
            <w:rPr>
              <w:rFonts w:ascii="Cambria Math" w:eastAsia="宋体" w:hAnsi="Cambria Math" w:cs="Times New Roman"/>
              <w:kern w:val="0"/>
              <w:sz w:val="24"/>
              <w:szCs w:val="24"/>
            </w:rPr>
            <m:t>,</m:t>
          </w:del>
        </m:r>
        <m:r>
          <w:del w:id="3234" w:author="Zhang Li" w:date="2022-06-12T14:02:00Z">
            <w:rPr>
              <w:rFonts w:ascii="Cambria Math" w:eastAsia="宋体" w:hAnsi="Cambria Math" w:cs="Times New Roman"/>
              <w:kern w:val="0"/>
              <w:sz w:val="24"/>
              <w:szCs w:val="24"/>
            </w:rPr>
            <m:t>si</m:t>
          </w:del>
        </m:r>
        <m:sSub>
          <m:sSubPr>
            <m:ctrlPr>
              <w:del w:id="3235" w:author="Zhang Li" w:date="2022-06-12T14:02:00Z">
                <w:rPr>
                  <w:rFonts w:ascii="Cambria Math" w:eastAsia="宋体" w:hAnsi="Cambria Math" w:cs="Times New Roman"/>
                  <w:kern w:val="0"/>
                  <w:sz w:val="24"/>
                  <w:szCs w:val="24"/>
                </w:rPr>
              </w:del>
            </m:ctrlPr>
          </m:sSubPr>
          <m:e>
            <m:r>
              <w:del w:id="3236" w:author="Zhang Li" w:date="2022-06-12T14:02:00Z">
                <w:rPr>
                  <w:rFonts w:ascii="Cambria Math" w:eastAsia="宋体" w:hAnsi="Cambria Math" w:cs="Times New Roman"/>
                  <w:kern w:val="0"/>
                  <w:sz w:val="24"/>
                  <w:szCs w:val="24"/>
                </w:rPr>
                <m:t>g</m:t>
              </w:del>
            </m:r>
          </m:e>
          <m:sub>
            <m:r>
              <w:del w:id="3237" w:author="Zhang Li" w:date="2022-06-12T14:02:00Z">
                <m:rPr>
                  <m:sty m:val="p"/>
                </m:rPr>
                <w:rPr>
                  <w:rFonts w:ascii="Cambria Math" w:eastAsia="宋体" w:hAnsi="Cambria Math" w:cs="Times New Roman"/>
                  <w:kern w:val="0"/>
                  <w:sz w:val="24"/>
                  <w:szCs w:val="24"/>
                </w:rPr>
                <m:t>2</m:t>
              </w:del>
            </m:r>
          </m:sub>
        </m:sSub>
        <m:r>
          <w:del w:id="3238" w:author="Zhang Li" w:date="2022-06-12T14:02:00Z">
            <m:rPr>
              <m:sty m:val="p"/>
            </m:rPr>
            <w:rPr>
              <w:rFonts w:ascii="Cambria Math" w:eastAsia="宋体" w:hAnsi="Cambria Math" w:cs="Times New Roman"/>
              <w:kern w:val="0"/>
              <w:sz w:val="24"/>
              <w:szCs w:val="24"/>
            </w:rPr>
            <m:t>,⋯,</m:t>
          </w:del>
        </m:r>
        <m:r>
          <w:del w:id="3239" w:author="Zhang Li" w:date="2022-06-12T14:02:00Z">
            <w:rPr>
              <w:rFonts w:ascii="Cambria Math" w:eastAsia="宋体" w:hAnsi="Cambria Math" w:cs="Times New Roman"/>
              <w:kern w:val="0"/>
              <w:sz w:val="24"/>
              <w:szCs w:val="24"/>
            </w:rPr>
            <m:t>si</m:t>
          </w:del>
        </m:r>
        <m:sSub>
          <m:sSubPr>
            <m:ctrlPr>
              <w:del w:id="3240" w:author="Zhang Li" w:date="2022-06-12T14:02:00Z">
                <w:rPr>
                  <w:rFonts w:ascii="Cambria Math" w:eastAsia="宋体" w:hAnsi="Cambria Math" w:cs="Times New Roman"/>
                  <w:kern w:val="0"/>
                  <w:sz w:val="24"/>
                  <w:szCs w:val="24"/>
                </w:rPr>
              </w:del>
            </m:ctrlPr>
          </m:sSubPr>
          <m:e>
            <m:r>
              <w:del w:id="3241" w:author="Zhang Li" w:date="2022-06-12T14:02:00Z">
                <w:rPr>
                  <w:rFonts w:ascii="Cambria Math" w:eastAsia="宋体" w:hAnsi="Cambria Math" w:cs="Times New Roman"/>
                  <w:kern w:val="0"/>
                  <w:sz w:val="24"/>
                  <w:szCs w:val="24"/>
                </w:rPr>
                <m:t>g</m:t>
              </w:del>
            </m:r>
          </m:e>
          <m:sub>
            <m:r>
              <w:del w:id="3242" w:author="Zhang Li" w:date="2022-06-12T14:02:00Z">
                <w:rPr>
                  <w:rFonts w:ascii="Cambria Math" w:eastAsia="宋体" w:hAnsi="Cambria Math" w:cs="Times New Roman"/>
                  <w:kern w:val="0"/>
                  <w:sz w:val="24"/>
                  <w:szCs w:val="24"/>
                </w:rPr>
                <m:t>m</m:t>
              </w:del>
            </m:r>
          </m:sub>
        </m:sSub>
        <m:r>
          <w:del w:id="3243" w:author="Zhang Li" w:date="2022-06-12T14:02:00Z">
            <m:rPr>
              <m:sty m:val="p"/>
            </m:rPr>
            <w:rPr>
              <w:rFonts w:ascii="Cambria Math" w:eastAsia="宋体" w:hAnsi="Cambria Math" w:cs="Times New Roman"/>
              <w:kern w:val="0"/>
              <w:sz w:val="24"/>
              <w:szCs w:val="24"/>
            </w:rPr>
            <m:t>}</m:t>
          </w:del>
        </m:r>
      </m:oMath>
      <w:del w:id="3244"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3245" w:author="Zhang Li" w:date="2022-06-12T14:02:00Z">
            <w:rPr>
              <w:rFonts w:ascii="Cambria Math" w:eastAsia="宋体" w:hAnsi="Cambria Math" w:cs="Times New Roman"/>
              <w:kern w:val="0"/>
              <w:sz w:val="24"/>
              <w:szCs w:val="24"/>
            </w:rPr>
            <m:t>Ts</m:t>
          </w:del>
        </m:r>
        <m:r>
          <w:del w:id="3246" w:author="Zhang Li" w:date="2022-06-12T14:02:00Z">
            <m:rPr>
              <m:sty m:val="p"/>
            </m:rPr>
            <w:rPr>
              <w:rFonts w:ascii="Cambria Math" w:eastAsia="宋体" w:hAnsi="Cambria Math" w:cs="Times New Roman"/>
              <w:kern w:val="0"/>
              <w:sz w:val="24"/>
              <w:szCs w:val="24"/>
            </w:rPr>
            <m:t>=</m:t>
          </w:del>
        </m:r>
        <m:d>
          <m:dPr>
            <m:begChr m:val="{"/>
            <m:endChr m:val="}"/>
            <m:ctrlPr>
              <w:del w:id="3247" w:author="Zhang Li" w:date="2022-06-12T14:02:00Z">
                <w:rPr>
                  <w:rFonts w:ascii="Cambria Math" w:eastAsia="宋体" w:hAnsi="Cambria Math" w:cs="Times New Roman"/>
                  <w:kern w:val="0"/>
                  <w:sz w:val="24"/>
                  <w:szCs w:val="24"/>
                </w:rPr>
              </w:del>
            </m:ctrlPr>
          </m:dPr>
          <m:e>
            <m:sSub>
              <m:sSubPr>
                <m:ctrlPr>
                  <w:del w:id="3248" w:author="Zhang Li" w:date="2022-06-12T14:02:00Z">
                    <w:rPr>
                      <w:rFonts w:ascii="Cambria Math" w:eastAsia="宋体" w:hAnsi="Cambria Math" w:cs="Times New Roman"/>
                      <w:kern w:val="0"/>
                      <w:sz w:val="24"/>
                      <w:szCs w:val="24"/>
                    </w:rPr>
                  </w:del>
                </m:ctrlPr>
              </m:sSubPr>
              <m:e>
                <m:r>
                  <w:del w:id="3249" w:author="Zhang Li" w:date="2022-06-12T14:02:00Z">
                    <w:rPr>
                      <w:rFonts w:ascii="Cambria Math" w:eastAsia="宋体" w:hAnsi="Cambria Math" w:cs="Times New Roman"/>
                      <w:kern w:val="0"/>
                      <w:sz w:val="24"/>
                      <w:szCs w:val="24"/>
                    </w:rPr>
                    <m:t>t</m:t>
                  </w:del>
                </m:r>
              </m:e>
              <m:sub>
                <m:r>
                  <w:del w:id="3250" w:author="Zhang Li" w:date="2022-06-12T14:02:00Z">
                    <m:rPr>
                      <m:sty m:val="p"/>
                    </m:rPr>
                    <w:rPr>
                      <w:rFonts w:ascii="Cambria Math" w:eastAsia="宋体" w:hAnsi="Cambria Math" w:cs="Times New Roman"/>
                      <w:kern w:val="0"/>
                      <w:sz w:val="24"/>
                      <w:szCs w:val="24"/>
                    </w:rPr>
                    <m:t>1</m:t>
                  </w:del>
                </m:r>
              </m:sub>
            </m:sSub>
            <m:r>
              <w:del w:id="3251" w:author="Zhang Li" w:date="2022-06-12T14:02:00Z">
                <m:rPr>
                  <m:sty m:val="p"/>
                </m:rPr>
                <w:rPr>
                  <w:rFonts w:ascii="Cambria Math" w:eastAsia="宋体" w:hAnsi="Cambria Math" w:cs="Times New Roman"/>
                  <w:kern w:val="0"/>
                  <w:sz w:val="24"/>
                  <w:szCs w:val="24"/>
                </w:rPr>
                <m:t>,</m:t>
              </w:del>
            </m:r>
            <m:sSub>
              <m:sSubPr>
                <m:ctrlPr>
                  <w:del w:id="3252" w:author="Zhang Li" w:date="2022-06-12T14:02:00Z">
                    <w:rPr>
                      <w:rFonts w:ascii="Cambria Math" w:eastAsia="宋体" w:hAnsi="Cambria Math" w:cs="Times New Roman"/>
                      <w:kern w:val="0"/>
                      <w:sz w:val="24"/>
                      <w:szCs w:val="24"/>
                    </w:rPr>
                  </w:del>
                </m:ctrlPr>
              </m:sSubPr>
              <m:e>
                <m:r>
                  <w:del w:id="3253" w:author="Zhang Li" w:date="2022-06-12T14:02:00Z">
                    <w:rPr>
                      <w:rFonts w:ascii="Cambria Math" w:eastAsia="宋体" w:hAnsi="Cambria Math" w:cs="Times New Roman"/>
                      <w:kern w:val="0"/>
                      <w:sz w:val="24"/>
                      <w:szCs w:val="24"/>
                    </w:rPr>
                    <m:t>t</m:t>
                  </w:del>
                </m:r>
              </m:e>
              <m:sub>
                <m:r>
                  <w:del w:id="3254" w:author="Zhang Li" w:date="2022-06-12T14:02:00Z">
                    <m:rPr>
                      <m:sty m:val="p"/>
                    </m:rPr>
                    <w:rPr>
                      <w:rFonts w:ascii="Cambria Math" w:eastAsia="宋体" w:hAnsi="Cambria Math" w:cs="Times New Roman"/>
                      <w:kern w:val="0"/>
                      <w:sz w:val="24"/>
                      <w:szCs w:val="24"/>
                    </w:rPr>
                    <m:t>2</m:t>
                  </w:del>
                </m:r>
              </m:sub>
            </m:sSub>
            <m:r>
              <w:del w:id="3255" w:author="Zhang Li" w:date="2022-06-12T14:02:00Z">
                <m:rPr>
                  <m:sty m:val="p"/>
                </m:rPr>
                <w:rPr>
                  <w:rFonts w:ascii="Cambria Math" w:eastAsia="宋体" w:hAnsi="Cambria Math" w:cs="Times New Roman"/>
                  <w:kern w:val="0"/>
                  <w:sz w:val="24"/>
                  <w:szCs w:val="24"/>
                </w:rPr>
                <m:t>,⋯,</m:t>
              </w:del>
            </m:r>
            <m:sSub>
              <m:sSubPr>
                <m:ctrlPr>
                  <w:del w:id="3256" w:author="Zhang Li" w:date="2022-06-12T14:02:00Z">
                    <w:rPr>
                      <w:rFonts w:ascii="Cambria Math" w:eastAsia="宋体" w:hAnsi="Cambria Math" w:cs="Times New Roman"/>
                      <w:kern w:val="0"/>
                      <w:sz w:val="24"/>
                      <w:szCs w:val="24"/>
                    </w:rPr>
                  </w:del>
                </m:ctrlPr>
              </m:sSubPr>
              <m:e>
                <m:r>
                  <w:del w:id="3257" w:author="Zhang Li" w:date="2022-06-12T14:02:00Z">
                    <w:rPr>
                      <w:rFonts w:ascii="Cambria Math" w:eastAsia="宋体" w:hAnsi="Cambria Math" w:cs="Times New Roman"/>
                      <w:kern w:val="0"/>
                      <w:sz w:val="24"/>
                      <w:szCs w:val="24"/>
                    </w:rPr>
                    <m:t>t</m:t>
                  </w:del>
                </m:r>
              </m:e>
              <m:sub>
                <m:r>
                  <w:del w:id="3258" w:author="Zhang Li" w:date="2022-06-12T14:02:00Z">
                    <w:rPr>
                      <w:rFonts w:ascii="Cambria Math" w:eastAsia="宋体" w:hAnsi="Cambria Math" w:cs="Times New Roman"/>
                      <w:kern w:val="0"/>
                      <w:sz w:val="24"/>
                      <w:szCs w:val="24"/>
                    </w:rPr>
                    <m:t>m</m:t>
                  </w:del>
                </m:r>
              </m:sub>
            </m:sSub>
          </m:e>
        </m:d>
      </m:oMath>
      <w:del w:id="3259"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3260" w:author="Zhang Li" w:date="2022-06-12T14:02:00Z">
            <w:rPr>
              <w:rFonts w:ascii="Cambria Math" w:eastAsia="宋体" w:hAnsi="Cambria Math" w:cs="Times New Roman"/>
              <w:kern w:val="0"/>
              <w:sz w:val="24"/>
              <w:szCs w:val="24"/>
            </w:rPr>
            <m:t>Sig</m:t>
          </w:del>
        </m:r>
        <m:sSub>
          <m:sSubPr>
            <m:ctrlPr>
              <w:del w:id="3261" w:author="Zhang Li" w:date="2022-06-12T14:02:00Z">
                <w:rPr>
                  <w:rFonts w:ascii="Cambria Math" w:eastAsia="宋体" w:hAnsi="Cambria Math" w:cs="Times New Roman"/>
                  <w:kern w:val="0"/>
                  <w:sz w:val="24"/>
                  <w:szCs w:val="24"/>
                </w:rPr>
              </w:del>
            </m:ctrlPr>
          </m:sSubPr>
          <m:e>
            <m:r>
              <w:del w:id="3262" w:author="Zhang Li" w:date="2022-06-12T14:02:00Z">
                <w:rPr>
                  <w:rFonts w:ascii="Cambria Math" w:eastAsia="宋体" w:hAnsi="Cambria Math" w:cs="Times New Roman"/>
                  <w:kern w:val="0"/>
                  <w:sz w:val="24"/>
                  <w:szCs w:val="24"/>
                </w:rPr>
                <m:t>s</m:t>
              </w:del>
            </m:r>
          </m:e>
          <m:sub>
            <m:r>
              <w:del w:id="3263" w:author="Zhang Li" w:date="2022-06-12T14:02:00Z">
                <m:rPr>
                  <m:sty m:val="p"/>
                </m:rPr>
                <w:rPr>
                  <w:rFonts w:ascii="Cambria Math" w:eastAsia="宋体" w:hAnsi="Cambria Math" w:cs="Times New Roman"/>
                  <w:kern w:val="0"/>
                  <w:sz w:val="24"/>
                  <w:szCs w:val="24"/>
                </w:rPr>
                <m:t>1</m:t>
              </w:del>
            </m:r>
          </m:sub>
        </m:sSub>
        <m:r>
          <w:del w:id="3264" w:author="Zhang Li" w:date="2022-06-12T14:02:00Z">
            <m:rPr>
              <m:sty m:val="p"/>
            </m:rPr>
            <w:rPr>
              <w:rFonts w:ascii="Cambria Math" w:eastAsia="宋体" w:hAnsi="Cambria Math" w:cs="Times New Roman"/>
              <w:kern w:val="0"/>
              <w:sz w:val="24"/>
              <w:szCs w:val="24"/>
            </w:rPr>
            <m:t>= {</m:t>
          </w:del>
        </m:r>
        <m:r>
          <w:del w:id="3265" w:author="Zhang Li" w:date="2022-06-12T14:02:00Z">
            <w:rPr>
              <w:rFonts w:ascii="Cambria Math" w:eastAsia="宋体" w:hAnsi="Cambria Math" w:cs="Times New Roman"/>
              <w:kern w:val="0"/>
              <w:sz w:val="24"/>
              <w:szCs w:val="24"/>
            </w:rPr>
            <m:t>si</m:t>
          </w:del>
        </m:r>
        <m:sSub>
          <m:sSubPr>
            <m:ctrlPr>
              <w:del w:id="3266" w:author="Zhang Li" w:date="2022-06-12T14:02:00Z">
                <w:rPr>
                  <w:rFonts w:ascii="Cambria Math" w:eastAsia="宋体" w:hAnsi="Cambria Math" w:cs="Times New Roman"/>
                  <w:kern w:val="0"/>
                  <w:sz w:val="24"/>
                  <w:szCs w:val="24"/>
                </w:rPr>
              </w:del>
            </m:ctrlPr>
          </m:sSubPr>
          <m:e>
            <m:r>
              <w:del w:id="3267" w:author="Zhang Li" w:date="2022-06-12T14:02:00Z">
                <w:rPr>
                  <w:rFonts w:ascii="Cambria Math" w:eastAsia="宋体" w:hAnsi="Cambria Math" w:cs="Times New Roman"/>
                  <w:kern w:val="0"/>
                  <w:sz w:val="24"/>
                  <w:szCs w:val="24"/>
                </w:rPr>
                <m:t>g</m:t>
              </w:del>
            </m:r>
          </m:e>
          <m:sub>
            <m:r>
              <w:del w:id="3268" w:author="Zhang Li" w:date="2022-06-12T14:02:00Z">
                <m:rPr>
                  <m:sty m:val="p"/>
                </m:rPr>
                <w:rPr>
                  <w:rFonts w:ascii="Cambria Math" w:eastAsia="宋体" w:hAnsi="Cambria Math" w:cs="Times New Roman"/>
                  <w:kern w:val="0"/>
                  <w:sz w:val="24"/>
                  <w:szCs w:val="24"/>
                </w:rPr>
                <m:t>11</m:t>
              </w:del>
            </m:r>
          </m:sub>
        </m:sSub>
        <m:r>
          <w:del w:id="3269" w:author="Zhang Li" w:date="2022-06-12T14:02:00Z">
            <m:rPr>
              <m:sty m:val="p"/>
            </m:rPr>
            <w:rPr>
              <w:rFonts w:ascii="Cambria Math" w:eastAsia="宋体" w:hAnsi="Cambria Math" w:cs="Times New Roman"/>
              <w:kern w:val="0"/>
              <w:sz w:val="24"/>
              <w:szCs w:val="24"/>
            </w:rPr>
            <m:t xml:space="preserve">, </m:t>
          </w:del>
        </m:r>
        <m:r>
          <w:del w:id="3270" w:author="Zhang Li" w:date="2022-06-12T14:02:00Z">
            <w:rPr>
              <w:rFonts w:ascii="Cambria Math" w:eastAsia="宋体" w:hAnsi="Cambria Math" w:cs="Times New Roman"/>
              <w:kern w:val="0"/>
              <w:sz w:val="24"/>
              <w:szCs w:val="24"/>
            </w:rPr>
            <m:t>si</m:t>
          </w:del>
        </m:r>
        <m:sSub>
          <m:sSubPr>
            <m:ctrlPr>
              <w:del w:id="3271" w:author="Zhang Li" w:date="2022-06-12T14:02:00Z">
                <w:rPr>
                  <w:rFonts w:ascii="Cambria Math" w:eastAsia="宋体" w:hAnsi="Cambria Math" w:cs="Times New Roman"/>
                  <w:kern w:val="0"/>
                  <w:sz w:val="24"/>
                  <w:szCs w:val="24"/>
                </w:rPr>
              </w:del>
            </m:ctrlPr>
          </m:sSubPr>
          <m:e>
            <m:r>
              <w:del w:id="3272" w:author="Zhang Li" w:date="2022-06-12T14:02:00Z">
                <w:rPr>
                  <w:rFonts w:ascii="Cambria Math" w:eastAsia="宋体" w:hAnsi="Cambria Math" w:cs="Times New Roman"/>
                  <w:kern w:val="0"/>
                  <w:sz w:val="24"/>
                  <w:szCs w:val="24"/>
                </w:rPr>
                <m:t>g</m:t>
              </w:del>
            </m:r>
          </m:e>
          <m:sub>
            <m:r>
              <w:del w:id="3273" w:author="Zhang Li" w:date="2022-06-12T14:02:00Z">
                <m:rPr>
                  <m:sty m:val="p"/>
                </m:rPr>
                <w:rPr>
                  <w:rFonts w:ascii="Cambria Math" w:eastAsia="宋体" w:hAnsi="Cambria Math" w:cs="Times New Roman"/>
                  <w:kern w:val="0"/>
                  <w:sz w:val="24"/>
                  <w:szCs w:val="24"/>
                </w:rPr>
                <m:t>12</m:t>
              </w:del>
            </m:r>
          </m:sub>
        </m:sSub>
        <m:r>
          <w:del w:id="3274" w:author="Zhang Li" w:date="2022-06-12T14:02:00Z">
            <m:rPr>
              <m:sty m:val="p"/>
            </m:rPr>
            <w:rPr>
              <w:rFonts w:ascii="Cambria Math" w:eastAsia="宋体" w:hAnsi="Cambria Math" w:cs="Times New Roman"/>
              <w:kern w:val="0"/>
              <w:sz w:val="24"/>
              <w:szCs w:val="24"/>
            </w:rPr>
            <m:t xml:space="preserve">, ⋯, </m:t>
          </w:del>
        </m:r>
        <m:r>
          <w:del w:id="3275" w:author="Zhang Li" w:date="2022-06-12T14:02:00Z">
            <w:rPr>
              <w:rFonts w:ascii="Cambria Math" w:eastAsia="宋体" w:hAnsi="Cambria Math" w:cs="Times New Roman"/>
              <w:kern w:val="0"/>
              <w:sz w:val="24"/>
              <w:szCs w:val="24"/>
            </w:rPr>
            <m:t>si</m:t>
          </w:del>
        </m:r>
        <m:sSub>
          <m:sSubPr>
            <m:ctrlPr>
              <w:del w:id="3276" w:author="Zhang Li" w:date="2022-06-12T14:02:00Z">
                <w:rPr>
                  <w:rFonts w:ascii="Cambria Math" w:eastAsia="宋体" w:hAnsi="Cambria Math" w:cs="Times New Roman"/>
                  <w:kern w:val="0"/>
                  <w:sz w:val="24"/>
                  <w:szCs w:val="24"/>
                </w:rPr>
              </w:del>
            </m:ctrlPr>
          </m:sSubPr>
          <m:e>
            <m:r>
              <w:del w:id="3277" w:author="Zhang Li" w:date="2022-06-12T14:02:00Z">
                <w:rPr>
                  <w:rFonts w:ascii="Cambria Math" w:eastAsia="宋体" w:hAnsi="Cambria Math" w:cs="Times New Roman"/>
                  <w:kern w:val="0"/>
                  <w:sz w:val="24"/>
                  <w:szCs w:val="24"/>
                </w:rPr>
                <m:t>g</m:t>
              </w:del>
            </m:r>
          </m:e>
          <m:sub>
            <m:r>
              <w:del w:id="3278" w:author="Zhang Li" w:date="2022-06-12T14:02:00Z">
                <m:rPr>
                  <m:sty m:val="p"/>
                </m:rPr>
                <w:rPr>
                  <w:rFonts w:ascii="Cambria Math" w:eastAsia="宋体" w:hAnsi="Cambria Math" w:cs="Times New Roman"/>
                  <w:kern w:val="0"/>
                  <w:sz w:val="24"/>
                  <w:szCs w:val="24"/>
                </w:rPr>
                <m:t>1</m:t>
              </w:del>
            </m:r>
            <m:sSub>
              <m:sSubPr>
                <m:ctrlPr>
                  <w:del w:id="3279" w:author="Zhang Li" w:date="2022-06-12T14:02:00Z">
                    <w:rPr>
                      <w:rFonts w:ascii="Cambria Math" w:eastAsia="宋体" w:hAnsi="Cambria Math" w:cs="Times New Roman"/>
                      <w:kern w:val="0"/>
                      <w:sz w:val="24"/>
                      <w:szCs w:val="24"/>
                    </w:rPr>
                  </w:del>
                </m:ctrlPr>
              </m:sSubPr>
              <m:e>
                <m:r>
                  <w:del w:id="3280" w:author="Zhang Li" w:date="2022-06-12T14:02:00Z">
                    <w:rPr>
                      <w:rFonts w:ascii="Cambria Math" w:eastAsia="宋体" w:hAnsi="Cambria Math" w:cs="Times New Roman"/>
                      <w:kern w:val="0"/>
                      <w:sz w:val="24"/>
                      <w:szCs w:val="24"/>
                    </w:rPr>
                    <m:t>m</m:t>
                  </w:del>
                </m:r>
              </m:e>
              <m:sub>
                <m:r>
                  <w:del w:id="3281" w:author="Zhang Li" w:date="2022-06-12T14:02:00Z">
                    <m:rPr>
                      <m:sty m:val="p"/>
                    </m:rPr>
                    <w:rPr>
                      <w:rFonts w:ascii="Cambria Math" w:eastAsia="宋体" w:hAnsi="Cambria Math" w:cs="Times New Roman"/>
                      <w:kern w:val="0"/>
                      <w:sz w:val="24"/>
                      <w:szCs w:val="24"/>
                    </w:rPr>
                    <m:t>1</m:t>
                  </w:del>
                </m:r>
              </m:sub>
            </m:sSub>
          </m:sub>
        </m:sSub>
        <m:r>
          <w:del w:id="3282" w:author="Zhang Li" w:date="2022-06-12T14:02:00Z">
            <m:rPr>
              <m:sty m:val="p"/>
            </m:rPr>
            <w:rPr>
              <w:rFonts w:ascii="Cambria Math" w:eastAsia="宋体" w:hAnsi="Cambria Math" w:cs="Times New Roman"/>
              <w:kern w:val="0"/>
              <w:sz w:val="24"/>
              <w:szCs w:val="24"/>
            </w:rPr>
            <m:t>}</m:t>
          </w:del>
        </m:r>
      </m:oMath>
      <w:del w:id="3283" w:author="Zhang Li" w:date="2022-06-12T14:02:00Z">
        <w:r w:rsidDel="00A517C5">
          <w:rPr>
            <w:rFonts w:ascii="Times New Roman" w:eastAsia="宋体" w:hAnsi="Times New Roman" w:cs="Times New Roman"/>
            <w:kern w:val="0"/>
            <w:sz w:val="24"/>
            <w:szCs w:val="24"/>
          </w:rPr>
          <w:delText xml:space="preserve"> and </w:delText>
        </w:r>
      </w:del>
      <m:oMath>
        <m:r>
          <w:del w:id="3284" w:author="Zhang Li" w:date="2022-06-12T14:02:00Z">
            <w:rPr>
              <w:rFonts w:ascii="Cambria Math" w:eastAsia="宋体" w:hAnsi="Cambria Math" w:cs="Times New Roman"/>
              <w:kern w:val="0"/>
              <w:sz w:val="24"/>
              <w:szCs w:val="24"/>
            </w:rPr>
            <m:t>Sig</m:t>
          </w:del>
        </m:r>
        <m:sSub>
          <m:sSubPr>
            <m:ctrlPr>
              <w:del w:id="3285" w:author="Zhang Li" w:date="2022-06-12T14:02:00Z">
                <w:rPr>
                  <w:rFonts w:ascii="Cambria Math" w:eastAsia="宋体" w:hAnsi="Cambria Math" w:cs="Times New Roman"/>
                  <w:kern w:val="0"/>
                  <w:sz w:val="24"/>
                  <w:szCs w:val="24"/>
                </w:rPr>
              </w:del>
            </m:ctrlPr>
          </m:sSubPr>
          <m:e>
            <m:r>
              <w:del w:id="3286" w:author="Zhang Li" w:date="2022-06-12T14:02:00Z">
                <w:rPr>
                  <w:rFonts w:ascii="Cambria Math" w:eastAsia="宋体" w:hAnsi="Cambria Math" w:cs="Times New Roman"/>
                  <w:kern w:val="0"/>
                  <w:sz w:val="24"/>
                  <w:szCs w:val="24"/>
                </w:rPr>
                <m:t>s</m:t>
              </w:del>
            </m:r>
          </m:e>
          <m:sub>
            <m:r>
              <w:del w:id="3287" w:author="Zhang Li" w:date="2022-06-12T14:02:00Z">
                <m:rPr>
                  <m:sty m:val="p"/>
                </m:rPr>
                <w:rPr>
                  <w:rFonts w:ascii="Cambria Math" w:eastAsia="宋体" w:hAnsi="Cambria Math" w:cs="Times New Roman"/>
                  <w:kern w:val="0"/>
                  <w:sz w:val="24"/>
                  <w:szCs w:val="24"/>
                </w:rPr>
                <m:t>2</m:t>
              </w:del>
            </m:r>
          </m:sub>
        </m:sSub>
        <m:r>
          <w:del w:id="3288" w:author="Zhang Li" w:date="2022-06-12T14:02:00Z">
            <m:rPr>
              <m:sty m:val="p"/>
            </m:rPr>
            <w:rPr>
              <w:rFonts w:ascii="Cambria Math" w:eastAsia="宋体" w:hAnsi="Cambria Math" w:cs="Times New Roman"/>
              <w:kern w:val="0"/>
              <w:sz w:val="24"/>
              <w:szCs w:val="24"/>
            </w:rPr>
            <m:t xml:space="preserve"> = </m:t>
          </w:del>
        </m:r>
        <m:d>
          <m:dPr>
            <m:begChr m:val="{"/>
            <m:endChr m:val="}"/>
            <m:ctrlPr>
              <w:del w:id="3289" w:author="Zhang Li" w:date="2022-06-12T14:02:00Z">
                <w:rPr>
                  <w:rFonts w:ascii="Cambria Math" w:eastAsia="宋体" w:hAnsi="Cambria Math" w:cs="Times New Roman"/>
                  <w:kern w:val="0"/>
                  <w:sz w:val="24"/>
                  <w:szCs w:val="24"/>
                </w:rPr>
              </w:del>
            </m:ctrlPr>
          </m:dPr>
          <m:e>
            <m:r>
              <w:del w:id="3290" w:author="Zhang Li" w:date="2022-06-12T14:02:00Z">
                <w:rPr>
                  <w:rFonts w:ascii="Cambria Math" w:eastAsia="宋体" w:hAnsi="Cambria Math" w:cs="Times New Roman"/>
                  <w:kern w:val="0"/>
                  <w:sz w:val="24"/>
                  <w:szCs w:val="24"/>
                </w:rPr>
                <m:t>si</m:t>
              </w:del>
            </m:r>
            <m:sSub>
              <m:sSubPr>
                <m:ctrlPr>
                  <w:del w:id="3291" w:author="Zhang Li" w:date="2022-06-12T14:02:00Z">
                    <w:rPr>
                      <w:rFonts w:ascii="Cambria Math" w:eastAsia="宋体" w:hAnsi="Cambria Math" w:cs="Times New Roman"/>
                      <w:kern w:val="0"/>
                      <w:sz w:val="24"/>
                      <w:szCs w:val="24"/>
                    </w:rPr>
                  </w:del>
                </m:ctrlPr>
              </m:sSubPr>
              <m:e>
                <m:r>
                  <w:del w:id="3292" w:author="Zhang Li" w:date="2022-06-12T14:02:00Z">
                    <w:rPr>
                      <w:rFonts w:ascii="Cambria Math" w:eastAsia="宋体" w:hAnsi="Cambria Math" w:cs="Times New Roman"/>
                      <w:kern w:val="0"/>
                      <w:sz w:val="24"/>
                      <w:szCs w:val="24"/>
                    </w:rPr>
                    <m:t>g</m:t>
                  </w:del>
                </m:r>
              </m:e>
              <m:sub>
                <m:r>
                  <w:del w:id="3293" w:author="Zhang Li" w:date="2022-06-12T14:02:00Z">
                    <m:rPr>
                      <m:sty m:val="p"/>
                    </m:rPr>
                    <w:rPr>
                      <w:rFonts w:ascii="Cambria Math" w:eastAsia="宋体" w:hAnsi="Cambria Math" w:cs="Times New Roman"/>
                      <w:kern w:val="0"/>
                      <w:sz w:val="24"/>
                      <w:szCs w:val="24"/>
                    </w:rPr>
                    <m:t>21</m:t>
                  </w:del>
                </m:r>
              </m:sub>
            </m:sSub>
            <m:r>
              <w:del w:id="3294" w:author="Zhang Li" w:date="2022-06-12T14:02:00Z">
                <m:rPr>
                  <m:sty m:val="p"/>
                </m:rPr>
                <w:rPr>
                  <w:rFonts w:ascii="Cambria Math" w:eastAsia="宋体" w:hAnsi="Cambria Math" w:cs="Times New Roman"/>
                  <w:kern w:val="0"/>
                  <w:sz w:val="24"/>
                  <w:szCs w:val="24"/>
                </w:rPr>
                <m:t xml:space="preserve">, </m:t>
              </w:del>
            </m:r>
            <m:r>
              <w:del w:id="3295" w:author="Zhang Li" w:date="2022-06-12T14:02:00Z">
                <w:rPr>
                  <w:rFonts w:ascii="Cambria Math" w:eastAsia="宋体" w:hAnsi="Cambria Math" w:cs="Times New Roman"/>
                  <w:kern w:val="0"/>
                  <w:sz w:val="24"/>
                  <w:szCs w:val="24"/>
                </w:rPr>
                <m:t>si</m:t>
              </w:del>
            </m:r>
            <m:sSub>
              <m:sSubPr>
                <m:ctrlPr>
                  <w:del w:id="3296" w:author="Zhang Li" w:date="2022-06-12T14:02:00Z">
                    <w:rPr>
                      <w:rFonts w:ascii="Cambria Math" w:eastAsia="宋体" w:hAnsi="Cambria Math" w:cs="Times New Roman"/>
                      <w:kern w:val="0"/>
                      <w:sz w:val="24"/>
                      <w:szCs w:val="24"/>
                    </w:rPr>
                  </w:del>
                </m:ctrlPr>
              </m:sSubPr>
              <m:e>
                <m:r>
                  <w:del w:id="3297" w:author="Zhang Li" w:date="2022-06-12T14:02:00Z">
                    <w:rPr>
                      <w:rFonts w:ascii="Cambria Math" w:eastAsia="宋体" w:hAnsi="Cambria Math" w:cs="Times New Roman"/>
                      <w:kern w:val="0"/>
                      <w:sz w:val="24"/>
                      <w:szCs w:val="24"/>
                    </w:rPr>
                    <m:t>g</m:t>
                  </w:del>
                </m:r>
              </m:e>
              <m:sub>
                <m:r>
                  <w:del w:id="3298" w:author="Zhang Li" w:date="2022-06-12T14:02:00Z">
                    <m:rPr>
                      <m:sty m:val="p"/>
                    </m:rPr>
                    <w:rPr>
                      <w:rFonts w:ascii="Cambria Math" w:eastAsia="宋体" w:hAnsi="Cambria Math" w:cs="Times New Roman"/>
                      <w:kern w:val="0"/>
                      <w:sz w:val="24"/>
                      <w:szCs w:val="24"/>
                    </w:rPr>
                    <m:t>22</m:t>
                  </w:del>
                </m:r>
              </m:sub>
            </m:sSub>
            <m:r>
              <w:del w:id="3299" w:author="Zhang Li" w:date="2022-06-12T14:02:00Z">
                <m:rPr>
                  <m:sty m:val="p"/>
                </m:rPr>
                <w:rPr>
                  <w:rFonts w:ascii="Cambria Math" w:eastAsia="宋体" w:hAnsi="Cambria Math" w:cs="Times New Roman"/>
                  <w:kern w:val="0"/>
                  <w:sz w:val="24"/>
                  <w:szCs w:val="24"/>
                </w:rPr>
                <m:t xml:space="preserve">, ⋯, </m:t>
              </w:del>
            </m:r>
            <m:r>
              <w:del w:id="3300" w:author="Zhang Li" w:date="2022-06-12T14:02:00Z">
                <w:rPr>
                  <w:rFonts w:ascii="Cambria Math" w:eastAsia="宋体" w:hAnsi="Cambria Math" w:cs="Times New Roman"/>
                  <w:kern w:val="0"/>
                  <w:sz w:val="24"/>
                  <w:szCs w:val="24"/>
                </w:rPr>
                <m:t>si</m:t>
              </w:del>
            </m:r>
            <m:sSub>
              <m:sSubPr>
                <m:ctrlPr>
                  <w:del w:id="3301" w:author="Zhang Li" w:date="2022-06-12T14:02:00Z">
                    <w:rPr>
                      <w:rFonts w:ascii="Cambria Math" w:eastAsia="宋体" w:hAnsi="Cambria Math" w:cs="Times New Roman"/>
                      <w:kern w:val="0"/>
                      <w:sz w:val="24"/>
                      <w:szCs w:val="24"/>
                    </w:rPr>
                  </w:del>
                </m:ctrlPr>
              </m:sSubPr>
              <m:e>
                <m:r>
                  <w:del w:id="3302" w:author="Zhang Li" w:date="2022-06-12T14:02:00Z">
                    <w:rPr>
                      <w:rFonts w:ascii="Cambria Math" w:eastAsia="宋体" w:hAnsi="Cambria Math" w:cs="Times New Roman"/>
                      <w:kern w:val="0"/>
                      <w:sz w:val="24"/>
                      <w:szCs w:val="24"/>
                    </w:rPr>
                    <m:t>g</m:t>
                  </w:del>
                </m:r>
              </m:e>
              <m:sub>
                <m:r>
                  <w:del w:id="3303" w:author="Zhang Li" w:date="2022-06-12T14:02:00Z">
                    <m:rPr>
                      <m:sty m:val="p"/>
                    </m:rPr>
                    <w:rPr>
                      <w:rFonts w:ascii="Cambria Math" w:eastAsia="宋体" w:hAnsi="Cambria Math" w:cs="Times New Roman"/>
                      <w:kern w:val="0"/>
                      <w:sz w:val="24"/>
                      <w:szCs w:val="24"/>
                    </w:rPr>
                    <m:t>2</m:t>
                  </w:del>
                </m:r>
                <m:sSub>
                  <m:sSubPr>
                    <m:ctrlPr>
                      <w:del w:id="3304" w:author="Zhang Li" w:date="2022-06-12T14:02:00Z">
                        <w:rPr>
                          <w:rFonts w:ascii="Cambria Math" w:eastAsia="宋体" w:hAnsi="Cambria Math" w:cs="Times New Roman"/>
                          <w:kern w:val="0"/>
                          <w:sz w:val="24"/>
                          <w:szCs w:val="24"/>
                        </w:rPr>
                      </w:del>
                    </m:ctrlPr>
                  </m:sSubPr>
                  <m:e>
                    <m:r>
                      <w:del w:id="3305" w:author="Zhang Li" w:date="2022-06-12T14:02:00Z">
                        <w:rPr>
                          <w:rFonts w:ascii="Cambria Math" w:eastAsia="宋体" w:hAnsi="Cambria Math" w:cs="Times New Roman"/>
                          <w:kern w:val="0"/>
                          <w:sz w:val="24"/>
                          <w:szCs w:val="24"/>
                        </w:rPr>
                        <m:t>m</m:t>
                      </w:del>
                    </m:r>
                  </m:e>
                  <m:sub>
                    <m:r>
                      <w:del w:id="3306" w:author="Zhang Li" w:date="2022-06-12T14:02:00Z">
                        <m:rPr>
                          <m:sty m:val="p"/>
                        </m:rPr>
                        <w:rPr>
                          <w:rFonts w:ascii="Cambria Math" w:eastAsia="宋体" w:hAnsi="Cambria Math" w:cs="Times New Roman"/>
                          <w:kern w:val="0"/>
                          <w:sz w:val="24"/>
                          <w:szCs w:val="24"/>
                        </w:rPr>
                        <m:t>2</m:t>
                      </w:del>
                    </m:r>
                  </m:sub>
                </m:sSub>
              </m:sub>
            </m:sSub>
          </m:e>
        </m:d>
        <m:r>
          <w:del w:id="3307" w:author="Zhang Li" w:date="2022-06-12T14:02:00Z">
            <w:rPr>
              <w:rFonts w:ascii="Cambria Math" w:eastAsia="宋体" w:hAnsi="Cambria Math" w:cs="Times New Roman"/>
              <w:kern w:val="0"/>
              <w:sz w:val="24"/>
              <w:szCs w:val="24"/>
            </w:rPr>
            <m:t xml:space="preserve">, </m:t>
          </w:del>
        </m:r>
        <m:sSub>
          <m:sSubPr>
            <m:ctrlPr>
              <w:del w:id="3308" w:author="Zhang Li" w:date="2022-06-12T14:02:00Z">
                <w:rPr>
                  <w:rFonts w:ascii="Cambria Math" w:eastAsia="宋体" w:hAnsi="Cambria Math" w:cs="Times New Roman"/>
                  <w:i/>
                  <w:kern w:val="0"/>
                  <w:sz w:val="24"/>
                  <w:szCs w:val="24"/>
                </w:rPr>
              </w:del>
            </m:ctrlPr>
          </m:sSubPr>
          <m:e>
            <m:r>
              <w:del w:id="3309" w:author="Zhang Li" w:date="2022-06-12T14:02:00Z">
                <w:rPr>
                  <w:rFonts w:ascii="Cambria Math" w:eastAsia="宋体" w:hAnsi="Cambria Math" w:cs="Times New Roman"/>
                  <w:kern w:val="0"/>
                  <w:sz w:val="24"/>
                  <w:szCs w:val="24"/>
                </w:rPr>
                <m:t>m</m:t>
              </w:del>
            </m:r>
          </m:e>
          <m:sub>
            <m:r>
              <w:del w:id="3310" w:author="Zhang Li" w:date="2022-06-12T14:02:00Z">
                <w:rPr>
                  <w:rFonts w:ascii="Cambria Math" w:eastAsia="宋体" w:hAnsi="Cambria Math" w:cs="Times New Roman"/>
                  <w:kern w:val="0"/>
                  <w:sz w:val="24"/>
                  <w:szCs w:val="24"/>
                </w:rPr>
                <m:t>1</m:t>
              </w:del>
            </m:r>
          </m:sub>
        </m:sSub>
        <m:r>
          <w:del w:id="3311" w:author="Zhang Li" w:date="2022-06-12T14:02:00Z">
            <w:rPr>
              <w:rFonts w:ascii="Cambria Math" w:eastAsia="宋体" w:hAnsi="Cambria Math" w:cs="Times New Roman"/>
              <w:kern w:val="0"/>
              <w:sz w:val="24"/>
              <w:szCs w:val="24"/>
            </w:rPr>
            <m:t xml:space="preserve">, </m:t>
          </w:del>
        </m:r>
        <m:sSub>
          <m:sSubPr>
            <m:ctrlPr>
              <w:del w:id="3312" w:author="Zhang Li" w:date="2022-06-12T14:02:00Z">
                <w:rPr>
                  <w:rFonts w:ascii="Cambria Math" w:eastAsia="宋体" w:hAnsi="Cambria Math" w:cs="Times New Roman"/>
                  <w:i/>
                  <w:kern w:val="0"/>
                  <w:sz w:val="24"/>
                  <w:szCs w:val="24"/>
                </w:rPr>
              </w:del>
            </m:ctrlPr>
          </m:sSubPr>
          <m:e>
            <m:r>
              <w:del w:id="3313" w:author="Zhang Li" w:date="2022-06-12T14:02:00Z">
                <w:rPr>
                  <w:rFonts w:ascii="Cambria Math" w:eastAsia="宋体" w:hAnsi="Cambria Math" w:cs="Times New Roman"/>
                  <w:kern w:val="0"/>
                  <w:sz w:val="24"/>
                  <w:szCs w:val="24"/>
                </w:rPr>
                <m:t>m</m:t>
              </w:del>
            </m:r>
          </m:e>
          <m:sub>
            <m:r>
              <w:del w:id="3314" w:author="Zhang Li" w:date="2022-06-12T14:02:00Z">
                <w:rPr>
                  <w:rFonts w:ascii="Cambria Math" w:eastAsia="宋体" w:hAnsi="Cambria Math" w:cs="Times New Roman"/>
                  <w:kern w:val="0"/>
                  <w:sz w:val="24"/>
                  <w:szCs w:val="24"/>
                </w:rPr>
                <m:t>2</m:t>
              </w:del>
            </m:r>
          </m:sub>
        </m:sSub>
        <m:r>
          <w:del w:id="3315" w:author="Zhang Li" w:date="2022-06-12T14:02:00Z">
            <w:rPr>
              <w:rFonts w:ascii="Cambria Math" w:eastAsia="宋体" w:hAnsi="Cambria Math" w:cs="Times New Roman"/>
              <w:kern w:val="0"/>
              <w:sz w:val="24"/>
              <w:szCs w:val="24"/>
            </w:rPr>
            <m:t>≥</m:t>
          </w:del>
        </m:r>
        <m:r>
          <w:del w:id="3316" w:author="Zhang Li" w:date="2022-06-12T14:02:00Z">
            <m:rPr>
              <m:sty m:val="p"/>
            </m:rPr>
            <w:rPr>
              <w:rFonts w:ascii="Cambria Math" w:eastAsia="宋体" w:hAnsi="Cambria Math" w:cs="Times New Roman"/>
              <w:kern w:val="0"/>
              <w:sz w:val="24"/>
              <w:szCs w:val="24"/>
            </w:rPr>
            <m:t>⌈</m:t>
          </w:del>
        </m:r>
        <m:f>
          <m:fPr>
            <m:ctrlPr>
              <w:del w:id="3317" w:author="Zhang Li" w:date="2022-06-12T14:02:00Z">
                <w:rPr>
                  <w:rFonts w:ascii="Cambria Math" w:eastAsia="宋体" w:hAnsi="Cambria Math" w:cs="Times New Roman"/>
                  <w:kern w:val="0"/>
                  <w:sz w:val="24"/>
                  <w:szCs w:val="24"/>
                </w:rPr>
              </w:del>
            </m:ctrlPr>
          </m:fPr>
          <m:num>
            <m:r>
              <w:del w:id="3318" w:author="Zhang Li" w:date="2022-06-12T14:02:00Z">
                <w:rPr>
                  <w:rFonts w:ascii="Cambria Math" w:eastAsia="宋体" w:hAnsi="Cambria Math" w:cs="Times New Roman"/>
                  <w:kern w:val="0"/>
                  <w:sz w:val="24"/>
                  <w:szCs w:val="24"/>
                </w:rPr>
                <m:t>N+1</m:t>
              </w:del>
            </m:r>
          </m:num>
          <m:den>
            <m:r>
              <w:del w:id="3319" w:author="Zhang Li" w:date="2022-06-12T14:02:00Z">
                <m:rPr>
                  <m:sty m:val="p"/>
                </m:rPr>
                <w:rPr>
                  <w:rFonts w:ascii="Cambria Math" w:eastAsia="宋体" w:hAnsi="Cambria Math" w:cs="Times New Roman"/>
                  <w:kern w:val="0"/>
                  <w:sz w:val="24"/>
                  <w:szCs w:val="24"/>
                </w:rPr>
                <m:t>2</m:t>
              </w:del>
            </m:r>
          </m:den>
        </m:f>
        <m:r>
          <w:del w:id="3320" w:author="Zhang Li" w:date="2022-06-12T14:02:00Z">
            <m:rPr>
              <m:sty m:val="p"/>
            </m:rPr>
            <w:rPr>
              <w:rFonts w:ascii="Cambria Math" w:eastAsia="宋体" w:hAnsi="Cambria Math" w:cs="Times New Roman"/>
              <w:kern w:val="0"/>
              <w:sz w:val="24"/>
              <w:szCs w:val="24"/>
            </w:rPr>
            <m:t>⌉</m:t>
          </w:del>
        </m:r>
      </m:oMath>
      <w:del w:id="3321"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3322" w:author="Zhang Li" w:date="2022-06-12T14:02:00Z">
            <w:rPr>
              <w:rFonts w:ascii="Cambria Math" w:eastAsia="宋体" w:hAnsi="Cambria Math" w:cs="Times New Roman"/>
              <w:kern w:val="0"/>
              <w:sz w:val="24"/>
              <w:szCs w:val="24"/>
            </w:rPr>
            <m:t>T</m:t>
          </w:del>
        </m:r>
        <m:sSub>
          <m:sSubPr>
            <m:ctrlPr>
              <w:del w:id="3323" w:author="Zhang Li" w:date="2022-06-12T14:02:00Z">
                <w:rPr>
                  <w:rFonts w:ascii="Cambria Math" w:eastAsia="宋体" w:hAnsi="Cambria Math" w:cs="Times New Roman"/>
                  <w:kern w:val="0"/>
                  <w:sz w:val="24"/>
                  <w:szCs w:val="24"/>
                </w:rPr>
              </w:del>
            </m:ctrlPr>
          </m:sSubPr>
          <m:e>
            <m:r>
              <w:del w:id="3324" w:author="Zhang Li" w:date="2022-06-12T14:02:00Z">
                <w:rPr>
                  <w:rFonts w:ascii="Cambria Math" w:eastAsia="宋体" w:hAnsi="Cambria Math" w:cs="Times New Roman"/>
                  <w:kern w:val="0"/>
                  <w:sz w:val="24"/>
                  <w:szCs w:val="24"/>
                </w:rPr>
                <m:t>s</m:t>
              </w:del>
            </m:r>
          </m:e>
          <m:sub>
            <m:r>
              <w:del w:id="3325" w:author="Zhang Li" w:date="2022-06-12T14:02:00Z">
                <m:rPr>
                  <m:sty m:val="p"/>
                </m:rPr>
                <w:rPr>
                  <w:rFonts w:ascii="Cambria Math" w:eastAsia="宋体" w:hAnsi="Cambria Math" w:cs="Times New Roman"/>
                  <w:kern w:val="0"/>
                  <w:sz w:val="24"/>
                  <w:szCs w:val="24"/>
                </w:rPr>
                <m:t>1</m:t>
              </w:del>
            </m:r>
          </m:sub>
        </m:sSub>
        <m:r>
          <w:del w:id="3326" w:author="Zhang Li" w:date="2022-06-12T14:02:00Z">
            <m:rPr>
              <m:sty m:val="p"/>
            </m:rPr>
            <w:rPr>
              <w:rFonts w:ascii="Cambria Math" w:eastAsia="宋体" w:hAnsi="Cambria Math" w:cs="Times New Roman"/>
              <w:kern w:val="0"/>
              <w:sz w:val="24"/>
              <w:szCs w:val="24"/>
            </w:rPr>
            <m:t>=</m:t>
          </w:del>
        </m:r>
        <m:sSub>
          <m:sSubPr>
            <m:ctrlPr>
              <w:del w:id="3327" w:author="Zhang Li" w:date="2022-06-12T14:02:00Z">
                <w:rPr>
                  <w:rFonts w:ascii="Cambria Math" w:eastAsia="宋体" w:hAnsi="Cambria Math" w:cs="Times New Roman"/>
                  <w:kern w:val="0"/>
                  <w:sz w:val="24"/>
                  <w:szCs w:val="24"/>
                </w:rPr>
              </w:del>
            </m:ctrlPr>
          </m:sSubPr>
          <m:e>
            <m:r>
              <w:del w:id="3328" w:author="Zhang Li" w:date="2022-06-12T14:02:00Z">
                <w:rPr>
                  <w:rFonts w:ascii="Cambria Math" w:eastAsia="宋体" w:hAnsi="Cambria Math" w:cs="Times New Roman"/>
                  <w:kern w:val="0"/>
                  <w:sz w:val="24"/>
                  <w:szCs w:val="24"/>
                </w:rPr>
                <m:t>t</m:t>
              </w:del>
            </m:r>
          </m:e>
          <m:sub>
            <m:r>
              <w:del w:id="3329" w:author="Zhang Li" w:date="2022-06-12T14:02:00Z">
                <m:rPr>
                  <m:sty m:val="p"/>
                </m:rPr>
                <w:rPr>
                  <w:rFonts w:ascii="Cambria Math" w:eastAsia="宋体" w:hAnsi="Cambria Math" w:cs="Times New Roman"/>
                  <w:kern w:val="0"/>
                  <w:sz w:val="24"/>
                  <w:szCs w:val="24"/>
                </w:rPr>
                <m:t>11</m:t>
              </w:del>
            </m:r>
          </m:sub>
        </m:sSub>
        <m:r>
          <w:del w:id="3330" w:author="Zhang Li" w:date="2022-06-12T14:02:00Z">
            <m:rPr>
              <m:sty m:val="p"/>
            </m:rPr>
            <w:rPr>
              <w:rFonts w:ascii="Cambria Math" w:eastAsia="宋体" w:hAnsi="Cambria Math" w:cs="Times New Roman"/>
              <w:kern w:val="0"/>
              <w:sz w:val="24"/>
              <w:szCs w:val="24"/>
            </w:rPr>
            <m:t>,</m:t>
          </w:del>
        </m:r>
        <m:sSub>
          <m:sSubPr>
            <m:ctrlPr>
              <w:del w:id="3331" w:author="Zhang Li" w:date="2022-06-12T14:02:00Z">
                <w:rPr>
                  <w:rFonts w:ascii="Cambria Math" w:eastAsia="宋体" w:hAnsi="Cambria Math" w:cs="Times New Roman"/>
                  <w:kern w:val="0"/>
                  <w:sz w:val="24"/>
                  <w:szCs w:val="24"/>
                </w:rPr>
              </w:del>
            </m:ctrlPr>
          </m:sSubPr>
          <m:e>
            <m:r>
              <w:del w:id="3332" w:author="Zhang Li" w:date="2022-06-12T14:02:00Z">
                <w:rPr>
                  <w:rFonts w:ascii="Cambria Math" w:eastAsia="宋体" w:hAnsi="Cambria Math" w:cs="Times New Roman"/>
                  <w:kern w:val="0"/>
                  <w:sz w:val="24"/>
                  <w:szCs w:val="24"/>
                </w:rPr>
                <m:t>t</m:t>
              </w:del>
            </m:r>
          </m:e>
          <m:sub>
            <m:r>
              <w:del w:id="3333" w:author="Zhang Li" w:date="2022-06-12T14:02:00Z">
                <m:rPr>
                  <m:sty m:val="p"/>
                </m:rPr>
                <w:rPr>
                  <w:rFonts w:ascii="Cambria Math" w:eastAsia="宋体" w:hAnsi="Cambria Math" w:cs="Times New Roman"/>
                  <w:kern w:val="0"/>
                  <w:sz w:val="24"/>
                  <w:szCs w:val="24"/>
                </w:rPr>
                <m:t>12</m:t>
              </w:del>
            </m:r>
          </m:sub>
        </m:sSub>
        <m:r>
          <w:del w:id="3334" w:author="Zhang Li" w:date="2022-06-12T14:02:00Z">
            <m:rPr>
              <m:sty m:val="p"/>
            </m:rPr>
            <w:rPr>
              <w:rFonts w:ascii="Cambria Math" w:eastAsia="宋体" w:hAnsi="Cambria Math" w:cs="Times New Roman"/>
              <w:kern w:val="0"/>
              <w:sz w:val="24"/>
              <w:szCs w:val="24"/>
            </w:rPr>
            <m:t>,⋯,</m:t>
          </w:del>
        </m:r>
        <m:sSub>
          <m:sSubPr>
            <m:ctrlPr>
              <w:del w:id="3335" w:author="Zhang Li" w:date="2022-06-12T14:02:00Z">
                <w:rPr>
                  <w:rFonts w:ascii="Cambria Math" w:eastAsia="宋体" w:hAnsi="Cambria Math" w:cs="Times New Roman"/>
                  <w:kern w:val="0"/>
                  <w:sz w:val="24"/>
                  <w:szCs w:val="24"/>
                </w:rPr>
              </w:del>
            </m:ctrlPr>
          </m:sSubPr>
          <m:e>
            <m:r>
              <w:del w:id="3336" w:author="Zhang Li" w:date="2022-06-12T14:02:00Z">
                <w:rPr>
                  <w:rFonts w:ascii="Cambria Math" w:eastAsia="宋体" w:hAnsi="Cambria Math" w:cs="Times New Roman"/>
                  <w:kern w:val="0"/>
                  <w:sz w:val="24"/>
                  <w:szCs w:val="24"/>
                </w:rPr>
                <m:t>t</m:t>
              </w:del>
            </m:r>
          </m:e>
          <m:sub>
            <m:r>
              <w:del w:id="3337" w:author="Zhang Li" w:date="2022-06-12T14:02:00Z">
                <m:rPr>
                  <m:sty m:val="p"/>
                </m:rPr>
                <w:rPr>
                  <w:rFonts w:ascii="Cambria Math" w:eastAsia="宋体" w:hAnsi="Cambria Math" w:cs="Times New Roman"/>
                  <w:kern w:val="0"/>
                  <w:sz w:val="24"/>
                  <w:szCs w:val="24"/>
                </w:rPr>
                <m:t>1</m:t>
              </w:del>
            </m:r>
            <m:sSub>
              <m:sSubPr>
                <m:ctrlPr>
                  <w:del w:id="3338" w:author="Zhang Li" w:date="2022-06-12T14:02:00Z">
                    <w:rPr>
                      <w:rFonts w:ascii="Cambria Math" w:eastAsia="宋体" w:hAnsi="Cambria Math" w:cs="Times New Roman"/>
                      <w:kern w:val="0"/>
                      <w:sz w:val="24"/>
                      <w:szCs w:val="24"/>
                    </w:rPr>
                  </w:del>
                </m:ctrlPr>
              </m:sSubPr>
              <m:e>
                <m:r>
                  <w:del w:id="3339" w:author="Zhang Li" w:date="2022-06-12T14:02:00Z">
                    <w:rPr>
                      <w:rFonts w:ascii="Cambria Math" w:eastAsia="宋体" w:hAnsi="Cambria Math" w:cs="Times New Roman"/>
                      <w:kern w:val="0"/>
                      <w:sz w:val="24"/>
                      <w:szCs w:val="24"/>
                    </w:rPr>
                    <m:t>m</m:t>
                  </w:del>
                </m:r>
              </m:e>
              <m:sub>
                <m:r>
                  <w:del w:id="3340" w:author="Zhang Li" w:date="2022-06-12T14:02:00Z">
                    <m:rPr>
                      <m:sty m:val="p"/>
                    </m:rPr>
                    <w:rPr>
                      <w:rFonts w:ascii="Cambria Math" w:eastAsia="宋体" w:hAnsi="Cambria Math" w:cs="Times New Roman"/>
                      <w:kern w:val="0"/>
                      <w:sz w:val="24"/>
                      <w:szCs w:val="24"/>
                    </w:rPr>
                    <m:t>1</m:t>
                  </w:del>
                </m:r>
              </m:sub>
            </m:sSub>
          </m:sub>
        </m:sSub>
      </m:oMath>
      <w:del w:id="3341"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3342" w:author="Zhang Li" w:date="2022-06-12T14:02:00Z">
            <w:rPr>
              <w:rFonts w:ascii="Cambria Math" w:eastAsia="宋体" w:hAnsi="Cambria Math" w:cs="Times New Roman"/>
              <w:kern w:val="0"/>
              <w:sz w:val="24"/>
              <w:szCs w:val="24"/>
            </w:rPr>
            <m:t>T</m:t>
          </w:del>
        </m:r>
        <m:sSub>
          <m:sSubPr>
            <m:ctrlPr>
              <w:del w:id="3343" w:author="Zhang Li" w:date="2022-06-12T14:02:00Z">
                <w:rPr>
                  <w:rFonts w:ascii="Cambria Math" w:eastAsia="宋体" w:hAnsi="Cambria Math" w:cs="Times New Roman"/>
                  <w:kern w:val="0"/>
                  <w:sz w:val="24"/>
                  <w:szCs w:val="24"/>
                </w:rPr>
              </w:del>
            </m:ctrlPr>
          </m:sSubPr>
          <m:e>
            <m:r>
              <w:del w:id="3344" w:author="Zhang Li" w:date="2022-06-12T14:02:00Z">
                <w:rPr>
                  <w:rFonts w:ascii="Cambria Math" w:eastAsia="宋体" w:hAnsi="Cambria Math" w:cs="Times New Roman"/>
                  <w:kern w:val="0"/>
                  <w:sz w:val="24"/>
                  <w:szCs w:val="24"/>
                </w:rPr>
                <m:t>s</m:t>
              </w:del>
            </m:r>
          </m:e>
          <m:sub>
            <m:r>
              <w:del w:id="3345" w:author="Zhang Li" w:date="2022-06-12T14:02:00Z">
                <m:rPr>
                  <m:sty m:val="p"/>
                </m:rPr>
                <w:rPr>
                  <w:rFonts w:ascii="Cambria Math" w:eastAsia="宋体" w:hAnsi="Cambria Math" w:cs="Times New Roman"/>
                  <w:kern w:val="0"/>
                  <w:sz w:val="24"/>
                  <w:szCs w:val="24"/>
                </w:rPr>
                <m:t>2</m:t>
              </w:del>
            </m:r>
          </m:sub>
        </m:sSub>
        <m:r>
          <w:del w:id="3346" w:author="Zhang Li" w:date="2022-06-12T14:02:00Z">
            <m:rPr>
              <m:sty m:val="p"/>
            </m:rPr>
            <w:rPr>
              <w:rFonts w:ascii="Cambria Math" w:eastAsia="宋体" w:hAnsi="Cambria Math" w:cs="Times New Roman"/>
              <w:kern w:val="0"/>
              <w:sz w:val="24"/>
              <w:szCs w:val="24"/>
            </w:rPr>
            <m:t>=</m:t>
          </w:del>
        </m:r>
        <m:sSub>
          <m:sSubPr>
            <m:ctrlPr>
              <w:del w:id="3347" w:author="Zhang Li" w:date="2022-06-12T14:02:00Z">
                <w:rPr>
                  <w:rFonts w:ascii="Cambria Math" w:eastAsia="宋体" w:hAnsi="Cambria Math" w:cs="Times New Roman"/>
                  <w:kern w:val="0"/>
                  <w:sz w:val="24"/>
                  <w:szCs w:val="24"/>
                </w:rPr>
              </w:del>
            </m:ctrlPr>
          </m:sSubPr>
          <m:e>
            <m:r>
              <w:del w:id="3348" w:author="Zhang Li" w:date="2022-06-12T14:02:00Z">
                <w:rPr>
                  <w:rFonts w:ascii="Cambria Math" w:eastAsia="宋体" w:hAnsi="Cambria Math" w:cs="Times New Roman"/>
                  <w:kern w:val="0"/>
                  <w:sz w:val="24"/>
                  <w:szCs w:val="24"/>
                </w:rPr>
                <m:t>t</m:t>
              </w:del>
            </m:r>
          </m:e>
          <m:sub>
            <m:r>
              <w:del w:id="3349" w:author="Zhang Li" w:date="2022-06-12T14:02:00Z">
                <m:rPr>
                  <m:sty m:val="p"/>
                </m:rPr>
                <w:rPr>
                  <w:rFonts w:ascii="Cambria Math" w:eastAsia="宋体" w:hAnsi="Cambria Math" w:cs="Times New Roman"/>
                  <w:kern w:val="0"/>
                  <w:sz w:val="24"/>
                  <w:szCs w:val="24"/>
                </w:rPr>
                <m:t>21</m:t>
              </w:del>
            </m:r>
          </m:sub>
        </m:sSub>
        <m:r>
          <w:del w:id="3350" w:author="Zhang Li" w:date="2022-06-12T14:02:00Z">
            <m:rPr>
              <m:sty m:val="p"/>
            </m:rPr>
            <w:rPr>
              <w:rFonts w:ascii="Cambria Math" w:eastAsia="宋体" w:hAnsi="Cambria Math" w:cs="Times New Roman"/>
              <w:kern w:val="0"/>
              <w:sz w:val="24"/>
              <w:szCs w:val="24"/>
            </w:rPr>
            <m:t>,</m:t>
          </w:del>
        </m:r>
        <m:sSub>
          <m:sSubPr>
            <m:ctrlPr>
              <w:del w:id="3351" w:author="Zhang Li" w:date="2022-06-12T14:02:00Z">
                <w:rPr>
                  <w:rFonts w:ascii="Cambria Math" w:eastAsia="宋体" w:hAnsi="Cambria Math" w:cs="Times New Roman"/>
                  <w:kern w:val="0"/>
                  <w:sz w:val="24"/>
                  <w:szCs w:val="24"/>
                </w:rPr>
              </w:del>
            </m:ctrlPr>
          </m:sSubPr>
          <m:e>
            <m:r>
              <w:del w:id="3352" w:author="Zhang Li" w:date="2022-06-12T14:02:00Z">
                <w:rPr>
                  <w:rFonts w:ascii="Cambria Math" w:eastAsia="宋体" w:hAnsi="Cambria Math" w:cs="Times New Roman"/>
                  <w:kern w:val="0"/>
                  <w:sz w:val="24"/>
                  <w:szCs w:val="24"/>
                </w:rPr>
                <m:t>t</m:t>
              </w:del>
            </m:r>
          </m:e>
          <m:sub>
            <m:r>
              <w:del w:id="3353" w:author="Zhang Li" w:date="2022-06-12T14:02:00Z">
                <m:rPr>
                  <m:sty m:val="p"/>
                </m:rPr>
                <w:rPr>
                  <w:rFonts w:ascii="Cambria Math" w:eastAsia="宋体" w:hAnsi="Cambria Math" w:cs="Times New Roman"/>
                  <w:kern w:val="0"/>
                  <w:sz w:val="24"/>
                  <w:szCs w:val="24"/>
                </w:rPr>
                <m:t>22</m:t>
              </w:del>
            </m:r>
          </m:sub>
        </m:sSub>
        <m:r>
          <w:del w:id="3354" w:author="Zhang Li" w:date="2022-06-12T14:02:00Z">
            <m:rPr>
              <m:sty m:val="p"/>
            </m:rPr>
            <w:rPr>
              <w:rFonts w:ascii="Cambria Math" w:eastAsia="宋体" w:hAnsi="Cambria Math" w:cs="Times New Roman"/>
              <w:kern w:val="0"/>
              <w:sz w:val="24"/>
              <w:szCs w:val="24"/>
            </w:rPr>
            <m:t>,⋯,</m:t>
          </w:del>
        </m:r>
        <m:sSub>
          <m:sSubPr>
            <m:ctrlPr>
              <w:del w:id="3355" w:author="Zhang Li" w:date="2022-06-12T14:02:00Z">
                <w:rPr>
                  <w:rFonts w:ascii="Cambria Math" w:eastAsia="宋体" w:hAnsi="Cambria Math" w:cs="Times New Roman"/>
                  <w:kern w:val="0"/>
                  <w:sz w:val="24"/>
                  <w:szCs w:val="24"/>
                </w:rPr>
              </w:del>
            </m:ctrlPr>
          </m:sSubPr>
          <m:e>
            <m:r>
              <w:del w:id="3356" w:author="Zhang Li" w:date="2022-06-12T14:02:00Z">
                <w:rPr>
                  <w:rFonts w:ascii="Cambria Math" w:eastAsia="宋体" w:hAnsi="Cambria Math" w:cs="Times New Roman"/>
                  <w:kern w:val="0"/>
                  <w:sz w:val="24"/>
                  <w:szCs w:val="24"/>
                </w:rPr>
                <m:t>t</m:t>
              </w:del>
            </m:r>
          </m:e>
          <m:sub>
            <m:r>
              <w:del w:id="3357" w:author="Zhang Li" w:date="2022-06-12T14:02:00Z">
                <m:rPr>
                  <m:sty m:val="p"/>
                </m:rPr>
                <w:rPr>
                  <w:rFonts w:ascii="Cambria Math" w:eastAsia="宋体" w:hAnsi="Cambria Math" w:cs="Times New Roman"/>
                  <w:kern w:val="0"/>
                  <w:sz w:val="24"/>
                  <w:szCs w:val="24"/>
                </w:rPr>
                <m:t>2</m:t>
              </w:del>
            </m:r>
            <m:sSub>
              <m:sSubPr>
                <m:ctrlPr>
                  <w:del w:id="3358" w:author="Zhang Li" w:date="2022-06-12T14:02:00Z">
                    <w:rPr>
                      <w:rFonts w:ascii="Cambria Math" w:eastAsia="宋体" w:hAnsi="Cambria Math" w:cs="Times New Roman"/>
                      <w:kern w:val="0"/>
                      <w:sz w:val="24"/>
                      <w:szCs w:val="24"/>
                    </w:rPr>
                  </w:del>
                </m:ctrlPr>
              </m:sSubPr>
              <m:e>
                <m:r>
                  <w:del w:id="3359" w:author="Zhang Li" w:date="2022-06-12T14:02:00Z">
                    <w:rPr>
                      <w:rFonts w:ascii="Cambria Math" w:eastAsia="宋体" w:hAnsi="Cambria Math" w:cs="Times New Roman"/>
                      <w:kern w:val="0"/>
                      <w:sz w:val="24"/>
                      <w:szCs w:val="24"/>
                    </w:rPr>
                    <m:t>m</m:t>
                  </w:del>
                </m:r>
              </m:e>
              <m:sub>
                <m:r>
                  <w:del w:id="3360" w:author="Zhang Li" w:date="2022-06-12T14:02:00Z">
                    <m:rPr>
                      <m:sty m:val="p"/>
                    </m:rPr>
                    <w:rPr>
                      <w:rFonts w:ascii="Cambria Math" w:eastAsia="宋体" w:hAnsi="Cambria Math" w:cs="Times New Roman"/>
                      <w:kern w:val="0"/>
                      <w:sz w:val="24"/>
                      <w:szCs w:val="24"/>
                    </w:rPr>
                    <m:t>2</m:t>
                  </w:del>
                </m:r>
              </m:sub>
            </m:sSub>
          </m:sub>
        </m:sSub>
      </m:oMath>
      <w:del w:id="3361"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3362" w:author="Zhang Li" w:date="2022-06-12T14:02:00Z">
            <w:rPr>
              <w:rFonts w:ascii="Cambria Math" w:eastAsia="宋体" w:hAnsi="Cambria Math" w:cs="Times New Roman"/>
              <w:kern w:val="0"/>
              <w:sz w:val="24"/>
              <w:szCs w:val="24"/>
            </w:rPr>
            <m:t xml:space="preserve"> </m:t>
          </w:del>
        </m:r>
        <m:sSubSup>
          <m:sSubSupPr>
            <m:ctrlPr>
              <w:del w:id="3363" w:author="Zhang Li" w:date="2022-06-12T14:02:00Z">
                <w:rPr>
                  <w:rFonts w:ascii="Cambria Math" w:eastAsia="宋体" w:hAnsi="Cambria Math" w:cs="Times New Roman"/>
                  <w:kern w:val="0"/>
                  <w:sz w:val="24"/>
                  <w:szCs w:val="24"/>
                </w:rPr>
              </w:del>
            </m:ctrlPr>
          </m:sSubSupPr>
          <m:e>
            <m:r>
              <w:del w:id="3364" w:author="Zhang Li" w:date="2022-06-12T14:02:00Z">
                <w:rPr>
                  <w:rFonts w:ascii="Cambria Math" w:eastAsia="宋体" w:hAnsi="Cambria Math" w:cs="Times New Roman"/>
                  <w:kern w:val="0"/>
                  <w:sz w:val="24"/>
                  <w:szCs w:val="24"/>
                </w:rPr>
                <m:t>T</m:t>
              </w:del>
            </m:r>
          </m:e>
          <m:sub>
            <m:r>
              <w:del w:id="3365" w:author="Zhang Li" w:date="2022-06-12T14:02:00Z">
                <w:rPr>
                  <w:rFonts w:ascii="Cambria Math" w:eastAsia="宋体" w:hAnsi="Cambria Math" w:cs="Times New Roman"/>
                  <w:kern w:val="0"/>
                  <w:sz w:val="24"/>
                  <w:szCs w:val="24"/>
                </w:rPr>
                <m:t>avg</m:t>
              </w:del>
            </m:r>
          </m:sub>
          <m:sup>
            <m:r>
              <w:del w:id="3366" w:author="Zhang Li" w:date="2022-06-12T14:02:00Z">
                <m:rPr>
                  <m:sty m:val="p"/>
                </m:rPr>
                <w:rPr>
                  <w:rFonts w:ascii="Cambria Math" w:eastAsia="宋体" w:hAnsi="Cambria Math" w:cs="Times New Roman"/>
                  <w:kern w:val="0"/>
                  <w:sz w:val="24"/>
                  <w:szCs w:val="24"/>
                </w:rPr>
                <m:t>1</m:t>
              </w:del>
            </m:r>
          </m:sup>
        </m:sSubSup>
        <m:r>
          <w:del w:id="3367" w:author="Zhang Li" w:date="2022-06-12T14:02:00Z">
            <m:rPr>
              <m:sty m:val="p"/>
            </m:rPr>
            <w:rPr>
              <w:rFonts w:ascii="Cambria Math" w:eastAsia="宋体" w:hAnsi="Cambria Math" w:cs="Times New Roman"/>
              <w:kern w:val="0"/>
              <w:sz w:val="24"/>
              <w:szCs w:val="24"/>
            </w:rPr>
            <m:t>=</m:t>
          </w:del>
        </m:r>
        <m:f>
          <m:fPr>
            <m:ctrlPr>
              <w:del w:id="3368" w:author="Zhang Li" w:date="2022-06-12T14:02:00Z">
                <w:rPr>
                  <w:rFonts w:ascii="Cambria Math" w:eastAsia="宋体" w:hAnsi="Cambria Math" w:cs="Times New Roman"/>
                  <w:kern w:val="0"/>
                  <w:sz w:val="24"/>
                  <w:szCs w:val="24"/>
                </w:rPr>
              </w:del>
            </m:ctrlPr>
          </m:fPr>
          <m:num>
            <m:nary>
              <m:naryPr>
                <m:chr m:val="∑"/>
                <m:limLoc m:val="undOvr"/>
                <m:ctrlPr>
                  <w:del w:id="3369" w:author="Zhang Li" w:date="2022-06-12T14:02:00Z">
                    <w:rPr>
                      <w:rFonts w:ascii="Cambria Math" w:eastAsia="宋体" w:hAnsi="Cambria Math" w:cs="Times New Roman"/>
                      <w:kern w:val="0"/>
                      <w:sz w:val="24"/>
                      <w:szCs w:val="24"/>
                    </w:rPr>
                  </w:del>
                </m:ctrlPr>
              </m:naryPr>
              <m:sub>
                <m:r>
                  <w:del w:id="3370" w:author="Zhang Li" w:date="2022-06-12T14:02:00Z">
                    <w:rPr>
                      <w:rFonts w:ascii="Cambria Math" w:eastAsia="宋体" w:hAnsi="Cambria Math" w:cs="Times New Roman"/>
                      <w:kern w:val="0"/>
                      <w:sz w:val="24"/>
                      <w:szCs w:val="24"/>
                    </w:rPr>
                    <m:t>i</m:t>
                  </w:del>
                </m:r>
                <m:r>
                  <w:del w:id="3371" w:author="Zhang Li" w:date="2022-06-12T14:02:00Z">
                    <m:rPr>
                      <m:sty m:val="p"/>
                    </m:rPr>
                    <w:rPr>
                      <w:rFonts w:ascii="Cambria Math" w:eastAsia="宋体" w:hAnsi="Cambria Math" w:cs="Times New Roman"/>
                      <w:kern w:val="0"/>
                      <w:sz w:val="24"/>
                      <w:szCs w:val="24"/>
                    </w:rPr>
                    <m:t xml:space="preserve">=1 </m:t>
                  </w:del>
                </m:r>
              </m:sub>
              <m:sup>
                <m:sSub>
                  <m:sSubPr>
                    <m:ctrlPr>
                      <w:del w:id="3372" w:author="Zhang Li" w:date="2022-06-12T14:02:00Z">
                        <w:rPr>
                          <w:rFonts w:ascii="Cambria Math" w:eastAsia="宋体" w:hAnsi="Cambria Math" w:cs="Times New Roman"/>
                          <w:kern w:val="0"/>
                          <w:sz w:val="24"/>
                          <w:szCs w:val="24"/>
                        </w:rPr>
                      </w:del>
                    </m:ctrlPr>
                  </m:sSubPr>
                  <m:e>
                    <m:r>
                      <w:del w:id="3373" w:author="Zhang Li" w:date="2022-06-12T14:02:00Z">
                        <w:rPr>
                          <w:rFonts w:ascii="Cambria Math" w:eastAsia="宋体" w:hAnsi="Cambria Math" w:cs="Times New Roman"/>
                          <w:kern w:val="0"/>
                          <w:sz w:val="24"/>
                          <w:szCs w:val="24"/>
                        </w:rPr>
                        <m:t>m</m:t>
                      </w:del>
                    </m:r>
                  </m:e>
                  <m:sub>
                    <m:r>
                      <w:del w:id="3374" w:author="Zhang Li" w:date="2022-06-12T14:02:00Z">
                        <m:rPr>
                          <m:sty m:val="p"/>
                        </m:rPr>
                        <w:rPr>
                          <w:rFonts w:ascii="Cambria Math" w:eastAsia="宋体" w:hAnsi="Cambria Math" w:cs="Times New Roman"/>
                          <w:kern w:val="0"/>
                          <w:sz w:val="24"/>
                          <w:szCs w:val="24"/>
                        </w:rPr>
                        <m:t>1</m:t>
                      </w:del>
                    </m:r>
                  </m:sub>
                </m:sSub>
              </m:sup>
              <m:e>
                <m:sSub>
                  <m:sSubPr>
                    <m:ctrlPr>
                      <w:del w:id="3375" w:author="Zhang Li" w:date="2022-06-12T14:02:00Z">
                        <w:rPr>
                          <w:rFonts w:ascii="Cambria Math" w:eastAsia="宋体" w:hAnsi="Cambria Math" w:cs="Times New Roman"/>
                          <w:kern w:val="0"/>
                          <w:sz w:val="24"/>
                          <w:szCs w:val="24"/>
                        </w:rPr>
                      </w:del>
                    </m:ctrlPr>
                  </m:sSubPr>
                  <m:e>
                    <m:r>
                      <w:del w:id="3376" w:author="Zhang Li" w:date="2022-06-12T14:02:00Z">
                        <w:rPr>
                          <w:rFonts w:ascii="Cambria Math" w:eastAsia="宋体" w:hAnsi="Cambria Math" w:cs="Times New Roman"/>
                          <w:kern w:val="0"/>
                          <w:sz w:val="24"/>
                          <w:szCs w:val="24"/>
                        </w:rPr>
                        <m:t>t</m:t>
                      </w:del>
                    </m:r>
                  </m:e>
                  <m:sub>
                    <m:r>
                      <w:del w:id="3377" w:author="Zhang Li" w:date="2022-06-12T14:02:00Z">
                        <w:rPr>
                          <w:rFonts w:ascii="Cambria Math" w:eastAsia="宋体" w:hAnsi="Cambria Math" w:cs="Times New Roman"/>
                          <w:kern w:val="0"/>
                          <w:sz w:val="24"/>
                          <w:szCs w:val="24"/>
                        </w:rPr>
                        <m:t>i</m:t>
                      </w:del>
                    </m:r>
                  </m:sub>
                </m:sSub>
              </m:e>
            </m:nary>
          </m:num>
          <m:den>
            <m:sSub>
              <m:sSubPr>
                <m:ctrlPr>
                  <w:del w:id="3378" w:author="Zhang Li" w:date="2022-06-12T14:02:00Z">
                    <w:rPr>
                      <w:rFonts w:ascii="Cambria Math" w:eastAsia="宋体" w:hAnsi="Cambria Math" w:cs="Times New Roman"/>
                      <w:kern w:val="0"/>
                      <w:sz w:val="24"/>
                      <w:szCs w:val="24"/>
                    </w:rPr>
                  </w:del>
                </m:ctrlPr>
              </m:sSubPr>
              <m:e>
                <m:r>
                  <w:del w:id="3379" w:author="Zhang Li" w:date="2022-06-12T14:02:00Z">
                    <w:rPr>
                      <w:rFonts w:ascii="Cambria Math" w:eastAsia="宋体" w:hAnsi="Cambria Math" w:cs="Times New Roman"/>
                      <w:kern w:val="0"/>
                      <w:sz w:val="24"/>
                      <w:szCs w:val="24"/>
                    </w:rPr>
                    <m:t>m</m:t>
                  </w:del>
                </m:r>
              </m:e>
              <m:sub>
                <m:r>
                  <w:del w:id="3380" w:author="Zhang Li" w:date="2022-06-12T14:02:00Z">
                    <m:rPr>
                      <m:sty m:val="p"/>
                    </m:rPr>
                    <w:rPr>
                      <w:rFonts w:ascii="Cambria Math" w:eastAsia="宋体" w:hAnsi="Cambria Math" w:cs="Times New Roman"/>
                      <w:kern w:val="0"/>
                      <w:sz w:val="24"/>
                      <w:szCs w:val="24"/>
                    </w:rPr>
                    <m:t>1</m:t>
                  </w:del>
                </m:r>
              </m:sub>
            </m:sSub>
          </m:den>
        </m:f>
      </m:oMath>
      <w:del w:id="3381"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3382" w:author="Zhang Li" w:date="2022-06-12T14:02:00Z">
                <w:rPr>
                  <w:rFonts w:ascii="Cambria Math" w:eastAsia="宋体" w:hAnsi="Cambria Math" w:cs="Times New Roman"/>
                  <w:kern w:val="0"/>
                  <w:sz w:val="24"/>
                  <w:szCs w:val="24"/>
                </w:rPr>
              </w:del>
            </m:ctrlPr>
          </m:sSubSupPr>
          <m:e>
            <m:r>
              <w:del w:id="3383" w:author="Zhang Li" w:date="2022-06-12T14:02:00Z">
                <w:rPr>
                  <w:rFonts w:ascii="Cambria Math" w:eastAsia="宋体" w:hAnsi="Cambria Math" w:cs="Times New Roman"/>
                  <w:kern w:val="0"/>
                  <w:sz w:val="24"/>
                  <w:szCs w:val="24"/>
                </w:rPr>
                <m:t>T</m:t>
              </w:del>
            </m:r>
          </m:e>
          <m:sub>
            <m:r>
              <w:del w:id="3384" w:author="Zhang Li" w:date="2022-06-12T14:02:00Z">
                <w:rPr>
                  <w:rFonts w:ascii="Cambria Math" w:eastAsia="宋体" w:hAnsi="Cambria Math" w:cs="Times New Roman"/>
                  <w:kern w:val="0"/>
                  <w:sz w:val="24"/>
                  <w:szCs w:val="24"/>
                </w:rPr>
                <m:t>avg</m:t>
              </w:del>
            </m:r>
          </m:sub>
          <m:sup>
            <m:r>
              <w:del w:id="3385" w:author="Zhang Li" w:date="2022-06-12T14:02:00Z">
                <m:rPr>
                  <m:sty m:val="p"/>
                </m:rPr>
                <w:rPr>
                  <w:rFonts w:ascii="Cambria Math" w:eastAsia="宋体" w:hAnsi="Cambria Math" w:cs="Times New Roman"/>
                  <w:kern w:val="0"/>
                  <w:sz w:val="24"/>
                  <w:szCs w:val="24"/>
                </w:rPr>
                <m:t>2</m:t>
              </w:del>
            </m:r>
          </m:sup>
        </m:sSubSup>
        <m:r>
          <w:del w:id="3386" w:author="Zhang Li" w:date="2022-06-12T14:02:00Z">
            <m:rPr>
              <m:sty m:val="p"/>
            </m:rPr>
            <w:rPr>
              <w:rFonts w:ascii="Cambria Math" w:eastAsia="宋体" w:hAnsi="Cambria Math" w:cs="Times New Roman"/>
              <w:kern w:val="0"/>
              <w:sz w:val="24"/>
              <w:szCs w:val="24"/>
            </w:rPr>
            <m:t>=</m:t>
          </w:del>
        </m:r>
        <m:f>
          <m:fPr>
            <m:ctrlPr>
              <w:del w:id="3387" w:author="Zhang Li" w:date="2022-06-12T14:02:00Z">
                <w:rPr>
                  <w:rFonts w:ascii="Cambria Math" w:eastAsia="宋体" w:hAnsi="Cambria Math" w:cs="Times New Roman"/>
                  <w:kern w:val="0"/>
                  <w:sz w:val="24"/>
                  <w:szCs w:val="24"/>
                </w:rPr>
              </w:del>
            </m:ctrlPr>
          </m:fPr>
          <m:num>
            <m:nary>
              <m:naryPr>
                <m:chr m:val="∑"/>
                <m:limLoc m:val="undOvr"/>
                <m:ctrlPr>
                  <w:del w:id="3388" w:author="Zhang Li" w:date="2022-06-12T14:02:00Z">
                    <w:rPr>
                      <w:rFonts w:ascii="Cambria Math" w:eastAsia="宋体" w:hAnsi="Cambria Math" w:cs="Times New Roman"/>
                      <w:kern w:val="0"/>
                      <w:sz w:val="24"/>
                      <w:szCs w:val="24"/>
                    </w:rPr>
                  </w:del>
                </m:ctrlPr>
              </m:naryPr>
              <m:sub>
                <m:r>
                  <w:del w:id="3389" w:author="Zhang Li" w:date="2022-06-12T14:02:00Z">
                    <w:rPr>
                      <w:rFonts w:ascii="Cambria Math" w:eastAsia="宋体" w:hAnsi="Cambria Math" w:cs="Times New Roman"/>
                      <w:kern w:val="0"/>
                      <w:sz w:val="24"/>
                      <w:szCs w:val="24"/>
                    </w:rPr>
                    <m:t>i</m:t>
                  </w:del>
                </m:r>
                <m:r>
                  <w:del w:id="3390" w:author="Zhang Li" w:date="2022-06-12T14:02:00Z">
                    <m:rPr>
                      <m:sty m:val="p"/>
                    </m:rPr>
                    <w:rPr>
                      <w:rFonts w:ascii="Cambria Math" w:eastAsia="宋体" w:hAnsi="Cambria Math" w:cs="Times New Roman"/>
                      <w:kern w:val="0"/>
                      <w:sz w:val="24"/>
                      <w:szCs w:val="24"/>
                    </w:rPr>
                    <m:t xml:space="preserve">=1 </m:t>
                  </w:del>
                </m:r>
              </m:sub>
              <m:sup>
                <m:sSub>
                  <m:sSubPr>
                    <m:ctrlPr>
                      <w:del w:id="3391" w:author="Zhang Li" w:date="2022-06-12T14:02:00Z">
                        <w:rPr>
                          <w:rFonts w:ascii="Cambria Math" w:eastAsia="宋体" w:hAnsi="Cambria Math" w:cs="Times New Roman"/>
                          <w:kern w:val="0"/>
                          <w:sz w:val="24"/>
                          <w:szCs w:val="24"/>
                        </w:rPr>
                      </w:del>
                    </m:ctrlPr>
                  </m:sSubPr>
                  <m:e>
                    <m:r>
                      <w:del w:id="3392" w:author="Zhang Li" w:date="2022-06-12T14:02:00Z">
                        <w:rPr>
                          <w:rFonts w:ascii="Cambria Math" w:eastAsia="宋体" w:hAnsi="Cambria Math" w:cs="Times New Roman"/>
                          <w:kern w:val="0"/>
                          <w:sz w:val="24"/>
                          <w:szCs w:val="24"/>
                        </w:rPr>
                        <m:t>m</m:t>
                      </w:del>
                    </m:r>
                  </m:e>
                  <m:sub>
                    <m:r>
                      <w:del w:id="3393" w:author="Zhang Li" w:date="2022-06-12T14:02:00Z">
                        <m:rPr>
                          <m:sty m:val="p"/>
                        </m:rPr>
                        <w:rPr>
                          <w:rFonts w:ascii="Cambria Math" w:eastAsia="宋体" w:hAnsi="Cambria Math" w:cs="Times New Roman"/>
                          <w:kern w:val="0"/>
                          <w:sz w:val="24"/>
                          <w:szCs w:val="24"/>
                        </w:rPr>
                        <m:t>2</m:t>
                      </w:del>
                    </m:r>
                  </m:sub>
                </m:sSub>
              </m:sup>
              <m:e>
                <m:sSub>
                  <m:sSubPr>
                    <m:ctrlPr>
                      <w:del w:id="3394" w:author="Zhang Li" w:date="2022-06-12T14:02:00Z">
                        <w:rPr>
                          <w:rFonts w:ascii="Cambria Math" w:eastAsia="宋体" w:hAnsi="Cambria Math" w:cs="Times New Roman"/>
                          <w:kern w:val="0"/>
                          <w:sz w:val="24"/>
                          <w:szCs w:val="24"/>
                        </w:rPr>
                      </w:del>
                    </m:ctrlPr>
                  </m:sSubPr>
                  <m:e>
                    <m:r>
                      <w:del w:id="3395" w:author="Zhang Li" w:date="2022-06-12T14:02:00Z">
                        <w:rPr>
                          <w:rFonts w:ascii="Cambria Math" w:eastAsia="宋体" w:hAnsi="Cambria Math" w:cs="Times New Roman"/>
                          <w:kern w:val="0"/>
                          <w:sz w:val="24"/>
                          <w:szCs w:val="24"/>
                        </w:rPr>
                        <m:t>t</m:t>
                      </w:del>
                    </m:r>
                  </m:e>
                  <m:sub>
                    <m:r>
                      <w:del w:id="3396" w:author="Zhang Li" w:date="2022-06-12T14:02:00Z">
                        <w:rPr>
                          <w:rFonts w:ascii="Cambria Math" w:eastAsia="宋体" w:hAnsi="Cambria Math" w:cs="Times New Roman"/>
                          <w:kern w:val="0"/>
                          <w:sz w:val="24"/>
                          <w:szCs w:val="24"/>
                        </w:rPr>
                        <m:t>i</m:t>
                      </w:del>
                    </m:r>
                  </m:sub>
                </m:sSub>
              </m:e>
            </m:nary>
          </m:num>
          <m:den>
            <m:sSub>
              <m:sSubPr>
                <m:ctrlPr>
                  <w:del w:id="3397" w:author="Zhang Li" w:date="2022-06-12T14:02:00Z">
                    <w:rPr>
                      <w:rFonts w:ascii="Cambria Math" w:eastAsia="宋体" w:hAnsi="Cambria Math" w:cs="Times New Roman"/>
                      <w:kern w:val="0"/>
                      <w:sz w:val="24"/>
                      <w:szCs w:val="24"/>
                    </w:rPr>
                  </w:del>
                </m:ctrlPr>
              </m:sSubPr>
              <m:e>
                <m:r>
                  <w:del w:id="3398" w:author="Zhang Li" w:date="2022-06-12T14:02:00Z">
                    <w:rPr>
                      <w:rFonts w:ascii="Cambria Math" w:eastAsia="宋体" w:hAnsi="Cambria Math" w:cs="Times New Roman"/>
                      <w:kern w:val="0"/>
                      <w:sz w:val="24"/>
                      <w:szCs w:val="24"/>
                    </w:rPr>
                    <m:t>m</m:t>
                  </w:del>
                </m:r>
              </m:e>
              <m:sub>
                <m:r>
                  <w:del w:id="3399" w:author="Zhang Li" w:date="2022-06-12T14:02:00Z">
                    <m:rPr>
                      <m:sty m:val="p"/>
                    </m:rPr>
                    <w:rPr>
                      <w:rFonts w:ascii="Cambria Math" w:eastAsia="宋体" w:hAnsi="Cambria Math" w:cs="Times New Roman"/>
                      <w:kern w:val="0"/>
                      <w:sz w:val="24"/>
                      <w:szCs w:val="24"/>
                    </w:rPr>
                    <m:t>2</m:t>
                  </w:del>
                </m:r>
              </m:sub>
            </m:sSub>
          </m:den>
        </m:f>
      </m:oMath>
      <w:del w:id="3400"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3401" w:author="Zhang Li" w:date="2022-06-12T14:02:00Z">
                <w:rPr>
                  <w:rFonts w:ascii="Cambria Math" w:eastAsia="宋体" w:hAnsi="Cambria Math" w:cs="Times New Roman"/>
                  <w:kern w:val="0"/>
                  <w:sz w:val="24"/>
                  <w:szCs w:val="24"/>
                </w:rPr>
              </w:del>
            </m:ctrlPr>
          </m:sSubSupPr>
          <m:e>
            <m:r>
              <w:del w:id="3402" w:author="Zhang Li" w:date="2022-06-12T14:02:00Z">
                <w:rPr>
                  <w:rFonts w:ascii="Cambria Math" w:eastAsia="宋体" w:hAnsi="Cambria Math" w:cs="Times New Roman"/>
                  <w:kern w:val="0"/>
                  <w:sz w:val="24"/>
                  <w:szCs w:val="24"/>
                </w:rPr>
                <m:t>T</m:t>
              </w:del>
            </m:r>
          </m:e>
          <m:sub>
            <m:r>
              <w:del w:id="3403" w:author="Zhang Li" w:date="2022-06-12T14:02:00Z">
                <w:rPr>
                  <w:rFonts w:ascii="Cambria Math" w:eastAsia="宋体" w:hAnsi="Cambria Math" w:cs="Times New Roman"/>
                  <w:kern w:val="0"/>
                  <w:sz w:val="24"/>
                  <w:szCs w:val="24"/>
                </w:rPr>
                <m:t>avg</m:t>
              </w:del>
            </m:r>
          </m:sub>
          <m:sup>
            <m:r>
              <w:del w:id="3404" w:author="Zhang Li" w:date="2022-06-12T14:02:00Z">
                <m:rPr>
                  <m:sty m:val="p"/>
                </m:rPr>
                <w:rPr>
                  <w:rFonts w:ascii="Cambria Math" w:eastAsia="宋体" w:hAnsi="Cambria Math" w:cs="Times New Roman"/>
                  <w:kern w:val="0"/>
                  <w:sz w:val="24"/>
                  <w:szCs w:val="24"/>
                </w:rPr>
                <m:t>1</m:t>
              </w:del>
            </m:r>
          </m:sup>
        </m:sSubSup>
        <m:r>
          <w:del w:id="3405" w:author="Zhang Li" w:date="2022-06-12T14:02:00Z">
            <m:rPr>
              <m:sty m:val="p"/>
            </m:rPr>
            <w:rPr>
              <w:rFonts w:ascii="Cambria Math" w:eastAsia="宋体" w:hAnsi="Cambria Math" w:cs="Times New Roman"/>
              <w:kern w:val="0"/>
              <w:sz w:val="24"/>
              <w:szCs w:val="24"/>
            </w:rPr>
            <m:t>&lt;</m:t>
          </w:del>
        </m:r>
        <m:sSubSup>
          <m:sSubSupPr>
            <m:ctrlPr>
              <w:del w:id="3406" w:author="Zhang Li" w:date="2022-06-12T14:02:00Z">
                <w:rPr>
                  <w:rFonts w:ascii="Cambria Math" w:eastAsia="宋体" w:hAnsi="Cambria Math" w:cs="Times New Roman"/>
                  <w:kern w:val="0"/>
                  <w:sz w:val="24"/>
                  <w:szCs w:val="24"/>
                </w:rPr>
              </w:del>
            </m:ctrlPr>
          </m:sSubSupPr>
          <m:e>
            <m:r>
              <w:del w:id="3407" w:author="Zhang Li" w:date="2022-06-12T14:02:00Z">
                <w:rPr>
                  <w:rFonts w:ascii="Cambria Math" w:eastAsia="宋体" w:hAnsi="Cambria Math" w:cs="Times New Roman"/>
                  <w:kern w:val="0"/>
                  <w:sz w:val="24"/>
                  <w:szCs w:val="24"/>
                </w:rPr>
                <m:t>T</m:t>
              </w:del>
            </m:r>
          </m:e>
          <m:sub>
            <m:r>
              <w:del w:id="3408" w:author="Zhang Li" w:date="2022-06-12T14:02:00Z">
                <w:rPr>
                  <w:rFonts w:ascii="Cambria Math" w:eastAsia="宋体" w:hAnsi="Cambria Math" w:cs="Times New Roman"/>
                  <w:kern w:val="0"/>
                  <w:sz w:val="24"/>
                  <w:szCs w:val="24"/>
                </w:rPr>
                <m:t>avg</m:t>
              </w:del>
            </m:r>
          </m:sub>
          <m:sup>
            <m:r>
              <w:del w:id="3409" w:author="Zhang Li" w:date="2022-06-12T14:02:00Z">
                <m:rPr>
                  <m:sty m:val="p"/>
                </m:rPr>
                <w:rPr>
                  <w:rFonts w:ascii="Cambria Math" w:eastAsia="宋体" w:hAnsi="Cambria Math" w:cs="Times New Roman"/>
                  <w:kern w:val="0"/>
                  <w:sz w:val="24"/>
                  <w:szCs w:val="24"/>
                </w:rPr>
                <m:t>2</m:t>
              </w:del>
            </m:r>
          </m:sup>
        </m:sSubSup>
      </m:oMath>
      <w:del w:id="3410"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3411" w:author="Zhang Li" w:date="2022-06-12T14:02:00Z">
            <w:rPr>
              <w:rFonts w:ascii="Cambria Math" w:eastAsia="宋体" w:hAnsi="Cambria Math" w:cs="Times New Roman"/>
              <w:kern w:val="0"/>
              <w:sz w:val="24"/>
              <w:szCs w:val="24"/>
            </w:rPr>
            <m:t>Sig</m:t>
          </w:del>
        </m:r>
        <m:sSub>
          <m:sSubPr>
            <m:ctrlPr>
              <w:del w:id="3412" w:author="Zhang Li" w:date="2022-06-12T14:02:00Z">
                <w:rPr>
                  <w:rFonts w:ascii="Cambria Math" w:eastAsia="宋体" w:hAnsi="Cambria Math" w:cs="Times New Roman"/>
                  <w:kern w:val="0"/>
                  <w:sz w:val="24"/>
                  <w:szCs w:val="24"/>
                </w:rPr>
              </w:del>
            </m:ctrlPr>
          </m:sSubPr>
          <m:e>
            <m:r>
              <w:del w:id="3413" w:author="Zhang Li" w:date="2022-06-12T14:02:00Z">
                <w:rPr>
                  <w:rFonts w:ascii="Cambria Math" w:eastAsia="宋体" w:hAnsi="Cambria Math" w:cs="Times New Roman"/>
                  <w:kern w:val="0"/>
                  <w:sz w:val="24"/>
                  <w:szCs w:val="24"/>
                </w:rPr>
                <m:t>s</m:t>
              </w:del>
            </m:r>
          </m:e>
          <m:sub>
            <m:r>
              <w:del w:id="3414" w:author="Zhang Li" w:date="2022-06-12T14:02:00Z">
                <m:rPr>
                  <m:sty m:val="p"/>
                </m:rPr>
                <w:rPr>
                  <w:rFonts w:ascii="Cambria Math" w:eastAsia="宋体" w:hAnsi="Cambria Math" w:cs="Times New Roman"/>
                  <w:kern w:val="0"/>
                  <w:sz w:val="24"/>
                  <w:szCs w:val="24"/>
                </w:rPr>
                <m:t>1</m:t>
              </w:del>
            </m:r>
          </m:sub>
        </m:sSub>
      </m:oMath>
      <w:del w:id="3415"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3416"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3417" w:author="Zhang Li" w:date="2022-06-12T14:10:00Z">
            <m:rPr>
              <m:sty m:val="p"/>
            </m:rPr>
            <w:rPr>
              <w:rFonts w:ascii="Cambria Math" w:eastAsia="宋体" w:hAnsi="Cambria Math" w:cs="Times New Roman"/>
              <w:kern w:val="0"/>
              <w:sz w:val="24"/>
              <w:szCs w:val="24"/>
              <w:highlight w:val="yellow"/>
            </w:rPr>
            <m:t>⌈</m:t>
          </w:del>
        </m:r>
        <m:f>
          <m:fPr>
            <m:ctrlPr>
              <w:del w:id="3418" w:author="Zhang Li" w:date="2022-06-12T14:10:00Z">
                <w:rPr>
                  <w:rFonts w:ascii="Cambria Math" w:eastAsia="宋体" w:hAnsi="Cambria Math" w:cs="Times New Roman"/>
                  <w:kern w:val="0"/>
                  <w:sz w:val="24"/>
                  <w:szCs w:val="24"/>
                  <w:highlight w:val="yellow"/>
                </w:rPr>
              </w:del>
            </m:ctrlPr>
          </m:fPr>
          <m:num>
            <m:r>
              <w:del w:id="3419" w:author="Zhang Li" w:date="2022-06-12T14:10:00Z">
                <w:rPr>
                  <w:rFonts w:ascii="Cambria Math" w:eastAsia="宋体" w:hAnsi="Cambria Math" w:cs="Times New Roman"/>
                  <w:kern w:val="0"/>
                  <w:sz w:val="24"/>
                  <w:szCs w:val="24"/>
                  <w:highlight w:val="yellow"/>
                </w:rPr>
                <m:t>N+1</m:t>
              </w:del>
            </m:r>
          </m:num>
          <m:den>
            <m:r>
              <w:del w:id="3420" w:author="Zhang Li" w:date="2022-06-12T14:10:00Z">
                <m:rPr>
                  <m:sty m:val="p"/>
                </m:rPr>
                <w:rPr>
                  <w:rFonts w:ascii="Cambria Math" w:eastAsia="宋体" w:hAnsi="Cambria Math" w:cs="Times New Roman"/>
                  <w:kern w:val="0"/>
                  <w:sz w:val="24"/>
                  <w:szCs w:val="24"/>
                  <w:highlight w:val="yellow"/>
                </w:rPr>
                <m:t>2</m:t>
              </w:del>
            </m:r>
          </m:den>
        </m:f>
        <m:r>
          <w:del w:id="3421" w:author="Zhang Li" w:date="2022-06-12T14:10:00Z">
            <m:rPr>
              <m:sty m:val="p"/>
            </m:rPr>
            <w:rPr>
              <w:rFonts w:ascii="Cambria Math" w:eastAsia="宋体" w:hAnsi="Cambria Math" w:cs="Times New Roman"/>
              <w:kern w:val="0"/>
              <w:sz w:val="24"/>
              <w:szCs w:val="24"/>
              <w:highlight w:val="yellow"/>
            </w:rPr>
            <m:t>⌉</m:t>
          </w:del>
        </m:r>
      </m:oMath>
      <w:del w:id="3422"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3423" w:author="Zhang Li" w:date="2022-06-12T14:10:00Z">
            <m:rPr>
              <m:sty m:val="p"/>
            </m:rPr>
            <w:rPr>
              <w:rFonts w:ascii="Cambria Math" w:eastAsia="宋体" w:hAnsi="Cambria Math" w:cs="Times New Roman"/>
              <w:kern w:val="0"/>
              <w:sz w:val="24"/>
              <w:szCs w:val="24"/>
              <w:highlight w:val="yellow"/>
            </w:rPr>
            <m:t>⌈</m:t>
          </w:del>
        </m:r>
        <m:f>
          <m:fPr>
            <m:ctrlPr>
              <w:del w:id="3424" w:author="Zhang Li" w:date="2022-06-12T14:10:00Z">
                <w:rPr>
                  <w:rFonts w:ascii="Cambria Math" w:eastAsia="宋体" w:hAnsi="Cambria Math" w:cs="Times New Roman"/>
                  <w:kern w:val="0"/>
                  <w:sz w:val="24"/>
                  <w:szCs w:val="24"/>
                  <w:highlight w:val="yellow"/>
                </w:rPr>
              </w:del>
            </m:ctrlPr>
          </m:fPr>
          <m:num>
            <m:r>
              <w:del w:id="3425" w:author="Zhang Li" w:date="2022-06-12T14:10:00Z">
                <w:rPr>
                  <w:rFonts w:ascii="Cambria Math" w:eastAsia="宋体" w:hAnsi="Cambria Math" w:cs="Times New Roman"/>
                  <w:kern w:val="0"/>
                  <w:sz w:val="24"/>
                  <w:szCs w:val="24"/>
                  <w:highlight w:val="yellow"/>
                </w:rPr>
                <m:t>N+1</m:t>
              </w:del>
            </m:r>
          </m:num>
          <m:den>
            <m:r>
              <w:del w:id="3426" w:author="Zhang Li" w:date="2022-06-12T14:10:00Z">
                <m:rPr>
                  <m:sty m:val="p"/>
                </m:rPr>
                <w:rPr>
                  <w:rFonts w:ascii="Cambria Math" w:eastAsia="宋体" w:hAnsi="Cambria Math" w:cs="Times New Roman"/>
                  <w:kern w:val="0"/>
                  <w:sz w:val="24"/>
                  <w:szCs w:val="24"/>
                  <w:highlight w:val="yellow"/>
                </w:rPr>
                <m:t>2</m:t>
              </w:del>
            </m:r>
          </m:den>
        </m:f>
        <m:r>
          <w:del w:id="3427" w:author="Zhang Li" w:date="2022-06-12T14:10:00Z">
            <m:rPr>
              <m:sty m:val="p"/>
            </m:rPr>
            <w:rPr>
              <w:rFonts w:ascii="Cambria Math" w:eastAsia="宋体" w:hAnsi="Cambria Math" w:cs="Times New Roman"/>
              <w:kern w:val="0"/>
              <w:sz w:val="24"/>
              <w:szCs w:val="24"/>
              <w:highlight w:val="yellow"/>
            </w:rPr>
            <m:t>⌉</m:t>
          </w:del>
        </m:r>
      </m:oMath>
      <w:del w:id="3428"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3429" w:author="ThinkPad" w:date="2022-06-17T18:09:00Z">
        <w:r w:rsidDel="00FB7CD4">
          <w:rPr>
            <w:rFonts w:ascii="Times New Roman" w:eastAsia="宋体" w:hAnsi="Times New Roman" w:cs="Times New Roman"/>
            <w:kern w:val="0"/>
            <w:sz w:val="24"/>
            <w:szCs w:val="24"/>
          </w:rPr>
          <w:delText xml:space="preserve">use </w:delText>
        </w:r>
      </w:del>
      <w:ins w:id="3430"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3431" w:author="ThinkPad" w:date="2022-06-17T18:09:00Z">
        <w:r w:rsidDel="00E81BC4">
          <w:rPr>
            <w:rFonts w:ascii="Times New Roman" w:eastAsia="宋体" w:hAnsi="Times New Roman" w:cs="Times New Roman"/>
            <w:kern w:val="0"/>
            <w:sz w:val="24"/>
            <w:szCs w:val="24"/>
          </w:rPr>
          <w:delText xml:space="preserve">opportunity </w:delText>
        </w:r>
      </w:del>
      <w:ins w:id="3432" w:author="ThinkPad" w:date="2022-06-17T18:09:00Z">
        <w:r w:rsidR="00E81BC4">
          <w:rPr>
            <w:rFonts w:ascii="Times New Roman" w:eastAsia="宋体" w:hAnsi="Times New Roman" w:cs="Times New Roman"/>
            <w:kern w:val="0"/>
            <w:sz w:val="24"/>
            <w:szCs w:val="24"/>
          </w:rPr>
          <w:t xml:space="preserve">probability </w:t>
        </w:r>
      </w:ins>
      <w:del w:id="3433" w:author="ThinkPad" w:date="2022-06-17T18:08:00Z">
        <w:r w:rsidDel="00E81BC4">
          <w:rPr>
            <w:rFonts w:ascii="Times New Roman" w:eastAsia="宋体" w:hAnsi="Times New Roman" w:cs="Times New Roman" w:hint="eastAsia"/>
            <w:kern w:val="0"/>
            <w:sz w:val="24"/>
            <w:szCs w:val="24"/>
          </w:rPr>
          <w:delText>of</w:delText>
        </w:r>
      </w:del>
      <w:ins w:id="3434"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3435"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3436" w:author="ThinkPad" w:date="2022-06-17T18:11:00Z">
        <w:r w:rsidDel="00990E6D">
          <w:rPr>
            <w:rFonts w:ascii="Times New Roman" w:eastAsia="宋体" w:hAnsi="Times New Roman" w:cs="Times New Roman"/>
            <w:kern w:val="0"/>
            <w:sz w:val="24"/>
            <w:szCs w:val="24"/>
          </w:rPr>
          <w:delText xml:space="preserve">becoming </w:delText>
        </w:r>
      </w:del>
      <w:ins w:id="3437" w:author="ThinkPad" w:date="2022-06-17T18:11:00Z">
        <w:r w:rsidR="00990E6D">
          <w:rPr>
            <w:rFonts w:ascii="Times New Roman" w:eastAsia="宋体" w:hAnsi="Times New Roman" w:cs="Times New Roman"/>
            <w:kern w:val="0"/>
            <w:sz w:val="24"/>
            <w:szCs w:val="24"/>
          </w:rPr>
          <w:t xml:space="preserve">being elected as </w:t>
        </w:r>
      </w:ins>
      <w:del w:id="3438" w:author="ThinkPad" w:date="2022-06-17T18:10:00Z">
        <w:r w:rsidDel="00990E6D">
          <w:rPr>
            <w:rFonts w:ascii="Times New Roman" w:eastAsia="宋体" w:hAnsi="Times New Roman" w:cs="Times New Roman"/>
            <w:kern w:val="0"/>
            <w:sz w:val="24"/>
            <w:szCs w:val="24"/>
          </w:rPr>
          <w:delText>the legal</w:delText>
        </w:r>
      </w:del>
      <w:ins w:id="3439"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3440" w:author="ThinkPad" w:date="2022-06-17T18:10:00Z">
        <w:r w:rsidR="00990E6D">
          <w:rPr>
            <w:rFonts w:ascii="Times New Roman" w:eastAsia="宋体" w:hAnsi="Times New Roman" w:cs="Times New Roman"/>
            <w:kern w:val="0"/>
            <w:sz w:val="24"/>
            <w:szCs w:val="24"/>
          </w:rPr>
          <w:t xml:space="preserve"> for a round</w:t>
        </w:r>
      </w:ins>
      <w:del w:id="3441"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3442" w:author="ThinkPad" w:date="2022-06-17T18:22:00Z">
        <w:r w:rsidDel="00C818DD">
          <w:rPr>
            <w:rFonts w:ascii="Times New Roman" w:eastAsia="宋体" w:hAnsi="Times New Roman" w:cs="Times New Roman"/>
            <w:kern w:val="0"/>
            <w:sz w:val="24"/>
            <w:szCs w:val="24"/>
          </w:rPr>
          <w:delText xml:space="preserve">the </w:delText>
        </w:r>
      </w:del>
      <w:ins w:id="3443"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3444"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3445"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3446" w:author="ThinkPad" w:date="2022-06-17T18:11:00Z">
        <w:r w:rsidR="0099099F">
          <w:rPr>
            <w:rFonts w:ascii="Times New Roman" w:eastAsia="宋体" w:hAnsi="Times New Roman" w:cs="Times New Roman"/>
            <w:kern w:val="0"/>
            <w:sz w:val="24"/>
            <w:szCs w:val="24"/>
          </w:rPr>
          <w:t xml:space="preserve">does not </w:t>
        </w:r>
      </w:ins>
      <w:del w:id="3447"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3448"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3449" w:author="ThinkPad" w:date="2022-06-17T18:23:00Z">
        <w:r w:rsidDel="00C818DD">
          <w:rPr>
            <w:rFonts w:ascii="Times New Roman" w:eastAsia="宋体" w:hAnsi="Times New Roman" w:cs="Times New Roman"/>
            <w:kern w:val="0"/>
            <w:sz w:val="24"/>
            <w:szCs w:val="24"/>
          </w:rPr>
          <w:delText xml:space="preserve">restrict </w:delText>
        </w:r>
      </w:del>
      <w:ins w:id="3450" w:author="ThinkPad" w:date="2022-06-17T18:23:00Z">
        <w:r w:rsidR="00C818DD">
          <w:rPr>
            <w:rFonts w:ascii="Times New Roman" w:eastAsia="宋体" w:hAnsi="Times New Roman" w:cs="Times New Roman"/>
            <w:kern w:val="0"/>
            <w:sz w:val="24"/>
            <w:szCs w:val="24"/>
          </w:rPr>
          <w:t xml:space="preserve">suppress </w:t>
        </w:r>
      </w:ins>
      <w:del w:id="3451" w:author="ThinkPad" w:date="2022-06-17T18:23:00Z">
        <w:r w:rsidDel="00C818DD">
          <w:rPr>
            <w:rFonts w:ascii="Times New Roman" w:eastAsia="宋体" w:hAnsi="Times New Roman" w:cs="Times New Roman"/>
            <w:kern w:val="0"/>
            <w:sz w:val="24"/>
            <w:szCs w:val="24"/>
          </w:rPr>
          <w:delText xml:space="preserve">the </w:delText>
        </w:r>
      </w:del>
      <w:ins w:id="3452"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3453"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3454"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3455"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3456" w:author="ThinkPad" w:date="2022-06-17T18:24:00Z">
        <w:r w:rsidDel="00C818DD">
          <w:rPr>
            <w:rFonts w:ascii="Times New Roman" w:eastAsia="宋体" w:hAnsi="Times New Roman" w:cs="Times New Roman"/>
            <w:kern w:val="0"/>
            <w:sz w:val="24"/>
            <w:szCs w:val="24"/>
          </w:rPr>
          <w:delText xml:space="preserve">if </w:delText>
        </w:r>
      </w:del>
      <w:ins w:id="3457" w:author="ThinkPad" w:date="2022-06-17T18:24:00Z">
        <w:r w:rsidR="00C818DD">
          <w:rPr>
            <w:rFonts w:ascii="Times New Roman" w:eastAsia="宋体" w:hAnsi="Times New Roman" w:cs="Times New Roman"/>
            <w:kern w:val="0"/>
            <w:sz w:val="24"/>
            <w:szCs w:val="24"/>
          </w:rPr>
          <w:t xml:space="preserve">to punish </w:t>
        </w:r>
      </w:ins>
      <w:del w:id="3458" w:author="ThinkPad" w:date="2022-06-17T18:24:00Z">
        <w:r w:rsidDel="00C818DD">
          <w:rPr>
            <w:rFonts w:ascii="Times New Roman" w:eastAsia="宋体" w:hAnsi="Times New Roman" w:cs="Times New Roman"/>
            <w:kern w:val="0"/>
            <w:sz w:val="24"/>
            <w:szCs w:val="24"/>
          </w:rPr>
          <w:delText xml:space="preserve">the </w:delText>
        </w:r>
      </w:del>
      <w:ins w:id="3459"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3460" w:author="ThinkPad" w:date="2022-06-17T18:24:00Z">
        <w:r w:rsidDel="00C818DD">
          <w:rPr>
            <w:rFonts w:ascii="Times New Roman" w:eastAsia="宋体" w:hAnsi="Times New Roman" w:cs="Times New Roman"/>
            <w:kern w:val="0"/>
            <w:sz w:val="24"/>
            <w:szCs w:val="24"/>
          </w:rPr>
          <w:delText xml:space="preserve">behaves </w:delText>
        </w:r>
      </w:del>
      <w:ins w:id="3461"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3462" w:author="ThinkPad" w:date="2022-06-17T18:24:00Z">
        <w:r w:rsidR="00C818DD">
          <w:rPr>
            <w:rFonts w:ascii="Times New Roman" w:eastAsia="宋体" w:hAnsi="Times New Roman" w:cs="Times New Roman"/>
            <w:kern w:val="0"/>
            <w:sz w:val="24"/>
            <w:szCs w:val="24"/>
          </w:rPr>
          <w:t xml:space="preserve"> </w:t>
        </w:r>
      </w:ins>
      <w:ins w:id="3463"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3464" w:author="ThinkPad" w:date="2022-06-17T19:19:00Z">
        <w:r w:rsidR="000208D6">
          <w:rPr>
            <w:rFonts w:ascii="Times New Roman" w:eastAsia="宋体" w:hAnsi="Times New Roman" w:cs="Times New Roman"/>
            <w:kern w:val="0"/>
            <w:sz w:val="24"/>
            <w:szCs w:val="24"/>
          </w:rPr>
          <w:t xml:space="preserve">This is because </w:t>
        </w:r>
      </w:ins>
      <w:del w:id="3465" w:author="Zhang Li" w:date="2022-06-12T14:24:00Z">
        <w:r w:rsidDel="00B44054">
          <w:rPr>
            <w:rFonts w:ascii="Times New Roman" w:eastAsia="宋体" w:hAnsi="Times New Roman" w:cs="Times New Roman"/>
            <w:kern w:val="0"/>
            <w:sz w:val="24"/>
            <w:szCs w:val="24"/>
          </w:rPr>
          <w:delText>Reduction of</w:delText>
        </w:r>
      </w:del>
      <w:ins w:id="3466" w:author="Zhang Li" w:date="2022-06-12T14:24:00Z">
        <w:del w:id="3467" w:author="ThinkPad" w:date="2022-06-17T19:19:00Z">
          <w:r w:rsidR="00B44054" w:rsidDel="000208D6">
            <w:rPr>
              <w:rFonts w:ascii="Times New Roman" w:eastAsia="宋体" w:hAnsi="Times New Roman" w:cs="Times New Roman"/>
              <w:kern w:val="0"/>
              <w:sz w:val="24"/>
              <w:szCs w:val="24"/>
            </w:rPr>
            <w:delText>R</w:delText>
          </w:r>
        </w:del>
      </w:ins>
      <w:ins w:id="3468" w:author="ThinkPad" w:date="2022-06-17T19:19:00Z">
        <w:r w:rsidR="000208D6">
          <w:rPr>
            <w:rFonts w:ascii="Times New Roman" w:eastAsia="宋体" w:hAnsi="Times New Roman" w:cs="Times New Roman"/>
            <w:kern w:val="0"/>
            <w:sz w:val="24"/>
            <w:szCs w:val="24"/>
          </w:rPr>
          <w:t>r</w:t>
        </w:r>
      </w:ins>
      <w:ins w:id="3469"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3470"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3471"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3472" w:author="ThinkPad" w:date="2022-06-17T18:31:00Z">
        <w:r w:rsidDel="00B96F5F">
          <w:rPr>
            <w:rFonts w:ascii="Times New Roman" w:eastAsia="宋体" w:hAnsi="Times New Roman" w:cs="Times New Roman"/>
            <w:kern w:val="0"/>
            <w:sz w:val="24"/>
            <w:szCs w:val="24"/>
          </w:rPr>
          <w:delText xml:space="preserve">the </w:delText>
        </w:r>
      </w:del>
      <w:ins w:id="3473"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3474" w:author="ThinkPad" w:date="2022-06-17T18:31:00Z">
        <w:r w:rsidDel="00B96F5F">
          <w:rPr>
            <w:rFonts w:ascii="Times New Roman" w:eastAsia="宋体" w:hAnsi="Times New Roman" w:cs="Times New Roman"/>
            <w:kern w:val="0"/>
            <w:sz w:val="24"/>
            <w:szCs w:val="24"/>
          </w:rPr>
          <w:delText>of nodes</w:delText>
        </w:r>
      </w:del>
      <w:ins w:id="3475"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3476"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3477" w:author="ThinkPad" w:date="2022-06-17T18:31:00Z">
        <w:r w:rsidDel="00B96F5F">
          <w:rPr>
            <w:rFonts w:ascii="Times New Roman" w:eastAsia="宋体" w:hAnsi="Times New Roman" w:cs="Times New Roman"/>
            <w:kern w:val="0"/>
            <w:sz w:val="24"/>
            <w:szCs w:val="24"/>
          </w:rPr>
          <w:delText xml:space="preserve">the </w:delText>
        </w:r>
      </w:del>
      <w:ins w:id="3478" w:author="ThinkPad" w:date="2022-06-17T18:31:00Z">
        <w:r w:rsidR="00B96F5F">
          <w:rPr>
            <w:rFonts w:ascii="Times New Roman" w:eastAsia="宋体" w:hAnsi="Times New Roman" w:cs="Times New Roman"/>
            <w:kern w:val="0"/>
            <w:sz w:val="24"/>
            <w:szCs w:val="24"/>
          </w:rPr>
          <w:t xml:space="preserve">its </w:t>
        </w:r>
      </w:ins>
      <w:ins w:id="3479" w:author="Zhang Li" w:date="2022-06-12T14:28:00Z">
        <w:del w:id="3480"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3481" w:author="Zhang Li" w:date="2022-06-12T14:28:00Z">
        <w:r w:rsidDel="00B44054">
          <w:rPr>
            <w:rFonts w:ascii="Times New Roman" w:eastAsia="宋体" w:hAnsi="Times New Roman" w:cs="Times New Roman"/>
            <w:kern w:val="0"/>
            <w:sz w:val="24"/>
            <w:szCs w:val="24"/>
          </w:rPr>
          <w:delText xml:space="preserve"> that </w:delText>
        </w:r>
      </w:del>
      <w:del w:id="3482" w:author="Zhang Li" w:date="2022-06-12T14:26:00Z">
        <w:r w:rsidDel="00B44054">
          <w:rPr>
            <w:rFonts w:ascii="Times New Roman" w:eastAsia="宋体" w:hAnsi="Times New Roman" w:cs="Times New Roman"/>
            <w:kern w:val="0"/>
            <w:sz w:val="24"/>
            <w:szCs w:val="24"/>
          </w:rPr>
          <w:delText xml:space="preserve">it is </w:delText>
        </w:r>
      </w:del>
      <w:del w:id="3483" w:author="Zhang Li" w:date="2022-06-12T14:28:00Z">
        <w:r w:rsidDel="00B44054">
          <w:rPr>
            <w:rFonts w:ascii="Times New Roman" w:eastAsia="宋体" w:hAnsi="Times New Roman" w:cs="Times New Roman"/>
            <w:kern w:val="0"/>
            <w:sz w:val="24"/>
            <w:szCs w:val="24"/>
          </w:rPr>
          <w:delText>elected as block proposer</w:delText>
        </w:r>
      </w:del>
      <w:ins w:id="3484" w:author="Zhang Li" w:date="2022-06-12T14:28:00Z">
        <w:r w:rsidR="00B44054">
          <w:rPr>
            <w:rFonts w:ascii="Times New Roman" w:eastAsia="宋体" w:hAnsi="Times New Roman" w:cs="Times New Roman"/>
            <w:kern w:val="0"/>
            <w:sz w:val="24"/>
            <w:szCs w:val="24"/>
          </w:rPr>
          <w:t xml:space="preserve"> </w:t>
        </w:r>
        <w:del w:id="3485" w:author="ThinkPad" w:date="2022-06-17T18:31:00Z">
          <w:r w:rsidR="00B44054" w:rsidDel="00B96F5F">
            <w:rPr>
              <w:rFonts w:ascii="Times New Roman" w:eastAsia="宋体" w:hAnsi="Times New Roman" w:cs="Times New Roman"/>
              <w:kern w:val="0"/>
              <w:sz w:val="24"/>
              <w:szCs w:val="24"/>
            </w:rPr>
            <w:delText>of nodes</w:delText>
          </w:r>
        </w:del>
      </w:ins>
      <w:ins w:id="3486"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3487" w:author="ThinkPad" w:date="2022-06-17T18:31:00Z">
        <w:r w:rsidDel="00B96F5F">
          <w:rPr>
            <w:rFonts w:ascii="Times New Roman" w:eastAsia="宋体" w:hAnsi="Times New Roman" w:cs="Times New Roman"/>
            <w:kern w:val="0"/>
            <w:sz w:val="24"/>
            <w:szCs w:val="24"/>
          </w:rPr>
          <w:delText xml:space="preserve">is </w:delText>
        </w:r>
      </w:del>
      <w:ins w:id="3488" w:author="ThinkPad" w:date="2022-06-17T18:31:00Z">
        <w:r w:rsidR="00B96F5F">
          <w:rPr>
            <w:rFonts w:ascii="Times New Roman" w:eastAsia="宋体" w:hAnsi="Times New Roman" w:cs="Times New Roman"/>
            <w:kern w:val="0"/>
            <w:sz w:val="24"/>
            <w:szCs w:val="24"/>
          </w:rPr>
          <w:t xml:space="preserve">will be </w:t>
        </w:r>
      </w:ins>
      <w:del w:id="3489" w:author="ThinkPad" w:date="2022-06-17T18:31:00Z">
        <w:r w:rsidDel="00B96F5F">
          <w:rPr>
            <w:rFonts w:ascii="Times New Roman" w:eastAsia="宋体" w:hAnsi="Times New Roman" w:cs="Times New Roman"/>
            <w:kern w:val="0"/>
            <w:sz w:val="24"/>
            <w:szCs w:val="24"/>
          </w:rPr>
          <w:delText xml:space="preserve">lower </w:delText>
        </w:r>
      </w:del>
      <w:ins w:id="3490"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3491"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3492"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3493"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3494"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3495" w:author="ThinkPad" w:date="2022-06-17T18:32:00Z">
        <w:r w:rsidR="00B96F5F">
          <w:rPr>
            <w:rFonts w:ascii="Times New Roman" w:eastAsia="宋体" w:hAnsi="Times New Roman" w:cs="Times New Roman"/>
            <w:kern w:val="0"/>
            <w:sz w:val="24"/>
            <w:szCs w:val="24"/>
          </w:rPr>
          <w:t xml:space="preserve"> behaviors</w:t>
        </w:r>
      </w:ins>
      <w:del w:id="3496" w:author="Zhang Li" w:date="2022-06-12T14:33:00Z">
        <w:r w:rsidDel="00B06A52">
          <w:rPr>
            <w:rFonts w:ascii="Times New Roman" w:eastAsia="宋体" w:hAnsi="Times New Roman" w:cs="Times New Roman"/>
            <w:kern w:val="0"/>
            <w:sz w:val="24"/>
            <w:szCs w:val="24"/>
          </w:rPr>
          <w:delText xml:space="preserve">, </w:delText>
        </w:r>
      </w:del>
      <w:ins w:id="3497" w:author="Zhang Li" w:date="2022-06-12T14:33:00Z">
        <w:r w:rsidR="00B06A52">
          <w:rPr>
            <w:rFonts w:ascii="Times New Roman" w:eastAsia="宋体" w:hAnsi="Times New Roman" w:cs="Times New Roman"/>
            <w:kern w:val="0"/>
            <w:sz w:val="24"/>
            <w:szCs w:val="24"/>
          </w:rPr>
          <w:t>. The more valid block</w:t>
        </w:r>
      </w:ins>
      <w:ins w:id="3498" w:author="ThinkPad" w:date="2022-06-17T18:33:00Z">
        <w:r w:rsidR="00AF198A">
          <w:rPr>
            <w:rFonts w:ascii="Times New Roman" w:eastAsia="宋体" w:hAnsi="Times New Roman" w:cs="Times New Roman"/>
            <w:kern w:val="0"/>
            <w:sz w:val="24"/>
            <w:szCs w:val="24"/>
          </w:rPr>
          <w:t>s</w:t>
        </w:r>
      </w:ins>
      <w:ins w:id="3499" w:author="Zhang Li" w:date="2022-06-12T14:33:00Z">
        <w:r w:rsidR="00B06A52">
          <w:rPr>
            <w:rFonts w:ascii="Times New Roman" w:eastAsia="宋体" w:hAnsi="Times New Roman" w:cs="Times New Roman"/>
            <w:kern w:val="0"/>
            <w:sz w:val="24"/>
            <w:szCs w:val="24"/>
          </w:rPr>
          <w:t xml:space="preserve"> finalized, the higher </w:t>
        </w:r>
      </w:ins>
      <w:ins w:id="3500" w:author="ThinkPad" w:date="2022-06-17T18:33:00Z">
        <w:r w:rsidR="00AF198A">
          <w:rPr>
            <w:rFonts w:ascii="Times New Roman" w:eastAsia="宋体" w:hAnsi="Times New Roman" w:cs="Times New Roman"/>
            <w:kern w:val="0"/>
            <w:sz w:val="24"/>
            <w:szCs w:val="24"/>
          </w:rPr>
          <w:t xml:space="preserve">the system </w:t>
        </w:r>
      </w:ins>
      <w:del w:id="3501" w:author="Zhang Li" w:date="2022-06-12T14:33:00Z">
        <w:r w:rsidDel="00B06A52">
          <w:rPr>
            <w:rFonts w:ascii="Times New Roman" w:eastAsia="宋体" w:hAnsi="Times New Roman" w:cs="Times New Roman"/>
            <w:kern w:val="0"/>
            <w:sz w:val="24"/>
            <w:szCs w:val="24"/>
          </w:rPr>
          <w:delText xml:space="preserve">which will increase </w:delText>
        </w:r>
      </w:del>
      <w:del w:id="3502"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3503" w:author="ThinkPad" w:date="2022-06-17T18:33:00Z">
        <w:r w:rsidDel="00AF198A">
          <w:rPr>
            <w:rFonts w:ascii="Times New Roman" w:eastAsia="宋体" w:hAnsi="Times New Roman" w:cs="Times New Roman"/>
            <w:kern w:val="0"/>
            <w:sz w:val="24"/>
            <w:szCs w:val="24"/>
          </w:rPr>
          <w:delText>of blockchain system</w:delText>
        </w:r>
      </w:del>
      <w:ins w:id="3504"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3505"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3506" w:author="ThinkPad" w:date="2022-06-17T18:34:00Z">
        <w:r w:rsidDel="00542400">
          <w:rPr>
            <w:rFonts w:ascii="Times New Roman" w:eastAsia="宋体" w:hAnsi="Times New Roman" w:cs="Times New Roman"/>
            <w:kern w:val="0"/>
            <w:sz w:val="24"/>
            <w:szCs w:val="24"/>
          </w:rPr>
          <w:delText>improve the willingness of</w:delText>
        </w:r>
      </w:del>
      <w:ins w:id="3507"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3508" w:author="ThinkPad" w:date="2022-06-17T18:35:00Z">
        <w:r w:rsidR="00542400">
          <w:rPr>
            <w:rFonts w:ascii="Times New Roman" w:eastAsia="宋体" w:hAnsi="Times New Roman" w:cs="Times New Roman"/>
            <w:kern w:val="0"/>
            <w:sz w:val="24"/>
            <w:szCs w:val="24"/>
          </w:rPr>
          <w:t xml:space="preserve">This is </w:t>
        </w:r>
      </w:ins>
      <w:del w:id="3509" w:author="ThinkPad" w:date="2022-06-17T18:35:00Z">
        <w:r w:rsidDel="00542400">
          <w:rPr>
            <w:rFonts w:ascii="Times New Roman" w:eastAsia="宋体" w:hAnsi="Times New Roman" w:cs="Times New Roman"/>
            <w:kern w:val="0"/>
            <w:sz w:val="24"/>
            <w:szCs w:val="24"/>
          </w:rPr>
          <w:delText xml:space="preserve">Because </w:delText>
        </w:r>
      </w:del>
      <w:ins w:id="3510"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3511"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3512" w:author="ThinkPad" w:date="2022-06-17T18:37:00Z">
        <w:r w:rsidDel="00526771">
          <w:rPr>
            <w:rFonts w:ascii="Times New Roman" w:eastAsia="宋体" w:hAnsi="Times New Roman" w:cs="Times New Roman"/>
            <w:kern w:val="0"/>
            <w:sz w:val="24"/>
            <w:szCs w:val="24"/>
          </w:rPr>
          <w:delText xml:space="preserve">obtain </w:delText>
        </w:r>
      </w:del>
      <w:ins w:id="3513"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3514"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3515" w:author="ThinkPad" w:date="2022-06-17T18:38:00Z">
        <w:r w:rsidDel="00526771">
          <w:rPr>
            <w:rFonts w:ascii="Times New Roman" w:eastAsia="宋体" w:hAnsi="Times New Roman" w:cs="Times New Roman"/>
            <w:kern w:val="0"/>
            <w:sz w:val="24"/>
            <w:szCs w:val="24"/>
          </w:rPr>
          <w:delText>Moreover</w:delText>
        </w:r>
      </w:del>
      <w:ins w:id="3516"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3517" w:author="ThinkPad" w:date="2022-06-17T18:38:00Z">
        <w:r w:rsidDel="00526771">
          <w:rPr>
            <w:rFonts w:ascii="Times New Roman" w:eastAsia="宋体" w:hAnsi="Times New Roman" w:cs="Times New Roman"/>
            <w:kern w:val="0"/>
            <w:sz w:val="24"/>
            <w:szCs w:val="24"/>
          </w:rPr>
          <w:delText xml:space="preserve">transaction </w:delText>
        </w:r>
      </w:del>
      <w:ins w:id="3518"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3519"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3520"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3521"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3522"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3523"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3524" w:author="ThinkPad" w:date="2022-06-17T18:41:00Z">
        <w:r w:rsidR="007C1B12">
          <w:rPr>
            <w:rFonts w:ascii="Times New Roman" w:eastAsia="宋体" w:hAnsi="Times New Roman" w:cs="Times New Roman"/>
            <w:kern w:val="0"/>
            <w:sz w:val="24"/>
            <w:szCs w:val="24"/>
          </w:rPr>
          <w:t xml:space="preserve">In SWIB, </w:t>
        </w:r>
      </w:ins>
      <w:del w:id="3525" w:author="ThinkPad" w:date="2022-06-17T18:41:00Z">
        <w:r w:rsidDel="007C1B12">
          <w:rPr>
            <w:rFonts w:ascii="Times New Roman" w:eastAsia="宋体" w:hAnsi="Times New Roman" w:cs="Times New Roman" w:hint="eastAsia"/>
            <w:kern w:val="0"/>
            <w:sz w:val="24"/>
            <w:szCs w:val="24"/>
          </w:rPr>
          <w:delText>The</w:delText>
        </w:r>
      </w:del>
      <w:ins w:id="3526"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3527" w:author="ThinkPad" w:date="2022-06-17T18:41:00Z">
        <w:r w:rsidRPr="00F96F42" w:rsidDel="007C1B12">
          <w:rPr>
            <w:rFonts w:ascii="Times New Roman" w:eastAsia="宋体" w:hAnsi="Times New Roman" w:cs="Times New Roman"/>
            <w:kern w:val="0"/>
            <w:sz w:val="24"/>
            <w:szCs w:val="24"/>
            <w:highlight w:val="yellow"/>
            <w:rPrChange w:id="3528" w:author="ThinkPad" w:date="2022-06-17T18:43:00Z">
              <w:rPr>
                <w:rFonts w:ascii="Times New Roman" w:eastAsia="宋体" w:hAnsi="Times New Roman" w:cs="Times New Roman"/>
                <w:kern w:val="0"/>
                <w:sz w:val="24"/>
                <w:szCs w:val="24"/>
              </w:rPr>
            </w:rPrChange>
          </w:rPr>
          <w:delText xml:space="preserve">some </w:delText>
        </w:r>
      </w:del>
      <w:ins w:id="3529" w:author="ThinkPad" w:date="2022-06-17T18:41:00Z">
        <w:r w:rsidR="007C1B12" w:rsidRPr="00F96F42">
          <w:rPr>
            <w:rFonts w:ascii="Times New Roman" w:eastAsia="宋体" w:hAnsi="Times New Roman" w:cs="Times New Roman"/>
            <w:kern w:val="0"/>
            <w:sz w:val="24"/>
            <w:szCs w:val="24"/>
            <w:highlight w:val="yellow"/>
            <w:rPrChange w:id="3530"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3531" w:author="ThinkPad" w:date="2022-06-17T18:43:00Z">
            <w:rPr>
              <w:rFonts w:ascii="Times New Roman" w:eastAsia="宋体" w:hAnsi="Times New Roman" w:cs="Times New Roman"/>
              <w:kern w:val="0"/>
              <w:sz w:val="24"/>
              <w:szCs w:val="24"/>
            </w:rPr>
          </w:rPrChange>
        </w:rPr>
        <w:t xml:space="preserve">blocks of </w:t>
      </w:r>
      <w:del w:id="3532" w:author="ThinkPad" w:date="2022-06-17T18:41:00Z">
        <w:r w:rsidRPr="00F96F42" w:rsidDel="007C1B12">
          <w:rPr>
            <w:rFonts w:ascii="Times New Roman" w:eastAsia="宋体" w:hAnsi="Times New Roman" w:cs="Times New Roman"/>
            <w:kern w:val="0"/>
            <w:sz w:val="24"/>
            <w:szCs w:val="24"/>
            <w:highlight w:val="yellow"/>
            <w:rPrChange w:id="3533"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3534"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3535" w:author="ThinkPad" w:date="2022-06-17T18:41:00Z">
        <w:r w:rsidDel="007C1B12">
          <w:rPr>
            <w:rFonts w:ascii="Times New Roman" w:eastAsia="宋体" w:hAnsi="Times New Roman" w:cs="Times New Roman" w:hint="eastAsia"/>
            <w:kern w:val="0"/>
            <w:sz w:val="24"/>
            <w:szCs w:val="24"/>
          </w:rPr>
          <w:delText>transmitt</w:delText>
        </w:r>
      </w:del>
      <w:ins w:id="3536"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3537"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3538"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3539" w:author="Zhang Li" w:date="2022-06-12T14:37:00Z">
            <w:rPr>
              <w:rFonts w:ascii="Cambria Math" w:eastAsia="宋体" w:hAnsi="Cambria Math" w:cs="Times New Roman"/>
              <w:kern w:val="0"/>
              <w:sz w:val="24"/>
              <w:szCs w:val="24"/>
            </w:rPr>
            <m:t>v</m:t>
          </w:ins>
        </m:r>
        <m:r>
          <w:del w:id="3540" w:author="Zhang Li" w:date="2022-06-12T14:37:00Z">
            <w:rPr>
              <w:rFonts w:ascii="Cambria Math" w:eastAsia="宋体" w:hAnsi="Cambria Math" w:cs="Times New Roman"/>
              <w:kern w:val="0"/>
              <w:sz w:val="24"/>
              <w:szCs w:val="24"/>
            </w:rPr>
            <m:t>Nod</m:t>
          </w:del>
        </m:r>
        <m:sSub>
          <m:sSubPr>
            <m:ctrlPr>
              <w:del w:id="3541" w:author="Zhang Li" w:date="2022-06-12T14:37:00Z">
                <w:rPr>
                  <w:rFonts w:ascii="Cambria Math" w:eastAsia="宋体" w:hAnsi="Cambria Math" w:cs="Times New Roman"/>
                  <w:i/>
                  <w:kern w:val="0"/>
                  <w:sz w:val="24"/>
                  <w:szCs w:val="24"/>
                </w:rPr>
              </w:del>
            </m:ctrlPr>
          </m:sSubPr>
          <m:e>
            <m:r>
              <w:del w:id="3542" w:author="Zhang Li" w:date="2022-06-12T14:37:00Z">
                <w:rPr>
                  <w:rFonts w:ascii="Cambria Math" w:eastAsia="宋体" w:hAnsi="Cambria Math" w:cs="Times New Roman"/>
                  <w:kern w:val="0"/>
                  <w:sz w:val="24"/>
                  <w:szCs w:val="24"/>
                </w:rPr>
                <m:t>e</m:t>
              </w:del>
            </m:r>
          </m:e>
          <m:sub>
            <m:r>
              <w:del w:id="3543"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3544" w:author="Zhang Li" w:date="2022-06-12T14:38:00Z">
            <w:rPr>
              <w:rFonts w:ascii="Cambria Math" w:eastAsia="宋体" w:hAnsi="Cambria Math" w:cs="Times New Roman"/>
              <w:kern w:val="0"/>
              <w:sz w:val="24"/>
              <w:szCs w:val="24"/>
            </w:rPr>
            <m:t>Nod</m:t>
          </w:del>
        </m:r>
        <m:sSub>
          <m:sSubPr>
            <m:ctrlPr>
              <w:del w:id="3545" w:author="Zhang Li" w:date="2022-06-12T14:38:00Z">
                <w:rPr>
                  <w:rFonts w:ascii="Cambria Math" w:eastAsia="宋体" w:hAnsi="Cambria Math" w:cs="Times New Roman"/>
                  <w:i/>
                  <w:kern w:val="0"/>
                  <w:sz w:val="24"/>
                  <w:szCs w:val="24"/>
                </w:rPr>
              </w:del>
            </m:ctrlPr>
          </m:sSubPr>
          <m:e>
            <m:r>
              <w:del w:id="3546" w:author="Zhang Li" w:date="2022-06-12T14:38:00Z">
                <w:rPr>
                  <w:rFonts w:ascii="Cambria Math" w:eastAsia="宋体" w:hAnsi="Cambria Math" w:cs="Times New Roman"/>
                  <w:kern w:val="0"/>
                  <w:sz w:val="24"/>
                  <w:szCs w:val="24"/>
                </w:rPr>
                <m:t>e</m:t>
              </w:del>
            </m:r>
          </m:e>
          <m:sub>
            <m:r>
              <w:del w:id="3547" w:author="Zhang Li" w:date="2022-06-12T14:38:00Z">
                <w:rPr>
                  <w:rFonts w:ascii="Cambria Math" w:eastAsia="宋体" w:hAnsi="Cambria Math" w:cs="Times New Roman"/>
                  <w:kern w:val="0"/>
                  <w:sz w:val="24"/>
                  <w:szCs w:val="24"/>
                </w:rPr>
                <m:t>u</m:t>
              </w:del>
            </m:r>
          </m:sub>
        </m:sSub>
        <m:r>
          <w:ins w:id="3548"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3549" w:author="Zhang Li" w:date="2022-06-12T14:38:00Z">
            <w:rPr>
              <w:rFonts w:ascii="Cambria Math" w:eastAsia="宋体" w:hAnsi="Cambria Math" w:cs="Times New Roman"/>
              <w:kern w:val="0"/>
              <w:sz w:val="24"/>
              <w:szCs w:val="24"/>
            </w:rPr>
            <m:t>Nod</m:t>
          </w:del>
        </m:r>
        <m:sSub>
          <m:sSubPr>
            <m:ctrlPr>
              <w:del w:id="3550" w:author="Zhang Li" w:date="2022-06-12T14:38:00Z">
                <w:rPr>
                  <w:rFonts w:ascii="Cambria Math" w:eastAsia="宋体" w:hAnsi="Cambria Math" w:cs="Times New Roman"/>
                  <w:i/>
                  <w:kern w:val="0"/>
                  <w:sz w:val="24"/>
                  <w:szCs w:val="24"/>
                </w:rPr>
              </w:del>
            </m:ctrlPr>
          </m:sSubPr>
          <m:e>
            <m:r>
              <w:del w:id="3551" w:author="Zhang Li" w:date="2022-06-12T14:38:00Z">
                <w:rPr>
                  <w:rFonts w:ascii="Cambria Math" w:eastAsia="宋体" w:hAnsi="Cambria Math" w:cs="Times New Roman"/>
                  <w:kern w:val="0"/>
                  <w:sz w:val="24"/>
                  <w:szCs w:val="24"/>
                </w:rPr>
                <m:t>e</m:t>
              </w:del>
            </m:r>
          </m:e>
          <m:sub>
            <m:r>
              <w:del w:id="3552" w:author="Zhang Li" w:date="2022-06-12T14:38:00Z">
                <w:rPr>
                  <w:rFonts w:ascii="Cambria Math" w:eastAsia="宋体" w:hAnsi="Cambria Math" w:cs="Times New Roman"/>
                  <w:kern w:val="0"/>
                  <w:sz w:val="24"/>
                  <w:szCs w:val="24"/>
                </w:rPr>
                <m:t>v</m:t>
              </w:del>
            </m:r>
          </m:sub>
        </m:sSub>
        <m:r>
          <w:ins w:id="3553"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3554" w:author="Zhang Li" w:date="2022-06-12T14:38:00Z">
            <w:rPr>
              <w:rFonts w:ascii="Cambria Math" w:eastAsia="宋体" w:hAnsi="Cambria Math" w:cs="Times New Roman"/>
              <w:kern w:val="0"/>
              <w:sz w:val="24"/>
              <w:szCs w:val="24"/>
            </w:rPr>
            <m:t>v</m:t>
          </w:ins>
        </m:r>
        <m:r>
          <w:del w:id="3555" w:author="Zhang Li" w:date="2022-06-12T14:38:00Z">
            <w:rPr>
              <w:rFonts w:ascii="Cambria Math" w:eastAsia="宋体" w:hAnsi="Cambria Math" w:cs="Times New Roman"/>
              <w:kern w:val="0"/>
              <w:sz w:val="24"/>
              <w:szCs w:val="24"/>
            </w:rPr>
            <m:t>Nod</m:t>
          </w:del>
        </m:r>
        <m:sSub>
          <m:sSubPr>
            <m:ctrlPr>
              <w:del w:id="3556" w:author="Zhang Li" w:date="2022-06-12T14:38:00Z">
                <w:rPr>
                  <w:rFonts w:ascii="Cambria Math" w:eastAsia="宋体" w:hAnsi="Cambria Math" w:cs="Times New Roman"/>
                  <w:i/>
                  <w:kern w:val="0"/>
                  <w:sz w:val="24"/>
                  <w:szCs w:val="24"/>
                </w:rPr>
              </w:del>
            </m:ctrlPr>
          </m:sSubPr>
          <m:e>
            <m:r>
              <w:del w:id="3557" w:author="Zhang Li" w:date="2022-06-12T14:38:00Z">
                <w:rPr>
                  <w:rFonts w:ascii="Cambria Math" w:eastAsia="宋体" w:hAnsi="Cambria Math" w:cs="Times New Roman"/>
                  <w:kern w:val="0"/>
                  <w:sz w:val="24"/>
                  <w:szCs w:val="24"/>
                </w:rPr>
                <m:t>e</m:t>
              </w:del>
            </m:r>
          </m:e>
          <m:sub>
            <m:r>
              <w:del w:id="3558"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3559" w:author="ThinkPad" w:date="2022-06-17T18:44:00Z">
        <w:r w:rsidR="00F96F42">
          <w:rPr>
            <w:rFonts w:ascii="Times New Roman" w:eastAsia="宋体" w:hAnsi="Times New Roman" w:cs="Times New Roman"/>
            <w:kern w:val="0"/>
            <w:sz w:val="24"/>
            <w:szCs w:val="24"/>
          </w:rPr>
          <w:t xml:space="preserve">ssfully </w:t>
        </w:r>
      </w:ins>
      <w:del w:id="3560"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3561" w:author="ThinkPad" w:date="2022-06-17T18:44:00Z">
        <w:r w:rsidDel="00F96F42">
          <w:rPr>
            <w:rFonts w:ascii="Times New Roman" w:eastAsia="宋体" w:hAnsi="Times New Roman" w:cs="Times New Roman"/>
            <w:kern w:val="0"/>
            <w:sz w:val="24"/>
            <w:szCs w:val="24"/>
          </w:rPr>
          <w:delText>ing</w:delText>
        </w:r>
      </w:del>
      <w:ins w:id="3562"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3563" w:author="Zhang Li" w:date="2022-06-12T14:38:00Z">
            <w:rPr>
              <w:rFonts w:ascii="Cambria Math" w:eastAsia="宋体" w:hAnsi="Cambria Math" w:cs="Times New Roman"/>
              <w:kern w:val="0"/>
              <w:sz w:val="24"/>
              <w:szCs w:val="24"/>
            </w:rPr>
            <m:t>Nod</m:t>
          </w:del>
        </m:r>
        <m:sSub>
          <m:sSubPr>
            <m:ctrlPr>
              <w:del w:id="3564" w:author="Zhang Li" w:date="2022-06-12T14:38:00Z">
                <w:rPr>
                  <w:rFonts w:ascii="Cambria Math" w:eastAsia="宋体" w:hAnsi="Cambria Math" w:cs="Times New Roman"/>
                  <w:i/>
                  <w:kern w:val="0"/>
                  <w:sz w:val="24"/>
                  <w:szCs w:val="24"/>
                </w:rPr>
              </w:del>
            </m:ctrlPr>
          </m:sSubPr>
          <m:e>
            <m:r>
              <w:del w:id="3565" w:author="Zhang Li" w:date="2022-06-12T14:38:00Z">
                <w:rPr>
                  <w:rFonts w:ascii="Cambria Math" w:eastAsia="宋体" w:hAnsi="Cambria Math" w:cs="Times New Roman"/>
                  <w:kern w:val="0"/>
                  <w:sz w:val="24"/>
                  <w:szCs w:val="24"/>
                </w:rPr>
                <m:t>e</m:t>
              </w:del>
            </m:r>
          </m:e>
          <m:sub>
            <m:r>
              <w:del w:id="3566" w:author="Zhang Li" w:date="2022-06-12T14:38:00Z">
                <w:rPr>
                  <w:rFonts w:ascii="Cambria Math" w:eastAsia="宋体" w:hAnsi="Cambria Math" w:cs="Times New Roman"/>
                  <w:kern w:val="0"/>
                  <w:sz w:val="24"/>
                  <w:szCs w:val="24"/>
                </w:rPr>
                <m:t>u</m:t>
              </w:del>
            </m:r>
          </m:sub>
        </m:sSub>
        <m:r>
          <w:ins w:id="3567"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3568"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3569"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3570" w:author="ThinkPad" w:date="2022-06-17T18:45:00Z">
              <w:rPr>
                <w:rFonts w:ascii="Times New Roman" w:eastAsia="宋体" w:hAnsi="Times New Roman" w:cs="Times New Roman" w:hint="eastAsia"/>
                <w:kern w:val="0"/>
                <w:sz w:val="24"/>
                <w:szCs w:val="24"/>
              </w:rPr>
            </w:rPrChange>
          </w:rPr>
          <w:t>前面给出的</w:t>
        </w:r>
      </w:ins>
      <w:ins w:id="3571" w:author="ThinkPad" w:date="2022-06-17T18:45:00Z">
        <w:r w:rsidR="00F96F42" w:rsidRPr="00F96F42">
          <w:rPr>
            <w:rFonts w:ascii="Times New Roman" w:eastAsia="宋体" w:hAnsi="Times New Roman" w:cs="Times New Roman" w:hint="eastAsia"/>
            <w:kern w:val="0"/>
            <w:sz w:val="24"/>
            <w:szCs w:val="24"/>
            <w:highlight w:val="yellow"/>
            <w:rPrChange w:id="3572"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3573" w:author="ThinkPad" w:date="2022-06-17T18:45:00Z">
              <w:rPr>
                <w:rFonts w:ascii="Times New Roman" w:eastAsia="宋体" w:hAnsi="Times New Roman" w:cs="Times New Roman"/>
                <w:kern w:val="0"/>
                <w:sz w:val="24"/>
                <w:szCs w:val="24"/>
              </w:rPr>
            </w:rPrChange>
          </w:rPr>
          <w:t>block interruption probability</w:t>
        </w:r>
      </w:ins>
      <w:ins w:id="3574"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3575" w:author="ThinkPad" w:date="2022-06-17T18:44:00Z">
        <w:r w:rsidR="00F96F42" w:rsidRPr="00F96F42">
          <w:rPr>
            <w:rFonts w:ascii="Times New Roman" w:eastAsia="宋体" w:hAnsi="Times New Roman" w:cs="Times New Roman"/>
            <w:kern w:val="0"/>
            <w:sz w:val="24"/>
            <w:szCs w:val="24"/>
            <w:highlight w:val="yellow"/>
            <w:rPrChange w:id="3576"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3577"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3578"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3579"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3580"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3581" w:author="ThinkPad" w:date="2022-06-17T18:45:00Z">
        <w:r w:rsidR="005A2F6E">
          <w:rPr>
            <w:rFonts w:ascii="Times New Roman" w:eastAsia="宋体" w:hAnsi="Times New Roman" w:cs="Times New Roman"/>
            <w:kern w:val="0"/>
            <w:sz w:val="24"/>
            <w:szCs w:val="24"/>
          </w:rPr>
          <w:t xml:space="preserve">historical </w:t>
        </w:r>
      </w:ins>
      <w:del w:id="3582"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3583"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3584"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3585"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3586"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3587"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3588"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3589"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3590" w:author="ThinkPad" w:date="2022-06-17T18:50:00Z">
        <w:r w:rsidDel="006D0C65">
          <w:rPr>
            <w:rFonts w:ascii="Times New Roman" w:eastAsia="宋体" w:hAnsi="Times New Roman" w:cs="Times New Roman"/>
            <w:kern w:val="0"/>
            <w:sz w:val="24"/>
            <w:szCs w:val="24"/>
          </w:rPr>
          <w:delText>transmission</w:delText>
        </w:r>
      </w:del>
      <w:ins w:id="3591" w:author="ThinkPad" w:date="2022-06-17T18:50:00Z">
        <w:r w:rsidR="006D0C65">
          <w:rPr>
            <w:rFonts w:ascii="Times New Roman" w:eastAsia="宋体" w:hAnsi="Times New Roman" w:cs="Times New Roman"/>
            <w:kern w:val="0"/>
            <w:sz w:val="24"/>
            <w:szCs w:val="24"/>
          </w:rPr>
          <w:t>retri</w:t>
        </w:r>
      </w:ins>
      <w:ins w:id="3592" w:author="ThinkPad" w:date="2022-06-17T18:51:00Z">
        <w:r w:rsidR="006D0C65">
          <w:rPr>
            <w:rFonts w:ascii="Times New Roman" w:eastAsia="宋体" w:hAnsi="Times New Roman" w:cs="Times New Roman"/>
            <w:kern w:val="0"/>
            <w:sz w:val="24"/>
            <w:szCs w:val="24"/>
          </w:rPr>
          <w:t>e</w:t>
        </w:r>
      </w:ins>
      <w:ins w:id="3593" w:author="ThinkPad" w:date="2022-06-17T18:50:00Z">
        <w:r w:rsidR="006D0C65">
          <w:rPr>
            <w:rFonts w:ascii="Times New Roman" w:eastAsia="宋体" w:hAnsi="Times New Roman" w:cs="Times New Roman"/>
            <w:kern w:val="0"/>
            <w:sz w:val="24"/>
            <w:szCs w:val="24"/>
          </w:rPr>
          <w:t>v</w:t>
        </w:r>
      </w:ins>
      <w:ins w:id="3594" w:author="ThinkPad" w:date="2022-06-17T18:51:00Z">
        <w:r w:rsidR="006D0C65">
          <w:rPr>
            <w:rFonts w:ascii="Times New Roman" w:eastAsia="宋体" w:hAnsi="Times New Roman" w:cs="Times New Roman"/>
            <w:kern w:val="0"/>
            <w:sz w:val="24"/>
            <w:szCs w:val="24"/>
          </w:rPr>
          <w:t>a</w:t>
        </w:r>
      </w:ins>
      <w:ins w:id="3595"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3596"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3597" w:author="ThinkPad" w:date="2022-06-17T18:55:00Z">
        <w:r w:rsidR="00CA5769" w:rsidDel="0091328B">
          <w:rPr>
            <w:rFonts w:ascii="Times New Roman" w:eastAsia="宋体" w:hAnsi="Times New Roman" w:cs="Times New Roman"/>
            <w:kern w:val="0"/>
            <w:sz w:val="24"/>
            <w:szCs w:val="24"/>
          </w:rPr>
          <w:delText>The mechanism</w:delText>
        </w:r>
      </w:del>
      <w:ins w:id="3598" w:author="ThinkPad" w:date="2022-06-17T18:55:00Z">
        <w:r w:rsidR="0091328B">
          <w:rPr>
            <w:rFonts w:ascii="Times New Roman" w:eastAsia="宋体" w:hAnsi="Times New Roman" w:cs="Times New Roman"/>
            <w:kern w:val="0"/>
            <w:sz w:val="24"/>
            <w:szCs w:val="24"/>
          </w:rPr>
          <w:t xml:space="preserve">The load </w:t>
        </w:r>
      </w:ins>
      <w:ins w:id="3599" w:author="ThinkPad" w:date="2022-06-17T18:57:00Z">
        <w:r w:rsidR="000035CF">
          <w:rPr>
            <w:rFonts w:ascii="Times New Roman" w:eastAsia="宋体" w:hAnsi="Times New Roman" w:cs="Times New Roman"/>
            <w:kern w:val="0"/>
            <w:sz w:val="24"/>
            <w:szCs w:val="24"/>
          </w:rPr>
          <w:t>balancing strategy</w:t>
        </w:r>
      </w:ins>
      <w:ins w:id="3600" w:author="ThinkPad" w:date="2022-06-17T18:55:00Z">
        <w:r w:rsidR="0091328B">
          <w:rPr>
            <w:rFonts w:ascii="Times New Roman" w:eastAsia="宋体" w:hAnsi="Times New Roman" w:cs="Times New Roman"/>
            <w:kern w:val="0"/>
            <w:sz w:val="24"/>
            <w:szCs w:val="24"/>
          </w:rPr>
          <w:t xml:space="preserve"> </w:t>
        </w:r>
      </w:ins>
      <w:ins w:id="3601" w:author="ThinkPad" w:date="2022-06-17T18:57:00Z">
        <w:r w:rsidR="000035CF">
          <w:rPr>
            <w:rFonts w:ascii="Times New Roman" w:eastAsia="宋体" w:hAnsi="Times New Roman" w:cs="Times New Roman"/>
            <w:kern w:val="0"/>
            <w:sz w:val="24"/>
            <w:szCs w:val="24"/>
          </w:rPr>
          <w:t xml:space="preserve">used </w:t>
        </w:r>
      </w:ins>
      <w:ins w:id="3602"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3603"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3604" w:author="ThinkPad" w:date="2022-06-17T18:55:00Z">
        <w:r w:rsidR="0091328B">
          <w:rPr>
            <w:rFonts w:ascii="Times New Roman" w:eastAsia="宋体" w:hAnsi="Times New Roman" w:cs="Times New Roman"/>
            <w:kern w:val="0"/>
            <w:sz w:val="24"/>
            <w:szCs w:val="24"/>
          </w:rPr>
          <w:t xml:space="preserve">failure </w:t>
        </w:r>
      </w:ins>
      <w:del w:id="3605"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3606" w:author="ThinkPad" w:date="2022-06-17T18:55:00Z">
        <w:r w:rsidR="00CA5769" w:rsidDel="0091328B">
          <w:rPr>
            <w:rFonts w:ascii="Times New Roman" w:eastAsia="宋体" w:hAnsi="Times New Roman" w:cs="Times New Roman"/>
            <w:kern w:val="0"/>
            <w:sz w:val="24"/>
            <w:szCs w:val="24"/>
          </w:rPr>
          <w:delText xml:space="preserve">consuming </w:delText>
        </w:r>
      </w:del>
      <w:ins w:id="3607" w:author="ThinkPad" w:date="2022-06-17T18:55:00Z">
        <w:r w:rsidR="0091328B">
          <w:rPr>
            <w:rFonts w:ascii="Times New Roman" w:eastAsia="宋体" w:hAnsi="Times New Roman" w:cs="Times New Roman"/>
            <w:kern w:val="0"/>
            <w:sz w:val="24"/>
            <w:szCs w:val="24"/>
          </w:rPr>
          <w:t xml:space="preserve">large </w:t>
        </w:r>
      </w:ins>
      <w:del w:id="3608" w:author="ThinkPad" w:date="2022-06-17T18:55:00Z">
        <w:r w:rsidR="00CA5769" w:rsidDel="0091328B">
          <w:rPr>
            <w:rFonts w:ascii="Times New Roman" w:eastAsia="宋体" w:hAnsi="Times New Roman" w:cs="Times New Roman"/>
            <w:kern w:val="0"/>
            <w:sz w:val="24"/>
            <w:szCs w:val="24"/>
          </w:rPr>
          <w:delText xml:space="preserve">large </w:delText>
        </w:r>
      </w:del>
      <w:ins w:id="3609" w:author="ThinkPad" w:date="2022-06-17T18:55:00Z">
        <w:r w:rsidR="0091328B">
          <w:rPr>
            <w:rFonts w:ascii="Times New Roman" w:eastAsia="宋体" w:hAnsi="Times New Roman" w:cs="Times New Roman"/>
            <w:kern w:val="0"/>
            <w:sz w:val="24"/>
            <w:szCs w:val="24"/>
          </w:rPr>
          <w:t xml:space="preserve">energy consumption </w:t>
        </w:r>
      </w:ins>
      <w:del w:id="3610" w:author="ThinkPad" w:date="2022-06-17T18:55:00Z">
        <w:r w:rsidR="00CA5769" w:rsidDel="0091328B">
          <w:rPr>
            <w:rFonts w:ascii="Times New Roman" w:eastAsia="宋体" w:hAnsi="Times New Roman" w:cs="Times New Roman"/>
            <w:kern w:val="0"/>
            <w:sz w:val="24"/>
            <w:szCs w:val="24"/>
          </w:rPr>
          <w:delText>power on</w:delText>
        </w:r>
      </w:del>
      <w:ins w:id="3611"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3612" w:author="ThinkPad" w:date="2022-06-17T18:53:00Z">
        <w:r w:rsidR="00CA5769" w:rsidDel="0091328B">
          <w:rPr>
            <w:rFonts w:ascii="Times New Roman" w:eastAsia="宋体" w:hAnsi="Times New Roman" w:cs="Times New Roman"/>
            <w:kern w:val="0"/>
            <w:sz w:val="24"/>
            <w:szCs w:val="24"/>
          </w:rPr>
          <w:delText xml:space="preserve">receive </w:delText>
        </w:r>
      </w:del>
      <w:ins w:id="3613"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3614"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3615"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3616" w:author="ThinkPad" w:date="2022-06-17T18:54:00Z">
        <w:r w:rsidR="00CA5769" w:rsidDel="0091328B">
          <w:rPr>
            <w:rFonts w:ascii="Times New Roman" w:eastAsia="宋体" w:hAnsi="Times New Roman" w:cs="Times New Roman"/>
            <w:kern w:val="0"/>
            <w:sz w:val="24"/>
            <w:szCs w:val="24"/>
          </w:rPr>
          <w:delText xml:space="preserve">reality </w:delText>
        </w:r>
      </w:del>
      <w:ins w:id="3617"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3618"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3619"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3620" w:author="ThinkPad" w:date="2022-06-18T09:03:00Z">
        <w:r w:rsidDel="009C56B7">
          <w:rPr>
            <w:rFonts w:ascii="Times New Roman" w:eastAsia="宋体" w:hAnsi="Times New Roman" w:cs="Times New Roman"/>
            <w:kern w:val="0"/>
            <w:sz w:val="24"/>
            <w:szCs w:val="24"/>
          </w:rPr>
          <w:delText xml:space="preserve">procedure </w:delText>
        </w:r>
      </w:del>
      <w:ins w:id="3621"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3622"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3623"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3624"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3625" w:author="ThinkPad" w:date="2022-06-17T18:58:00Z">
        <w:r w:rsidDel="00CB6177">
          <w:rPr>
            <w:rFonts w:ascii="Times New Roman" w:eastAsia="宋体" w:hAnsi="Times New Roman" w:cs="Times New Roman"/>
            <w:kern w:val="0"/>
            <w:sz w:val="24"/>
            <w:szCs w:val="24"/>
          </w:rPr>
          <w:delText xml:space="preserve">before </w:delText>
        </w:r>
      </w:del>
      <w:ins w:id="3626"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3627"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3628" w:author="ThinkPad" w:date="2022-06-17T18:59:00Z">
        <w:r w:rsidR="00431AB3">
          <w:rPr>
            <w:rFonts w:ascii="Times New Roman" w:eastAsia="宋体" w:hAnsi="Times New Roman" w:cs="Times New Roman"/>
            <w:kern w:val="0"/>
            <w:sz w:val="24"/>
            <w:szCs w:val="24"/>
          </w:rPr>
          <w:t xml:space="preserve">In this case, </w:t>
        </w:r>
      </w:ins>
      <w:del w:id="3629" w:author="ThinkPad" w:date="2022-06-17T18:59:00Z">
        <w:r w:rsidDel="00431AB3">
          <w:rPr>
            <w:rFonts w:ascii="Times New Roman" w:eastAsia="宋体" w:hAnsi="Times New Roman" w:cs="Times New Roman"/>
            <w:kern w:val="0"/>
            <w:sz w:val="24"/>
            <w:szCs w:val="24"/>
          </w:rPr>
          <w:delText xml:space="preserve">This </w:delText>
        </w:r>
      </w:del>
      <w:ins w:id="3630"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3631" w:author="ThinkPad" w:date="2022-06-17T18:59:00Z">
        <w:r w:rsidDel="00431AB3">
          <w:rPr>
            <w:rFonts w:ascii="Times New Roman" w:eastAsia="宋体" w:hAnsi="Times New Roman" w:cs="Times New Roman"/>
            <w:kern w:val="0"/>
            <w:sz w:val="24"/>
            <w:szCs w:val="24"/>
          </w:rPr>
          <w:delText xml:space="preserve">processing </w:delText>
        </w:r>
      </w:del>
      <w:ins w:id="3632"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3633" w:author="ThinkPad" w:date="2022-06-17T19:19:00Z">
            <w:rPr>
              <w:rFonts w:ascii="Times New Roman" w:eastAsia="宋体" w:hAnsi="Times New Roman" w:cs="Times New Roman"/>
              <w:kern w:val="0"/>
              <w:sz w:val="24"/>
              <w:szCs w:val="24"/>
            </w:rPr>
          </w:rPrChange>
        </w:rPr>
        <w:t>from its neighbor</w:t>
      </w:r>
      <w:del w:id="3634" w:author="ThinkPad" w:date="2022-06-17T18:59:00Z">
        <w:r w:rsidRPr="000208D6" w:rsidDel="00431AB3">
          <w:rPr>
            <w:rFonts w:ascii="Times New Roman" w:eastAsia="宋体" w:hAnsi="Times New Roman" w:cs="Times New Roman"/>
            <w:kern w:val="0"/>
            <w:sz w:val="24"/>
            <w:szCs w:val="24"/>
            <w:highlight w:val="yellow"/>
            <w:rPrChange w:id="3635" w:author="ThinkPad" w:date="2022-06-17T19:19:00Z">
              <w:rPr>
                <w:rFonts w:ascii="Times New Roman" w:eastAsia="宋体" w:hAnsi="Times New Roman" w:cs="Times New Roman"/>
                <w:kern w:val="0"/>
                <w:sz w:val="24"/>
                <w:szCs w:val="24"/>
              </w:rPr>
            </w:rPrChange>
          </w:rPr>
          <w:delText>s that have</w:delText>
        </w:r>
      </w:del>
      <w:ins w:id="3636" w:author="ThinkPad" w:date="2022-06-17T18:59:00Z">
        <w:r w:rsidR="00431AB3" w:rsidRPr="000208D6">
          <w:rPr>
            <w:rFonts w:ascii="Times New Roman" w:eastAsia="宋体" w:hAnsi="Times New Roman" w:cs="Times New Roman"/>
            <w:kern w:val="0"/>
            <w:sz w:val="24"/>
            <w:szCs w:val="24"/>
            <w:highlight w:val="yellow"/>
            <w:rPrChange w:id="3637"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3638" w:author="ThinkPad" w:date="2022-06-17T19:19:00Z">
            <w:rPr>
              <w:rFonts w:ascii="Times New Roman" w:eastAsia="宋体" w:hAnsi="Times New Roman" w:cs="Times New Roman"/>
              <w:kern w:val="0"/>
              <w:sz w:val="24"/>
              <w:szCs w:val="24"/>
            </w:rPr>
          </w:rPrChange>
        </w:rPr>
        <w:t xml:space="preserve"> high stability and </w:t>
      </w:r>
      <w:del w:id="3639" w:author="ThinkPad" w:date="2022-06-17T19:00:00Z">
        <w:r w:rsidRPr="000208D6" w:rsidDel="00431AB3">
          <w:rPr>
            <w:rFonts w:ascii="Times New Roman" w:eastAsia="宋体" w:hAnsi="Times New Roman" w:cs="Times New Roman"/>
            <w:kern w:val="0"/>
            <w:sz w:val="24"/>
            <w:szCs w:val="24"/>
            <w:highlight w:val="yellow"/>
            <w:rPrChange w:id="3640" w:author="ThinkPad" w:date="2022-06-17T19:19:00Z">
              <w:rPr>
                <w:rFonts w:ascii="Times New Roman" w:eastAsia="宋体" w:hAnsi="Times New Roman" w:cs="Times New Roman"/>
                <w:kern w:val="0"/>
                <w:sz w:val="24"/>
                <w:szCs w:val="24"/>
              </w:rPr>
            </w:rPrChange>
          </w:rPr>
          <w:delText>short distance</w:delText>
        </w:r>
      </w:del>
      <w:ins w:id="3641" w:author="ThinkPad" w:date="2022-06-17T19:00:00Z">
        <w:r w:rsidR="00431AB3" w:rsidRPr="000208D6">
          <w:rPr>
            <w:rFonts w:ascii="Times New Roman" w:eastAsia="宋体" w:hAnsi="Times New Roman" w:cs="Times New Roman"/>
            <w:kern w:val="0"/>
            <w:sz w:val="24"/>
            <w:szCs w:val="24"/>
            <w:highlight w:val="yellow"/>
            <w:rPrChange w:id="3642" w:author="ThinkPad" w:date="2022-06-17T19:19:00Z">
              <w:rPr>
                <w:rFonts w:ascii="Times New Roman" w:eastAsia="宋体" w:hAnsi="Times New Roman" w:cs="Times New Roman"/>
                <w:kern w:val="0"/>
                <w:sz w:val="24"/>
                <w:szCs w:val="24"/>
              </w:rPr>
            </w:rPrChange>
          </w:rPr>
          <w:t>good link quality</w:t>
        </w:r>
      </w:ins>
      <w:ins w:id="3643"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3644"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645" w:author="ThinkPad" w:date="2022-06-17T19:20:00Z">
              <w:rPr>
                <w:rFonts w:ascii="Times New Roman" w:eastAsia="宋体" w:hAnsi="Times New Roman" w:cs="Times New Roman"/>
                <w:kern w:val="0"/>
                <w:sz w:val="24"/>
                <w:szCs w:val="24"/>
              </w:rPr>
            </w:rPrChange>
          </w:rPr>
          <w:t>[</w:t>
        </w:r>
      </w:ins>
      <w:ins w:id="3646" w:author="ThinkPad" w:date="2022-06-18T08:57:00Z">
        <w:r w:rsidR="000C1D2D">
          <w:rPr>
            <w:rFonts w:ascii="Times New Roman" w:eastAsia="宋体" w:hAnsi="Times New Roman" w:cs="Times New Roman" w:hint="eastAsia"/>
            <w:kern w:val="0"/>
            <w:sz w:val="24"/>
            <w:szCs w:val="24"/>
            <w:highlight w:val="yellow"/>
          </w:rPr>
          <w:t>逻辑有点问题，因为</w:t>
        </w:r>
      </w:ins>
      <w:ins w:id="3647" w:author="ThinkPad" w:date="2022-06-17T19:20:00Z">
        <w:r w:rsidR="000208D6" w:rsidRPr="000208D6">
          <w:rPr>
            <w:rFonts w:ascii="Times New Roman" w:eastAsia="宋体" w:hAnsi="Times New Roman" w:cs="Times New Roman" w:hint="eastAsia"/>
            <w:kern w:val="0"/>
            <w:sz w:val="24"/>
            <w:szCs w:val="24"/>
            <w:highlight w:val="yellow"/>
            <w:rPrChange w:id="3648"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649"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650" w:author="ThinkPad" w:date="2022-06-17T19:20:00Z">
              <w:rPr>
                <w:rFonts w:ascii="Times New Roman" w:eastAsia="宋体" w:hAnsi="Times New Roman" w:cs="Times New Roman" w:hint="eastAsia"/>
                <w:kern w:val="0"/>
                <w:sz w:val="24"/>
                <w:szCs w:val="24"/>
              </w:rPr>
            </w:rPrChange>
          </w:rPr>
          <w:t>，</w:t>
        </w:r>
      </w:ins>
      <w:ins w:id="3651"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652" w:author="ThinkPad" w:date="2022-06-18T08:59:00Z">
        <w:r w:rsidR="004B3780">
          <w:rPr>
            <w:rFonts w:ascii="Times New Roman" w:eastAsia="宋体" w:hAnsi="Times New Roman" w:cs="Times New Roman" w:hint="eastAsia"/>
            <w:kern w:val="0"/>
            <w:sz w:val="24"/>
            <w:szCs w:val="24"/>
            <w:highlight w:val="yellow"/>
          </w:rPr>
          <w:t>；一个</w:t>
        </w:r>
      </w:ins>
      <w:ins w:id="3653" w:author="ThinkPad" w:date="2022-06-18T09:01:00Z">
        <w:r w:rsidR="004B3780">
          <w:rPr>
            <w:rFonts w:ascii="Times New Roman" w:eastAsia="宋体" w:hAnsi="Times New Roman" w:cs="Times New Roman" w:hint="eastAsia"/>
            <w:kern w:val="0"/>
            <w:sz w:val="24"/>
            <w:szCs w:val="24"/>
            <w:highlight w:val="yellow"/>
          </w:rPr>
          <w:t>解决</w:t>
        </w:r>
      </w:ins>
      <w:ins w:id="3654" w:author="ThinkPad" w:date="2022-06-18T08:59:00Z">
        <w:r w:rsidR="004B3780">
          <w:rPr>
            <w:rFonts w:ascii="Times New Roman" w:eastAsia="宋体" w:hAnsi="Times New Roman" w:cs="Times New Roman" w:hint="eastAsia"/>
            <w:kern w:val="0"/>
            <w:sz w:val="24"/>
            <w:szCs w:val="24"/>
            <w:highlight w:val="yellow"/>
          </w:rPr>
          <w:t>办法是，</w:t>
        </w:r>
      </w:ins>
      <w:ins w:id="3655" w:author="ThinkPad" w:date="2022-06-18T09:00:00Z">
        <w:r w:rsidR="004B3780">
          <w:rPr>
            <w:rFonts w:ascii="Times New Roman" w:eastAsia="宋体" w:hAnsi="Times New Roman" w:cs="Times New Roman" w:hint="eastAsia"/>
            <w:kern w:val="0"/>
            <w:sz w:val="24"/>
            <w:szCs w:val="24"/>
            <w:highlight w:val="yellow"/>
          </w:rPr>
          <w:t>从多个</w:t>
        </w:r>
      </w:ins>
      <w:ins w:id="3656" w:author="ThinkPad" w:date="2022-06-18T09:01:00Z">
        <w:r w:rsidR="004B3780">
          <w:rPr>
            <w:rFonts w:ascii="Times New Roman" w:eastAsia="宋体" w:hAnsi="Times New Roman" w:cs="Times New Roman" w:hint="eastAsia"/>
            <w:kern w:val="0"/>
            <w:sz w:val="24"/>
            <w:szCs w:val="24"/>
            <w:highlight w:val="yellow"/>
          </w:rPr>
          <w:t>收到</w:t>
        </w:r>
      </w:ins>
      <w:ins w:id="3657" w:author="ThinkPad" w:date="2022-06-18T09:00:00Z">
        <w:r w:rsidR="004B3780">
          <w:rPr>
            <w:rFonts w:ascii="Times New Roman" w:eastAsia="宋体" w:hAnsi="Times New Roman" w:cs="Times New Roman"/>
            <w:kern w:val="0"/>
            <w:sz w:val="24"/>
            <w:szCs w:val="24"/>
          </w:rPr>
          <w:t>partial</w:t>
        </w:r>
      </w:ins>
      <w:ins w:id="3658" w:author="ThinkPad" w:date="2022-06-18T09:01:00Z">
        <w:r w:rsidR="004B3780">
          <w:rPr>
            <w:rFonts w:ascii="Times New Roman" w:eastAsia="宋体" w:hAnsi="Times New Roman" w:cs="Times New Roman"/>
            <w:kern w:val="0"/>
            <w:sz w:val="24"/>
            <w:szCs w:val="24"/>
          </w:rPr>
          <w:t>/</w:t>
        </w:r>
      </w:ins>
      <w:ins w:id="3659"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660" w:author="ThinkPad" w:date="2022-06-18T09:01:00Z">
        <w:r w:rsidR="004B3780">
          <w:rPr>
            <w:rFonts w:ascii="Times New Roman" w:eastAsia="宋体" w:hAnsi="Times New Roman" w:cs="Times New Roman" w:hint="eastAsia"/>
            <w:kern w:val="0"/>
            <w:sz w:val="24"/>
            <w:szCs w:val="24"/>
          </w:rPr>
          <w:t>自己链路</w:t>
        </w:r>
      </w:ins>
      <w:ins w:id="3661" w:author="ThinkPad" w:date="2022-06-18T09:00:00Z">
        <w:r w:rsidR="004B3780">
          <w:rPr>
            <w:rFonts w:ascii="Times New Roman" w:eastAsia="宋体" w:hAnsi="Times New Roman" w:cs="Times New Roman" w:hint="eastAsia"/>
            <w:kern w:val="0"/>
            <w:sz w:val="24"/>
            <w:szCs w:val="24"/>
          </w:rPr>
          <w:t>质量最好的</w:t>
        </w:r>
      </w:ins>
      <w:ins w:id="3662" w:author="ThinkPad" w:date="2022-06-17T19:19:00Z">
        <w:r w:rsidR="000208D6" w:rsidRPr="000208D6">
          <w:rPr>
            <w:rFonts w:ascii="Times New Roman" w:eastAsia="宋体" w:hAnsi="Times New Roman" w:cs="Times New Roman"/>
            <w:kern w:val="0"/>
            <w:sz w:val="24"/>
            <w:szCs w:val="24"/>
            <w:highlight w:val="yellow"/>
            <w:rPrChange w:id="3663"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664" w:author="ThinkPad" w:date="2022-06-17T19:00:00Z">
        <w:r w:rsidDel="00431AB3">
          <w:rPr>
            <w:rFonts w:ascii="Times New Roman" w:eastAsia="宋体" w:hAnsi="Times New Roman" w:cs="Times New Roman"/>
            <w:kern w:val="0"/>
            <w:sz w:val="24"/>
            <w:szCs w:val="24"/>
          </w:rPr>
          <w:delText xml:space="preserve">the </w:delText>
        </w:r>
      </w:del>
      <w:ins w:id="3665"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666"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667"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668"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669"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670" w:author="ThinkPad" w:date="2022-06-17T19:21:00Z">
        <w:r w:rsidDel="000208D6">
          <w:rPr>
            <w:rFonts w:ascii="Times New Roman" w:eastAsia="宋体" w:hAnsi="Times New Roman" w:cs="Times New Roman" w:hint="eastAsia"/>
            <w:kern w:val="0"/>
            <w:sz w:val="24"/>
            <w:szCs w:val="24"/>
          </w:rPr>
          <w:delText>The</w:delText>
        </w:r>
      </w:del>
      <w:ins w:id="3671"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672"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673"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674" w:author="ThinkPad" w:date="2022-06-17T19:21:00Z">
        <w:r w:rsidDel="000208D6">
          <w:rPr>
            <w:rFonts w:ascii="Times New Roman" w:eastAsia="宋体" w:hAnsi="Times New Roman" w:cs="Times New Roman"/>
            <w:kern w:val="0"/>
            <w:sz w:val="24"/>
            <w:szCs w:val="24"/>
          </w:rPr>
          <w:delText xml:space="preserve">are </w:delText>
        </w:r>
      </w:del>
      <w:ins w:id="3675" w:author="ThinkPad" w:date="2022-06-17T19:21:00Z">
        <w:r w:rsidR="000208D6">
          <w:rPr>
            <w:rFonts w:ascii="Times New Roman" w:eastAsia="宋体" w:hAnsi="Times New Roman" w:cs="Times New Roman"/>
            <w:kern w:val="0"/>
            <w:sz w:val="24"/>
            <w:szCs w:val="24"/>
          </w:rPr>
          <w:t xml:space="preserve">will be </w:t>
        </w:r>
      </w:ins>
      <w:del w:id="3676" w:author="ThinkPad" w:date="2022-06-17T19:21:00Z">
        <w:r w:rsidDel="000208D6">
          <w:rPr>
            <w:rFonts w:ascii="Times New Roman" w:eastAsia="宋体" w:hAnsi="Times New Roman" w:cs="Times New Roman"/>
            <w:kern w:val="0"/>
            <w:sz w:val="24"/>
            <w:szCs w:val="24"/>
          </w:rPr>
          <w:delText xml:space="preserve">added </w:delText>
        </w:r>
      </w:del>
      <w:ins w:id="3677"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678"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679"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680"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681"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682"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683" w:author="ThinkPad" w:date="2022-06-17T19:23:00Z">
        <w:r w:rsidRPr="000208D6" w:rsidDel="000208D6">
          <w:rPr>
            <w:rFonts w:ascii="Times New Roman" w:eastAsia="宋体" w:hAnsi="Times New Roman" w:cs="Times New Roman"/>
            <w:kern w:val="0"/>
            <w:sz w:val="24"/>
            <w:szCs w:val="24"/>
            <w:highlight w:val="yellow"/>
            <w:rPrChange w:id="3684" w:author="ThinkPad" w:date="2022-06-17T19:23:00Z">
              <w:rPr>
                <w:rFonts w:ascii="Times New Roman" w:eastAsia="宋体" w:hAnsi="Times New Roman" w:cs="Times New Roman"/>
                <w:kern w:val="0"/>
                <w:sz w:val="24"/>
                <w:szCs w:val="24"/>
              </w:rPr>
            </w:rPrChange>
          </w:rPr>
          <w:delText xml:space="preserve">because </w:delText>
        </w:r>
      </w:del>
      <w:ins w:id="3685" w:author="ThinkPad" w:date="2022-06-21T10:36:00Z">
        <w:r w:rsidR="00F85284">
          <w:rPr>
            <w:rFonts w:ascii="Times New Roman" w:eastAsia="宋体" w:hAnsi="Times New Roman" w:cs="Times New Roman"/>
            <w:kern w:val="0"/>
            <w:sz w:val="24"/>
            <w:szCs w:val="24"/>
            <w:highlight w:val="yellow"/>
          </w:rPr>
          <w:t>provided that</w:t>
        </w:r>
      </w:ins>
      <w:ins w:id="3686" w:author="ThinkPad" w:date="2022-06-17T19:23:00Z">
        <w:r w:rsidR="000208D6" w:rsidRPr="000208D6">
          <w:rPr>
            <w:rFonts w:ascii="Times New Roman" w:eastAsia="宋体" w:hAnsi="Times New Roman" w:cs="Times New Roman"/>
            <w:kern w:val="0"/>
            <w:sz w:val="24"/>
            <w:szCs w:val="24"/>
            <w:highlight w:val="yellow"/>
            <w:rPrChange w:id="3687"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688" w:author="ThinkPad" w:date="2022-06-17T19:23:00Z">
            <w:rPr>
              <w:rFonts w:ascii="Times New Roman" w:eastAsia="宋体" w:hAnsi="Times New Roman" w:cs="Times New Roman"/>
              <w:kern w:val="0"/>
              <w:sz w:val="24"/>
              <w:szCs w:val="24"/>
            </w:rPr>
          </w:rPrChange>
        </w:rPr>
        <w:t xml:space="preserve">the number of honest nodes </w:t>
      </w:r>
      <w:del w:id="3689" w:author="ThinkPad" w:date="2022-06-21T10:36:00Z">
        <w:r w:rsidRPr="000208D6" w:rsidDel="00F85284">
          <w:rPr>
            <w:rFonts w:ascii="Times New Roman" w:eastAsia="宋体" w:hAnsi="Times New Roman" w:cs="Times New Roman"/>
            <w:kern w:val="0"/>
            <w:sz w:val="24"/>
            <w:szCs w:val="24"/>
            <w:highlight w:val="yellow"/>
            <w:rPrChange w:id="3690"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691" w:author="ThinkPad" w:date="2022-06-17T19:23:00Z">
            <w:rPr>
              <w:rFonts w:ascii="Times New Roman" w:eastAsia="宋体" w:hAnsi="Times New Roman" w:cs="Times New Roman"/>
              <w:kern w:val="0"/>
              <w:sz w:val="24"/>
              <w:szCs w:val="24"/>
            </w:rPr>
          </w:rPrChange>
        </w:rPr>
        <w:t>meet</w:t>
      </w:r>
      <w:ins w:id="3692" w:author="ThinkPad" w:date="2022-06-21T10:36:00Z">
        <w:r w:rsidR="00F85284">
          <w:rPr>
            <w:rFonts w:ascii="Times New Roman" w:eastAsia="宋体" w:hAnsi="Times New Roman" w:cs="Times New Roman"/>
            <w:kern w:val="0"/>
            <w:sz w:val="24"/>
            <w:szCs w:val="24"/>
            <w:highlight w:val="yellow"/>
          </w:rPr>
          <w:t>s</w:t>
        </w:r>
      </w:ins>
      <w:del w:id="3693" w:author="ThinkPad" w:date="2022-06-17T19:23:00Z">
        <w:r w:rsidRPr="000208D6" w:rsidDel="000208D6">
          <w:rPr>
            <w:rFonts w:ascii="Times New Roman" w:eastAsia="宋体" w:hAnsi="Times New Roman" w:cs="Times New Roman"/>
            <w:kern w:val="0"/>
            <w:sz w:val="24"/>
            <w:szCs w:val="24"/>
            <w:highlight w:val="yellow"/>
            <w:rPrChange w:id="3694"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695"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696" w:author="ThinkPad" w:date="2022-06-17T19:23:00Z">
        <w:r w:rsidR="000208D6">
          <w:rPr>
            <w:rFonts w:ascii="Times New Roman" w:eastAsia="宋体" w:hAnsi="Times New Roman" w:cs="Times New Roman"/>
            <w:kern w:val="0"/>
            <w:sz w:val="24"/>
            <w:szCs w:val="24"/>
          </w:rPr>
          <w:t xml:space="preserve"> </w:t>
        </w:r>
      </w:ins>
      <w:del w:id="3697"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3698"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3699"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700" w:author="ThinkPad" w:date="2022-06-17T19:24:00Z">
        <w:r w:rsidRPr="00126100">
          <w:rPr>
            <w:rFonts w:ascii="Times New Roman" w:eastAsia="宋体" w:hAnsi="Times New Roman" w:cs="Times New Roman" w:hint="eastAsia"/>
            <w:kern w:val="0"/>
            <w:sz w:val="24"/>
            <w:szCs w:val="24"/>
            <w:highlight w:val="yellow"/>
            <w:rPrChange w:id="3701" w:author="ThinkPad" w:date="2022-06-17T19:26:00Z">
              <w:rPr>
                <w:rFonts w:ascii="Times New Roman" w:eastAsia="宋体" w:hAnsi="Times New Roman" w:cs="Times New Roman" w:hint="eastAsia"/>
                <w:kern w:val="0"/>
                <w:sz w:val="24"/>
                <w:szCs w:val="24"/>
              </w:rPr>
            </w:rPrChange>
          </w:rPr>
          <w:t>另外，如果</w:t>
        </w:r>
      </w:ins>
      <w:ins w:id="3702" w:author="ThinkPad" w:date="2022-06-17T19:25:00Z">
        <w:r w:rsidR="00126100" w:rsidRPr="00126100">
          <w:rPr>
            <w:rFonts w:ascii="Times New Roman" w:eastAsia="宋体" w:hAnsi="Times New Roman" w:cs="Times New Roman" w:hint="eastAsia"/>
            <w:kern w:val="0"/>
            <w:sz w:val="24"/>
            <w:szCs w:val="24"/>
            <w:highlight w:val="yellow"/>
            <w:rPrChange w:id="3703" w:author="ThinkPad" w:date="2022-06-17T19:26:00Z">
              <w:rPr>
                <w:rFonts w:ascii="Times New Roman" w:eastAsia="宋体" w:hAnsi="Times New Roman" w:cs="Times New Roman" w:hint="eastAsia"/>
                <w:kern w:val="0"/>
                <w:sz w:val="24"/>
                <w:szCs w:val="24"/>
              </w:rPr>
            </w:rPrChange>
          </w:rPr>
          <w:t>一个节点</w:t>
        </w:r>
      </w:ins>
      <w:ins w:id="3704" w:author="ThinkPad" w:date="2022-06-17T19:24:00Z">
        <w:r w:rsidRPr="00126100">
          <w:rPr>
            <w:rFonts w:ascii="Times New Roman" w:eastAsia="宋体" w:hAnsi="Times New Roman" w:cs="Times New Roman" w:hint="eastAsia"/>
            <w:kern w:val="0"/>
            <w:sz w:val="24"/>
            <w:szCs w:val="24"/>
            <w:highlight w:val="yellow"/>
            <w:rPrChange w:id="3705"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706" w:author="ThinkPad" w:date="2022-06-17T19:26:00Z">
              <w:rPr>
                <w:rFonts w:ascii="Times New Roman" w:eastAsia="宋体" w:hAnsi="Times New Roman" w:cs="Times New Roman"/>
                <w:kern w:val="0"/>
                <w:sz w:val="24"/>
                <w:szCs w:val="24"/>
              </w:rPr>
            </w:rPrChange>
          </w:rPr>
          <w:t>partial signature</w:t>
        </w:r>
      </w:ins>
      <w:ins w:id="3707" w:author="ThinkPad" w:date="2022-06-17T19:25:00Z">
        <w:r w:rsidRPr="00126100">
          <w:rPr>
            <w:rFonts w:ascii="Times New Roman" w:eastAsia="宋体" w:hAnsi="Times New Roman" w:cs="Times New Roman" w:hint="eastAsia"/>
            <w:kern w:val="0"/>
            <w:sz w:val="24"/>
            <w:szCs w:val="24"/>
            <w:highlight w:val="yellow"/>
            <w:rPrChange w:id="3708" w:author="ThinkPad" w:date="2022-06-17T19:26:00Z">
              <w:rPr>
                <w:rFonts w:ascii="Times New Roman" w:eastAsia="宋体" w:hAnsi="Times New Roman" w:cs="Times New Roman" w:hint="eastAsia"/>
                <w:kern w:val="0"/>
                <w:sz w:val="24"/>
                <w:szCs w:val="24"/>
              </w:rPr>
            </w:rPrChange>
          </w:rPr>
          <w:t>，但未收到</w:t>
        </w:r>
      </w:ins>
      <w:ins w:id="3709" w:author="ThinkPad" w:date="2022-06-17T19:24:00Z">
        <w:r w:rsidRPr="00126100">
          <w:rPr>
            <w:rFonts w:ascii="Times New Roman" w:eastAsia="宋体" w:hAnsi="Times New Roman" w:cs="Times New Roman"/>
            <w:kern w:val="0"/>
            <w:sz w:val="24"/>
            <w:szCs w:val="24"/>
            <w:highlight w:val="yellow"/>
            <w:rPrChange w:id="3710" w:author="ThinkPad" w:date="2022-06-17T19:26:00Z">
              <w:rPr>
                <w:rFonts w:ascii="Times New Roman" w:eastAsia="宋体" w:hAnsi="Times New Roman" w:cs="Times New Roman"/>
                <w:kern w:val="0"/>
                <w:sz w:val="24"/>
                <w:szCs w:val="24"/>
              </w:rPr>
            </w:rPrChange>
          </w:rPr>
          <w:t>full signature</w:t>
        </w:r>
      </w:ins>
      <w:ins w:id="3711" w:author="ThinkPad" w:date="2022-06-17T19:25:00Z">
        <w:r w:rsidRPr="00126100">
          <w:rPr>
            <w:rFonts w:ascii="Times New Roman" w:eastAsia="宋体" w:hAnsi="Times New Roman" w:cs="Times New Roman" w:hint="eastAsia"/>
            <w:kern w:val="0"/>
            <w:sz w:val="24"/>
            <w:szCs w:val="24"/>
            <w:highlight w:val="yellow"/>
            <w:rPrChange w:id="3712"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713"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714"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715" w:author="ThinkPad" w:date="2022-06-17T19:26:00Z">
              <w:rPr>
                <w:rFonts w:ascii="Times New Roman" w:eastAsia="宋体" w:hAnsi="Times New Roman" w:cs="Times New Roman"/>
                <w:kern w:val="0"/>
                <w:sz w:val="24"/>
                <w:szCs w:val="24"/>
              </w:rPr>
            </w:rPrChange>
          </w:rPr>
          <w:t>…</w:t>
        </w:r>
      </w:ins>
      <w:ins w:id="3716" w:author="ThinkPad" w:date="2022-06-17T19:26:00Z">
        <w:r w:rsidR="00126100">
          <w:rPr>
            <w:rFonts w:ascii="Times New Roman" w:eastAsia="宋体" w:hAnsi="Times New Roman" w:cs="Times New Roman" w:hint="eastAsia"/>
            <w:kern w:val="0"/>
            <w:sz w:val="24"/>
            <w:szCs w:val="24"/>
            <w:highlight w:val="yellow"/>
          </w:rPr>
          <w:t>【</w:t>
        </w:r>
      </w:ins>
      <w:ins w:id="3717" w:author="ThinkPad" w:date="2022-06-18T09:02:00Z">
        <w:r w:rsidR="00CF6013">
          <w:rPr>
            <w:rFonts w:ascii="Times New Roman" w:eastAsia="宋体" w:hAnsi="Times New Roman" w:cs="Times New Roman" w:hint="eastAsia"/>
            <w:kern w:val="0"/>
            <w:sz w:val="24"/>
            <w:szCs w:val="24"/>
            <w:highlight w:val="yellow"/>
          </w:rPr>
          <w:t>这也</w:t>
        </w:r>
      </w:ins>
      <w:ins w:id="3718" w:author="ThinkPad" w:date="2022-06-17T19:29:00Z">
        <w:r w:rsidR="005E04E3">
          <w:rPr>
            <w:rFonts w:ascii="Times New Roman" w:eastAsia="宋体" w:hAnsi="Times New Roman" w:cs="Times New Roman" w:hint="eastAsia"/>
            <w:kern w:val="0"/>
            <w:sz w:val="24"/>
            <w:szCs w:val="24"/>
            <w:highlight w:val="yellow"/>
          </w:rPr>
          <w:t>还</w:t>
        </w:r>
      </w:ins>
      <w:ins w:id="3719" w:author="ThinkPad" w:date="2022-06-17T19:26:00Z">
        <w:r w:rsidR="00126100">
          <w:rPr>
            <w:rFonts w:ascii="Times New Roman" w:eastAsia="宋体" w:hAnsi="Times New Roman" w:cs="Times New Roman" w:hint="eastAsia"/>
            <w:kern w:val="0"/>
            <w:sz w:val="24"/>
            <w:szCs w:val="24"/>
            <w:highlight w:val="yellow"/>
          </w:rPr>
          <w:t>有问题，</w:t>
        </w:r>
      </w:ins>
      <w:ins w:id="3720"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721" w:author="ThinkPad" w:date="2022-06-17T19:29:00Z">
              <w:rPr>
                <w:rFonts w:ascii="Times New Roman" w:eastAsia="黑体" w:hAnsi="Times New Roman" w:cs="Times New Roman"/>
                <w:sz w:val="32"/>
                <w:szCs w:val="32"/>
              </w:rPr>
            </w:rPrChange>
          </w:rPr>
          <w:t>)</w:t>
        </w:r>
      </w:ins>
      <w:ins w:id="3722" w:author="ThinkPad" w:date="2022-06-17T19:26:00Z">
        <w:r w:rsidR="00126100">
          <w:rPr>
            <w:rFonts w:ascii="Times New Roman" w:eastAsia="宋体" w:hAnsi="Times New Roman" w:cs="Times New Roman" w:hint="eastAsia"/>
            <w:kern w:val="0"/>
            <w:sz w:val="24"/>
            <w:szCs w:val="24"/>
            <w:highlight w:val="yellow"/>
          </w:rPr>
          <w:t>有可能真的</w:t>
        </w:r>
      </w:ins>
      <w:ins w:id="3723" w:author="ThinkPad" w:date="2022-06-18T09:02:00Z">
        <w:r w:rsidR="00CF6013">
          <w:rPr>
            <w:rFonts w:ascii="Times New Roman" w:eastAsia="宋体" w:hAnsi="Times New Roman" w:cs="Times New Roman" w:hint="eastAsia"/>
            <w:kern w:val="0"/>
            <w:sz w:val="24"/>
            <w:szCs w:val="24"/>
            <w:highlight w:val="yellow"/>
          </w:rPr>
          <w:t>这轮</w:t>
        </w:r>
      </w:ins>
      <w:ins w:id="3724"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725" w:author="ThinkPad" w:date="2022-06-17T19:27:00Z">
        <w:r w:rsidR="00126100">
          <w:rPr>
            <w:rFonts w:ascii="Times New Roman" w:eastAsia="宋体" w:hAnsi="Times New Roman" w:cs="Times New Roman" w:hint="eastAsia"/>
            <w:kern w:val="0"/>
            <w:sz w:val="24"/>
            <w:szCs w:val="24"/>
            <w:highlight w:val="yellow"/>
          </w:rPr>
          <w:t>，</w:t>
        </w:r>
      </w:ins>
      <w:ins w:id="3726"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727"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728" w:author="ThinkPad" w:date="2022-06-17T19:28:00Z">
        <w:r w:rsidR="005E04E3">
          <w:rPr>
            <w:rFonts w:ascii="Times New Roman" w:eastAsia="宋体" w:hAnsi="Times New Roman" w:cs="Times New Roman" w:hint="eastAsia"/>
            <w:kern w:val="0"/>
            <w:sz w:val="24"/>
            <w:szCs w:val="24"/>
            <w:highlight w:val="yellow"/>
          </w:rPr>
          <w:t>所以我不知道</w:t>
        </w:r>
      </w:ins>
      <w:ins w:id="3729" w:author="ThinkPad" w:date="2022-06-17T19:30:00Z">
        <w:r w:rsidR="005E04E3">
          <w:rPr>
            <w:rFonts w:ascii="Times New Roman" w:eastAsia="宋体" w:hAnsi="Times New Roman" w:cs="Times New Roman" w:hint="eastAsia"/>
            <w:kern w:val="0"/>
            <w:sz w:val="24"/>
            <w:szCs w:val="24"/>
            <w:highlight w:val="yellow"/>
          </w:rPr>
          <w:t>对</w:t>
        </w:r>
      </w:ins>
      <w:ins w:id="3730" w:author="ThinkPad" w:date="2022-06-17T19:28:00Z">
        <w:r w:rsidR="005E04E3">
          <w:rPr>
            <w:rFonts w:ascii="Times New Roman" w:eastAsia="宋体" w:hAnsi="Times New Roman" w:cs="Times New Roman" w:hint="eastAsia"/>
            <w:kern w:val="0"/>
            <w:sz w:val="24"/>
            <w:szCs w:val="24"/>
            <w:highlight w:val="yellow"/>
          </w:rPr>
          <w:t>这个问题，有什么说法</w:t>
        </w:r>
      </w:ins>
      <w:ins w:id="3731"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3732"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733" w:author="ThinkPad" w:date="2022-06-18T09:06:00Z">
        <w:r w:rsidR="00987604">
          <w:rPr>
            <w:rFonts w:ascii="Times New Roman" w:eastAsia="宋体" w:hAnsi="Times New Roman" w:cs="Times New Roman"/>
            <w:kern w:val="0"/>
            <w:sz w:val="24"/>
            <w:szCs w:val="24"/>
          </w:rPr>
          <w:t>,</w:t>
        </w:r>
      </w:ins>
      <w:ins w:id="3734" w:author="Zhang Li" w:date="2022-06-12T14:46:00Z">
        <w:r w:rsidR="00D1110A">
          <w:rPr>
            <w:rFonts w:ascii="Times New Roman" w:eastAsia="宋体" w:hAnsi="Times New Roman" w:cs="Times New Roman"/>
            <w:kern w:val="0"/>
            <w:sz w:val="24"/>
            <w:szCs w:val="24"/>
          </w:rPr>
          <w:t xml:space="preserve"> and attack</w:t>
        </w:r>
        <w:del w:id="3735"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736" w:author="Zhang Li" w:date="2022-06-12T14:47:00Z">
        <w:r>
          <w:rPr>
            <w:rFonts w:ascii="Times New Roman" w:eastAsia="宋体" w:hAnsi="Times New Roman" w:cs="Times New Roman"/>
            <w:kern w:val="0"/>
            <w:sz w:val="24"/>
            <w:szCs w:val="24"/>
          </w:rPr>
          <w:t xml:space="preserve">success probability and consensus latency, which is </w:t>
        </w:r>
        <w:del w:id="3737"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738" w:author="ThinkPad" w:date="2022-06-18T09:08:00Z">
        <w:r w:rsidR="00987604">
          <w:rPr>
            <w:rFonts w:ascii="Times New Roman" w:eastAsia="宋体" w:hAnsi="Times New Roman" w:cs="Times New Roman"/>
            <w:kern w:val="0"/>
            <w:sz w:val="24"/>
            <w:szCs w:val="24"/>
          </w:rPr>
          <w:t>s</w:t>
        </w:r>
      </w:ins>
      <w:ins w:id="3739" w:author="Zhang Li" w:date="2022-06-12T14:47:00Z">
        <w:r>
          <w:rPr>
            <w:rFonts w:ascii="Times New Roman" w:eastAsia="宋体" w:hAnsi="Times New Roman" w:cs="Times New Roman"/>
            <w:kern w:val="0"/>
            <w:sz w:val="24"/>
            <w:szCs w:val="24"/>
          </w:rPr>
          <w:t xml:space="preserve"> to measure the performance of a blockchain system</w:t>
        </w:r>
      </w:ins>
      <w:del w:id="3740"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741"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742" w:author="Zhang Li" w:date="2022-06-12T14:49:00Z">
        <w:r w:rsidR="0031098F">
          <w:rPr>
            <w:rFonts w:ascii="Times New Roman" w:eastAsia="黑体" w:hAnsi="Times New Roman" w:cs="Times New Roman"/>
            <w:sz w:val="24"/>
            <w:szCs w:val="24"/>
          </w:rPr>
          <w:t>Success Probability</w:t>
        </w:r>
        <w:del w:id="3743" w:author="ThinkPad" w:date="2022-06-18T09:09:00Z">
          <w:r w:rsidR="0031098F" w:rsidRPr="004246D7" w:rsidDel="00987604">
            <w:rPr>
              <w:rFonts w:ascii="Times New Roman" w:eastAsia="黑体" w:hAnsi="Times New Roman" w:cs="Times New Roman"/>
              <w:sz w:val="24"/>
              <w:szCs w:val="24"/>
            </w:rPr>
            <w:delText xml:space="preserve"> </w:delText>
          </w:r>
        </w:del>
        <w:del w:id="3744"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745" w:author="Zhang Li" w:date="2022-06-12T14:50:00Z"/>
          <w:rFonts w:ascii="Times New Roman" w:eastAsia="宋体" w:hAnsi="Times New Roman" w:cs="Times New Roman"/>
          <w:kern w:val="0"/>
          <w:sz w:val="24"/>
          <w:szCs w:val="24"/>
        </w:rPr>
      </w:pPr>
      <w:del w:id="3746"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747" w:author="Zhang Li" w:date="2022-06-12T14:50:00Z"/>
          <w:rFonts w:ascii="Times New Roman" w:eastAsia="宋体" w:hAnsi="Times New Roman" w:cs="Times New Roman"/>
          <w:kern w:val="0"/>
          <w:sz w:val="24"/>
          <w:szCs w:val="24"/>
        </w:rPr>
      </w:pPr>
      <m:oMathPara>
        <m:oMath>
          <m:r>
            <w:del w:id="3748" w:author="Zhang Li" w:date="2022-06-12T14:50:00Z">
              <w:rPr>
                <w:rFonts w:ascii="Cambria Math" w:eastAsia="宋体" w:hAnsi="Cambria Math" w:cs="Times New Roman"/>
                <w:kern w:val="0"/>
                <w:sz w:val="24"/>
                <w:szCs w:val="24"/>
              </w:rPr>
              <m:t xml:space="preserve">L= </m:t>
            </w:del>
          </m:r>
          <m:sSub>
            <m:sSubPr>
              <m:ctrlPr>
                <w:del w:id="3749" w:author="Zhang Li" w:date="2022-06-12T14:50:00Z">
                  <w:rPr>
                    <w:rFonts w:ascii="Cambria Math" w:eastAsia="宋体" w:hAnsi="Cambria Math" w:cs="Times New Roman"/>
                    <w:i/>
                    <w:kern w:val="0"/>
                    <w:sz w:val="24"/>
                    <w:szCs w:val="24"/>
                  </w:rPr>
                </w:del>
              </m:ctrlPr>
            </m:sSubPr>
            <m:e>
              <m:r>
                <w:del w:id="3750" w:author="Zhang Li" w:date="2022-06-12T14:50:00Z">
                  <w:rPr>
                    <w:rFonts w:ascii="Cambria Math" w:eastAsia="宋体" w:hAnsi="Cambria Math" w:cs="Times New Roman"/>
                    <w:kern w:val="0"/>
                    <w:sz w:val="24"/>
                    <w:szCs w:val="24"/>
                  </w:rPr>
                  <m:t>τ</m:t>
                </w:del>
              </m:r>
            </m:e>
            <m:sub>
              <m:r>
                <w:del w:id="3751" w:author="Zhang Li" w:date="2022-06-12T14:50:00Z">
                  <w:rPr>
                    <w:rFonts w:ascii="Cambria Math" w:eastAsia="宋体" w:hAnsi="Cambria Math" w:cs="Times New Roman"/>
                    <w:kern w:val="0"/>
                    <w:sz w:val="24"/>
                    <w:szCs w:val="24"/>
                  </w:rPr>
                  <m:t>o</m:t>
                </w:del>
              </m:r>
            </m:sub>
          </m:sSub>
          <m:r>
            <w:del w:id="3752" w:author="Zhang Li" w:date="2022-06-12T14:50:00Z">
              <w:rPr>
                <w:rFonts w:ascii="Cambria Math" w:eastAsia="宋体" w:hAnsi="Cambria Math" w:cs="Times New Roman"/>
                <w:kern w:val="0"/>
                <w:sz w:val="24"/>
                <w:szCs w:val="24"/>
              </w:rPr>
              <m:t>⋅</m:t>
            </w:del>
          </m:r>
          <m:nary>
            <m:naryPr>
              <m:chr m:val="∑"/>
              <m:limLoc m:val="undOvr"/>
              <m:ctrlPr>
                <w:del w:id="3753" w:author="Zhang Li" w:date="2022-06-12T14:50:00Z">
                  <w:rPr>
                    <w:rFonts w:ascii="Cambria Math" w:eastAsia="宋体" w:hAnsi="Cambria Math" w:cs="Times New Roman"/>
                    <w:i/>
                    <w:kern w:val="0"/>
                    <w:sz w:val="24"/>
                    <w:szCs w:val="24"/>
                  </w:rPr>
                </w:del>
              </m:ctrlPr>
            </m:naryPr>
            <m:sub>
              <m:r>
                <w:del w:id="3754" w:author="Zhang Li" w:date="2022-06-12T14:50:00Z">
                  <w:rPr>
                    <w:rFonts w:ascii="Cambria Math" w:eastAsia="宋体" w:hAnsi="Cambria Math" w:cs="Times New Roman"/>
                    <w:kern w:val="0"/>
                    <w:sz w:val="24"/>
                    <w:szCs w:val="24"/>
                  </w:rPr>
                  <m:t>i=0</m:t>
                </w:del>
              </m:r>
            </m:sub>
            <m:sup>
              <m:r>
                <w:del w:id="3755" w:author="Zhang Li" w:date="2022-06-12T14:50:00Z">
                  <w:rPr>
                    <w:rFonts w:ascii="Cambria Math" w:eastAsia="宋体" w:hAnsi="Cambria Math" w:cs="Times New Roman"/>
                    <w:kern w:val="0"/>
                    <w:sz w:val="24"/>
                    <w:szCs w:val="24"/>
                  </w:rPr>
                  <m:t>N+1</m:t>
                </w:del>
              </m:r>
            </m:sup>
            <m:e>
              <m:sSub>
                <m:sSubPr>
                  <m:ctrlPr>
                    <w:del w:id="3756" w:author="Zhang Li" w:date="2022-06-12T14:50:00Z">
                      <w:rPr>
                        <w:rFonts w:ascii="Cambria Math" w:eastAsia="宋体" w:hAnsi="Cambria Math" w:cs="Times New Roman"/>
                        <w:i/>
                        <w:kern w:val="0"/>
                        <w:sz w:val="24"/>
                        <w:szCs w:val="24"/>
                      </w:rPr>
                    </w:del>
                  </m:ctrlPr>
                </m:sSubPr>
                <m:e>
                  <m:r>
                    <w:del w:id="3757" w:author="Zhang Li" w:date="2022-06-12T14:50:00Z">
                      <w:rPr>
                        <w:rFonts w:ascii="Cambria Math" w:eastAsia="宋体" w:hAnsi="Cambria Math" w:cs="Times New Roman"/>
                        <w:kern w:val="0"/>
                        <w:sz w:val="24"/>
                        <w:szCs w:val="24"/>
                      </w:rPr>
                      <m:t>T</m:t>
                    </w:del>
                  </m:r>
                </m:e>
                <m:sub>
                  <m:r>
                    <w:del w:id="3758"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759" w:author="Zhang Li" w:date="2022-06-12T14:50:00Z"/>
          <w:rFonts w:ascii="Times New Roman" w:eastAsia="宋体" w:hAnsi="Times New Roman" w:cs="Times New Roman"/>
          <w:kern w:val="0"/>
          <w:sz w:val="24"/>
          <w:szCs w:val="24"/>
        </w:rPr>
      </w:pPr>
      <w:del w:id="3760"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761" w:author="Zhang Li" w:date="2022-06-12T14:50:00Z">
            <w:rPr>
              <w:rFonts w:ascii="Cambria Math" w:eastAsia="宋体" w:hAnsi="Cambria Math" w:cs="Times New Roman"/>
              <w:kern w:val="0"/>
              <w:sz w:val="24"/>
              <w:szCs w:val="24"/>
              <w:highlight w:val="yellow"/>
            </w:rPr>
            <m:t>ζ</m:t>
          </w:del>
        </m:r>
      </m:oMath>
      <w:del w:id="3762"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763" w:author="Zhang Li" w:date="2022-06-12T14:50:00Z">
            <w:rPr>
              <w:rFonts w:ascii="Cambria Math" w:eastAsia="宋体" w:hAnsi="Cambria Math" w:cs="Times New Roman" w:hint="eastAsia"/>
              <w:kern w:val="0"/>
              <w:sz w:val="24"/>
              <w:szCs w:val="24"/>
              <w:highlight w:val="yellow"/>
            </w:rPr>
            <m:t>0</m:t>
          </w:del>
        </m:r>
        <m:r>
          <w:del w:id="3764" w:author="Zhang Li" w:date="2022-06-12T14:50:00Z">
            <w:rPr>
              <w:rFonts w:ascii="Cambria Math" w:eastAsia="宋体" w:hAnsi="Cambria Math" w:cs="Times New Roman" w:hint="eastAsia"/>
              <w:kern w:val="0"/>
              <w:sz w:val="24"/>
              <w:szCs w:val="24"/>
              <w:highlight w:val="yellow"/>
            </w:rPr>
            <m:t>≤</m:t>
          </w:del>
        </m:r>
        <m:r>
          <w:del w:id="3765" w:author="Zhang Li" w:date="2022-06-12T14:50:00Z">
            <w:rPr>
              <w:rFonts w:ascii="Cambria Math" w:eastAsia="宋体" w:hAnsi="Cambria Math" w:cs="Times New Roman" w:hint="eastAsia"/>
              <w:kern w:val="0"/>
              <w:sz w:val="24"/>
              <w:szCs w:val="24"/>
              <w:highlight w:val="yellow"/>
            </w:rPr>
            <m:t>ζ&lt;1</m:t>
          </w:del>
        </m:r>
      </m:oMath>
      <w:del w:id="3766"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767" w:author="Zhang Li" w:date="2022-06-12T14:50:00Z">
            <w:rPr>
              <w:rFonts w:ascii="Cambria Math" w:eastAsia="宋体" w:hAnsi="Cambria Math" w:cs="Times New Roman"/>
              <w:kern w:val="0"/>
              <w:sz w:val="24"/>
              <w:szCs w:val="24"/>
            </w:rPr>
            <m:t xml:space="preserve">N+2 </m:t>
          </w:del>
        </m:r>
      </m:oMath>
      <w:del w:id="3768"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769" w:author="Zhang Li" w:date="2022-06-12T14:50:00Z">
                <w:rPr>
                  <w:rFonts w:ascii="Cambria Math" w:eastAsia="宋体" w:hAnsi="Cambria Math" w:cs="Times New Roman"/>
                  <w:i/>
                  <w:kern w:val="0"/>
                  <w:sz w:val="24"/>
                  <w:szCs w:val="24"/>
                  <w:highlight w:val="yellow"/>
                </w:rPr>
              </w:del>
            </m:ctrlPr>
          </m:sSubPr>
          <m:e>
            <m:r>
              <w:del w:id="3770" w:author="Zhang Li" w:date="2022-06-12T14:50:00Z">
                <w:rPr>
                  <w:rFonts w:ascii="Cambria Math" w:eastAsia="宋体" w:hAnsi="Cambria Math" w:cs="Times New Roman"/>
                  <w:kern w:val="0"/>
                  <w:sz w:val="24"/>
                  <w:szCs w:val="24"/>
                  <w:highlight w:val="yellow"/>
                </w:rPr>
                <m:t>T</m:t>
              </w:del>
            </m:r>
          </m:e>
          <m:sub>
            <m:r>
              <w:del w:id="3771" w:author="Zhang Li" w:date="2022-06-12T14:50:00Z">
                <w:rPr>
                  <w:rFonts w:ascii="Cambria Math" w:eastAsia="宋体" w:hAnsi="Cambria Math" w:cs="Times New Roman"/>
                  <w:kern w:val="0"/>
                  <w:sz w:val="24"/>
                  <w:szCs w:val="24"/>
                  <w:highlight w:val="yellow"/>
                </w:rPr>
                <m:t>i</m:t>
              </w:del>
            </m:r>
          </m:sub>
        </m:sSub>
      </m:oMath>
      <w:del w:id="3772"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773" w:author="Zhang Li" w:date="2022-06-12T14:50:00Z">
            <w:rPr>
              <w:rFonts w:ascii="Cambria Math" w:eastAsia="宋体" w:hAnsi="Cambria Math" w:cs="Times New Roman"/>
              <w:kern w:val="0"/>
              <w:sz w:val="24"/>
              <w:szCs w:val="24"/>
            </w:rPr>
            <m:t>M</m:t>
          </w:del>
        </m:r>
      </m:oMath>
      <w:del w:id="377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775" w:author="Zhang Li" w:date="2022-06-12T14:50:00Z">
                <w:rPr>
                  <w:rFonts w:ascii="Cambria Math" w:eastAsia="宋体" w:hAnsi="Cambria Math" w:cs="Times New Roman"/>
                  <w:kern w:val="0"/>
                  <w:sz w:val="24"/>
                  <w:szCs w:val="24"/>
                </w:rPr>
              </w:del>
            </m:ctrlPr>
          </m:sSubPr>
          <m:e>
            <m:r>
              <w:del w:id="3776" w:author="Zhang Li" w:date="2022-06-12T14:50:00Z">
                <w:rPr>
                  <w:rFonts w:ascii="Cambria Math" w:eastAsia="宋体" w:hAnsi="Cambria Math" w:cs="Times New Roman"/>
                  <w:kern w:val="0"/>
                  <w:sz w:val="24"/>
                  <w:szCs w:val="24"/>
                </w:rPr>
                <m:t>D</m:t>
              </w:del>
            </m:r>
          </m:e>
          <m:sub>
            <m:r>
              <w:del w:id="3777" w:author="Zhang Li" w:date="2022-06-12T14:50:00Z">
                <m:rPr>
                  <m:sty m:val="p"/>
                </m:rPr>
                <w:rPr>
                  <w:rFonts w:ascii="Cambria Math" w:eastAsia="宋体" w:hAnsi="Cambria Math" w:cs="Times New Roman"/>
                  <w:kern w:val="0"/>
                  <w:sz w:val="24"/>
                  <w:szCs w:val="24"/>
                </w:rPr>
                <m:t>0</m:t>
              </w:del>
            </m:r>
          </m:sub>
        </m:sSub>
      </m:oMath>
      <w:del w:id="377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779" w:author="Zhang Li" w:date="2022-06-12T14:50:00Z">
                <w:rPr>
                  <w:rFonts w:ascii="Cambria Math" w:eastAsia="宋体" w:hAnsi="Cambria Math" w:cs="Times New Roman"/>
                  <w:kern w:val="0"/>
                  <w:sz w:val="24"/>
                  <w:szCs w:val="24"/>
                </w:rPr>
              </w:del>
            </m:ctrlPr>
          </m:sSubPr>
          <m:e>
            <m:r>
              <w:del w:id="3780" w:author="Zhang Li" w:date="2022-06-12T14:50:00Z">
                <w:rPr>
                  <w:rFonts w:ascii="Cambria Math" w:eastAsia="宋体" w:hAnsi="Cambria Math" w:cs="Times New Roman"/>
                  <w:kern w:val="0"/>
                  <w:sz w:val="24"/>
                  <w:szCs w:val="24"/>
                </w:rPr>
                <m:t>D</m:t>
              </w:del>
            </m:r>
          </m:e>
          <m:sub>
            <m:r>
              <w:del w:id="3781" w:author="Zhang Li" w:date="2022-06-12T14:50:00Z">
                <w:rPr>
                  <w:rFonts w:ascii="Cambria Math" w:eastAsia="宋体" w:hAnsi="Cambria Math" w:cs="Times New Roman"/>
                  <w:kern w:val="0"/>
                  <w:sz w:val="24"/>
                  <w:szCs w:val="24"/>
                </w:rPr>
                <m:t>t</m:t>
              </w:del>
            </m:r>
          </m:sub>
        </m:sSub>
      </m:oMath>
      <w:del w:id="378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2F13AB" w:rsidP="005312B7">
      <w:pPr>
        <w:spacing w:afterLines="50" w:after="156"/>
        <w:rPr>
          <w:del w:id="3783" w:author="Zhang Li" w:date="2022-06-12T14:50:00Z"/>
          <w:rFonts w:ascii="Times New Roman" w:eastAsia="宋体" w:hAnsi="Times New Roman" w:cs="Times New Roman"/>
          <w:kern w:val="0"/>
          <w:sz w:val="24"/>
          <w:szCs w:val="24"/>
        </w:rPr>
      </w:pPr>
      <m:oMathPara>
        <m:oMath>
          <m:sSub>
            <m:sSubPr>
              <m:ctrlPr>
                <w:del w:id="3784" w:author="Zhang Li" w:date="2022-06-12T14:50:00Z">
                  <w:rPr>
                    <w:rFonts w:ascii="Cambria Math" w:eastAsia="宋体" w:hAnsi="Cambria Math" w:cs="Times New Roman"/>
                    <w:i/>
                    <w:kern w:val="0"/>
                    <w:sz w:val="24"/>
                    <w:szCs w:val="24"/>
                  </w:rPr>
                </w:del>
              </m:ctrlPr>
            </m:sSubPr>
            <m:e>
              <m:r>
                <w:del w:id="3785" w:author="Zhang Li" w:date="2022-06-12T14:50:00Z">
                  <w:rPr>
                    <w:rFonts w:ascii="Cambria Math" w:eastAsia="宋体" w:hAnsi="Cambria Math" w:cs="Times New Roman"/>
                    <w:kern w:val="0"/>
                    <w:sz w:val="24"/>
                    <w:szCs w:val="24"/>
                  </w:rPr>
                  <m:t>L</m:t>
                </w:del>
              </m:r>
            </m:e>
            <m:sub>
              <m:r>
                <w:del w:id="3786" w:author="Zhang Li" w:date="2022-06-12T14:50:00Z">
                  <w:rPr>
                    <w:rFonts w:ascii="Cambria Math" w:eastAsia="宋体" w:hAnsi="Cambria Math" w:cs="Times New Roman"/>
                    <w:kern w:val="0"/>
                    <w:sz w:val="24"/>
                    <w:szCs w:val="24"/>
                  </w:rPr>
                  <m:t>max</m:t>
                </w:del>
              </m:r>
            </m:sub>
          </m:sSub>
          <m:r>
            <w:del w:id="3787" w:author="Zhang Li" w:date="2022-06-12T14:50:00Z">
              <w:rPr>
                <w:rFonts w:ascii="Cambria Math" w:eastAsia="宋体" w:hAnsi="Cambria Math" w:cs="Times New Roman"/>
                <w:kern w:val="0"/>
                <w:sz w:val="24"/>
                <w:szCs w:val="24"/>
              </w:rPr>
              <m:t>=</m:t>
            </w:del>
          </m:r>
          <m:sSubSup>
            <m:sSubSupPr>
              <m:ctrlPr>
                <w:del w:id="3788" w:author="Zhang Li" w:date="2022-06-12T14:50:00Z">
                  <w:rPr>
                    <w:rFonts w:ascii="Cambria Math" w:eastAsia="宋体" w:hAnsi="Cambria Math" w:cs="Times New Roman"/>
                    <w:i/>
                    <w:kern w:val="0"/>
                    <w:sz w:val="24"/>
                    <w:szCs w:val="24"/>
                  </w:rPr>
                </w:del>
              </m:ctrlPr>
            </m:sSubSupPr>
            <m:e>
              <m:sSub>
                <m:sSubPr>
                  <m:ctrlPr>
                    <w:del w:id="3789" w:author="Zhang Li" w:date="2022-06-12T14:50:00Z">
                      <w:rPr>
                        <w:rFonts w:ascii="Cambria Math" w:eastAsia="宋体" w:hAnsi="Cambria Math" w:cs="Times New Roman"/>
                        <w:i/>
                        <w:kern w:val="0"/>
                        <w:sz w:val="24"/>
                        <w:szCs w:val="24"/>
                      </w:rPr>
                    </w:del>
                  </m:ctrlPr>
                </m:sSubPr>
                <m:e>
                  <m:r>
                    <w:del w:id="3790" w:author="Zhang Li" w:date="2022-06-12T14:50:00Z">
                      <w:rPr>
                        <w:rFonts w:ascii="Cambria Math" w:eastAsia="宋体" w:hAnsi="Cambria Math" w:cs="Times New Roman"/>
                        <w:kern w:val="0"/>
                        <w:sz w:val="24"/>
                        <w:szCs w:val="24"/>
                      </w:rPr>
                      <m:t>τ</m:t>
                    </w:del>
                  </m:r>
                </m:e>
                <m:sub>
                  <m:r>
                    <w:del w:id="3791" w:author="Zhang Li" w:date="2022-06-12T14:50:00Z">
                      <w:rPr>
                        <w:rFonts w:ascii="Cambria Math" w:eastAsia="宋体" w:hAnsi="Cambria Math" w:cs="Times New Roman"/>
                        <w:kern w:val="0"/>
                        <w:sz w:val="24"/>
                        <w:szCs w:val="24"/>
                      </w:rPr>
                      <m:t>o</m:t>
                    </w:del>
                  </m:r>
                </m:sub>
              </m:sSub>
              <m:r>
                <w:del w:id="3792" w:author="Zhang Li" w:date="2022-06-12T14:50:00Z">
                  <w:rPr>
                    <w:rFonts w:ascii="Cambria Math" w:eastAsia="宋体" w:hAnsi="Cambria Math" w:cs="Times New Roman"/>
                    <w:kern w:val="0"/>
                    <w:sz w:val="24"/>
                    <w:szCs w:val="24"/>
                  </w:rPr>
                  <m:t>⋅T</m:t>
                </w:del>
              </m:r>
            </m:e>
            <m:sub>
              <m:r>
                <w:del w:id="3793" w:author="Zhang Li" w:date="2022-06-12T14:50:00Z">
                  <w:rPr>
                    <w:rFonts w:ascii="Cambria Math" w:eastAsia="宋体" w:hAnsi="Cambria Math" w:cs="Times New Roman"/>
                    <w:kern w:val="0"/>
                    <w:sz w:val="24"/>
                    <w:szCs w:val="24"/>
                  </w:rPr>
                  <m:t>B</m:t>
                </w:del>
              </m:r>
            </m:sub>
            <m:sup>
              <m:r>
                <w:del w:id="3794" w:author="Zhang Li" w:date="2022-06-12T14:50:00Z">
                  <w:rPr>
                    <w:rFonts w:ascii="Cambria Math" w:eastAsia="宋体" w:hAnsi="Cambria Math" w:cs="Times New Roman"/>
                    <w:kern w:val="0"/>
                    <w:sz w:val="24"/>
                    <w:szCs w:val="24"/>
                  </w:rPr>
                  <m:t>max</m:t>
                </w:del>
              </m:r>
            </m:sup>
          </m:sSubSup>
          <m:r>
            <w:del w:id="3795" w:author="Zhang Li" w:date="2022-06-12T14:50:00Z">
              <w:rPr>
                <w:rFonts w:ascii="Cambria Math" w:eastAsia="宋体" w:hAnsi="Cambria Math" w:cs="Times New Roman"/>
                <w:kern w:val="0"/>
                <w:sz w:val="24"/>
                <w:szCs w:val="24"/>
              </w:rPr>
              <m:t xml:space="preserve">+ </m:t>
            </w:del>
          </m:r>
          <m:sSub>
            <m:sSubPr>
              <m:ctrlPr>
                <w:del w:id="3796" w:author="Zhang Li" w:date="2022-06-12T14:50:00Z">
                  <w:rPr>
                    <w:rFonts w:ascii="Cambria Math" w:eastAsia="宋体" w:hAnsi="Cambria Math" w:cs="Times New Roman"/>
                    <w:i/>
                    <w:kern w:val="0"/>
                    <w:sz w:val="24"/>
                    <w:szCs w:val="24"/>
                  </w:rPr>
                </w:del>
              </m:ctrlPr>
            </m:sSubPr>
            <m:e>
              <m:r>
                <w:del w:id="3797" w:author="Zhang Li" w:date="2022-06-12T14:50:00Z">
                  <w:rPr>
                    <w:rFonts w:ascii="Cambria Math" w:eastAsia="宋体" w:hAnsi="Cambria Math" w:cs="Times New Roman"/>
                    <w:kern w:val="0"/>
                    <w:sz w:val="24"/>
                    <w:szCs w:val="24"/>
                  </w:rPr>
                  <m:t>τ</m:t>
                </w:del>
              </m:r>
            </m:e>
            <m:sub>
              <m:r>
                <w:del w:id="3798" w:author="Zhang Li" w:date="2022-06-12T14:50:00Z">
                  <w:rPr>
                    <w:rFonts w:ascii="Cambria Math" w:eastAsia="宋体" w:hAnsi="Cambria Math" w:cs="Times New Roman"/>
                    <w:kern w:val="0"/>
                    <w:sz w:val="24"/>
                    <w:szCs w:val="24"/>
                  </w:rPr>
                  <m:t>o</m:t>
                </w:del>
              </m:r>
            </m:sub>
          </m:sSub>
          <m:r>
            <w:del w:id="3799" w:author="Zhang Li" w:date="2022-06-12T14:50:00Z">
              <w:rPr>
                <w:rFonts w:ascii="Cambria Math" w:eastAsia="宋体" w:hAnsi="Cambria Math" w:cs="Times New Roman"/>
                <w:kern w:val="0"/>
                <w:sz w:val="24"/>
                <w:szCs w:val="24"/>
              </w:rPr>
              <m:t>⋅</m:t>
            </w:del>
          </m:r>
          <m:nary>
            <m:naryPr>
              <m:chr m:val="∑"/>
              <m:limLoc m:val="undOvr"/>
              <m:ctrlPr>
                <w:del w:id="3800" w:author="Zhang Li" w:date="2022-06-12T14:50:00Z">
                  <w:rPr>
                    <w:rFonts w:ascii="Cambria Math" w:eastAsia="宋体" w:hAnsi="Cambria Math" w:cs="Times New Roman"/>
                    <w:i/>
                    <w:kern w:val="0"/>
                    <w:sz w:val="24"/>
                    <w:szCs w:val="24"/>
                  </w:rPr>
                </w:del>
              </m:ctrlPr>
            </m:naryPr>
            <m:sub>
              <m:r>
                <w:del w:id="3801" w:author="Zhang Li" w:date="2022-06-12T14:50:00Z">
                  <w:rPr>
                    <w:rFonts w:ascii="Cambria Math" w:eastAsia="宋体" w:hAnsi="Cambria Math" w:cs="Times New Roman"/>
                    <w:kern w:val="0"/>
                    <w:sz w:val="24"/>
                    <w:szCs w:val="24"/>
                  </w:rPr>
                  <m:t>i=0</m:t>
                </w:del>
              </m:r>
            </m:sub>
            <m:sup>
              <m:r>
                <w:del w:id="3802" w:author="Zhang Li" w:date="2022-06-12T14:50:00Z">
                  <w:rPr>
                    <w:rFonts w:ascii="Cambria Math" w:eastAsia="宋体" w:hAnsi="Cambria Math" w:cs="Times New Roman"/>
                    <w:kern w:val="0"/>
                    <w:sz w:val="24"/>
                    <w:szCs w:val="24"/>
                  </w:rPr>
                  <m:t>N</m:t>
                </w:del>
              </m:r>
            </m:sup>
            <m:e>
              <m:sSubSup>
                <m:sSubSupPr>
                  <m:ctrlPr>
                    <w:del w:id="3803" w:author="Zhang Li" w:date="2022-06-12T14:50:00Z">
                      <w:rPr>
                        <w:rFonts w:ascii="Cambria Math" w:eastAsia="宋体" w:hAnsi="Cambria Math" w:cs="Times New Roman"/>
                        <w:i/>
                        <w:kern w:val="0"/>
                        <w:sz w:val="24"/>
                        <w:szCs w:val="24"/>
                      </w:rPr>
                    </w:del>
                  </m:ctrlPr>
                </m:sSubSupPr>
                <m:e>
                  <m:r>
                    <w:del w:id="3804" w:author="Zhang Li" w:date="2022-06-12T14:50:00Z">
                      <w:rPr>
                        <w:rFonts w:ascii="Cambria Math" w:eastAsia="宋体" w:hAnsi="Cambria Math" w:cs="Times New Roman"/>
                        <w:kern w:val="0"/>
                        <w:sz w:val="24"/>
                        <w:szCs w:val="24"/>
                      </w:rPr>
                      <m:t>T</m:t>
                    </w:del>
                  </m:r>
                </m:e>
                <m:sub>
                  <m:r>
                    <w:del w:id="3805" w:author="Zhang Li" w:date="2022-06-12T14:50:00Z">
                      <w:rPr>
                        <w:rFonts w:ascii="Cambria Math" w:eastAsia="宋体" w:hAnsi="Cambria Math" w:cs="Times New Roman"/>
                        <w:kern w:val="0"/>
                        <w:sz w:val="24"/>
                        <w:szCs w:val="24"/>
                      </w:rPr>
                      <m:t>sig</m:t>
                    </w:del>
                  </m:r>
                </m:sub>
                <m:sup>
                  <m:r>
                    <w:del w:id="3806"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807" w:author="Zhang Li" w:date="2022-06-12T14:50:00Z"/>
          <w:rFonts w:ascii="Times New Roman" w:eastAsia="宋体" w:hAnsi="Times New Roman" w:cs="Times New Roman"/>
          <w:kern w:val="0"/>
          <w:sz w:val="24"/>
          <w:szCs w:val="24"/>
        </w:rPr>
      </w:pPr>
      <w:del w:id="3808"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809" w:author="Zhang Li" w:date="2022-06-12T14:50:00Z">
                <w:rPr>
                  <w:rFonts w:ascii="Cambria Math" w:eastAsia="宋体" w:hAnsi="Cambria Math" w:cs="Times New Roman"/>
                  <w:i/>
                  <w:kern w:val="0"/>
                  <w:sz w:val="24"/>
                  <w:szCs w:val="24"/>
                </w:rPr>
              </w:del>
            </m:ctrlPr>
          </m:sSubSupPr>
          <m:e>
            <m:r>
              <w:del w:id="3810" w:author="Zhang Li" w:date="2022-06-12T14:50:00Z">
                <w:rPr>
                  <w:rFonts w:ascii="Cambria Math" w:eastAsia="宋体" w:hAnsi="Cambria Math" w:cs="Times New Roman"/>
                  <w:kern w:val="0"/>
                  <w:sz w:val="24"/>
                  <w:szCs w:val="24"/>
                </w:rPr>
                <m:t>T</m:t>
              </w:del>
            </m:r>
          </m:e>
          <m:sub>
            <m:r>
              <w:del w:id="3811" w:author="Zhang Li" w:date="2022-06-12T14:50:00Z">
                <w:rPr>
                  <w:rFonts w:ascii="Cambria Math" w:eastAsia="宋体" w:hAnsi="Cambria Math" w:cs="Times New Roman"/>
                  <w:kern w:val="0"/>
                  <w:sz w:val="24"/>
                  <w:szCs w:val="24"/>
                </w:rPr>
                <m:t>B</m:t>
              </w:del>
            </m:r>
          </m:sub>
          <m:sup>
            <m:r>
              <w:del w:id="3812" w:author="Zhang Li" w:date="2022-06-12T14:50:00Z">
                <w:rPr>
                  <w:rFonts w:ascii="Cambria Math" w:eastAsia="宋体" w:hAnsi="Cambria Math" w:cs="Times New Roman"/>
                  <w:kern w:val="0"/>
                  <w:sz w:val="24"/>
                  <w:szCs w:val="24"/>
                </w:rPr>
                <m:t>max</m:t>
              </w:del>
            </m:r>
          </m:sup>
        </m:sSubSup>
        <m:r>
          <w:del w:id="3813" w:author="Zhang Li" w:date="2022-06-12T14:50:00Z">
            <w:rPr>
              <w:rFonts w:ascii="Cambria Math" w:eastAsia="宋体" w:hAnsi="Cambria Math" w:cs="Times New Roman"/>
              <w:kern w:val="0"/>
              <w:sz w:val="24"/>
              <w:szCs w:val="24"/>
            </w:rPr>
            <m:t>=</m:t>
          </w:del>
        </m:r>
        <m:f>
          <m:fPr>
            <m:ctrlPr>
              <w:del w:id="3814" w:author="Zhang Li" w:date="2022-06-12T14:50:00Z">
                <w:rPr>
                  <w:rFonts w:ascii="Cambria Math" w:eastAsia="宋体" w:hAnsi="Cambria Math" w:cs="Times New Roman"/>
                  <w:kern w:val="0"/>
                  <w:sz w:val="24"/>
                  <w:szCs w:val="24"/>
                </w:rPr>
              </w:del>
            </m:ctrlPr>
          </m:fPr>
          <m:num>
            <m:sSub>
              <m:sSubPr>
                <m:ctrlPr>
                  <w:del w:id="3815" w:author="Zhang Li" w:date="2022-06-12T14:50:00Z">
                    <w:rPr>
                      <w:rFonts w:ascii="Cambria Math" w:eastAsia="宋体" w:hAnsi="Cambria Math" w:cs="Times New Roman"/>
                      <w:kern w:val="0"/>
                      <w:sz w:val="24"/>
                      <w:szCs w:val="24"/>
                    </w:rPr>
                  </w:del>
                </m:ctrlPr>
              </m:sSubPr>
              <m:e>
                <m:r>
                  <w:del w:id="3816" w:author="Zhang Li" w:date="2022-06-12T14:50:00Z">
                    <w:rPr>
                      <w:rFonts w:ascii="Cambria Math" w:eastAsia="宋体" w:hAnsi="Cambria Math" w:cs="Times New Roman"/>
                      <w:kern w:val="0"/>
                      <w:sz w:val="24"/>
                      <w:szCs w:val="24"/>
                    </w:rPr>
                    <m:t>D</m:t>
                  </w:del>
                </m:r>
              </m:e>
              <m:sub>
                <m:r>
                  <w:del w:id="3817" w:author="Zhang Li" w:date="2022-06-12T14:50:00Z">
                    <m:rPr>
                      <m:sty m:val="p"/>
                    </m:rPr>
                    <w:rPr>
                      <w:rFonts w:ascii="Cambria Math" w:eastAsia="宋体" w:hAnsi="Cambria Math" w:cs="Times New Roman"/>
                      <w:kern w:val="0"/>
                      <w:sz w:val="24"/>
                      <w:szCs w:val="24"/>
                    </w:rPr>
                    <m:t>0</m:t>
                  </w:del>
                </m:r>
              </m:sub>
            </m:sSub>
            <m:r>
              <w:del w:id="3818" w:author="Zhang Li" w:date="2022-06-12T14:50:00Z">
                <m:rPr>
                  <m:sty m:val="p"/>
                </m:rPr>
                <w:rPr>
                  <w:rFonts w:ascii="Cambria Math" w:eastAsia="宋体" w:hAnsi="Cambria Math" w:cs="Times New Roman"/>
                  <w:kern w:val="0"/>
                  <w:sz w:val="24"/>
                  <w:szCs w:val="24"/>
                </w:rPr>
                <m:t>+</m:t>
              </w:del>
            </m:r>
            <m:sSub>
              <m:sSubPr>
                <m:ctrlPr>
                  <w:del w:id="3819" w:author="Zhang Li" w:date="2022-06-12T14:50:00Z">
                    <w:rPr>
                      <w:rFonts w:ascii="Cambria Math" w:eastAsia="宋体" w:hAnsi="Cambria Math" w:cs="Times New Roman"/>
                      <w:kern w:val="0"/>
                      <w:sz w:val="24"/>
                      <w:szCs w:val="24"/>
                    </w:rPr>
                  </w:del>
                </m:ctrlPr>
              </m:sSubPr>
              <m:e>
                <m:r>
                  <w:del w:id="3820" w:author="Zhang Li" w:date="2022-06-12T14:50:00Z">
                    <w:rPr>
                      <w:rFonts w:ascii="Cambria Math" w:eastAsia="宋体" w:hAnsi="Cambria Math" w:cs="Times New Roman"/>
                      <w:kern w:val="0"/>
                      <w:sz w:val="24"/>
                      <w:szCs w:val="24"/>
                    </w:rPr>
                    <m:t>n</m:t>
                  </w:del>
                </m:r>
              </m:e>
              <m:sub>
                <m:r>
                  <w:del w:id="3821" w:author="Zhang Li" w:date="2022-06-12T14:50:00Z">
                    <w:rPr>
                      <w:rFonts w:ascii="Cambria Math" w:eastAsia="宋体" w:hAnsi="Cambria Math" w:cs="Times New Roman"/>
                      <w:kern w:val="0"/>
                      <w:sz w:val="24"/>
                      <w:szCs w:val="24"/>
                    </w:rPr>
                    <m:t>max</m:t>
                  </w:del>
                </m:r>
              </m:sub>
            </m:sSub>
            <m:r>
              <w:del w:id="3822" w:author="Zhang Li" w:date="2022-06-12T14:50:00Z">
                <m:rPr>
                  <m:sty m:val="p"/>
                </m:rPr>
                <w:rPr>
                  <w:rFonts w:ascii="Cambria Math" w:eastAsia="宋体" w:hAnsi="Cambria Math" w:cs="Times New Roman"/>
                  <w:kern w:val="0"/>
                  <w:sz w:val="24"/>
                  <w:szCs w:val="24"/>
                </w:rPr>
                <m:t>⋅</m:t>
              </w:del>
            </m:r>
            <m:sSub>
              <m:sSubPr>
                <m:ctrlPr>
                  <w:del w:id="3823" w:author="Zhang Li" w:date="2022-06-12T14:50:00Z">
                    <w:rPr>
                      <w:rFonts w:ascii="Cambria Math" w:eastAsia="宋体" w:hAnsi="Cambria Math" w:cs="Times New Roman"/>
                      <w:kern w:val="0"/>
                      <w:sz w:val="24"/>
                      <w:szCs w:val="24"/>
                    </w:rPr>
                  </w:del>
                </m:ctrlPr>
              </m:sSubPr>
              <m:e>
                <m:r>
                  <w:del w:id="3824" w:author="Zhang Li" w:date="2022-06-12T14:50:00Z">
                    <w:rPr>
                      <w:rFonts w:ascii="Cambria Math" w:eastAsia="宋体" w:hAnsi="Cambria Math" w:cs="Times New Roman"/>
                      <w:kern w:val="0"/>
                      <w:sz w:val="24"/>
                      <w:szCs w:val="24"/>
                    </w:rPr>
                    <m:t>D</m:t>
                  </w:del>
                </m:r>
              </m:e>
              <m:sub>
                <m:r>
                  <w:del w:id="3825" w:author="Zhang Li" w:date="2022-06-12T14:50:00Z">
                    <w:rPr>
                      <w:rFonts w:ascii="Cambria Math" w:eastAsia="宋体" w:hAnsi="Cambria Math" w:cs="Times New Roman"/>
                      <w:kern w:val="0"/>
                      <w:sz w:val="24"/>
                      <w:szCs w:val="24"/>
                    </w:rPr>
                    <m:t>t</m:t>
                  </w:del>
                </m:r>
              </m:sub>
            </m:sSub>
          </m:num>
          <m:den>
            <m:r>
              <w:del w:id="3826" w:author="Zhang Li" w:date="2022-06-12T14:50:00Z">
                <w:rPr>
                  <w:rFonts w:ascii="Cambria Math" w:eastAsia="宋体" w:hAnsi="Cambria Math" w:cs="Times New Roman"/>
                  <w:kern w:val="0"/>
                  <w:sz w:val="24"/>
                  <w:szCs w:val="24"/>
                </w:rPr>
                <m:t>M</m:t>
              </w:del>
            </m:r>
          </m:den>
        </m:f>
        <m:r>
          <w:del w:id="3827" w:author="Zhang Li" w:date="2022-06-12T14:50:00Z">
            <w:rPr>
              <w:rFonts w:ascii="Cambria Math" w:eastAsia="宋体" w:hAnsi="Cambria Math" w:cs="Times New Roman"/>
              <w:kern w:val="0"/>
              <w:sz w:val="24"/>
              <w:szCs w:val="24"/>
            </w:rPr>
            <m:t xml:space="preserve"> </m:t>
          </w:del>
        </m:r>
      </m:oMath>
      <w:del w:id="3828"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829" w:author="Zhang Li" w:date="2022-06-12T14:50:00Z">
                <w:rPr>
                  <w:rFonts w:ascii="Cambria Math" w:eastAsia="宋体" w:hAnsi="Cambria Math" w:cs="Times New Roman"/>
                  <w:i/>
                  <w:kern w:val="0"/>
                  <w:sz w:val="24"/>
                  <w:szCs w:val="24"/>
                </w:rPr>
              </w:del>
            </m:ctrlPr>
          </m:sSubSupPr>
          <m:e>
            <m:r>
              <w:del w:id="3830" w:author="Zhang Li" w:date="2022-06-12T14:50:00Z">
                <w:rPr>
                  <w:rFonts w:ascii="Cambria Math" w:eastAsia="宋体" w:hAnsi="Cambria Math" w:cs="Times New Roman"/>
                  <w:kern w:val="0"/>
                  <w:sz w:val="24"/>
                  <w:szCs w:val="24"/>
                </w:rPr>
                <m:t>T</m:t>
              </w:del>
            </m:r>
          </m:e>
          <m:sub>
            <m:r>
              <w:del w:id="3831" w:author="Zhang Li" w:date="2022-06-12T14:50:00Z">
                <w:rPr>
                  <w:rFonts w:ascii="Cambria Math" w:eastAsia="宋体" w:hAnsi="Cambria Math" w:cs="Times New Roman"/>
                  <w:kern w:val="0"/>
                  <w:sz w:val="24"/>
                  <w:szCs w:val="24"/>
                </w:rPr>
                <m:t>sig</m:t>
              </w:del>
            </m:r>
          </m:sub>
          <m:sup>
            <m:r>
              <w:del w:id="3832" w:author="Zhang Li" w:date="2022-06-12T14:50:00Z">
                <w:rPr>
                  <w:rFonts w:ascii="Cambria Math" w:eastAsia="宋体" w:hAnsi="Cambria Math" w:cs="Times New Roman"/>
                  <w:kern w:val="0"/>
                  <w:sz w:val="24"/>
                  <w:szCs w:val="24"/>
                </w:rPr>
                <m:t>max</m:t>
              </w:del>
            </m:r>
          </m:sup>
        </m:sSubSup>
      </m:oMath>
      <w:del w:id="383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834" w:author="Zhang Li" w:date="2022-06-12T14:50:00Z">
            <w:rPr>
              <w:rFonts w:ascii="Cambria Math" w:eastAsia="宋体" w:hAnsi="Cambria Math" w:cs="Times New Roman"/>
              <w:kern w:val="0"/>
              <w:sz w:val="24"/>
              <w:szCs w:val="24"/>
              <w:highlight w:val="yellow"/>
            </w:rPr>
            <m:t>p</m:t>
          </w:del>
        </m:r>
      </m:oMath>
      <w:del w:id="3835"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836" w:author="Zhang Li" w:date="2022-06-12T14:50:00Z"/>
          <w:rFonts w:ascii="Times New Roman" w:eastAsia="宋体" w:hAnsi="Times New Roman" w:cs="Times New Roman"/>
          <w:kern w:val="0"/>
          <w:sz w:val="24"/>
          <w:szCs w:val="24"/>
        </w:rPr>
      </w:pPr>
      <w:del w:id="3837"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838" w:author="Zhang Li" w:date="2022-06-12T14:50:00Z">
                <w:rPr>
                  <w:rFonts w:ascii="Cambria Math" w:eastAsia="宋体" w:hAnsi="Cambria Math" w:cs="Times New Roman"/>
                  <w:i/>
                  <w:kern w:val="0"/>
                  <w:sz w:val="24"/>
                  <w:szCs w:val="24"/>
                </w:rPr>
              </w:del>
            </m:ctrlPr>
          </m:sSubSupPr>
          <m:e>
            <m:r>
              <w:del w:id="3839" w:author="Zhang Li" w:date="2022-06-12T14:50:00Z">
                <w:rPr>
                  <w:rFonts w:ascii="Cambria Math" w:eastAsia="宋体" w:hAnsi="Cambria Math" w:cs="Times New Roman"/>
                  <w:kern w:val="0"/>
                  <w:sz w:val="24"/>
                  <w:szCs w:val="24"/>
                </w:rPr>
                <m:t>T</m:t>
              </w:del>
            </m:r>
          </m:e>
          <m:sub>
            <m:r>
              <w:del w:id="3840" w:author="Zhang Li" w:date="2022-06-12T14:50:00Z">
                <w:rPr>
                  <w:rFonts w:ascii="Cambria Math" w:eastAsia="宋体" w:hAnsi="Cambria Math" w:cs="Times New Roman"/>
                  <w:kern w:val="0"/>
                  <w:sz w:val="24"/>
                  <w:szCs w:val="24"/>
                </w:rPr>
                <m:t>B</m:t>
              </w:del>
            </m:r>
          </m:sub>
          <m:sup>
            <m:r>
              <w:del w:id="3841" w:author="Zhang Li" w:date="2022-06-12T14:50:00Z">
                <w:rPr>
                  <w:rFonts w:ascii="Cambria Math" w:eastAsia="宋体" w:hAnsi="Cambria Math" w:cs="Times New Roman"/>
                  <w:kern w:val="0"/>
                  <w:sz w:val="24"/>
                  <w:szCs w:val="24"/>
                </w:rPr>
                <m:t>max</m:t>
              </w:del>
            </m:r>
          </m:sup>
        </m:sSubSup>
      </m:oMath>
      <w:del w:id="384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3843" w:author="Zhang Li" w:date="2022-06-12T14:50:00Z">
                <w:rPr>
                  <w:rFonts w:ascii="Cambria Math" w:eastAsia="宋体" w:hAnsi="Cambria Math" w:cs="Times New Roman"/>
                  <w:i/>
                  <w:kern w:val="0"/>
                  <w:sz w:val="24"/>
                  <w:szCs w:val="24"/>
                </w:rPr>
              </w:del>
            </m:ctrlPr>
          </m:sSubSupPr>
          <m:e>
            <m:r>
              <w:del w:id="3844" w:author="Zhang Li" w:date="2022-06-12T14:50:00Z">
                <w:rPr>
                  <w:rFonts w:ascii="Cambria Math" w:eastAsia="宋体" w:hAnsi="Cambria Math" w:cs="Times New Roman"/>
                  <w:kern w:val="0"/>
                  <w:sz w:val="24"/>
                  <w:szCs w:val="24"/>
                </w:rPr>
                <m:t>T</m:t>
              </w:del>
            </m:r>
          </m:e>
          <m:sub>
            <m:r>
              <w:del w:id="3845" w:author="Zhang Li" w:date="2022-06-12T14:50:00Z">
                <w:rPr>
                  <w:rFonts w:ascii="Cambria Math" w:eastAsia="宋体" w:hAnsi="Cambria Math" w:cs="Times New Roman"/>
                  <w:kern w:val="0"/>
                  <w:sz w:val="24"/>
                  <w:szCs w:val="24"/>
                </w:rPr>
                <m:t>sig</m:t>
              </w:del>
            </m:r>
          </m:sub>
          <m:sup>
            <m:r>
              <w:del w:id="3846" w:author="Zhang Li" w:date="2022-06-12T14:50:00Z">
                <w:rPr>
                  <w:rFonts w:ascii="Cambria Math" w:eastAsia="宋体" w:hAnsi="Cambria Math" w:cs="Times New Roman"/>
                  <w:kern w:val="0"/>
                  <w:sz w:val="24"/>
                  <w:szCs w:val="24"/>
                </w:rPr>
                <m:t>max</m:t>
              </w:del>
            </m:r>
          </m:sup>
        </m:sSubSup>
      </m:oMath>
      <w:del w:id="384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848" w:author="Zhang Li" w:date="2022-06-12T14:50:00Z">
            <w:rPr>
              <w:rFonts w:ascii="Cambria Math" w:eastAsia="宋体" w:hAnsi="Cambria Math" w:cs="Times New Roman"/>
              <w:kern w:val="0"/>
              <w:sz w:val="24"/>
              <w:szCs w:val="24"/>
              <w:highlight w:val="yellow"/>
            </w:rPr>
            <m:t>p</m:t>
          </w:del>
        </m:r>
      </m:oMath>
      <w:del w:id="3849"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850" w:author="Zhang Li" w:date="2022-06-12T14:50:00Z">
            <w:rPr>
              <w:rFonts w:ascii="Cambria Math" w:eastAsia="宋体" w:hAnsi="Cambria Math" w:cs="Times New Roman"/>
              <w:kern w:val="0"/>
              <w:sz w:val="24"/>
              <w:szCs w:val="24"/>
            </w:rPr>
            <m:t>F=(</m:t>
          </w:del>
        </m:r>
        <m:sSubSup>
          <m:sSubSupPr>
            <m:ctrlPr>
              <w:del w:id="3851" w:author="Zhang Li" w:date="2022-06-12T14:50:00Z">
                <w:rPr>
                  <w:rFonts w:ascii="Cambria Math" w:eastAsia="宋体" w:hAnsi="Cambria Math" w:cs="Times New Roman"/>
                  <w:i/>
                  <w:kern w:val="0"/>
                  <w:sz w:val="24"/>
                  <w:szCs w:val="24"/>
                </w:rPr>
              </w:del>
            </m:ctrlPr>
          </m:sSubSupPr>
          <m:e>
            <m:r>
              <w:del w:id="3852" w:author="Zhang Li" w:date="2022-06-12T14:50:00Z">
                <w:rPr>
                  <w:rFonts w:ascii="Cambria Math" w:eastAsia="宋体" w:hAnsi="Cambria Math" w:cs="Times New Roman"/>
                  <w:kern w:val="0"/>
                  <w:sz w:val="24"/>
                  <w:szCs w:val="24"/>
                </w:rPr>
                <m:t>T</m:t>
              </w:del>
            </m:r>
          </m:e>
          <m:sub>
            <m:r>
              <w:del w:id="3853" w:author="Zhang Li" w:date="2022-06-12T14:50:00Z">
                <w:rPr>
                  <w:rFonts w:ascii="Cambria Math" w:eastAsia="宋体" w:hAnsi="Cambria Math" w:cs="Times New Roman"/>
                  <w:kern w:val="0"/>
                  <w:sz w:val="24"/>
                  <w:szCs w:val="24"/>
                </w:rPr>
                <m:t>B</m:t>
              </w:del>
            </m:r>
          </m:sub>
          <m:sup>
            <m:r>
              <w:del w:id="3854" w:author="Zhang Li" w:date="2022-06-12T14:50:00Z">
                <w:rPr>
                  <w:rFonts w:ascii="Cambria Math" w:eastAsia="宋体" w:hAnsi="Cambria Math" w:cs="Times New Roman"/>
                  <w:kern w:val="0"/>
                  <w:sz w:val="24"/>
                  <w:szCs w:val="24"/>
                </w:rPr>
                <m:t>max</m:t>
              </w:del>
            </m:r>
          </m:sup>
        </m:sSubSup>
        <m:r>
          <w:del w:id="3855" w:author="Zhang Li" w:date="2022-06-12T14:50:00Z">
            <w:rPr>
              <w:rFonts w:ascii="Cambria Math" w:eastAsia="宋体" w:hAnsi="Cambria Math" w:cs="Times New Roman"/>
              <w:kern w:val="0"/>
              <w:sz w:val="24"/>
              <w:szCs w:val="24"/>
            </w:rPr>
            <m:t>+</m:t>
          </w:del>
        </m:r>
        <m:nary>
          <m:naryPr>
            <m:chr m:val="∑"/>
            <m:limLoc m:val="undOvr"/>
            <m:ctrlPr>
              <w:del w:id="3856" w:author="Zhang Li" w:date="2022-06-12T14:50:00Z">
                <w:rPr>
                  <w:rFonts w:ascii="Cambria Math" w:eastAsia="宋体" w:hAnsi="Cambria Math" w:cs="Times New Roman"/>
                  <w:i/>
                  <w:kern w:val="0"/>
                  <w:sz w:val="24"/>
                  <w:szCs w:val="24"/>
                </w:rPr>
              </w:del>
            </m:ctrlPr>
          </m:naryPr>
          <m:sub>
            <m:r>
              <w:del w:id="3857" w:author="Zhang Li" w:date="2022-06-12T14:50:00Z">
                <w:rPr>
                  <w:rFonts w:ascii="Cambria Math" w:eastAsia="宋体" w:hAnsi="Cambria Math" w:cs="Times New Roman"/>
                  <w:kern w:val="0"/>
                  <w:sz w:val="24"/>
                  <w:szCs w:val="24"/>
                </w:rPr>
                <m:t>i=0</m:t>
              </w:del>
            </m:r>
          </m:sub>
          <m:sup>
            <m:r>
              <w:del w:id="3858" w:author="Zhang Li" w:date="2022-06-12T14:50:00Z">
                <w:rPr>
                  <w:rFonts w:ascii="Cambria Math" w:eastAsia="宋体" w:hAnsi="Cambria Math" w:cs="Times New Roman"/>
                  <w:kern w:val="0"/>
                  <w:sz w:val="24"/>
                  <w:szCs w:val="24"/>
                </w:rPr>
                <m:t>N</m:t>
              </w:del>
            </m:r>
          </m:sup>
          <m:e>
            <m:sSubSup>
              <m:sSubSupPr>
                <m:ctrlPr>
                  <w:del w:id="3859" w:author="Zhang Li" w:date="2022-06-12T14:50:00Z">
                    <w:rPr>
                      <w:rFonts w:ascii="Cambria Math" w:eastAsia="宋体" w:hAnsi="Cambria Math" w:cs="Times New Roman"/>
                      <w:i/>
                      <w:kern w:val="0"/>
                      <w:sz w:val="24"/>
                      <w:szCs w:val="24"/>
                    </w:rPr>
                  </w:del>
                </m:ctrlPr>
              </m:sSubSupPr>
              <m:e>
                <m:r>
                  <w:del w:id="3860" w:author="Zhang Li" w:date="2022-06-12T14:50:00Z">
                    <w:rPr>
                      <w:rFonts w:ascii="Cambria Math" w:eastAsia="宋体" w:hAnsi="Cambria Math" w:cs="Times New Roman"/>
                      <w:kern w:val="0"/>
                      <w:sz w:val="24"/>
                      <w:szCs w:val="24"/>
                    </w:rPr>
                    <m:t>T</m:t>
                  </w:del>
                </m:r>
              </m:e>
              <m:sub>
                <m:r>
                  <w:del w:id="3861" w:author="Zhang Li" w:date="2022-06-12T14:50:00Z">
                    <w:rPr>
                      <w:rFonts w:ascii="Cambria Math" w:eastAsia="宋体" w:hAnsi="Cambria Math" w:cs="Times New Roman"/>
                      <w:kern w:val="0"/>
                      <w:sz w:val="24"/>
                      <w:szCs w:val="24"/>
                    </w:rPr>
                    <m:t>sig</m:t>
                  </w:del>
                </m:r>
              </m:sub>
              <m:sup>
                <m:r>
                  <w:del w:id="3862" w:author="Zhang Li" w:date="2022-06-12T14:50:00Z">
                    <w:rPr>
                      <w:rFonts w:ascii="Cambria Math" w:eastAsia="宋体" w:hAnsi="Cambria Math" w:cs="Times New Roman"/>
                      <w:kern w:val="0"/>
                      <w:sz w:val="24"/>
                      <w:szCs w:val="24"/>
                    </w:rPr>
                    <m:t>max</m:t>
                  </w:del>
                </m:r>
              </m:sup>
            </m:sSubSup>
          </m:e>
        </m:nary>
        <m:r>
          <w:del w:id="3863" w:author="Zhang Li" w:date="2022-06-12T14:50:00Z">
            <w:rPr>
              <w:rFonts w:ascii="Cambria Math" w:eastAsia="宋体" w:hAnsi="Cambria Math" w:cs="Times New Roman"/>
              <w:kern w:val="0"/>
              <w:sz w:val="24"/>
              <w:szCs w:val="24"/>
            </w:rPr>
            <m:t>)⋅</m:t>
          </w:del>
        </m:r>
        <m:d>
          <m:dPr>
            <m:begChr m:val="⌈"/>
            <m:endChr m:val="⌉"/>
            <m:ctrlPr>
              <w:del w:id="3864" w:author="Zhang Li" w:date="2022-06-12T14:50:00Z">
                <w:rPr>
                  <w:rFonts w:ascii="Cambria Math" w:eastAsia="宋体" w:hAnsi="Cambria Math" w:cs="Times New Roman"/>
                  <w:i/>
                  <w:kern w:val="0"/>
                  <w:sz w:val="24"/>
                  <w:szCs w:val="24"/>
                </w:rPr>
              </w:del>
            </m:ctrlPr>
          </m:dPr>
          <m:e>
            <m:f>
              <m:fPr>
                <m:ctrlPr>
                  <w:del w:id="3865" w:author="Zhang Li" w:date="2022-06-12T14:50:00Z">
                    <w:rPr>
                      <w:rFonts w:ascii="Cambria Math" w:eastAsia="宋体" w:hAnsi="Cambria Math" w:cs="Times New Roman"/>
                      <w:i/>
                      <w:kern w:val="0"/>
                      <w:sz w:val="24"/>
                      <w:szCs w:val="24"/>
                    </w:rPr>
                  </w:del>
                </m:ctrlPr>
              </m:fPr>
              <m:num>
                <m:func>
                  <m:funcPr>
                    <m:ctrlPr>
                      <w:del w:id="3866" w:author="Zhang Li" w:date="2022-06-12T14:50:00Z">
                        <w:rPr>
                          <w:rFonts w:ascii="Cambria Math" w:eastAsia="宋体" w:hAnsi="Cambria Math" w:cs="Times New Roman"/>
                          <w:i/>
                          <w:kern w:val="0"/>
                          <w:sz w:val="24"/>
                          <w:szCs w:val="24"/>
                        </w:rPr>
                      </w:del>
                    </m:ctrlPr>
                  </m:funcPr>
                  <m:fName>
                    <m:r>
                      <w:del w:id="3867" w:author="Zhang Li" w:date="2022-06-12T14:50:00Z">
                        <m:rPr>
                          <m:sty m:val="p"/>
                        </m:rPr>
                        <w:rPr>
                          <w:rFonts w:ascii="Cambria Math" w:eastAsia="宋体" w:hAnsi="Cambria Math" w:cs="Times New Roman"/>
                          <w:kern w:val="0"/>
                          <w:sz w:val="24"/>
                          <w:szCs w:val="24"/>
                        </w:rPr>
                        <m:t>log</m:t>
                      </w:del>
                    </m:r>
                  </m:fName>
                  <m:e>
                    <m:d>
                      <m:dPr>
                        <m:ctrlPr>
                          <w:del w:id="3868" w:author="Zhang Li" w:date="2022-06-12T14:50:00Z">
                            <w:rPr>
                              <w:rFonts w:ascii="Cambria Math" w:eastAsia="宋体" w:hAnsi="Cambria Math" w:cs="Times New Roman"/>
                              <w:i/>
                              <w:kern w:val="0"/>
                              <w:sz w:val="24"/>
                              <w:szCs w:val="24"/>
                            </w:rPr>
                          </w:del>
                        </m:ctrlPr>
                      </m:dPr>
                      <m:e>
                        <m:r>
                          <w:del w:id="3869" w:author="Zhang Li" w:date="2022-06-12T14:50:00Z">
                            <w:rPr>
                              <w:rFonts w:ascii="Cambria Math" w:eastAsia="宋体" w:hAnsi="Cambria Math" w:cs="Times New Roman"/>
                              <w:kern w:val="0"/>
                              <w:sz w:val="24"/>
                              <w:szCs w:val="24"/>
                            </w:rPr>
                            <m:t>1-ς</m:t>
                          </w:del>
                        </m:r>
                      </m:e>
                    </m:d>
                  </m:e>
                </m:func>
              </m:num>
              <m:den>
                <m:func>
                  <m:funcPr>
                    <m:ctrlPr>
                      <w:del w:id="3870" w:author="Zhang Li" w:date="2022-06-12T14:50:00Z">
                        <w:rPr>
                          <w:rFonts w:ascii="Cambria Math" w:eastAsia="宋体" w:hAnsi="Cambria Math" w:cs="Times New Roman"/>
                          <w:i/>
                          <w:kern w:val="0"/>
                          <w:sz w:val="24"/>
                          <w:szCs w:val="24"/>
                        </w:rPr>
                      </w:del>
                    </m:ctrlPr>
                  </m:funcPr>
                  <m:fName>
                    <m:r>
                      <w:del w:id="3871" w:author="Zhang Li" w:date="2022-06-12T14:50:00Z">
                        <m:rPr>
                          <m:sty m:val="p"/>
                        </m:rPr>
                        <w:rPr>
                          <w:rFonts w:ascii="Cambria Math" w:eastAsia="宋体" w:hAnsi="Cambria Math" w:cs="Times New Roman"/>
                          <w:kern w:val="0"/>
                          <w:sz w:val="24"/>
                          <w:szCs w:val="24"/>
                        </w:rPr>
                        <m:t>log</m:t>
                      </w:del>
                    </m:r>
                  </m:fName>
                  <m:e>
                    <m:d>
                      <m:dPr>
                        <m:ctrlPr>
                          <w:del w:id="3872" w:author="Zhang Li" w:date="2022-06-12T14:50:00Z">
                            <w:rPr>
                              <w:rFonts w:ascii="Cambria Math" w:eastAsia="宋体" w:hAnsi="Cambria Math" w:cs="Times New Roman"/>
                              <w:i/>
                              <w:kern w:val="0"/>
                              <w:sz w:val="24"/>
                              <w:szCs w:val="24"/>
                            </w:rPr>
                          </w:del>
                        </m:ctrlPr>
                      </m:dPr>
                      <m:e>
                        <m:r>
                          <w:del w:id="3873" w:author="Zhang Li" w:date="2022-06-12T14:50:00Z">
                            <w:rPr>
                              <w:rFonts w:ascii="Cambria Math" w:eastAsia="宋体" w:hAnsi="Cambria Math" w:cs="Times New Roman"/>
                              <w:kern w:val="0"/>
                              <w:sz w:val="24"/>
                              <w:szCs w:val="24"/>
                            </w:rPr>
                            <m:t>1-</m:t>
                          </w:del>
                        </m:r>
                        <m:r>
                          <w:del w:id="3874" w:author="Zhang Li" w:date="2022-06-12T14:50:00Z">
                            <w:rPr>
                              <w:rFonts w:ascii="Cambria Math" w:eastAsia="宋体" w:hAnsi="Cambria Math" w:cs="Times New Roman" w:hint="eastAsia"/>
                              <w:kern w:val="0"/>
                              <w:sz w:val="24"/>
                              <w:szCs w:val="24"/>
                            </w:rPr>
                            <m:t>N</m:t>
                          </w:del>
                        </m:r>
                        <m:r>
                          <w:del w:id="3875" w:author="Zhang Li" w:date="2022-06-12T14:50:00Z">
                            <w:rPr>
                              <w:rFonts w:ascii="Cambria Math" w:eastAsia="宋体" w:hAnsi="Cambria Math" w:cs="Times New Roman"/>
                              <w:kern w:val="0"/>
                              <w:sz w:val="24"/>
                              <w:szCs w:val="24"/>
                            </w:rPr>
                            <m:t>⋅p⋅</m:t>
                          </w:del>
                        </m:r>
                        <m:sSup>
                          <m:sSupPr>
                            <m:ctrlPr>
                              <w:del w:id="3876" w:author="Zhang Li" w:date="2022-06-12T14:50:00Z">
                                <w:rPr>
                                  <w:rFonts w:ascii="Cambria Math" w:eastAsia="宋体" w:hAnsi="Cambria Math" w:cs="Times New Roman"/>
                                  <w:i/>
                                  <w:kern w:val="0"/>
                                  <w:sz w:val="24"/>
                                  <w:szCs w:val="24"/>
                                </w:rPr>
                              </w:del>
                            </m:ctrlPr>
                          </m:sSupPr>
                          <m:e>
                            <m:d>
                              <m:dPr>
                                <m:ctrlPr>
                                  <w:del w:id="3877" w:author="Zhang Li" w:date="2022-06-12T14:50:00Z">
                                    <w:rPr>
                                      <w:rFonts w:ascii="Cambria Math" w:eastAsia="宋体" w:hAnsi="Cambria Math" w:cs="Times New Roman"/>
                                      <w:i/>
                                      <w:kern w:val="0"/>
                                      <w:sz w:val="24"/>
                                      <w:szCs w:val="24"/>
                                    </w:rPr>
                                  </w:del>
                                </m:ctrlPr>
                              </m:dPr>
                              <m:e>
                                <m:r>
                                  <w:del w:id="3878" w:author="Zhang Li" w:date="2022-06-12T14:50:00Z">
                                    <w:rPr>
                                      <w:rFonts w:ascii="Cambria Math" w:eastAsia="宋体" w:hAnsi="Cambria Math" w:cs="Times New Roman"/>
                                      <w:kern w:val="0"/>
                                      <w:sz w:val="24"/>
                                      <w:szCs w:val="24"/>
                                    </w:rPr>
                                    <m:t>1-p</m:t>
                                  </w:del>
                                </m:r>
                              </m:e>
                            </m:d>
                          </m:e>
                          <m:sup>
                            <m:r>
                              <w:del w:id="3879" w:author="Zhang Li" w:date="2022-06-12T14:50:00Z">
                                <w:rPr>
                                  <w:rFonts w:ascii="Cambria Math" w:eastAsia="宋体" w:hAnsi="Cambria Math" w:cs="Times New Roman"/>
                                  <w:kern w:val="0"/>
                                  <w:sz w:val="24"/>
                                  <w:szCs w:val="24"/>
                                </w:rPr>
                                <m:t>N-1</m:t>
                              </w:del>
                            </m:r>
                          </m:sup>
                        </m:sSup>
                      </m:e>
                    </m:d>
                  </m:e>
                </m:func>
              </m:den>
            </m:f>
          </m:e>
        </m:d>
      </m:oMath>
      <w:del w:id="388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881" w:author="Zhang Li" w:date="2022-06-12T14:50:00Z">
            <w:rPr>
              <w:rFonts w:ascii="Cambria Math" w:eastAsia="宋体" w:hAnsi="Cambria Math" w:cs="Times New Roman"/>
              <w:kern w:val="0"/>
              <w:sz w:val="24"/>
              <w:szCs w:val="24"/>
            </w:rPr>
            <m:t>0≤ς&lt;1</m:t>
          </w:del>
        </m:r>
      </m:oMath>
      <w:del w:id="388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883" w:author="Zhang Li" w:date="2022-06-12T14:50:00Z"/>
          <w:rFonts w:ascii="Times New Roman" w:eastAsia="宋体" w:hAnsi="Times New Roman" w:cs="Times New Roman"/>
          <w:kern w:val="0"/>
          <w:sz w:val="24"/>
          <w:szCs w:val="24"/>
        </w:rPr>
      </w:pPr>
      <w:del w:id="3884"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885" w:author="Zhang Li" w:date="2022-06-12T14:50:00Z">
            <w:rPr>
              <w:rFonts w:ascii="Cambria Math" w:eastAsia="宋体" w:hAnsi="Cambria Math" w:cs="Times New Roman"/>
              <w:kern w:val="0"/>
              <w:sz w:val="24"/>
              <w:szCs w:val="24"/>
            </w:rPr>
            <m:t>p</m:t>
          </w:del>
        </m:r>
      </m:oMath>
      <w:del w:id="3886"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887" w:author="Zhang Li" w:date="2022-06-12T14:50:00Z">
                <w:rPr>
                  <w:rFonts w:ascii="Cambria Math" w:eastAsia="宋体" w:hAnsi="Cambria Math" w:cs="Times New Roman"/>
                  <w:i/>
                  <w:kern w:val="0"/>
                  <w:sz w:val="24"/>
                  <w:szCs w:val="24"/>
                </w:rPr>
              </w:del>
            </m:ctrlPr>
          </m:sSubPr>
          <m:e>
            <m:r>
              <w:del w:id="3888" w:author="Zhang Li" w:date="2022-06-12T14:50:00Z">
                <w:rPr>
                  <w:rFonts w:ascii="Cambria Math" w:eastAsia="宋体" w:hAnsi="Cambria Math" w:cs="Times New Roman"/>
                  <w:kern w:val="0"/>
                  <w:sz w:val="24"/>
                  <w:szCs w:val="24"/>
                </w:rPr>
                <m:t>p</m:t>
              </w:del>
            </m:r>
          </m:e>
          <m:sub>
            <m:r>
              <w:del w:id="3889" w:author="Zhang Li" w:date="2022-06-12T14:50:00Z">
                <w:rPr>
                  <w:rFonts w:ascii="Cambria Math" w:eastAsia="宋体" w:hAnsi="Cambria Math" w:cs="Times New Roman"/>
                  <w:kern w:val="0"/>
                  <w:sz w:val="24"/>
                  <w:szCs w:val="24"/>
                </w:rPr>
                <m:t>s</m:t>
              </w:del>
            </m:r>
          </m:sub>
        </m:sSub>
        <m:r>
          <w:del w:id="3890" w:author="Zhang Li" w:date="2022-06-12T14:50:00Z">
            <w:rPr>
              <w:rFonts w:ascii="Cambria Math" w:eastAsia="宋体" w:hAnsi="Cambria Math" w:cs="Times New Roman"/>
              <w:kern w:val="0"/>
              <w:sz w:val="24"/>
              <w:szCs w:val="24"/>
            </w:rPr>
            <m:t xml:space="preserve">= </m:t>
          </w:del>
        </m:r>
        <m:d>
          <m:dPr>
            <m:ctrlPr>
              <w:del w:id="3891" w:author="Zhang Li" w:date="2022-06-12T14:50:00Z">
                <w:rPr>
                  <w:rFonts w:ascii="Cambria Math" w:eastAsia="宋体" w:hAnsi="Cambria Math" w:cs="Times New Roman"/>
                  <w:i/>
                  <w:kern w:val="0"/>
                  <w:sz w:val="24"/>
                  <w:szCs w:val="24"/>
                </w:rPr>
              </w:del>
            </m:ctrlPr>
          </m:dPr>
          <m:e>
            <m:f>
              <m:fPr>
                <m:type m:val="noBar"/>
                <m:ctrlPr>
                  <w:del w:id="3892" w:author="Zhang Li" w:date="2022-06-12T14:50:00Z">
                    <w:rPr>
                      <w:rFonts w:ascii="Cambria Math" w:eastAsia="宋体" w:hAnsi="Cambria Math" w:cs="Times New Roman"/>
                      <w:i/>
                      <w:kern w:val="0"/>
                      <w:sz w:val="24"/>
                      <w:szCs w:val="24"/>
                    </w:rPr>
                  </w:del>
                </m:ctrlPr>
              </m:fPr>
              <m:num>
                <m:r>
                  <w:del w:id="3893" w:author="Zhang Li" w:date="2022-06-12T14:50:00Z">
                    <w:rPr>
                      <w:rFonts w:ascii="Cambria Math" w:eastAsia="宋体" w:hAnsi="Cambria Math" w:cs="Times New Roman"/>
                      <w:kern w:val="0"/>
                      <w:sz w:val="24"/>
                      <w:szCs w:val="24"/>
                    </w:rPr>
                    <m:t>N</m:t>
                  </w:del>
                </m:r>
              </m:num>
              <m:den>
                <m:r>
                  <w:del w:id="3894" w:author="Zhang Li" w:date="2022-06-12T14:50:00Z">
                    <w:rPr>
                      <w:rFonts w:ascii="Cambria Math" w:eastAsia="宋体" w:hAnsi="Cambria Math" w:cs="Times New Roman"/>
                      <w:kern w:val="0"/>
                      <w:sz w:val="24"/>
                      <w:szCs w:val="24"/>
                    </w:rPr>
                    <m:t>1</m:t>
                  </w:del>
                </m:r>
              </m:den>
            </m:f>
          </m:e>
        </m:d>
        <m:r>
          <w:del w:id="3895" w:author="Zhang Li" w:date="2022-06-12T14:50:00Z">
            <w:rPr>
              <w:rFonts w:ascii="Cambria Math" w:eastAsia="宋体" w:hAnsi="Cambria Math" w:cs="Times New Roman"/>
              <w:kern w:val="0"/>
              <w:sz w:val="24"/>
              <w:szCs w:val="24"/>
            </w:rPr>
            <m:t>p⋅</m:t>
          </w:del>
        </m:r>
        <m:sSup>
          <m:sSupPr>
            <m:ctrlPr>
              <w:del w:id="3896" w:author="Zhang Li" w:date="2022-06-12T14:50:00Z">
                <w:rPr>
                  <w:rFonts w:ascii="Cambria Math" w:eastAsia="宋体" w:hAnsi="Cambria Math" w:cs="Times New Roman"/>
                  <w:i/>
                  <w:kern w:val="0"/>
                  <w:sz w:val="24"/>
                  <w:szCs w:val="24"/>
                </w:rPr>
              </w:del>
            </m:ctrlPr>
          </m:sSupPr>
          <m:e>
            <m:d>
              <m:dPr>
                <m:ctrlPr>
                  <w:del w:id="3897" w:author="Zhang Li" w:date="2022-06-12T14:50:00Z">
                    <w:rPr>
                      <w:rFonts w:ascii="Cambria Math" w:eastAsia="宋体" w:hAnsi="Cambria Math" w:cs="Times New Roman"/>
                      <w:i/>
                      <w:kern w:val="0"/>
                      <w:sz w:val="24"/>
                      <w:szCs w:val="24"/>
                    </w:rPr>
                  </w:del>
                </m:ctrlPr>
              </m:dPr>
              <m:e>
                <m:r>
                  <w:del w:id="3898" w:author="Zhang Li" w:date="2022-06-12T14:50:00Z">
                    <w:rPr>
                      <w:rFonts w:ascii="Cambria Math" w:eastAsia="宋体" w:hAnsi="Cambria Math" w:cs="Times New Roman"/>
                      <w:kern w:val="0"/>
                      <w:sz w:val="24"/>
                      <w:szCs w:val="24"/>
                    </w:rPr>
                    <m:t>1-p</m:t>
                  </w:del>
                </m:r>
              </m:e>
            </m:d>
          </m:e>
          <m:sup>
            <m:r>
              <w:del w:id="3899" w:author="Zhang Li" w:date="2022-06-12T14:50:00Z">
                <w:rPr>
                  <w:rFonts w:ascii="Cambria Math" w:eastAsia="宋体" w:hAnsi="Cambria Math" w:cs="Times New Roman"/>
                  <w:kern w:val="0"/>
                  <w:sz w:val="24"/>
                  <w:szCs w:val="24"/>
                </w:rPr>
                <m:t>N-1</m:t>
              </w:del>
            </m:r>
          </m:sup>
        </m:sSup>
      </m:oMath>
      <w:del w:id="3900"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901" w:author="Zhang Li" w:date="2022-06-12T14:50:00Z">
            <w:rPr>
              <w:rFonts w:ascii="Cambria Math" w:eastAsia="宋体" w:hAnsi="Cambria Math" w:cs="Times New Roman"/>
              <w:kern w:val="0"/>
              <w:sz w:val="24"/>
              <w:szCs w:val="24"/>
            </w:rPr>
            <m:t>X</m:t>
          </w:del>
        </m:r>
      </m:oMath>
      <w:del w:id="390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903" w:author="Zhang Li" w:date="2022-06-12T14:50:00Z">
            <w:rPr>
              <w:rFonts w:ascii="Cambria Math" w:eastAsia="宋体" w:hAnsi="Cambria Math" w:cs="Times New Roman"/>
              <w:kern w:val="0"/>
              <w:sz w:val="24"/>
              <w:szCs w:val="24"/>
            </w:rPr>
            <m:t>x</m:t>
          </w:del>
        </m:r>
      </m:oMath>
      <w:del w:id="390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905" w:author="Zhang Li" w:date="2022-06-12T14:50:00Z">
                <w:rPr>
                  <w:rFonts w:ascii="Cambria Math" w:eastAsia="宋体" w:hAnsi="Cambria Math" w:cs="Times New Roman"/>
                  <w:i/>
                  <w:kern w:val="0"/>
                  <w:sz w:val="24"/>
                  <w:szCs w:val="24"/>
                </w:rPr>
              </w:del>
            </m:ctrlPr>
          </m:funcPr>
          <m:fName>
            <m:r>
              <w:del w:id="3906" w:author="Zhang Li" w:date="2022-06-12T14:50:00Z">
                <m:rPr>
                  <m:sty m:val="p"/>
                </m:rPr>
                <w:rPr>
                  <w:rFonts w:ascii="Cambria Math" w:eastAsia="宋体" w:hAnsi="Cambria Math" w:cs="Times New Roman"/>
                  <w:kern w:val="0"/>
                  <w:sz w:val="24"/>
                  <w:szCs w:val="24"/>
                </w:rPr>
                <m:t>Pr</m:t>
              </w:del>
            </m:r>
          </m:fName>
          <m:e>
            <m:d>
              <m:dPr>
                <m:begChr m:val="["/>
                <m:endChr m:val="]"/>
                <m:ctrlPr>
                  <w:del w:id="3907" w:author="Zhang Li" w:date="2022-06-12T14:50:00Z">
                    <w:rPr>
                      <w:rFonts w:ascii="Cambria Math" w:eastAsia="宋体" w:hAnsi="Cambria Math" w:cs="Times New Roman"/>
                      <w:i/>
                      <w:kern w:val="0"/>
                      <w:sz w:val="24"/>
                      <w:szCs w:val="24"/>
                    </w:rPr>
                  </w:del>
                </m:ctrlPr>
              </m:dPr>
              <m:e>
                <m:r>
                  <w:del w:id="3908" w:author="Zhang Li" w:date="2022-06-12T14:50:00Z">
                    <w:rPr>
                      <w:rFonts w:ascii="Cambria Math" w:eastAsia="宋体" w:hAnsi="Cambria Math" w:cs="Times New Roman"/>
                      <w:kern w:val="0"/>
                      <w:sz w:val="24"/>
                      <w:szCs w:val="24"/>
                    </w:rPr>
                    <m:t>X≤x</m:t>
                  </w:del>
                </m:r>
              </m:e>
            </m:d>
            <m:r>
              <w:del w:id="3909" w:author="Zhang Li" w:date="2022-06-12T14:50:00Z">
                <w:rPr>
                  <w:rFonts w:ascii="Cambria Math" w:eastAsia="宋体" w:hAnsi="Cambria Math" w:cs="Times New Roman"/>
                  <w:kern w:val="0"/>
                  <w:sz w:val="24"/>
                  <w:szCs w:val="24"/>
                </w:rPr>
                <m:t>=1-</m:t>
              </w:del>
            </m:r>
            <m:sSup>
              <m:sSupPr>
                <m:ctrlPr>
                  <w:del w:id="3910" w:author="Zhang Li" w:date="2022-06-12T14:50:00Z">
                    <w:rPr>
                      <w:rFonts w:ascii="Cambria Math" w:eastAsia="宋体" w:hAnsi="Cambria Math" w:cs="Times New Roman"/>
                      <w:i/>
                      <w:kern w:val="0"/>
                      <w:sz w:val="24"/>
                      <w:szCs w:val="24"/>
                    </w:rPr>
                  </w:del>
                </m:ctrlPr>
              </m:sSupPr>
              <m:e>
                <m:d>
                  <m:dPr>
                    <m:ctrlPr>
                      <w:del w:id="3911" w:author="Zhang Li" w:date="2022-06-12T14:50:00Z">
                        <w:rPr>
                          <w:rFonts w:ascii="Cambria Math" w:eastAsia="宋体" w:hAnsi="Cambria Math" w:cs="Times New Roman"/>
                          <w:i/>
                          <w:kern w:val="0"/>
                          <w:sz w:val="24"/>
                          <w:szCs w:val="24"/>
                        </w:rPr>
                      </w:del>
                    </m:ctrlPr>
                  </m:dPr>
                  <m:e>
                    <m:r>
                      <w:del w:id="3912" w:author="Zhang Li" w:date="2022-06-12T14:50:00Z">
                        <w:rPr>
                          <w:rFonts w:ascii="Cambria Math" w:eastAsia="宋体" w:hAnsi="Cambria Math" w:cs="Times New Roman"/>
                          <w:kern w:val="0"/>
                          <w:sz w:val="24"/>
                          <w:szCs w:val="24"/>
                        </w:rPr>
                        <m:t>1-</m:t>
                      </w:del>
                    </m:r>
                    <m:sSub>
                      <m:sSubPr>
                        <m:ctrlPr>
                          <w:del w:id="3913" w:author="Zhang Li" w:date="2022-06-12T14:50:00Z">
                            <w:rPr>
                              <w:rFonts w:ascii="Cambria Math" w:eastAsia="宋体" w:hAnsi="Cambria Math" w:cs="Times New Roman"/>
                              <w:i/>
                              <w:kern w:val="0"/>
                              <w:sz w:val="24"/>
                              <w:szCs w:val="24"/>
                            </w:rPr>
                          </w:del>
                        </m:ctrlPr>
                      </m:sSubPr>
                      <m:e>
                        <m:r>
                          <w:del w:id="3914" w:author="Zhang Li" w:date="2022-06-12T14:50:00Z">
                            <w:rPr>
                              <w:rFonts w:ascii="Cambria Math" w:eastAsia="宋体" w:hAnsi="Cambria Math" w:cs="Times New Roman"/>
                              <w:kern w:val="0"/>
                              <w:sz w:val="24"/>
                              <w:szCs w:val="24"/>
                            </w:rPr>
                            <m:t>p</m:t>
                          </w:del>
                        </m:r>
                      </m:e>
                      <m:sub>
                        <m:r>
                          <w:del w:id="3915" w:author="Zhang Li" w:date="2022-06-12T14:50:00Z">
                            <w:rPr>
                              <w:rFonts w:ascii="Cambria Math" w:eastAsia="宋体" w:hAnsi="Cambria Math" w:cs="Times New Roman"/>
                              <w:kern w:val="0"/>
                              <w:sz w:val="24"/>
                              <w:szCs w:val="24"/>
                            </w:rPr>
                            <m:t>s</m:t>
                          </w:del>
                        </m:r>
                      </m:sub>
                    </m:sSub>
                  </m:e>
                </m:d>
              </m:e>
              <m:sup>
                <m:r>
                  <w:del w:id="3916" w:author="Zhang Li" w:date="2022-06-12T14:50:00Z">
                    <w:rPr>
                      <w:rFonts w:ascii="Cambria Math" w:eastAsia="宋体" w:hAnsi="Cambria Math" w:cs="Times New Roman"/>
                      <w:kern w:val="0"/>
                      <w:sz w:val="24"/>
                      <w:szCs w:val="24"/>
                    </w:rPr>
                    <m:t>x</m:t>
                  </w:del>
                </m:r>
              </m:sup>
            </m:sSup>
          </m:e>
        </m:func>
        <m:r>
          <w:del w:id="3917" w:author="Zhang Li" w:date="2022-06-12T14:50:00Z">
            <w:rPr>
              <w:rFonts w:ascii="Cambria Math" w:eastAsia="宋体" w:hAnsi="Cambria Math" w:cs="Times New Roman"/>
              <w:kern w:val="0"/>
              <w:sz w:val="24"/>
              <w:szCs w:val="24"/>
            </w:rPr>
            <m:t>≥ς</m:t>
          </w:del>
        </m:r>
      </m:oMath>
      <w:del w:id="391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919" w:author="Zhang Li" w:date="2022-06-12T14:50:00Z">
            <w:rPr>
              <w:rFonts w:ascii="Cambria Math" w:eastAsia="宋体" w:hAnsi="Cambria Math" w:cs="Times New Roman"/>
              <w:kern w:val="0"/>
              <w:sz w:val="24"/>
              <w:szCs w:val="24"/>
            </w:rPr>
            <m:t>0≤ς&lt;1</m:t>
          </w:del>
        </m:r>
      </m:oMath>
      <w:del w:id="3920"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921" w:author="Zhang Li" w:date="2022-06-12T14:50:00Z">
            <w:rPr>
              <w:rFonts w:ascii="Cambria Math" w:eastAsia="宋体" w:hAnsi="Cambria Math" w:cs="Times New Roman"/>
              <w:kern w:val="0"/>
              <w:sz w:val="24"/>
              <w:szCs w:val="24"/>
            </w:rPr>
            <m:t>x=⌈</m:t>
          </w:del>
        </m:r>
        <m:f>
          <m:fPr>
            <m:ctrlPr>
              <w:del w:id="3922" w:author="Zhang Li" w:date="2022-06-12T14:50:00Z">
                <w:rPr>
                  <w:rFonts w:ascii="Cambria Math" w:eastAsia="宋体" w:hAnsi="Cambria Math" w:cs="Times New Roman"/>
                  <w:i/>
                  <w:kern w:val="0"/>
                  <w:sz w:val="24"/>
                  <w:szCs w:val="24"/>
                </w:rPr>
              </w:del>
            </m:ctrlPr>
          </m:fPr>
          <m:num>
            <m:func>
              <m:funcPr>
                <m:ctrlPr>
                  <w:del w:id="3923" w:author="Zhang Li" w:date="2022-06-12T14:50:00Z">
                    <w:rPr>
                      <w:rFonts w:ascii="Cambria Math" w:eastAsia="宋体" w:hAnsi="Cambria Math" w:cs="Times New Roman"/>
                      <w:i/>
                      <w:kern w:val="0"/>
                      <w:sz w:val="24"/>
                      <w:szCs w:val="24"/>
                    </w:rPr>
                  </w:del>
                </m:ctrlPr>
              </m:funcPr>
              <m:fName>
                <m:r>
                  <w:del w:id="3924" w:author="Zhang Li" w:date="2022-06-12T14:50:00Z">
                    <m:rPr>
                      <m:sty m:val="p"/>
                    </m:rPr>
                    <w:rPr>
                      <w:rFonts w:ascii="Cambria Math" w:eastAsia="宋体" w:hAnsi="Cambria Math" w:cs="Times New Roman"/>
                      <w:kern w:val="0"/>
                      <w:sz w:val="24"/>
                      <w:szCs w:val="24"/>
                    </w:rPr>
                    <m:t>log</m:t>
                  </w:del>
                </m:r>
              </m:fName>
              <m:e>
                <m:r>
                  <w:del w:id="3925" w:author="Zhang Li" w:date="2022-06-12T14:50:00Z">
                    <w:rPr>
                      <w:rFonts w:ascii="Cambria Math" w:eastAsia="宋体" w:hAnsi="Cambria Math" w:cs="Times New Roman"/>
                      <w:kern w:val="0"/>
                      <w:sz w:val="24"/>
                      <w:szCs w:val="24"/>
                    </w:rPr>
                    <m:t>(1-ς)</m:t>
                  </w:del>
                </m:r>
              </m:e>
            </m:func>
          </m:num>
          <m:den>
            <m:func>
              <m:funcPr>
                <m:ctrlPr>
                  <w:del w:id="3926" w:author="Zhang Li" w:date="2022-06-12T14:50:00Z">
                    <w:rPr>
                      <w:rFonts w:ascii="Cambria Math" w:eastAsia="宋体" w:hAnsi="Cambria Math" w:cs="Times New Roman"/>
                      <w:i/>
                      <w:kern w:val="0"/>
                      <w:sz w:val="24"/>
                      <w:szCs w:val="24"/>
                    </w:rPr>
                  </w:del>
                </m:ctrlPr>
              </m:funcPr>
              <m:fName>
                <m:r>
                  <w:del w:id="3927" w:author="Zhang Li" w:date="2022-06-12T14:50:00Z">
                    <m:rPr>
                      <m:sty m:val="p"/>
                    </m:rPr>
                    <w:rPr>
                      <w:rFonts w:ascii="Cambria Math" w:eastAsia="宋体" w:hAnsi="Cambria Math" w:cs="Times New Roman"/>
                      <w:kern w:val="0"/>
                      <w:sz w:val="24"/>
                      <w:szCs w:val="24"/>
                    </w:rPr>
                    <m:t>log</m:t>
                  </w:del>
                </m:r>
              </m:fName>
              <m:e>
                <m:r>
                  <w:del w:id="3928" w:author="Zhang Li" w:date="2022-06-12T14:50:00Z">
                    <w:rPr>
                      <w:rFonts w:ascii="Cambria Math" w:eastAsia="宋体" w:hAnsi="Cambria Math" w:cs="Times New Roman"/>
                      <w:kern w:val="0"/>
                      <w:sz w:val="24"/>
                      <w:szCs w:val="24"/>
                    </w:rPr>
                    <m:t>(1-</m:t>
                  </w:del>
                </m:r>
                <m:sSub>
                  <m:sSubPr>
                    <m:ctrlPr>
                      <w:del w:id="3929" w:author="Zhang Li" w:date="2022-06-12T14:50:00Z">
                        <w:rPr>
                          <w:rFonts w:ascii="Cambria Math" w:eastAsia="宋体" w:hAnsi="Cambria Math" w:cs="Times New Roman"/>
                          <w:i/>
                          <w:kern w:val="0"/>
                          <w:sz w:val="24"/>
                          <w:szCs w:val="24"/>
                        </w:rPr>
                      </w:del>
                    </m:ctrlPr>
                  </m:sSubPr>
                  <m:e>
                    <m:r>
                      <w:del w:id="3930" w:author="Zhang Li" w:date="2022-06-12T14:50:00Z">
                        <w:rPr>
                          <w:rFonts w:ascii="Cambria Math" w:eastAsia="宋体" w:hAnsi="Cambria Math" w:cs="Times New Roman"/>
                          <w:kern w:val="0"/>
                          <w:sz w:val="24"/>
                          <w:szCs w:val="24"/>
                        </w:rPr>
                        <m:t>p</m:t>
                      </w:del>
                    </m:r>
                  </m:e>
                  <m:sub>
                    <m:r>
                      <w:del w:id="3931" w:author="Zhang Li" w:date="2022-06-12T14:50:00Z">
                        <w:rPr>
                          <w:rFonts w:ascii="Cambria Math" w:eastAsia="宋体" w:hAnsi="Cambria Math" w:cs="Times New Roman"/>
                          <w:kern w:val="0"/>
                          <w:sz w:val="24"/>
                          <w:szCs w:val="24"/>
                        </w:rPr>
                        <m:t>s</m:t>
                      </w:del>
                    </m:r>
                  </m:sub>
                </m:sSub>
                <m:r>
                  <w:del w:id="3932" w:author="Zhang Li" w:date="2022-06-12T14:50:00Z">
                    <w:rPr>
                      <w:rFonts w:ascii="Cambria Math" w:eastAsia="宋体" w:hAnsi="Cambria Math" w:cs="Times New Roman"/>
                      <w:kern w:val="0"/>
                      <w:sz w:val="24"/>
                      <w:szCs w:val="24"/>
                    </w:rPr>
                    <m:t>)</m:t>
                  </w:del>
                </m:r>
              </m:e>
            </m:func>
          </m:den>
        </m:f>
        <m:r>
          <w:del w:id="3933" w:author="Zhang Li" w:date="2022-06-12T14:50:00Z">
            <w:rPr>
              <w:rFonts w:ascii="Cambria Math" w:eastAsia="宋体" w:hAnsi="Cambria Math" w:cs="Times New Roman"/>
              <w:kern w:val="0"/>
              <w:sz w:val="24"/>
              <w:szCs w:val="24"/>
            </w:rPr>
            <m:t>⌉</m:t>
          </w:del>
        </m:r>
      </m:oMath>
      <w:del w:id="393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935" w:author="Zhang Li" w:date="2022-06-12T14:50:00Z">
            <w:rPr>
              <w:rFonts w:ascii="Cambria Math" w:eastAsia="宋体" w:hAnsi="Cambria Math" w:cs="Times New Roman"/>
              <w:kern w:val="0"/>
              <w:sz w:val="24"/>
              <w:szCs w:val="24"/>
            </w:rPr>
            <m:t>ς</m:t>
          </w:del>
        </m:r>
      </m:oMath>
      <w:del w:id="3936"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937" w:author="Zhang Li" w:date="2022-06-12T14:50:00Z"/>
          <w:rFonts w:ascii="Times New Roman" w:eastAsia="宋体" w:hAnsi="Times New Roman" w:cs="Times New Roman"/>
          <w:kern w:val="0"/>
          <w:sz w:val="24"/>
          <w:szCs w:val="24"/>
        </w:rPr>
      </w:pPr>
      <w:del w:id="3938"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939" w:author="Zhang Li" w:date="2022-06-12T14:50:00Z">
                <w:rPr>
                  <w:rFonts w:ascii="Cambria Math" w:eastAsia="宋体" w:hAnsi="Cambria Math" w:cs="Times New Roman"/>
                  <w:i/>
                  <w:kern w:val="0"/>
                  <w:sz w:val="24"/>
                  <w:szCs w:val="24"/>
                </w:rPr>
              </w:del>
            </m:ctrlPr>
          </m:sSubSupPr>
          <m:e>
            <m:r>
              <w:del w:id="3940" w:author="Zhang Li" w:date="2022-06-12T14:50:00Z">
                <w:rPr>
                  <w:rFonts w:ascii="Cambria Math" w:eastAsia="宋体" w:hAnsi="Cambria Math" w:cs="Times New Roman"/>
                  <w:kern w:val="0"/>
                  <w:sz w:val="24"/>
                  <w:szCs w:val="24"/>
                </w:rPr>
                <m:t>T</m:t>
              </w:del>
            </m:r>
          </m:e>
          <m:sub>
            <m:r>
              <w:del w:id="3941" w:author="Zhang Li" w:date="2022-06-12T14:50:00Z">
                <w:rPr>
                  <w:rFonts w:ascii="Cambria Math" w:eastAsia="宋体" w:hAnsi="Cambria Math" w:cs="Times New Roman"/>
                  <w:kern w:val="0"/>
                  <w:sz w:val="24"/>
                  <w:szCs w:val="24"/>
                </w:rPr>
                <m:t>B</m:t>
              </w:del>
            </m:r>
          </m:sub>
          <m:sup>
            <m:r>
              <w:del w:id="3942" w:author="Zhang Li" w:date="2022-06-12T14:50:00Z">
                <w:rPr>
                  <w:rFonts w:ascii="Cambria Math" w:eastAsia="宋体" w:hAnsi="Cambria Math" w:cs="Times New Roman"/>
                  <w:kern w:val="0"/>
                  <w:sz w:val="24"/>
                  <w:szCs w:val="24"/>
                </w:rPr>
                <m:t>max</m:t>
              </w:del>
            </m:r>
          </m:sup>
        </m:sSubSup>
        <m:r>
          <w:del w:id="3943" w:author="Zhang Li" w:date="2022-06-12T14:50:00Z">
            <w:rPr>
              <w:rFonts w:ascii="Cambria Math" w:eastAsia="宋体" w:hAnsi="Cambria Math" w:cs="Times New Roman"/>
              <w:kern w:val="0"/>
              <w:sz w:val="24"/>
              <w:szCs w:val="24"/>
            </w:rPr>
            <m:t xml:space="preserve"> </m:t>
          </w:del>
        </m:r>
      </m:oMath>
      <w:del w:id="3944"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945" w:author="Zhang Li" w:date="2022-06-12T14:50:00Z">
                <w:rPr>
                  <w:rFonts w:ascii="Cambria Math" w:eastAsia="宋体" w:hAnsi="Cambria Math" w:cs="Times New Roman"/>
                  <w:i/>
                  <w:kern w:val="0"/>
                  <w:sz w:val="24"/>
                  <w:szCs w:val="24"/>
                </w:rPr>
              </w:del>
            </m:ctrlPr>
          </m:sSubSupPr>
          <m:e>
            <m:r>
              <w:del w:id="3946" w:author="Zhang Li" w:date="2022-06-12T14:50:00Z">
                <w:rPr>
                  <w:rFonts w:ascii="Cambria Math" w:eastAsia="宋体" w:hAnsi="Cambria Math" w:cs="Times New Roman"/>
                  <w:kern w:val="0"/>
                  <w:sz w:val="24"/>
                  <w:szCs w:val="24"/>
                </w:rPr>
                <m:t>T</m:t>
              </w:del>
            </m:r>
          </m:e>
          <m:sub>
            <m:r>
              <w:del w:id="3947" w:author="Zhang Li" w:date="2022-06-12T14:50:00Z">
                <w:rPr>
                  <w:rFonts w:ascii="Cambria Math" w:eastAsia="宋体" w:hAnsi="Cambria Math" w:cs="Times New Roman"/>
                  <w:kern w:val="0"/>
                  <w:sz w:val="24"/>
                  <w:szCs w:val="24"/>
                </w:rPr>
                <m:t>sig</m:t>
              </w:del>
            </m:r>
          </m:sub>
          <m:sup>
            <m:r>
              <w:del w:id="3948" w:author="Zhang Li" w:date="2022-06-12T14:50:00Z">
                <w:rPr>
                  <w:rFonts w:ascii="Cambria Math" w:eastAsia="宋体" w:hAnsi="Cambria Math" w:cs="Times New Roman"/>
                  <w:kern w:val="0"/>
                  <w:sz w:val="24"/>
                  <w:szCs w:val="24"/>
                </w:rPr>
                <m:t>max</m:t>
              </w:del>
            </m:r>
          </m:sup>
        </m:sSubSup>
      </m:oMath>
      <w:del w:id="3949"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950" w:author="Zhang Li" w:date="2022-06-12T14:50:00Z">
            <w:rPr>
              <w:rFonts w:ascii="Cambria Math" w:eastAsia="宋体" w:hAnsi="Cambria Math" w:cs="Times New Roman"/>
              <w:kern w:val="0"/>
              <w:sz w:val="24"/>
              <w:szCs w:val="24"/>
            </w:rPr>
            <m:t>N-1</m:t>
          </w:del>
        </m:r>
      </m:oMath>
      <w:del w:id="395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952" w:author="Zhang Li" w:date="2022-06-12T14:50:00Z">
                <w:rPr>
                  <w:rFonts w:ascii="Cambria Math" w:eastAsia="宋体" w:hAnsi="Cambria Math" w:cs="Times New Roman"/>
                  <w:i/>
                  <w:kern w:val="0"/>
                  <w:sz w:val="24"/>
                  <w:szCs w:val="24"/>
                </w:rPr>
              </w:del>
            </m:ctrlPr>
          </m:sSubSupPr>
          <m:e>
            <m:r>
              <w:del w:id="3953" w:author="Zhang Li" w:date="2022-06-12T14:50:00Z">
                <w:rPr>
                  <w:rFonts w:ascii="Cambria Math" w:eastAsia="宋体" w:hAnsi="Cambria Math" w:cs="Times New Roman"/>
                  <w:kern w:val="0"/>
                  <w:sz w:val="24"/>
                  <w:szCs w:val="24"/>
                </w:rPr>
                <m:t>T</m:t>
              </w:del>
            </m:r>
          </m:e>
          <m:sub>
            <m:r>
              <w:del w:id="3954" w:author="Zhang Li" w:date="2022-06-12T14:50:00Z">
                <w:rPr>
                  <w:rFonts w:ascii="Cambria Math" w:eastAsia="宋体" w:hAnsi="Cambria Math" w:cs="Times New Roman"/>
                  <w:kern w:val="0"/>
                  <w:sz w:val="24"/>
                  <w:szCs w:val="24"/>
                </w:rPr>
                <m:t>C</m:t>
              </w:del>
            </m:r>
          </m:sub>
          <m:sup>
            <m:r>
              <w:del w:id="3955" w:author="Zhang Li" w:date="2022-06-12T14:50:00Z">
                <w:rPr>
                  <w:rFonts w:ascii="Cambria Math" w:eastAsia="宋体" w:hAnsi="Cambria Math" w:cs="Times New Roman"/>
                  <w:kern w:val="0"/>
                  <w:sz w:val="24"/>
                  <w:szCs w:val="24"/>
                </w:rPr>
                <m:t>max</m:t>
              </w:del>
            </m:r>
          </m:sup>
        </m:sSubSup>
        <m:r>
          <w:del w:id="3956" w:author="Zhang Li" w:date="2022-06-12T14:50:00Z">
            <w:rPr>
              <w:rFonts w:ascii="Cambria Math" w:eastAsia="宋体" w:hAnsi="Cambria Math" w:cs="Times New Roman"/>
              <w:kern w:val="0"/>
              <w:sz w:val="24"/>
              <w:szCs w:val="24"/>
            </w:rPr>
            <m:t>=</m:t>
          </w:del>
        </m:r>
        <m:sSubSup>
          <m:sSubSupPr>
            <m:ctrlPr>
              <w:del w:id="3957" w:author="Zhang Li" w:date="2022-06-12T14:50:00Z">
                <w:rPr>
                  <w:rFonts w:ascii="Cambria Math" w:eastAsia="宋体" w:hAnsi="Cambria Math" w:cs="Times New Roman"/>
                  <w:i/>
                  <w:kern w:val="0"/>
                  <w:sz w:val="24"/>
                  <w:szCs w:val="24"/>
                </w:rPr>
              </w:del>
            </m:ctrlPr>
          </m:sSubSupPr>
          <m:e>
            <m:r>
              <w:del w:id="3958" w:author="Zhang Li" w:date="2022-06-12T14:50:00Z">
                <w:rPr>
                  <w:rFonts w:ascii="Cambria Math" w:eastAsia="宋体" w:hAnsi="Cambria Math" w:cs="Times New Roman"/>
                  <w:kern w:val="0"/>
                  <w:sz w:val="24"/>
                  <w:szCs w:val="24"/>
                </w:rPr>
                <m:t>T</m:t>
              </w:del>
            </m:r>
          </m:e>
          <m:sub>
            <m:r>
              <w:del w:id="3959" w:author="Zhang Li" w:date="2022-06-12T14:50:00Z">
                <w:rPr>
                  <w:rFonts w:ascii="Cambria Math" w:eastAsia="宋体" w:hAnsi="Cambria Math" w:cs="Times New Roman"/>
                  <w:kern w:val="0"/>
                  <w:sz w:val="24"/>
                  <w:szCs w:val="24"/>
                </w:rPr>
                <m:t>B</m:t>
              </w:del>
            </m:r>
          </m:sub>
          <m:sup>
            <m:r>
              <w:del w:id="3960" w:author="Zhang Li" w:date="2022-06-12T14:50:00Z">
                <w:rPr>
                  <w:rFonts w:ascii="Cambria Math" w:eastAsia="宋体" w:hAnsi="Cambria Math" w:cs="Times New Roman"/>
                  <w:kern w:val="0"/>
                  <w:sz w:val="24"/>
                  <w:szCs w:val="24"/>
                </w:rPr>
                <m:t>max</m:t>
              </w:del>
            </m:r>
          </m:sup>
        </m:sSubSup>
        <m:r>
          <w:del w:id="3961" w:author="Zhang Li" w:date="2022-06-12T14:50:00Z">
            <w:rPr>
              <w:rFonts w:ascii="Cambria Math" w:eastAsia="宋体" w:hAnsi="Cambria Math" w:cs="Times New Roman"/>
              <w:kern w:val="0"/>
              <w:sz w:val="24"/>
              <w:szCs w:val="24"/>
            </w:rPr>
            <m:t>+</m:t>
          </w:del>
        </m:r>
        <m:nary>
          <m:naryPr>
            <m:chr m:val="∑"/>
            <m:limLoc m:val="undOvr"/>
            <m:ctrlPr>
              <w:del w:id="3962" w:author="Zhang Li" w:date="2022-06-12T14:50:00Z">
                <w:rPr>
                  <w:rFonts w:ascii="Cambria Math" w:eastAsia="宋体" w:hAnsi="Cambria Math" w:cs="Times New Roman"/>
                  <w:i/>
                  <w:kern w:val="0"/>
                  <w:sz w:val="24"/>
                  <w:szCs w:val="24"/>
                </w:rPr>
              </w:del>
            </m:ctrlPr>
          </m:naryPr>
          <m:sub>
            <m:r>
              <w:del w:id="3963" w:author="Zhang Li" w:date="2022-06-12T14:50:00Z">
                <w:rPr>
                  <w:rFonts w:ascii="Cambria Math" w:eastAsia="宋体" w:hAnsi="Cambria Math" w:cs="Times New Roman"/>
                  <w:kern w:val="0"/>
                  <w:sz w:val="24"/>
                  <w:szCs w:val="24"/>
                </w:rPr>
                <m:t>i=0</m:t>
              </w:del>
            </m:r>
          </m:sub>
          <m:sup>
            <m:r>
              <w:del w:id="3964" w:author="Zhang Li" w:date="2022-06-12T14:50:00Z">
                <w:rPr>
                  <w:rFonts w:ascii="Cambria Math" w:eastAsia="宋体" w:hAnsi="Cambria Math" w:cs="Times New Roman"/>
                  <w:kern w:val="0"/>
                  <w:sz w:val="24"/>
                  <w:szCs w:val="24"/>
                </w:rPr>
                <m:t>N</m:t>
              </w:del>
            </m:r>
          </m:sup>
          <m:e>
            <m:sSubSup>
              <m:sSubSupPr>
                <m:ctrlPr>
                  <w:del w:id="3965" w:author="Zhang Li" w:date="2022-06-12T14:50:00Z">
                    <w:rPr>
                      <w:rFonts w:ascii="Cambria Math" w:eastAsia="宋体" w:hAnsi="Cambria Math" w:cs="Times New Roman"/>
                      <w:i/>
                      <w:kern w:val="0"/>
                      <w:sz w:val="24"/>
                      <w:szCs w:val="24"/>
                    </w:rPr>
                  </w:del>
                </m:ctrlPr>
              </m:sSubSupPr>
              <m:e>
                <m:r>
                  <w:del w:id="3966" w:author="Zhang Li" w:date="2022-06-12T14:50:00Z">
                    <w:rPr>
                      <w:rFonts w:ascii="Cambria Math" w:eastAsia="宋体" w:hAnsi="Cambria Math" w:cs="Times New Roman"/>
                      <w:kern w:val="0"/>
                      <w:sz w:val="24"/>
                      <w:szCs w:val="24"/>
                    </w:rPr>
                    <m:t>T</m:t>
                  </w:del>
                </m:r>
              </m:e>
              <m:sub>
                <m:r>
                  <w:del w:id="3967" w:author="Zhang Li" w:date="2022-06-12T14:50:00Z">
                    <w:rPr>
                      <w:rFonts w:ascii="Cambria Math" w:eastAsia="宋体" w:hAnsi="Cambria Math" w:cs="Times New Roman"/>
                      <w:kern w:val="0"/>
                      <w:sz w:val="24"/>
                      <w:szCs w:val="24"/>
                    </w:rPr>
                    <m:t>sig</m:t>
                  </w:del>
                </m:r>
              </m:sub>
              <m:sup>
                <m:r>
                  <w:del w:id="3968" w:author="Zhang Li" w:date="2022-06-12T14:50:00Z">
                    <w:rPr>
                      <w:rFonts w:ascii="Cambria Math" w:eastAsia="宋体" w:hAnsi="Cambria Math" w:cs="Times New Roman"/>
                      <w:kern w:val="0"/>
                      <w:sz w:val="24"/>
                      <w:szCs w:val="24"/>
                    </w:rPr>
                    <m:t>max</m:t>
                  </w:del>
                </m:r>
              </m:sup>
            </m:sSubSup>
          </m:e>
        </m:nary>
      </m:oMath>
      <w:del w:id="3969"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970" w:author="Zhang Li" w:date="2022-06-12T14:50:00Z">
            <w:rPr>
              <w:rFonts w:ascii="Cambria Math" w:eastAsia="宋体" w:hAnsi="Cambria Math" w:cs="Times New Roman"/>
              <w:kern w:val="0"/>
              <w:sz w:val="24"/>
              <w:szCs w:val="24"/>
            </w:rPr>
            <m:t>F=(</m:t>
          </w:del>
        </m:r>
        <m:sSubSup>
          <m:sSubSupPr>
            <m:ctrlPr>
              <w:del w:id="3971" w:author="Zhang Li" w:date="2022-06-12T14:50:00Z">
                <w:rPr>
                  <w:rFonts w:ascii="Cambria Math" w:eastAsia="宋体" w:hAnsi="Cambria Math" w:cs="Times New Roman"/>
                  <w:i/>
                  <w:kern w:val="0"/>
                  <w:sz w:val="24"/>
                  <w:szCs w:val="24"/>
                </w:rPr>
              </w:del>
            </m:ctrlPr>
          </m:sSubSupPr>
          <m:e>
            <m:r>
              <w:del w:id="3972" w:author="Zhang Li" w:date="2022-06-12T14:50:00Z">
                <w:rPr>
                  <w:rFonts w:ascii="Cambria Math" w:eastAsia="宋体" w:hAnsi="Cambria Math" w:cs="Times New Roman"/>
                  <w:kern w:val="0"/>
                  <w:sz w:val="24"/>
                  <w:szCs w:val="24"/>
                </w:rPr>
                <m:t>T</m:t>
              </w:del>
            </m:r>
          </m:e>
          <m:sub>
            <m:r>
              <w:del w:id="3973" w:author="Zhang Li" w:date="2022-06-12T14:50:00Z">
                <w:rPr>
                  <w:rFonts w:ascii="Cambria Math" w:eastAsia="宋体" w:hAnsi="Cambria Math" w:cs="Times New Roman"/>
                  <w:kern w:val="0"/>
                  <w:sz w:val="24"/>
                  <w:szCs w:val="24"/>
                </w:rPr>
                <m:t>B</m:t>
              </w:del>
            </m:r>
          </m:sub>
          <m:sup>
            <m:r>
              <w:del w:id="3974" w:author="Zhang Li" w:date="2022-06-12T14:50:00Z">
                <w:rPr>
                  <w:rFonts w:ascii="Cambria Math" w:eastAsia="宋体" w:hAnsi="Cambria Math" w:cs="Times New Roman"/>
                  <w:kern w:val="0"/>
                  <w:sz w:val="24"/>
                  <w:szCs w:val="24"/>
                </w:rPr>
                <m:t>max</m:t>
              </w:del>
            </m:r>
          </m:sup>
        </m:sSubSup>
        <m:r>
          <w:del w:id="3975" w:author="Zhang Li" w:date="2022-06-12T14:50:00Z">
            <w:rPr>
              <w:rFonts w:ascii="Cambria Math" w:eastAsia="宋体" w:hAnsi="Cambria Math" w:cs="Times New Roman"/>
              <w:kern w:val="0"/>
              <w:sz w:val="24"/>
              <w:szCs w:val="24"/>
            </w:rPr>
            <m:t>+</m:t>
          </w:del>
        </m:r>
        <m:nary>
          <m:naryPr>
            <m:chr m:val="∑"/>
            <m:limLoc m:val="undOvr"/>
            <m:ctrlPr>
              <w:del w:id="3976" w:author="Zhang Li" w:date="2022-06-12T14:50:00Z">
                <w:rPr>
                  <w:rFonts w:ascii="Cambria Math" w:eastAsia="宋体" w:hAnsi="Cambria Math" w:cs="Times New Roman"/>
                  <w:i/>
                  <w:kern w:val="0"/>
                  <w:sz w:val="24"/>
                  <w:szCs w:val="24"/>
                </w:rPr>
              </w:del>
            </m:ctrlPr>
          </m:naryPr>
          <m:sub>
            <m:r>
              <w:del w:id="3977" w:author="Zhang Li" w:date="2022-06-12T14:50:00Z">
                <w:rPr>
                  <w:rFonts w:ascii="Cambria Math" w:eastAsia="宋体" w:hAnsi="Cambria Math" w:cs="Times New Roman"/>
                  <w:kern w:val="0"/>
                  <w:sz w:val="24"/>
                  <w:szCs w:val="24"/>
                </w:rPr>
                <m:t>i=0</m:t>
              </w:del>
            </m:r>
          </m:sub>
          <m:sup>
            <m:r>
              <w:del w:id="3978" w:author="Zhang Li" w:date="2022-06-12T14:50:00Z">
                <w:rPr>
                  <w:rFonts w:ascii="Cambria Math" w:eastAsia="宋体" w:hAnsi="Cambria Math" w:cs="Times New Roman"/>
                  <w:kern w:val="0"/>
                  <w:sz w:val="24"/>
                  <w:szCs w:val="24"/>
                </w:rPr>
                <m:t>N</m:t>
              </w:del>
            </m:r>
          </m:sup>
          <m:e>
            <m:sSubSup>
              <m:sSubSupPr>
                <m:ctrlPr>
                  <w:del w:id="3979" w:author="Zhang Li" w:date="2022-06-12T14:50:00Z">
                    <w:rPr>
                      <w:rFonts w:ascii="Cambria Math" w:eastAsia="宋体" w:hAnsi="Cambria Math" w:cs="Times New Roman"/>
                      <w:i/>
                      <w:kern w:val="0"/>
                      <w:sz w:val="24"/>
                      <w:szCs w:val="24"/>
                    </w:rPr>
                  </w:del>
                </m:ctrlPr>
              </m:sSubSupPr>
              <m:e>
                <m:r>
                  <w:del w:id="3980" w:author="Zhang Li" w:date="2022-06-12T14:50:00Z">
                    <w:rPr>
                      <w:rFonts w:ascii="Cambria Math" w:eastAsia="宋体" w:hAnsi="Cambria Math" w:cs="Times New Roman"/>
                      <w:kern w:val="0"/>
                      <w:sz w:val="24"/>
                      <w:szCs w:val="24"/>
                    </w:rPr>
                    <m:t>T</m:t>
                  </w:del>
                </m:r>
              </m:e>
              <m:sub>
                <m:r>
                  <w:del w:id="3981" w:author="Zhang Li" w:date="2022-06-12T14:50:00Z">
                    <w:rPr>
                      <w:rFonts w:ascii="Cambria Math" w:eastAsia="宋体" w:hAnsi="Cambria Math" w:cs="Times New Roman"/>
                      <w:kern w:val="0"/>
                      <w:sz w:val="24"/>
                      <w:szCs w:val="24"/>
                    </w:rPr>
                    <m:t>sig</m:t>
                  </w:del>
                </m:r>
              </m:sub>
              <m:sup>
                <m:r>
                  <w:del w:id="3982" w:author="Zhang Li" w:date="2022-06-12T14:50:00Z">
                    <w:rPr>
                      <w:rFonts w:ascii="Cambria Math" w:eastAsia="宋体" w:hAnsi="Cambria Math" w:cs="Times New Roman"/>
                      <w:kern w:val="0"/>
                      <w:sz w:val="24"/>
                      <w:szCs w:val="24"/>
                    </w:rPr>
                    <m:t>max</m:t>
                  </w:del>
                </m:r>
              </m:sup>
            </m:sSubSup>
          </m:e>
        </m:nary>
        <m:r>
          <w:del w:id="3983" w:author="Zhang Li" w:date="2022-06-12T14:50:00Z">
            <w:rPr>
              <w:rFonts w:ascii="Cambria Math" w:eastAsia="宋体" w:hAnsi="Cambria Math" w:cs="Times New Roman"/>
              <w:kern w:val="0"/>
              <w:sz w:val="24"/>
              <w:szCs w:val="24"/>
            </w:rPr>
            <m:t>)⋅</m:t>
          </w:del>
        </m:r>
        <m:d>
          <m:dPr>
            <m:begChr m:val="⌈"/>
            <m:endChr m:val="⌉"/>
            <m:ctrlPr>
              <w:del w:id="3984" w:author="Zhang Li" w:date="2022-06-12T14:50:00Z">
                <w:rPr>
                  <w:rFonts w:ascii="Cambria Math" w:eastAsia="宋体" w:hAnsi="Cambria Math" w:cs="Times New Roman"/>
                  <w:i/>
                  <w:kern w:val="0"/>
                  <w:sz w:val="24"/>
                  <w:szCs w:val="24"/>
                </w:rPr>
              </w:del>
            </m:ctrlPr>
          </m:dPr>
          <m:e>
            <m:f>
              <m:fPr>
                <m:ctrlPr>
                  <w:del w:id="3985" w:author="Zhang Li" w:date="2022-06-12T14:50:00Z">
                    <w:rPr>
                      <w:rFonts w:ascii="Cambria Math" w:eastAsia="宋体" w:hAnsi="Cambria Math" w:cs="Times New Roman"/>
                      <w:i/>
                      <w:kern w:val="0"/>
                      <w:sz w:val="24"/>
                      <w:szCs w:val="24"/>
                    </w:rPr>
                  </w:del>
                </m:ctrlPr>
              </m:fPr>
              <m:num>
                <m:func>
                  <m:funcPr>
                    <m:ctrlPr>
                      <w:del w:id="3986" w:author="Zhang Li" w:date="2022-06-12T14:50:00Z">
                        <w:rPr>
                          <w:rFonts w:ascii="Cambria Math" w:eastAsia="宋体" w:hAnsi="Cambria Math" w:cs="Times New Roman"/>
                          <w:i/>
                          <w:kern w:val="0"/>
                          <w:sz w:val="24"/>
                          <w:szCs w:val="24"/>
                        </w:rPr>
                      </w:del>
                    </m:ctrlPr>
                  </m:funcPr>
                  <m:fName>
                    <m:r>
                      <w:del w:id="3987" w:author="Zhang Li" w:date="2022-06-12T14:50:00Z">
                        <m:rPr>
                          <m:sty m:val="p"/>
                        </m:rPr>
                        <w:rPr>
                          <w:rFonts w:ascii="Cambria Math" w:eastAsia="宋体" w:hAnsi="Cambria Math" w:cs="Times New Roman"/>
                          <w:kern w:val="0"/>
                          <w:sz w:val="24"/>
                          <w:szCs w:val="24"/>
                        </w:rPr>
                        <m:t>log</m:t>
                      </w:del>
                    </m:r>
                  </m:fName>
                  <m:e>
                    <m:d>
                      <m:dPr>
                        <m:ctrlPr>
                          <w:del w:id="3988" w:author="Zhang Li" w:date="2022-06-12T14:50:00Z">
                            <w:rPr>
                              <w:rFonts w:ascii="Cambria Math" w:eastAsia="宋体" w:hAnsi="Cambria Math" w:cs="Times New Roman"/>
                              <w:i/>
                              <w:kern w:val="0"/>
                              <w:sz w:val="24"/>
                              <w:szCs w:val="24"/>
                            </w:rPr>
                          </w:del>
                        </m:ctrlPr>
                      </m:dPr>
                      <m:e>
                        <m:r>
                          <w:del w:id="3989" w:author="Zhang Li" w:date="2022-06-12T14:50:00Z">
                            <w:rPr>
                              <w:rFonts w:ascii="Cambria Math" w:eastAsia="宋体" w:hAnsi="Cambria Math" w:cs="Times New Roman"/>
                              <w:kern w:val="0"/>
                              <w:sz w:val="24"/>
                              <w:szCs w:val="24"/>
                            </w:rPr>
                            <m:t>1-ς</m:t>
                          </w:del>
                        </m:r>
                      </m:e>
                    </m:d>
                  </m:e>
                </m:func>
              </m:num>
              <m:den>
                <m:func>
                  <m:funcPr>
                    <m:ctrlPr>
                      <w:del w:id="3990" w:author="Zhang Li" w:date="2022-06-12T14:50:00Z">
                        <w:rPr>
                          <w:rFonts w:ascii="Cambria Math" w:eastAsia="宋体" w:hAnsi="Cambria Math" w:cs="Times New Roman"/>
                          <w:i/>
                          <w:kern w:val="0"/>
                          <w:sz w:val="24"/>
                          <w:szCs w:val="24"/>
                        </w:rPr>
                      </w:del>
                    </m:ctrlPr>
                  </m:funcPr>
                  <m:fName>
                    <m:r>
                      <w:del w:id="3991" w:author="Zhang Li" w:date="2022-06-12T14:50:00Z">
                        <m:rPr>
                          <m:sty m:val="p"/>
                        </m:rPr>
                        <w:rPr>
                          <w:rFonts w:ascii="Cambria Math" w:eastAsia="宋体" w:hAnsi="Cambria Math" w:cs="Times New Roman"/>
                          <w:kern w:val="0"/>
                          <w:sz w:val="24"/>
                          <w:szCs w:val="24"/>
                        </w:rPr>
                        <m:t>log</m:t>
                      </w:del>
                    </m:r>
                  </m:fName>
                  <m:e>
                    <m:d>
                      <m:dPr>
                        <m:ctrlPr>
                          <w:del w:id="3992" w:author="Zhang Li" w:date="2022-06-12T14:50:00Z">
                            <w:rPr>
                              <w:rFonts w:ascii="Cambria Math" w:eastAsia="宋体" w:hAnsi="Cambria Math" w:cs="Times New Roman"/>
                              <w:i/>
                              <w:kern w:val="0"/>
                              <w:sz w:val="24"/>
                              <w:szCs w:val="24"/>
                            </w:rPr>
                          </w:del>
                        </m:ctrlPr>
                      </m:dPr>
                      <m:e>
                        <m:r>
                          <w:del w:id="3993" w:author="Zhang Li" w:date="2022-06-12T14:50:00Z">
                            <w:rPr>
                              <w:rFonts w:ascii="Cambria Math" w:eastAsia="宋体" w:hAnsi="Cambria Math" w:cs="Times New Roman"/>
                              <w:kern w:val="0"/>
                              <w:sz w:val="24"/>
                              <w:szCs w:val="24"/>
                            </w:rPr>
                            <m:t>1-</m:t>
                          </w:del>
                        </m:r>
                        <m:r>
                          <w:del w:id="3994" w:author="Zhang Li" w:date="2022-06-12T14:50:00Z">
                            <w:rPr>
                              <w:rFonts w:ascii="Cambria Math" w:eastAsia="宋体" w:hAnsi="Cambria Math" w:cs="Times New Roman" w:hint="eastAsia"/>
                              <w:kern w:val="0"/>
                              <w:sz w:val="24"/>
                              <w:szCs w:val="24"/>
                            </w:rPr>
                            <m:t>N</m:t>
                          </w:del>
                        </m:r>
                        <m:r>
                          <w:del w:id="3995" w:author="Zhang Li" w:date="2022-06-12T14:50:00Z">
                            <w:rPr>
                              <w:rFonts w:ascii="Cambria Math" w:eastAsia="宋体" w:hAnsi="Cambria Math" w:cs="Times New Roman"/>
                              <w:kern w:val="0"/>
                              <w:sz w:val="24"/>
                              <w:szCs w:val="24"/>
                            </w:rPr>
                            <m:t>⋅p⋅</m:t>
                          </w:del>
                        </m:r>
                        <m:sSup>
                          <m:sSupPr>
                            <m:ctrlPr>
                              <w:del w:id="3996" w:author="Zhang Li" w:date="2022-06-12T14:50:00Z">
                                <w:rPr>
                                  <w:rFonts w:ascii="Cambria Math" w:eastAsia="宋体" w:hAnsi="Cambria Math" w:cs="Times New Roman"/>
                                  <w:i/>
                                  <w:kern w:val="0"/>
                                  <w:sz w:val="24"/>
                                  <w:szCs w:val="24"/>
                                </w:rPr>
                              </w:del>
                            </m:ctrlPr>
                          </m:sSupPr>
                          <m:e>
                            <m:d>
                              <m:dPr>
                                <m:ctrlPr>
                                  <w:del w:id="3997" w:author="Zhang Li" w:date="2022-06-12T14:50:00Z">
                                    <w:rPr>
                                      <w:rFonts w:ascii="Cambria Math" w:eastAsia="宋体" w:hAnsi="Cambria Math" w:cs="Times New Roman"/>
                                      <w:i/>
                                      <w:kern w:val="0"/>
                                      <w:sz w:val="24"/>
                                      <w:szCs w:val="24"/>
                                    </w:rPr>
                                  </w:del>
                                </m:ctrlPr>
                              </m:dPr>
                              <m:e>
                                <m:r>
                                  <w:del w:id="3998" w:author="Zhang Li" w:date="2022-06-12T14:50:00Z">
                                    <w:rPr>
                                      <w:rFonts w:ascii="Cambria Math" w:eastAsia="宋体" w:hAnsi="Cambria Math" w:cs="Times New Roman"/>
                                      <w:kern w:val="0"/>
                                      <w:sz w:val="24"/>
                                      <w:szCs w:val="24"/>
                                    </w:rPr>
                                    <m:t>1-p</m:t>
                                  </w:del>
                                </m:r>
                              </m:e>
                            </m:d>
                          </m:e>
                          <m:sup>
                            <m:r>
                              <w:del w:id="3999" w:author="Zhang Li" w:date="2022-06-12T14:50:00Z">
                                <w:rPr>
                                  <w:rFonts w:ascii="Cambria Math" w:eastAsia="宋体" w:hAnsi="Cambria Math" w:cs="Times New Roman"/>
                                  <w:kern w:val="0"/>
                                  <w:sz w:val="24"/>
                                  <w:szCs w:val="24"/>
                                </w:rPr>
                                <m:t>N-1</m:t>
                              </w:del>
                            </m:r>
                          </m:sup>
                        </m:sSup>
                      </m:e>
                    </m:d>
                  </m:e>
                </m:func>
              </m:den>
            </m:f>
          </m:e>
        </m:d>
      </m:oMath>
      <w:del w:id="400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4001" w:author="Zhang Li" w:date="2022-06-12T14:50:00Z">
            <w:rPr>
              <w:rFonts w:ascii="Cambria Math" w:eastAsia="宋体" w:hAnsi="Cambria Math" w:cs="Times New Roman"/>
              <w:kern w:val="0"/>
              <w:sz w:val="24"/>
              <w:szCs w:val="24"/>
            </w:rPr>
            <m:t>0≤ς&lt;1</m:t>
          </w:del>
        </m:r>
      </m:oMath>
      <w:del w:id="400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4003"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4004"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4005"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4006" w:author="ThinkPad" w:date="2022-06-18T09:30:00Z">
        <w:r w:rsidDel="00EE2D99">
          <w:rPr>
            <w:rFonts w:ascii="Times New Roman" w:eastAsia="宋体" w:hAnsi="Times New Roman" w:cs="Times New Roman"/>
            <w:kern w:val="0"/>
            <w:sz w:val="24"/>
            <w:szCs w:val="24"/>
          </w:rPr>
          <w:delText>has been</w:delText>
        </w:r>
      </w:del>
      <w:ins w:id="4007"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4008" w:author="ThinkPad" w:date="2022-06-18T09:30:00Z">
        <w:r w:rsidDel="00EE2D99">
          <w:rPr>
            <w:rFonts w:ascii="Times New Roman" w:eastAsia="宋体" w:hAnsi="Times New Roman" w:cs="Times New Roman"/>
            <w:kern w:val="0"/>
            <w:sz w:val="24"/>
            <w:szCs w:val="24"/>
          </w:rPr>
          <w:delText xml:space="preserve">via </w:delText>
        </w:r>
      </w:del>
      <w:ins w:id="4009"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4010"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4011"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4012" w:author="ThinkPad" w:date="2022-06-18T09:31:00Z">
        <w:r w:rsidDel="00EE2D99">
          <w:rPr>
            <w:rFonts w:ascii="Times New Roman" w:eastAsia="宋体" w:hAnsi="Times New Roman" w:cs="Times New Roman"/>
            <w:kern w:val="0"/>
            <w:sz w:val="24"/>
            <w:szCs w:val="24"/>
          </w:rPr>
          <w:delText xml:space="preserve">between </w:delText>
        </w:r>
      </w:del>
      <w:ins w:id="4013"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4014" w:author="ThinkPad" w:date="2022-06-18T09:31:00Z">
        <w:r w:rsidDel="00EE2D99">
          <w:rPr>
            <w:rFonts w:ascii="Times New Roman" w:eastAsia="宋体" w:hAnsi="Times New Roman" w:cs="Times New Roman"/>
            <w:kern w:val="0"/>
            <w:sz w:val="24"/>
            <w:szCs w:val="24"/>
          </w:rPr>
          <w:delText xml:space="preserve">be </w:delText>
        </w:r>
      </w:del>
      <w:ins w:id="4015" w:author="Zhang Li" w:date="2022-06-12T14:52:00Z">
        <w:r>
          <w:rPr>
            <w:rFonts w:ascii="Times New Roman" w:eastAsia="宋体" w:hAnsi="Times New Roman" w:cs="Times New Roman"/>
            <w:kern w:val="0"/>
            <w:sz w:val="24"/>
            <w:szCs w:val="24"/>
          </w:rPr>
          <w:t>fail</w:t>
        </w:r>
        <w:del w:id="4016" w:author="ThinkPad" w:date="2022-06-18T09:31:00Z">
          <w:r w:rsidDel="00EE2D99">
            <w:rPr>
              <w:rFonts w:ascii="Times New Roman" w:eastAsia="宋体" w:hAnsi="Times New Roman" w:cs="Times New Roman"/>
              <w:kern w:val="0"/>
              <w:sz w:val="24"/>
              <w:szCs w:val="24"/>
            </w:rPr>
            <w:delText>ed</w:delText>
          </w:r>
        </w:del>
      </w:ins>
      <w:del w:id="4017"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4018" w:author="Zhang Li" w:date="2022-06-12T14:53:00Z">
        <w:r>
          <w:rPr>
            <w:rFonts w:ascii="Times New Roman" w:eastAsia="宋体" w:hAnsi="Times New Roman" w:cs="Times New Roman"/>
            <w:kern w:val="0"/>
            <w:sz w:val="24"/>
            <w:szCs w:val="24"/>
          </w:rPr>
          <w:t xml:space="preserve">in </w:t>
        </w:r>
      </w:ins>
      <w:ins w:id="4019" w:author="ThinkPad" w:date="2022-06-18T09:31:00Z">
        <w:r w:rsidR="00EE2D99">
          <w:rPr>
            <w:rFonts w:ascii="Times New Roman" w:eastAsia="宋体" w:hAnsi="Times New Roman" w:cs="Times New Roman"/>
            <w:kern w:val="0"/>
            <w:sz w:val="24"/>
            <w:szCs w:val="24"/>
          </w:rPr>
          <w:t xml:space="preserve">the </w:t>
        </w:r>
      </w:ins>
      <w:ins w:id="4020" w:author="Zhang Li" w:date="2022-06-12T14:53:00Z">
        <w:r>
          <w:rPr>
            <w:rFonts w:ascii="Times New Roman" w:eastAsia="宋体" w:hAnsi="Times New Roman" w:cs="Times New Roman"/>
            <w:kern w:val="0"/>
            <w:sz w:val="24"/>
            <w:szCs w:val="24"/>
          </w:rPr>
          <w:t>consensus round</w:t>
        </w:r>
      </w:ins>
      <w:del w:id="4021"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4022" w:author="Zhang Li" w:date="2022-06-12T14:57:00Z"/>
          <w:rFonts w:ascii="Times New Roman" w:eastAsia="宋体" w:hAnsi="Times New Roman" w:cs="Times New Roman"/>
          <w:kern w:val="0"/>
          <w:sz w:val="24"/>
          <w:szCs w:val="24"/>
        </w:rPr>
      </w:pPr>
      <w:del w:id="4023"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2F13AB" w:rsidP="005376C1">
      <w:pPr>
        <w:spacing w:afterLines="50" w:after="156"/>
        <w:rPr>
          <w:del w:id="4024" w:author="Zhang Li" w:date="2022-06-12T14:57:00Z"/>
          <w:rFonts w:ascii="Times New Roman" w:eastAsia="宋体" w:hAnsi="Times New Roman" w:cs="Times New Roman"/>
          <w:kern w:val="0"/>
          <w:sz w:val="24"/>
          <w:szCs w:val="24"/>
        </w:rPr>
      </w:pPr>
      <m:oMathPara>
        <m:oMath>
          <m:sSub>
            <m:sSubPr>
              <m:ctrlPr>
                <w:del w:id="4025" w:author="Zhang Li" w:date="2022-06-12T14:57:00Z">
                  <w:rPr>
                    <w:rFonts w:ascii="Cambria Math" w:eastAsia="宋体" w:hAnsi="Cambria Math" w:cs="Times New Roman"/>
                    <w:i/>
                    <w:kern w:val="0"/>
                    <w:sz w:val="24"/>
                    <w:szCs w:val="24"/>
                  </w:rPr>
                </w:del>
              </m:ctrlPr>
            </m:sSubPr>
            <m:e>
              <m:r>
                <w:del w:id="4026" w:author="Zhang Li" w:date="2022-06-12T14:57:00Z">
                  <w:rPr>
                    <w:rFonts w:ascii="Cambria Math" w:eastAsia="宋体" w:hAnsi="Cambria Math" w:cs="Times New Roman"/>
                    <w:kern w:val="0"/>
                    <w:sz w:val="24"/>
                    <w:szCs w:val="24"/>
                  </w:rPr>
                  <m:t>p</m:t>
                </w:del>
              </m:r>
            </m:e>
            <m:sub>
              <m:r>
                <w:del w:id="4027" w:author="Zhang Li" w:date="2022-06-12T14:57:00Z">
                  <w:rPr>
                    <w:rFonts w:ascii="Cambria Math" w:eastAsia="宋体" w:hAnsi="Cambria Math" w:cs="Times New Roman"/>
                    <w:kern w:val="0"/>
                    <w:sz w:val="24"/>
                    <w:szCs w:val="24"/>
                  </w:rPr>
                  <m:t>suc</m:t>
                </w:del>
              </m:r>
            </m:sub>
          </m:sSub>
          <m:r>
            <w:del w:id="4028" w:author="Zhang Li" w:date="2022-06-12T14:57:00Z">
              <w:rPr>
                <w:rFonts w:ascii="Cambria Math" w:eastAsia="宋体" w:hAnsi="Cambria Math" w:cs="Times New Roman"/>
                <w:kern w:val="0"/>
                <w:sz w:val="24"/>
                <w:szCs w:val="24"/>
              </w:rPr>
              <m:t xml:space="preserve">=1-g(N, </m:t>
            </w:del>
          </m:r>
          <m:sSub>
            <m:sSubPr>
              <m:ctrlPr>
                <w:del w:id="4029" w:author="Zhang Li" w:date="2022-06-12T14:57:00Z">
                  <w:rPr>
                    <w:rFonts w:ascii="Cambria Math" w:eastAsia="宋体" w:hAnsi="Cambria Math" w:cs="Times New Roman"/>
                    <w:i/>
                    <w:kern w:val="0"/>
                    <w:sz w:val="24"/>
                    <w:szCs w:val="24"/>
                  </w:rPr>
                </w:del>
              </m:ctrlPr>
            </m:sSubPr>
            <m:e>
              <m:r>
                <w:del w:id="4030" w:author="Zhang Li" w:date="2022-06-12T14:57:00Z">
                  <w:rPr>
                    <w:rFonts w:ascii="Cambria Math" w:eastAsia="宋体" w:hAnsi="Cambria Math" w:cs="Times New Roman"/>
                    <w:kern w:val="0"/>
                    <w:sz w:val="24"/>
                    <w:szCs w:val="24"/>
                  </w:rPr>
                  <m:t>ϵ</m:t>
                </w:del>
              </m:r>
            </m:e>
            <m:sub>
              <m:r>
                <w:del w:id="4031" w:author="Zhang Li" w:date="2022-06-12T14:57:00Z">
                  <w:rPr>
                    <w:rFonts w:ascii="Cambria Math" w:eastAsia="宋体" w:hAnsi="Cambria Math" w:cs="Times New Roman"/>
                    <w:kern w:val="0"/>
                    <w:sz w:val="24"/>
                    <w:szCs w:val="24"/>
                  </w:rPr>
                  <m:t>max</m:t>
                </w:del>
              </m:r>
            </m:sub>
          </m:sSub>
          <m:r>
            <w:del w:id="4032" w:author="Zhang Li" w:date="2022-06-12T14:57:00Z">
              <w:rPr>
                <w:rFonts w:ascii="Cambria Math" w:eastAsia="宋体" w:hAnsi="Cambria Math" w:cs="Times New Roman"/>
                <w:kern w:val="0"/>
                <w:sz w:val="24"/>
                <w:szCs w:val="24"/>
              </w:rPr>
              <m:t xml:space="preserve">, </m:t>
            </w:del>
          </m:r>
          <m:sSub>
            <m:sSubPr>
              <m:ctrlPr>
                <w:del w:id="4033" w:author="Zhang Li" w:date="2022-06-12T14:57:00Z">
                  <w:rPr>
                    <w:rFonts w:ascii="Cambria Math" w:eastAsia="宋体" w:hAnsi="Cambria Math" w:cs="Times New Roman"/>
                    <w:i/>
                    <w:kern w:val="0"/>
                    <w:sz w:val="24"/>
                    <w:szCs w:val="24"/>
                  </w:rPr>
                </w:del>
              </m:ctrlPr>
            </m:sSubPr>
            <m:e>
              <m:r>
                <w:del w:id="4034" w:author="Zhang Li" w:date="2022-06-12T14:57:00Z">
                  <w:rPr>
                    <w:rFonts w:ascii="Cambria Math" w:eastAsia="宋体" w:hAnsi="Cambria Math" w:cs="Times New Roman"/>
                    <w:kern w:val="0"/>
                    <w:sz w:val="24"/>
                    <w:szCs w:val="24"/>
                  </w:rPr>
                  <m:t>ϵ</m:t>
                </w:del>
              </m:r>
            </m:e>
            <m:sub>
              <m:r>
                <w:del w:id="4035" w:author="Zhang Li" w:date="2022-06-12T14:57:00Z">
                  <w:rPr>
                    <w:rFonts w:ascii="Cambria Math" w:eastAsia="宋体" w:hAnsi="Cambria Math" w:cs="Times New Roman"/>
                    <w:kern w:val="0"/>
                    <w:sz w:val="24"/>
                    <w:szCs w:val="24"/>
                  </w:rPr>
                  <m:t>min</m:t>
                </w:del>
              </m:r>
            </m:sub>
          </m:sSub>
          <m:r>
            <w:del w:id="4036"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4037" w:author="Zhang Li" w:date="2022-06-12T14:57:00Z"/>
          <w:rFonts w:ascii="Times New Roman" w:eastAsia="宋体" w:hAnsi="Times New Roman" w:cs="Times New Roman"/>
          <w:kern w:val="0"/>
          <w:sz w:val="24"/>
          <w:szCs w:val="24"/>
        </w:rPr>
      </w:pPr>
      <w:del w:id="4038" w:author="Zhang Li" w:date="2022-06-12T14:57:00Z">
        <w:r w:rsidDel="005376C1">
          <w:rPr>
            <w:rFonts w:ascii="Times New Roman" w:eastAsia="宋体" w:hAnsi="Times New Roman" w:cs="Times New Roman"/>
            <w:kern w:val="0"/>
            <w:sz w:val="24"/>
            <w:szCs w:val="24"/>
          </w:rPr>
          <w:delText xml:space="preserve">where the function </w:delText>
        </w:r>
      </w:del>
      <m:oMath>
        <m:r>
          <w:del w:id="4039" w:author="Zhang Li" w:date="2022-06-12T14:57:00Z">
            <w:rPr>
              <w:rFonts w:ascii="Cambria Math" w:eastAsia="宋体" w:hAnsi="Cambria Math" w:cs="Times New Roman"/>
              <w:kern w:val="0"/>
              <w:sz w:val="24"/>
              <w:szCs w:val="24"/>
            </w:rPr>
            <m:t>g(a,b,c)</m:t>
          </w:del>
        </m:r>
      </m:oMath>
      <w:del w:id="404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4041" w:author="Zhang Li" w:date="2022-06-12T14:57:00Z">
            <w:rPr>
              <w:rFonts w:ascii="Cambria Math" w:eastAsia="宋体" w:hAnsi="Cambria Math" w:cs="Times New Roman"/>
              <w:kern w:val="0"/>
              <w:sz w:val="24"/>
              <w:szCs w:val="24"/>
            </w:rPr>
            <m:t>g</m:t>
          </w:del>
        </m:r>
        <m:d>
          <m:dPr>
            <m:ctrlPr>
              <w:del w:id="4042" w:author="Zhang Li" w:date="2022-06-12T14:57:00Z">
                <w:rPr>
                  <w:rFonts w:ascii="Cambria Math" w:eastAsia="宋体" w:hAnsi="Cambria Math" w:cs="Times New Roman"/>
                  <w:i/>
                  <w:kern w:val="0"/>
                  <w:sz w:val="24"/>
                  <w:szCs w:val="24"/>
                </w:rPr>
              </w:del>
            </m:ctrlPr>
          </m:dPr>
          <m:e>
            <m:r>
              <w:del w:id="4043" w:author="Zhang Li" w:date="2022-06-12T14:57:00Z">
                <w:rPr>
                  <w:rFonts w:ascii="Cambria Math" w:eastAsia="宋体" w:hAnsi="Cambria Math" w:cs="Times New Roman"/>
                  <w:kern w:val="0"/>
                  <w:sz w:val="24"/>
                  <w:szCs w:val="24"/>
                </w:rPr>
                <m:t>a,b,c</m:t>
              </w:del>
            </m:r>
          </m:e>
        </m:d>
        <m:r>
          <w:del w:id="4044" w:author="Zhang Li" w:date="2022-06-12T14:57:00Z">
            <w:rPr>
              <w:rFonts w:ascii="Cambria Math" w:eastAsia="宋体" w:hAnsi="Cambria Math" w:cs="Times New Roman"/>
              <w:kern w:val="0"/>
              <w:sz w:val="24"/>
              <w:szCs w:val="24"/>
            </w:rPr>
            <m:t>=</m:t>
          </w:del>
        </m:r>
        <m:d>
          <m:dPr>
            <m:begChr m:val="⌊"/>
            <m:endChr m:val="⌋"/>
            <m:ctrlPr>
              <w:del w:id="4045" w:author="Zhang Li" w:date="2022-06-12T14:57:00Z">
                <w:rPr>
                  <w:rFonts w:ascii="Cambria Math" w:eastAsia="宋体" w:hAnsi="Cambria Math" w:cs="Lucida Sans Unicode"/>
                  <w:i/>
                  <w:kern w:val="0"/>
                  <w:sz w:val="24"/>
                  <w:szCs w:val="24"/>
                </w:rPr>
              </w:del>
            </m:ctrlPr>
          </m:dPr>
          <m:e>
            <m:f>
              <m:fPr>
                <m:ctrlPr>
                  <w:del w:id="4046" w:author="Zhang Li" w:date="2022-06-12T14:57:00Z">
                    <w:rPr>
                      <w:rFonts w:ascii="Cambria Math" w:eastAsia="宋体" w:hAnsi="Cambria Math" w:cs="Times New Roman"/>
                      <w:i/>
                      <w:kern w:val="0"/>
                      <w:sz w:val="24"/>
                      <w:szCs w:val="24"/>
                    </w:rPr>
                  </w:del>
                </m:ctrlPr>
              </m:fPr>
              <m:num>
                <m:r>
                  <w:del w:id="4047" w:author="Zhang Li" w:date="2022-06-12T14:57:00Z">
                    <w:rPr>
                      <w:rFonts w:ascii="Cambria Math" w:eastAsia="宋体" w:hAnsi="Cambria Math" w:cs="Times New Roman"/>
                      <w:kern w:val="0"/>
                      <w:sz w:val="24"/>
                      <w:szCs w:val="24"/>
                    </w:rPr>
                    <m:t>a</m:t>
                  </w:del>
                </m:r>
              </m:num>
              <m:den>
                <m:r>
                  <w:del w:id="4048" w:author="Zhang Li" w:date="2022-06-12T14:57:00Z">
                    <w:rPr>
                      <w:rFonts w:ascii="Cambria Math" w:eastAsia="宋体" w:hAnsi="Cambria Math" w:cs="Times New Roman"/>
                      <w:kern w:val="0"/>
                      <w:sz w:val="24"/>
                      <w:szCs w:val="24"/>
                    </w:rPr>
                    <m:t>2</m:t>
                  </w:del>
                </m:r>
              </m:den>
            </m:f>
            <m:ctrlPr>
              <w:del w:id="4049" w:author="Zhang Li" w:date="2022-06-12T14:57:00Z">
                <w:rPr>
                  <w:rFonts w:ascii="Cambria Math" w:eastAsia="宋体" w:hAnsi="Cambria Math" w:cs="Times New Roman"/>
                  <w:i/>
                  <w:kern w:val="0"/>
                  <w:sz w:val="24"/>
                  <w:szCs w:val="24"/>
                </w:rPr>
              </w:del>
            </m:ctrlPr>
          </m:e>
        </m:d>
        <m:r>
          <w:del w:id="4050" w:author="Zhang Li" w:date="2022-06-12T14:57:00Z">
            <w:rPr>
              <w:rFonts w:ascii="Cambria Math" w:eastAsia="宋体" w:hAnsi="Cambria Math" w:cs="Times New Roman"/>
              <w:kern w:val="0"/>
              <w:sz w:val="24"/>
              <w:szCs w:val="24"/>
            </w:rPr>
            <m:t>⋅</m:t>
          </w:del>
        </m:r>
        <m:sSup>
          <m:sSupPr>
            <m:ctrlPr>
              <w:del w:id="4051" w:author="Zhang Li" w:date="2022-06-12T14:57:00Z">
                <w:rPr>
                  <w:rFonts w:ascii="Cambria Math" w:eastAsia="宋体" w:hAnsi="Cambria Math" w:cs="Times New Roman"/>
                  <w:i/>
                  <w:kern w:val="0"/>
                  <w:sz w:val="24"/>
                  <w:szCs w:val="24"/>
                </w:rPr>
              </w:del>
            </m:ctrlPr>
          </m:sSupPr>
          <m:e>
            <m:d>
              <m:dPr>
                <m:begChr m:val="["/>
                <m:endChr m:val="]"/>
                <m:ctrlPr>
                  <w:del w:id="4052" w:author="Zhang Li" w:date="2022-06-12T14:57:00Z">
                    <w:rPr>
                      <w:rFonts w:ascii="Cambria Math" w:eastAsia="宋体" w:hAnsi="Cambria Math" w:cs="Times New Roman"/>
                      <w:i/>
                      <w:kern w:val="0"/>
                      <w:sz w:val="24"/>
                      <w:szCs w:val="24"/>
                    </w:rPr>
                  </w:del>
                </m:ctrlPr>
              </m:dPr>
              <m:e>
                <m:d>
                  <m:dPr>
                    <m:begChr m:val="⌊"/>
                    <m:endChr m:val="⌋"/>
                    <m:ctrlPr>
                      <w:del w:id="4053" w:author="Zhang Li" w:date="2022-06-12T14:57:00Z">
                        <w:rPr>
                          <w:rFonts w:ascii="Cambria Math" w:eastAsia="宋体" w:hAnsi="Cambria Math" w:cs="Lucida Sans Unicode"/>
                          <w:i/>
                          <w:kern w:val="0"/>
                          <w:sz w:val="24"/>
                          <w:szCs w:val="24"/>
                        </w:rPr>
                      </w:del>
                    </m:ctrlPr>
                  </m:dPr>
                  <m:e>
                    <m:f>
                      <m:fPr>
                        <m:ctrlPr>
                          <w:del w:id="4054" w:author="Zhang Li" w:date="2022-06-12T14:57:00Z">
                            <w:rPr>
                              <w:rFonts w:ascii="Cambria Math" w:eastAsia="宋体" w:hAnsi="Cambria Math" w:cs="Times New Roman"/>
                              <w:i/>
                              <w:kern w:val="0"/>
                              <w:sz w:val="24"/>
                              <w:szCs w:val="24"/>
                            </w:rPr>
                          </w:del>
                        </m:ctrlPr>
                      </m:fPr>
                      <m:num>
                        <m:r>
                          <w:del w:id="4055" w:author="Zhang Li" w:date="2022-06-12T14:57:00Z">
                            <w:rPr>
                              <w:rFonts w:ascii="Cambria Math" w:eastAsia="宋体" w:hAnsi="Cambria Math" w:cs="Times New Roman"/>
                              <w:kern w:val="0"/>
                              <w:sz w:val="24"/>
                              <w:szCs w:val="24"/>
                            </w:rPr>
                            <m:t>a-1</m:t>
                          </w:del>
                        </m:r>
                      </m:num>
                      <m:den>
                        <m:r>
                          <w:del w:id="4056" w:author="Zhang Li" w:date="2022-06-12T14:57:00Z">
                            <w:rPr>
                              <w:rFonts w:ascii="Cambria Math" w:eastAsia="宋体" w:hAnsi="Cambria Math" w:cs="Times New Roman"/>
                              <w:kern w:val="0"/>
                              <w:sz w:val="24"/>
                              <w:szCs w:val="24"/>
                            </w:rPr>
                            <m:t>2</m:t>
                          </w:del>
                        </m:r>
                      </m:den>
                    </m:f>
                    <m:ctrlPr>
                      <w:del w:id="4057" w:author="Zhang Li" w:date="2022-06-12T14:57:00Z">
                        <w:rPr>
                          <w:rFonts w:ascii="Cambria Math" w:eastAsia="宋体" w:hAnsi="Cambria Math" w:cs="Times New Roman"/>
                          <w:i/>
                          <w:kern w:val="0"/>
                          <w:sz w:val="24"/>
                          <w:szCs w:val="24"/>
                        </w:rPr>
                      </w:del>
                    </m:ctrlPr>
                  </m:e>
                </m:d>
                <m:r>
                  <w:del w:id="4058" w:author="Zhang Li" w:date="2022-06-12T14:57:00Z">
                    <w:rPr>
                      <w:rFonts w:ascii="Cambria Math" w:eastAsia="宋体" w:hAnsi="Cambria Math" w:cs="Times New Roman"/>
                      <w:kern w:val="0"/>
                      <w:sz w:val="24"/>
                      <w:szCs w:val="24"/>
                    </w:rPr>
                    <m:t>⋅</m:t>
                  </w:del>
                </m:r>
                <m:d>
                  <m:dPr>
                    <m:ctrlPr>
                      <w:del w:id="4059" w:author="Zhang Li" w:date="2022-06-12T14:57:00Z">
                        <w:rPr>
                          <w:rFonts w:ascii="Cambria Math" w:eastAsia="宋体" w:hAnsi="Cambria Math" w:cs="Times New Roman"/>
                          <w:i/>
                          <w:kern w:val="0"/>
                          <w:sz w:val="24"/>
                          <w:szCs w:val="24"/>
                        </w:rPr>
                      </w:del>
                    </m:ctrlPr>
                  </m:dPr>
                  <m:e>
                    <m:d>
                      <m:dPr>
                        <m:ctrlPr>
                          <w:del w:id="4060" w:author="Zhang Li" w:date="2022-06-12T14:57:00Z">
                            <w:rPr>
                              <w:rFonts w:ascii="Cambria Math" w:eastAsia="宋体" w:hAnsi="Cambria Math" w:cs="Times New Roman"/>
                              <w:i/>
                              <w:kern w:val="0"/>
                              <w:sz w:val="24"/>
                              <w:szCs w:val="24"/>
                            </w:rPr>
                          </w:del>
                        </m:ctrlPr>
                      </m:dPr>
                      <m:e>
                        <m:f>
                          <m:fPr>
                            <m:type m:val="noBar"/>
                            <m:ctrlPr>
                              <w:del w:id="4061" w:author="Zhang Li" w:date="2022-06-12T14:57:00Z">
                                <w:rPr>
                                  <w:rFonts w:ascii="Cambria Math" w:eastAsia="宋体" w:hAnsi="Cambria Math" w:cs="Times New Roman"/>
                                  <w:i/>
                                  <w:kern w:val="0"/>
                                  <w:sz w:val="24"/>
                                  <w:szCs w:val="24"/>
                                </w:rPr>
                              </w:del>
                            </m:ctrlPr>
                          </m:fPr>
                          <m:num>
                            <m:r>
                              <w:del w:id="4062" w:author="Zhang Li" w:date="2022-06-12T14:57:00Z">
                                <w:rPr>
                                  <w:rFonts w:ascii="Cambria Math" w:eastAsia="宋体" w:hAnsi="Cambria Math" w:cs="Times New Roman"/>
                                  <w:kern w:val="0"/>
                                  <w:sz w:val="24"/>
                                  <w:szCs w:val="24"/>
                                </w:rPr>
                                <m:t>a-1</m:t>
                              </w:del>
                            </m:r>
                          </m:num>
                          <m:den>
                            <m:d>
                              <m:dPr>
                                <m:begChr m:val="⌈"/>
                                <m:endChr m:val="⌉"/>
                                <m:ctrlPr>
                                  <w:del w:id="4063" w:author="Zhang Li" w:date="2022-06-12T14:57:00Z">
                                    <w:rPr>
                                      <w:rFonts w:ascii="Cambria Math" w:eastAsia="宋体" w:hAnsi="Cambria Math" w:cs="Times New Roman"/>
                                      <w:i/>
                                      <w:kern w:val="0"/>
                                      <w:sz w:val="24"/>
                                      <w:szCs w:val="24"/>
                                    </w:rPr>
                                  </w:del>
                                </m:ctrlPr>
                              </m:dPr>
                              <m:e>
                                <m:f>
                                  <m:fPr>
                                    <m:ctrlPr>
                                      <w:del w:id="4064" w:author="Zhang Li" w:date="2022-06-12T14:57:00Z">
                                        <w:rPr>
                                          <w:rFonts w:ascii="Cambria Math" w:eastAsia="宋体" w:hAnsi="Cambria Math" w:cs="Times New Roman"/>
                                          <w:i/>
                                          <w:kern w:val="0"/>
                                          <w:sz w:val="24"/>
                                          <w:szCs w:val="24"/>
                                        </w:rPr>
                                      </w:del>
                                    </m:ctrlPr>
                                  </m:fPr>
                                  <m:num>
                                    <m:r>
                                      <w:del w:id="4065" w:author="Zhang Li" w:date="2022-06-12T14:57:00Z">
                                        <w:rPr>
                                          <w:rFonts w:ascii="Cambria Math" w:eastAsia="宋体" w:hAnsi="Cambria Math" w:cs="Times New Roman"/>
                                          <w:kern w:val="0"/>
                                          <w:sz w:val="24"/>
                                          <w:szCs w:val="24"/>
                                        </w:rPr>
                                        <m:t>a</m:t>
                                      </w:del>
                                    </m:r>
                                  </m:num>
                                  <m:den>
                                    <m:r>
                                      <w:del w:id="4066" w:author="Zhang Li" w:date="2022-06-12T14:57:00Z">
                                        <w:rPr>
                                          <w:rFonts w:ascii="Cambria Math" w:eastAsia="宋体" w:hAnsi="Cambria Math" w:cs="Times New Roman"/>
                                          <w:kern w:val="0"/>
                                          <w:sz w:val="24"/>
                                          <w:szCs w:val="24"/>
                                        </w:rPr>
                                        <m:t>2</m:t>
                                      </w:del>
                                    </m:r>
                                  </m:den>
                                </m:f>
                              </m:e>
                            </m:d>
                          </m:den>
                        </m:f>
                      </m:e>
                    </m:d>
                    <m:r>
                      <w:del w:id="4067" w:author="Zhang Li" w:date="2022-06-12T14:57:00Z">
                        <w:rPr>
                          <w:rFonts w:ascii="Cambria Math" w:eastAsia="宋体" w:hAnsi="Cambria Math" w:cs="Times New Roman"/>
                          <w:kern w:val="0"/>
                          <w:sz w:val="24"/>
                          <w:szCs w:val="24"/>
                        </w:rPr>
                        <m:t>⋅</m:t>
                      </w:del>
                    </m:r>
                    <m:sSup>
                      <m:sSupPr>
                        <m:ctrlPr>
                          <w:del w:id="4068" w:author="Zhang Li" w:date="2022-06-12T14:57:00Z">
                            <w:rPr>
                              <w:rFonts w:ascii="Cambria Math" w:eastAsia="宋体" w:hAnsi="Cambria Math" w:cs="Times New Roman"/>
                              <w:i/>
                              <w:kern w:val="0"/>
                              <w:sz w:val="24"/>
                              <w:szCs w:val="24"/>
                            </w:rPr>
                          </w:del>
                        </m:ctrlPr>
                      </m:sSupPr>
                      <m:e>
                        <m:r>
                          <w:del w:id="4069" w:author="Zhang Li" w:date="2022-06-12T14:57:00Z">
                            <w:rPr>
                              <w:rFonts w:ascii="Cambria Math" w:eastAsia="宋体" w:hAnsi="Cambria Math" w:cs="Times New Roman"/>
                              <w:kern w:val="0"/>
                              <w:sz w:val="24"/>
                              <w:szCs w:val="24"/>
                            </w:rPr>
                            <m:t>b</m:t>
                          </w:del>
                        </m:r>
                      </m:e>
                      <m:sup>
                        <m:d>
                          <m:dPr>
                            <m:begChr m:val="⌈"/>
                            <m:endChr m:val="⌉"/>
                            <m:ctrlPr>
                              <w:del w:id="4070" w:author="Zhang Li" w:date="2022-06-12T14:57:00Z">
                                <w:rPr>
                                  <w:rFonts w:ascii="Cambria Math" w:eastAsia="宋体" w:hAnsi="Cambria Math" w:cs="Times New Roman"/>
                                  <w:i/>
                                  <w:kern w:val="0"/>
                                  <w:sz w:val="24"/>
                                  <w:szCs w:val="24"/>
                                </w:rPr>
                              </w:del>
                            </m:ctrlPr>
                          </m:dPr>
                          <m:e>
                            <m:f>
                              <m:fPr>
                                <m:ctrlPr>
                                  <w:del w:id="4071" w:author="Zhang Li" w:date="2022-06-12T14:57:00Z">
                                    <w:rPr>
                                      <w:rFonts w:ascii="Cambria Math" w:eastAsia="宋体" w:hAnsi="Cambria Math" w:cs="Times New Roman"/>
                                      <w:i/>
                                      <w:kern w:val="0"/>
                                      <w:sz w:val="24"/>
                                      <w:szCs w:val="24"/>
                                    </w:rPr>
                                  </w:del>
                                </m:ctrlPr>
                              </m:fPr>
                              <m:num>
                                <m:r>
                                  <w:del w:id="4072" w:author="Zhang Li" w:date="2022-06-12T14:57:00Z">
                                    <w:rPr>
                                      <w:rFonts w:ascii="Cambria Math" w:eastAsia="宋体" w:hAnsi="Cambria Math" w:cs="Times New Roman"/>
                                      <w:kern w:val="0"/>
                                      <w:sz w:val="24"/>
                                      <w:szCs w:val="24"/>
                                    </w:rPr>
                                    <m:t>a</m:t>
                                  </w:del>
                                </m:r>
                              </m:num>
                              <m:den>
                                <m:r>
                                  <w:del w:id="4073" w:author="Zhang Li" w:date="2022-06-12T14:57:00Z">
                                    <w:rPr>
                                      <w:rFonts w:ascii="Cambria Math" w:eastAsia="宋体" w:hAnsi="Cambria Math" w:cs="Times New Roman"/>
                                      <w:kern w:val="0"/>
                                      <w:sz w:val="24"/>
                                      <w:szCs w:val="24"/>
                                    </w:rPr>
                                    <m:t>2</m:t>
                                  </w:del>
                                </m:r>
                              </m:den>
                            </m:f>
                          </m:e>
                        </m:d>
                      </m:sup>
                    </m:sSup>
                    <m:r>
                      <w:del w:id="4074" w:author="Zhang Li" w:date="2022-06-12T14:57:00Z">
                        <w:rPr>
                          <w:rFonts w:ascii="Cambria Math" w:eastAsia="宋体" w:hAnsi="Cambria Math" w:cs="Times New Roman"/>
                          <w:kern w:val="0"/>
                          <w:sz w:val="24"/>
                          <w:szCs w:val="24"/>
                        </w:rPr>
                        <m:t>⋅</m:t>
                      </w:del>
                    </m:r>
                    <m:sSup>
                      <m:sSupPr>
                        <m:ctrlPr>
                          <w:del w:id="4075" w:author="Zhang Li" w:date="2022-06-12T14:57:00Z">
                            <w:rPr>
                              <w:rFonts w:ascii="Cambria Math" w:eastAsia="宋体" w:hAnsi="Cambria Math" w:cs="Times New Roman"/>
                              <w:i/>
                              <w:kern w:val="0"/>
                              <w:sz w:val="24"/>
                              <w:szCs w:val="24"/>
                            </w:rPr>
                          </w:del>
                        </m:ctrlPr>
                      </m:sSupPr>
                      <m:e>
                        <m:d>
                          <m:dPr>
                            <m:ctrlPr>
                              <w:del w:id="4076" w:author="Zhang Li" w:date="2022-06-12T14:57:00Z">
                                <w:rPr>
                                  <w:rFonts w:ascii="Cambria Math" w:eastAsia="宋体" w:hAnsi="Cambria Math" w:cs="Times New Roman"/>
                                  <w:i/>
                                  <w:kern w:val="0"/>
                                  <w:sz w:val="24"/>
                                  <w:szCs w:val="24"/>
                                </w:rPr>
                              </w:del>
                            </m:ctrlPr>
                          </m:dPr>
                          <m:e>
                            <m:r>
                              <w:del w:id="4077" w:author="Zhang Li" w:date="2022-06-12T14:57:00Z">
                                <w:rPr>
                                  <w:rFonts w:ascii="Cambria Math" w:eastAsia="宋体" w:hAnsi="Cambria Math" w:cs="Times New Roman"/>
                                  <w:kern w:val="0"/>
                                  <w:sz w:val="24"/>
                                  <w:szCs w:val="24"/>
                                </w:rPr>
                                <m:t>1-c</m:t>
                              </w:del>
                            </m:r>
                          </m:e>
                        </m:d>
                      </m:e>
                      <m:sup>
                        <m:r>
                          <w:del w:id="4078" w:author="Zhang Li" w:date="2022-06-12T14:57:00Z">
                            <w:rPr>
                              <w:rFonts w:ascii="Cambria Math" w:eastAsia="宋体" w:hAnsi="Cambria Math" w:cs="Times New Roman"/>
                              <w:kern w:val="0"/>
                              <w:sz w:val="24"/>
                              <w:szCs w:val="24"/>
                            </w:rPr>
                            <m:t>a-1-</m:t>
                          </w:del>
                        </m:r>
                        <m:d>
                          <m:dPr>
                            <m:begChr m:val="⌈"/>
                            <m:endChr m:val="⌉"/>
                            <m:ctrlPr>
                              <w:del w:id="4079" w:author="Zhang Li" w:date="2022-06-12T14:57:00Z">
                                <w:rPr>
                                  <w:rFonts w:ascii="Cambria Math" w:eastAsia="宋体" w:hAnsi="Cambria Math" w:cs="Times New Roman"/>
                                  <w:i/>
                                  <w:kern w:val="0"/>
                                  <w:sz w:val="24"/>
                                  <w:szCs w:val="24"/>
                                </w:rPr>
                              </w:del>
                            </m:ctrlPr>
                          </m:dPr>
                          <m:e>
                            <m:f>
                              <m:fPr>
                                <m:ctrlPr>
                                  <w:del w:id="4080" w:author="Zhang Li" w:date="2022-06-12T14:57:00Z">
                                    <w:rPr>
                                      <w:rFonts w:ascii="Cambria Math" w:eastAsia="宋体" w:hAnsi="Cambria Math" w:cs="Times New Roman"/>
                                      <w:i/>
                                      <w:kern w:val="0"/>
                                      <w:sz w:val="24"/>
                                      <w:szCs w:val="24"/>
                                    </w:rPr>
                                  </w:del>
                                </m:ctrlPr>
                              </m:fPr>
                              <m:num>
                                <m:r>
                                  <w:del w:id="4081" w:author="Zhang Li" w:date="2022-06-12T14:57:00Z">
                                    <w:rPr>
                                      <w:rFonts w:ascii="Cambria Math" w:eastAsia="宋体" w:hAnsi="Cambria Math" w:cs="Times New Roman"/>
                                      <w:kern w:val="0"/>
                                      <w:sz w:val="24"/>
                                      <w:szCs w:val="24"/>
                                    </w:rPr>
                                    <m:t>a</m:t>
                                  </w:del>
                                </m:r>
                              </m:num>
                              <m:den>
                                <m:r>
                                  <w:del w:id="4082" w:author="Zhang Li" w:date="2022-06-12T14:57:00Z">
                                    <w:rPr>
                                      <w:rFonts w:ascii="Cambria Math" w:eastAsia="宋体" w:hAnsi="Cambria Math" w:cs="Times New Roman"/>
                                      <w:kern w:val="0"/>
                                      <w:sz w:val="24"/>
                                      <w:szCs w:val="24"/>
                                    </w:rPr>
                                    <m:t>2</m:t>
                                  </w:del>
                                </m:r>
                              </m:den>
                            </m:f>
                          </m:e>
                        </m:d>
                      </m:sup>
                    </m:sSup>
                  </m:e>
                </m:d>
              </m:e>
            </m:d>
          </m:e>
          <m:sup>
            <m:d>
              <m:dPr>
                <m:begChr m:val="⌈"/>
                <m:endChr m:val="⌉"/>
                <m:ctrlPr>
                  <w:del w:id="4083" w:author="Zhang Li" w:date="2022-06-12T14:57:00Z">
                    <w:rPr>
                      <w:rFonts w:ascii="Cambria Math" w:eastAsia="宋体" w:hAnsi="Cambria Math" w:cs="Times New Roman"/>
                      <w:i/>
                      <w:kern w:val="0"/>
                      <w:sz w:val="24"/>
                      <w:szCs w:val="24"/>
                    </w:rPr>
                  </w:del>
                </m:ctrlPr>
              </m:dPr>
              <m:e>
                <m:f>
                  <m:fPr>
                    <m:ctrlPr>
                      <w:del w:id="4084" w:author="Zhang Li" w:date="2022-06-12T14:57:00Z">
                        <w:rPr>
                          <w:rFonts w:ascii="Cambria Math" w:eastAsia="宋体" w:hAnsi="Cambria Math" w:cs="Times New Roman"/>
                          <w:i/>
                          <w:kern w:val="0"/>
                          <w:sz w:val="24"/>
                          <w:szCs w:val="24"/>
                        </w:rPr>
                      </w:del>
                    </m:ctrlPr>
                  </m:fPr>
                  <m:num>
                    <m:r>
                      <w:del w:id="4085" w:author="Zhang Li" w:date="2022-06-12T14:57:00Z">
                        <w:rPr>
                          <w:rFonts w:ascii="Cambria Math" w:eastAsia="宋体" w:hAnsi="Cambria Math" w:cs="Times New Roman"/>
                          <w:kern w:val="0"/>
                          <w:sz w:val="24"/>
                          <w:szCs w:val="24"/>
                        </w:rPr>
                        <m:t>a</m:t>
                      </w:del>
                    </m:r>
                  </m:num>
                  <m:den>
                    <m:r>
                      <w:del w:id="4086" w:author="Zhang Li" w:date="2022-06-12T14:57:00Z">
                        <w:rPr>
                          <w:rFonts w:ascii="Cambria Math" w:eastAsia="宋体" w:hAnsi="Cambria Math" w:cs="Times New Roman"/>
                          <w:kern w:val="0"/>
                          <w:sz w:val="24"/>
                          <w:szCs w:val="24"/>
                        </w:rPr>
                        <m:t>2</m:t>
                      </w:del>
                    </m:r>
                  </m:den>
                </m:f>
              </m:e>
            </m:d>
          </m:sup>
        </m:sSup>
      </m:oMath>
      <w:del w:id="4087"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4088" w:author="Zhang Li" w:date="2022-06-12T14:57:00Z">
            <w:rPr>
              <w:rFonts w:ascii="Cambria Math" w:eastAsia="宋体" w:hAnsi="Cambria Math" w:cs="Times New Roman"/>
              <w:kern w:val="0"/>
              <w:sz w:val="24"/>
              <w:szCs w:val="24"/>
            </w:rPr>
            <m:t>a</m:t>
          </w:del>
        </m:r>
        <m:r>
          <w:del w:id="4089" w:author="Zhang Li" w:date="2022-06-12T14:57:00Z">
            <m:rPr>
              <m:scr m:val="double-struck"/>
            </m:rPr>
            <w:rPr>
              <w:rFonts w:ascii="Cambria Math" w:eastAsia="宋体" w:hAnsi="Cambria Math" w:cs="Times New Roman"/>
              <w:kern w:val="0"/>
              <w:sz w:val="24"/>
              <w:szCs w:val="24"/>
            </w:rPr>
            <m:t>∈N</m:t>
          </w:del>
        </m:r>
      </m:oMath>
      <w:del w:id="409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4091" w:author="Zhang Li" w:date="2022-06-12T14:57:00Z">
            <w:rPr>
              <w:rFonts w:ascii="Cambria Math" w:eastAsia="宋体" w:hAnsi="Cambria Math" w:cs="Times New Roman"/>
              <w:kern w:val="0"/>
              <w:sz w:val="24"/>
              <w:szCs w:val="24"/>
            </w:rPr>
            <m:t>b,c∈(0, 1]</m:t>
          </w:del>
        </m:r>
      </m:oMath>
      <w:del w:id="4092"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4093" w:author="Zhang Li" w:date="2022-06-12T14:57:00Z">
                <w:rPr>
                  <w:rFonts w:ascii="Cambria Math" w:eastAsia="宋体" w:hAnsi="Cambria Math" w:cs="Times New Roman"/>
                  <w:i/>
                  <w:kern w:val="0"/>
                  <w:sz w:val="24"/>
                  <w:szCs w:val="24"/>
                </w:rPr>
              </w:del>
            </m:ctrlPr>
          </m:sSubPr>
          <m:e>
            <m:r>
              <w:del w:id="4094" w:author="Zhang Li" w:date="2022-06-12T14:57:00Z">
                <w:rPr>
                  <w:rFonts w:ascii="Cambria Math" w:eastAsia="宋体" w:hAnsi="Cambria Math" w:cs="Times New Roman"/>
                  <w:kern w:val="0"/>
                  <w:sz w:val="24"/>
                  <w:szCs w:val="24"/>
                </w:rPr>
                <m:t>ϵ</m:t>
              </w:del>
            </m:r>
          </m:e>
          <m:sub>
            <m:r>
              <w:del w:id="4095" w:author="Zhang Li" w:date="2022-06-12T14:57:00Z">
                <w:rPr>
                  <w:rFonts w:ascii="Cambria Math" w:eastAsia="宋体" w:hAnsi="Cambria Math" w:cs="Times New Roman"/>
                  <w:kern w:val="0"/>
                  <w:sz w:val="24"/>
                  <w:szCs w:val="24"/>
                </w:rPr>
                <m:t>max</m:t>
              </w:del>
            </m:r>
          </m:sub>
        </m:sSub>
      </m:oMath>
      <w:del w:id="409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4097" w:author="Zhang Li" w:date="2022-06-12T14:57:00Z">
                <w:rPr>
                  <w:rFonts w:ascii="Cambria Math" w:eastAsia="宋体" w:hAnsi="Cambria Math" w:cs="Times New Roman"/>
                  <w:i/>
                  <w:kern w:val="0"/>
                  <w:sz w:val="24"/>
                  <w:szCs w:val="24"/>
                </w:rPr>
              </w:del>
            </m:ctrlPr>
          </m:sSubPr>
          <m:e>
            <m:r>
              <w:del w:id="4098" w:author="Zhang Li" w:date="2022-06-12T14:57:00Z">
                <w:rPr>
                  <w:rFonts w:ascii="Cambria Math" w:eastAsia="宋体" w:hAnsi="Cambria Math" w:cs="Times New Roman"/>
                  <w:kern w:val="0"/>
                  <w:sz w:val="24"/>
                  <w:szCs w:val="24"/>
                </w:rPr>
                <m:t>ϵ</m:t>
              </w:del>
            </m:r>
          </m:e>
          <m:sub>
            <m:r>
              <w:del w:id="4099" w:author="Zhang Li" w:date="2022-06-12T14:57:00Z">
                <w:rPr>
                  <w:rFonts w:ascii="Cambria Math" w:eastAsia="宋体" w:hAnsi="Cambria Math" w:cs="Times New Roman"/>
                  <w:kern w:val="0"/>
                  <w:sz w:val="24"/>
                  <w:szCs w:val="24"/>
                </w:rPr>
                <m:t>min</m:t>
              </w:del>
            </m:r>
          </m:sub>
        </m:sSub>
      </m:oMath>
      <w:del w:id="410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4101" w:author="Zhang Li" w:date="2022-06-12T14:57:00Z"/>
          <w:rFonts w:ascii="Times New Roman" w:eastAsia="宋体" w:hAnsi="Times New Roman" w:cs="Times New Roman"/>
          <w:kern w:val="0"/>
          <w:sz w:val="24"/>
          <w:szCs w:val="24"/>
        </w:rPr>
      </w:pPr>
      <w:del w:id="4102"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4103" w:author="Zhang Li" w:date="2022-06-12T14:57:00Z">
            <w:rPr>
              <w:rFonts w:ascii="Cambria Math" w:eastAsia="宋体" w:hAnsi="Cambria Math" w:cs="Times New Roman"/>
              <w:kern w:val="0"/>
              <w:sz w:val="24"/>
              <w:szCs w:val="24"/>
              <w:highlight w:val="cyan"/>
            </w:rPr>
            <m:t>⌈</m:t>
          </w:del>
        </m:r>
        <m:f>
          <m:fPr>
            <m:ctrlPr>
              <w:del w:id="4104" w:author="Zhang Li" w:date="2022-06-12T14:57:00Z">
                <w:rPr>
                  <w:rFonts w:ascii="Cambria Math" w:eastAsia="宋体" w:hAnsi="Cambria Math" w:cs="Times New Roman"/>
                  <w:i/>
                  <w:kern w:val="0"/>
                  <w:sz w:val="24"/>
                  <w:szCs w:val="24"/>
                  <w:highlight w:val="cyan"/>
                </w:rPr>
              </w:del>
            </m:ctrlPr>
          </m:fPr>
          <m:num>
            <m:r>
              <w:del w:id="4105" w:author="Zhang Li" w:date="2022-06-12T14:57:00Z">
                <w:rPr>
                  <w:rFonts w:ascii="Cambria Math" w:eastAsia="宋体" w:hAnsi="Cambria Math" w:cs="Times New Roman"/>
                  <w:kern w:val="0"/>
                  <w:sz w:val="24"/>
                  <w:szCs w:val="24"/>
                  <w:highlight w:val="cyan"/>
                </w:rPr>
                <m:t>N</m:t>
              </w:del>
            </m:r>
          </m:num>
          <m:den>
            <m:r>
              <w:del w:id="4106" w:author="Zhang Li" w:date="2022-06-12T14:57:00Z">
                <w:rPr>
                  <w:rFonts w:ascii="Cambria Math" w:eastAsia="宋体" w:hAnsi="Cambria Math" w:cs="Times New Roman"/>
                  <w:kern w:val="0"/>
                  <w:sz w:val="24"/>
                  <w:szCs w:val="24"/>
                  <w:highlight w:val="cyan"/>
                </w:rPr>
                <m:t>2</m:t>
              </w:del>
            </m:r>
          </m:den>
        </m:f>
        <m:r>
          <w:del w:id="4107" w:author="Zhang Li" w:date="2022-06-12T14:57:00Z">
            <w:rPr>
              <w:rFonts w:ascii="Cambria Math" w:eastAsia="宋体" w:hAnsi="Cambria Math" w:cs="Times New Roman"/>
              <w:kern w:val="0"/>
              <w:sz w:val="24"/>
              <w:szCs w:val="24"/>
              <w:highlight w:val="cyan"/>
            </w:rPr>
            <m:t>⌉</m:t>
          </w:del>
        </m:r>
      </m:oMath>
      <w:del w:id="4108"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4109" w:author="Zhang Li" w:date="2022-06-12T14:57:00Z">
            <w:rPr>
              <w:rFonts w:ascii="Cambria Math" w:eastAsia="宋体" w:hAnsi="Cambria Math" w:cs="Times New Roman"/>
              <w:kern w:val="0"/>
              <w:sz w:val="24"/>
              <w:szCs w:val="24"/>
              <w:highlight w:val="cyan"/>
            </w:rPr>
            <m:t>V</m:t>
          </w:del>
        </m:r>
      </m:oMath>
      <w:del w:id="411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4111" w:author="Zhang Li" w:date="2022-06-12T14:57:00Z">
                <w:rPr>
                  <w:rFonts w:ascii="Cambria Math" w:eastAsia="宋体" w:hAnsi="Cambria Math" w:cs="Times New Roman"/>
                  <w:i/>
                  <w:kern w:val="0"/>
                  <w:sz w:val="24"/>
                  <w:szCs w:val="24"/>
                </w:rPr>
              </w:del>
            </m:ctrlPr>
          </m:sSubPr>
          <m:e>
            <m:r>
              <w:del w:id="4112" w:author="Zhang Li" w:date="2022-06-12T14:57:00Z">
                <w:rPr>
                  <w:rFonts w:ascii="Cambria Math" w:eastAsia="宋体" w:hAnsi="Cambria Math" w:cs="Times New Roman"/>
                  <w:kern w:val="0"/>
                  <w:sz w:val="24"/>
                  <w:szCs w:val="24"/>
                </w:rPr>
                <m:t>V</m:t>
              </w:del>
            </m:r>
          </m:e>
          <m:sub>
            <m:r>
              <w:del w:id="4113" w:author="Zhang Li" w:date="2022-06-12T14:57:00Z">
                <w:rPr>
                  <w:rFonts w:ascii="Cambria Math" w:eastAsia="宋体" w:hAnsi="Cambria Math" w:cs="Times New Roman"/>
                  <w:kern w:val="0"/>
                  <w:sz w:val="24"/>
                  <w:szCs w:val="24"/>
                </w:rPr>
                <m:t>f</m:t>
              </w:del>
            </m:r>
          </m:sub>
        </m:sSub>
      </m:oMath>
      <w:del w:id="411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4115" w:author="Zhang Li" w:date="2022-06-12T14:57:00Z">
                <w:rPr>
                  <w:rFonts w:ascii="Cambria Math" w:eastAsia="宋体" w:hAnsi="Cambria Math" w:cs="Times New Roman"/>
                  <w:i/>
                  <w:kern w:val="0"/>
                  <w:sz w:val="24"/>
                  <w:szCs w:val="24"/>
                </w:rPr>
              </w:del>
            </m:ctrlPr>
          </m:sSubPr>
          <m:e>
            <m:r>
              <w:del w:id="4116" w:author="Zhang Li" w:date="2022-06-12T14:57:00Z">
                <w:rPr>
                  <w:rFonts w:ascii="Cambria Math" w:eastAsia="宋体" w:hAnsi="Cambria Math" w:cs="Times New Roman"/>
                  <w:kern w:val="0"/>
                  <w:sz w:val="24"/>
                  <w:szCs w:val="24"/>
                </w:rPr>
                <m:t>V</m:t>
              </w:del>
            </m:r>
          </m:e>
          <m:sub>
            <m:r>
              <w:del w:id="4117" w:author="Zhang Li" w:date="2022-06-12T14:57:00Z">
                <w:rPr>
                  <w:rFonts w:ascii="Cambria Math" w:eastAsia="宋体" w:hAnsi="Cambria Math" w:cs="Times New Roman"/>
                  <w:kern w:val="0"/>
                  <w:sz w:val="24"/>
                  <w:szCs w:val="24"/>
                </w:rPr>
                <m:t>f</m:t>
              </w:del>
            </m:r>
          </m:sub>
        </m:sSub>
      </m:oMath>
      <w:del w:id="411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4119" w:author="Zhang Li" w:date="2022-06-12T14:57:00Z">
            <w:rPr>
              <w:rFonts w:ascii="Cambria Math" w:eastAsia="宋体" w:hAnsi="Cambria Math" w:cs="Times New Roman"/>
              <w:kern w:val="0"/>
              <w:sz w:val="24"/>
              <w:szCs w:val="24"/>
            </w:rPr>
            <m:t>f</m:t>
          </w:del>
        </m:r>
      </m:oMath>
      <w:del w:id="4120"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4121" w:author="Zhang Li" w:date="2022-06-12T14:57:00Z">
            <w:rPr>
              <w:rFonts w:ascii="Cambria Math" w:eastAsia="宋体" w:hAnsi="Cambria Math" w:cs="Times New Roman"/>
              <w:kern w:val="0"/>
              <w:sz w:val="24"/>
              <w:szCs w:val="24"/>
            </w:rPr>
            <m:t>Nod</m:t>
          </w:del>
        </m:r>
        <m:sSub>
          <m:sSubPr>
            <m:ctrlPr>
              <w:del w:id="4122" w:author="Zhang Li" w:date="2022-06-12T14:57:00Z">
                <w:rPr>
                  <w:rFonts w:ascii="Cambria Math" w:eastAsia="宋体" w:hAnsi="Cambria Math" w:cs="Times New Roman"/>
                  <w:i/>
                  <w:kern w:val="0"/>
                  <w:sz w:val="24"/>
                  <w:szCs w:val="24"/>
                </w:rPr>
              </w:del>
            </m:ctrlPr>
          </m:sSubPr>
          <m:e>
            <m:r>
              <w:del w:id="4123" w:author="Zhang Li" w:date="2022-06-12T14:57:00Z">
                <w:rPr>
                  <w:rFonts w:ascii="Cambria Math" w:eastAsia="宋体" w:hAnsi="Cambria Math" w:cs="Times New Roman"/>
                  <w:kern w:val="0"/>
                  <w:sz w:val="24"/>
                  <w:szCs w:val="24"/>
                </w:rPr>
                <m:t>e</m:t>
              </w:del>
            </m:r>
          </m:e>
          <m:sub>
            <m:r>
              <w:del w:id="4124" w:author="Zhang Li" w:date="2022-06-12T14:57:00Z">
                <w:rPr>
                  <w:rFonts w:ascii="Cambria Math" w:eastAsia="宋体" w:hAnsi="Cambria Math" w:cs="Times New Roman"/>
                  <w:kern w:val="0"/>
                  <w:sz w:val="24"/>
                  <w:szCs w:val="24"/>
                </w:rPr>
                <m:t>v</m:t>
              </w:del>
            </m:r>
          </m:sub>
        </m:sSub>
      </m:oMath>
      <w:del w:id="4125"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2F13AB" w:rsidP="005376C1">
      <w:pPr>
        <w:spacing w:afterLines="100" w:after="312"/>
        <w:rPr>
          <w:del w:id="4126" w:author="Zhang Li" w:date="2022-06-12T14:57:00Z"/>
          <w:rFonts w:ascii="Times New Roman" w:eastAsia="宋体" w:hAnsi="Times New Roman" w:cs="Times New Roman"/>
          <w:kern w:val="0"/>
          <w:sz w:val="24"/>
          <w:szCs w:val="24"/>
        </w:rPr>
      </w:pPr>
      <m:oMathPara>
        <m:oMath>
          <m:sSub>
            <m:sSubPr>
              <m:ctrlPr>
                <w:del w:id="4127" w:author="Zhang Li" w:date="2022-06-12T14:57:00Z">
                  <w:rPr>
                    <w:rFonts w:ascii="Cambria Math" w:eastAsia="宋体" w:hAnsi="Cambria Math" w:cs="Times New Roman"/>
                    <w:i/>
                    <w:kern w:val="0"/>
                    <w:sz w:val="24"/>
                    <w:szCs w:val="24"/>
                    <w:highlight w:val="cyan"/>
                  </w:rPr>
                </w:del>
              </m:ctrlPr>
            </m:sSubPr>
            <m:e>
              <m:r>
                <w:del w:id="4128" w:author="Zhang Li" w:date="2022-06-12T14:57:00Z">
                  <w:rPr>
                    <w:rFonts w:ascii="Cambria Math" w:eastAsia="宋体" w:hAnsi="Cambria Math" w:cs="Times New Roman"/>
                    <w:kern w:val="0"/>
                    <w:sz w:val="24"/>
                    <w:szCs w:val="24"/>
                    <w:highlight w:val="cyan"/>
                  </w:rPr>
                  <m:t>p</m:t>
                </w:del>
              </m:r>
            </m:e>
            <m:sub>
              <m:r>
                <w:del w:id="4129" w:author="Zhang Li" w:date="2022-06-12T14:57:00Z">
                  <w:rPr>
                    <w:rFonts w:ascii="Cambria Math" w:eastAsia="宋体" w:hAnsi="Cambria Math" w:cs="Times New Roman"/>
                    <w:kern w:val="0"/>
                    <w:sz w:val="24"/>
                    <w:szCs w:val="24"/>
                    <w:highlight w:val="cyan"/>
                  </w:rPr>
                  <m:t xml:space="preserve"> Comm,v</m:t>
                </w:del>
              </m:r>
            </m:sub>
          </m:sSub>
          <m:r>
            <w:del w:id="4130" w:author="Zhang Li" w:date="2022-06-12T14:57:00Z">
              <w:rPr>
                <w:rFonts w:ascii="Cambria Math" w:eastAsia="宋体" w:hAnsi="Cambria Math" w:cs="Times New Roman"/>
                <w:kern w:val="0"/>
                <w:sz w:val="24"/>
                <w:szCs w:val="24"/>
              </w:rPr>
              <m:t>=</m:t>
            </w:del>
          </m:r>
          <m:nary>
            <m:naryPr>
              <m:chr m:val="∑"/>
              <m:ctrlPr>
                <w:del w:id="4131" w:author="Zhang Li" w:date="2022-06-12T14:57:00Z">
                  <w:rPr>
                    <w:rFonts w:ascii="Cambria Math" w:eastAsia="宋体" w:hAnsi="Cambria Math" w:cs="Times New Roman"/>
                    <w:i/>
                    <w:kern w:val="0"/>
                    <w:sz w:val="24"/>
                    <w:szCs w:val="24"/>
                  </w:rPr>
                </w:del>
              </m:ctrlPr>
            </m:naryPr>
            <m:sub>
              <m:r>
                <w:del w:id="4132" w:author="Zhang Li" w:date="2022-06-12T14:57:00Z">
                  <w:rPr>
                    <w:rFonts w:ascii="Cambria Math" w:eastAsia="宋体" w:hAnsi="Cambria Math" w:cs="Times New Roman"/>
                    <w:kern w:val="0"/>
                    <w:sz w:val="24"/>
                    <w:szCs w:val="24"/>
                  </w:rPr>
                  <m:t>f=</m:t>
                </w:del>
              </m:r>
              <m:d>
                <m:dPr>
                  <m:begChr m:val="⌈"/>
                  <m:endChr m:val="⌉"/>
                  <m:ctrlPr>
                    <w:del w:id="4133" w:author="Zhang Li" w:date="2022-06-12T14:57:00Z">
                      <w:rPr>
                        <w:rFonts w:ascii="Cambria Math" w:eastAsia="宋体" w:hAnsi="Cambria Math" w:cs="Times New Roman"/>
                        <w:i/>
                        <w:kern w:val="0"/>
                        <w:sz w:val="24"/>
                        <w:szCs w:val="24"/>
                      </w:rPr>
                    </w:del>
                  </m:ctrlPr>
                </m:dPr>
                <m:e>
                  <m:f>
                    <m:fPr>
                      <m:ctrlPr>
                        <w:del w:id="4134" w:author="Zhang Li" w:date="2022-06-12T14:57:00Z">
                          <w:rPr>
                            <w:rFonts w:ascii="Cambria Math" w:eastAsia="宋体" w:hAnsi="Cambria Math" w:cs="Times New Roman"/>
                            <w:i/>
                            <w:kern w:val="0"/>
                            <w:sz w:val="24"/>
                            <w:szCs w:val="24"/>
                          </w:rPr>
                        </w:del>
                      </m:ctrlPr>
                    </m:fPr>
                    <m:num>
                      <m:r>
                        <w:del w:id="4135" w:author="Zhang Li" w:date="2022-06-12T14:57:00Z">
                          <w:rPr>
                            <w:rFonts w:ascii="Cambria Math" w:eastAsia="宋体" w:hAnsi="Cambria Math" w:cs="Times New Roman"/>
                            <w:kern w:val="0"/>
                            <w:sz w:val="24"/>
                            <w:szCs w:val="24"/>
                          </w:rPr>
                          <m:t>N</m:t>
                        </w:del>
                      </m:r>
                    </m:num>
                    <m:den>
                      <m:r>
                        <w:del w:id="4136" w:author="Zhang Li" w:date="2022-06-12T14:57:00Z">
                          <w:rPr>
                            <w:rFonts w:ascii="Cambria Math" w:eastAsia="宋体" w:hAnsi="Cambria Math" w:cs="Times New Roman"/>
                            <w:kern w:val="0"/>
                            <w:sz w:val="24"/>
                            <w:szCs w:val="24"/>
                          </w:rPr>
                          <m:t>2</m:t>
                        </w:del>
                      </m:r>
                    </m:den>
                  </m:f>
                </m:e>
              </m:d>
            </m:sub>
            <m:sup>
              <m:r>
                <w:del w:id="4137" w:author="Zhang Li" w:date="2022-06-12T14:57:00Z">
                  <w:rPr>
                    <w:rFonts w:ascii="Cambria Math" w:eastAsia="宋体" w:hAnsi="Cambria Math" w:cs="Times New Roman"/>
                    <w:kern w:val="0"/>
                    <w:sz w:val="24"/>
                    <w:szCs w:val="24"/>
                  </w:rPr>
                  <m:t>N-1</m:t>
                </w:del>
              </m:r>
            </m:sup>
            <m:e>
              <m:nary>
                <m:naryPr>
                  <m:chr m:val="∏"/>
                  <m:supHide m:val="1"/>
                  <m:ctrlPr>
                    <w:del w:id="4138" w:author="Zhang Li" w:date="2022-06-12T14:57:00Z">
                      <w:rPr>
                        <w:rFonts w:ascii="Cambria Math" w:eastAsia="宋体" w:hAnsi="Cambria Math" w:cs="Times New Roman"/>
                        <w:i/>
                        <w:kern w:val="0"/>
                        <w:sz w:val="24"/>
                        <w:szCs w:val="24"/>
                      </w:rPr>
                    </w:del>
                  </m:ctrlPr>
                </m:naryPr>
                <m:sub>
                  <m:sSub>
                    <m:sSubPr>
                      <m:ctrlPr>
                        <w:del w:id="4139" w:author="Zhang Li" w:date="2022-06-12T14:57:00Z">
                          <w:rPr>
                            <w:rFonts w:ascii="Cambria Math" w:eastAsia="宋体" w:hAnsi="Cambria Math" w:cs="Times New Roman"/>
                            <w:i/>
                            <w:kern w:val="0"/>
                            <w:sz w:val="24"/>
                            <w:szCs w:val="24"/>
                          </w:rPr>
                        </w:del>
                      </m:ctrlPr>
                    </m:sSubPr>
                    <m:e>
                      <m:r>
                        <w:del w:id="4140" w:author="Zhang Li" w:date="2022-06-12T14:57:00Z">
                          <w:rPr>
                            <w:rFonts w:ascii="Cambria Math" w:eastAsia="宋体" w:hAnsi="Cambria Math" w:cs="Times New Roman"/>
                            <w:kern w:val="0"/>
                            <w:sz w:val="24"/>
                            <w:szCs w:val="24"/>
                          </w:rPr>
                          <m:t>v</m:t>
                        </w:del>
                      </m:r>
                    </m:e>
                    <m:sub>
                      <m:r>
                        <w:del w:id="4141" w:author="Zhang Li" w:date="2022-06-12T14:57:00Z">
                          <w:rPr>
                            <w:rFonts w:ascii="Cambria Math" w:eastAsia="宋体" w:hAnsi="Cambria Math" w:cs="Times New Roman"/>
                            <w:kern w:val="0"/>
                            <w:sz w:val="24"/>
                            <w:szCs w:val="24"/>
                          </w:rPr>
                          <m:t>f</m:t>
                        </w:del>
                      </m:r>
                    </m:sub>
                  </m:sSub>
                  <m:r>
                    <w:del w:id="4142" w:author="Zhang Li" w:date="2022-06-12T14:57:00Z">
                      <w:rPr>
                        <w:rFonts w:ascii="Cambria Math" w:eastAsia="宋体" w:hAnsi="Cambria Math" w:cs="Times New Roman"/>
                        <w:kern w:val="0"/>
                        <w:sz w:val="24"/>
                        <w:szCs w:val="24"/>
                      </w:rPr>
                      <m:t>∈</m:t>
                    </w:del>
                  </m:r>
                  <m:sSub>
                    <m:sSubPr>
                      <m:ctrlPr>
                        <w:del w:id="4143" w:author="Zhang Li" w:date="2022-06-12T14:57:00Z">
                          <w:rPr>
                            <w:rFonts w:ascii="Cambria Math" w:eastAsia="宋体" w:hAnsi="Cambria Math" w:cs="Times New Roman"/>
                            <w:i/>
                            <w:kern w:val="0"/>
                            <w:sz w:val="24"/>
                            <w:szCs w:val="24"/>
                          </w:rPr>
                        </w:del>
                      </m:ctrlPr>
                    </m:sSubPr>
                    <m:e>
                      <m:r>
                        <w:del w:id="4144" w:author="Zhang Li" w:date="2022-06-12T14:57:00Z">
                          <w:rPr>
                            <w:rFonts w:ascii="Cambria Math" w:eastAsia="宋体" w:hAnsi="Cambria Math" w:cs="Times New Roman"/>
                            <w:kern w:val="0"/>
                            <w:sz w:val="24"/>
                            <w:szCs w:val="24"/>
                          </w:rPr>
                          <m:t>V</m:t>
                        </w:del>
                      </m:r>
                    </m:e>
                    <m:sub>
                      <m:r>
                        <w:del w:id="4145" w:author="Zhang Li" w:date="2022-06-12T14:57:00Z">
                          <w:rPr>
                            <w:rFonts w:ascii="Cambria Math" w:eastAsia="宋体" w:hAnsi="Cambria Math" w:cs="Times New Roman"/>
                            <w:kern w:val="0"/>
                            <w:sz w:val="24"/>
                            <w:szCs w:val="24"/>
                          </w:rPr>
                          <m:t>f</m:t>
                        </w:del>
                      </m:r>
                    </m:sub>
                  </m:sSub>
                </m:sub>
                <m:sup/>
                <m:e>
                  <m:sSub>
                    <m:sSubPr>
                      <m:ctrlPr>
                        <w:del w:id="4146" w:author="Zhang Li" w:date="2022-06-12T14:57:00Z">
                          <w:rPr>
                            <w:rFonts w:ascii="Cambria Math" w:eastAsia="宋体" w:hAnsi="Cambria Math" w:cs="Times New Roman"/>
                            <w:i/>
                            <w:kern w:val="0"/>
                            <w:sz w:val="24"/>
                            <w:szCs w:val="24"/>
                          </w:rPr>
                        </w:del>
                      </m:ctrlPr>
                    </m:sSubPr>
                    <m:e>
                      <m:r>
                        <w:del w:id="4147" w:author="Zhang Li" w:date="2022-06-12T14:57:00Z">
                          <w:rPr>
                            <w:rFonts w:ascii="Cambria Math" w:eastAsia="宋体" w:hAnsi="Cambria Math" w:cs="Times New Roman"/>
                            <w:kern w:val="0"/>
                            <w:sz w:val="24"/>
                            <w:szCs w:val="24"/>
                          </w:rPr>
                          <m:t>ϵ</m:t>
                        </w:del>
                      </m:r>
                    </m:e>
                    <m:sub>
                      <m:sSub>
                        <m:sSubPr>
                          <m:ctrlPr>
                            <w:del w:id="4148" w:author="Zhang Li" w:date="2022-06-12T14:57:00Z">
                              <w:rPr>
                                <w:rFonts w:ascii="Cambria Math" w:eastAsia="宋体" w:hAnsi="Cambria Math" w:cs="Times New Roman"/>
                                <w:i/>
                                <w:kern w:val="0"/>
                                <w:sz w:val="24"/>
                                <w:szCs w:val="24"/>
                              </w:rPr>
                            </w:del>
                          </m:ctrlPr>
                        </m:sSubPr>
                        <m:e>
                          <m:r>
                            <w:del w:id="4149" w:author="Zhang Li" w:date="2022-06-12T14:57:00Z">
                              <w:rPr>
                                <w:rFonts w:ascii="Cambria Math" w:eastAsia="宋体" w:hAnsi="Cambria Math" w:cs="Times New Roman"/>
                                <w:kern w:val="0"/>
                                <w:sz w:val="24"/>
                                <w:szCs w:val="24"/>
                              </w:rPr>
                              <m:t>v</m:t>
                            </w:del>
                          </m:r>
                        </m:e>
                        <m:sub>
                          <m:r>
                            <w:del w:id="4150" w:author="Zhang Li" w:date="2022-06-12T14:57:00Z">
                              <w:rPr>
                                <w:rFonts w:ascii="Cambria Math" w:eastAsia="宋体" w:hAnsi="Cambria Math" w:cs="Times New Roman"/>
                                <w:kern w:val="0"/>
                                <w:sz w:val="24"/>
                                <w:szCs w:val="24"/>
                              </w:rPr>
                              <m:t>f</m:t>
                            </w:del>
                          </m:r>
                        </m:sub>
                      </m:sSub>
                      <m:r>
                        <w:del w:id="4151" w:author="Zhang Li" w:date="2022-06-12T14:57:00Z">
                          <w:rPr>
                            <w:rFonts w:ascii="Cambria Math" w:eastAsia="宋体" w:hAnsi="Cambria Math" w:cs="Times New Roman"/>
                            <w:kern w:val="0"/>
                            <w:sz w:val="24"/>
                            <w:szCs w:val="24"/>
                          </w:rPr>
                          <m:t>,v</m:t>
                        </w:del>
                      </m:r>
                    </m:sub>
                  </m:sSub>
                </m:e>
              </m:nary>
              <m:nary>
                <m:naryPr>
                  <m:chr m:val="∏"/>
                  <m:supHide m:val="1"/>
                  <m:ctrlPr>
                    <w:del w:id="4152" w:author="Zhang Li" w:date="2022-06-12T14:57:00Z">
                      <w:rPr>
                        <w:rFonts w:ascii="Cambria Math" w:eastAsia="宋体" w:hAnsi="Cambria Math" w:cs="Times New Roman"/>
                        <w:i/>
                        <w:kern w:val="0"/>
                        <w:sz w:val="24"/>
                        <w:szCs w:val="24"/>
                      </w:rPr>
                    </w:del>
                  </m:ctrlPr>
                </m:naryPr>
                <m:sub>
                  <m:sSub>
                    <m:sSubPr>
                      <m:ctrlPr>
                        <w:del w:id="4153" w:author="Zhang Li" w:date="2022-06-12T14:57:00Z">
                          <w:rPr>
                            <w:rFonts w:ascii="Cambria Math" w:eastAsia="宋体" w:hAnsi="Cambria Math" w:cs="Times New Roman"/>
                            <w:i/>
                            <w:kern w:val="0"/>
                            <w:sz w:val="24"/>
                            <w:szCs w:val="24"/>
                          </w:rPr>
                        </w:del>
                      </m:ctrlPr>
                    </m:sSubPr>
                    <m:e>
                      <m:r>
                        <w:del w:id="4154" w:author="Zhang Li" w:date="2022-06-12T14:57:00Z">
                          <w:rPr>
                            <w:rFonts w:ascii="Cambria Math" w:eastAsia="宋体" w:hAnsi="Cambria Math" w:cs="Times New Roman"/>
                            <w:kern w:val="0"/>
                            <w:sz w:val="24"/>
                            <w:szCs w:val="24"/>
                          </w:rPr>
                          <m:t>v</m:t>
                        </w:del>
                      </m:r>
                    </m:e>
                    <m:sub>
                      <m:r>
                        <w:del w:id="4155" w:author="Zhang Li" w:date="2022-06-12T14:57:00Z">
                          <w:rPr>
                            <w:rFonts w:ascii="Cambria Math" w:eastAsia="宋体" w:hAnsi="Cambria Math" w:cs="Times New Roman"/>
                            <w:kern w:val="0"/>
                            <w:sz w:val="24"/>
                            <w:szCs w:val="24"/>
                          </w:rPr>
                          <m:t>h</m:t>
                        </w:del>
                      </m:r>
                    </m:sub>
                  </m:sSub>
                  <m:r>
                    <w:del w:id="4156" w:author="Zhang Li" w:date="2022-06-12T14:57:00Z">
                      <w:rPr>
                        <w:rFonts w:ascii="Cambria Math" w:eastAsia="宋体" w:hAnsi="Cambria Math" w:cs="Times New Roman"/>
                        <w:kern w:val="0"/>
                        <w:sz w:val="24"/>
                        <w:szCs w:val="24"/>
                      </w:rPr>
                      <m:t>∈</m:t>
                    </w:del>
                  </m:r>
                  <m:r>
                    <w:del w:id="4157" w:author="Zhang Li" w:date="2022-06-12T14:57:00Z">
                      <w:rPr>
                        <w:rFonts w:ascii="Cambria Math" w:eastAsia="宋体" w:hAnsi="Cambria Math" w:cs="Times New Roman" w:hint="eastAsia"/>
                        <w:kern w:val="0"/>
                        <w:sz w:val="24"/>
                        <w:szCs w:val="24"/>
                      </w:rPr>
                      <m:t>V</m:t>
                    </w:del>
                  </m:r>
                  <m:r>
                    <w:del w:id="4158" w:author="Zhang Li" w:date="2022-06-12T14:57:00Z">
                      <w:rPr>
                        <w:rFonts w:ascii="Cambria Math" w:eastAsia="宋体" w:hAnsi="Cambria Math" w:cs="Times New Roman"/>
                        <w:kern w:val="0"/>
                        <w:sz w:val="24"/>
                        <w:szCs w:val="24"/>
                      </w:rPr>
                      <m:t>∖</m:t>
                    </w:del>
                  </m:r>
                  <m:sSub>
                    <m:sSubPr>
                      <m:ctrlPr>
                        <w:del w:id="4159" w:author="Zhang Li" w:date="2022-06-12T14:57:00Z">
                          <w:rPr>
                            <w:rFonts w:ascii="Cambria Math" w:eastAsia="宋体" w:hAnsi="Cambria Math" w:cs="Times New Roman"/>
                            <w:i/>
                            <w:kern w:val="0"/>
                            <w:sz w:val="24"/>
                            <w:szCs w:val="24"/>
                          </w:rPr>
                        </w:del>
                      </m:ctrlPr>
                    </m:sSubPr>
                    <m:e>
                      <m:r>
                        <w:del w:id="4160" w:author="Zhang Li" w:date="2022-06-12T14:57:00Z">
                          <w:rPr>
                            <w:rFonts w:ascii="Cambria Math" w:eastAsia="宋体" w:hAnsi="Cambria Math" w:cs="Times New Roman"/>
                            <w:kern w:val="0"/>
                            <w:sz w:val="24"/>
                            <w:szCs w:val="24"/>
                          </w:rPr>
                          <m:t>V</m:t>
                        </w:del>
                      </m:r>
                    </m:e>
                    <m:sub>
                      <m:r>
                        <w:del w:id="4161" w:author="Zhang Li" w:date="2022-06-12T14:57:00Z">
                          <w:rPr>
                            <w:rFonts w:ascii="Cambria Math" w:eastAsia="宋体" w:hAnsi="Cambria Math" w:cs="Times New Roman"/>
                            <w:kern w:val="0"/>
                            <w:sz w:val="24"/>
                            <w:szCs w:val="24"/>
                          </w:rPr>
                          <m:t>f</m:t>
                        </w:del>
                      </m:r>
                    </m:sub>
                  </m:sSub>
                </m:sub>
                <m:sup/>
                <m:e>
                  <m:d>
                    <m:dPr>
                      <m:ctrlPr>
                        <w:del w:id="4162" w:author="Zhang Li" w:date="2022-06-12T14:57:00Z">
                          <w:rPr>
                            <w:rFonts w:ascii="Cambria Math" w:eastAsia="宋体" w:hAnsi="Cambria Math" w:cs="Times New Roman"/>
                            <w:i/>
                            <w:kern w:val="0"/>
                            <w:sz w:val="24"/>
                            <w:szCs w:val="24"/>
                          </w:rPr>
                        </w:del>
                      </m:ctrlPr>
                    </m:dPr>
                    <m:e>
                      <m:r>
                        <w:del w:id="4163" w:author="Zhang Li" w:date="2022-06-12T14:57:00Z">
                          <w:rPr>
                            <w:rFonts w:ascii="Cambria Math" w:eastAsia="宋体" w:hAnsi="Cambria Math" w:cs="Times New Roman"/>
                            <w:kern w:val="0"/>
                            <w:sz w:val="24"/>
                            <w:szCs w:val="24"/>
                          </w:rPr>
                          <m:t>1-</m:t>
                        </w:del>
                      </m:r>
                      <m:sSub>
                        <m:sSubPr>
                          <m:ctrlPr>
                            <w:del w:id="4164" w:author="Zhang Li" w:date="2022-06-12T14:57:00Z">
                              <w:rPr>
                                <w:rFonts w:ascii="Cambria Math" w:eastAsia="宋体" w:hAnsi="Cambria Math" w:cs="Times New Roman"/>
                                <w:i/>
                                <w:kern w:val="0"/>
                                <w:sz w:val="24"/>
                                <w:szCs w:val="24"/>
                              </w:rPr>
                            </w:del>
                          </m:ctrlPr>
                        </m:sSubPr>
                        <m:e>
                          <m:r>
                            <w:del w:id="4165" w:author="Zhang Li" w:date="2022-06-12T14:57:00Z">
                              <w:rPr>
                                <w:rFonts w:ascii="Cambria Math" w:eastAsia="宋体" w:hAnsi="Cambria Math" w:cs="Times New Roman"/>
                                <w:kern w:val="0"/>
                                <w:sz w:val="24"/>
                                <w:szCs w:val="24"/>
                              </w:rPr>
                              <m:t>ϵ</m:t>
                            </w:del>
                          </m:r>
                        </m:e>
                        <m:sub>
                          <m:r>
                            <w:del w:id="4166" w:author="Zhang Li" w:date="2022-06-12T14:57:00Z">
                              <w:rPr>
                                <w:rFonts w:ascii="Cambria Math" w:eastAsia="宋体" w:hAnsi="Cambria Math" w:cs="Times New Roman"/>
                                <w:kern w:val="0"/>
                                <w:sz w:val="24"/>
                                <w:szCs w:val="24"/>
                              </w:rPr>
                              <m:t>h,v</m:t>
                            </w:del>
                          </m:r>
                        </m:sub>
                      </m:sSub>
                    </m:e>
                  </m:d>
                </m:e>
              </m:nary>
              <m:r>
                <w:del w:id="4167"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4168" w:author="Zhang Li" w:date="2022-06-12T14:57:00Z"/>
          <w:rFonts w:ascii="Times New Roman" w:eastAsia="宋体" w:hAnsi="Times New Roman" w:cs="Times New Roman"/>
          <w:kern w:val="0"/>
          <w:sz w:val="24"/>
          <w:szCs w:val="24"/>
        </w:rPr>
      </w:pPr>
      <w:del w:id="4169" w:author="Zhang Li" w:date="2022-06-12T14:57:00Z">
        <w:r w:rsidDel="005376C1">
          <w:rPr>
            <w:rFonts w:ascii="Times New Roman" w:eastAsia="宋体" w:hAnsi="Times New Roman" w:cs="Times New Roman"/>
            <w:kern w:val="0"/>
            <w:sz w:val="24"/>
            <w:szCs w:val="24"/>
          </w:rPr>
          <w:delText xml:space="preserve">where </w:delText>
        </w:r>
      </w:del>
      <m:oMath>
        <m:sSub>
          <m:sSubPr>
            <m:ctrlPr>
              <w:del w:id="4170" w:author="Zhang Li" w:date="2022-06-12T14:57:00Z">
                <w:rPr>
                  <w:rFonts w:ascii="Cambria Math" w:eastAsia="宋体" w:hAnsi="Cambria Math" w:cs="Times New Roman"/>
                  <w:i/>
                  <w:kern w:val="0"/>
                  <w:sz w:val="24"/>
                  <w:szCs w:val="24"/>
                </w:rPr>
              </w:del>
            </m:ctrlPr>
          </m:sSubPr>
          <m:e>
            <m:r>
              <w:del w:id="4171" w:author="Zhang Li" w:date="2022-06-12T14:57:00Z">
                <w:rPr>
                  <w:rFonts w:ascii="Cambria Math" w:eastAsia="宋体" w:hAnsi="Cambria Math" w:cs="Times New Roman"/>
                  <w:kern w:val="0"/>
                  <w:sz w:val="24"/>
                  <w:szCs w:val="24"/>
                </w:rPr>
                <m:t>ϵ</m:t>
              </w:del>
            </m:r>
          </m:e>
          <m:sub>
            <m:r>
              <w:del w:id="4172" w:author="Zhang Li" w:date="2022-06-12T14:57:00Z">
                <w:rPr>
                  <w:rFonts w:ascii="Cambria Math" w:eastAsia="宋体" w:hAnsi="Cambria Math" w:cs="Times New Roman"/>
                  <w:kern w:val="0"/>
                  <w:sz w:val="24"/>
                  <w:szCs w:val="24"/>
                </w:rPr>
                <m:t>u,v</m:t>
              </w:del>
            </m:r>
          </m:sub>
        </m:sSub>
        <m:r>
          <w:del w:id="4173" w:author="Zhang Li" w:date="2022-06-12T14:57:00Z">
            <w:rPr>
              <w:rFonts w:ascii="Cambria Math" w:eastAsia="宋体" w:hAnsi="Cambria Math" w:cs="Times New Roman"/>
              <w:kern w:val="0"/>
              <w:sz w:val="24"/>
              <w:szCs w:val="24"/>
            </w:rPr>
            <m:t>=1-</m:t>
          </w:del>
        </m:r>
        <m:sSup>
          <m:sSupPr>
            <m:ctrlPr>
              <w:del w:id="4174" w:author="Zhang Li" w:date="2022-06-12T14:57:00Z">
                <w:rPr>
                  <w:rFonts w:ascii="Cambria Math" w:eastAsia="宋体" w:hAnsi="Cambria Math" w:cs="Times New Roman"/>
                  <w:i/>
                  <w:kern w:val="0"/>
                  <w:sz w:val="24"/>
                  <w:szCs w:val="24"/>
                </w:rPr>
              </w:del>
            </m:ctrlPr>
          </m:sSupPr>
          <m:e>
            <m:r>
              <w:del w:id="4175" w:author="Zhang Li" w:date="2022-06-12T14:57:00Z">
                <w:rPr>
                  <w:rFonts w:ascii="Cambria Math" w:eastAsia="宋体" w:hAnsi="Cambria Math" w:cs="Times New Roman"/>
                  <w:kern w:val="0"/>
                  <w:sz w:val="24"/>
                  <w:szCs w:val="24"/>
                </w:rPr>
                <m:t>e</m:t>
              </w:del>
            </m:r>
          </m:e>
          <m:sup>
            <m:r>
              <w:del w:id="4176" w:author="Zhang Li" w:date="2022-06-12T14:57:00Z">
                <w:rPr>
                  <w:rFonts w:ascii="Cambria Math" w:eastAsia="宋体" w:hAnsi="Cambria Math" w:cs="Times New Roman"/>
                  <w:kern w:val="0"/>
                  <w:sz w:val="24"/>
                  <w:szCs w:val="24"/>
                </w:rPr>
                <m:t>-</m:t>
              </w:del>
            </m:r>
            <m:sSup>
              <m:sSupPr>
                <m:ctrlPr>
                  <w:del w:id="4177" w:author="Zhang Li" w:date="2022-06-12T14:57:00Z">
                    <w:rPr>
                      <w:rFonts w:ascii="Cambria Math" w:eastAsia="宋体" w:hAnsi="Cambria Math" w:cs="Times New Roman"/>
                      <w:i/>
                      <w:kern w:val="0"/>
                      <w:sz w:val="24"/>
                      <w:szCs w:val="24"/>
                    </w:rPr>
                  </w:del>
                </m:ctrlPr>
              </m:sSupPr>
              <m:e>
                <m:r>
                  <w:del w:id="4178" w:author="Zhang Li" w:date="2022-06-12T14:57:00Z">
                    <w:rPr>
                      <w:rFonts w:ascii="Cambria Math" w:eastAsia="宋体" w:hAnsi="Cambria Math" w:cs="Times New Roman"/>
                      <w:kern w:val="0"/>
                      <w:sz w:val="24"/>
                      <w:szCs w:val="24"/>
                    </w:rPr>
                    <m:t>10</m:t>
                  </w:del>
                </m:r>
              </m:e>
              <m:sup>
                <m:f>
                  <m:fPr>
                    <m:ctrlPr>
                      <w:del w:id="4179" w:author="Zhang Li" w:date="2022-06-12T14:57:00Z">
                        <w:rPr>
                          <w:rFonts w:ascii="Cambria Math" w:eastAsia="宋体" w:hAnsi="Cambria Math" w:cs="Times New Roman"/>
                          <w:i/>
                          <w:kern w:val="0"/>
                          <w:sz w:val="24"/>
                          <w:szCs w:val="24"/>
                        </w:rPr>
                      </w:del>
                    </m:ctrlPr>
                  </m:fPr>
                  <m:num>
                    <m:r>
                      <w:del w:id="4180" w:author="Zhang Li" w:date="2022-06-12T14:57:00Z">
                        <w:rPr>
                          <w:rFonts w:ascii="Cambria Math" w:eastAsia="宋体" w:hAnsi="Cambria Math" w:cs="Times New Roman"/>
                          <w:kern w:val="0"/>
                          <w:sz w:val="24"/>
                          <w:szCs w:val="24"/>
                        </w:rPr>
                        <m:t xml:space="preserve"> P</m:t>
                      </w:del>
                    </m:r>
                    <m:sSub>
                      <m:sSubPr>
                        <m:ctrlPr>
                          <w:del w:id="4181" w:author="Zhang Li" w:date="2022-06-12T14:57:00Z">
                            <w:rPr>
                              <w:rFonts w:ascii="Cambria Math" w:eastAsia="宋体" w:hAnsi="Cambria Math" w:cs="Times New Roman"/>
                              <w:i/>
                              <w:kern w:val="0"/>
                              <w:sz w:val="24"/>
                              <w:szCs w:val="24"/>
                            </w:rPr>
                          </w:del>
                        </m:ctrlPr>
                      </m:sSubPr>
                      <m:e>
                        <m:r>
                          <w:del w:id="4182" w:author="Zhang Li" w:date="2022-06-12T14:57:00Z">
                            <w:rPr>
                              <w:rFonts w:ascii="Cambria Math" w:eastAsia="宋体" w:hAnsi="Cambria Math" w:cs="Times New Roman"/>
                              <w:kern w:val="0"/>
                              <w:sz w:val="24"/>
                              <w:szCs w:val="24"/>
                            </w:rPr>
                            <m:t>L</m:t>
                          </w:del>
                        </m:r>
                      </m:e>
                      <m:sub>
                        <m:r>
                          <w:del w:id="4183" w:author="Zhang Li" w:date="2022-06-12T14:57:00Z">
                            <w:rPr>
                              <w:rFonts w:ascii="Cambria Math" w:eastAsia="宋体" w:hAnsi="Cambria Math" w:cs="Times New Roman"/>
                              <w:kern w:val="0"/>
                              <w:sz w:val="24"/>
                              <w:szCs w:val="24"/>
                            </w:rPr>
                            <m:t>dB</m:t>
                          </w:del>
                        </m:r>
                      </m:sub>
                    </m:sSub>
                    <m:d>
                      <m:dPr>
                        <m:ctrlPr>
                          <w:del w:id="4184" w:author="Zhang Li" w:date="2022-06-12T14:57:00Z">
                            <w:rPr>
                              <w:rFonts w:ascii="Cambria Math" w:eastAsia="宋体" w:hAnsi="Cambria Math" w:cs="Times New Roman"/>
                              <w:i/>
                              <w:kern w:val="0"/>
                              <w:sz w:val="24"/>
                              <w:szCs w:val="24"/>
                            </w:rPr>
                          </w:del>
                        </m:ctrlPr>
                      </m:dPr>
                      <m:e>
                        <m:sSub>
                          <m:sSubPr>
                            <m:ctrlPr>
                              <w:del w:id="4185" w:author="Zhang Li" w:date="2022-06-12T14:57:00Z">
                                <w:rPr>
                                  <w:rFonts w:ascii="Cambria Math" w:eastAsia="宋体" w:hAnsi="Cambria Math" w:cs="Times New Roman"/>
                                  <w:i/>
                                  <w:kern w:val="0"/>
                                  <w:sz w:val="24"/>
                                  <w:szCs w:val="24"/>
                                </w:rPr>
                              </w:del>
                            </m:ctrlPr>
                          </m:sSubPr>
                          <m:e>
                            <m:r>
                              <w:del w:id="4186" w:author="Zhang Li" w:date="2022-06-12T14:57:00Z">
                                <w:rPr>
                                  <w:rFonts w:ascii="Cambria Math" w:eastAsia="宋体" w:hAnsi="Cambria Math" w:cs="Times New Roman"/>
                                  <w:kern w:val="0"/>
                                  <w:sz w:val="24"/>
                                  <w:szCs w:val="24"/>
                                </w:rPr>
                                <m:t>d</m:t>
                              </w:del>
                            </m:r>
                          </m:e>
                          <m:sub>
                            <m:r>
                              <w:del w:id="4187" w:author="Zhang Li" w:date="2022-06-12T14:57:00Z">
                                <w:rPr>
                                  <w:rFonts w:ascii="Cambria Math" w:eastAsia="宋体" w:hAnsi="Cambria Math" w:cs="Times New Roman"/>
                                  <w:kern w:val="0"/>
                                  <w:sz w:val="24"/>
                                  <w:szCs w:val="24"/>
                                </w:rPr>
                                <m:t>0</m:t>
                              </w:del>
                            </m:r>
                          </m:sub>
                        </m:sSub>
                      </m:e>
                    </m:d>
                  </m:num>
                  <m:den>
                    <m:r>
                      <w:del w:id="4188" w:author="Zhang Li" w:date="2022-06-12T14:57:00Z">
                        <w:rPr>
                          <w:rFonts w:ascii="Cambria Math" w:eastAsia="宋体" w:hAnsi="Cambria Math" w:cs="Times New Roman"/>
                          <w:kern w:val="0"/>
                          <w:sz w:val="24"/>
                          <w:szCs w:val="24"/>
                        </w:rPr>
                        <m:t>10</m:t>
                      </w:del>
                    </m:r>
                  </m:den>
                </m:f>
              </m:sup>
            </m:sSup>
            <m:r>
              <w:del w:id="4189" w:author="Zhang Li" w:date="2022-06-12T14:57:00Z">
                <w:rPr>
                  <w:rFonts w:ascii="Cambria Math" w:eastAsia="宋体" w:hAnsi="Cambria Math" w:cs="Times New Roman"/>
                  <w:kern w:val="0"/>
                  <w:sz w:val="24"/>
                  <w:szCs w:val="24"/>
                </w:rPr>
                <m:t>⋅</m:t>
              </w:del>
            </m:r>
            <m:f>
              <m:fPr>
                <m:ctrlPr>
                  <w:del w:id="4190" w:author="Zhang Li" w:date="2022-06-12T14:57:00Z">
                    <w:rPr>
                      <w:rFonts w:ascii="Cambria Math" w:eastAsia="宋体" w:hAnsi="Cambria Math" w:cs="Times New Roman"/>
                      <w:i/>
                      <w:kern w:val="0"/>
                      <w:sz w:val="24"/>
                      <w:szCs w:val="24"/>
                    </w:rPr>
                  </w:del>
                </m:ctrlPr>
              </m:fPr>
              <m:num>
                <m:r>
                  <w:del w:id="4191" w:author="Zhang Li" w:date="2022-06-12T14:57:00Z">
                    <w:rPr>
                      <w:rFonts w:ascii="Cambria Math" w:eastAsia="宋体" w:hAnsi="Cambria Math" w:cs="Times New Roman"/>
                      <w:kern w:val="0"/>
                      <w:sz w:val="24"/>
                      <w:szCs w:val="24"/>
                    </w:rPr>
                    <m:t>β</m:t>
                  </w:del>
                </m:r>
                <m:sSub>
                  <m:sSubPr>
                    <m:ctrlPr>
                      <w:del w:id="4192" w:author="Zhang Li" w:date="2022-06-12T14:57:00Z">
                        <w:rPr>
                          <w:rFonts w:ascii="Cambria Math" w:eastAsia="宋体" w:hAnsi="Cambria Math" w:cs="Times New Roman"/>
                          <w:i/>
                          <w:kern w:val="0"/>
                          <w:sz w:val="24"/>
                          <w:szCs w:val="24"/>
                        </w:rPr>
                      </w:del>
                    </m:ctrlPr>
                  </m:sSubPr>
                  <m:e>
                    <m:r>
                      <w:del w:id="4193" w:author="Zhang Li" w:date="2022-06-12T14:57:00Z">
                        <w:rPr>
                          <w:rFonts w:ascii="Cambria Math" w:eastAsia="宋体" w:hAnsi="Cambria Math" w:cs="Times New Roman"/>
                          <w:kern w:val="0"/>
                          <w:sz w:val="24"/>
                          <w:szCs w:val="24"/>
                        </w:rPr>
                        <m:t>P</m:t>
                      </w:del>
                    </m:r>
                  </m:e>
                  <m:sub>
                    <m:r>
                      <w:del w:id="4194" w:author="Zhang Li" w:date="2022-06-12T14:57:00Z">
                        <w:rPr>
                          <w:rFonts w:ascii="Cambria Math" w:eastAsia="宋体" w:hAnsi="Cambria Math" w:cs="Times New Roman"/>
                          <w:kern w:val="0"/>
                          <w:sz w:val="24"/>
                          <w:szCs w:val="24"/>
                        </w:rPr>
                        <m:t>n</m:t>
                      </w:del>
                    </m:r>
                  </m:sub>
                </m:sSub>
              </m:num>
              <m:den>
                <m:sSub>
                  <m:sSubPr>
                    <m:ctrlPr>
                      <w:del w:id="4195" w:author="Zhang Li" w:date="2022-06-12T14:57:00Z">
                        <w:rPr>
                          <w:rFonts w:ascii="Cambria Math" w:eastAsia="宋体" w:hAnsi="Cambria Math" w:cs="Times New Roman"/>
                          <w:i/>
                          <w:kern w:val="0"/>
                          <w:sz w:val="24"/>
                          <w:szCs w:val="24"/>
                        </w:rPr>
                      </w:del>
                    </m:ctrlPr>
                  </m:sSubPr>
                  <m:e>
                    <m:r>
                      <w:del w:id="4196" w:author="Zhang Li" w:date="2022-06-12T14:57:00Z">
                        <w:rPr>
                          <w:rFonts w:ascii="Cambria Math" w:eastAsia="宋体" w:hAnsi="Cambria Math" w:cs="Times New Roman"/>
                          <w:kern w:val="0"/>
                          <w:sz w:val="24"/>
                          <w:szCs w:val="24"/>
                        </w:rPr>
                        <m:t>P</m:t>
                      </w:del>
                    </m:r>
                  </m:e>
                  <m:sub>
                    <m:r>
                      <w:del w:id="4197" w:author="Zhang Li" w:date="2022-06-12T14:57:00Z">
                        <w:rPr>
                          <w:rFonts w:ascii="Cambria Math" w:eastAsia="宋体" w:hAnsi="Cambria Math" w:cs="Times New Roman"/>
                          <w:kern w:val="0"/>
                          <w:sz w:val="24"/>
                          <w:szCs w:val="24"/>
                        </w:rPr>
                        <m:t>t</m:t>
                      </w:del>
                    </m:r>
                  </m:sub>
                </m:sSub>
              </m:den>
            </m:f>
            <m:r>
              <w:del w:id="4198" w:author="Zhang Li" w:date="2022-06-12T14:57:00Z">
                <w:rPr>
                  <w:rFonts w:ascii="Cambria Math" w:eastAsia="宋体" w:hAnsi="Cambria Math" w:cs="Times New Roman"/>
                  <w:kern w:val="0"/>
                  <w:sz w:val="24"/>
                  <w:szCs w:val="24"/>
                </w:rPr>
                <m:t>⋅</m:t>
              </w:del>
            </m:r>
            <m:sSup>
              <m:sSupPr>
                <m:ctrlPr>
                  <w:del w:id="4199" w:author="Zhang Li" w:date="2022-06-12T14:57:00Z">
                    <w:rPr>
                      <w:rFonts w:ascii="Cambria Math" w:eastAsia="宋体" w:hAnsi="Cambria Math" w:cs="Times New Roman"/>
                      <w:i/>
                      <w:kern w:val="0"/>
                      <w:sz w:val="24"/>
                      <w:szCs w:val="24"/>
                    </w:rPr>
                  </w:del>
                </m:ctrlPr>
              </m:sSupPr>
              <m:e>
                <m:d>
                  <m:dPr>
                    <m:ctrlPr>
                      <w:del w:id="4200" w:author="Zhang Li" w:date="2022-06-12T14:57:00Z">
                        <w:rPr>
                          <w:rFonts w:ascii="Cambria Math" w:eastAsia="宋体" w:hAnsi="Cambria Math" w:cs="Times New Roman"/>
                          <w:i/>
                          <w:kern w:val="0"/>
                          <w:sz w:val="24"/>
                          <w:szCs w:val="24"/>
                        </w:rPr>
                      </w:del>
                    </m:ctrlPr>
                  </m:dPr>
                  <m:e>
                    <m:f>
                      <m:fPr>
                        <m:ctrlPr>
                          <w:del w:id="4201" w:author="Zhang Li" w:date="2022-06-12T14:57:00Z">
                            <w:rPr>
                              <w:rFonts w:ascii="Cambria Math" w:eastAsia="宋体" w:hAnsi="Cambria Math" w:cs="Times New Roman"/>
                              <w:i/>
                              <w:kern w:val="0"/>
                              <w:sz w:val="24"/>
                              <w:szCs w:val="24"/>
                            </w:rPr>
                          </w:del>
                        </m:ctrlPr>
                      </m:fPr>
                      <m:num>
                        <m:sSub>
                          <m:sSubPr>
                            <m:ctrlPr>
                              <w:del w:id="4202" w:author="Zhang Li" w:date="2022-06-12T14:57:00Z">
                                <w:rPr>
                                  <w:rFonts w:ascii="Cambria Math" w:eastAsia="宋体" w:hAnsi="Cambria Math" w:cs="Times New Roman"/>
                                  <w:i/>
                                  <w:kern w:val="0"/>
                                  <w:sz w:val="24"/>
                                  <w:szCs w:val="24"/>
                                </w:rPr>
                              </w:del>
                            </m:ctrlPr>
                          </m:sSubPr>
                          <m:e>
                            <m:r>
                              <w:del w:id="4203" w:author="Zhang Li" w:date="2022-06-12T14:57:00Z">
                                <w:rPr>
                                  <w:rFonts w:ascii="Cambria Math" w:eastAsia="宋体" w:hAnsi="Cambria Math" w:cs="Times New Roman"/>
                                  <w:kern w:val="0"/>
                                  <w:sz w:val="24"/>
                                  <w:szCs w:val="24"/>
                                </w:rPr>
                                <m:t>d</m:t>
                              </w:del>
                            </m:r>
                          </m:e>
                          <m:sub>
                            <m:r>
                              <w:del w:id="4204" w:author="Zhang Li" w:date="2022-06-12T14:57:00Z">
                                <w:rPr>
                                  <w:rFonts w:ascii="Cambria Math" w:eastAsia="宋体" w:hAnsi="Cambria Math" w:cs="Times New Roman"/>
                                  <w:kern w:val="0"/>
                                  <w:sz w:val="24"/>
                                  <w:szCs w:val="24"/>
                                </w:rPr>
                                <m:t>u,v</m:t>
                              </w:del>
                            </m:r>
                          </m:sub>
                        </m:sSub>
                      </m:num>
                      <m:den>
                        <m:sSub>
                          <m:sSubPr>
                            <m:ctrlPr>
                              <w:del w:id="4205" w:author="Zhang Li" w:date="2022-06-12T14:57:00Z">
                                <w:rPr>
                                  <w:rFonts w:ascii="Cambria Math" w:eastAsia="宋体" w:hAnsi="Cambria Math" w:cs="Times New Roman"/>
                                  <w:i/>
                                  <w:kern w:val="0"/>
                                  <w:sz w:val="24"/>
                                  <w:szCs w:val="24"/>
                                </w:rPr>
                              </w:del>
                            </m:ctrlPr>
                          </m:sSubPr>
                          <m:e>
                            <m:r>
                              <w:del w:id="4206" w:author="Zhang Li" w:date="2022-06-12T14:57:00Z">
                                <w:rPr>
                                  <w:rFonts w:ascii="Cambria Math" w:eastAsia="宋体" w:hAnsi="Cambria Math" w:cs="Times New Roman"/>
                                  <w:kern w:val="0"/>
                                  <w:sz w:val="24"/>
                                  <w:szCs w:val="24"/>
                                </w:rPr>
                                <m:t>d</m:t>
                              </w:del>
                            </m:r>
                          </m:e>
                          <m:sub>
                            <m:r>
                              <w:del w:id="4207" w:author="Zhang Li" w:date="2022-06-12T14:57:00Z">
                                <w:rPr>
                                  <w:rFonts w:ascii="Cambria Math" w:eastAsia="宋体" w:hAnsi="Cambria Math" w:cs="Times New Roman"/>
                                  <w:kern w:val="0"/>
                                  <w:sz w:val="24"/>
                                  <w:szCs w:val="24"/>
                                </w:rPr>
                                <m:t>0</m:t>
                              </w:del>
                            </m:r>
                          </m:sub>
                        </m:sSub>
                      </m:den>
                    </m:f>
                  </m:e>
                </m:d>
              </m:e>
              <m:sup>
                <m:r>
                  <w:del w:id="4208" w:author="Zhang Li" w:date="2022-06-12T14:57:00Z">
                    <w:rPr>
                      <w:rFonts w:ascii="Cambria Math" w:eastAsia="宋体" w:hAnsi="Cambria Math" w:cs="Times New Roman"/>
                      <w:kern w:val="0"/>
                      <w:sz w:val="24"/>
                      <w:szCs w:val="24"/>
                    </w:rPr>
                    <m:t>-α</m:t>
                  </w:del>
                </m:r>
              </m:sup>
            </m:sSup>
          </m:sup>
        </m:sSup>
      </m:oMath>
      <w:del w:id="420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4210" w:author="Zhang Li" w:date="2022-06-12T14:57:00Z">
            <w:rPr>
              <w:rFonts w:ascii="Cambria Math" w:eastAsia="宋体" w:hAnsi="Cambria Math" w:cs="Times New Roman"/>
              <w:kern w:val="0"/>
              <w:sz w:val="24"/>
              <w:szCs w:val="24"/>
              <w:highlight w:val="cyan"/>
            </w:rPr>
            <m:t>Nod</m:t>
          </w:del>
        </m:r>
        <m:sSub>
          <m:sSubPr>
            <m:ctrlPr>
              <w:del w:id="4211" w:author="Zhang Li" w:date="2022-06-12T14:57:00Z">
                <w:rPr>
                  <w:rFonts w:ascii="Cambria Math" w:eastAsia="宋体" w:hAnsi="Cambria Math" w:cs="Times New Roman"/>
                  <w:i/>
                  <w:kern w:val="0"/>
                  <w:sz w:val="24"/>
                  <w:szCs w:val="24"/>
                  <w:highlight w:val="cyan"/>
                </w:rPr>
              </w:del>
            </m:ctrlPr>
          </m:sSubPr>
          <m:e>
            <m:r>
              <w:del w:id="4212" w:author="Zhang Li" w:date="2022-06-12T14:57:00Z">
                <w:rPr>
                  <w:rFonts w:ascii="Cambria Math" w:eastAsia="宋体" w:hAnsi="Cambria Math" w:cs="Times New Roman"/>
                  <w:kern w:val="0"/>
                  <w:sz w:val="24"/>
                  <w:szCs w:val="24"/>
                  <w:highlight w:val="cyan"/>
                </w:rPr>
                <m:t>e</m:t>
              </w:del>
            </m:r>
          </m:e>
          <m:sub>
            <m:r>
              <w:del w:id="4213" w:author="Zhang Li" w:date="2022-06-12T14:57:00Z">
                <w:rPr>
                  <w:rFonts w:ascii="Cambria Math" w:eastAsia="宋体" w:hAnsi="Cambria Math" w:cs="Times New Roman"/>
                  <w:kern w:val="0"/>
                  <w:sz w:val="24"/>
                  <w:szCs w:val="24"/>
                  <w:highlight w:val="cyan"/>
                </w:rPr>
                <m:t>u</m:t>
              </w:del>
            </m:r>
          </m:sub>
        </m:sSub>
      </m:oMath>
      <w:del w:id="421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4215" w:author="Zhang Li" w:date="2022-06-12T14:57:00Z">
            <w:rPr>
              <w:rFonts w:ascii="Cambria Math" w:eastAsia="宋体" w:hAnsi="Cambria Math" w:cs="Times New Roman"/>
              <w:kern w:val="0"/>
              <w:sz w:val="24"/>
              <w:szCs w:val="24"/>
              <w:highlight w:val="cyan"/>
            </w:rPr>
            <m:t>Nod</m:t>
          </w:del>
        </m:r>
        <m:sSub>
          <m:sSubPr>
            <m:ctrlPr>
              <w:del w:id="4216" w:author="Zhang Li" w:date="2022-06-12T14:57:00Z">
                <w:rPr>
                  <w:rFonts w:ascii="Cambria Math" w:eastAsia="宋体" w:hAnsi="Cambria Math" w:cs="Times New Roman"/>
                  <w:i/>
                  <w:kern w:val="0"/>
                  <w:sz w:val="24"/>
                  <w:szCs w:val="24"/>
                  <w:highlight w:val="cyan"/>
                </w:rPr>
              </w:del>
            </m:ctrlPr>
          </m:sSubPr>
          <m:e>
            <m:r>
              <w:del w:id="4217" w:author="Zhang Li" w:date="2022-06-12T14:57:00Z">
                <w:rPr>
                  <w:rFonts w:ascii="Cambria Math" w:eastAsia="宋体" w:hAnsi="Cambria Math" w:cs="Times New Roman"/>
                  <w:kern w:val="0"/>
                  <w:sz w:val="24"/>
                  <w:szCs w:val="24"/>
                  <w:highlight w:val="cyan"/>
                </w:rPr>
                <m:t>e</m:t>
              </w:del>
            </m:r>
          </m:e>
          <m:sub>
            <m:r>
              <w:del w:id="4218" w:author="Zhang Li" w:date="2022-06-12T14:57:00Z">
                <w:rPr>
                  <w:rFonts w:ascii="Cambria Math" w:eastAsia="宋体" w:hAnsi="Cambria Math" w:cs="Times New Roman"/>
                  <w:kern w:val="0"/>
                  <w:sz w:val="24"/>
                  <w:szCs w:val="24"/>
                  <w:highlight w:val="cyan"/>
                </w:rPr>
                <m:t>v</m:t>
              </w:del>
            </m:r>
          </m:sub>
        </m:sSub>
      </m:oMath>
      <w:del w:id="4219"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4220" w:author="Zhang Li" w:date="2022-06-12T14:57:00Z"/>
          <w:rFonts w:ascii="Times New Roman" w:eastAsia="宋体" w:hAnsi="Times New Roman" w:cs="Times New Roman"/>
          <w:kern w:val="0"/>
          <w:sz w:val="24"/>
          <w:szCs w:val="24"/>
        </w:rPr>
      </w:pPr>
      <w:del w:id="4221"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4222" w:author="Zhang Li" w:date="2022-06-12T14:57:00Z">
            <w:rPr>
              <w:rFonts w:ascii="Cambria Math" w:eastAsia="宋体" w:hAnsi="Cambria Math" w:cs="Times New Roman"/>
              <w:kern w:val="0"/>
              <w:sz w:val="24"/>
              <w:szCs w:val="24"/>
            </w:rPr>
            <m:t>f=⌊</m:t>
          </w:del>
        </m:r>
        <m:f>
          <m:fPr>
            <m:ctrlPr>
              <w:del w:id="4223" w:author="Zhang Li" w:date="2022-06-12T14:57:00Z">
                <w:rPr>
                  <w:rFonts w:ascii="Cambria Math" w:eastAsia="宋体" w:hAnsi="Cambria Math" w:cs="Times New Roman"/>
                  <w:i/>
                  <w:kern w:val="0"/>
                  <w:sz w:val="24"/>
                  <w:szCs w:val="24"/>
                </w:rPr>
              </w:del>
            </m:ctrlPr>
          </m:fPr>
          <m:num>
            <m:r>
              <w:del w:id="4224" w:author="Zhang Li" w:date="2022-06-12T14:57:00Z">
                <w:rPr>
                  <w:rFonts w:ascii="Cambria Math" w:eastAsia="宋体" w:hAnsi="Cambria Math" w:cs="Times New Roman"/>
                  <w:kern w:val="0"/>
                  <w:sz w:val="24"/>
                  <w:szCs w:val="24"/>
                </w:rPr>
                <m:t>N</m:t>
              </w:del>
            </m:r>
          </m:num>
          <m:den>
            <m:r>
              <w:del w:id="4225" w:author="Zhang Li" w:date="2022-06-12T14:57:00Z">
                <w:rPr>
                  <w:rFonts w:ascii="Cambria Math" w:eastAsia="宋体" w:hAnsi="Cambria Math" w:cs="Times New Roman"/>
                  <w:kern w:val="0"/>
                  <w:sz w:val="24"/>
                  <w:szCs w:val="24"/>
                </w:rPr>
                <m:t>2</m:t>
              </w:del>
            </m:r>
          </m:den>
        </m:f>
        <m:r>
          <w:del w:id="4226" w:author="Zhang Li" w:date="2022-06-12T14:57:00Z">
            <w:rPr>
              <w:rFonts w:ascii="Cambria Math" w:eastAsia="宋体" w:hAnsi="Cambria Math" w:cs="Times New Roman"/>
              <w:kern w:val="0"/>
              <w:sz w:val="24"/>
              <w:szCs w:val="24"/>
            </w:rPr>
            <m:t>⌋</m:t>
          </w:del>
        </m:r>
      </m:oMath>
      <w:del w:id="422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4228" w:author="Zhang Li" w:date="2022-06-12T14:57:00Z">
            <w:rPr>
              <w:rFonts w:ascii="Cambria Math" w:eastAsia="宋体" w:hAnsi="Cambria Math" w:cs="Times New Roman"/>
              <w:kern w:val="0"/>
              <w:sz w:val="24"/>
              <w:szCs w:val="24"/>
            </w:rPr>
            <m:t>Y</m:t>
          </w:del>
        </m:r>
      </m:oMath>
      <w:del w:id="422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4230" w:author="Zhang Li" w:date="2022-06-12T14:57:00Z">
                <w:rPr>
                  <w:rFonts w:ascii="Cambria Math" w:eastAsia="宋体" w:hAnsi="Cambria Math" w:cs="Times New Roman"/>
                  <w:i/>
                  <w:kern w:val="0"/>
                  <w:sz w:val="24"/>
                  <w:szCs w:val="24"/>
                </w:rPr>
              </w:del>
            </m:ctrlPr>
          </m:fPr>
          <m:num>
            <m:r>
              <w:del w:id="4231" w:author="Zhang Li" w:date="2022-06-12T14:57:00Z">
                <w:rPr>
                  <w:rFonts w:ascii="Cambria Math" w:eastAsia="宋体" w:hAnsi="Cambria Math" w:cs="Times New Roman"/>
                  <w:kern w:val="0"/>
                  <w:sz w:val="24"/>
                  <w:szCs w:val="24"/>
                </w:rPr>
                <m:t>N</m:t>
              </w:del>
            </m:r>
          </m:num>
          <m:den>
            <m:r>
              <w:del w:id="4232" w:author="Zhang Li" w:date="2022-06-12T14:57:00Z">
                <w:rPr>
                  <w:rFonts w:ascii="Cambria Math" w:eastAsia="宋体" w:hAnsi="Cambria Math" w:cs="Times New Roman"/>
                  <w:kern w:val="0"/>
                  <w:sz w:val="24"/>
                  <w:szCs w:val="24"/>
                </w:rPr>
                <m:t>2</m:t>
              </w:del>
            </m:r>
          </m:den>
        </m:f>
      </m:oMath>
      <w:del w:id="423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2F13AB" w:rsidP="005376C1">
      <w:pPr>
        <w:spacing w:afterLines="100" w:after="312"/>
        <w:rPr>
          <w:del w:id="4234" w:author="Zhang Li" w:date="2022-06-12T14:57:00Z"/>
          <w:rFonts w:ascii="Times New Roman" w:eastAsia="宋体" w:hAnsi="Times New Roman" w:cs="Times New Roman"/>
          <w:kern w:val="0"/>
          <w:sz w:val="24"/>
          <w:szCs w:val="24"/>
        </w:rPr>
      </w:pPr>
      <m:oMathPara>
        <m:oMath>
          <m:sSub>
            <m:sSubPr>
              <m:ctrlPr>
                <w:del w:id="4235" w:author="Zhang Li" w:date="2022-06-12T14:57:00Z">
                  <w:rPr>
                    <w:rFonts w:ascii="Cambria Math" w:eastAsia="宋体" w:hAnsi="Cambria Math" w:cs="Times New Roman"/>
                    <w:i/>
                    <w:kern w:val="0"/>
                    <w:sz w:val="24"/>
                    <w:szCs w:val="24"/>
                  </w:rPr>
                </w:del>
              </m:ctrlPr>
            </m:sSubPr>
            <m:e>
              <m:r>
                <w:del w:id="4236" w:author="Zhang Li" w:date="2022-06-12T14:57:00Z">
                  <w:rPr>
                    <w:rFonts w:ascii="Cambria Math" w:eastAsia="宋体" w:hAnsi="Cambria Math" w:cs="Times New Roman"/>
                    <w:kern w:val="0"/>
                    <w:sz w:val="24"/>
                    <w:szCs w:val="24"/>
                  </w:rPr>
                  <m:t>p</m:t>
                </w:del>
              </m:r>
            </m:e>
            <m:sub>
              <m:r>
                <w:del w:id="4237" w:author="Zhang Li" w:date="2022-06-12T14:57:00Z">
                  <w:rPr>
                    <w:rFonts w:ascii="Cambria Math" w:eastAsia="宋体" w:hAnsi="Cambria Math" w:cs="Times New Roman"/>
                    <w:kern w:val="0"/>
                    <w:sz w:val="24"/>
                    <w:szCs w:val="24"/>
                  </w:rPr>
                  <m:t>CI</m:t>
                </w:del>
              </m:r>
            </m:sub>
          </m:sSub>
          <m:r>
            <w:del w:id="4238" w:author="Zhang Li" w:date="2022-06-12T14:57:00Z">
              <w:rPr>
                <w:rFonts w:ascii="Cambria Math" w:eastAsia="宋体" w:hAnsi="Cambria Math" w:cs="Times New Roman"/>
                <w:kern w:val="0"/>
                <w:sz w:val="24"/>
                <w:szCs w:val="24"/>
              </w:rPr>
              <m:t>=</m:t>
            </w:del>
          </m:r>
          <m:r>
            <w:del w:id="4239" w:author="Zhang Li" w:date="2022-06-12T14:57:00Z">
              <m:rPr>
                <m:sty m:val="p"/>
              </m:rPr>
              <w:rPr>
                <w:rFonts w:ascii="Cambria Math" w:eastAsia="宋体" w:hAnsi="Cambria Math" w:cs="Times New Roman"/>
                <w:kern w:val="0"/>
                <w:sz w:val="24"/>
                <w:szCs w:val="24"/>
              </w:rPr>
              <m:t>Pr⁡</m:t>
            </w:del>
          </m:r>
          <m:r>
            <w:del w:id="4240" w:author="Zhang Li" w:date="2022-06-12T14:57:00Z">
              <w:rPr>
                <w:rFonts w:ascii="Cambria Math" w:eastAsia="宋体" w:hAnsi="Cambria Math" w:cs="Times New Roman"/>
                <w:kern w:val="0"/>
                <w:sz w:val="24"/>
                <w:szCs w:val="24"/>
              </w:rPr>
              <m:t>[Y&gt;</m:t>
            </w:del>
          </m:r>
          <m:f>
            <m:fPr>
              <m:ctrlPr>
                <w:del w:id="4241" w:author="Zhang Li" w:date="2022-06-12T14:57:00Z">
                  <w:rPr>
                    <w:rFonts w:ascii="Cambria Math" w:eastAsia="宋体" w:hAnsi="Cambria Math" w:cs="Times New Roman"/>
                    <w:i/>
                    <w:kern w:val="0"/>
                    <w:sz w:val="24"/>
                    <w:szCs w:val="24"/>
                  </w:rPr>
                </w:del>
              </m:ctrlPr>
            </m:fPr>
            <m:num>
              <m:r>
                <w:del w:id="4242" w:author="Zhang Li" w:date="2022-06-12T14:57:00Z">
                  <w:rPr>
                    <w:rFonts w:ascii="Cambria Math" w:eastAsia="宋体" w:hAnsi="Cambria Math" w:cs="Times New Roman"/>
                    <w:kern w:val="0"/>
                    <w:sz w:val="24"/>
                    <w:szCs w:val="24"/>
                  </w:rPr>
                  <m:t>N</m:t>
                </w:del>
              </m:r>
            </m:num>
            <m:den>
              <m:r>
                <w:del w:id="4243" w:author="Zhang Li" w:date="2022-06-12T14:57:00Z">
                  <w:rPr>
                    <w:rFonts w:ascii="Cambria Math" w:eastAsia="宋体" w:hAnsi="Cambria Math" w:cs="Times New Roman"/>
                    <w:kern w:val="0"/>
                    <w:sz w:val="24"/>
                    <w:szCs w:val="24"/>
                  </w:rPr>
                  <m:t>2</m:t>
                </w:del>
              </m:r>
            </m:den>
          </m:f>
          <m:r>
            <w:del w:id="4244" w:author="Zhang Li" w:date="2022-06-12T14:57:00Z">
              <w:rPr>
                <w:rFonts w:ascii="Cambria Math" w:eastAsia="宋体" w:hAnsi="Cambria Math" w:cs="Times New Roman"/>
                <w:kern w:val="0"/>
                <w:sz w:val="24"/>
                <w:szCs w:val="24"/>
              </w:rPr>
              <m:t xml:space="preserve">]= </m:t>
            </w:del>
          </m:r>
          <m:nary>
            <m:naryPr>
              <m:chr m:val="∑"/>
              <m:limLoc m:val="undOvr"/>
              <m:ctrlPr>
                <w:del w:id="4245" w:author="Zhang Li" w:date="2022-06-12T14:57:00Z">
                  <w:rPr>
                    <w:rFonts w:ascii="Cambria Math" w:eastAsia="宋体" w:hAnsi="Cambria Math" w:cs="Times New Roman"/>
                    <w:i/>
                    <w:kern w:val="0"/>
                    <w:sz w:val="24"/>
                    <w:szCs w:val="24"/>
                    <w:highlight w:val="cyan"/>
                  </w:rPr>
                </w:del>
              </m:ctrlPr>
            </m:naryPr>
            <m:sub>
              <m:r>
                <w:del w:id="4246" w:author="Zhang Li" w:date="2022-06-12T14:57:00Z">
                  <w:rPr>
                    <w:rFonts w:ascii="Cambria Math" w:eastAsia="宋体" w:hAnsi="Cambria Math" w:cs="Times New Roman"/>
                    <w:kern w:val="0"/>
                    <w:sz w:val="24"/>
                    <w:szCs w:val="24"/>
                    <w:highlight w:val="cyan"/>
                  </w:rPr>
                  <m:t>t=⌈</m:t>
                </w:del>
              </m:r>
              <m:f>
                <m:fPr>
                  <m:ctrlPr>
                    <w:del w:id="4247" w:author="Zhang Li" w:date="2022-06-12T14:57:00Z">
                      <w:rPr>
                        <w:rFonts w:ascii="Cambria Math" w:eastAsia="宋体" w:hAnsi="Cambria Math" w:cs="Times New Roman"/>
                        <w:i/>
                        <w:kern w:val="0"/>
                        <w:sz w:val="24"/>
                        <w:szCs w:val="24"/>
                        <w:highlight w:val="cyan"/>
                      </w:rPr>
                    </w:del>
                  </m:ctrlPr>
                </m:fPr>
                <m:num>
                  <m:r>
                    <w:del w:id="4248" w:author="Zhang Li" w:date="2022-06-12T14:57:00Z">
                      <w:rPr>
                        <w:rFonts w:ascii="Cambria Math" w:eastAsia="宋体" w:hAnsi="Cambria Math" w:cs="Times New Roman"/>
                        <w:kern w:val="0"/>
                        <w:sz w:val="24"/>
                        <w:szCs w:val="24"/>
                        <w:highlight w:val="cyan"/>
                      </w:rPr>
                      <m:t>N</m:t>
                    </w:del>
                  </m:r>
                </m:num>
                <m:den>
                  <m:r>
                    <w:del w:id="4249" w:author="Zhang Li" w:date="2022-06-12T14:57:00Z">
                      <w:rPr>
                        <w:rFonts w:ascii="Cambria Math" w:eastAsia="宋体" w:hAnsi="Cambria Math" w:cs="Times New Roman"/>
                        <w:kern w:val="0"/>
                        <w:sz w:val="24"/>
                        <w:szCs w:val="24"/>
                        <w:highlight w:val="cyan"/>
                      </w:rPr>
                      <m:t>2</m:t>
                    </w:del>
                  </m:r>
                </m:den>
              </m:f>
              <m:r>
                <w:del w:id="4250" w:author="Zhang Li" w:date="2022-06-12T14:57:00Z">
                  <w:rPr>
                    <w:rFonts w:ascii="Cambria Math" w:eastAsia="宋体" w:hAnsi="Cambria Math" w:cs="Times New Roman"/>
                    <w:kern w:val="0"/>
                    <w:sz w:val="24"/>
                    <w:szCs w:val="24"/>
                    <w:highlight w:val="cyan"/>
                  </w:rPr>
                  <m:t xml:space="preserve">⌉ </m:t>
                </w:del>
              </m:r>
            </m:sub>
            <m:sup>
              <m:r>
                <w:del w:id="4251" w:author="Zhang Li" w:date="2022-06-12T14:57:00Z">
                  <w:rPr>
                    <w:rFonts w:ascii="Cambria Math" w:eastAsia="宋体" w:hAnsi="Cambria Math" w:cs="Times New Roman"/>
                    <w:kern w:val="0"/>
                    <w:sz w:val="24"/>
                    <w:szCs w:val="24"/>
                    <w:highlight w:val="cyan"/>
                  </w:rPr>
                  <m:t>N</m:t>
                </w:del>
              </m:r>
            </m:sup>
            <m:e>
              <m:sSubSup>
                <m:sSubSupPr>
                  <m:ctrlPr>
                    <w:del w:id="4252" w:author="Zhang Li" w:date="2022-06-12T14:57:00Z">
                      <w:rPr>
                        <w:rFonts w:ascii="Cambria Math" w:eastAsia="宋体" w:hAnsi="Cambria Math" w:cs="Times New Roman"/>
                        <w:i/>
                        <w:kern w:val="0"/>
                        <w:sz w:val="24"/>
                        <w:szCs w:val="24"/>
                        <w:highlight w:val="cyan"/>
                      </w:rPr>
                    </w:del>
                  </m:ctrlPr>
                </m:sSubSupPr>
                <m:e>
                  <m:r>
                    <w:del w:id="4253" w:author="Zhang Li" w:date="2022-06-12T14:57:00Z">
                      <w:rPr>
                        <w:rFonts w:ascii="Cambria Math" w:eastAsia="宋体" w:hAnsi="Cambria Math" w:cs="Times New Roman"/>
                        <w:kern w:val="0"/>
                        <w:sz w:val="24"/>
                        <w:szCs w:val="24"/>
                        <w:highlight w:val="cyan"/>
                      </w:rPr>
                      <m:t>p</m:t>
                    </w:del>
                  </m:r>
                </m:e>
                <m:sub>
                  <m:r>
                    <w:del w:id="4254" w:author="Zhang Li" w:date="2022-06-12T14:57:00Z">
                      <w:rPr>
                        <w:rFonts w:ascii="Cambria Math" w:eastAsia="宋体" w:hAnsi="Cambria Math" w:cs="Times New Roman"/>
                        <w:kern w:val="0"/>
                        <w:sz w:val="24"/>
                        <w:szCs w:val="24"/>
                        <w:highlight w:val="cyan"/>
                      </w:rPr>
                      <m:t xml:space="preserve"> Comm,v</m:t>
                    </w:del>
                  </m:r>
                </m:sub>
                <m:sup>
                  <m:r>
                    <w:del w:id="4255" w:author="Zhang Li" w:date="2022-06-12T14:57:00Z">
                      <w:rPr>
                        <w:rFonts w:ascii="Cambria Math" w:eastAsia="宋体" w:hAnsi="Cambria Math" w:cs="Times New Roman"/>
                        <w:kern w:val="0"/>
                        <w:sz w:val="24"/>
                        <w:szCs w:val="24"/>
                        <w:highlight w:val="cyan"/>
                      </w:rPr>
                      <m:t>t</m:t>
                    </w:del>
                  </m:r>
                </m:sup>
              </m:sSubSup>
              <m:r>
                <w:del w:id="4256"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4257" w:author="Zhang Li" w:date="2022-06-12T15:02:00Z"/>
          <w:rFonts w:ascii="Times New Roman" w:eastAsia="宋体" w:hAnsi="Times New Roman" w:cs="Times New Roman"/>
          <w:kern w:val="0"/>
          <w:sz w:val="24"/>
          <w:szCs w:val="24"/>
        </w:rPr>
      </w:pPr>
      <w:ins w:id="4258"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2F13AB" w:rsidP="00614FA7">
      <w:pPr>
        <w:spacing w:afterLines="50" w:after="156"/>
        <w:rPr>
          <w:ins w:id="4259" w:author="Zhang Li" w:date="2022-06-12T15:02:00Z"/>
          <w:rFonts w:ascii="Times New Roman" w:eastAsia="宋体" w:hAnsi="Times New Roman" w:cs="Times New Roman"/>
          <w:kern w:val="0"/>
          <w:sz w:val="24"/>
          <w:szCs w:val="24"/>
        </w:rPr>
      </w:pPr>
      <m:oMathPara>
        <m:oMath>
          <m:sSub>
            <m:sSubPr>
              <m:ctrlPr>
                <w:ins w:id="4260" w:author="Zhang Li" w:date="2022-06-12T15:02:00Z">
                  <w:rPr>
                    <w:rFonts w:ascii="Cambria Math" w:eastAsia="宋体" w:hAnsi="Cambria Math" w:cs="Times New Roman"/>
                    <w:i/>
                    <w:kern w:val="0"/>
                    <w:sz w:val="24"/>
                    <w:szCs w:val="24"/>
                  </w:rPr>
                </w:ins>
              </m:ctrlPr>
            </m:sSubPr>
            <m:e>
              <m:r>
                <w:ins w:id="4261" w:author="Zhang Li" w:date="2022-06-12T15:02:00Z">
                  <w:rPr>
                    <w:rFonts w:ascii="Cambria Math" w:eastAsia="宋体" w:hAnsi="Cambria Math" w:cs="Times New Roman"/>
                    <w:kern w:val="0"/>
                    <w:sz w:val="24"/>
                    <w:szCs w:val="24"/>
                  </w:rPr>
                  <m:t>p</m:t>
                </w:ins>
              </m:r>
            </m:e>
            <m:sub>
              <m:r>
                <w:ins w:id="4262" w:author="Zhang Li" w:date="2022-06-12T15:02:00Z">
                  <w:rPr>
                    <w:rFonts w:ascii="Cambria Math" w:eastAsia="宋体" w:hAnsi="Cambria Math" w:cs="Times New Roman"/>
                    <w:kern w:val="0"/>
                    <w:sz w:val="24"/>
                    <w:szCs w:val="24"/>
                  </w:rPr>
                  <m:t>suc</m:t>
                </w:ins>
              </m:r>
            </m:sub>
          </m:sSub>
          <m:r>
            <w:ins w:id="4263" w:author="Zhang Li" w:date="2022-06-12T15:02:00Z">
              <w:rPr>
                <w:rFonts w:ascii="Cambria Math" w:eastAsia="宋体" w:hAnsi="Cambria Math" w:cs="Times New Roman"/>
                <w:kern w:val="0"/>
                <w:sz w:val="24"/>
                <w:szCs w:val="24"/>
              </w:rPr>
              <m:t xml:space="preserve">=1-g(N, </m:t>
            </w:ins>
          </m:r>
          <m:sSub>
            <m:sSubPr>
              <m:ctrlPr>
                <w:ins w:id="4264" w:author="Zhang Li" w:date="2022-06-12T15:02:00Z">
                  <w:rPr>
                    <w:rFonts w:ascii="Cambria Math" w:eastAsia="宋体" w:hAnsi="Cambria Math" w:cs="Times New Roman"/>
                    <w:i/>
                    <w:kern w:val="0"/>
                    <w:sz w:val="24"/>
                    <w:szCs w:val="24"/>
                  </w:rPr>
                </w:ins>
              </m:ctrlPr>
            </m:sSubPr>
            <m:e>
              <m:r>
                <w:ins w:id="4265" w:author="Zhang Li" w:date="2022-06-12T15:02:00Z">
                  <w:rPr>
                    <w:rFonts w:ascii="Cambria Math" w:eastAsia="宋体" w:hAnsi="Cambria Math" w:cs="Times New Roman"/>
                    <w:kern w:val="0"/>
                    <w:sz w:val="24"/>
                    <w:szCs w:val="24"/>
                  </w:rPr>
                  <m:t>ϵ</m:t>
                </w:ins>
              </m:r>
            </m:e>
            <m:sub>
              <m:r>
                <w:ins w:id="4266" w:author="Zhang Li" w:date="2022-06-12T15:02:00Z">
                  <w:rPr>
                    <w:rFonts w:ascii="Cambria Math" w:eastAsia="宋体" w:hAnsi="Cambria Math" w:cs="Times New Roman"/>
                    <w:kern w:val="0"/>
                    <w:sz w:val="24"/>
                    <w:szCs w:val="24"/>
                  </w:rPr>
                  <m:t>max</m:t>
                </w:ins>
              </m:r>
            </m:sub>
          </m:sSub>
          <m:r>
            <w:ins w:id="4267" w:author="Zhang Li" w:date="2022-06-12T15:02:00Z">
              <w:rPr>
                <w:rFonts w:ascii="Cambria Math" w:eastAsia="宋体" w:hAnsi="Cambria Math" w:cs="Times New Roman"/>
                <w:kern w:val="0"/>
                <w:sz w:val="24"/>
                <w:szCs w:val="24"/>
              </w:rPr>
              <m:t xml:space="preserve">, </m:t>
            </w:ins>
          </m:r>
          <m:sSub>
            <m:sSubPr>
              <m:ctrlPr>
                <w:ins w:id="4268" w:author="Zhang Li" w:date="2022-06-12T15:02:00Z">
                  <w:rPr>
                    <w:rFonts w:ascii="Cambria Math" w:eastAsia="宋体" w:hAnsi="Cambria Math" w:cs="Times New Roman"/>
                    <w:i/>
                    <w:kern w:val="0"/>
                    <w:sz w:val="24"/>
                    <w:szCs w:val="24"/>
                  </w:rPr>
                </w:ins>
              </m:ctrlPr>
            </m:sSubPr>
            <m:e>
              <m:r>
                <w:ins w:id="4269" w:author="Zhang Li" w:date="2022-06-12T15:02:00Z">
                  <w:rPr>
                    <w:rFonts w:ascii="Cambria Math" w:eastAsia="宋体" w:hAnsi="Cambria Math" w:cs="Times New Roman"/>
                    <w:kern w:val="0"/>
                    <w:sz w:val="24"/>
                    <w:szCs w:val="24"/>
                  </w:rPr>
                  <m:t>ϵ</m:t>
                </w:ins>
              </m:r>
            </m:e>
            <m:sub>
              <m:r>
                <w:ins w:id="4270" w:author="Zhang Li" w:date="2022-06-12T15:02:00Z">
                  <w:rPr>
                    <w:rFonts w:ascii="Cambria Math" w:eastAsia="宋体" w:hAnsi="Cambria Math" w:cs="Times New Roman"/>
                    <w:kern w:val="0"/>
                    <w:sz w:val="24"/>
                    <w:szCs w:val="24"/>
                  </w:rPr>
                  <m:t>min</m:t>
                </w:ins>
              </m:r>
            </m:sub>
          </m:sSub>
          <m:r>
            <w:ins w:id="4271"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4272" w:author="Zhang Li" w:date="2022-06-12T15:02:00Z"/>
          <w:rFonts w:ascii="Times New Roman" w:eastAsia="宋体" w:hAnsi="Times New Roman" w:cs="Times New Roman"/>
          <w:kern w:val="0"/>
          <w:sz w:val="24"/>
          <w:szCs w:val="24"/>
        </w:rPr>
      </w:pPr>
      <w:ins w:id="4273" w:author="Zhang Li" w:date="2022-06-12T15:02:00Z">
        <w:r>
          <w:rPr>
            <w:rFonts w:ascii="Times New Roman" w:eastAsia="宋体" w:hAnsi="Times New Roman" w:cs="Times New Roman"/>
            <w:kern w:val="0"/>
            <w:sz w:val="24"/>
            <w:szCs w:val="24"/>
          </w:rPr>
          <w:t xml:space="preserve">where the function </w:t>
        </w:r>
      </w:ins>
      <m:oMath>
        <m:r>
          <w:ins w:id="4274" w:author="Zhang Li" w:date="2022-06-12T15:02:00Z">
            <w:rPr>
              <w:rFonts w:ascii="Cambria Math" w:eastAsia="宋体" w:hAnsi="Cambria Math" w:cs="Times New Roman"/>
              <w:kern w:val="0"/>
              <w:sz w:val="24"/>
              <w:szCs w:val="24"/>
            </w:rPr>
            <m:t>g(n,</m:t>
          </w:ins>
        </m:r>
        <m:sSub>
          <m:sSubPr>
            <m:ctrlPr>
              <w:ins w:id="4275" w:author="Zhang Li" w:date="2022-06-12T15:02:00Z">
                <w:rPr>
                  <w:rFonts w:ascii="Cambria Math" w:eastAsia="宋体" w:hAnsi="Cambria Math" w:cs="Times New Roman"/>
                  <w:i/>
                  <w:kern w:val="0"/>
                  <w:sz w:val="24"/>
                  <w:szCs w:val="24"/>
                </w:rPr>
              </w:ins>
            </m:ctrlPr>
          </m:sSubPr>
          <m:e>
            <m:r>
              <w:ins w:id="4276" w:author="Zhang Li" w:date="2022-06-12T15:02:00Z">
                <w:rPr>
                  <w:rFonts w:ascii="Cambria Math" w:eastAsia="宋体" w:hAnsi="Cambria Math" w:cs="Times New Roman"/>
                  <w:kern w:val="0"/>
                  <w:sz w:val="24"/>
                  <w:szCs w:val="24"/>
                </w:rPr>
                <m:t>c</m:t>
              </w:ins>
            </m:r>
          </m:e>
          <m:sub>
            <m:r>
              <w:ins w:id="4277" w:author="Zhang Li" w:date="2022-06-12T15:02:00Z">
                <w:rPr>
                  <w:rFonts w:ascii="Cambria Math" w:eastAsia="宋体" w:hAnsi="Cambria Math" w:cs="Times New Roman"/>
                  <w:kern w:val="0"/>
                  <w:sz w:val="24"/>
                  <w:szCs w:val="24"/>
                </w:rPr>
                <m:t>1</m:t>
              </w:ins>
            </m:r>
          </m:sub>
        </m:sSub>
        <m:r>
          <w:ins w:id="4278" w:author="Zhang Li" w:date="2022-06-12T15:02:00Z">
            <w:rPr>
              <w:rFonts w:ascii="Cambria Math" w:eastAsia="宋体" w:hAnsi="Cambria Math" w:cs="Times New Roman"/>
              <w:kern w:val="0"/>
              <w:sz w:val="24"/>
              <w:szCs w:val="24"/>
            </w:rPr>
            <m:t>,</m:t>
          </w:ins>
        </m:r>
        <m:sSub>
          <m:sSubPr>
            <m:ctrlPr>
              <w:ins w:id="4279" w:author="Zhang Li" w:date="2022-06-12T15:02:00Z">
                <w:rPr>
                  <w:rFonts w:ascii="Cambria Math" w:eastAsia="宋体" w:hAnsi="Cambria Math" w:cs="Times New Roman"/>
                  <w:i/>
                  <w:kern w:val="0"/>
                  <w:sz w:val="24"/>
                  <w:szCs w:val="24"/>
                </w:rPr>
              </w:ins>
            </m:ctrlPr>
          </m:sSubPr>
          <m:e>
            <m:r>
              <w:ins w:id="4280" w:author="Zhang Li" w:date="2022-06-12T15:02:00Z">
                <w:rPr>
                  <w:rFonts w:ascii="Cambria Math" w:eastAsia="宋体" w:hAnsi="Cambria Math" w:cs="Times New Roman"/>
                  <w:kern w:val="0"/>
                  <w:sz w:val="24"/>
                  <w:szCs w:val="24"/>
                </w:rPr>
                <m:t>c</m:t>
              </w:ins>
            </m:r>
          </m:e>
          <m:sub>
            <m:r>
              <w:ins w:id="4281" w:author="Zhang Li" w:date="2022-06-12T15:02:00Z">
                <w:rPr>
                  <w:rFonts w:ascii="Cambria Math" w:eastAsia="宋体" w:hAnsi="Cambria Math" w:cs="Times New Roman"/>
                  <w:kern w:val="0"/>
                  <w:sz w:val="24"/>
                  <w:szCs w:val="24"/>
                </w:rPr>
                <m:t>2</m:t>
              </w:ins>
            </m:r>
          </m:sub>
        </m:sSub>
        <m:r>
          <w:ins w:id="4282" w:author="Zhang Li" w:date="2022-06-12T15:02:00Z">
            <w:rPr>
              <w:rFonts w:ascii="Cambria Math" w:eastAsia="宋体" w:hAnsi="Cambria Math" w:cs="Times New Roman"/>
              <w:kern w:val="0"/>
              <w:sz w:val="24"/>
              <w:szCs w:val="24"/>
            </w:rPr>
            <m:t>)</m:t>
          </w:ins>
        </m:r>
      </m:oMath>
      <w:ins w:id="428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4284" w:author="Zhang Li" w:date="2022-06-12T15:02:00Z">
            <w:rPr>
              <w:rFonts w:ascii="Cambria Math" w:eastAsia="宋体" w:hAnsi="Cambria Math" w:cs="Times New Roman"/>
              <w:kern w:val="0"/>
              <w:sz w:val="24"/>
              <w:szCs w:val="24"/>
            </w:rPr>
            <m:t>g</m:t>
          </w:ins>
        </m:r>
        <m:d>
          <m:dPr>
            <m:ctrlPr>
              <w:ins w:id="4285" w:author="Zhang Li" w:date="2022-06-12T15:02:00Z">
                <w:rPr>
                  <w:rFonts w:ascii="Cambria Math" w:eastAsia="宋体" w:hAnsi="Cambria Math" w:cs="Times New Roman"/>
                  <w:i/>
                  <w:kern w:val="0"/>
                  <w:sz w:val="24"/>
                  <w:szCs w:val="24"/>
                </w:rPr>
              </w:ins>
            </m:ctrlPr>
          </m:dPr>
          <m:e>
            <m:r>
              <w:ins w:id="4286" w:author="Zhang Li" w:date="2022-06-12T15:02:00Z">
                <w:rPr>
                  <w:rFonts w:ascii="Cambria Math" w:eastAsia="宋体" w:hAnsi="Cambria Math" w:cs="Times New Roman"/>
                  <w:kern w:val="0"/>
                  <w:sz w:val="24"/>
                  <w:szCs w:val="24"/>
                </w:rPr>
                <m:t>n,</m:t>
              </w:ins>
            </m:r>
            <m:sSub>
              <m:sSubPr>
                <m:ctrlPr>
                  <w:ins w:id="4287" w:author="Zhang Li" w:date="2022-06-12T15:02:00Z">
                    <w:rPr>
                      <w:rFonts w:ascii="Cambria Math" w:eastAsia="宋体" w:hAnsi="Cambria Math" w:cs="Times New Roman"/>
                      <w:i/>
                      <w:kern w:val="0"/>
                      <w:sz w:val="24"/>
                      <w:szCs w:val="24"/>
                    </w:rPr>
                  </w:ins>
                </m:ctrlPr>
              </m:sSubPr>
              <m:e>
                <m:r>
                  <w:ins w:id="4288" w:author="Zhang Li" w:date="2022-06-12T15:02:00Z">
                    <w:rPr>
                      <w:rFonts w:ascii="Cambria Math" w:eastAsia="宋体" w:hAnsi="Cambria Math" w:cs="Times New Roman"/>
                      <w:kern w:val="0"/>
                      <w:sz w:val="24"/>
                      <w:szCs w:val="24"/>
                    </w:rPr>
                    <m:t>c</m:t>
                  </w:ins>
                </m:r>
              </m:e>
              <m:sub>
                <m:r>
                  <w:ins w:id="4289" w:author="Zhang Li" w:date="2022-06-12T15:02:00Z">
                    <w:rPr>
                      <w:rFonts w:ascii="Cambria Math" w:eastAsia="宋体" w:hAnsi="Cambria Math" w:cs="Times New Roman"/>
                      <w:kern w:val="0"/>
                      <w:sz w:val="24"/>
                      <w:szCs w:val="24"/>
                    </w:rPr>
                    <m:t>1</m:t>
                  </w:ins>
                </m:r>
              </m:sub>
            </m:sSub>
            <m:r>
              <w:ins w:id="4290" w:author="Zhang Li" w:date="2022-06-12T15:02:00Z">
                <w:rPr>
                  <w:rFonts w:ascii="Cambria Math" w:eastAsia="宋体" w:hAnsi="Cambria Math" w:cs="Times New Roman"/>
                  <w:kern w:val="0"/>
                  <w:sz w:val="24"/>
                  <w:szCs w:val="24"/>
                </w:rPr>
                <m:t>,</m:t>
              </w:ins>
            </m:r>
            <m:sSub>
              <m:sSubPr>
                <m:ctrlPr>
                  <w:ins w:id="4291" w:author="Zhang Li" w:date="2022-06-12T15:02:00Z">
                    <w:rPr>
                      <w:rFonts w:ascii="Cambria Math" w:eastAsia="宋体" w:hAnsi="Cambria Math" w:cs="Times New Roman"/>
                      <w:i/>
                      <w:kern w:val="0"/>
                      <w:sz w:val="24"/>
                      <w:szCs w:val="24"/>
                    </w:rPr>
                  </w:ins>
                </m:ctrlPr>
              </m:sSubPr>
              <m:e>
                <m:r>
                  <w:ins w:id="4292" w:author="Zhang Li" w:date="2022-06-12T15:02:00Z">
                    <w:rPr>
                      <w:rFonts w:ascii="Cambria Math" w:eastAsia="宋体" w:hAnsi="Cambria Math" w:cs="Times New Roman"/>
                      <w:kern w:val="0"/>
                      <w:sz w:val="24"/>
                      <w:szCs w:val="24"/>
                    </w:rPr>
                    <m:t>c</m:t>
                  </w:ins>
                </m:r>
              </m:e>
              <m:sub>
                <m:r>
                  <w:ins w:id="4293" w:author="Zhang Li" w:date="2022-06-12T15:02:00Z">
                    <w:rPr>
                      <w:rFonts w:ascii="Cambria Math" w:eastAsia="宋体" w:hAnsi="Cambria Math" w:cs="Times New Roman"/>
                      <w:kern w:val="0"/>
                      <w:sz w:val="24"/>
                      <w:szCs w:val="24"/>
                    </w:rPr>
                    <m:t>2</m:t>
                  </w:ins>
                </m:r>
              </m:sub>
            </m:sSub>
          </m:e>
        </m:d>
        <m:r>
          <w:ins w:id="4294" w:author="Zhang Li" w:date="2022-06-12T15:02:00Z">
            <w:rPr>
              <w:rFonts w:ascii="Cambria Math" w:eastAsia="宋体" w:hAnsi="Cambria Math" w:cs="Times New Roman"/>
              <w:kern w:val="0"/>
              <w:sz w:val="24"/>
              <w:szCs w:val="24"/>
            </w:rPr>
            <m:t>=</m:t>
          </w:ins>
        </m:r>
        <m:sSup>
          <m:sSupPr>
            <m:ctrlPr>
              <w:ins w:id="4295" w:author="Zhang Li" w:date="2022-06-12T15:02:00Z">
                <w:rPr>
                  <w:rFonts w:ascii="Cambria Math" w:eastAsia="宋体" w:hAnsi="Cambria Math" w:cs="Times New Roman"/>
                  <w:i/>
                  <w:kern w:val="0"/>
                  <w:sz w:val="24"/>
                  <w:szCs w:val="24"/>
                </w:rPr>
              </w:ins>
            </m:ctrlPr>
          </m:sSupPr>
          <m:e>
            <m:d>
              <m:dPr>
                <m:begChr m:val="["/>
                <m:endChr m:val="]"/>
                <m:ctrlPr>
                  <w:ins w:id="4296" w:author="Zhang Li" w:date="2022-06-12T15:02:00Z">
                    <w:rPr>
                      <w:rFonts w:ascii="Cambria Math" w:eastAsia="宋体" w:hAnsi="Cambria Math" w:cs="Times New Roman"/>
                      <w:i/>
                      <w:kern w:val="0"/>
                      <w:sz w:val="24"/>
                      <w:szCs w:val="24"/>
                    </w:rPr>
                  </w:ins>
                </m:ctrlPr>
              </m:dPr>
              <m:e>
                <m:d>
                  <m:dPr>
                    <m:begChr m:val="⌊"/>
                    <m:endChr m:val="⌋"/>
                    <m:ctrlPr>
                      <w:ins w:id="4297" w:author="Zhang Li" w:date="2022-06-12T15:02:00Z">
                        <w:rPr>
                          <w:rFonts w:ascii="Cambria Math" w:eastAsia="宋体" w:hAnsi="Cambria Math" w:cs="Lucida Sans Unicode"/>
                          <w:i/>
                          <w:kern w:val="0"/>
                          <w:sz w:val="24"/>
                          <w:szCs w:val="24"/>
                        </w:rPr>
                      </w:ins>
                    </m:ctrlPr>
                  </m:dPr>
                  <m:e>
                    <m:f>
                      <m:fPr>
                        <m:ctrlPr>
                          <w:ins w:id="4298" w:author="Zhang Li" w:date="2022-06-12T15:02:00Z">
                            <w:rPr>
                              <w:rFonts w:ascii="Cambria Math" w:eastAsia="宋体" w:hAnsi="Cambria Math" w:cs="Times New Roman"/>
                              <w:i/>
                              <w:kern w:val="0"/>
                              <w:sz w:val="24"/>
                              <w:szCs w:val="24"/>
                            </w:rPr>
                          </w:ins>
                        </m:ctrlPr>
                      </m:fPr>
                      <m:num>
                        <m:r>
                          <w:ins w:id="4299" w:author="Zhang Li" w:date="2022-06-12T15:02:00Z">
                            <w:rPr>
                              <w:rFonts w:ascii="Cambria Math" w:eastAsia="宋体" w:hAnsi="Cambria Math" w:cs="Times New Roman"/>
                              <w:kern w:val="0"/>
                              <w:sz w:val="24"/>
                              <w:szCs w:val="24"/>
                            </w:rPr>
                            <m:t>n-1</m:t>
                          </w:ins>
                        </m:r>
                      </m:num>
                      <m:den>
                        <m:r>
                          <w:ins w:id="4300" w:author="Zhang Li" w:date="2022-06-12T15:02:00Z">
                            <w:rPr>
                              <w:rFonts w:ascii="Cambria Math" w:eastAsia="宋体" w:hAnsi="Cambria Math" w:cs="Times New Roman"/>
                              <w:kern w:val="0"/>
                              <w:sz w:val="24"/>
                              <w:szCs w:val="24"/>
                            </w:rPr>
                            <m:t>2</m:t>
                          </w:ins>
                        </m:r>
                      </m:den>
                    </m:f>
                    <m:ctrlPr>
                      <w:ins w:id="4301" w:author="Zhang Li" w:date="2022-06-12T15:02:00Z">
                        <w:rPr>
                          <w:rFonts w:ascii="Cambria Math" w:eastAsia="宋体" w:hAnsi="Cambria Math" w:cs="Times New Roman"/>
                          <w:i/>
                          <w:kern w:val="0"/>
                          <w:sz w:val="24"/>
                          <w:szCs w:val="24"/>
                        </w:rPr>
                      </w:ins>
                    </m:ctrlPr>
                  </m:e>
                </m:d>
                <m:r>
                  <w:ins w:id="4302" w:author="Zhang Li" w:date="2022-06-12T15:02:00Z">
                    <w:rPr>
                      <w:rFonts w:ascii="Cambria Math" w:eastAsia="宋体" w:hAnsi="Cambria Math" w:cs="Times New Roman"/>
                      <w:kern w:val="0"/>
                      <w:sz w:val="24"/>
                      <w:szCs w:val="24"/>
                    </w:rPr>
                    <m:t>⋅</m:t>
                  </w:ins>
                </m:r>
                <m:d>
                  <m:dPr>
                    <m:ctrlPr>
                      <w:ins w:id="4303" w:author="Zhang Li" w:date="2022-06-12T15:02:00Z">
                        <w:rPr>
                          <w:rFonts w:ascii="Cambria Math" w:eastAsia="宋体" w:hAnsi="Cambria Math" w:cs="Times New Roman"/>
                          <w:i/>
                          <w:kern w:val="0"/>
                          <w:sz w:val="24"/>
                          <w:szCs w:val="24"/>
                        </w:rPr>
                      </w:ins>
                    </m:ctrlPr>
                  </m:dPr>
                  <m:e>
                    <m:d>
                      <m:dPr>
                        <m:ctrlPr>
                          <w:ins w:id="4304" w:author="Zhang Li" w:date="2022-06-12T15:02:00Z">
                            <w:rPr>
                              <w:rFonts w:ascii="Cambria Math" w:eastAsia="宋体" w:hAnsi="Cambria Math" w:cs="Times New Roman"/>
                              <w:i/>
                              <w:kern w:val="0"/>
                              <w:sz w:val="24"/>
                              <w:szCs w:val="24"/>
                            </w:rPr>
                          </w:ins>
                        </m:ctrlPr>
                      </m:dPr>
                      <m:e>
                        <m:f>
                          <m:fPr>
                            <m:type m:val="noBar"/>
                            <m:ctrlPr>
                              <w:ins w:id="4305" w:author="Zhang Li" w:date="2022-06-12T15:02:00Z">
                                <w:rPr>
                                  <w:rFonts w:ascii="Cambria Math" w:eastAsia="宋体" w:hAnsi="Cambria Math" w:cs="Times New Roman"/>
                                  <w:i/>
                                  <w:kern w:val="0"/>
                                  <w:sz w:val="24"/>
                                  <w:szCs w:val="24"/>
                                </w:rPr>
                              </w:ins>
                            </m:ctrlPr>
                          </m:fPr>
                          <m:num>
                            <m:r>
                              <w:ins w:id="4306" w:author="Zhang Li" w:date="2022-06-12T15:02:00Z">
                                <w:rPr>
                                  <w:rFonts w:ascii="Cambria Math" w:eastAsia="宋体" w:hAnsi="Cambria Math" w:cs="Times New Roman"/>
                                  <w:kern w:val="0"/>
                                  <w:sz w:val="24"/>
                                  <w:szCs w:val="24"/>
                                </w:rPr>
                                <m:t>n-1</m:t>
                              </w:ins>
                            </m:r>
                          </m:num>
                          <m:den>
                            <m:d>
                              <m:dPr>
                                <m:begChr m:val="⌈"/>
                                <m:endChr m:val="⌉"/>
                                <m:ctrlPr>
                                  <w:ins w:id="4307" w:author="Zhang Li" w:date="2022-06-12T15:02:00Z">
                                    <w:rPr>
                                      <w:rFonts w:ascii="Cambria Math" w:eastAsia="宋体" w:hAnsi="Cambria Math" w:cs="Times New Roman"/>
                                      <w:i/>
                                      <w:kern w:val="0"/>
                                      <w:sz w:val="24"/>
                                      <w:szCs w:val="24"/>
                                    </w:rPr>
                                  </w:ins>
                                </m:ctrlPr>
                              </m:dPr>
                              <m:e>
                                <m:f>
                                  <m:fPr>
                                    <m:ctrlPr>
                                      <w:ins w:id="4308" w:author="Zhang Li" w:date="2022-06-12T15:02:00Z">
                                        <w:rPr>
                                          <w:rFonts w:ascii="Cambria Math" w:eastAsia="宋体" w:hAnsi="Cambria Math" w:cs="Times New Roman"/>
                                          <w:i/>
                                          <w:kern w:val="0"/>
                                          <w:sz w:val="24"/>
                                          <w:szCs w:val="24"/>
                                        </w:rPr>
                                      </w:ins>
                                    </m:ctrlPr>
                                  </m:fPr>
                                  <m:num>
                                    <m:r>
                                      <w:ins w:id="4309" w:author="Zhang Li" w:date="2022-06-12T15:02:00Z">
                                        <w:rPr>
                                          <w:rFonts w:ascii="Cambria Math" w:eastAsia="宋体" w:hAnsi="Cambria Math" w:cs="Times New Roman"/>
                                          <w:kern w:val="0"/>
                                          <w:sz w:val="24"/>
                                          <w:szCs w:val="24"/>
                                        </w:rPr>
                                        <m:t>n-1</m:t>
                                      </w:ins>
                                    </m:r>
                                  </m:num>
                                  <m:den>
                                    <m:r>
                                      <w:ins w:id="4310" w:author="Zhang Li" w:date="2022-06-12T15:02:00Z">
                                        <w:rPr>
                                          <w:rFonts w:ascii="Cambria Math" w:eastAsia="宋体" w:hAnsi="Cambria Math" w:cs="Times New Roman"/>
                                          <w:kern w:val="0"/>
                                          <w:sz w:val="24"/>
                                          <w:szCs w:val="24"/>
                                        </w:rPr>
                                        <m:t>2</m:t>
                                      </w:ins>
                                    </m:r>
                                  </m:den>
                                </m:f>
                              </m:e>
                            </m:d>
                          </m:den>
                        </m:f>
                      </m:e>
                    </m:d>
                    <m:r>
                      <w:ins w:id="4311" w:author="Zhang Li" w:date="2022-06-12T15:02:00Z">
                        <w:rPr>
                          <w:rFonts w:ascii="Cambria Math" w:eastAsia="宋体" w:hAnsi="Cambria Math" w:cs="Times New Roman"/>
                          <w:kern w:val="0"/>
                          <w:sz w:val="24"/>
                          <w:szCs w:val="24"/>
                        </w:rPr>
                        <m:t>⋅</m:t>
                      </w:ins>
                    </m:r>
                    <m:sSubSup>
                      <m:sSubSupPr>
                        <m:ctrlPr>
                          <w:ins w:id="4312" w:author="Zhang Li" w:date="2022-06-12T15:02:00Z">
                            <w:rPr>
                              <w:rFonts w:ascii="Cambria Math" w:eastAsia="宋体" w:hAnsi="Cambria Math" w:cs="Times New Roman"/>
                              <w:i/>
                              <w:kern w:val="0"/>
                              <w:sz w:val="24"/>
                              <w:szCs w:val="24"/>
                            </w:rPr>
                          </w:ins>
                        </m:ctrlPr>
                      </m:sSubSupPr>
                      <m:e>
                        <m:r>
                          <w:ins w:id="4313" w:author="Zhang Li" w:date="2022-06-12T15:02:00Z">
                            <w:rPr>
                              <w:rFonts w:ascii="Cambria Math" w:eastAsia="宋体" w:hAnsi="Cambria Math" w:cs="Times New Roman"/>
                              <w:kern w:val="0"/>
                              <w:sz w:val="24"/>
                              <w:szCs w:val="24"/>
                            </w:rPr>
                            <m:t>c</m:t>
                          </w:ins>
                        </m:r>
                      </m:e>
                      <m:sub>
                        <m:r>
                          <w:ins w:id="4314" w:author="Zhang Li" w:date="2022-06-12T15:02:00Z">
                            <w:rPr>
                              <w:rFonts w:ascii="Cambria Math" w:eastAsia="宋体" w:hAnsi="Cambria Math" w:cs="Times New Roman"/>
                              <w:kern w:val="0"/>
                              <w:sz w:val="24"/>
                              <w:szCs w:val="24"/>
                            </w:rPr>
                            <m:t>1</m:t>
                          </w:ins>
                        </m:r>
                      </m:sub>
                      <m:sup>
                        <m:d>
                          <m:dPr>
                            <m:begChr m:val="⌈"/>
                            <m:endChr m:val="⌉"/>
                            <m:ctrlPr>
                              <w:ins w:id="4315" w:author="Zhang Li" w:date="2022-06-12T15:02:00Z">
                                <w:rPr>
                                  <w:rFonts w:ascii="Cambria Math" w:eastAsia="宋体" w:hAnsi="Cambria Math" w:cs="Times New Roman"/>
                                  <w:i/>
                                  <w:kern w:val="0"/>
                                  <w:sz w:val="24"/>
                                  <w:szCs w:val="24"/>
                                </w:rPr>
                              </w:ins>
                            </m:ctrlPr>
                          </m:dPr>
                          <m:e>
                            <m:f>
                              <m:fPr>
                                <m:ctrlPr>
                                  <w:ins w:id="4316" w:author="Zhang Li" w:date="2022-06-12T15:02:00Z">
                                    <w:rPr>
                                      <w:rFonts w:ascii="Cambria Math" w:eastAsia="宋体" w:hAnsi="Cambria Math" w:cs="Times New Roman"/>
                                      <w:i/>
                                      <w:kern w:val="0"/>
                                      <w:sz w:val="24"/>
                                      <w:szCs w:val="24"/>
                                    </w:rPr>
                                  </w:ins>
                                </m:ctrlPr>
                              </m:fPr>
                              <m:num>
                                <m:r>
                                  <w:ins w:id="4317" w:author="Zhang Li" w:date="2022-06-12T15:02:00Z">
                                    <w:rPr>
                                      <w:rFonts w:ascii="Cambria Math" w:eastAsia="宋体" w:hAnsi="Cambria Math" w:cs="Times New Roman"/>
                                      <w:kern w:val="0"/>
                                      <w:sz w:val="24"/>
                                      <w:szCs w:val="24"/>
                                    </w:rPr>
                                    <m:t>n-1</m:t>
                                  </w:ins>
                                </m:r>
                              </m:num>
                              <m:den>
                                <m:r>
                                  <w:ins w:id="4318" w:author="Zhang Li" w:date="2022-06-12T15:02:00Z">
                                    <w:rPr>
                                      <w:rFonts w:ascii="Cambria Math" w:eastAsia="宋体" w:hAnsi="Cambria Math" w:cs="Times New Roman"/>
                                      <w:kern w:val="0"/>
                                      <w:sz w:val="24"/>
                                      <w:szCs w:val="24"/>
                                    </w:rPr>
                                    <m:t>2</m:t>
                                  </w:ins>
                                </m:r>
                              </m:den>
                            </m:f>
                          </m:e>
                        </m:d>
                      </m:sup>
                    </m:sSubSup>
                    <m:r>
                      <w:ins w:id="4319" w:author="Zhang Li" w:date="2022-06-12T15:02:00Z">
                        <w:rPr>
                          <w:rFonts w:ascii="Cambria Math" w:eastAsia="宋体" w:hAnsi="Cambria Math" w:cs="Times New Roman"/>
                          <w:kern w:val="0"/>
                          <w:sz w:val="24"/>
                          <w:szCs w:val="24"/>
                        </w:rPr>
                        <m:t>⋅</m:t>
                      </w:ins>
                    </m:r>
                    <m:sSup>
                      <m:sSupPr>
                        <m:ctrlPr>
                          <w:ins w:id="4320" w:author="Zhang Li" w:date="2022-06-12T15:02:00Z">
                            <w:rPr>
                              <w:rFonts w:ascii="Cambria Math" w:eastAsia="宋体" w:hAnsi="Cambria Math" w:cs="Times New Roman"/>
                              <w:i/>
                              <w:kern w:val="0"/>
                              <w:sz w:val="24"/>
                              <w:szCs w:val="24"/>
                            </w:rPr>
                          </w:ins>
                        </m:ctrlPr>
                      </m:sSupPr>
                      <m:e>
                        <m:d>
                          <m:dPr>
                            <m:ctrlPr>
                              <w:ins w:id="4321" w:author="Zhang Li" w:date="2022-06-12T15:02:00Z">
                                <w:rPr>
                                  <w:rFonts w:ascii="Cambria Math" w:eastAsia="宋体" w:hAnsi="Cambria Math" w:cs="Times New Roman"/>
                                  <w:i/>
                                  <w:kern w:val="0"/>
                                  <w:sz w:val="24"/>
                                  <w:szCs w:val="24"/>
                                </w:rPr>
                              </w:ins>
                            </m:ctrlPr>
                          </m:dPr>
                          <m:e>
                            <m:r>
                              <w:ins w:id="4322" w:author="Zhang Li" w:date="2022-06-12T15:02:00Z">
                                <w:rPr>
                                  <w:rFonts w:ascii="Cambria Math" w:eastAsia="宋体" w:hAnsi="Cambria Math" w:cs="Times New Roman"/>
                                  <w:kern w:val="0"/>
                                  <w:sz w:val="24"/>
                                  <w:szCs w:val="24"/>
                                </w:rPr>
                                <m:t>1-</m:t>
                              </w:ins>
                            </m:r>
                            <m:sSub>
                              <m:sSubPr>
                                <m:ctrlPr>
                                  <w:ins w:id="4323" w:author="Zhang Li" w:date="2022-06-12T15:02:00Z">
                                    <w:rPr>
                                      <w:rFonts w:ascii="Cambria Math" w:eastAsia="宋体" w:hAnsi="Cambria Math" w:cs="Times New Roman"/>
                                      <w:i/>
                                      <w:kern w:val="0"/>
                                      <w:sz w:val="24"/>
                                      <w:szCs w:val="24"/>
                                    </w:rPr>
                                  </w:ins>
                                </m:ctrlPr>
                              </m:sSubPr>
                              <m:e>
                                <m:r>
                                  <w:ins w:id="4324" w:author="Zhang Li" w:date="2022-06-12T15:02:00Z">
                                    <w:rPr>
                                      <w:rFonts w:ascii="Cambria Math" w:eastAsia="宋体" w:hAnsi="Cambria Math" w:cs="Times New Roman"/>
                                      <w:kern w:val="0"/>
                                      <w:sz w:val="24"/>
                                      <w:szCs w:val="24"/>
                                    </w:rPr>
                                    <m:t>c</m:t>
                                  </w:ins>
                                </m:r>
                              </m:e>
                              <m:sub>
                                <m:r>
                                  <w:ins w:id="4325" w:author="Zhang Li" w:date="2022-06-12T15:02:00Z">
                                    <w:rPr>
                                      <w:rFonts w:ascii="Cambria Math" w:eastAsia="宋体" w:hAnsi="Cambria Math" w:cs="Times New Roman"/>
                                      <w:kern w:val="0"/>
                                      <w:sz w:val="24"/>
                                      <w:szCs w:val="24"/>
                                    </w:rPr>
                                    <m:t>2</m:t>
                                  </w:ins>
                                </m:r>
                              </m:sub>
                            </m:sSub>
                          </m:e>
                        </m:d>
                      </m:e>
                      <m:sup>
                        <m:r>
                          <w:ins w:id="4326" w:author="Zhang Li" w:date="2022-06-12T15:02:00Z">
                            <w:rPr>
                              <w:rFonts w:ascii="Cambria Math" w:eastAsia="宋体" w:hAnsi="Cambria Math" w:cs="Times New Roman"/>
                              <w:kern w:val="0"/>
                              <w:sz w:val="24"/>
                              <w:szCs w:val="24"/>
                            </w:rPr>
                            <m:t>n-1-</m:t>
                          </w:ins>
                        </m:r>
                        <m:d>
                          <m:dPr>
                            <m:begChr m:val="⌈"/>
                            <m:endChr m:val="⌉"/>
                            <m:ctrlPr>
                              <w:ins w:id="4327" w:author="Zhang Li" w:date="2022-06-12T15:02:00Z">
                                <w:rPr>
                                  <w:rFonts w:ascii="Cambria Math" w:eastAsia="宋体" w:hAnsi="Cambria Math" w:cs="Times New Roman"/>
                                  <w:i/>
                                  <w:kern w:val="0"/>
                                  <w:sz w:val="24"/>
                                  <w:szCs w:val="24"/>
                                </w:rPr>
                              </w:ins>
                            </m:ctrlPr>
                          </m:dPr>
                          <m:e>
                            <m:f>
                              <m:fPr>
                                <m:ctrlPr>
                                  <w:ins w:id="4328" w:author="Zhang Li" w:date="2022-06-12T15:02:00Z">
                                    <w:rPr>
                                      <w:rFonts w:ascii="Cambria Math" w:eastAsia="宋体" w:hAnsi="Cambria Math" w:cs="Times New Roman"/>
                                      <w:i/>
                                      <w:kern w:val="0"/>
                                      <w:sz w:val="24"/>
                                      <w:szCs w:val="24"/>
                                    </w:rPr>
                                  </w:ins>
                                </m:ctrlPr>
                              </m:fPr>
                              <m:num>
                                <m:r>
                                  <w:ins w:id="4329" w:author="Zhang Li" w:date="2022-06-12T15:02:00Z">
                                    <w:rPr>
                                      <w:rFonts w:ascii="Cambria Math" w:eastAsia="宋体" w:hAnsi="Cambria Math" w:cs="Times New Roman"/>
                                      <w:kern w:val="0"/>
                                      <w:sz w:val="24"/>
                                      <w:szCs w:val="24"/>
                                    </w:rPr>
                                    <m:t>n-1</m:t>
                                  </w:ins>
                                </m:r>
                              </m:num>
                              <m:den>
                                <m:r>
                                  <w:ins w:id="4330" w:author="Zhang Li" w:date="2022-06-12T15:02:00Z">
                                    <w:rPr>
                                      <w:rFonts w:ascii="Cambria Math" w:eastAsia="宋体" w:hAnsi="Cambria Math" w:cs="Times New Roman"/>
                                      <w:kern w:val="0"/>
                                      <w:sz w:val="24"/>
                                      <w:szCs w:val="24"/>
                                    </w:rPr>
                                    <m:t>2</m:t>
                                  </w:ins>
                                </m:r>
                              </m:den>
                            </m:f>
                          </m:e>
                        </m:d>
                      </m:sup>
                    </m:sSup>
                  </m:e>
                </m:d>
              </m:e>
            </m:d>
          </m:e>
          <m:sup>
            <m:r>
              <w:ins w:id="4331" w:author="Zhang Li" w:date="2022-06-12T15:02:00Z">
                <w:rPr>
                  <w:rFonts w:ascii="Cambria Math" w:eastAsia="宋体" w:hAnsi="Cambria Math" w:cs="Times New Roman"/>
                  <w:kern w:val="0"/>
                  <w:sz w:val="24"/>
                  <w:szCs w:val="24"/>
                </w:rPr>
                <m:t>n</m:t>
              </w:ins>
            </m:r>
          </m:sup>
        </m:sSup>
      </m:oMath>
      <w:ins w:id="4332"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4333" w:author="Zhang Li" w:date="2022-06-12T15:02:00Z">
            <w:rPr>
              <w:rFonts w:ascii="Cambria Math" w:eastAsia="宋体" w:hAnsi="Cambria Math" w:cs="Times New Roman"/>
              <w:kern w:val="0"/>
              <w:sz w:val="24"/>
              <w:szCs w:val="24"/>
            </w:rPr>
            <m:t>a</m:t>
          </w:ins>
        </m:r>
        <m:r>
          <w:ins w:id="4334" w:author="Zhang Li" w:date="2022-06-12T15:02:00Z">
            <m:rPr>
              <m:scr m:val="double-struck"/>
            </m:rPr>
            <w:rPr>
              <w:rFonts w:ascii="Cambria Math" w:eastAsia="宋体" w:hAnsi="Cambria Math" w:cs="Times New Roman"/>
              <w:kern w:val="0"/>
              <w:sz w:val="24"/>
              <w:szCs w:val="24"/>
            </w:rPr>
            <m:t>∈N</m:t>
          </w:ins>
        </m:r>
      </m:oMath>
      <w:ins w:id="433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336" w:author="Zhang Li" w:date="2022-06-12T15:02:00Z">
                <w:rPr>
                  <w:rFonts w:ascii="Cambria Math" w:eastAsia="宋体" w:hAnsi="Cambria Math" w:cs="Times New Roman"/>
                  <w:i/>
                  <w:kern w:val="0"/>
                  <w:sz w:val="24"/>
                  <w:szCs w:val="24"/>
                </w:rPr>
              </w:ins>
            </m:ctrlPr>
          </m:sSubPr>
          <m:e>
            <m:r>
              <w:ins w:id="4337" w:author="Zhang Li" w:date="2022-06-12T15:02:00Z">
                <w:rPr>
                  <w:rFonts w:ascii="Cambria Math" w:eastAsia="宋体" w:hAnsi="Cambria Math" w:cs="Times New Roman"/>
                  <w:kern w:val="0"/>
                  <w:sz w:val="24"/>
                  <w:szCs w:val="24"/>
                </w:rPr>
                <m:t>c</m:t>
              </w:ins>
            </m:r>
          </m:e>
          <m:sub>
            <m:r>
              <w:ins w:id="4338" w:author="Zhang Li" w:date="2022-06-12T15:02:00Z">
                <w:rPr>
                  <w:rFonts w:ascii="Cambria Math" w:eastAsia="宋体" w:hAnsi="Cambria Math" w:cs="Times New Roman"/>
                  <w:kern w:val="0"/>
                  <w:sz w:val="24"/>
                  <w:szCs w:val="24"/>
                </w:rPr>
                <m:t>1</m:t>
              </w:ins>
            </m:r>
          </m:sub>
        </m:sSub>
        <m:r>
          <w:ins w:id="4339" w:author="Zhang Li" w:date="2022-06-12T15:02:00Z">
            <w:rPr>
              <w:rFonts w:ascii="Cambria Math" w:eastAsia="宋体" w:hAnsi="Cambria Math" w:cs="Times New Roman"/>
              <w:kern w:val="0"/>
              <w:sz w:val="24"/>
              <w:szCs w:val="24"/>
            </w:rPr>
            <m:t>,</m:t>
          </w:ins>
        </m:r>
        <m:sSub>
          <m:sSubPr>
            <m:ctrlPr>
              <w:ins w:id="4340" w:author="Zhang Li" w:date="2022-06-12T15:02:00Z">
                <w:rPr>
                  <w:rFonts w:ascii="Cambria Math" w:eastAsia="宋体" w:hAnsi="Cambria Math" w:cs="Times New Roman"/>
                  <w:i/>
                  <w:kern w:val="0"/>
                  <w:sz w:val="24"/>
                  <w:szCs w:val="24"/>
                </w:rPr>
              </w:ins>
            </m:ctrlPr>
          </m:sSubPr>
          <m:e>
            <m:r>
              <w:ins w:id="4341" w:author="Zhang Li" w:date="2022-06-12T15:02:00Z">
                <w:rPr>
                  <w:rFonts w:ascii="Cambria Math" w:eastAsia="宋体" w:hAnsi="Cambria Math" w:cs="Times New Roman"/>
                  <w:kern w:val="0"/>
                  <w:sz w:val="24"/>
                  <w:szCs w:val="24"/>
                </w:rPr>
                <m:t>c</m:t>
              </w:ins>
            </m:r>
          </m:e>
          <m:sub>
            <m:r>
              <w:ins w:id="4342" w:author="Zhang Li" w:date="2022-06-12T15:02:00Z">
                <w:rPr>
                  <w:rFonts w:ascii="Cambria Math" w:eastAsia="宋体" w:hAnsi="Cambria Math" w:cs="Times New Roman"/>
                  <w:kern w:val="0"/>
                  <w:sz w:val="24"/>
                  <w:szCs w:val="24"/>
                </w:rPr>
                <m:t>2</m:t>
              </w:ins>
            </m:r>
          </m:sub>
        </m:sSub>
        <m:r>
          <w:ins w:id="4343" w:author="Zhang Li" w:date="2022-06-12T15:02:00Z">
            <w:rPr>
              <w:rFonts w:ascii="Cambria Math" w:eastAsia="宋体" w:hAnsi="Cambria Math" w:cs="Times New Roman"/>
              <w:kern w:val="0"/>
              <w:sz w:val="24"/>
              <w:szCs w:val="24"/>
            </w:rPr>
            <m:t>∈(0, 1]</m:t>
          </w:ins>
        </m:r>
      </m:oMath>
      <w:ins w:id="4344" w:author="Zhang Li" w:date="2022-06-12T15:02:00Z">
        <w:del w:id="4345" w:author="ThinkPad" w:date="2022-06-18T09:35:00Z">
          <w:r w:rsidDel="006E1168">
            <w:rPr>
              <w:rFonts w:ascii="Times New Roman" w:eastAsia="宋体" w:hAnsi="Times New Roman" w:cs="Times New Roman" w:hint="eastAsia"/>
              <w:kern w:val="0"/>
              <w:sz w:val="24"/>
              <w:szCs w:val="24"/>
            </w:rPr>
            <w:delText>.</w:delText>
          </w:r>
        </w:del>
      </w:ins>
      <w:ins w:id="4346" w:author="ThinkPad" w:date="2022-06-18T09:35:00Z">
        <w:r w:rsidR="006E1168">
          <w:rPr>
            <w:rFonts w:ascii="Times New Roman" w:eastAsia="宋体" w:hAnsi="Times New Roman" w:cs="Times New Roman"/>
            <w:kern w:val="0"/>
            <w:sz w:val="24"/>
            <w:szCs w:val="24"/>
          </w:rPr>
          <w:t>,</w:t>
        </w:r>
      </w:ins>
      <w:ins w:id="4347" w:author="Zhang Li" w:date="2022-06-12T15:02:00Z">
        <w:r>
          <w:rPr>
            <w:rFonts w:ascii="Times New Roman" w:eastAsia="宋体" w:hAnsi="Times New Roman" w:cs="Times New Roman"/>
            <w:kern w:val="0"/>
            <w:sz w:val="24"/>
            <w:szCs w:val="24"/>
          </w:rPr>
          <w:t xml:space="preserve"> </w:t>
        </w:r>
        <w:del w:id="4348"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4349" w:author="Zhang Li" w:date="2022-06-12T15:02:00Z">
                <w:rPr>
                  <w:rFonts w:ascii="Cambria Math" w:eastAsia="宋体" w:hAnsi="Cambria Math" w:cs="Times New Roman"/>
                  <w:i/>
                  <w:kern w:val="0"/>
                  <w:sz w:val="24"/>
                  <w:szCs w:val="24"/>
                </w:rPr>
              </w:ins>
            </m:ctrlPr>
          </m:sSubPr>
          <m:e>
            <m:r>
              <w:ins w:id="4350" w:author="Zhang Li" w:date="2022-06-12T15:02:00Z">
                <w:rPr>
                  <w:rFonts w:ascii="Cambria Math" w:eastAsia="宋体" w:hAnsi="Cambria Math" w:cs="Times New Roman"/>
                  <w:kern w:val="0"/>
                  <w:sz w:val="24"/>
                  <w:szCs w:val="24"/>
                </w:rPr>
                <m:t>ϵ</m:t>
              </w:ins>
            </m:r>
          </m:e>
          <m:sub>
            <m:r>
              <w:ins w:id="4351" w:author="Zhang Li" w:date="2022-06-12T15:02:00Z">
                <w:rPr>
                  <w:rFonts w:ascii="Cambria Math" w:eastAsia="宋体" w:hAnsi="Cambria Math" w:cs="Times New Roman"/>
                  <w:kern w:val="0"/>
                  <w:sz w:val="24"/>
                  <w:szCs w:val="24"/>
                </w:rPr>
                <m:t>max</m:t>
              </w:ins>
            </m:r>
          </m:sub>
        </m:sSub>
      </m:oMath>
      <w:ins w:id="435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353" w:author="Zhang Li" w:date="2022-06-12T15:02:00Z">
                <w:rPr>
                  <w:rFonts w:ascii="Cambria Math" w:eastAsia="宋体" w:hAnsi="Cambria Math" w:cs="Times New Roman"/>
                  <w:i/>
                  <w:kern w:val="0"/>
                  <w:sz w:val="24"/>
                  <w:szCs w:val="24"/>
                </w:rPr>
              </w:ins>
            </m:ctrlPr>
          </m:sSubPr>
          <m:e>
            <m:r>
              <w:ins w:id="4354" w:author="Zhang Li" w:date="2022-06-12T15:02:00Z">
                <w:rPr>
                  <w:rFonts w:ascii="Cambria Math" w:eastAsia="宋体" w:hAnsi="Cambria Math" w:cs="Times New Roman"/>
                  <w:kern w:val="0"/>
                  <w:sz w:val="24"/>
                  <w:szCs w:val="24"/>
                </w:rPr>
                <m:t>ϵ</m:t>
              </w:ins>
            </m:r>
          </m:e>
          <m:sub>
            <m:r>
              <w:ins w:id="4355" w:author="Zhang Li" w:date="2022-06-12T15:02:00Z">
                <w:rPr>
                  <w:rFonts w:ascii="Cambria Math" w:eastAsia="宋体" w:hAnsi="Cambria Math" w:cs="Times New Roman"/>
                  <w:kern w:val="0"/>
                  <w:sz w:val="24"/>
                  <w:szCs w:val="24"/>
                </w:rPr>
                <m:t>min</m:t>
              </w:ins>
            </m:r>
          </m:sub>
        </m:sSub>
      </m:oMath>
      <w:ins w:id="435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4357"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4358" w:author="ThinkPad" w:date="2022-06-18T09:34:00Z">
        <w:r w:rsidR="00EE2D99">
          <w:rPr>
            <w:rFonts w:ascii="Times New Roman" w:eastAsia="宋体" w:hAnsi="Times New Roman" w:cs="Times New Roman"/>
            <w:kern w:val="0"/>
            <w:sz w:val="24"/>
            <w:szCs w:val="24"/>
          </w:rPr>
          <w:t>and</w:t>
        </w:r>
      </w:ins>
      <w:ins w:id="4359" w:author="Zhang Li" w:date="2022-06-12T15:02:00Z">
        <w:r>
          <w:rPr>
            <w:rFonts w:ascii="Times New Roman" w:eastAsia="宋体" w:hAnsi="Times New Roman" w:cs="Times New Roman"/>
            <w:kern w:val="0"/>
            <w:sz w:val="24"/>
            <w:szCs w:val="24"/>
          </w:rPr>
          <w:t xml:space="preserve"> minimum SNR communication interruption probabilit</w:t>
        </w:r>
        <w:del w:id="4360" w:author="ThinkPad" w:date="2022-06-18T09:34:00Z">
          <w:r w:rsidDel="00EE2D99">
            <w:rPr>
              <w:rFonts w:ascii="Times New Roman" w:eastAsia="宋体" w:hAnsi="Times New Roman" w:cs="Times New Roman"/>
              <w:kern w:val="0"/>
              <w:sz w:val="24"/>
              <w:szCs w:val="24"/>
            </w:rPr>
            <w:delText>y</w:delText>
          </w:r>
        </w:del>
      </w:ins>
      <w:ins w:id="4361" w:author="ThinkPad" w:date="2022-06-18T09:34:00Z">
        <w:r w:rsidR="00EE2D99">
          <w:rPr>
            <w:rFonts w:ascii="Times New Roman" w:eastAsia="宋体" w:hAnsi="Times New Roman" w:cs="Times New Roman"/>
            <w:kern w:val="0"/>
            <w:sz w:val="24"/>
            <w:szCs w:val="24"/>
          </w:rPr>
          <w:t>ies</w:t>
        </w:r>
      </w:ins>
      <w:ins w:id="4362"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4363" w:author="Zhang Li" w:date="2022-06-12T15:02:00Z"/>
          <w:rFonts w:ascii="Times New Roman" w:eastAsia="宋体" w:hAnsi="Times New Roman" w:cs="Times New Roman"/>
          <w:kern w:val="0"/>
          <w:sz w:val="24"/>
          <w:szCs w:val="24"/>
        </w:rPr>
      </w:pPr>
      <w:ins w:id="4364"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4365" w:author="Zhang Li" w:date="2022-06-12T15:02:00Z">
                <w:rPr>
                  <w:rFonts w:ascii="Cambria Math" w:eastAsia="宋体" w:hAnsi="Cambria Math" w:cs="Times New Roman"/>
                  <w:kern w:val="0"/>
                  <w:sz w:val="24"/>
                  <w:szCs w:val="24"/>
                </w:rPr>
              </w:ins>
            </m:ctrlPr>
          </m:dPr>
          <m:e>
            <m:f>
              <m:fPr>
                <m:ctrlPr>
                  <w:ins w:id="4366" w:author="Zhang Li" w:date="2022-06-12T15:02:00Z">
                    <w:rPr>
                      <w:rFonts w:ascii="Cambria Math" w:eastAsia="宋体" w:hAnsi="Cambria Math" w:cs="Times New Roman"/>
                      <w:kern w:val="0"/>
                      <w:sz w:val="24"/>
                      <w:szCs w:val="24"/>
                    </w:rPr>
                  </w:ins>
                </m:ctrlPr>
              </m:fPr>
              <m:num>
                <m:r>
                  <w:ins w:id="4367" w:author="Zhang Li" w:date="2022-06-12T15:02:00Z">
                    <w:rPr>
                      <w:rFonts w:ascii="Cambria Math" w:eastAsia="宋体" w:hAnsi="Cambria Math" w:cs="Times New Roman"/>
                      <w:kern w:val="0"/>
                      <w:sz w:val="24"/>
                      <w:szCs w:val="24"/>
                    </w:rPr>
                    <m:t>N-1</m:t>
                  </w:ins>
                </m:r>
              </m:num>
              <m:den>
                <m:r>
                  <w:ins w:id="4368" w:author="Zhang Li" w:date="2022-06-12T15:02:00Z">
                    <m:rPr>
                      <m:sty m:val="p"/>
                    </m:rPr>
                    <w:rPr>
                      <w:rFonts w:ascii="Cambria Math" w:eastAsia="宋体" w:hAnsi="Cambria Math" w:cs="Times New Roman"/>
                      <w:kern w:val="0"/>
                      <w:sz w:val="24"/>
                      <w:szCs w:val="24"/>
                    </w:rPr>
                    <m:t>2</m:t>
                  </w:ins>
                </m:r>
              </m:den>
            </m:f>
          </m:e>
        </m:d>
      </m:oMath>
      <w:ins w:id="436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4370" w:author="Zhang Li" w:date="2022-06-12T15:02:00Z">
            <w:rPr>
              <w:rFonts w:ascii="Cambria Math" w:eastAsia="宋体" w:hAnsi="Cambria Math" w:cs="Times New Roman"/>
              <w:kern w:val="0"/>
              <w:sz w:val="24"/>
              <w:szCs w:val="24"/>
            </w:rPr>
            <m:t>V</m:t>
          </w:ins>
        </m:r>
      </m:oMath>
      <w:ins w:id="437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4372" w:author="Zhang Li" w:date="2022-06-12T15:02:00Z">
                <w:rPr>
                  <w:rFonts w:ascii="Cambria Math" w:eastAsia="宋体" w:hAnsi="Cambria Math" w:cs="Times New Roman"/>
                  <w:i/>
                  <w:kern w:val="0"/>
                  <w:sz w:val="24"/>
                  <w:szCs w:val="24"/>
                </w:rPr>
              </w:ins>
            </m:ctrlPr>
          </m:sSubPr>
          <m:e>
            <m:r>
              <w:ins w:id="4373" w:author="Zhang Li" w:date="2022-06-12T15:02:00Z">
                <w:rPr>
                  <w:rFonts w:ascii="Cambria Math" w:eastAsia="宋体" w:hAnsi="Cambria Math" w:cs="Times New Roman"/>
                  <w:kern w:val="0"/>
                  <w:sz w:val="24"/>
                  <w:szCs w:val="24"/>
                </w:rPr>
                <m:t>V</m:t>
              </w:ins>
            </m:r>
          </m:e>
          <m:sub>
            <m:r>
              <w:ins w:id="4374" w:author="Zhang Li" w:date="2022-06-12T15:02:00Z">
                <w:rPr>
                  <w:rFonts w:ascii="Cambria Math" w:eastAsia="宋体" w:hAnsi="Cambria Math" w:cs="Times New Roman"/>
                  <w:kern w:val="0"/>
                  <w:sz w:val="24"/>
                  <w:szCs w:val="24"/>
                </w:rPr>
                <m:t>f</m:t>
              </w:ins>
            </m:r>
          </m:sub>
        </m:sSub>
      </m:oMath>
      <w:ins w:id="437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4376"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4377" w:author="ThinkPad" w:date="2022-06-18T09:36:00Z">
          <w:r w:rsidDel="000F68F1">
            <w:rPr>
              <w:rFonts w:ascii="Times New Roman" w:eastAsia="宋体" w:hAnsi="Times New Roman" w:cs="Times New Roman"/>
              <w:kern w:val="0"/>
              <w:sz w:val="24"/>
              <w:szCs w:val="24"/>
            </w:rPr>
            <w:delText>a given</w:delText>
          </w:r>
        </w:del>
      </w:ins>
      <w:ins w:id="4378" w:author="ThinkPad" w:date="2022-06-18T09:36:00Z">
        <w:r w:rsidR="000F68F1">
          <w:rPr>
            <w:rFonts w:ascii="Times New Roman" w:eastAsia="宋体" w:hAnsi="Times New Roman" w:cs="Times New Roman"/>
            <w:kern w:val="0"/>
            <w:sz w:val="24"/>
            <w:szCs w:val="24"/>
          </w:rPr>
          <w:t>that</w:t>
        </w:r>
      </w:ins>
      <w:ins w:id="4379" w:author="Zhang Li" w:date="2022-06-12T15:02:00Z">
        <w:r>
          <w:rPr>
            <w:rFonts w:ascii="Times New Roman" w:eastAsia="宋体" w:hAnsi="Times New Roman" w:cs="Times New Roman"/>
            <w:kern w:val="0"/>
            <w:sz w:val="24"/>
            <w:szCs w:val="24"/>
          </w:rPr>
          <w:t xml:space="preserve"> round. </w:t>
        </w:r>
      </w:ins>
      <w:ins w:id="4380"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4381" w:author="Zhang Li" w:date="2022-06-12T15:02:00Z">
        <w:del w:id="4382" w:author="ThinkPad" w:date="2022-06-18T09:37:00Z">
          <w:r w:rsidDel="005C1D67">
            <w:rPr>
              <w:rFonts w:ascii="Times New Roman" w:eastAsia="宋体" w:hAnsi="Times New Roman" w:cs="Times New Roman"/>
              <w:kern w:val="0"/>
              <w:sz w:val="24"/>
              <w:szCs w:val="24"/>
            </w:rPr>
            <w:delText>We d</w:delText>
          </w:r>
        </w:del>
      </w:ins>
      <w:ins w:id="4383" w:author="ThinkPad" w:date="2022-06-18T09:37:00Z">
        <w:r w:rsidR="005C1D67">
          <w:rPr>
            <w:rFonts w:ascii="Times New Roman" w:eastAsia="宋体" w:hAnsi="Times New Roman" w:cs="Times New Roman"/>
            <w:kern w:val="0"/>
            <w:sz w:val="24"/>
            <w:szCs w:val="24"/>
          </w:rPr>
          <w:t>D</w:t>
        </w:r>
      </w:ins>
      <w:ins w:id="4384" w:author="Zhang Li" w:date="2022-06-12T15:02:00Z">
        <w:r>
          <w:rPr>
            <w:rFonts w:ascii="Times New Roman" w:eastAsia="宋体" w:hAnsi="Times New Roman" w:cs="Times New Roman"/>
            <w:kern w:val="0"/>
            <w:sz w:val="24"/>
            <w:szCs w:val="24"/>
          </w:rPr>
          <w:t xml:space="preserve">enote the </w:t>
        </w:r>
        <w:del w:id="4385" w:author="ThinkPad" w:date="2022-06-18T09:37:00Z">
          <w:r w:rsidDel="005C1D67">
            <w:rPr>
              <w:rFonts w:ascii="Times New Roman" w:eastAsia="宋体" w:hAnsi="Times New Roman" w:cs="Times New Roman" w:hint="eastAsia"/>
              <w:kern w:val="0"/>
              <w:sz w:val="24"/>
              <w:szCs w:val="24"/>
            </w:rPr>
            <w:delText>order</w:delText>
          </w:r>
        </w:del>
      </w:ins>
      <w:ins w:id="4386" w:author="ThinkPad" w:date="2022-06-18T09:37:00Z">
        <w:r w:rsidR="005C1D67">
          <w:rPr>
            <w:rFonts w:ascii="Times New Roman" w:eastAsia="宋体" w:hAnsi="Times New Roman" w:cs="Times New Roman" w:hint="eastAsia"/>
            <w:kern w:val="0"/>
            <w:sz w:val="24"/>
            <w:szCs w:val="24"/>
          </w:rPr>
          <w:t>size</w:t>
        </w:r>
      </w:ins>
      <w:ins w:id="4387" w:author="Zhang Li" w:date="2022-06-12T15:02:00Z">
        <w:r>
          <w:rPr>
            <w:rFonts w:ascii="Times New Roman" w:eastAsia="宋体" w:hAnsi="Times New Roman" w:cs="Times New Roman"/>
            <w:kern w:val="0"/>
            <w:sz w:val="24"/>
            <w:szCs w:val="24"/>
          </w:rPr>
          <w:t xml:space="preserve"> of set </w:t>
        </w:r>
      </w:ins>
      <m:oMath>
        <m:sSub>
          <m:sSubPr>
            <m:ctrlPr>
              <w:ins w:id="4388" w:author="Zhang Li" w:date="2022-06-12T15:02:00Z">
                <w:rPr>
                  <w:rFonts w:ascii="Cambria Math" w:eastAsia="宋体" w:hAnsi="Cambria Math" w:cs="Times New Roman"/>
                  <w:i/>
                  <w:kern w:val="0"/>
                  <w:sz w:val="24"/>
                  <w:szCs w:val="24"/>
                </w:rPr>
              </w:ins>
            </m:ctrlPr>
          </m:sSubPr>
          <m:e>
            <m:r>
              <w:ins w:id="4389" w:author="Zhang Li" w:date="2022-06-12T15:02:00Z">
                <w:rPr>
                  <w:rFonts w:ascii="Cambria Math" w:eastAsia="宋体" w:hAnsi="Cambria Math" w:cs="Times New Roman"/>
                  <w:kern w:val="0"/>
                  <w:sz w:val="24"/>
                  <w:szCs w:val="24"/>
                </w:rPr>
                <m:t>V</m:t>
              </w:ins>
            </m:r>
          </m:e>
          <m:sub>
            <m:r>
              <w:ins w:id="4390" w:author="Zhang Li" w:date="2022-06-12T15:02:00Z">
                <w:rPr>
                  <w:rFonts w:ascii="Cambria Math" w:eastAsia="宋体" w:hAnsi="Cambria Math" w:cs="Times New Roman"/>
                  <w:kern w:val="0"/>
                  <w:sz w:val="24"/>
                  <w:szCs w:val="24"/>
                </w:rPr>
                <m:t>f</m:t>
              </w:ins>
            </m:r>
          </m:sub>
        </m:sSub>
      </m:oMath>
      <w:ins w:id="439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4392" w:author="Zhang Li" w:date="2022-06-12T15:02:00Z">
            <w:rPr>
              <w:rFonts w:ascii="Cambria Math" w:eastAsia="宋体" w:hAnsi="Cambria Math" w:cs="Times New Roman"/>
              <w:kern w:val="0"/>
              <w:sz w:val="24"/>
              <w:szCs w:val="24"/>
            </w:rPr>
            <m:t>f</m:t>
          </w:ins>
        </m:r>
      </m:oMath>
      <w:ins w:id="4393"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4394" w:author="Zhang Li" w:date="2022-06-12T15:02:00Z">
                <w:rPr>
                  <w:rFonts w:ascii="Cambria Math" w:eastAsia="宋体" w:hAnsi="Cambria Math" w:cs="Times New Roman"/>
                  <w:i/>
                  <w:kern w:val="0"/>
                  <w:sz w:val="24"/>
                  <w:szCs w:val="24"/>
                </w:rPr>
              </w:ins>
            </m:ctrlPr>
          </m:dPr>
          <m:e>
            <m:sSub>
              <m:sSubPr>
                <m:ctrlPr>
                  <w:ins w:id="4395" w:author="Zhang Li" w:date="2022-06-12T15:02:00Z">
                    <w:rPr>
                      <w:rFonts w:ascii="Cambria Math" w:eastAsia="宋体" w:hAnsi="Cambria Math" w:cs="Times New Roman"/>
                      <w:i/>
                      <w:kern w:val="0"/>
                      <w:sz w:val="24"/>
                      <w:szCs w:val="24"/>
                    </w:rPr>
                  </w:ins>
                </m:ctrlPr>
              </m:sSubPr>
              <m:e>
                <m:r>
                  <w:ins w:id="4396" w:author="Zhang Li" w:date="2022-06-12T15:02:00Z">
                    <w:rPr>
                      <w:rFonts w:ascii="Cambria Math" w:eastAsia="宋体" w:hAnsi="Cambria Math" w:cs="Times New Roman"/>
                      <w:kern w:val="0"/>
                      <w:sz w:val="24"/>
                      <w:szCs w:val="24"/>
                    </w:rPr>
                    <m:t>V</m:t>
                  </w:ins>
                </m:r>
              </m:e>
              <m:sub>
                <m:r>
                  <w:ins w:id="4397" w:author="Zhang Li" w:date="2022-06-12T15:02:00Z">
                    <w:rPr>
                      <w:rFonts w:ascii="Cambria Math" w:eastAsia="宋体" w:hAnsi="Cambria Math" w:cs="Times New Roman"/>
                      <w:kern w:val="0"/>
                      <w:sz w:val="24"/>
                      <w:szCs w:val="24"/>
                    </w:rPr>
                    <m:t>f</m:t>
                  </w:ins>
                </m:r>
              </m:sub>
            </m:sSub>
          </m:e>
        </m:d>
        <m:r>
          <w:ins w:id="4398" w:author="Zhang Li" w:date="2022-06-12T15:02:00Z">
            <w:rPr>
              <w:rFonts w:ascii="Cambria Math" w:eastAsia="宋体" w:hAnsi="Cambria Math" w:cs="Times New Roman"/>
              <w:kern w:val="0"/>
              <w:sz w:val="24"/>
              <w:szCs w:val="24"/>
            </w:rPr>
            <m:t>=f</m:t>
          </w:ins>
        </m:r>
      </m:oMath>
      <w:ins w:id="4399" w:author="Zhang Li" w:date="2022-06-12T15:02:00Z">
        <w:r>
          <w:rPr>
            <w:rFonts w:ascii="Times New Roman" w:eastAsia="宋体" w:hAnsi="Times New Roman" w:cs="Times New Roman"/>
            <w:kern w:val="0"/>
            <w:sz w:val="24"/>
            <w:szCs w:val="24"/>
          </w:rPr>
          <w:t>. The aggregat</w:t>
        </w:r>
        <w:del w:id="4400" w:author="ThinkPad" w:date="2022-06-18T09:37:00Z">
          <w:r w:rsidDel="005C1D67">
            <w:rPr>
              <w:rFonts w:ascii="Times New Roman" w:eastAsia="宋体" w:hAnsi="Times New Roman" w:cs="Times New Roman"/>
              <w:kern w:val="0"/>
              <w:sz w:val="24"/>
              <w:szCs w:val="24"/>
            </w:rPr>
            <w:delText>ion</w:delText>
          </w:r>
        </w:del>
      </w:ins>
      <w:ins w:id="4401" w:author="ThinkPad" w:date="2022-06-18T09:37:00Z">
        <w:r w:rsidR="005C1D67">
          <w:rPr>
            <w:rFonts w:ascii="Times New Roman" w:eastAsia="宋体" w:hAnsi="Times New Roman" w:cs="Times New Roman"/>
            <w:kern w:val="0"/>
            <w:sz w:val="24"/>
            <w:szCs w:val="24"/>
          </w:rPr>
          <w:t>ed</w:t>
        </w:r>
      </w:ins>
      <w:ins w:id="4402" w:author="Zhang Li" w:date="2022-06-12T15:02:00Z">
        <w:r>
          <w:rPr>
            <w:rFonts w:ascii="Times New Roman" w:eastAsia="宋体" w:hAnsi="Times New Roman" w:cs="Times New Roman"/>
            <w:kern w:val="0"/>
            <w:sz w:val="24"/>
            <w:szCs w:val="24"/>
          </w:rPr>
          <w:t xml:space="preserve"> failure probability of any node </w:t>
        </w:r>
      </w:ins>
      <m:oMath>
        <m:r>
          <w:ins w:id="4403" w:author="Zhang Li" w:date="2022-06-12T15:02:00Z">
            <w:rPr>
              <w:rFonts w:ascii="Cambria Math" w:eastAsia="宋体" w:hAnsi="Cambria Math" w:cs="Times New Roman"/>
              <w:kern w:val="0"/>
              <w:sz w:val="24"/>
              <w:szCs w:val="24"/>
            </w:rPr>
            <m:t>v∈V</m:t>
          </w:ins>
        </m:r>
      </m:oMath>
      <w:ins w:id="4404"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2F13AB" w:rsidP="00614FA7">
      <w:pPr>
        <w:spacing w:afterLines="100" w:after="312"/>
        <w:rPr>
          <w:ins w:id="4405" w:author="Zhang Li" w:date="2022-06-12T15:02:00Z"/>
          <w:rFonts w:ascii="Times New Roman" w:eastAsia="宋体" w:hAnsi="Times New Roman" w:cs="Times New Roman"/>
          <w:kern w:val="0"/>
          <w:sz w:val="24"/>
          <w:szCs w:val="24"/>
        </w:rPr>
      </w:pPr>
      <m:oMathPara>
        <m:oMath>
          <m:sSub>
            <m:sSubPr>
              <m:ctrlPr>
                <w:ins w:id="4406" w:author="Zhang Li" w:date="2022-06-12T15:02:00Z">
                  <w:rPr>
                    <w:rFonts w:ascii="Cambria Math" w:eastAsia="宋体" w:hAnsi="Cambria Math" w:cs="Times New Roman"/>
                    <w:i/>
                    <w:kern w:val="0"/>
                    <w:sz w:val="24"/>
                    <w:szCs w:val="24"/>
                  </w:rPr>
                </w:ins>
              </m:ctrlPr>
            </m:sSubPr>
            <m:e>
              <m:r>
                <w:ins w:id="4407" w:author="Zhang Li" w:date="2022-06-12T15:02:00Z">
                  <w:rPr>
                    <w:rFonts w:ascii="Cambria Math" w:eastAsia="宋体" w:hAnsi="Cambria Math" w:cs="Times New Roman"/>
                    <w:kern w:val="0"/>
                    <w:sz w:val="24"/>
                    <w:szCs w:val="24"/>
                  </w:rPr>
                  <m:t>p</m:t>
                </w:ins>
              </m:r>
            </m:e>
            <m:sub>
              <m:r>
                <w:ins w:id="4408" w:author="Zhang Li" w:date="2022-06-12T15:02:00Z">
                  <w:rPr>
                    <w:rFonts w:ascii="Cambria Math" w:eastAsia="宋体" w:hAnsi="Cambria Math" w:cs="Times New Roman"/>
                    <w:kern w:val="0"/>
                    <w:sz w:val="24"/>
                    <w:szCs w:val="24"/>
                  </w:rPr>
                  <m:t xml:space="preserve"> Aggr,v</m:t>
                </w:ins>
              </m:r>
            </m:sub>
          </m:sSub>
          <m:r>
            <w:ins w:id="4409" w:author="Zhang Li" w:date="2022-06-12T15:02:00Z">
              <w:rPr>
                <w:rFonts w:ascii="Cambria Math" w:eastAsia="宋体" w:hAnsi="Cambria Math" w:cs="Times New Roman"/>
                <w:kern w:val="0"/>
                <w:sz w:val="24"/>
                <w:szCs w:val="24"/>
              </w:rPr>
              <m:t>=</m:t>
            </w:ins>
          </m:r>
          <m:nary>
            <m:naryPr>
              <m:chr m:val="∑"/>
              <m:ctrlPr>
                <w:ins w:id="4410" w:author="Zhang Li" w:date="2022-06-12T15:02:00Z">
                  <w:rPr>
                    <w:rFonts w:ascii="Cambria Math" w:eastAsia="宋体" w:hAnsi="Cambria Math" w:cs="Times New Roman"/>
                    <w:i/>
                    <w:kern w:val="0"/>
                    <w:sz w:val="24"/>
                    <w:szCs w:val="24"/>
                  </w:rPr>
                </w:ins>
              </m:ctrlPr>
            </m:naryPr>
            <m:sub>
              <m:r>
                <w:ins w:id="4411" w:author="Zhang Li" w:date="2022-06-12T15:02:00Z">
                  <w:rPr>
                    <w:rFonts w:ascii="Cambria Math" w:eastAsia="宋体" w:hAnsi="Cambria Math" w:cs="Times New Roman"/>
                    <w:kern w:val="0"/>
                    <w:sz w:val="24"/>
                    <w:szCs w:val="24"/>
                  </w:rPr>
                  <m:t>f=⌈</m:t>
                </w:ins>
              </m:r>
              <m:f>
                <m:fPr>
                  <m:ctrlPr>
                    <w:ins w:id="4412" w:author="Zhang Li" w:date="2022-06-12T15:02:00Z">
                      <w:rPr>
                        <w:rFonts w:ascii="Cambria Math" w:eastAsia="宋体" w:hAnsi="Cambria Math" w:cs="Times New Roman"/>
                        <w:i/>
                        <w:kern w:val="0"/>
                        <w:sz w:val="24"/>
                        <w:szCs w:val="24"/>
                      </w:rPr>
                    </w:ins>
                  </m:ctrlPr>
                </m:fPr>
                <m:num>
                  <m:r>
                    <w:ins w:id="4413" w:author="Zhang Li" w:date="2022-06-12T15:02:00Z">
                      <w:rPr>
                        <w:rFonts w:ascii="Cambria Math" w:eastAsia="宋体" w:hAnsi="Cambria Math" w:cs="Times New Roman"/>
                        <w:kern w:val="0"/>
                        <w:sz w:val="24"/>
                        <w:szCs w:val="24"/>
                      </w:rPr>
                      <m:t>N-1</m:t>
                    </w:ins>
                  </m:r>
                </m:num>
                <m:den>
                  <m:r>
                    <w:ins w:id="4414" w:author="Zhang Li" w:date="2022-06-12T15:02:00Z">
                      <w:rPr>
                        <w:rFonts w:ascii="Cambria Math" w:eastAsia="宋体" w:hAnsi="Cambria Math" w:cs="Times New Roman"/>
                        <w:kern w:val="0"/>
                        <w:sz w:val="24"/>
                        <w:szCs w:val="24"/>
                      </w:rPr>
                      <m:t>2</m:t>
                    </w:ins>
                  </m:r>
                </m:den>
              </m:f>
              <m:r>
                <w:ins w:id="4415" w:author="Zhang Li" w:date="2022-06-12T15:02:00Z">
                  <w:rPr>
                    <w:rFonts w:ascii="Cambria Math" w:eastAsia="宋体" w:hAnsi="Cambria Math" w:cs="Times New Roman"/>
                    <w:kern w:val="0"/>
                    <w:sz w:val="24"/>
                    <w:szCs w:val="24"/>
                  </w:rPr>
                  <m:t>⌉</m:t>
                </w:ins>
              </m:r>
            </m:sub>
            <m:sup>
              <m:r>
                <w:ins w:id="4416" w:author="Zhang Li" w:date="2022-06-12T15:02:00Z">
                  <w:rPr>
                    <w:rFonts w:ascii="Cambria Math" w:eastAsia="宋体" w:hAnsi="Cambria Math" w:cs="Times New Roman"/>
                    <w:kern w:val="0"/>
                    <w:sz w:val="24"/>
                    <w:szCs w:val="24"/>
                  </w:rPr>
                  <m:t>N-1</m:t>
                </w:ins>
              </m:r>
            </m:sup>
            <m:e>
              <m:nary>
                <m:naryPr>
                  <m:chr m:val="∏"/>
                  <m:supHide m:val="1"/>
                  <m:ctrlPr>
                    <w:ins w:id="4417" w:author="Zhang Li" w:date="2022-06-12T15:02:00Z">
                      <w:rPr>
                        <w:rFonts w:ascii="Cambria Math" w:eastAsia="宋体" w:hAnsi="Cambria Math" w:cs="Times New Roman"/>
                        <w:i/>
                        <w:kern w:val="0"/>
                        <w:sz w:val="24"/>
                        <w:szCs w:val="24"/>
                      </w:rPr>
                    </w:ins>
                  </m:ctrlPr>
                </m:naryPr>
                <m:sub>
                  <m:sSub>
                    <m:sSubPr>
                      <m:ctrlPr>
                        <w:ins w:id="4418" w:author="Zhang Li" w:date="2022-06-12T15:02:00Z">
                          <w:rPr>
                            <w:rFonts w:ascii="Cambria Math" w:eastAsia="宋体" w:hAnsi="Cambria Math" w:cs="Times New Roman"/>
                            <w:i/>
                            <w:kern w:val="0"/>
                            <w:sz w:val="24"/>
                            <w:szCs w:val="24"/>
                          </w:rPr>
                        </w:ins>
                      </m:ctrlPr>
                    </m:sSubPr>
                    <m:e>
                      <m:r>
                        <w:ins w:id="4419" w:author="Zhang Li" w:date="2022-06-12T15:02:00Z">
                          <w:rPr>
                            <w:rFonts w:ascii="Cambria Math" w:eastAsia="宋体" w:hAnsi="Cambria Math" w:cs="Times New Roman"/>
                            <w:kern w:val="0"/>
                            <w:sz w:val="24"/>
                            <w:szCs w:val="24"/>
                          </w:rPr>
                          <m:t>v</m:t>
                        </w:ins>
                      </m:r>
                    </m:e>
                    <m:sub>
                      <m:r>
                        <w:ins w:id="4420" w:author="Zhang Li" w:date="2022-06-12T15:02:00Z">
                          <w:rPr>
                            <w:rFonts w:ascii="Cambria Math" w:eastAsia="宋体" w:hAnsi="Cambria Math" w:cs="Times New Roman"/>
                            <w:kern w:val="0"/>
                            <w:sz w:val="24"/>
                            <w:szCs w:val="24"/>
                          </w:rPr>
                          <m:t>f</m:t>
                        </w:ins>
                      </m:r>
                    </m:sub>
                  </m:sSub>
                  <m:r>
                    <w:ins w:id="4421" w:author="Zhang Li" w:date="2022-06-12T15:02:00Z">
                      <w:rPr>
                        <w:rFonts w:ascii="Cambria Math" w:eastAsia="宋体" w:hAnsi="Cambria Math" w:cs="Times New Roman"/>
                        <w:kern w:val="0"/>
                        <w:sz w:val="24"/>
                        <w:szCs w:val="24"/>
                      </w:rPr>
                      <m:t>∈</m:t>
                    </w:ins>
                  </m:r>
                  <m:sSub>
                    <m:sSubPr>
                      <m:ctrlPr>
                        <w:ins w:id="4422" w:author="Zhang Li" w:date="2022-06-12T15:02:00Z">
                          <w:rPr>
                            <w:rFonts w:ascii="Cambria Math" w:eastAsia="宋体" w:hAnsi="Cambria Math" w:cs="Times New Roman"/>
                            <w:i/>
                            <w:kern w:val="0"/>
                            <w:sz w:val="24"/>
                            <w:szCs w:val="24"/>
                          </w:rPr>
                        </w:ins>
                      </m:ctrlPr>
                    </m:sSubPr>
                    <m:e>
                      <m:r>
                        <w:ins w:id="4423" w:author="Zhang Li" w:date="2022-06-12T15:02:00Z">
                          <w:rPr>
                            <w:rFonts w:ascii="Cambria Math" w:eastAsia="宋体" w:hAnsi="Cambria Math" w:cs="Times New Roman"/>
                            <w:kern w:val="0"/>
                            <w:sz w:val="24"/>
                            <w:szCs w:val="24"/>
                          </w:rPr>
                          <m:t>V</m:t>
                        </w:ins>
                      </m:r>
                    </m:e>
                    <m:sub>
                      <m:r>
                        <w:ins w:id="4424" w:author="Zhang Li" w:date="2022-06-12T15:02:00Z">
                          <w:rPr>
                            <w:rFonts w:ascii="Cambria Math" w:eastAsia="宋体" w:hAnsi="Cambria Math" w:cs="Times New Roman"/>
                            <w:kern w:val="0"/>
                            <w:sz w:val="24"/>
                            <w:szCs w:val="24"/>
                          </w:rPr>
                          <m:t>f</m:t>
                        </w:ins>
                      </m:r>
                    </m:sub>
                  </m:sSub>
                </m:sub>
                <m:sup/>
                <m:e>
                  <m:sSub>
                    <m:sSubPr>
                      <m:ctrlPr>
                        <w:ins w:id="4425" w:author="Zhang Li" w:date="2022-06-12T15:02:00Z">
                          <w:rPr>
                            <w:rFonts w:ascii="Cambria Math" w:eastAsia="宋体" w:hAnsi="Cambria Math" w:cs="Times New Roman"/>
                            <w:i/>
                            <w:kern w:val="0"/>
                            <w:sz w:val="24"/>
                            <w:szCs w:val="24"/>
                          </w:rPr>
                        </w:ins>
                      </m:ctrlPr>
                    </m:sSubPr>
                    <m:e>
                      <m:r>
                        <w:ins w:id="4426" w:author="Zhang Li" w:date="2022-06-12T15:02:00Z">
                          <w:rPr>
                            <w:rFonts w:ascii="Cambria Math" w:eastAsia="宋体" w:hAnsi="Cambria Math" w:cs="Times New Roman"/>
                            <w:kern w:val="0"/>
                            <w:sz w:val="24"/>
                            <w:szCs w:val="24"/>
                          </w:rPr>
                          <m:t>ϵ</m:t>
                        </w:ins>
                      </m:r>
                    </m:e>
                    <m:sub>
                      <m:sSub>
                        <m:sSubPr>
                          <m:ctrlPr>
                            <w:ins w:id="4427" w:author="Zhang Li" w:date="2022-06-12T15:02:00Z">
                              <w:rPr>
                                <w:rFonts w:ascii="Cambria Math" w:eastAsia="宋体" w:hAnsi="Cambria Math" w:cs="Times New Roman"/>
                                <w:i/>
                                <w:kern w:val="0"/>
                                <w:sz w:val="24"/>
                                <w:szCs w:val="24"/>
                              </w:rPr>
                            </w:ins>
                          </m:ctrlPr>
                        </m:sSubPr>
                        <m:e>
                          <m:r>
                            <w:ins w:id="4428" w:author="Zhang Li" w:date="2022-06-12T15:02:00Z">
                              <w:rPr>
                                <w:rFonts w:ascii="Cambria Math" w:eastAsia="宋体" w:hAnsi="Cambria Math" w:cs="Times New Roman"/>
                                <w:kern w:val="0"/>
                                <w:sz w:val="24"/>
                                <w:szCs w:val="24"/>
                              </w:rPr>
                              <m:t>v</m:t>
                            </w:ins>
                          </m:r>
                        </m:e>
                        <m:sub>
                          <m:r>
                            <w:ins w:id="4429" w:author="Zhang Li" w:date="2022-06-12T15:02:00Z">
                              <w:rPr>
                                <w:rFonts w:ascii="Cambria Math" w:eastAsia="宋体" w:hAnsi="Cambria Math" w:cs="Times New Roman"/>
                                <w:kern w:val="0"/>
                                <w:sz w:val="24"/>
                                <w:szCs w:val="24"/>
                              </w:rPr>
                              <m:t>f</m:t>
                            </w:ins>
                          </m:r>
                        </m:sub>
                      </m:sSub>
                      <m:r>
                        <w:ins w:id="4430" w:author="Zhang Li" w:date="2022-06-12T15:02:00Z">
                          <w:rPr>
                            <w:rFonts w:ascii="Cambria Math" w:eastAsia="宋体" w:hAnsi="Cambria Math" w:cs="Times New Roman"/>
                            <w:kern w:val="0"/>
                            <w:sz w:val="24"/>
                            <w:szCs w:val="24"/>
                          </w:rPr>
                          <m:t>,v</m:t>
                        </w:ins>
                      </m:r>
                    </m:sub>
                  </m:sSub>
                </m:e>
              </m:nary>
              <m:nary>
                <m:naryPr>
                  <m:chr m:val="∏"/>
                  <m:supHide m:val="1"/>
                  <m:ctrlPr>
                    <w:ins w:id="4431" w:author="Zhang Li" w:date="2022-06-12T15:02:00Z">
                      <w:rPr>
                        <w:rFonts w:ascii="Cambria Math" w:eastAsia="宋体" w:hAnsi="Cambria Math" w:cs="Times New Roman"/>
                        <w:i/>
                        <w:kern w:val="0"/>
                        <w:sz w:val="24"/>
                        <w:szCs w:val="24"/>
                      </w:rPr>
                    </w:ins>
                  </m:ctrlPr>
                </m:naryPr>
                <m:sub>
                  <m:sSub>
                    <m:sSubPr>
                      <m:ctrlPr>
                        <w:ins w:id="4432" w:author="Zhang Li" w:date="2022-06-12T15:02:00Z">
                          <w:rPr>
                            <w:rFonts w:ascii="Cambria Math" w:eastAsia="宋体" w:hAnsi="Cambria Math" w:cs="Times New Roman"/>
                            <w:i/>
                            <w:kern w:val="0"/>
                            <w:sz w:val="24"/>
                            <w:szCs w:val="24"/>
                          </w:rPr>
                        </w:ins>
                      </m:ctrlPr>
                    </m:sSubPr>
                    <m:e>
                      <m:r>
                        <w:ins w:id="4433" w:author="Zhang Li" w:date="2022-06-12T15:02:00Z">
                          <w:rPr>
                            <w:rFonts w:ascii="Cambria Math" w:eastAsia="宋体" w:hAnsi="Cambria Math" w:cs="Times New Roman"/>
                            <w:kern w:val="0"/>
                            <w:sz w:val="24"/>
                            <w:szCs w:val="24"/>
                          </w:rPr>
                          <m:t>v</m:t>
                        </w:ins>
                      </m:r>
                    </m:e>
                    <m:sub>
                      <m:r>
                        <w:ins w:id="4434" w:author="Zhang Li" w:date="2022-06-12T15:02:00Z">
                          <w:rPr>
                            <w:rFonts w:ascii="Cambria Math" w:eastAsia="宋体" w:hAnsi="Cambria Math" w:cs="Times New Roman"/>
                            <w:kern w:val="0"/>
                            <w:sz w:val="24"/>
                            <w:szCs w:val="24"/>
                          </w:rPr>
                          <m:t>h</m:t>
                        </w:ins>
                      </m:r>
                    </m:sub>
                  </m:sSub>
                  <m:r>
                    <w:ins w:id="4435" w:author="Zhang Li" w:date="2022-06-12T15:02:00Z">
                      <w:rPr>
                        <w:rFonts w:ascii="Cambria Math" w:eastAsia="宋体" w:hAnsi="Cambria Math" w:cs="Times New Roman"/>
                        <w:kern w:val="0"/>
                        <w:sz w:val="24"/>
                        <w:szCs w:val="24"/>
                      </w:rPr>
                      <m:t>∈</m:t>
                    </w:ins>
                  </m:r>
                  <m:r>
                    <w:ins w:id="4436" w:author="Zhang Li" w:date="2022-06-12T15:02:00Z">
                      <w:rPr>
                        <w:rFonts w:ascii="Cambria Math" w:eastAsia="宋体" w:hAnsi="Cambria Math" w:cs="Times New Roman" w:hint="eastAsia"/>
                        <w:kern w:val="0"/>
                        <w:sz w:val="24"/>
                        <w:szCs w:val="24"/>
                      </w:rPr>
                      <m:t>V</m:t>
                    </w:ins>
                  </m:r>
                  <m:r>
                    <w:ins w:id="4437" w:author="Zhang Li" w:date="2022-06-12T15:02:00Z">
                      <w:rPr>
                        <w:rFonts w:ascii="Cambria Math" w:eastAsia="宋体" w:hAnsi="Cambria Math" w:cs="Times New Roman"/>
                        <w:kern w:val="0"/>
                        <w:sz w:val="24"/>
                        <w:szCs w:val="24"/>
                      </w:rPr>
                      <m:t>∖</m:t>
                    </w:ins>
                  </m:r>
                  <m:sSub>
                    <m:sSubPr>
                      <m:ctrlPr>
                        <w:ins w:id="4438" w:author="Zhang Li" w:date="2022-06-12T15:02:00Z">
                          <w:rPr>
                            <w:rFonts w:ascii="Cambria Math" w:eastAsia="宋体" w:hAnsi="Cambria Math" w:cs="Times New Roman"/>
                            <w:i/>
                            <w:kern w:val="0"/>
                            <w:sz w:val="24"/>
                            <w:szCs w:val="24"/>
                          </w:rPr>
                        </w:ins>
                      </m:ctrlPr>
                    </m:sSubPr>
                    <m:e>
                      <m:r>
                        <w:ins w:id="4439" w:author="Zhang Li" w:date="2022-06-12T15:02:00Z">
                          <w:rPr>
                            <w:rFonts w:ascii="Cambria Math" w:eastAsia="宋体" w:hAnsi="Cambria Math" w:cs="Times New Roman"/>
                            <w:kern w:val="0"/>
                            <w:sz w:val="24"/>
                            <w:szCs w:val="24"/>
                          </w:rPr>
                          <m:t>V</m:t>
                        </w:ins>
                      </m:r>
                    </m:e>
                    <m:sub>
                      <m:r>
                        <w:ins w:id="4440" w:author="Zhang Li" w:date="2022-06-12T15:02:00Z">
                          <w:rPr>
                            <w:rFonts w:ascii="Cambria Math" w:eastAsia="宋体" w:hAnsi="Cambria Math" w:cs="Times New Roman"/>
                            <w:kern w:val="0"/>
                            <w:sz w:val="24"/>
                            <w:szCs w:val="24"/>
                          </w:rPr>
                          <m:t>f</m:t>
                        </w:ins>
                      </m:r>
                    </m:sub>
                  </m:sSub>
                </m:sub>
                <m:sup/>
                <m:e>
                  <m:d>
                    <m:dPr>
                      <m:begChr m:val="["/>
                      <m:endChr m:val="]"/>
                      <m:ctrlPr>
                        <w:ins w:id="4441" w:author="Zhang Li" w:date="2022-06-12T15:02:00Z">
                          <w:rPr>
                            <w:rFonts w:ascii="Cambria Math" w:eastAsia="宋体" w:hAnsi="Cambria Math" w:cs="Times New Roman"/>
                            <w:i/>
                            <w:kern w:val="0"/>
                            <w:sz w:val="24"/>
                            <w:szCs w:val="24"/>
                          </w:rPr>
                        </w:ins>
                      </m:ctrlPr>
                    </m:dPr>
                    <m:e>
                      <m:r>
                        <w:ins w:id="4442" w:author="Zhang Li" w:date="2022-06-12T15:02:00Z">
                          <w:rPr>
                            <w:rFonts w:ascii="Cambria Math" w:eastAsia="宋体" w:hAnsi="Cambria Math" w:cs="Times New Roman"/>
                            <w:kern w:val="0"/>
                            <w:sz w:val="24"/>
                            <w:szCs w:val="24"/>
                          </w:rPr>
                          <m:t>1-</m:t>
                        </w:ins>
                      </m:r>
                      <m:sSub>
                        <m:sSubPr>
                          <m:ctrlPr>
                            <w:ins w:id="4443" w:author="Zhang Li" w:date="2022-06-12T15:02:00Z">
                              <w:rPr>
                                <w:rFonts w:ascii="Cambria Math" w:eastAsia="宋体" w:hAnsi="Cambria Math" w:cs="Times New Roman"/>
                                <w:i/>
                                <w:kern w:val="0"/>
                                <w:sz w:val="24"/>
                                <w:szCs w:val="24"/>
                              </w:rPr>
                            </w:ins>
                          </m:ctrlPr>
                        </m:sSubPr>
                        <m:e>
                          <m:r>
                            <w:ins w:id="4444" w:author="Zhang Li" w:date="2022-06-12T15:02:00Z">
                              <w:rPr>
                                <w:rFonts w:ascii="Cambria Math" w:eastAsia="宋体" w:hAnsi="Cambria Math" w:cs="Times New Roman"/>
                                <w:kern w:val="0"/>
                                <w:sz w:val="24"/>
                                <w:szCs w:val="24"/>
                              </w:rPr>
                              <m:t>ϵ</m:t>
                            </w:ins>
                          </m:r>
                        </m:e>
                        <m:sub>
                          <m:r>
                            <w:ins w:id="4445"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4446" w:author="Zhang Li" w:date="2022-06-12T15:02:00Z"/>
          <w:rFonts w:ascii="Times New Roman" w:eastAsia="宋体" w:hAnsi="Times New Roman" w:cs="Times New Roman"/>
          <w:kern w:val="0"/>
          <w:sz w:val="24"/>
          <w:szCs w:val="24"/>
        </w:rPr>
      </w:pPr>
      <w:ins w:id="4447" w:author="Zhang Li" w:date="2022-06-12T15:02:00Z">
        <w:r>
          <w:rPr>
            <w:rFonts w:ascii="Times New Roman" w:eastAsia="宋体" w:hAnsi="Times New Roman" w:cs="Times New Roman"/>
            <w:kern w:val="0"/>
            <w:sz w:val="24"/>
            <w:szCs w:val="24"/>
          </w:rPr>
          <w:t xml:space="preserve">where </w:t>
        </w:r>
      </w:ins>
      <m:oMath>
        <m:sSub>
          <m:sSubPr>
            <m:ctrlPr>
              <w:ins w:id="4448" w:author="Zhang Li" w:date="2022-06-12T15:02:00Z">
                <w:rPr>
                  <w:rFonts w:ascii="Cambria Math" w:eastAsia="宋体" w:hAnsi="Cambria Math" w:cs="Times New Roman"/>
                  <w:i/>
                  <w:kern w:val="0"/>
                  <w:sz w:val="24"/>
                  <w:szCs w:val="24"/>
                </w:rPr>
              </w:ins>
            </m:ctrlPr>
          </m:sSubPr>
          <m:e>
            <m:r>
              <w:ins w:id="4449" w:author="Zhang Li" w:date="2022-06-12T15:02:00Z">
                <w:rPr>
                  <w:rFonts w:ascii="Cambria Math" w:eastAsia="宋体" w:hAnsi="Cambria Math" w:cs="Times New Roman"/>
                  <w:kern w:val="0"/>
                  <w:sz w:val="24"/>
                  <w:szCs w:val="24"/>
                </w:rPr>
                <m:t>ϵ</m:t>
              </w:ins>
            </m:r>
          </m:e>
          <m:sub>
            <m:r>
              <w:ins w:id="4450" w:author="Zhang Li" w:date="2022-06-12T15:02:00Z">
                <w:rPr>
                  <w:rFonts w:ascii="Cambria Math" w:eastAsia="宋体" w:hAnsi="Cambria Math" w:cs="Times New Roman"/>
                  <w:kern w:val="0"/>
                  <w:sz w:val="24"/>
                  <w:szCs w:val="24"/>
                </w:rPr>
                <m:t>u,v</m:t>
              </w:ins>
            </m:r>
          </m:sub>
        </m:sSub>
        <m:r>
          <w:ins w:id="4451" w:author="Zhang Li" w:date="2022-06-12T15:02:00Z">
            <w:rPr>
              <w:rFonts w:ascii="Cambria Math" w:eastAsia="宋体" w:hAnsi="Cambria Math" w:cs="Times New Roman"/>
              <w:kern w:val="0"/>
              <w:sz w:val="24"/>
              <w:szCs w:val="24"/>
            </w:rPr>
            <m:t>=1-</m:t>
          </w:ins>
        </m:r>
        <m:sSup>
          <m:sSupPr>
            <m:ctrlPr>
              <w:ins w:id="4452" w:author="Zhang Li" w:date="2022-06-12T15:02:00Z">
                <w:rPr>
                  <w:rFonts w:ascii="Cambria Math" w:eastAsia="宋体" w:hAnsi="Cambria Math" w:cs="Times New Roman"/>
                  <w:i/>
                  <w:kern w:val="0"/>
                  <w:sz w:val="24"/>
                  <w:szCs w:val="24"/>
                </w:rPr>
              </w:ins>
            </m:ctrlPr>
          </m:sSupPr>
          <m:e>
            <m:r>
              <w:ins w:id="4453" w:author="Zhang Li" w:date="2022-06-12T15:02:00Z">
                <w:rPr>
                  <w:rFonts w:ascii="Cambria Math" w:eastAsia="宋体" w:hAnsi="Cambria Math" w:cs="Times New Roman"/>
                  <w:kern w:val="0"/>
                  <w:sz w:val="24"/>
                  <w:szCs w:val="24"/>
                </w:rPr>
                <m:t>e</m:t>
              </w:ins>
            </m:r>
          </m:e>
          <m:sup>
            <m:r>
              <w:ins w:id="4454" w:author="Zhang Li" w:date="2022-06-12T15:02:00Z">
                <w:rPr>
                  <w:rFonts w:ascii="Cambria Math" w:eastAsia="宋体" w:hAnsi="Cambria Math" w:cs="Times New Roman"/>
                  <w:kern w:val="0"/>
                  <w:sz w:val="24"/>
                  <w:szCs w:val="24"/>
                </w:rPr>
                <m:t>-</m:t>
              </w:ins>
            </m:r>
            <m:sSup>
              <m:sSupPr>
                <m:ctrlPr>
                  <w:ins w:id="4455" w:author="Zhang Li" w:date="2022-06-12T15:02:00Z">
                    <w:rPr>
                      <w:rFonts w:ascii="Cambria Math" w:eastAsia="宋体" w:hAnsi="Cambria Math" w:cs="Times New Roman"/>
                      <w:i/>
                      <w:kern w:val="0"/>
                      <w:sz w:val="24"/>
                      <w:szCs w:val="24"/>
                    </w:rPr>
                  </w:ins>
                </m:ctrlPr>
              </m:sSupPr>
              <m:e>
                <m:r>
                  <w:ins w:id="4456" w:author="Zhang Li" w:date="2022-06-12T15:02:00Z">
                    <w:rPr>
                      <w:rFonts w:ascii="Cambria Math" w:eastAsia="宋体" w:hAnsi="Cambria Math" w:cs="Times New Roman"/>
                      <w:kern w:val="0"/>
                      <w:sz w:val="24"/>
                      <w:szCs w:val="24"/>
                    </w:rPr>
                    <m:t>10</m:t>
                  </w:ins>
                </m:r>
              </m:e>
              <m:sup>
                <m:f>
                  <m:fPr>
                    <m:ctrlPr>
                      <w:ins w:id="4457" w:author="Zhang Li" w:date="2022-06-12T15:02:00Z">
                        <w:rPr>
                          <w:rFonts w:ascii="Cambria Math" w:eastAsia="宋体" w:hAnsi="Cambria Math" w:cs="Times New Roman"/>
                          <w:i/>
                          <w:kern w:val="0"/>
                          <w:sz w:val="24"/>
                          <w:szCs w:val="24"/>
                        </w:rPr>
                      </w:ins>
                    </m:ctrlPr>
                  </m:fPr>
                  <m:num>
                    <m:r>
                      <w:ins w:id="4458" w:author="Zhang Li" w:date="2022-06-12T15:02:00Z">
                        <w:rPr>
                          <w:rFonts w:ascii="Cambria Math" w:eastAsia="宋体" w:hAnsi="Cambria Math" w:cs="Times New Roman"/>
                          <w:kern w:val="0"/>
                          <w:sz w:val="24"/>
                          <w:szCs w:val="24"/>
                        </w:rPr>
                        <m:t xml:space="preserve"> P</m:t>
                      </w:ins>
                    </m:r>
                    <m:sSub>
                      <m:sSubPr>
                        <m:ctrlPr>
                          <w:ins w:id="4459" w:author="Zhang Li" w:date="2022-06-12T15:02:00Z">
                            <w:rPr>
                              <w:rFonts w:ascii="Cambria Math" w:eastAsia="宋体" w:hAnsi="Cambria Math" w:cs="Times New Roman"/>
                              <w:i/>
                              <w:kern w:val="0"/>
                              <w:sz w:val="24"/>
                              <w:szCs w:val="24"/>
                            </w:rPr>
                          </w:ins>
                        </m:ctrlPr>
                      </m:sSubPr>
                      <m:e>
                        <m:r>
                          <w:ins w:id="4460" w:author="Zhang Li" w:date="2022-06-12T15:02:00Z">
                            <w:rPr>
                              <w:rFonts w:ascii="Cambria Math" w:eastAsia="宋体" w:hAnsi="Cambria Math" w:cs="Times New Roman"/>
                              <w:kern w:val="0"/>
                              <w:sz w:val="24"/>
                              <w:szCs w:val="24"/>
                            </w:rPr>
                            <m:t>L</m:t>
                          </w:ins>
                        </m:r>
                      </m:e>
                      <m:sub>
                        <m:r>
                          <w:ins w:id="4461" w:author="Zhang Li" w:date="2022-06-12T15:02:00Z">
                            <w:rPr>
                              <w:rFonts w:ascii="Cambria Math" w:eastAsia="宋体" w:hAnsi="Cambria Math" w:cs="Times New Roman"/>
                              <w:kern w:val="0"/>
                              <w:sz w:val="24"/>
                              <w:szCs w:val="24"/>
                            </w:rPr>
                            <m:t>dB</m:t>
                          </w:ins>
                        </m:r>
                      </m:sub>
                    </m:sSub>
                    <m:d>
                      <m:dPr>
                        <m:ctrlPr>
                          <w:ins w:id="4462" w:author="Zhang Li" w:date="2022-06-12T15:02:00Z">
                            <w:rPr>
                              <w:rFonts w:ascii="Cambria Math" w:eastAsia="宋体" w:hAnsi="Cambria Math" w:cs="Times New Roman"/>
                              <w:i/>
                              <w:kern w:val="0"/>
                              <w:sz w:val="24"/>
                              <w:szCs w:val="24"/>
                            </w:rPr>
                          </w:ins>
                        </m:ctrlPr>
                      </m:dPr>
                      <m:e>
                        <m:sSub>
                          <m:sSubPr>
                            <m:ctrlPr>
                              <w:ins w:id="4463" w:author="Zhang Li" w:date="2022-06-12T15:02:00Z">
                                <w:rPr>
                                  <w:rFonts w:ascii="Cambria Math" w:eastAsia="宋体" w:hAnsi="Cambria Math" w:cs="Times New Roman"/>
                                  <w:i/>
                                  <w:kern w:val="0"/>
                                  <w:sz w:val="24"/>
                                  <w:szCs w:val="24"/>
                                </w:rPr>
                              </w:ins>
                            </m:ctrlPr>
                          </m:sSubPr>
                          <m:e>
                            <m:r>
                              <w:ins w:id="4464" w:author="Zhang Li" w:date="2022-06-12T15:02:00Z">
                                <w:rPr>
                                  <w:rFonts w:ascii="Cambria Math" w:eastAsia="宋体" w:hAnsi="Cambria Math" w:cs="Times New Roman"/>
                                  <w:kern w:val="0"/>
                                  <w:sz w:val="24"/>
                                  <w:szCs w:val="24"/>
                                </w:rPr>
                                <m:t>d</m:t>
                              </w:ins>
                            </m:r>
                          </m:e>
                          <m:sub>
                            <m:r>
                              <w:ins w:id="4465" w:author="Zhang Li" w:date="2022-06-12T15:02:00Z">
                                <w:rPr>
                                  <w:rFonts w:ascii="Cambria Math" w:eastAsia="宋体" w:hAnsi="Cambria Math" w:cs="Times New Roman"/>
                                  <w:kern w:val="0"/>
                                  <w:sz w:val="24"/>
                                  <w:szCs w:val="24"/>
                                </w:rPr>
                                <m:t>0</m:t>
                              </w:ins>
                            </m:r>
                          </m:sub>
                        </m:sSub>
                      </m:e>
                    </m:d>
                  </m:num>
                  <m:den>
                    <m:r>
                      <w:ins w:id="4466" w:author="Zhang Li" w:date="2022-06-12T15:02:00Z">
                        <w:rPr>
                          <w:rFonts w:ascii="Cambria Math" w:eastAsia="宋体" w:hAnsi="Cambria Math" w:cs="Times New Roman"/>
                          <w:kern w:val="0"/>
                          <w:sz w:val="24"/>
                          <w:szCs w:val="24"/>
                        </w:rPr>
                        <m:t>10</m:t>
                      </w:ins>
                    </m:r>
                  </m:den>
                </m:f>
              </m:sup>
            </m:sSup>
            <m:r>
              <w:ins w:id="4467" w:author="Zhang Li" w:date="2022-06-12T15:02:00Z">
                <w:rPr>
                  <w:rFonts w:ascii="Cambria Math" w:eastAsia="宋体" w:hAnsi="Cambria Math" w:cs="Times New Roman"/>
                  <w:kern w:val="0"/>
                  <w:sz w:val="24"/>
                  <w:szCs w:val="24"/>
                </w:rPr>
                <m:t>⋅</m:t>
              </w:ins>
            </m:r>
            <m:f>
              <m:fPr>
                <m:ctrlPr>
                  <w:ins w:id="4468" w:author="Zhang Li" w:date="2022-06-12T15:02:00Z">
                    <w:rPr>
                      <w:rFonts w:ascii="Cambria Math" w:eastAsia="宋体" w:hAnsi="Cambria Math" w:cs="Times New Roman"/>
                      <w:i/>
                      <w:kern w:val="0"/>
                      <w:sz w:val="24"/>
                      <w:szCs w:val="24"/>
                    </w:rPr>
                  </w:ins>
                </m:ctrlPr>
              </m:fPr>
              <m:num>
                <m:r>
                  <w:ins w:id="4469" w:author="Zhang Li" w:date="2022-06-12T15:02:00Z">
                    <w:rPr>
                      <w:rFonts w:ascii="Cambria Math" w:eastAsia="宋体" w:hAnsi="Cambria Math" w:cs="Times New Roman"/>
                      <w:kern w:val="0"/>
                      <w:sz w:val="24"/>
                      <w:szCs w:val="24"/>
                    </w:rPr>
                    <m:t>β</m:t>
                  </w:ins>
                </m:r>
                <m:sSub>
                  <m:sSubPr>
                    <m:ctrlPr>
                      <w:ins w:id="4470" w:author="Zhang Li" w:date="2022-06-12T15:02:00Z">
                        <w:rPr>
                          <w:rFonts w:ascii="Cambria Math" w:eastAsia="宋体" w:hAnsi="Cambria Math" w:cs="Times New Roman"/>
                          <w:i/>
                          <w:kern w:val="0"/>
                          <w:sz w:val="24"/>
                          <w:szCs w:val="24"/>
                        </w:rPr>
                      </w:ins>
                    </m:ctrlPr>
                  </m:sSubPr>
                  <m:e>
                    <m:r>
                      <w:ins w:id="4471" w:author="Zhang Li" w:date="2022-06-12T15:02:00Z">
                        <w:rPr>
                          <w:rFonts w:ascii="Cambria Math" w:eastAsia="宋体" w:hAnsi="Cambria Math" w:cs="Times New Roman"/>
                          <w:kern w:val="0"/>
                          <w:sz w:val="24"/>
                          <w:szCs w:val="24"/>
                        </w:rPr>
                        <m:t>P</m:t>
                      </w:ins>
                    </m:r>
                  </m:e>
                  <m:sub>
                    <m:r>
                      <w:ins w:id="4472" w:author="Zhang Li" w:date="2022-06-12T15:02:00Z">
                        <w:rPr>
                          <w:rFonts w:ascii="Cambria Math" w:eastAsia="宋体" w:hAnsi="Cambria Math" w:cs="Times New Roman"/>
                          <w:kern w:val="0"/>
                          <w:sz w:val="24"/>
                          <w:szCs w:val="24"/>
                        </w:rPr>
                        <m:t>n</m:t>
                      </w:ins>
                    </m:r>
                  </m:sub>
                </m:sSub>
              </m:num>
              <m:den>
                <m:sSub>
                  <m:sSubPr>
                    <m:ctrlPr>
                      <w:ins w:id="4473" w:author="Zhang Li" w:date="2022-06-12T15:02:00Z">
                        <w:rPr>
                          <w:rFonts w:ascii="Cambria Math" w:eastAsia="宋体" w:hAnsi="Cambria Math" w:cs="Times New Roman"/>
                          <w:i/>
                          <w:kern w:val="0"/>
                          <w:sz w:val="24"/>
                          <w:szCs w:val="24"/>
                        </w:rPr>
                      </w:ins>
                    </m:ctrlPr>
                  </m:sSubPr>
                  <m:e>
                    <m:r>
                      <w:ins w:id="4474" w:author="Zhang Li" w:date="2022-06-12T15:02:00Z">
                        <w:rPr>
                          <w:rFonts w:ascii="Cambria Math" w:eastAsia="宋体" w:hAnsi="Cambria Math" w:cs="Times New Roman"/>
                          <w:kern w:val="0"/>
                          <w:sz w:val="24"/>
                          <w:szCs w:val="24"/>
                        </w:rPr>
                        <m:t>P</m:t>
                      </w:ins>
                    </m:r>
                  </m:e>
                  <m:sub>
                    <m:r>
                      <w:ins w:id="4475" w:author="Zhang Li" w:date="2022-06-12T15:02:00Z">
                        <w:rPr>
                          <w:rFonts w:ascii="Cambria Math" w:eastAsia="宋体" w:hAnsi="Cambria Math" w:cs="Times New Roman"/>
                          <w:kern w:val="0"/>
                          <w:sz w:val="24"/>
                          <w:szCs w:val="24"/>
                        </w:rPr>
                        <m:t>t</m:t>
                      </w:ins>
                    </m:r>
                  </m:sub>
                </m:sSub>
              </m:den>
            </m:f>
            <m:r>
              <w:ins w:id="4476" w:author="Zhang Li" w:date="2022-06-12T15:02:00Z">
                <w:rPr>
                  <w:rFonts w:ascii="Cambria Math" w:eastAsia="宋体" w:hAnsi="Cambria Math" w:cs="Times New Roman"/>
                  <w:kern w:val="0"/>
                  <w:sz w:val="24"/>
                  <w:szCs w:val="24"/>
                </w:rPr>
                <m:t>⋅</m:t>
              </w:ins>
            </m:r>
            <m:sSup>
              <m:sSupPr>
                <m:ctrlPr>
                  <w:ins w:id="4477" w:author="Zhang Li" w:date="2022-06-12T15:02:00Z">
                    <w:rPr>
                      <w:rFonts w:ascii="Cambria Math" w:eastAsia="宋体" w:hAnsi="Cambria Math" w:cs="Times New Roman"/>
                      <w:i/>
                      <w:kern w:val="0"/>
                      <w:sz w:val="24"/>
                      <w:szCs w:val="24"/>
                    </w:rPr>
                  </w:ins>
                </m:ctrlPr>
              </m:sSupPr>
              <m:e>
                <m:d>
                  <m:dPr>
                    <m:ctrlPr>
                      <w:ins w:id="4478" w:author="Zhang Li" w:date="2022-06-12T15:02:00Z">
                        <w:rPr>
                          <w:rFonts w:ascii="Cambria Math" w:eastAsia="宋体" w:hAnsi="Cambria Math" w:cs="Times New Roman"/>
                          <w:i/>
                          <w:kern w:val="0"/>
                          <w:sz w:val="24"/>
                          <w:szCs w:val="24"/>
                        </w:rPr>
                      </w:ins>
                    </m:ctrlPr>
                  </m:dPr>
                  <m:e>
                    <m:f>
                      <m:fPr>
                        <m:ctrlPr>
                          <w:ins w:id="4479" w:author="Zhang Li" w:date="2022-06-12T15:02:00Z">
                            <w:rPr>
                              <w:rFonts w:ascii="Cambria Math" w:eastAsia="宋体" w:hAnsi="Cambria Math" w:cs="Times New Roman"/>
                              <w:i/>
                              <w:kern w:val="0"/>
                              <w:sz w:val="24"/>
                              <w:szCs w:val="24"/>
                            </w:rPr>
                          </w:ins>
                        </m:ctrlPr>
                      </m:fPr>
                      <m:num>
                        <m:sSub>
                          <m:sSubPr>
                            <m:ctrlPr>
                              <w:ins w:id="4480" w:author="Zhang Li" w:date="2022-06-12T15:02:00Z">
                                <w:rPr>
                                  <w:rFonts w:ascii="Cambria Math" w:eastAsia="宋体" w:hAnsi="Cambria Math" w:cs="Times New Roman"/>
                                  <w:i/>
                                  <w:kern w:val="0"/>
                                  <w:sz w:val="24"/>
                                  <w:szCs w:val="24"/>
                                </w:rPr>
                              </w:ins>
                            </m:ctrlPr>
                          </m:sSubPr>
                          <m:e>
                            <m:r>
                              <w:ins w:id="4481" w:author="Zhang Li" w:date="2022-06-12T15:02:00Z">
                                <w:rPr>
                                  <w:rFonts w:ascii="Cambria Math" w:eastAsia="宋体" w:hAnsi="Cambria Math" w:cs="Times New Roman"/>
                                  <w:kern w:val="0"/>
                                  <w:sz w:val="24"/>
                                  <w:szCs w:val="24"/>
                                </w:rPr>
                                <m:t>d</m:t>
                              </w:ins>
                            </m:r>
                          </m:e>
                          <m:sub>
                            <m:r>
                              <w:ins w:id="4482" w:author="Zhang Li" w:date="2022-06-12T15:02:00Z">
                                <w:rPr>
                                  <w:rFonts w:ascii="Cambria Math" w:eastAsia="宋体" w:hAnsi="Cambria Math" w:cs="Times New Roman"/>
                                  <w:kern w:val="0"/>
                                  <w:sz w:val="24"/>
                                  <w:szCs w:val="24"/>
                                </w:rPr>
                                <m:t>u,v</m:t>
                              </w:ins>
                            </m:r>
                          </m:sub>
                        </m:sSub>
                      </m:num>
                      <m:den>
                        <m:sSub>
                          <m:sSubPr>
                            <m:ctrlPr>
                              <w:ins w:id="4483" w:author="Zhang Li" w:date="2022-06-12T15:02:00Z">
                                <w:rPr>
                                  <w:rFonts w:ascii="Cambria Math" w:eastAsia="宋体" w:hAnsi="Cambria Math" w:cs="Times New Roman"/>
                                  <w:i/>
                                  <w:kern w:val="0"/>
                                  <w:sz w:val="24"/>
                                  <w:szCs w:val="24"/>
                                </w:rPr>
                              </w:ins>
                            </m:ctrlPr>
                          </m:sSubPr>
                          <m:e>
                            <m:r>
                              <w:ins w:id="4484" w:author="Zhang Li" w:date="2022-06-12T15:02:00Z">
                                <w:rPr>
                                  <w:rFonts w:ascii="Cambria Math" w:eastAsia="宋体" w:hAnsi="Cambria Math" w:cs="Times New Roman"/>
                                  <w:kern w:val="0"/>
                                  <w:sz w:val="24"/>
                                  <w:szCs w:val="24"/>
                                </w:rPr>
                                <m:t>d</m:t>
                              </w:ins>
                            </m:r>
                          </m:e>
                          <m:sub>
                            <m:r>
                              <w:ins w:id="4485" w:author="Zhang Li" w:date="2022-06-12T15:02:00Z">
                                <w:rPr>
                                  <w:rFonts w:ascii="Cambria Math" w:eastAsia="宋体" w:hAnsi="Cambria Math" w:cs="Times New Roman"/>
                                  <w:kern w:val="0"/>
                                  <w:sz w:val="24"/>
                                  <w:szCs w:val="24"/>
                                </w:rPr>
                                <m:t>0</m:t>
                              </w:ins>
                            </m:r>
                          </m:sub>
                        </m:sSub>
                      </m:den>
                    </m:f>
                  </m:e>
                </m:d>
              </m:e>
              <m:sup>
                <m:r>
                  <w:ins w:id="4486" w:author="Zhang Li" w:date="2022-06-12T15:02:00Z">
                    <w:rPr>
                      <w:rFonts w:ascii="Cambria Math" w:eastAsia="宋体" w:hAnsi="Cambria Math" w:cs="Times New Roman"/>
                      <w:kern w:val="0"/>
                      <w:sz w:val="24"/>
                      <w:szCs w:val="24"/>
                    </w:rPr>
                    <m:t>α</m:t>
                  </w:ins>
                </m:r>
              </m:sup>
            </m:sSup>
          </m:sup>
        </m:sSup>
      </m:oMath>
      <w:ins w:id="4487"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4488" w:author="Zhang Li" w:date="2022-06-12T15:02:00Z">
            <w:rPr>
              <w:rFonts w:ascii="Cambria Math" w:eastAsia="宋体" w:hAnsi="Cambria Math" w:cs="Times New Roman"/>
              <w:kern w:val="0"/>
              <w:sz w:val="24"/>
              <w:szCs w:val="24"/>
            </w:rPr>
            <m:t>u</m:t>
          </w:ins>
        </m:r>
      </m:oMath>
      <w:ins w:id="448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4490" w:author="Zhang Li" w:date="2022-06-12T15:02:00Z">
            <w:rPr>
              <w:rFonts w:ascii="Cambria Math" w:eastAsia="宋体" w:hAnsi="Cambria Math" w:cs="Times New Roman"/>
              <w:kern w:val="0"/>
              <w:sz w:val="24"/>
              <w:szCs w:val="24"/>
            </w:rPr>
            <m:t>v</m:t>
          </w:ins>
        </m:r>
      </m:oMath>
      <w:ins w:id="4491"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4492" w:author="Zhang Li" w:date="2022-06-12T15:02:00Z"/>
          <w:rFonts w:ascii="Times New Roman" w:eastAsia="宋体" w:hAnsi="Times New Roman" w:cs="Times New Roman"/>
          <w:kern w:val="0"/>
          <w:sz w:val="24"/>
          <w:szCs w:val="24"/>
        </w:rPr>
      </w:pPr>
      <w:ins w:id="4493" w:author="Zhang Li" w:date="2022-06-12T15:02:00Z">
        <w:r>
          <w:rPr>
            <w:rFonts w:ascii="Times New Roman" w:eastAsia="宋体" w:hAnsi="Times New Roman" w:cs="Times New Roman"/>
            <w:kern w:val="0"/>
            <w:sz w:val="24"/>
            <w:szCs w:val="24"/>
          </w:rPr>
          <w:tab/>
          <w:t xml:space="preserve">The security of SWIB </w:t>
        </w:r>
      </w:ins>
      <w:ins w:id="4494" w:author="ThinkPad" w:date="2022-06-18T09:39:00Z">
        <w:r w:rsidR="005C1D67">
          <w:rPr>
            <w:rFonts w:ascii="Times New Roman" w:eastAsia="宋体" w:hAnsi="Times New Roman" w:cs="Times New Roman"/>
            <w:kern w:val="0"/>
            <w:sz w:val="24"/>
            <w:szCs w:val="24"/>
          </w:rPr>
          <w:t xml:space="preserve">does </w:t>
        </w:r>
      </w:ins>
      <w:ins w:id="4495" w:author="Zhang Li" w:date="2022-06-12T15:02:00Z">
        <w:r>
          <w:rPr>
            <w:rFonts w:ascii="Times New Roman" w:eastAsia="宋体" w:hAnsi="Times New Roman" w:cs="Times New Roman"/>
            <w:kern w:val="0"/>
            <w:sz w:val="24"/>
            <w:szCs w:val="24"/>
          </w:rPr>
          <w:t>not rel</w:t>
        </w:r>
        <w:del w:id="4496" w:author="ThinkPad" w:date="2022-06-18T09:39:00Z">
          <w:r w:rsidDel="005C1D67">
            <w:rPr>
              <w:rFonts w:ascii="Times New Roman" w:eastAsia="宋体" w:hAnsi="Times New Roman" w:cs="Times New Roman"/>
              <w:kern w:val="0"/>
              <w:sz w:val="24"/>
              <w:szCs w:val="24"/>
            </w:rPr>
            <w:delText>ies</w:delText>
          </w:r>
        </w:del>
      </w:ins>
      <w:ins w:id="4497" w:author="ThinkPad" w:date="2022-06-18T09:39:00Z">
        <w:r w:rsidR="005C1D67">
          <w:rPr>
            <w:rFonts w:ascii="Times New Roman" w:eastAsia="宋体" w:hAnsi="Times New Roman" w:cs="Times New Roman"/>
            <w:kern w:val="0"/>
            <w:sz w:val="24"/>
            <w:szCs w:val="24"/>
          </w:rPr>
          <w:t>y</w:t>
        </w:r>
      </w:ins>
      <w:ins w:id="4498"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4499"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2F13AB" w:rsidP="00614FA7">
      <w:pPr>
        <w:spacing w:afterLines="100" w:after="312"/>
        <w:rPr>
          <w:ins w:id="4500" w:author="Zhang Li" w:date="2022-06-12T15:02:00Z"/>
          <w:rFonts w:ascii="Times New Roman" w:eastAsia="宋体" w:hAnsi="Times New Roman" w:cs="Times New Roman"/>
          <w:kern w:val="0"/>
          <w:sz w:val="24"/>
          <w:szCs w:val="24"/>
        </w:rPr>
      </w:pPr>
      <m:oMathPara>
        <m:oMathParaPr>
          <m:jc m:val="center"/>
        </m:oMathParaPr>
        <m:oMath>
          <m:sSub>
            <m:sSubPr>
              <m:ctrlPr>
                <w:ins w:id="4501" w:author="Zhang Li" w:date="2022-06-12T15:02:00Z">
                  <w:rPr>
                    <w:rFonts w:ascii="Cambria Math" w:eastAsia="宋体" w:hAnsi="Cambria Math" w:cs="Times New Roman"/>
                    <w:i/>
                    <w:kern w:val="0"/>
                    <w:sz w:val="24"/>
                    <w:szCs w:val="24"/>
                  </w:rPr>
                </w:ins>
              </m:ctrlPr>
            </m:sSubPr>
            <m:e>
              <m:r>
                <w:ins w:id="4502" w:author="Zhang Li" w:date="2022-06-12T15:02:00Z">
                  <w:rPr>
                    <w:rFonts w:ascii="Cambria Math" w:eastAsia="宋体" w:hAnsi="Cambria Math" w:cs="Times New Roman"/>
                    <w:kern w:val="0"/>
                    <w:sz w:val="24"/>
                    <w:szCs w:val="24"/>
                  </w:rPr>
                  <m:t>p</m:t>
                </w:ins>
              </m:r>
            </m:e>
            <m:sub>
              <m:r>
                <w:ins w:id="4503" w:author="Zhang Li" w:date="2022-06-12T15:02:00Z">
                  <w:rPr>
                    <w:rFonts w:ascii="Cambria Math" w:eastAsia="宋体" w:hAnsi="Cambria Math" w:cs="Times New Roman"/>
                    <w:kern w:val="0"/>
                    <w:sz w:val="24"/>
                    <w:szCs w:val="24"/>
                  </w:rPr>
                  <m:t>suc</m:t>
                </w:ins>
              </m:r>
            </m:sub>
          </m:sSub>
          <m:r>
            <w:ins w:id="4504" w:author="Zhang Li" w:date="2022-06-12T15:02:00Z">
              <w:rPr>
                <w:rFonts w:ascii="Cambria Math" w:eastAsia="宋体" w:hAnsi="Cambria Math" w:cs="Times New Roman"/>
                <w:kern w:val="0"/>
                <w:sz w:val="24"/>
                <w:szCs w:val="24"/>
              </w:rPr>
              <m:t>=1-</m:t>
            </w:ins>
          </m:r>
          <m:nary>
            <m:naryPr>
              <m:chr m:val="∏"/>
              <m:supHide m:val="1"/>
              <m:ctrlPr>
                <w:ins w:id="4505" w:author="Zhang Li" w:date="2022-06-12T15:02:00Z">
                  <w:rPr>
                    <w:rFonts w:ascii="Cambria Math" w:eastAsia="宋体" w:hAnsi="Cambria Math" w:cs="Times New Roman"/>
                    <w:kern w:val="0"/>
                    <w:sz w:val="24"/>
                    <w:szCs w:val="24"/>
                  </w:rPr>
                </w:ins>
              </m:ctrlPr>
            </m:naryPr>
            <m:sub>
              <m:r>
                <w:ins w:id="4506" w:author="Zhang Li" w:date="2022-06-12T15:02:00Z">
                  <w:rPr>
                    <w:rFonts w:ascii="Cambria Math" w:eastAsia="宋体" w:hAnsi="Cambria Math" w:cs="Times New Roman"/>
                    <w:kern w:val="0"/>
                    <w:sz w:val="24"/>
                    <w:szCs w:val="24"/>
                  </w:rPr>
                  <m:t>v</m:t>
                </w:ins>
              </m:r>
              <m:r>
                <w:ins w:id="4507" w:author="Zhang Li" w:date="2022-06-12T15:02:00Z">
                  <m:rPr>
                    <m:sty m:val="p"/>
                  </m:rPr>
                  <w:rPr>
                    <w:rFonts w:ascii="Cambria Math" w:eastAsia="宋体" w:hAnsi="Cambria Math" w:cs="Times New Roman"/>
                    <w:kern w:val="0"/>
                    <w:sz w:val="24"/>
                    <w:szCs w:val="24"/>
                  </w:rPr>
                  <m:t>∈</m:t>
                </w:ins>
              </m:r>
              <m:r>
                <w:ins w:id="4508" w:author="Zhang Li" w:date="2022-06-12T15:02:00Z">
                  <w:rPr>
                    <w:rFonts w:ascii="Cambria Math" w:eastAsia="宋体" w:hAnsi="Cambria Math" w:cs="Times New Roman"/>
                    <w:kern w:val="0"/>
                    <w:sz w:val="24"/>
                    <w:szCs w:val="24"/>
                  </w:rPr>
                  <m:t>V</m:t>
                </w:ins>
              </m:r>
            </m:sub>
            <m:sup/>
            <m:e>
              <m:sSub>
                <m:sSubPr>
                  <m:ctrlPr>
                    <w:ins w:id="4509" w:author="Zhang Li" w:date="2022-06-12T15:02:00Z">
                      <w:rPr>
                        <w:rFonts w:ascii="Cambria Math" w:eastAsia="宋体" w:hAnsi="Cambria Math" w:cs="Times New Roman"/>
                        <w:kern w:val="0"/>
                        <w:sz w:val="24"/>
                        <w:szCs w:val="24"/>
                      </w:rPr>
                    </w:ins>
                  </m:ctrlPr>
                </m:sSubPr>
                <m:e>
                  <m:r>
                    <w:ins w:id="4510" w:author="Zhang Li" w:date="2022-06-12T15:02:00Z">
                      <w:rPr>
                        <w:rFonts w:ascii="Cambria Math" w:eastAsia="宋体" w:hAnsi="Cambria Math" w:cs="Times New Roman"/>
                        <w:kern w:val="0"/>
                        <w:sz w:val="24"/>
                        <w:szCs w:val="24"/>
                      </w:rPr>
                      <m:t>p</m:t>
                    </w:ins>
                  </m:r>
                </m:e>
                <m:sub>
                  <m:r>
                    <w:ins w:id="4511" w:author="Zhang Li" w:date="2022-06-12T15:02:00Z">
                      <m:rPr>
                        <m:sty m:val="p"/>
                      </m:rPr>
                      <w:rPr>
                        <w:rFonts w:ascii="Cambria Math" w:eastAsia="宋体" w:hAnsi="Cambria Math" w:cs="Times New Roman"/>
                        <w:kern w:val="0"/>
                        <w:sz w:val="24"/>
                        <w:szCs w:val="24"/>
                      </w:rPr>
                      <m:t xml:space="preserve"> </m:t>
                    </w:ins>
                  </m:r>
                  <m:r>
                    <w:ins w:id="4512" w:author="Zhang Li" w:date="2022-06-12T15:02:00Z">
                      <w:rPr>
                        <w:rFonts w:ascii="Cambria Math" w:eastAsia="宋体" w:hAnsi="Cambria Math" w:cs="Times New Roman"/>
                        <w:kern w:val="0"/>
                        <w:sz w:val="24"/>
                        <w:szCs w:val="24"/>
                      </w:rPr>
                      <m:t>Aggr</m:t>
                    </w:ins>
                  </m:r>
                  <m:r>
                    <w:ins w:id="4513" w:author="Zhang Li" w:date="2022-06-12T15:02:00Z">
                      <m:rPr>
                        <m:sty m:val="p"/>
                      </m:rPr>
                      <w:rPr>
                        <w:rFonts w:ascii="Cambria Math" w:eastAsia="宋体" w:hAnsi="Cambria Math" w:cs="Times New Roman"/>
                        <w:kern w:val="0"/>
                        <w:sz w:val="24"/>
                        <w:szCs w:val="24"/>
                      </w:rPr>
                      <m:t>,</m:t>
                    </w:ins>
                  </m:r>
                  <m:r>
                    <w:ins w:id="4514" w:author="Zhang Li" w:date="2022-06-12T15:02:00Z">
                      <w:rPr>
                        <w:rFonts w:ascii="Cambria Math" w:eastAsia="宋体" w:hAnsi="Cambria Math" w:cs="Times New Roman"/>
                        <w:kern w:val="0"/>
                        <w:sz w:val="24"/>
                        <w:szCs w:val="24"/>
                      </w:rPr>
                      <m:t>v</m:t>
                    </w:ins>
                  </m:r>
                </m:sub>
              </m:sSub>
            </m:e>
          </m:nary>
          <m:r>
            <w:ins w:id="4515" w:author="Zhang Li" w:date="2022-06-12T15:02:00Z">
              <w:rPr>
                <w:rFonts w:ascii="Cambria Math" w:eastAsia="宋体" w:hAnsi="Cambria Math" w:cs="Times New Roman"/>
                <w:kern w:val="0"/>
                <w:sz w:val="24"/>
                <w:szCs w:val="24"/>
              </w:rPr>
              <m:t xml:space="preserve"> =1-</m:t>
            </w:ins>
          </m:r>
          <m:nary>
            <m:naryPr>
              <m:chr m:val="∏"/>
              <m:supHide m:val="1"/>
              <m:ctrlPr>
                <w:ins w:id="4516" w:author="Zhang Li" w:date="2022-06-12T15:02:00Z">
                  <w:rPr>
                    <w:rFonts w:ascii="Cambria Math" w:eastAsia="宋体" w:hAnsi="Cambria Math" w:cs="Times New Roman"/>
                    <w:i/>
                    <w:kern w:val="0"/>
                    <w:sz w:val="24"/>
                    <w:szCs w:val="24"/>
                  </w:rPr>
                </w:ins>
              </m:ctrlPr>
            </m:naryPr>
            <m:sub>
              <m:r>
                <w:ins w:id="4517" w:author="Zhang Li" w:date="2022-06-12T15:02:00Z">
                  <w:rPr>
                    <w:rFonts w:ascii="Cambria Math" w:eastAsia="宋体" w:hAnsi="Cambria Math" w:cs="Times New Roman"/>
                    <w:kern w:val="0"/>
                    <w:sz w:val="24"/>
                    <w:szCs w:val="24"/>
                  </w:rPr>
                  <m:t>v∈V</m:t>
                </w:ins>
              </m:r>
            </m:sub>
            <m:sup/>
            <m:e>
              <m:d>
                <m:dPr>
                  <m:begChr m:val="["/>
                  <m:endChr m:val="]"/>
                  <m:ctrlPr>
                    <w:ins w:id="4518" w:author="Zhang Li" w:date="2022-06-12T15:02:00Z">
                      <w:rPr>
                        <w:rFonts w:ascii="Cambria Math" w:eastAsia="宋体" w:hAnsi="Cambria Math" w:cs="Times New Roman"/>
                        <w:i/>
                        <w:kern w:val="0"/>
                        <w:sz w:val="24"/>
                        <w:szCs w:val="24"/>
                      </w:rPr>
                    </w:ins>
                  </m:ctrlPr>
                </m:dPr>
                <m:e>
                  <m:nary>
                    <m:naryPr>
                      <m:chr m:val="∑"/>
                      <m:ctrlPr>
                        <w:ins w:id="4519" w:author="Zhang Li" w:date="2022-06-12T15:02:00Z">
                          <w:rPr>
                            <w:rFonts w:ascii="Cambria Math" w:eastAsia="宋体" w:hAnsi="Cambria Math" w:cs="Times New Roman"/>
                            <w:i/>
                            <w:kern w:val="0"/>
                            <w:sz w:val="24"/>
                            <w:szCs w:val="24"/>
                          </w:rPr>
                        </w:ins>
                      </m:ctrlPr>
                    </m:naryPr>
                    <m:sub>
                      <m:r>
                        <w:ins w:id="4520" w:author="Zhang Li" w:date="2022-06-12T15:02:00Z">
                          <w:rPr>
                            <w:rFonts w:ascii="Cambria Math" w:eastAsia="宋体" w:hAnsi="Cambria Math" w:cs="Times New Roman"/>
                            <w:kern w:val="0"/>
                            <w:sz w:val="24"/>
                            <w:szCs w:val="24"/>
                          </w:rPr>
                          <m:t>f=</m:t>
                        </w:ins>
                      </m:r>
                      <m:d>
                        <m:dPr>
                          <m:begChr m:val="⌈"/>
                          <m:endChr m:val="⌉"/>
                          <m:ctrlPr>
                            <w:ins w:id="4521" w:author="Zhang Li" w:date="2022-06-12T15:02:00Z">
                              <w:rPr>
                                <w:rFonts w:ascii="Cambria Math" w:eastAsia="宋体" w:hAnsi="Cambria Math" w:cs="Times New Roman"/>
                                <w:i/>
                                <w:kern w:val="0"/>
                                <w:sz w:val="24"/>
                                <w:szCs w:val="24"/>
                              </w:rPr>
                            </w:ins>
                          </m:ctrlPr>
                        </m:dPr>
                        <m:e>
                          <m:f>
                            <m:fPr>
                              <m:ctrlPr>
                                <w:ins w:id="4522" w:author="Zhang Li" w:date="2022-06-12T15:02:00Z">
                                  <w:rPr>
                                    <w:rFonts w:ascii="Cambria Math" w:eastAsia="宋体" w:hAnsi="Cambria Math" w:cs="Times New Roman"/>
                                    <w:i/>
                                    <w:kern w:val="0"/>
                                    <w:sz w:val="24"/>
                                    <w:szCs w:val="24"/>
                                  </w:rPr>
                                </w:ins>
                              </m:ctrlPr>
                            </m:fPr>
                            <m:num>
                              <m:r>
                                <w:ins w:id="4523" w:author="Zhang Li" w:date="2022-06-12T15:02:00Z">
                                  <w:rPr>
                                    <w:rFonts w:ascii="Cambria Math" w:eastAsia="宋体" w:hAnsi="Cambria Math" w:cs="Times New Roman"/>
                                    <w:kern w:val="0"/>
                                    <w:sz w:val="24"/>
                                    <w:szCs w:val="24"/>
                                  </w:rPr>
                                  <m:t>N-1</m:t>
                                </w:ins>
                              </m:r>
                            </m:num>
                            <m:den>
                              <m:r>
                                <w:ins w:id="4524" w:author="Zhang Li" w:date="2022-06-12T15:02:00Z">
                                  <w:rPr>
                                    <w:rFonts w:ascii="Cambria Math" w:eastAsia="宋体" w:hAnsi="Cambria Math" w:cs="Times New Roman"/>
                                    <w:kern w:val="0"/>
                                    <w:sz w:val="24"/>
                                    <w:szCs w:val="24"/>
                                  </w:rPr>
                                  <m:t>2</m:t>
                                </w:ins>
                              </m:r>
                            </m:den>
                          </m:f>
                        </m:e>
                      </m:d>
                    </m:sub>
                    <m:sup>
                      <m:r>
                        <w:ins w:id="4525" w:author="Zhang Li" w:date="2022-06-12T15:02:00Z">
                          <w:rPr>
                            <w:rFonts w:ascii="Cambria Math" w:eastAsia="宋体" w:hAnsi="Cambria Math" w:cs="Times New Roman"/>
                            <w:kern w:val="0"/>
                            <w:sz w:val="24"/>
                            <w:szCs w:val="24"/>
                          </w:rPr>
                          <m:t>N-1</m:t>
                        </w:ins>
                      </m:r>
                    </m:sup>
                    <m:e>
                      <m:nary>
                        <m:naryPr>
                          <m:chr m:val="∏"/>
                          <m:supHide m:val="1"/>
                          <m:ctrlPr>
                            <w:ins w:id="4526" w:author="Zhang Li" w:date="2022-06-12T15:02:00Z">
                              <w:rPr>
                                <w:rFonts w:ascii="Cambria Math" w:eastAsia="宋体" w:hAnsi="Cambria Math" w:cs="Times New Roman"/>
                                <w:i/>
                                <w:kern w:val="0"/>
                                <w:sz w:val="24"/>
                                <w:szCs w:val="24"/>
                              </w:rPr>
                            </w:ins>
                          </m:ctrlPr>
                        </m:naryPr>
                        <m:sub>
                          <m:sSub>
                            <m:sSubPr>
                              <m:ctrlPr>
                                <w:ins w:id="4527" w:author="Zhang Li" w:date="2022-06-12T15:02:00Z">
                                  <w:rPr>
                                    <w:rFonts w:ascii="Cambria Math" w:eastAsia="宋体" w:hAnsi="Cambria Math" w:cs="Times New Roman"/>
                                    <w:i/>
                                    <w:kern w:val="0"/>
                                    <w:sz w:val="24"/>
                                    <w:szCs w:val="24"/>
                                  </w:rPr>
                                </w:ins>
                              </m:ctrlPr>
                            </m:sSubPr>
                            <m:e>
                              <m:r>
                                <w:ins w:id="4528" w:author="Zhang Li" w:date="2022-06-12T15:02:00Z">
                                  <w:rPr>
                                    <w:rFonts w:ascii="Cambria Math" w:eastAsia="宋体" w:hAnsi="Cambria Math" w:cs="Times New Roman"/>
                                    <w:kern w:val="0"/>
                                    <w:sz w:val="24"/>
                                    <w:szCs w:val="24"/>
                                  </w:rPr>
                                  <m:t>v</m:t>
                                </w:ins>
                              </m:r>
                            </m:e>
                            <m:sub>
                              <m:r>
                                <w:ins w:id="4529" w:author="Zhang Li" w:date="2022-06-12T15:02:00Z">
                                  <w:rPr>
                                    <w:rFonts w:ascii="Cambria Math" w:eastAsia="宋体" w:hAnsi="Cambria Math" w:cs="Times New Roman"/>
                                    <w:kern w:val="0"/>
                                    <w:sz w:val="24"/>
                                    <w:szCs w:val="24"/>
                                  </w:rPr>
                                  <m:t>f</m:t>
                                </w:ins>
                              </m:r>
                            </m:sub>
                          </m:sSub>
                          <m:r>
                            <w:ins w:id="4530" w:author="Zhang Li" w:date="2022-06-12T15:02:00Z">
                              <w:rPr>
                                <w:rFonts w:ascii="Cambria Math" w:eastAsia="宋体" w:hAnsi="Cambria Math" w:cs="Times New Roman"/>
                                <w:kern w:val="0"/>
                                <w:sz w:val="24"/>
                                <w:szCs w:val="24"/>
                              </w:rPr>
                              <m:t>∈</m:t>
                            </w:ins>
                          </m:r>
                          <m:sSub>
                            <m:sSubPr>
                              <m:ctrlPr>
                                <w:ins w:id="4531" w:author="Zhang Li" w:date="2022-06-12T15:02:00Z">
                                  <w:rPr>
                                    <w:rFonts w:ascii="Cambria Math" w:eastAsia="宋体" w:hAnsi="Cambria Math" w:cs="Times New Roman"/>
                                    <w:i/>
                                    <w:kern w:val="0"/>
                                    <w:sz w:val="24"/>
                                    <w:szCs w:val="24"/>
                                  </w:rPr>
                                </w:ins>
                              </m:ctrlPr>
                            </m:sSubPr>
                            <m:e>
                              <m:r>
                                <w:ins w:id="4532" w:author="Zhang Li" w:date="2022-06-12T15:02:00Z">
                                  <w:rPr>
                                    <w:rFonts w:ascii="Cambria Math" w:eastAsia="宋体" w:hAnsi="Cambria Math" w:cs="Times New Roman"/>
                                    <w:kern w:val="0"/>
                                    <w:sz w:val="24"/>
                                    <w:szCs w:val="24"/>
                                  </w:rPr>
                                  <m:t>V</m:t>
                                </w:ins>
                              </m:r>
                            </m:e>
                            <m:sub>
                              <m:r>
                                <w:ins w:id="4533" w:author="Zhang Li" w:date="2022-06-12T15:02:00Z">
                                  <w:rPr>
                                    <w:rFonts w:ascii="Cambria Math" w:eastAsia="宋体" w:hAnsi="Cambria Math" w:cs="Times New Roman"/>
                                    <w:kern w:val="0"/>
                                    <w:sz w:val="24"/>
                                    <w:szCs w:val="24"/>
                                  </w:rPr>
                                  <m:t>f</m:t>
                                </w:ins>
                              </m:r>
                            </m:sub>
                          </m:sSub>
                        </m:sub>
                        <m:sup/>
                        <m:e>
                          <m:sSub>
                            <m:sSubPr>
                              <m:ctrlPr>
                                <w:ins w:id="4534" w:author="Zhang Li" w:date="2022-06-12T15:02:00Z">
                                  <w:rPr>
                                    <w:rFonts w:ascii="Cambria Math" w:eastAsia="宋体" w:hAnsi="Cambria Math" w:cs="Times New Roman"/>
                                    <w:i/>
                                    <w:kern w:val="0"/>
                                    <w:sz w:val="24"/>
                                    <w:szCs w:val="24"/>
                                  </w:rPr>
                                </w:ins>
                              </m:ctrlPr>
                            </m:sSubPr>
                            <m:e>
                              <m:r>
                                <w:ins w:id="4535" w:author="Zhang Li" w:date="2022-06-12T15:02:00Z">
                                  <w:rPr>
                                    <w:rFonts w:ascii="Cambria Math" w:eastAsia="宋体" w:hAnsi="Cambria Math" w:cs="Times New Roman"/>
                                    <w:kern w:val="0"/>
                                    <w:sz w:val="24"/>
                                    <w:szCs w:val="24"/>
                                  </w:rPr>
                                  <m:t>ϵ</m:t>
                                </w:ins>
                              </m:r>
                            </m:e>
                            <m:sub>
                              <m:sSub>
                                <m:sSubPr>
                                  <m:ctrlPr>
                                    <w:ins w:id="4536" w:author="Zhang Li" w:date="2022-06-12T15:02:00Z">
                                      <w:rPr>
                                        <w:rFonts w:ascii="Cambria Math" w:eastAsia="宋体" w:hAnsi="Cambria Math" w:cs="Times New Roman"/>
                                        <w:i/>
                                        <w:kern w:val="0"/>
                                        <w:sz w:val="24"/>
                                        <w:szCs w:val="24"/>
                                      </w:rPr>
                                    </w:ins>
                                  </m:ctrlPr>
                                </m:sSubPr>
                                <m:e>
                                  <m:r>
                                    <w:ins w:id="4537" w:author="Zhang Li" w:date="2022-06-12T15:02:00Z">
                                      <w:rPr>
                                        <w:rFonts w:ascii="Cambria Math" w:eastAsia="宋体" w:hAnsi="Cambria Math" w:cs="Times New Roman"/>
                                        <w:kern w:val="0"/>
                                        <w:sz w:val="24"/>
                                        <w:szCs w:val="24"/>
                                      </w:rPr>
                                      <m:t>v</m:t>
                                    </w:ins>
                                  </m:r>
                                </m:e>
                                <m:sub>
                                  <m:r>
                                    <w:ins w:id="4538" w:author="Zhang Li" w:date="2022-06-12T15:02:00Z">
                                      <w:rPr>
                                        <w:rFonts w:ascii="Cambria Math" w:eastAsia="宋体" w:hAnsi="Cambria Math" w:cs="Times New Roman"/>
                                        <w:kern w:val="0"/>
                                        <w:sz w:val="24"/>
                                        <w:szCs w:val="24"/>
                                      </w:rPr>
                                      <m:t>f</m:t>
                                    </w:ins>
                                  </m:r>
                                </m:sub>
                              </m:sSub>
                              <m:r>
                                <w:ins w:id="4539" w:author="Zhang Li" w:date="2022-06-12T15:02:00Z">
                                  <w:rPr>
                                    <w:rFonts w:ascii="Cambria Math" w:eastAsia="宋体" w:hAnsi="Cambria Math" w:cs="Times New Roman"/>
                                    <w:kern w:val="0"/>
                                    <w:sz w:val="24"/>
                                    <w:szCs w:val="24"/>
                                  </w:rPr>
                                  <m:t>,v</m:t>
                                </w:ins>
                              </m:r>
                            </m:sub>
                          </m:sSub>
                        </m:e>
                      </m:nary>
                      <m:nary>
                        <m:naryPr>
                          <m:chr m:val="∏"/>
                          <m:supHide m:val="1"/>
                          <m:ctrlPr>
                            <w:ins w:id="4540" w:author="Zhang Li" w:date="2022-06-12T15:02:00Z">
                              <w:rPr>
                                <w:rFonts w:ascii="Cambria Math" w:eastAsia="宋体" w:hAnsi="Cambria Math" w:cs="Times New Roman"/>
                                <w:i/>
                                <w:kern w:val="0"/>
                                <w:sz w:val="24"/>
                                <w:szCs w:val="24"/>
                              </w:rPr>
                            </w:ins>
                          </m:ctrlPr>
                        </m:naryPr>
                        <m:sub>
                          <m:sSub>
                            <m:sSubPr>
                              <m:ctrlPr>
                                <w:ins w:id="4541" w:author="Zhang Li" w:date="2022-06-12T15:02:00Z">
                                  <w:rPr>
                                    <w:rFonts w:ascii="Cambria Math" w:eastAsia="宋体" w:hAnsi="Cambria Math" w:cs="Times New Roman"/>
                                    <w:i/>
                                    <w:kern w:val="0"/>
                                    <w:sz w:val="24"/>
                                    <w:szCs w:val="24"/>
                                  </w:rPr>
                                </w:ins>
                              </m:ctrlPr>
                            </m:sSubPr>
                            <m:e>
                              <m:r>
                                <w:ins w:id="4542" w:author="Zhang Li" w:date="2022-06-12T15:02:00Z">
                                  <w:rPr>
                                    <w:rFonts w:ascii="Cambria Math" w:eastAsia="宋体" w:hAnsi="Cambria Math" w:cs="Times New Roman"/>
                                    <w:kern w:val="0"/>
                                    <w:sz w:val="24"/>
                                    <w:szCs w:val="24"/>
                                  </w:rPr>
                                  <m:t>v</m:t>
                                </w:ins>
                              </m:r>
                            </m:e>
                            <m:sub>
                              <m:r>
                                <w:ins w:id="4543" w:author="Zhang Li" w:date="2022-06-12T15:02:00Z">
                                  <w:rPr>
                                    <w:rFonts w:ascii="Cambria Math" w:eastAsia="宋体" w:hAnsi="Cambria Math" w:cs="Times New Roman"/>
                                    <w:kern w:val="0"/>
                                    <w:sz w:val="24"/>
                                    <w:szCs w:val="24"/>
                                  </w:rPr>
                                  <m:t>h</m:t>
                                </w:ins>
                              </m:r>
                            </m:sub>
                          </m:sSub>
                          <m:r>
                            <w:ins w:id="4544" w:author="Zhang Li" w:date="2022-06-12T15:02:00Z">
                              <w:rPr>
                                <w:rFonts w:ascii="Cambria Math" w:eastAsia="宋体" w:hAnsi="Cambria Math" w:cs="Times New Roman"/>
                                <w:kern w:val="0"/>
                                <w:sz w:val="24"/>
                                <w:szCs w:val="24"/>
                              </w:rPr>
                              <m:t>∈</m:t>
                            </w:ins>
                          </m:r>
                          <m:r>
                            <w:ins w:id="4545" w:author="Zhang Li" w:date="2022-06-12T15:02:00Z">
                              <w:rPr>
                                <w:rFonts w:ascii="Cambria Math" w:eastAsia="宋体" w:hAnsi="Cambria Math" w:cs="Times New Roman" w:hint="eastAsia"/>
                                <w:kern w:val="0"/>
                                <w:sz w:val="24"/>
                                <w:szCs w:val="24"/>
                              </w:rPr>
                              <m:t>V</m:t>
                            </w:ins>
                          </m:r>
                          <m:r>
                            <w:ins w:id="4546" w:author="Zhang Li" w:date="2022-06-12T15:02:00Z">
                              <w:rPr>
                                <w:rFonts w:ascii="Cambria Math" w:eastAsia="宋体" w:hAnsi="Cambria Math" w:cs="Times New Roman"/>
                                <w:kern w:val="0"/>
                                <w:sz w:val="24"/>
                                <w:szCs w:val="24"/>
                              </w:rPr>
                              <m:t>∖</m:t>
                            </w:ins>
                          </m:r>
                          <m:sSub>
                            <m:sSubPr>
                              <m:ctrlPr>
                                <w:ins w:id="4547" w:author="Zhang Li" w:date="2022-06-12T15:02:00Z">
                                  <w:rPr>
                                    <w:rFonts w:ascii="Cambria Math" w:eastAsia="宋体" w:hAnsi="Cambria Math" w:cs="Times New Roman"/>
                                    <w:i/>
                                    <w:kern w:val="0"/>
                                    <w:sz w:val="24"/>
                                    <w:szCs w:val="24"/>
                                  </w:rPr>
                                </w:ins>
                              </m:ctrlPr>
                            </m:sSubPr>
                            <m:e>
                              <m:r>
                                <w:ins w:id="4548" w:author="Zhang Li" w:date="2022-06-12T15:02:00Z">
                                  <w:rPr>
                                    <w:rFonts w:ascii="Cambria Math" w:eastAsia="宋体" w:hAnsi="Cambria Math" w:cs="Times New Roman"/>
                                    <w:kern w:val="0"/>
                                    <w:sz w:val="24"/>
                                    <w:szCs w:val="24"/>
                                  </w:rPr>
                                  <m:t>V</m:t>
                                </w:ins>
                              </m:r>
                            </m:e>
                            <m:sub>
                              <m:r>
                                <w:ins w:id="4549" w:author="Zhang Li" w:date="2022-06-12T15:02:00Z">
                                  <w:rPr>
                                    <w:rFonts w:ascii="Cambria Math" w:eastAsia="宋体" w:hAnsi="Cambria Math" w:cs="Times New Roman"/>
                                    <w:kern w:val="0"/>
                                    <w:sz w:val="24"/>
                                    <w:szCs w:val="24"/>
                                  </w:rPr>
                                  <m:t>f</m:t>
                                </w:ins>
                              </m:r>
                            </m:sub>
                          </m:sSub>
                        </m:sub>
                        <m:sup/>
                        <m:e>
                          <m:d>
                            <m:dPr>
                              <m:begChr m:val="["/>
                              <m:endChr m:val="]"/>
                              <m:ctrlPr>
                                <w:ins w:id="4550" w:author="Zhang Li" w:date="2022-06-12T15:02:00Z">
                                  <w:rPr>
                                    <w:rFonts w:ascii="Cambria Math" w:eastAsia="宋体" w:hAnsi="Cambria Math" w:cs="Times New Roman"/>
                                    <w:i/>
                                    <w:kern w:val="0"/>
                                    <w:sz w:val="24"/>
                                    <w:szCs w:val="24"/>
                                  </w:rPr>
                                </w:ins>
                              </m:ctrlPr>
                            </m:dPr>
                            <m:e>
                              <m:r>
                                <w:ins w:id="4551" w:author="Zhang Li" w:date="2022-06-12T15:02:00Z">
                                  <w:rPr>
                                    <w:rFonts w:ascii="Cambria Math" w:eastAsia="宋体" w:hAnsi="Cambria Math" w:cs="Times New Roman"/>
                                    <w:kern w:val="0"/>
                                    <w:sz w:val="24"/>
                                    <w:szCs w:val="24"/>
                                  </w:rPr>
                                  <m:t>1-</m:t>
                                </w:ins>
                              </m:r>
                              <m:sSub>
                                <m:sSubPr>
                                  <m:ctrlPr>
                                    <w:ins w:id="4552" w:author="Zhang Li" w:date="2022-06-12T15:02:00Z">
                                      <w:rPr>
                                        <w:rFonts w:ascii="Cambria Math" w:eastAsia="宋体" w:hAnsi="Cambria Math" w:cs="Times New Roman"/>
                                        <w:i/>
                                        <w:kern w:val="0"/>
                                        <w:sz w:val="24"/>
                                        <w:szCs w:val="24"/>
                                      </w:rPr>
                                    </w:ins>
                                  </m:ctrlPr>
                                </m:sSubPr>
                                <m:e>
                                  <m:r>
                                    <w:ins w:id="4553" w:author="Zhang Li" w:date="2022-06-12T15:02:00Z">
                                      <w:rPr>
                                        <w:rFonts w:ascii="Cambria Math" w:eastAsia="宋体" w:hAnsi="Cambria Math" w:cs="Times New Roman"/>
                                        <w:kern w:val="0"/>
                                        <w:sz w:val="24"/>
                                        <w:szCs w:val="24"/>
                                      </w:rPr>
                                      <m:t>ϵ</m:t>
                                    </w:ins>
                                  </m:r>
                                </m:e>
                                <m:sub>
                                  <m:r>
                                    <w:ins w:id="4554" w:author="Zhang Li" w:date="2022-06-12T15:02:00Z">
                                      <w:rPr>
                                        <w:rFonts w:ascii="Cambria Math" w:eastAsia="宋体" w:hAnsi="Cambria Math" w:cs="Times New Roman"/>
                                        <w:kern w:val="0"/>
                                        <w:sz w:val="24"/>
                                        <w:szCs w:val="24"/>
                                      </w:rPr>
                                      <m:t>h,v</m:t>
                                    </w:ins>
                                  </m:r>
                                </m:sub>
                              </m:sSub>
                            </m:e>
                          </m:d>
                        </m:e>
                      </m:nary>
                      <m:r>
                        <w:ins w:id="4555"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4556" w:author="Zhang Li" w:date="2022-06-12T15:02:00Z"/>
          <w:rFonts w:ascii="Times New Roman" w:eastAsia="宋体" w:hAnsi="Times New Roman" w:cs="Times New Roman"/>
          <w:kern w:val="0"/>
          <w:sz w:val="24"/>
          <w:szCs w:val="24"/>
        </w:rPr>
      </w:pPr>
      <m:oMathPara>
        <m:oMathParaPr>
          <m:jc m:val="left"/>
        </m:oMathParaPr>
        <m:oMath>
          <m:r>
            <w:ins w:id="4557" w:author="Zhang Li" w:date="2022-06-12T15:02:00Z">
              <w:rPr>
                <w:rFonts w:ascii="Cambria Math" w:eastAsia="宋体" w:hAnsi="Cambria Math" w:cs="Times New Roman"/>
                <w:kern w:val="0"/>
                <w:sz w:val="24"/>
                <w:szCs w:val="24"/>
              </w:rPr>
              <w:lastRenderedPageBreak/>
              <m:t>≥1-</m:t>
            </w:ins>
          </m:r>
          <m:sSup>
            <m:sSupPr>
              <m:ctrlPr>
                <w:ins w:id="4558" w:author="Zhang Li" w:date="2022-06-12T15:02:00Z">
                  <w:rPr>
                    <w:rFonts w:ascii="Cambria Math" w:eastAsia="宋体" w:hAnsi="Cambria Math" w:cs="Times New Roman"/>
                    <w:i/>
                    <w:kern w:val="0"/>
                    <w:sz w:val="24"/>
                    <w:szCs w:val="24"/>
                  </w:rPr>
                </w:ins>
              </m:ctrlPr>
            </m:sSupPr>
            <m:e>
              <m:d>
                <m:dPr>
                  <m:ctrlPr>
                    <w:ins w:id="4559" w:author="Zhang Li" w:date="2022-06-12T15:02:00Z">
                      <w:rPr>
                        <w:rFonts w:ascii="Cambria Math" w:eastAsia="宋体" w:hAnsi="Cambria Math" w:cs="Times New Roman"/>
                        <w:i/>
                        <w:kern w:val="0"/>
                        <w:sz w:val="24"/>
                        <w:szCs w:val="24"/>
                      </w:rPr>
                    </w:ins>
                  </m:ctrlPr>
                </m:dPr>
                <m:e>
                  <m:nary>
                    <m:naryPr>
                      <m:chr m:val="∑"/>
                      <m:limLoc m:val="undOvr"/>
                      <m:ctrlPr>
                        <w:ins w:id="4560" w:author="Zhang Li" w:date="2022-06-12T15:02:00Z">
                          <w:rPr>
                            <w:rFonts w:ascii="Cambria Math" w:eastAsia="宋体" w:hAnsi="Cambria Math" w:cs="Times New Roman"/>
                            <w:i/>
                            <w:kern w:val="0"/>
                            <w:sz w:val="24"/>
                            <w:szCs w:val="24"/>
                          </w:rPr>
                        </w:ins>
                      </m:ctrlPr>
                    </m:naryPr>
                    <m:sub>
                      <m:r>
                        <w:ins w:id="4561" w:author="Zhang Li" w:date="2022-06-12T15:02:00Z">
                          <w:rPr>
                            <w:rFonts w:ascii="Cambria Math" w:eastAsia="宋体" w:hAnsi="Cambria Math" w:cs="Times New Roman"/>
                            <w:kern w:val="0"/>
                            <w:sz w:val="24"/>
                            <w:szCs w:val="24"/>
                          </w:rPr>
                          <m:t>f=⌈</m:t>
                        </w:ins>
                      </m:r>
                      <m:f>
                        <m:fPr>
                          <m:ctrlPr>
                            <w:ins w:id="4562" w:author="Zhang Li" w:date="2022-06-12T15:02:00Z">
                              <w:rPr>
                                <w:rFonts w:ascii="Cambria Math" w:eastAsia="宋体" w:hAnsi="Cambria Math" w:cs="Times New Roman"/>
                                <w:i/>
                                <w:kern w:val="0"/>
                                <w:sz w:val="24"/>
                                <w:szCs w:val="24"/>
                              </w:rPr>
                            </w:ins>
                          </m:ctrlPr>
                        </m:fPr>
                        <m:num>
                          <m:r>
                            <w:ins w:id="4563" w:author="Zhang Li" w:date="2022-06-12T15:02:00Z">
                              <w:rPr>
                                <w:rFonts w:ascii="Cambria Math" w:eastAsia="宋体" w:hAnsi="Cambria Math" w:cs="Times New Roman"/>
                                <w:kern w:val="0"/>
                                <w:sz w:val="24"/>
                                <w:szCs w:val="24"/>
                              </w:rPr>
                              <m:t>N-1</m:t>
                            </w:ins>
                          </m:r>
                        </m:num>
                        <m:den>
                          <m:r>
                            <w:ins w:id="4564" w:author="Zhang Li" w:date="2022-06-12T15:02:00Z">
                              <w:rPr>
                                <w:rFonts w:ascii="Cambria Math" w:eastAsia="宋体" w:hAnsi="Cambria Math" w:cs="Times New Roman"/>
                                <w:kern w:val="0"/>
                                <w:sz w:val="24"/>
                                <w:szCs w:val="24"/>
                              </w:rPr>
                              <m:t>2</m:t>
                            </w:ins>
                          </m:r>
                        </m:den>
                      </m:f>
                      <m:r>
                        <w:ins w:id="4565" w:author="Zhang Li" w:date="2022-06-12T15:02:00Z">
                          <w:rPr>
                            <w:rFonts w:ascii="Cambria Math" w:eastAsia="宋体" w:hAnsi="Cambria Math" w:cs="Times New Roman"/>
                            <w:kern w:val="0"/>
                            <w:sz w:val="24"/>
                            <w:szCs w:val="24"/>
                          </w:rPr>
                          <m:t>⌉</m:t>
                        </w:ins>
                      </m:r>
                    </m:sub>
                    <m:sup>
                      <m:r>
                        <w:ins w:id="4566" w:author="Zhang Li" w:date="2022-06-12T15:02:00Z">
                          <w:rPr>
                            <w:rFonts w:ascii="Cambria Math" w:eastAsia="宋体" w:hAnsi="Cambria Math" w:cs="Times New Roman"/>
                            <w:kern w:val="0"/>
                            <w:sz w:val="24"/>
                            <w:szCs w:val="24"/>
                          </w:rPr>
                          <m:t>N-1</m:t>
                        </w:ins>
                      </m:r>
                    </m:sup>
                    <m:e>
                      <m:sSubSup>
                        <m:sSubSupPr>
                          <m:ctrlPr>
                            <w:ins w:id="4567" w:author="Zhang Li" w:date="2022-06-12T15:02:00Z">
                              <w:rPr>
                                <w:rFonts w:ascii="Cambria Math" w:eastAsia="宋体" w:hAnsi="Cambria Math" w:cs="Times New Roman"/>
                                <w:i/>
                                <w:kern w:val="0"/>
                                <w:sz w:val="24"/>
                                <w:szCs w:val="24"/>
                              </w:rPr>
                            </w:ins>
                          </m:ctrlPr>
                        </m:sSubSupPr>
                        <m:e>
                          <m:r>
                            <w:ins w:id="4568" w:author="Zhang Li" w:date="2022-06-12T15:02:00Z">
                              <w:rPr>
                                <w:rFonts w:ascii="Cambria Math" w:eastAsia="宋体" w:hAnsi="Cambria Math" w:cs="Times New Roman"/>
                                <w:kern w:val="0"/>
                                <w:sz w:val="24"/>
                                <w:szCs w:val="24"/>
                              </w:rPr>
                              <m:t xml:space="preserve"> </m:t>
                            </w:ins>
                          </m:r>
                          <m:d>
                            <m:dPr>
                              <m:ctrlPr>
                                <w:ins w:id="4569" w:author="Zhang Li" w:date="2022-06-12T15:02:00Z">
                                  <w:rPr>
                                    <w:rFonts w:ascii="Cambria Math" w:eastAsia="宋体" w:hAnsi="Cambria Math" w:cs="Times New Roman"/>
                                    <w:i/>
                                    <w:kern w:val="0"/>
                                    <w:sz w:val="24"/>
                                    <w:szCs w:val="24"/>
                                  </w:rPr>
                                </w:ins>
                              </m:ctrlPr>
                            </m:dPr>
                            <m:e>
                              <m:f>
                                <m:fPr>
                                  <m:type m:val="noBar"/>
                                  <m:ctrlPr>
                                    <w:ins w:id="4570" w:author="Zhang Li" w:date="2022-06-12T15:02:00Z">
                                      <w:rPr>
                                        <w:rFonts w:ascii="Cambria Math" w:eastAsia="宋体" w:hAnsi="Cambria Math" w:cs="Times New Roman"/>
                                        <w:i/>
                                        <w:kern w:val="0"/>
                                        <w:sz w:val="24"/>
                                        <w:szCs w:val="24"/>
                                      </w:rPr>
                                    </w:ins>
                                  </m:ctrlPr>
                                </m:fPr>
                                <m:num>
                                  <m:r>
                                    <w:ins w:id="4571" w:author="Zhang Li" w:date="2022-06-12T15:02:00Z">
                                      <w:rPr>
                                        <w:rFonts w:ascii="Cambria Math" w:eastAsia="宋体" w:hAnsi="Cambria Math" w:cs="Times New Roman"/>
                                        <w:kern w:val="0"/>
                                        <w:sz w:val="24"/>
                                        <w:szCs w:val="24"/>
                                      </w:rPr>
                                      <m:t>N-1</m:t>
                                    </w:ins>
                                  </m:r>
                                </m:num>
                                <m:den>
                                  <m:d>
                                    <m:dPr>
                                      <m:begChr m:val="⌈"/>
                                      <m:endChr m:val="⌉"/>
                                      <m:ctrlPr>
                                        <w:ins w:id="4572" w:author="Zhang Li" w:date="2022-06-12T15:02:00Z">
                                          <w:rPr>
                                            <w:rFonts w:ascii="Cambria Math" w:eastAsia="宋体" w:hAnsi="Cambria Math" w:cs="Times New Roman"/>
                                            <w:i/>
                                            <w:kern w:val="0"/>
                                            <w:sz w:val="24"/>
                                            <w:szCs w:val="24"/>
                                          </w:rPr>
                                        </w:ins>
                                      </m:ctrlPr>
                                    </m:dPr>
                                    <m:e>
                                      <m:f>
                                        <m:fPr>
                                          <m:ctrlPr>
                                            <w:ins w:id="4573" w:author="Zhang Li" w:date="2022-06-12T15:02:00Z">
                                              <w:rPr>
                                                <w:rFonts w:ascii="Cambria Math" w:eastAsia="宋体" w:hAnsi="Cambria Math" w:cs="Times New Roman"/>
                                                <w:i/>
                                                <w:kern w:val="0"/>
                                                <w:sz w:val="24"/>
                                                <w:szCs w:val="24"/>
                                              </w:rPr>
                                            </w:ins>
                                          </m:ctrlPr>
                                        </m:fPr>
                                        <m:num>
                                          <m:r>
                                            <w:ins w:id="4574" w:author="Zhang Li" w:date="2022-06-12T15:02:00Z">
                                              <w:rPr>
                                                <w:rFonts w:ascii="Cambria Math" w:eastAsia="宋体" w:hAnsi="Cambria Math" w:cs="Times New Roman"/>
                                                <w:kern w:val="0"/>
                                                <w:sz w:val="24"/>
                                                <w:szCs w:val="24"/>
                                              </w:rPr>
                                              <m:t>N-1</m:t>
                                            </w:ins>
                                          </m:r>
                                        </m:num>
                                        <m:den>
                                          <m:r>
                                            <w:ins w:id="4575" w:author="Zhang Li" w:date="2022-06-12T15:02:00Z">
                                              <w:rPr>
                                                <w:rFonts w:ascii="Cambria Math" w:eastAsia="宋体" w:hAnsi="Cambria Math" w:cs="Times New Roman"/>
                                                <w:kern w:val="0"/>
                                                <w:sz w:val="24"/>
                                                <w:szCs w:val="24"/>
                                              </w:rPr>
                                              <m:t>2</m:t>
                                            </w:ins>
                                          </m:r>
                                        </m:den>
                                      </m:f>
                                    </m:e>
                                  </m:d>
                                </m:den>
                              </m:f>
                            </m:e>
                          </m:d>
                          <m:r>
                            <w:ins w:id="4576" w:author="Zhang Li" w:date="2022-06-12T15:02:00Z">
                              <w:rPr>
                                <w:rFonts w:ascii="Cambria Math" w:eastAsia="宋体" w:hAnsi="Cambria Math" w:cs="Times New Roman"/>
                                <w:kern w:val="0"/>
                                <w:sz w:val="24"/>
                                <w:szCs w:val="24"/>
                              </w:rPr>
                              <m:t>ϵ</m:t>
                            </w:ins>
                          </m:r>
                        </m:e>
                        <m:sub>
                          <m:r>
                            <w:ins w:id="4577" w:author="Zhang Li" w:date="2022-06-12T15:02:00Z">
                              <w:rPr>
                                <w:rFonts w:ascii="Cambria Math" w:eastAsia="宋体" w:hAnsi="Cambria Math" w:cs="Times New Roman"/>
                                <w:kern w:val="0"/>
                                <w:sz w:val="24"/>
                                <w:szCs w:val="24"/>
                              </w:rPr>
                              <m:t>max</m:t>
                            </w:ins>
                          </m:r>
                        </m:sub>
                        <m:sup>
                          <m:r>
                            <w:ins w:id="4578" w:author="Zhang Li" w:date="2022-06-12T15:02:00Z">
                              <w:rPr>
                                <w:rFonts w:ascii="Cambria Math" w:eastAsia="宋体" w:hAnsi="Cambria Math" w:cs="Times New Roman"/>
                                <w:kern w:val="0"/>
                                <w:sz w:val="24"/>
                                <w:szCs w:val="24"/>
                              </w:rPr>
                              <m:t>f</m:t>
                            </w:ins>
                          </m:r>
                        </m:sup>
                      </m:sSubSup>
                      <m:sSup>
                        <m:sSupPr>
                          <m:ctrlPr>
                            <w:ins w:id="4579" w:author="Zhang Li" w:date="2022-06-12T15:02:00Z">
                              <w:rPr>
                                <w:rFonts w:ascii="Cambria Math" w:eastAsia="宋体" w:hAnsi="Cambria Math" w:cs="Times New Roman"/>
                                <w:i/>
                                <w:kern w:val="0"/>
                                <w:sz w:val="24"/>
                                <w:szCs w:val="24"/>
                              </w:rPr>
                            </w:ins>
                          </m:ctrlPr>
                        </m:sSupPr>
                        <m:e>
                          <m:d>
                            <m:dPr>
                              <m:ctrlPr>
                                <w:ins w:id="4580" w:author="Zhang Li" w:date="2022-06-12T15:02:00Z">
                                  <w:rPr>
                                    <w:rFonts w:ascii="Cambria Math" w:eastAsia="宋体" w:hAnsi="Cambria Math" w:cs="Times New Roman"/>
                                    <w:i/>
                                    <w:kern w:val="0"/>
                                    <w:sz w:val="24"/>
                                    <w:szCs w:val="24"/>
                                  </w:rPr>
                                </w:ins>
                              </m:ctrlPr>
                            </m:dPr>
                            <m:e>
                              <m:r>
                                <w:ins w:id="4581" w:author="Zhang Li" w:date="2022-06-12T15:02:00Z">
                                  <w:rPr>
                                    <w:rFonts w:ascii="Cambria Math" w:eastAsia="宋体" w:hAnsi="Cambria Math" w:cs="Times New Roman"/>
                                    <w:kern w:val="0"/>
                                    <w:sz w:val="24"/>
                                    <w:szCs w:val="24"/>
                                  </w:rPr>
                                  <m:t>1-</m:t>
                                </w:ins>
                              </m:r>
                              <m:sSub>
                                <m:sSubPr>
                                  <m:ctrlPr>
                                    <w:ins w:id="4582" w:author="Zhang Li" w:date="2022-06-12T15:02:00Z">
                                      <w:rPr>
                                        <w:rFonts w:ascii="Cambria Math" w:eastAsia="宋体" w:hAnsi="Cambria Math" w:cs="Times New Roman"/>
                                        <w:i/>
                                        <w:kern w:val="0"/>
                                        <w:sz w:val="24"/>
                                        <w:szCs w:val="24"/>
                                      </w:rPr>
                                    </w:ins>
                                  </m:ctrlPr>
                                </m:sSubPr>
                                <m:e>
                                  <m:r>
                                    <w:ins w:id="4583" w:author="Zhang Li" w:date="2022-06-12T15:02:00Z">
                                      <w:rPr>
                                        <w:rFonts w:ascii="Cambria Math" w:eastAsia="宋体" w:hAnsi="Cambria Math" w:cs="Times New Roman"/>
                                        <w:kern w:val="0"/>
                                        <w:sz w:val="24"/>
                                        <w:szCs w:val="24"/>
                                      </w:rPr>
                                      <m:t>ϵ</m:t>
                                    </w:ins>
                                  </m:r>
                                </m:e>
                                <m:sub>
                                  <m:r>
                                    <w:ins w:id="4584" w:author="Zhang Li" w:date="2022-06-12T15:02:00Z">
                                      <w:rPr>
                                        <w:rFonts w:ascii="Cambria Math" w:eastAsia="宋体" w:hAnsi="Cambria Math" w:cs="Times New Roman"/>
                                        <w:kern w:val="0"/>
                                        <w:sz w:val="24"/>
                                        <w:szCs w:val="24"/>
                                      </w:rPr>
                                      <m:t>min</m:t>
                                    </w:ins>
                                  </m:r>
                                </m:sub>
                              </m:sSub>
                            </m:e>
                          </m:d>
                        </m:e>
                        <m:sup>
                          <m:r>
                            <w:ins w:id="4585" w:author="Zhang Li" w:date="2022-06-12T15:02:00Z">
                              <w:rPr>
                                <w:rFonts w:ascii="Cambria Math" w:eastAsia="宋体" w:hAnsi="Cambria Math" w:cs="Times New Roman"/>
                                <w:kern w:val="0"/>
                                <w:sz w:val="24"/>
                                <w:szCs w:val="24"/>
                              </w:rPr>
                              <m:t>N-1-f</m:t>
                            </w:ins>
                          </m:r>
                        </m:sup>
                      </m:sSup>
                      <m:r>
                        <w:ins w:id="4586" w:author="Zhang Li" w:date="2022-06-12T15:02:00Z">
                          <w:rPr>
                            <w:rFonts w:ascii="Cambria Math" w:eastAsia="宋体" w:hAnsi="Cambria Math" w:cs="Times New Roman"/>
                            <w:kern w:val="0"/>
                            <w:sz w:val="24"/>
                            <w:szCs w:val="24"/>
                          </w:rPr>
                          <m:t xml:space="preserve"> </m:t>
                        </w:ins>
                      </m:r>
                    </m:e>
                  </m:nary>
                </m:e>
              </m:d>
            </m:e>
            <m:sup>
              <m:r>
                <w:ins w:id="4587"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4588" w:author="Zhang Li" w:date="2022-06-12T15:02:00Z"/>
          <w:rFonts w:ascii="Times New Roman" w:eastAsia="宋体" w:hAnsi="Times New Roman" w:cs="Times New Roman"/>
          <w:kern w:val="0"/>
          <w:sz w:val="24"/>
          <w:szCs w:val="24"/>
        </w:rPr>
      </w:pPr>
      <m:oMathPara>
        <m:oMath>
          <m:r>
            <w:ins w:id="4589" w:author="Zhang Li" w:date="2022-06-12T15:02:00Z">
              <w:rPr>
                <w:rFonts w:ascii="Cambria Math" w:eastAsia="宋体" w:hAnsi="Cambria Math" w:cs="Times New Roman"/>
                <w:kern w:val="0"/>
                <w:sz w:val="24"/>
                <w:szCs w:val="24"/>
              </w:rPr>
              <m:t>≥1-</m:t>
            </w:ins>
          </m:r>
          <m:sSup>
            <m:sSupPr>
              <m:ctrlPr>
                <w:ins w:id="4590" w:author="Zhang Li" w:date="2022-06-12T15:02:00Z">
                  <w:rPr>
                    <w:rFonts w:ascii="Cambria Math" w:eastAsia="宋体" w:hAnsi="Cambria Math" w:cs="Times New Roman"/>
                    <w:i/>
                    <w:kern w:val="0"/>
                    <w:sz w:val="24"/>
                    <w:szCs w:val="24"/>
                  </w:rPr>
                </w:ins>
              </m:ctrlPr>
            </m:sSupPr>
            <m:e>
              <m:d>
                <m:dPr>
                  <m:ctrlPr>
                    <w:ins w:id="4591" w:author="Zhang Li" w:date="2022-06-12T15:02:00Z">
                      <w:rPr>
                        <w:rFonts w:ascii="Cambria Math" w:eastAsia="宋体" w:hAnsi="Cambria Math" w:cs="Times New Roman"/>
                        <w:i/>
                        <w:kern w:val="0"/>
                        <w:sz w:val="24"/>
                        <w:szCs w:val="24"/>
                      </w:rPr>
                    </w:ins>
                  </m:ctrlPr>
                </m:dPr>
                <m:e>
                  <m:d>
                    <m:dPr>
                      <m:begChr m:val="⌊"/>
                      <m:endChr m:val="⌋"/>
                      <m:ctrlPr>
                        <w:ins w:id="4592" w:author="Zhang Li" w:date="2022-06-12T15:02:00Z">
                          <w:rPr>
                            <w:rFonts w:ascii="Cambria Math" w:eastAsia="宋体" w:hAnsi="Cambria Math" w:cs="Lucida Sans Unicode"/>
                            <w:i/>
                            <w:kern w:val="0"/>
                            <w:sz w:val="24"/>
                            <w:szCs w:val="24"/>
                          </w:rPr>
                        </w:ins>
                      </m:ctrlPr>
                    </m:dPr>
                    <m:e>
                      <m:f>
                        <m:fPr>
                          <m:ctrlPr>
                            <w:ins w:id="4593" w:author="Zhang Li" w:date="2022-06-12T15:02:00Z">
                              <w:rPr>
                                <w:rFonts w:ascii="Cambria Math" w:eastAsia="宋体" w:hAnsi="Cambria Math" w:cs="Times New Roman"/>
                                <w:i/>
                                <w:kern w:val="0"/>
                                <w:sz w:val="24"/>
                                <w:szCs w:val="24"/>
                              </w:rPr>
                            </w:ins>
                          </m:ctrlPr>
                        </m:fPr>
                        <m:num>
                          <m:r>
                            <w:ins w:id="4594" w:author="Zhang Li" w:date="2022-06-12T15:02:00Z">
                              <w:rPr>
                                <w:rFonts w:ascii="Cambria Math" w:eastAsia="宋体" w:hAnsi="Cambria Math" w:cs="Times New Roman"/>
                                <w:kern w:val="0"/>
                                <w:sz w:val="24"/>
                                <w:szCs w:val="24"/>
                              </w:rPr>
                              <m:t>N-1</m:t>
                            </w:ins>
                          </m:r>
                        </m:num>
                        <m:den>
                          <m:r>
                            <w:ins w:id="4595" w:author="Zhang Li" w:date="2022-06-12T15:02:00Z">
                              <w:rPr>
                                <w:rFonts w:ascii="Cambria Math" w:eastAsia="宋体" w:hAnsi="Cambria Math" w:cs="Times New Roman"/>
                                <w:kern w:val="0"/>
                                <w:sz w:val="24"/>
                                <w:szCs w:val="24"/>
                              </w:rPr>
                              <m:t>2</m:t>
                            </w:ins>
                          </m:r>
                        </m:den>
                      </m:f>
                      <m:ctrlPr>
                        <w:ins w:id="4596" w:author="Zhang Li" w:date="2022-06-12T15:02:00Z">
                          <w:rPr>
                            <w:rFonts w:ascii="Cambria Math" w:eastAsia="宋体" w:hAnsi="Cambria Math" w:cs="Times New Roman"/>
                            <w:i/>
                            <w:kern w:val="0"/>
                            <w:sz w:val="24"/>
                            <w:szCs w:val="24"/>
                          </w:rPr>
                        </w:ins>
                      </m:ctrlPr>
                    </m:e>
                  </m:d>
                  <m:r>
                    <w:ins w:id="4597" w:author="Zhang Li" w:date="2022-06-12T15:02:00Z">
                      <w:rPr>
                        <w:rFonts w:ascii="Cambria Math" w:eastAsia="宋体" w:hAnsi="Cambria Math" w:cs="Times New Roman"/>
                        <w:kern w:val="0"/>
                        <w:sz w:val="24"/>
                        <w:szCs w:val="24"/>
                      </w:rPr>
                      <m:t>⋅</m:t>
                    </w:ins>
                  </m:r>
                  <m:sSubSup>
                    <m:sSubSupPr>
                      <m:ctrlPr>
                        <w:ins w:id="4598" w:author="Zhang Li" w:date="2022-06-12T15:02:00Z">
                          <w:rPr>
                            <w:rFonts w:ascii="Cambria Math" w:eastAsia="宋体" w:hAnsi="Cambria Math" w:cs="Times New Roman"/>
                            <w:i/>
                            <w:kern w:val="0"/>
                            <w:sz w:val="24"/>
                            <w:szCs w:val="24"/>
                          </w:rPr>
                        </w:ins>
                      </m:ctrlPr>
                    </m:sSubSupPr>
                    <m:e>
                      <m:d>
                        <m:dPr>
                          <m:ctrlPr>
                            <w:ins w:id="4599" w:author="Zhang Li" w:date="2022-06-12T15:02:00Z">
                              <w:rPr>
                                <w:rFonts w:ascii="Cambria Math" w:eastAsia="宋体" w:hAnsi="Cambria Math" w:cs="Times New Roman"/>
                                <w:i/>
                                <w:kern w:val="0"/>
                                <w:sz w:val="24"/>
                                <w:szCs w:val="24"/>
                              </w:rPr>
                            </w:ins>
                          </m:ctrlPr>
                        </m:dPr>
                        <m:e>
                          <m:f>
                            <m:fPr>
                              <m:type m:val="noBar"/>
                              <m:ctrlPr>
                                <w:ins w:id="4600" w:author="Zhang Li" w:date="2022-06-12T15:02:00Z">
                                  <w:rPr>
                                    <w:rFonts w:ascii="Cambria Math" w:eastAsia="宋体" w:hAnsi="Cambria Math" w:cs="Times New Roman"/>
                                    <w:i/>
                                    <w:kern w:val="0"/>
                                    <w:sz w:val="24"/>
                                    <w:szCs w:val="24"/>
                                  </w:rPr>
                                </w:ins>
                              </m:ctrlPr>
                            </m:fPr>
                            <m:num>
                              <m:r>
                                <w:ins w:id="4601" w:author="Zhang Li" w:date="2022-06-12T15:02:00Z">
                                  <w:rPr>
                                    <w:rFonts w:ascii="Cambria Math" w:eastAsia="宋体" w:hAnsi="Cambria Math" w:cs="Times New Roman"/>
                                    <w:kern w:val="0"/>
                                    <w:sz w:val="24"/>
                                    <w:szCs w:val="24"/>
                                  </w:rPr>
                                  <m:t>N-1</m:t>
                                </w:ins>
                              </m:r>
                            </m:num>
                            <m:den>
                              <m:d>
                                <m:dPr>
                                  <m:begChr m:val="⌈"/>
                                  <m:endChr m:val="⌉"/>
                                  <m:ctrlPr>
                                    <w:ins w:id="4602" w:author="Zhang Li" w:date="2022-06-12T15:02:00Z">
                                      <w:rPr>
                                        <w:rFonts w:ascii="Cambria Math" w:eastAsia="宋体" w:hAnsi="Cambria Math" w:cs="Times New Roman"/>
                                        <w:i/>
                                        <w:kern w:val="0"/>
                                        <w:sz w:val="24"/>
                                        <w:szCs w:val="24"/>
                                      </w:rPr>
                                    </w:ins>
                                  </m:ctrlPr>
                                </m:dPr>
                                <m:e>
                                  <m:f>
                                    <m:fPr>
                                      <m:ctrlPr>
                                        <w:ins w:id="4603" w:author="Zhang Li" w:date="2022-06-12T15:02:00Z">
                                          <w:rPr>
                                            <w:rFonts w:ascii="Cambria Math" w:eastAsia="宋体" w:hAnsi="Cambria Math" w:cs="Times New Roman"/>
                                            <w:i/>
                                            <w:kern w:val="0"/>
                                            <w:sz w:val="24"/>
                                            <w:szCs w:val="24"/>
                                          </w:rPr>
                                        </w:ins>
                                      </m:ctrlPr>
                                    </m:fPr>
                                    <m:num>
                                      <m:r>
                                        <w:ins w:id="4604" w:author="Zhang Li" w:date="2022-06-12T15:02:00Z">
                                          <w:rPr>
                                            <w:rFonts w:ascii="Cambria Math" w:eastAsia="宋体" w:hAnsi="Cambria Math" w:cs="Times New Roman"/>
                                            <w:kern w:val="0"/>
                                            <w:sz w:val="24"/>
                                            <w:szCs w:val="24"/>
                                          </w:rPr>
                                          <m:t>N-1</m:t>
                                        </w:ins>
                                      </m:r>
                                    </m:num>
                                    <m:den>
                                      <m:r>
                                        <w:ins w:id="4605" w:author="Zhang Li" w:date="2022-06-12T15:02:00Z">
                                          <w:rPr>
                                            <w:rFonts w:ascii="Cambria Math" w:eastAsia="宋体" w:hAnsi="Cambria Math" w:cs="Times New Roman"/>
                                            <w:kern w:val="0"/>
                                            <w:sz w:val="24"/>
                                            <w:szCs w:val="24"/>
                                          </w:rPr>
                                          <m:t>2</m:t>
                                        </w:ins>
                                      </m:r>
                                    </m:den>
                                  </m:f>
                                </m:e>
                              </m:d>
                            </m:den>
                          </m:f>
                        </m:e>
                      </m:d>
                      <m:r>
                        <w:ins w:id="4606" w:author="Zhang Li" w:date="2022-06-12T15:02:00Z">
                          <w:rPr>
                            <w:rFonts w:ascii="Cambria Math" w:eastAsia="宋体" w:hAnsi="Cambria Math" w:cs="Times New Roman"/>
                            <w:kern w:val="0"/>
                            <w:sz w:val="24"/>
                            <w:szCs w:val="24"/>
                          </w:rPr>
                          <m:t>ϵ</m:t>
                        </w:ins>
                      </m:r>
                    </m:e>
                    <m:sub>
                      <m:r>
                        <w:ins w:id="4607" w:author="Zhang Li" w:date="2022-06-12T15:02:00Z">
                          <w:rPr>
                            <w:rFonts w:ascii="Cambria Math" w:eastAsia="宋体" w:hAnsi="Cambria Math" w:cs="Times New Roman"/>
                            <w:kern w:val="0"/>
                            <w:sz w:val="24"/>
                            <w:szCs w:val="24"/>
                          </w:rPr>
                          <m:t>max</m:t>
                        </w:ins>
                      </m:r>
                    </m:sub>
                    <m:sup>
                      <m:d>
                        <m:dPr>
                          <m:begChr m:val="⌈"/>
                          <m:endChr m:val="⌉"/>
                          <m:ctrlPr>
                            <w:ins w:id="4608" w:author="Zhang Li" w:date="2022-06-12T15:02:00Z">
                              <w:rPr>
                                <w:rFonts w:ascii="Cambria Math" w:eastAsia="宋体" w:hAnsi="Cambria Math" w:cs="Times New Roman"/>
                                <w:i/>
                                <w:kern w:val="0"/>
                                <w:sz w:val="24"/>
                                <w:szCs w:val="24"/>
                              </w:rPr>
                            </w:ins>
                          </m:ctrlPr>
                        </m:dPr>
                        <m:e>
                          <m:f>
                            <m:fPr>
                              <m:ctrlPr>
                                <w:ins w:id="4609" w:author="Zhang Li" w:date="2022-06-12T15:02:00Z">
                                  <w:rPr>
                                    <w:rFonts w:ascii="Cambria Math" w:eastAsia="宋体" w:hAnsi="Cambria Math" w:cs="Times New Roman"/>
                                    <w:i/>
                                    <w:kern w:val="0"/>
                                    <w:sz w:val="24"/>
                                    <w:szCs w:val="24"/>
                                  </w:rPr>
                                </w:ins>
                              </m:ctrlPr>
                            </m:fPr>
                            <m:num>
                              <m:r>
                                <w:ins w:id="4610" w:author="Zhang Li" w:date="2022-06-12T15:02:00Z">
                                  <w:rPr>
                                    <w:rFonts w:ascii="Cambria Math" w:eastAsia="宋体" w:hAnsi="Cambria Math" w:cs="Times New Roman"/>
                                    <w:kern w:val="0"/>
                                    <w:sz w:val="24"/>
                                    <w:szCs w:val="24"/>
                                  </w:rPr>
                                  <m:t>N-1</m:t>
                                </w:ins>
                              </m:r>
                            </m:num>
                            <m:den>
                              <m:r>
                                <w:ins w:id="4611" w:author="Zhang Li" w:date="2022-06-12T15:02:00Z">
                                  <w:rPr>
                                    <w:rFonts w:ascii="Cambria Math" w:eastAsia="宋体" w:hAnsi="Cambria Math" w:cs="Times New Roman"/>
                                    <w:kern w:val="0"/>
                                    <w:sz w:val="24"/>
                                    <w:szCs w:val="24"/>
                                  </w:rPr>
                                  <m:t>2</m:t>
                                </w:ins>
                              </m:r>
                            </m:den>
                          </m:f>
                        </m:e>
                      </m:d>
                    </m:sup>
                  </m:sSubSup>
                  <m:sSup>
                    <m:sSupPr>
                      <m:ctrlPr>
                        <w:ins w:id="4612" w:author="Zhang Li" w:date="2022-06-12T15:02:00Z">
                          <w:rPr>
                            <w:rFonts w:ascii="Cambria Math" w:eastAsia="宋体" w:hAnsi="Cambria Math" w:cs="Times New Roman"/>
                            <w:i/>
                            <w:kern w:val="0"/>
                            <w:sz w:val="24"/>
                            <w:szCs w:val="24"/>
                          </w:rPr>
                        </w:ins>
                      </m:ctrlPr>
                    </m:sSupPr>
                    <m:e>
                      <m:d>
                        <m:dPr>
                          <m:ctrlPr>
                            <w:ins w:id="4613" w:author="Zhang Li" w:date="2022-06-12T15:02:00Z">
                              <w:rPr>
                                <w:rFonts w:ascii="Cambria Math" w:eastAsia="宋体" w:hAnsi="Cambria Math" w:cs="Times New Roman"/>
                                <w:i/>
                                <w:kern w:val="0"/>
                                <w:sz w:val="24"/>
                                <w:szCs w:val="24"/>
                              </w:rPr>
                            </w:ins>
                          </m:ctrlPr>
                        </m:dPr>
                        <m:e>
                          <m:r>
                            <w:ins w:id="4614" w:author="Zhang Li" w:date="2022-06-12T15:02:00Z">
                              <w:rPr>
                                <w:rFonts w:ascii="Cambria Math" w:eastAsia="宋体" w:hAnsi="Cambria Math" w:cs="Times New Roman"/>
                                <w:kern w:val="0"/>
                                <w:sz w:val="24"/>
                                <w:szCs w:val="24"/>
                              </w:rPr>
                              <m:t>1-</m:t>
                            </w:ins>
                          </m:r>
                          <m:sSub>
                            <m:sSubPr>
                              <m:ctrlPr>
                                <w:ins w:id="4615" w:author="Zhang Li" w:date="2022-06-12T15:02:00Z">
                                  <w:rPr>
                                    <w:rFonts w:ascii="Cambria Math" w:eastAsia="宋体" w:hAnsi="Cambria Math" w:cs="Times New Roman"/>
                                    <w:i/>
                                    <w:kern w:val="0"/>
                                    <w:sz w:val="24"/>
                                    <w:szCs w:val="24"/>
                                  </w:rPr>
                                </w:ins>
                              </m:ctrlPr>
                            </m:sSubPr>
                            <m:e>
                              <m:r>
                                <w:ins w:id="4616" w:author="Zhang Li" w:date="2022-06-12T15:02:00Z">
                                  <w:rPr>
                                    <w:rFonts w:ascii="Cambria Math" w:eastAsia="宋体" w:hAnsi="Cambria Math" w:cs="Times New Roman"/>
                                    <w:kern w:val="0"/>
                                    <w:sz w:val="24"/>
                                    <w:szCs w:val="24"/>
                                  </w:rPr>
                                  <m:t>ϵ</m:t>
                                </w:ins>
                              </m:r>
                            </m:e>
                            <m:sub>
                              <m:r>
                                <w:ins w:id="4617" w:author="Zhang Li" w:date="2022-06-12T15:02:00Z">
                                  <w:rPr>
                                    <w:rFonts w:ascii="Cambria Math" w:eastAsia="宋体" w:hAnsi="Cambria Math" w:cs="Times New Roman"/>
                                    <w:kern w:val="0"/>
                                    <w:sz w:val="24"/>
                                    <w:szCs w:val="24"/>
                                  </w:rPr>
                                  <m:t>min</m:t>
                                </w:ins>
                              </m:r>
                            </m:sub>
                          </m:sSub>
                        </m:e>
                      </m:d>
                    </m:e>
                    <m:sup>
                      <m:r>
                        <w:ins w:id="4618" w:author="Zhang Li" w:date="2022-06-12T15:02:00Z">
                          <w:rPr>
                            <w:rFonts w:ascii="Cambria Math" w:eastAsia="宋体" w:hAnsi="Cambria Math" w:cs="Times New Roman"/>
                            <w:kern w:val="0"/>
                            <w:sz w:val="24"/>
                            <w:szCs w:val="24"/>
                          </w:rPr>
                          <m:t>N-1-</m:t>
                        </w:ins>
                      </m:r>
                      <m:d>
                        <m:dPr>
                          <m:begChr m:val="⌈"/>
                          <m:endChr m:val="⌉"/>
                          <m:ctrlPr>
                            <w:ins w:id="4619" w:author="Zhang Li" w:date="2022-06-12T15:02:00Z">
                              <w:rPr>
                                <w:rFonts w:ascii="Cambria Math" w:eastAsia="宋体" w:hAnsi="Cambria Math" w:cs="Times New Roman"/>
                                <w:i/>
                                <w:kern w:val="0"/>
                                <w:sz w:val="24"/>
                                <w:szCs w:val="24"/>
                              </w:rPr>
                            </w:ins>
                          </m:ctrlPr>
                        </m:dPr>
                        <m:e>
                          <m:f>
                            <m:fPr>
                              <m:ctrlPr>
                                <w:ins w:id="4620" w:author="Zhang Li" w:date="2022-06-12T15:02:00Z">
                                  <w:rPr>
                                    <w:rFonts w:ascii="Cambria Math" w:eastAsia="宋体" w:hAnsi="Cambria Math" w:cs="Times New Roman"/>
                                    <w:i/>
                                    <w:kern w:val="0"/>
                                    <w:sz w:val="24"/>
                                    <w:szCs w:val="24"/>
                                  </w:rPr>
                                </w:ins>
                              </m:ctrlPr>
                            </m:fPr>
                            <m:num>
                              <m:r>
                                <w:ins w:id="4621" w:author="Zhang Li" w:date="2022-06-12T15:02:00Z">
                                  <w:rPr>
                                    <w:rFonts w:ascii="Cambria Math" w:eastAsia="宋体" w:hAnsi="Cambria Math" w:cs="Times New Roman"/>
                                    <w:kern w:val="0"/>
                                    <w:sz w:val="24"/>
                                    <w:szCs w:val="24"/>
                                  </w:rPr>
                                  <m:t>N-1</m:t>
                                </w:ins>
                              </m:r>
                            </m:num>
                            <m:den>
                              <m:r>
                                <w:ins w:id="4622" w:author="Zhang Li" w:date="2022-06-12T15:02:00Z">
                                  <w:rPr>
                                    <w:rFonts w:ascii="Cambria Math" w:eastAsia="宋体" w:hAnsi="Cambria Math" w:cs="Times New Roman"/>
                                    <w:kern w:val="0"/>
                                    <w:sz w:val="24"/>
                                    <w:szCs w:val="24"/>
                                  </w:rPr>
                                  <m:t>2</m:t>
                                </w:ins>
                              </m:r>
                            </m:den>
                          </m:f>
                        </m:e>
                      </m:d>
                    </m:sup>
                  </m:sSup>
                </m:e>
              </m:d>
            </m:e>
            <m:sup>
              <m:r>
                <w:ins w:id="4623" w:author="Zhang Li" w:date="2022-06-12T15:02:00Z">
                  <w:rPr>
                    <w:rFonts w:ascii="Cambria Math" w:eastAsia="宋体" w:hAnsi="Cambria Math" w:cs="Times New Roman"/>
                    <w:kern w:val="0"/>
                    <w:sz w:val="24"/>
                    <w:szCs w:val="24"/>
                  </w:rPr>
                  <m:t>N</m:t>
                </w:ins>
              </m:r>
            </m:sup>
          </m:sSup>
          <m:r>
            <w:ins w:id="4624"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4625" w:author="Zhang Li" w:date="2022-06-12T15:02:00Z"/>
          <w:rFonts w:ascii="Lucida Sans Unicode" w:eastAsia="宋体" w:hAnsi="Lucida Sans Unicode" w:cs="Lucida Sans Unicode"/>
          <w:kern w:val="0"/>
          <w:sz w:val="24"/>
          <w:szCs w:val="24"/>
        </w:rPr>
        <w:pPrChange w:id="4626" w:author="ThinkPad" w:date="2022-06-18T09:40:00Z">
          <w:pPr>
            <w:spacing w:afterLines="50" w:after="156"/>
          </w:pPr>
        </w:pPrChange>
      </w:pPr>
      <w:ins w:id="4627" w:author="Zhang Li" w:date="2022-06-12T15:02:00Z">
        <w:del w:id="4628"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4629" w:author="Zhang Li" w:date="2022-06-12T15:02:00Z">
                <w:del w:id="4630" w:author="ThinkPad" w:date="2022-06-18T09:40:00Z">
                  <w:rPr>
                    <w:rFonts w:ascii="Cambria Math" w:eastAsia="宋体" w:hAnsi="Cambria Math" w:cs="Times New Roman"/>
                    <w:i/>
                    <w:kern w:val="0"/>
                    <w:sz w:val="24"/>
                    <w:szCs w:val="24"/>
                  </w:rPr>
                </w:del>
              </w:ins>
            </m:ctrlPr>
          </m:sSubPr>
          <m:e>
            <m:r>
              <w:ins w:id="4631" w:author="Zhang Li" w:date="2022-06-12T15:02:00Z">
                <w:del w:id="4632" w:author="ThinkPad" w:date="2022-06-18T09:40:00Z">
                  <w:rPr>
                    <w:rFonts w:ascii="Cambria Math" w:eastAsia="宋体" w:hAnsi="Cambria Math" w:cs="Times New Roman"/>
                    <w:kern w:val="0"/>
                    <w:sz w:val="24"/>
                    <w:szCs w:val="24"/>
                  </w:rPr>
                  <m:t>ϵ</m:t>
                </w:del>
              </w:ins>
            </m:r>
          </m:e>
          <m:sub>
            <m:r>
              <w:ins w:id="4633" w:author="Zhang Li" w:date="2022-06-12T15:02:00Z">
                <w:del w:id="4634" w:author="ThinkPad" w:date="2022-06-18T09:40:00Z">
                  <w:rPr>
                    <w:rFonts w:ascii="Cambria Math" w:eastAsia="宋体" w:hAnsi="Cambria Math" w:cs="Times New Roman"/>
                    <w:kern w:val="0"/>
                    <w:sz w:val="24"/>
                    <w:szCs w:val="24"/>
                  </w:rPr>
                  <m:t>max</m:t>
                </w:del>
              </w:ins>
            </m:r>
          </m:sub>
        </m:sSub>
      </m:oMath>
      <w:ins w:id="4635" w:author="Zhang Li" w:date="2022-06-12T15:02:00Z">
        <w:del w:id="4636"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4637" w:author="Zhang Li" w:date="2022-06-12T15:02:00Z">
                <w:del w:id="4638" w:author="ThinkPad" w:date="2022-06-18T09:40:00Z">
                  <w:rPr>
                    <w:rFonts w:ascii="Cambria Math" w:eastAsia="宋体" w:hAnsi="Cambria Math" w:cs="Times New Roman"/>
                    <w:i/>
                    <w:kern w:val="0"/>
                    <w:sz w:val="24"/>
                    <w:szCs w:val="24"/>
                  </w:rPr>
                </w:del>
              </w:ins>
            </m:ctrlPr>
          </m:sSubPr>
          <m:e>
            <m:r>
              <w:ins w:id="4639" w:author="Zhang Li" w:date="2022-06-12T15:02:00Z">
                <w:del w:id="4640" w:author="ThinkPad" w:date="2022-06-18T09:40:00Z">
                  <w:rPr>
                    <w:rFonts w:ascii="Cambria Math" w:eastAsia="宋体" w:hAnsi="Cambria Math" w:cs="Times New Roman"/>
                    <w:kern w:val="0"/>
                    <w:sz w:val="24"/>
                    <w:szCs w:val="24"/>
                  </w:rPr>
                  <m:t>ϵ</m:t>
                </w:del>
              </w:ins>
            </m:r>
          </m:e>
          <m:sub>
            <m:r>
              <w:ins w:id="4641" w:author="Zhang Li" w:date="2022-06-12T15:02:00Z">
                <w:del w:id="4642" w:author="ThinkPad" w:date="2022-06-18T09:40:00Z">
                  <w:rPr>
                    <w:rFonts w:ascii="Cambria Math" w:eastAsia="宋体" w:hAnsi="Cambria Math" w:cs="Times New Roman"/>
                    <w:kern w:val="0"/>
                    <w:sz w:val="24"/>
                    <w:szCs w:val="24"/>
                  </w:rPr>
                  <m:t>min</m:t>
                </w:del>
              </w:ins>
            </m:r>
          </m:sub>
        </m:sSub>
      </m:oMath>
      <w:ins w:id="4643" w:author="Zhang Li" w:date="2022-06-12T15:02:00Z">
        <w:del w:id="4644"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645" w:author="ThinkPad" w:date="2022-06-18T09:41:00Z">
        <w:r>
          <w:rPr>
            <w:rFonts w:ascii="Times New Roman" w:eastAsia="宋体" w:hAnsi="Times New Roman" w:cs="Times New Roman"/>
            <w:kern w:val="0"/>
            <w:sz w:val="24"/>
            <w:szCs w:val="24"/>
          </w:rPr>
          <w:t xml:space="preserve">Obviously, </w:t>
        </w:r>
      </w:ins>
      <w:ins w:id="4646" w:author="Zhang Li" w:date="2022-06-12T15:02:00Z">
        <w:del w:id="4647" w:author="ThinkPad" w:date="2022-06-18T09:41:00Z">
          <w:r w:rsidR="00614FA7" w:rsidDel="006C323F">
            <w:rPr>
              <w:rFonts w:ascii="Times New Roman" w:eastAsia="宋体" w:hAnsi="Times New Roman" w:cs="Times New Roman"/>
              <w:kern w:val="0"/>
              <w:sz w:val="24"/>
              <w:szCs w:val="24"/>
            </w:rPr>
            <w:delText xml:space="preserve">In </w:delText>
          </w:r>
        </w:del>
        <w:del w:id="4648" w:author="ThinkPad" w:date="2022-06-18T09:09:00Z">
          <w:r w:rsidR="00614FA7" w:rsidDel="00616984">
            <w:rPr>
              <w:rFonts w:ascii="Times New Roman" w:eastAsia="宋体" w:hAnsi="Times New Roman" w:cs="Times New Roman"/>
              <w:kern w:val="0"/>
              <w:sz w:val="24"/>
              <w:szCs w:val="24"/>
            </w:rPr>
            <w:delText>our protocol</w:delText>
          </w:r>
        </w:del>
        <w:del w:id="4649" w:author="ThinkPad" w:date="2022-06-18T09:41:00Z">
          <w:r w:rsidR="00614FA7" w:rsidDel="006C323F">
            <w:rPr>
              <w:rFonts w:ascii="Times New Roman" w:eastAsia="宋体" w:hAnsi="Times New Roman" w:cs="Times New Roman"/>
              <w:kern w:val="0"/>
              <w:sz w:val="24"/>
              <w:szCs w:val="24"/>
            </w:rPr>
            <w:delText>,</w:delText>
          </w:r>
        </w:del>
      </w:ins>
      <w:ins w:id="4650" w:author="ThinkPad" w:date="2022-06-18T09:41:00Z">
        <w:r>
          <w:rPr>
            <w:rFonts w:ascii="Times New Roman" w:eastAsia="宋体" w:hAnsi="Times New Roman" w:cs="Times New Roman"/>
            <w:kern w:val="0"/>
            <w:sz w:val="24"/>
            <w:szCs w:val="24"/>
          </w:rPr>
          <w:t>the</w:t>
        </w:r>
      </w:ins>
      <w:ins w:id="4651" w:author="Zhang Li" w:date="2022-06-12T15:02:00Z">
        <w:r w:rsidR="00614FA7">
          <w:rPr>
            <w:rFonts w:ascii="Times New Roman" w:eastAsia="宋体" w:hAnsi="Times New Roman" w:cs="Times New Roman"/>
            <w:kern w:val="0"/>
            <w:sz w:val="24"/>
            <w:szCs w:val="24"/>
          </w:rPr>
          <w:t xml:space="preserve"> consensus success probability</w:t>
        </w:r>
      </w:ins>
      <w:ins w:id="4652" w:author="ThinkPad" w:date="2022-06-18T09:41:00Z">
        <w:r>
          <w:rPr>
            <w:rFonts w:ascii="Times New Roman" w:eastAsia="宋体" w:hAnsi="Times New Roman" w:cs="Times New Roman"/>
            <w:kern w:val="0"/>
            <w:sz w:val="24"/>
            <w:szCs w:val="24"/>
          </w:rPr>
          <w:t xml:space="preserve"> of SWIB</w:t>
        </w:r>
      </w:ins>
      <w:ins w:id="4653" w:author="Zhang Li" w:date="2022-06-12T15:02:00Z">
        <w:r w:rsidR="00614FA7">
          <w:rPr>
            <w:rFonts w:ascii="Times New Roman" w:eastAsia="宋体" w:hAnsi="Times New Roman" w:cs="Times New Roman"/>
            <w:kern w:val="0"/>
            <w:sz w:val="24"/>
            <w:szCs w:val="24"/>
          </w:rPr>
          <w:t xml:space="preserve"> is only related to network size and SNR</w:t>
        </w:r>
      </w:ins>
      <w:ins w:id="4654" w:author="ThinkPad" w:date="2022-06-18T09:09:00Z">
        <w:r w:rsidR="00616984">
          <w:rPr>
            <w:rFonts w:ascii="Times New Roman" w:eastAsia="宋体" w:hAnsi="Times New Roman" w:cs="Times New Roman"/>
            <w:kern w:val="0"/>
            <w:sz w:val="24"/>
            <w:szCs w:val="24"/>
          </w:rPr>
          <w:t>-based</w:t>
        </w:r>
      </w:ins>
      <w:ins w:id="4655" w:author="Zhang Li" w:date="2022-06-12T15:02:00Z">
        <w:r w:rsidR="00614FA7">
          <w:rPr>
            <w:rFonts w:ascii="Times New Roman" w:eastAsia="宋体" w:hAnsi="Times New Roman" w:cs="Times New Roman"/>
            <w:kern w:val="0"/>
            <w:sz w:val="24"/>
            <w:szCs w:val="24"/>
          </w:rPr>
          <w:t xml:space="preserve"> communication interruption probability between nodes</w:t>
        </w:r>
        <w:del w:id="4656"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657"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658" w:author="Zhang Li" w:date="2022-06-12T15:03:00Z"/>
          <w:rFonts w:ascii="Times New Roman" w:eastAsia="宋体" w:hAnsi="Times New Roman" w:cs="Times New Roman"/>
          <w:kern w:val="0"/>
          <w:sz w:val="24"/>
          <w:szCs w:val="24"/>
        </w:rPr>
      </w:pPr>
      <w:ins w:id="4659"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4660"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661" w:author="ThinkPad" w:date="2022-06-18T10:13:00Z">
        <w:r w:rsidR="00165D0C">
          <w:rPr>
            <w:rFonts w:ascii="Times New Roman" w:eastAsia="宋体" w:hAnsi="Times New Roman" w:cs="Times New Roman"/>
            <w:kern w:val="0"/>
            <w:sz w:val="24"/>
            <w:szCs w:val="24"/>
          </w:rPr>
          <w:t>W</w:t>
        </w:r>
      </w:ins>
      <w:ins w:id="4662" w:author="Zhang Li" w:date="2022-06-12T15:03:00Z">
        <w:r>
          <w:rPr>
            <w:rFonts w:ascii="Times New Roman" w:eastAsia="宋体" w:hAnsi="Times New Roman" w:cs="Times New Roman"/>
            <w:kern w:val="0"/>
            <w:sz w:val="24"/>
            <w:szCs w:val="24"/>
          </w:rPr>
          <w:t>e assume that the computing time is negligibl</w:t>
        </w:r>
        <w:del w:id="4663" w:author="ThinkPad" w:date="2022-06-18T09:42:00Z">
          <w:r w:rsidDel="007844E6">
            <w:rPr>
              <w:rFonts w:ascii="Times New Roman" w:eastAsia="宋体" w:hAnsi="Times New Roman" w:cs="Times New Roman"/>
              <w:kern w:val="0"/>
              <w:sz w:val="24"/>
              <w:szCs w:val="24"/>
            </w:rPr>
            <w:delText>y small</w:delText>
          </w:r>
        </w:del>
      </w:ins>
      <w:ins w:id="4664" w:author="ThinkPad" w:date="2022-06-18T09:42:00Z">
        <w:r w:rsidR="007844E6">
          <w:rPr>
            <w:rFonts w:ascii="Times New Roman" w:eastAsia="宋体" w:hAnsi="Times New Roman" w:cs="Times New Roman"/>
            <w:kern w:val="0"/>
            <w:sz w:val="24"/>
            <w:szCs w:val="24"/>
          </w:rPr>
          <w:t>e</w:t>
        </w:r>
      </w:ins>
      <w:ins w:id="4665"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4666" w:author="Zhang Li" w:date="2022-06-12T15:03:00Z">
        <w:r>
          <w:rPr>
            <w:rFonts w:ascii="Times New Roman" w:eastAsia="宋体" w:hAnsi="Times New Roman" w:cs="Times New Roman"/>
            <w:kern w:val="0"/>
            <w:sz w:val="24"/>
            <w:szCs w:val="24"/>
          </w:rPr>
          <w:t xml:space="preserve">. Then, the consensus latency </w:t>
        </w:r>
        <w:del w:id="4667"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668" w:author="ThinkPad" w:date="2022-06-18T09:42:00Z">
          <w:r w:rsidDel="007844E6">
            <w:rPr>
              <w:rFonts w:ascii="Times New Roman" w:eastAsia="宋体" w:hAnsi="Times New Roman" w:cs="Times New Roman"/>
              <w:kern w:val="0"/>
              <w:sz w:val="24"/>
              <w:szCs w:val="24"/>
            </w:rPr>
            <w:delText>obtain</w:delText>
          </w:r>
        </w:del>
      </w:ins>
      <w:ins w:id="4669" w:author="ThinkPad" w:date="2022-06-18T09:42:00Z">
        <w:r w:rsidR="007844E6">
          <w:rPr>
            <w:rFonts w:ascii="Times New Roman" w:eastAsia="宋体" w:hAnsi="Times New Roman" w:cs="Times New Roman"/>
            <w:kern w:val="0"/>
            <w:sz w:val="24"/>
            <w:szCs w:val="24"/>
          </w:rPr>
          <w:t>computed</w:t>
        </w:r>
      </w:ins>
      <w:ins w:id="4670"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671" w:author="Zhang Li" w:date="2022-06-12T15:03:00Z"/>
          <w:rFonts w:ascii="Times New Roman" w:eastAsia="宋体" w:hAnsi="Times New Roman" w:cs="Times New Roman"/>
          <w:kern w:val="0"/>
          <w:sz w:val="24"/>
          <w:szCs w:val="24"/>
        </w:rPr>
      </w:pPr>
      <m:oMathPara>
        <m:oMath>
          <m:r>
            <w:ins w:id="4672" w:author="Zhang Li" w:date="2022-06-12T15:03:00Z">
              <w:rPr>
                <w:rFonts w:ascii="Cambria Math" w:eastAsia="宋体" w:hAnsi="Cambria Math" w:cs="Times New Roman"/>
                <w:kern w:val="0"/>
                <w:sz w:val="24"/>
                <w:szCs w:val="24"/>
              </w:rPr>
              <m:t xml:space="preserve">L= </m:t>
            </w:ins>
          </m:r>
          <m:sSub>
            <m:sSubPr>
              <m:ctrlPr>
                <w:ins w:id="4673" w:author="Zhang Li" w:date="2022-06-12T15:03:00Z">
                  <w:rPr>
                    <w:rFonts w:ascii="Cambria Math" w:eastAsia="宋体" w:hAnsi="Cambria Math" w:cs="Times New Roman"/>
                    <w:i/>
                    <w:kern w:val="0"/>
                    <w:sz w:val="24"/>
                    <w:szCs w:val="24"/>
                  </w:rPr>
                </w:ins>
              </m:ctrlPr>
            </m:sSubPr>
            <m:e>
              <m:r>
                <w:ins w:id="4674" w:author="Zhang Li" w:date="2022-06-12T15:03:00Z">
                  <w:rPr>
                    <w:rFonts w:ascii="Cambria Math" w:eastAsia="宋体" w:hAnsi="Cambria Math" w:cs="Times New Roman"/>
                    <w:kern w:val="0"/>
                    <w:sz w:val="24"/>
                    <w:szCs w:val="24"/>
                  </w:rPr>
                  <m:t>τ</m:t>
                </w:ins>
              </m:r>
            </m:e>
            <m:sub>
              <m:r>
                <w:ins w:id="4675" w:author="Zhang Li" w:date="2022-06-12T15:03:00Z">
                  <w:rPr>
                    <w:rFonts w:ascii="Cambria Math" w:eastAsia="宋体" w:hAnsi="Cambria Math" w:cs="Times New Roman"/>
                    <w:kern w:val="0"/>
                    <w:sz w:val="24"/>
                    <w:szCs w:val="24"/>
                  </w:rPr>
                  <m:t>o</m:t>
                </w:ins>
              </m:r>
            </m:sub>
          </m:sSub>
          <m:r>
            <w:ins w:id="4676" w:author="Zhang Li" w:date="2022-06-12T15:03:00Z">
              <w:rPr>
                <w:rFonts w:ascii="Cambria Math" w:eastAsia="宋体" w:hAnsi="Cambria Math" w:cs="Times New Roman"/>
                <w:kern w:val="0"/>
                <w:sz w:val="24"/>
                <w:szCs w:val="24"/>
              </w:rPr>
              <m:t>⋅</m:t>
            </w:ins>
          </m:r>
          <m:nary>
            <m:naryPr>
              <m:chr m:val="∑"/>
              <m:limLoc m:val="undOvr"/>
              <m:ctrlPr>
                <w:ins w:id="4677" w:author="Zhang Li" w:date="2022-06-12T15:03:00Z">
                  <w:rPr>
                    <w:rFonts w:ascii="Cambria Math" w:eastAsia="宋体" w:hAnsi="Cambria Math" w:cs="Times New Roman"/>
                    <w:i/>
                    <w:kern w:val="0"/>
                    <w:sz w:val="24"/>
                    <w:szCs w:val="24"/>
                  </w:rPr>
                </w:ins>
              </m:ctrlPr>
            </m:naryPr>
            <m:sub>
              <m:r>
                <w:ins w:id="4678" w:author="Zhang Li" w:date="2022-06-12T15:03:00Z">
                  <w:rPr>
                    <w:rFonts w:ascii="Cambria Math" w:eastAsia="宋体" w:hAnsi="Cambria Math" w:cs="Times New Roman"/>
                    <w:kern w:val="0"/>
                    <w:sz w:val="24"/>
                    <w:szCs w:val="24"/>
                  </w:rPr>
                  <m:t>i=0</m:t>
                </w:ins>
              </m:r>
            </m:sub>
            <m:sup>
              <m:r>
                <w:ins w:id="4679" w:author="Zhang Li" w:date="2022-06-12T15:03:00Z">
                  <w:rPr>
                    <w:rFonts w:ascii="Cambria Math" w:eastAsia="宋体" w:hAnsi="Cambria Math" w:cs="Times New Roman"/>
                    <w:kern w:val="0"/>
                    <w:sz w:val="24"/>
                    <w:szCs w:val="24"/>
                  </w:rPr>
                  <m:t>N+1</m:t>
                </w:ins>
              </m:r>
            </m:sup>
            <m:e>
              <m:sSub>
                <m:sSubPr>
                  <m:ctrlPr>
                    <w:ins w:id="4680" w:author="Zhang Li" w:date="2022-06-12T15:03:00Z">
                      <w:rPr>
                        <w:rFonts w:ascii="Cambria Math" w:eastAsia="宋体" w:hAnsi="Cambria Math" w:cs="Times New Roman"/>
                        <w:i/>
                        <w:kern w:val="0"/>
                        <w:sz w:val="24"/>
                        <w:szCs w:val="24"/>
                      </w:rPr>
                    </w:ins>
                  </m:ctrlPr>
                </m:sSubPr>
                <m:e>
                  <m:r>
                    <w:ins w:id="4681" w:author="Zhang Li" w:date="2022-06-12T15:03:00Z">
                      <w:rPr>
                        <w:rFonts w:ascii="Cambria Math" w:eastAsia="宋体" w:hAnsi="Cambria Math" w:cs="Times New Roman"/>
                        <w:kern w:val="0"/>
                        <w:sz w:val="24"/>
                        <w:szCs w:val="24"/>
                      </w:rPr>
                      <m:t>T</m:t>
                    </w:ins>
                  </m:r>
                </m:e>
                <m:sub>
                  <m:r>
                    <w:ins w:id="4682"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683" w:author="Zhang Li" w:date="2022-06-12T15:03:00Z"/>
          <w:rFonts w:ascii="Times New Roman" w:eastAsia="宋体" w:hAnsi="Times New Roman" w:cs="Times New Roman"/>
          <w:kern w:val="0"/>
          <w:sz w:val="24"/>
          <w:szCs w:val="24"/>
        </w:rPr>
      </w:pPr>
      <w:ins w:id="4684"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685" w:author="Zhang Li" w:date="2022-06-12T15:03:00Z">
            <w:rPr>
              <w:rFonts w:ascii="Cambria Math" w:eastAsia="宋体" w:hAnsi="Cambria Math" w:cs="Times New Roman"/>
              <w:kern w:val="0"/>
              <w:sz w:val="24"/>
              <w:szCs w:val="24"/>
            </w:rPr>
            <m:t>ζ</m:t>
          </w:ins>
        </m:r>
      </m:oMath>
      <w:ins w:id="4686" w:author="Zhang Li" w:date="2022-06-12T15:03:00Z">
        <w:r w:rsidRPr="009C44B1">
          <w:rPr>
            <w:rFonts w:ascii="Times New Roman" w:eastAsia="宋体" w:hAnsi="Times New Roman" w:cs="Times New Roman"/>
            <w:kern w:val="0"/>
            <w:sz w:val="24"/>
            <w:szCs w:val="24"/>
          </w:rPr>
          <w:t xml:space="preserve"> for some </w:t>
        </w:r>
      </w:ins>
      <m:oMath>
        <m:r>
          <w:ins w:id="4687" w:author="Zhang Li" w:date="2022-06-12T15:03:00Z">
            <m:rPr>
              <m:sty m:val="p"/>
            </m:rPr>
            <w:rPr>
              <w:rFonts w:ascii="Cambria Math" w:eastAsia="宋体" w:hAnsi="Cambria Math" w:cs="Times New Roman" w:hint="eastAsia"/>
              <w:kern w:val="0"/>
              <w:sz w:val="24"/>
              <w:szCs w:val="24"/>
            </w:rPr>
            <m:t>0</m:t>
          </w:ins>
        </m:r>
        <m:r>
          <w:ins w:id="4688" w:author="Zhang Li" w:date="2022-06-12T15:03:00Z">
            <m:rPr>
              <m:sty m:val="p"/>
            </m:rPr>
            <w:rPr>
              <w:rFonts w:ascii="Cambria Math" w:eastAsia="宋体" w:hAnsi="Cambria Math" w:cs="Times New Roman" w:hint="eastAsia"/>
              <w:kern w:val="0"/>
              <w:sz w:val="24"/>
              <w:szCs w:val="24"/>
            </w:rPr>
            <m:t>≤</m:t>
          </w:ins>
        </m:r>
        <m:r>
          <w:ins w:id="4689" w:author="Zhang Li" w:date="2022-06-12T15:03:00Z">
            <w:rPr>
              <w:rFonts w:ascii="Cambria Math" w:eastAsia="宋体" w:hAnsi="Cambria Math" w:cs="Times New Roman" w:hint="eastAsia"/>
              <w:kern w:val="0"/>
              <w:sz w:val="24"/>
              <w:szCs w:val="24"/>
            </w:rPr>
            <m:t>ζ</m:t>
          </w:ins>
        </m:r>
        <m:r>
          <w:ins w:id="4690" w:author="Zhang Li" w:date="2022-06-12T15:03:00Z">
            <m:rPr>
              <m:sty m:val="p"/>
            </m:rPr>
            <w:rPr>
              <w:rFonts w:ascii="Cambria Math" w:eastAsia="宋体" w:hAnsi="Cambria Math" w:cs="Times New Roman" w:hint="eastAsia"/>
              <w:kern w:val="0"/>
              <w:sz w:val="24"/>
              <w:szCs w:val="24"/>
            </w:rPr>
            <m:t>&lt;1</m:t>
          </w:ins>
        </m:r>
      </m:oMath>
      <w:ins w:id="4691"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4692" w:author="Zhang Li" w:date="2022-06-12T15:03:00Z">
            <w:rPr>
              <w:rFonts w:ascii="Cambria Math" w:eastAsia="宋体" w:hAnsi="Cambria Math" w:cs="Times New Roman"/>
              <w:kern w:val="0"/>
              <w:sz w:val="24"/>
              <w:szCs w:val="24"/>
            </w:rPr>
            <m:t>N</m:t>
          </w:ins>
        </m:r>
        <m:r>
          <w:ins w:id="4693" w:author="Zhang Li" w:date="2022-06-12T15:03:00Z">
            <m:rPr>
              <m:sty m:val="p"/>
            </m:rPr>
            <w:rPr>
              <w:rFonts w:ascii="Cambria Math" w:eastAsia="宋体" w:hAnsi="Cambria Math" w:cs="Times New Roman"/>
              <w:kern w:val="0"/>
              <w:sz w:val="24"/>
              <w:szCs w:val="24"/>
            </w:rPr>
            <m:t xml:space="preserve">+2 </m:t>
          </w:ins>
        </m:r>
      </m:oMath>
      <w:ins w:id="4694" w:author="Zhang Li" w:date="2022-06-12T15:03:00Z">
        <w:r w:rsidRPr="00CD30A0">
          <w:rPr>
            <w:rFonts w:ascii="Times New Roman" w:eastAsia="宋体" w:hAnsi="Times New Roman" w:cs="Times New Roman"/>
            <w:kern w:val="0"/>
            <w:sz w:val="24"/>
            <w:szCs w:val="24"/>
            <w:highlight w:val="lightGray"/>
            <w:rPrChange w:id="4695"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696" w:author="Zhang Li" w:date="2022-06-12T15:03:00Z">
                <w:rPr>
                  <w:rFonts w:ascii="Cambria Math" w:eastAsia="宋体" w:hAnsi="Cambria Math" w:cs="Times New Roman"/>
                  <w:kern w:val="0"/>
                  <w:sz w:val="24"/>
                  <w:szCs w:val="24"/>
                </w:rPr>
              </w:ins>
            </m:ctrlPr>
          </m:sSubPr>
          <m:e>
            <m:r>
              <w:ins w:id="4697" w:author="Zhang Li" w:date="2022-06-12T15:03:00Z">
                <w:rPr>
                  <w:rFonts w:ascii="Cambria Math" w:eastAsia="宋体" w:hAnsi="Cambria Math" w:cs="Times New Roman"/>
                  <w:kern w:val="0"/>
                  <w:sz w:val="24"/>
                  <w:szCs w:val="24"/>
                </w:rPr>
                <m:t>T</m:t>
              </w:ins>
            </m:r>
          </m:e>
          <m:sub>
            <m:r>
              <w:ins w:id="4698" w:author="Zhang Li" w:date="2022-06-12T15:03:00Z">
                <w:rPr>
                  <w:rFonts w:ascii="Cambria Math" w:eastAsia="宋体" w:hAnsi="Cambria Math" w:cs="Times New Roman"/>
                  <w:kern w:val="0"/>
                  <w:sz w:val="24"/>
                  <w:szCs w:val="24"/>
                </w:rPr>
                <m:t>i</m:t>
              </w:ins>
            </m:r>
          </m:sub>
        </m:sSub>
      </m:oMath>
      <w:ins w:id="4699"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700"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701"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702" w:author="Zhang Li" w:date="2022-06-12T15:03:00Z">
        <w:r>
          <w:rPr>
            <w:rFonts w:ascii="Times New Roman" w:eastAsia="宋体" w:hAnsi="Times New Roman" w:cs="Times New Roman"/>
            <w:kern w:val="0"/>
            <w:sz w:val="24"/>
            <w:szCs w:val="24"/>
          </w:rPr>
          <w:t>block</w:t>
        </w:r>
        <w:del w:id="4703"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704" w:author="ThinkPad" w:date="2022-06-18T10:15:00Z">
          <w:r w:rsidDel="00165D0C">
            <w:rPr>
              <w:rFonts w:ascii="Times New Roman" w:eastAsia="宋体" w:hAnsi="Times New Roman" w:cs="Times New Roman"/>
              <w:kern w:val="0"/>
              <w:sz w:val="24"/>
              <w:szCs w:val="24"/>
            </w:rPr>
            <w:delText>has</w:delText>
          </w:r>
        </w:del>
      </w:ins>
      <w:ins w:id="4705" w:author="ThinkPad" w:date="2022-06-18T10:15:00Z">
        <w:r w:rsidR="00165D0C">
          <w:rPr>
            <w:rFonts w:ascii="Times New Roman" w:eastAsia="宋体" w:hAnsi="Times New Roman" w:cs="Times New Roman"/>
            <w:kern w:val="0"/>
            <w:sz w:val="24"/>
            <w:szCs w:val="24"/>
          </w:rPr>
          <w:t>takes a</w:t>
        </w:r>
      </w:ins>
      <w:ins w:id="4706"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707" w:author="ThinkPad" w:date="2022-06-18T10:16:00Z">
        <w:r w:rsidR="00165D0C">
          <w:rPr>
            <w:rFonts w:ascii="Times New Roman" w:eastAsia="宋体" w:hAnsi="Times New Roman" w:cs="Times New Roman"/>
            <w:kern w:val="0"/>
            <w:sz w:val="24"/>
            <w:szCs w:val="24"/>
          </w:rPr>
          <w:t xml:space="preserve"> as well</w:t>
        </w:r>
      </w:ins>
      <w:ins w:id="4708" w:author="Zhang Li" w:date="2022-06-12T15:03:00Z">
        <w:r>
          <w:rPr>
            <w:rFonts w:ascii="Times New Roman" w:eastAsia="宋体" w:hAnsi="Times New Roman" w:cs="Times New Roman"/>
            <w:kern w:val="0"/>
            <w:sz w:val="24"/>
            <w:szCs w:val="24"/>
          </w:rPr>
          <w:t xml:space="preserve">. Let </w:t>
        </w:r>
      </w:ins>
      <m:oMath>
        <m:r>
          <w:ins w:id="4709" w:author="Zhang Li" w:date="2022-06-12T15:03:00Z">
            <w:rPr>
              <w:rFonts w:ascii="Cambria Math" w:eastAsia="宋体" w:hAnsi="Cambria Math" w:cs="Times New Roman"/>
              <w:kern w:val="0"/>
              <w:sz w:val="24"/>
              <w:szCs w:val="24"/>
            </w:rPr>
            <m:t>M</m:t>
          </w:ins>
        </m:r>
      </m:oMath>
      <w:ins w:id="471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711" w:author="Zhang Li" w:date="2022-06-12T15:03:00Z">
                <w:rPr>
                  <w:rFonts w:ascii="Cambria Math" w:eastAsia="宋体" w:hAnsi="Cambria Math" w:cs="Times New Roman"/>
                  <w:kern w:val="0"/>
                  <w:sz w:val="24"/>
                  <w:szCs w:val="24"/>
                </w:rPr>
              </w:ins>
            </m:ctrlPr>
          </m:sSubPr>
          <m:e>
            <m:r>
              <w:ins w:id="4712" w:author="Zhang Li" w:date="2022-06-12T15:03:00Z">
                <w:rPr>
                  <w:rFonts w:ascii="Cambria Math" w:eastAsia="宋体" w:hAnsi="Cambria Math" w:cs="Times New Roman"/>
                  <w:kern w:val="0"/>
                  <w:sz w:val="24"/>
                  <w:szCs w:val="24"/>
                </w:rPr>
                <m:t>D</m:t>
              </w:ins>
            </m:r>
          </m:e>
          <m:sub>
            <m:r>
              <w:ins w:id="4713" w:author="Zhang Li" w:date="2022-06-12T15:03:00Z">
                <m:rPr>
                  <m:sty m:val="p"/>
                </m:rPr>
                <w:rPr>
                  <w:rFonts w:ascii="Cambria Math" w:eastAsia="宋体" w:hAnsi="Cambria Math" w:cs="Times New Roman"/>
                  <w:kern w:val="0"/>
                  <w:sz w:val="24"/>
                  <w:szCs w:val="24"/>
                </w:rPr>
                <m:t>0</m:t>
              </w:ins>
            </m:r>
          </m:sub>
        </m:sSub>
      </m:oMath>
      <w:ins w:id="471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715" w:author="Zhang Li" w:date="2022-06-12T15:03:00Z">
                <w:rPr>
                  <w:rFonts w:ascii="Cambria Math" w:eastAsia="宋体" w:hAnsi="Cambria Math" w:cs="Times New Roman"/>
                  <w:kern w:val="0"/>
                  <w:sz w:val="24"/>
                  <w:szCs w:val="24"/>
                </w:rPr>
              </w:ins>
            </m:ctrlPr>
          </m:sSubPr>
          <m:e>
            <m:r>
              <w:ins w:id="4716" w:author="Zhang Li" w:date="2022-06-12T15:03:00Z">
                <w:rPr>
                  <w:rFonts w:ascii="Cambria Math" w:eastAsia="宋体" w:hAnsi="Cambria Math" w:cs="Times New Roman"/>
                  <w:kern w:val="0"/>
                  <w:sz w:val="24"/>
                  <w:szCs w:val="24"/>
                </w:rPr>
                <m:t>D</m:t>
              </w:ins>
            </m:r>
          </m:e>
          <m:sub>
            <m:r>
              <w:ins w:id="4717" w:author="Zhang Li" w:date="2022-06-12T15:03:00Z">
                <w:rPr>
                  <w:rFonts w:ascii="Cambria Math" w:eastAsia="宋体" w:hAnsi="Cambria Math" w:cs="Times New Roman"/>
                  <w:kern w:val="0"/>
                  <w:sz w:val="24"/>
                  <w:szCs w:val="24"/>
                </w:rPr>
                <m:t>t</m:t>
              </w:ins>
            </m:r>
          </m:sub>
        </m:sSub>
      </m:oMath>
      <w:ins w:id="47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2F13AB" w:rsidP="00614FA7">
      <w:pPr>
        <w:spacing w:afterLines="50" w:after="156"/>
        <w:rPr>
          <w:ins w:id="4719" w:author="Zhang Li" w:date="2022-06-12T15:03:00Z"/>
          <w:rFonts w:ascii="Times New Roman" w:eastAsia="宋体" w:hAnsi="Times New Roman" w:cs="Times New Roman"/>
          <w:kern w:val="0"/>
          <w:sz w:val="24"/>
          <w:szCs w:val="24"/>
        </w:rPr>
      </w:pPr>
      <m:oMathPara>
        <m:oMath>
          <m:sSub>
            <m:sSubPr>
              <m:ctrlPr>
                <w:ins w:id="4720" w:author="Zhang Li" w:date="2022-06-12T15:03:00Z">
                  <w:rPr>
                    <w:rFonts w:ascii="Cambria Math" w:eastAsia="宋体" w:hAnsi="Cambria Math" w:cs="Times New Roman"/>
                    <w:i/>
                    <w:kern w:val="0"/>
                    <w:sz w:val="24"/>
                    <w:szCs w:val="24"/>
                  </w:rPr>
                </w:ins>
              </m:ctrlPr>
            </m:sSubPr>
            <m:e>
              <m:r>
                <w:ins w:id="4721" w:author="Zhang Li" w:date="2022-06-12T15:03:00Z">
                  <w:rPr>
                    <w:rFonts w:ascii="Cambria Math" w:eastAsia="宋体" w:hAnsi="Cambria Math" w:cs="Times New Roman"/>
                    <w:kern w:val="0"/>
                    <w:sz w:val="24"/>
                    <w:szCs w:val="24"/>
                  </w:rPr>
                  <m:t>L</m:t>
                </w:ins>
              </m:r>
            </m:e>
            <m:sub>
              <m:r>
                <w:ins w:id="4722" w:author="Zhang Li" w:date="2022-06-12T15:03:00Z">
                  <w:rPr>
                    <w:rFonts w:ascii="Cambria Math" w:eastAsia="宋体" w:hAnsi="Cambria Math" w:cs="Times New Roman"/>
                    <w:kern w:val="0"/>
                    <w:sz w:val="24"/>
                    <w:szCs w:val="24"/>
                  </w:rPr>
                  <m:t>max</m:t>
                </w:ins>
              </m:r>
            </m:sub>
          </m:sSub>
          <m:r>
            <w:ins w:id="4723" w:author="Zhang Li" w:date="2022-06-12T15:03:00Z">
              <w:rPr>
                <w:rFonts w:ascii="Cambria Math" w:eastAsia="宋体" w:hAnsi="Cambria Math" w:cs="Times New Roman"/>
                <w:kern w:val="0"/>
                <w:sz w:val="24"/>
                <w:szCs w:val="24"/>
              </w:rPr>
              <m:t>=</m:t>
            </w:ins>
          </m:r>
          <m:sSubSup>
            <m:sSubSupPr>
              <m:ctrlPr>
                <w:ins w:id="4724" w:author="Zhang Li" w:date="2022-06-12T15:03:00Z">
                  <w:rPr>
                    <w:rFonts w:ascii="Cambria Math" w:eastAsia="宋体" w:hAnsi="Cambria Math" w:cs="Times New Roman"/>
                    <w:i/>
                    <w:kern w:val="0"/>
                    <w:sz w:val="24"/>
                    <w:szCs w:val="24"/>
                  </w:rPr>
                </w:ins>
              </m:ctrlPr>
            </m:sSubSupPr>
            <m:e>
              <m:sSub>
                <m:sSubPr>
                  <m:ctrlPr>
                    <w:ins w:id="4725" w:author="Zhang Li" w:date="2022-06-12T15:03:00Z">
                      <w:rPr>
                        <w:rFonts w:ascii="Cambria Math" w:eastAsia="宋体" w:hAnsi="Cambria Math" w:cs="Times New Roman"/>
                        <w:i/>
                        <w:kern w:val="0"/>
                        <w:sz w:val="24"/>
                        <w:szCs w:val="24"/>
                      </w:rPr>
                    </w:ins>
                  </m:ctrlPr>
                </m:sSubPr>
                <m:e>
                  <m:r>
                    <w:ins w:id="4726" w:author="Zhang Li" w:date="2022-06-12T15:03:00Z">
                      <w:rPr>
                        <w:rFonts w:ascii="Cambria Math" w:eastAsia="宋体" w:hAnsi="Cambria Math" w:cs="Times New Roman"/>
                        <w:kern w:val="0"/>
                        <w:sz w:val="24"/>
                        <w:szCs w:val="24"/>
                      </w:rPr>
                      <m:t>τ</m:t>
                    </w:ins>
                  </m:r>
                </m:e>
                <m:sub>
                  <m:r>
                    <w:ins w:id="4727" w:author="Zhang Li" w:date="2022-06-12T15:03:00Z">
                      <w:rPr>
                        <w:rFonts w:ascii="Cambria Math" w:eastAsia="宋体" w:hAnsi="Cambria Math" w:cs="Times New Roman"/>
                        <w:kern w:val="0"/>
                        <w:sz w:val="24"/>
                        <w:szCs w:val="24"/>
                      </w:rPr>
                      <m:t>o</m:t>
                    </w:ins>
                  </m:r>
                </m:sub>
              </m:sSub>
              <m:r>
                <w:ins w:id="4728" w:author="Zhang Li" w:date="2022-06-12T15:03:00Z">
                  <w:rPr>
                    <w:rFonts w:ascii="Cambria Math" w:eastAsia="宋体" w:hAnsi="Cambria Math" w:cs="Times New Roman"/>
                    <w:kern w:val="0"/>
                    <w:sz w:val="24"/>
                    <w:szCs w:val="24"/>
                  </w:rPr>
                  <m:t>⋅T</m:t>
                </w:ins>
              </m:r>
            </m:e>
            <m:sub>
              <m:r>
                <w:ins w:id="4729" w:author="Zhang Li" w:date="2022-06-12T15:03:00Z">
                  <w:rPr>
                    <w:rFonts w:ascii="Cambria Math" w:eastAsia="宋体" w:hAnsi="Cambria Math" w:cs="Times New Roman"/>
                    <w:kern w:val="0"/>
                    <w:sz w:val="24"/>
                    <w:szCs w:val="24"/>
                  </w:rPr>
                  <m:t>B</m:t>
                </w:ins>
              </m:r>
            </m:sub>
            <m:sup>
              <m:r>
                <w:ins w:id="4730" w:author="Zhang Li" w:date="2022-06-12T15:03:00Z">
                  <w:rPr>
                    <w:rFonts w:ascii="Cambria Math" w:eastAsia="宋体" w:hAnsi="Cambria Math" w:cs="Times New Roman"/>
                    <w:kern w:val="0"/>
                    <w:sz w:val="24"/>
                    <w:szCs w:val="24"/>
                  </w:rPr>
                  <m:t>max</m:t>
                </w:ins>
              </m:r>
            </m:sup>
          </m:sSubSup>
          <m:r>
            <w:ins w:id="4731" w:author="Zhang Li" w:date="2022-06-12T15:03:00Z">
              <w:rPr>
                <w:rFonts w:ascii="Cambria Math" w:eastAsia="宋体" w:hAnsi="Cambria Math" w:cs="Times New Roman"/>
                <w:kern w:val="0"/>
                <w:sz w:val="24"/>
                <w:szCs w:val="24"/>
              </w:rPr>
              <m:t xml:space="preserve">+ </m:t>
            </w:ins>
          </m:r>
          <m:sSub>
            <m:sSubPr>
              <m:ctrlPr>
                <w:ins w:id="4732" w:author="Zhang Li" w:date="2022-06-12T15:03:00Z">
                  <w:rPr>
                    <w:rFonts w:ascii="Cambria Math" w:eastAsia="宋体" w:hAnsi="Cambria Math" w:cs="Times New Roman"/>
                    <w:i/>
                    <w:kern w:val="0"/>
                    <w:sz w:val="24"/>
                    <w:szCs w:val="24"/>
                  </w:rPr>
                </w:ins>
              </m:ctrlPr>
            </m:sSubPr>
            <m:e>
              <m:r>
                <w:ins w:id="4733" w:author="Zhang Li" w:date="2022-06-12T15:03:00Z">
                  <w:rPr>
                    <w:rFonts w:ascii="Cambria Math" w:eastAsia="宋体" w:hAnsi="Cambria Math" w:cs="Times New Roman"/>
                    <w:kern w:val="0"/>
                    <w:sz w:val="24"/>
                    <w:szCs w:val="24"/>
                  </w:rPr>
                  <m:t>τ</m:t>
                </w:ins>
              </m:r>
            </m:e>
            <m:sub>
              <m:r>
                <w:ins w:id="4734" w:author="Zhang Li" w:date="2022-06-12T15:03:00Z">
                  <w:rPr>
                    <w:rFonts w:ascii="Cambria Math" w:eastAsia="宋体" w:hAnsi="Cambria Math" w:cs="Times New Roman"/>
                    <w:kern w:val="0"/>
                    <w:sz w:val="24"/>
                    <w:szCs w:val="24"/>
                  </w:rPr>
                  <m:t>o</m:t>
                </w:ins>
              </m:r>
            </m:sub>
          </m:sSub>
          <m:r>
            <w:ins w:id="4735" w:author="Zhang Li" w:date="2022-06-12T15:03:00Z">
              <w:rPr>
                <w:rFonts w:ascii="Cambria Math" w:eastAsia="宋体" w:hAnsi="Cambria Math" w:cs="Times New Roman"/>
                <w:kern w:val="0"/>
                <w:sz w:val="24"/>
                <w:szCs w:val="24"/>
              </w:rPr>
              <m:t>⋅</m:t>
            </w:ins>
          </m:r>
          <m:nary>
            <m:naryPr>
              <m:chr m:val="∑"/>
              <m:limLoc m:val="undOvr"/>
              <m:ctrlPr>
                <w:ins w:id="4736" w:author="Zhang Li" w:date="2022-06-12T15:03:00Z">
                  <w:rPr>
                    <w:rFonts w:ascii="Cambria Math" w:eastAsia="宋体" w:hAnsi="Cambria Math" w:cs="Times New Roman"/>
                    <w:i/>
                    <w:kern w:val="0"/>
                    <w:sz w:val="24"/>
                    <w:szCs w:val="24"/>
                  </w:rPr>
                </w:ins>
              </m:ctrlPr>
            </m:naryPr>
            <m:sub>
              <m:r>
                <w:ins w:id="4737" w:author="Zhang Li" w:date="2022-06-12T15:03:00Z">
                  <w:rPr>
                    <w:rFonts w:ascii="Cambria Math" w:eastAsia="宋体" w:hAnsi="Cambria Math" w:cs="Times New Roman"/>
                    <w:kern w:val="0"/>
                    <w:sz w:val="24"/>
                    <w:szCs w:val="24"/>
                  </w:rPr>
                  <m:t>i=0</m:t>
                </w:ins>
              </m:r>
            </m:sub>
            <m:sup>
              <m:r>
                <w:ins w:id="4738" w:author="Zhang Li" w:date="2022-06-12T15:03:00Z">
                  <w:rPr>
                    <w:rFonts w:ascii="Cambria Math" w:eastAsia="宋体" w:hAnsi="Cambria Math" w:cs="Times New Roman"/>
                    <w:kern w:val="0"/>
                    <w:sz w:val="24"/>
                    <w:szCs w:val="24"/>
                    <w:highlight w:val="yellow"/>
                    <w:rPrChange w:id="4739" w:author="ThinkPad" w:date="2022-06-18T10:17:00Z">
                      <w:rPr>
                        <w:rFonts w:ascii="Cambria Math" w:eastAsia="宋体" w:hAnsi="Cambria Math" w:cs="Times New Roman"/>
                        <w:kern w:val="0"/>
                        <w:sz w:val="24"/>
                        <w:szCs w:val="24"/>
                      </w:rPr>
                    </w:rPrChange>
                  </w:rPr>
                  <m:t>N</m:t>
                </w:ins>
              </m:r>
              <m:r>
                <w:ins w:id="4740" w:author="ThinkPad" w:date="2022-06-18T10:17:00Z">
                  <w:rPr>
                    <w:rFonts w:ascii="Cambria Math" w:eastAsia="宋体" w:hAnsi="Cambria Math" w:cs="Times New Roman"/>
                    <w:kern w:val="0"/>
                    <w:sz w:val="24"/>
                    <w:szCs w:val="24"/>
                    <w:highlight w:val="yellow"/>
                    <w:rPrChange w:id="4741" w:author="ThinkPad" w:date="2022-06-18T10:17:00Z">
                      <w:rPr>
                        <w:rFonts w:ascii="Cambria Math" w:eastAsia="宋体" w:hAnsi="Cambria Math" w:cs="Times New Roman"/>
                        <w:kern w:val="0"/>
                        <w:sz w:val="24"/>
                        <w:szCs w:val="24"/>
                      </w:rPr>
                    </w:rPrChange>
                  </w:rPr>
                  <m:t>-1</m:t>
                </w:ins>
              </m:r>
            </m:sup>
            <m:e>
              <m:sSub>
                <m:sSubPr>
                  <m:ctrlPr>
                    <w:ins w:id="4742" w:author="Zhang Li" w:date="2022-06-12T15:03:00Z">
                      <w:rPr>
                        <w:rFonts w:ascii="Cambria Math" w:eastAsia="宋体" w:hAnsi="Cambria Math" w:cs="Times New Roman"/>
                        <w:i/>
                        <w:kern w:val="0"/>
                        <w:sz w:val="24"/>
                        <w:szCs w:val="24"/>
                      </w:rPr>
                    </w:ins>
                  </m:ctrlPr>
                </m:sSubPr>
                <m:e>
                  <m:r>
                    <w:ins w:id="4743" w:author="Zhang Li" w:date="2022-06-12T15:03:00Z">
                      <w:rPr>
                        <w:rFonts w:ascii="Cambria Math" w:eastAsia="宋体" w:hAnsi="Cambria Math" w:cs="Times New Roman"/>
                        <w:kern w:val="0"/>
                        <w:sz w:val="24"/>
                        <w:szCs w:val="24"/>
                      </w:rPr>
                      <m:t>T</m:t>
                    </w:ins>
                  </m:r>
                </m:e>
                <m:sub>
                  <m:r>
                    <w:ins w:id="4744"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745" w:author="Zhang Li" w:date="2022-06-12T15:03:00Z"/>
          <w:rFonts w:ascii="Times New Roman" w:eastAsia="宋体" w:hAnsi="Times New Roman" w:cs="Times New Roman"/>
          <w:kern w:val="0"/>
          <w:sz w:val="24"/>
          <w:szCs w:val="24"/>
        </w:rPr>
      </w:pPr>
      <w:ins w:id="4746" w:author="Zhang Li" w:date="2022-06-12T15:03:00Z">
        <w:r>
          <w:rPr>
            <w:rFonts w:ascii="Times New Roman" w:eastAsia="宋体" w:hAnsi="Times New Roman" w:cs="Times New Roman"/>
            <w:kern w:val="0"/>
            <w:sz w:val="24"/>
            <w:szCs w:val="24"/>
          </w:rPr>
          <w:t xml:space="preserve">where </w:t>
        </w:r>
      </w:ins>
      <m:oMath>
        <m:sSubSup>
          <m:sSubSupPr>
            <m:ctrlPr>
              <w:ins w:id="4747" w:author="Zhang Li" w:date="2022-06-12T15:03:00Z">
                <w:rPr>
                  <w:rFonts w:ascii="Cambria Math" w:eastAsia="宋体" w:hAnsi="Cambria Math" w:cs="Times New Roman"/>
                  <w:i/>
                  <w:kern w:val="0"/>
                  <w:sz w:val="24"/>
                  <w:szCs w:val="24"/>
                </w:rPr>
              </w:ins>
            </m:ctrlPr>
          </m:sSubSupPr>
          <m:e>
            <m:r>
              <w:ins w:id="4748" w:author="Zhang Li" w:date="2022-06-12T15:03:00Z">
                <w:rPr>
                  <w:rFonts w:ascii="Cambria Math" w:eastAsia="宋体" w:hAnsi="Cambria Math" w:cs="Times New Roman"/>
                  <w:kern w:val="0"/>
                  <w:sz w:val="24"/>
                  <w:szCs w:val="24"/>
                </w:rPr>
                <m:t>T</m:t>
              </w:ins>
            </m:r>
          </m:e>
          <m:sub>
            <m:r>
              <w:ins w:id="4749" w:author="Zhang Li" w:date="2022-06-12T15:03:00Z">
                <w:rPr>
                  <w:rFonts w:ascii="Cambria Math" w:eastAsia="宋体" w:hAnsi="Cambria Math" w:cs="Times New Roman"/>
                  <w:kern w:val="0"/>
                  <w:sz w:val="24"/>
                  <w:szCs w:val="24"/>
                </w:rPr>
                <m:t>B</m:t>
              </w:ins>
            </m:r>
          </m:sub>
          <m:sup>
            <m:r>
              <w:ins w:id="4750" w:author="Zhang Li" w:date="2022-06-12T15:03:00Z">
                <w:rPr>
                  <w:rFonts w:ascii="Cambria Math" w:eastAsia="宋体" w:hAnsi="Cambria Math" w:cs="Times New Roman"/>
                  <w:kern w:val="0"/>
                  <w:sz w:val="24"/>
                  <w:szCs w:val="24"/>
                </w:rPr>
                <m:t>max</m:t>
              </w:ins>
            </m:r>
          </m:sup>
        </m:sSubSup>
        <m:r>
          <w:ins w:id="4751" w:author="Zhang Li" w:date="2022-06-12T15:03:00Z">
            <w:rPr>
              <w:rFonts w:ascii="Cambria Math" w:eastAsia="宋体" w:hAnsi="Cambria Math" w:cs="Times New Roman"/>
              <w:kern w:val="0"/>
              <w:sz w:val="24"/>
              <w:szCs w:val="24"/>
            </w:rPr>
            <m:t>=</m:t>
          </w:ins>
        </m:r>
        <m:f>
          <m:fPr>
            <m:ctrlPr>
              <w:ins w:id="4752" w:author="Zhang Li" w:date="2022-06-12T15:03:00Z">
                <w:rPr>
                  <w:rFonts w:ascii="Cambria Math" w:eastAsia="宋体" w:hAnsi="Cambria Math" w:cs="Times New Roman"/>
                  <w:kern w:val="0"/>
                  <w:sz w:val="24"/>
                  <w:szCs w:val="24"/>
                </w:rPr>
              </w:ins>
            </m:ctrlPr>
          </m:fPr>
          <m:num>
            <m:sSub>
              <m:sSubPr>
                <m:ctrlPr>
                  <w:ins w:id="4753" w:author="Zhang Li" w:date="2022-06-12T15:03:00Z">
                    <w:rPr>
                      <w:rFonts w:ascii="Cambria Math" w:eastAsia="宋体" w:hAnsi="Cambria Math" w:cs="Times New Roman"/>
                      <w:kern w:val="0"/>
                      <w:sz w:val="24"/>
                      <w:szCs w:val="24"/>
                    </w:rPr>
                  </w:ins>
                </m:ctrlPr>
              </m:sSubPr>
              <m:e>
                <m:r>
                  <w:ins w:id="4754" w:author="Zhang Li" w:date="2022-06-12T15:03:00Z">
                    <w:rPr>
                      <w:rFonts w:ascii="Cambria Math" w:eastAsia="宋体" w:hAnsi="Cambria Math" w:cs="Times New Roman"/>
                      <w:kern w:val="0"/>
                      <w:sz w:val="24"/>
                      <w:szCs w:val="24"/>
                    </w:rPr>
                    <m:t>D</m:t>
                  </w:ins>
                </m:r>
              </m:e>
              <m:sub>
                <m:r>
                  <w:ins w:id="4755" w:author="Zhang Li" w:date="2022-06-12T15:03:00Z">
                    <m:rPr>
                      <m:sty m:val="p"/>
                    </m:rPr>
                    <w:rPr>
                      <w:rFonts w:ascii="Cambria Math" w:eastAsia="宋体" w:hAnsi="Cambria Math" w:cs="Times New Roman"/>
                      <w:kern w:val="0"/>
                      <w:sz w:val="24"/>
                      <w:szCs w:val="24"/>
                    </w:rPr>
                    <m:t>0</m:t>
                  </w:ins>
                </m:r>
              </m:sub>
            </m:sSub>
            <m:r>
              <w:ins w:id="4756" w:author="Zhang Li" w:date="2022-06-12T15:03:00Z">
                <m:rPr>
                  <m:sty m:val="p"/>
                </m:rPr>
                <w:rPr>
                  <w:rFonts w:ascii="Cambria Math" w:eastAsia="宋体" w:hAnsi="Cambria Math" w:cs="Times New Roman"/>
                  <w:kern w:val="0"/>
                  <w:sz w:val="24"/>
                  <w:szCs w:val="24"/>
                </w:rPr>
                <m:t>+</m:t>
              </w:ins>
            </m:r>
            <m:sSub>
              <m:sSubPr>
                <m:ctrlPr>
                  <w:ins w:id="4757" w:author="Zhang Li" w:date="2022-06-12T15:03:00Z">
                    <w:rPr>
                      <w:rFonts w:ascii="Cambria Math" w:eastAsia="宋体" w:hAnsi="Cambria Math" w:cs="Times New Roman"/>
                      <w:kern w:val="0"/>
                      <w:sz w:val="24"/>
                      <w:szCs w:val="24"/>
                    </w:rPr>
                  </w:ins>
                </m:ctrlPr>
              </m:sSubPr>
              <m:e>
                <m:r>
                  <w:ins w:id="4758" w:author="Zhang Li" w:date="2022-06-12T15:03:00Z">
                    <w:rPr>
                      <w:rFonts w:ascii="Cambria Math" w:eastAsia="宋体" w:hAnsi="Cambria Math" w:cs="Times New Roman"/>
                      <w:kern w:val="0"/>
                      <w:sz w:val="24"/>
                      <w:szCs w:val="24"/>
                    </w:rPr>
                    <m:t>n</m:t>
                  </w:ins>
                </m:r>
              </m:e>
              <m:sub>
                <m:r>
                  <w:ins w:id="4759" w:author="Zhang Li" w:date="2022-06-12T15:03:00Z">
                    <w:rPr>
                      <w:rFonts w:ascii="Cambria Math" w:eastAsia="宋体" w:hAnsi="Cambria Math" w:cs="Times New Roman"/>
                      <w:kern w:val="0"/>
                      <w:sz w:val="24"/>
                      <w:szCs w:val="24"/>
                    </w:rPr>
                    <m:t>max</m:t>
                  </w:ins>
                </m:r>
              </m:sub>
            </m:sSub>
            <m:r>
              <w:ins w:id="4760" w:author="Zhang Li" w:date="2022-06-12T15:03:00Z">
                <m:rPr>
                  <m:sty m:val="p"/>
                </m:rPr>
                <w:rPr>
                  <w:rFonts w:ascii="Cambria Math" w:eastAsia="宋体" w:hAnsi="Cambria Math" w:cs="Times New Roman"/>
                  <w:kern w:val="0"/>
                  <w:sz w:val="24"/>
                  <w:szCs w:val="24"/>
                </w:rPr>
                <m:t>⋅</m:t>
              </w:ins>
            </m:r>
            <m:sSub>
              <m:sSubPr>
                <m:ctrlPr>
                  <w:ins w:id="4761" w:author="Zhang Li" w:date="2022-06-12T15:03:00Z">
                    <w:rPr>
                      <w:rFonts w:ascii="Cambria Math" w:eastAsia="宋体" w:hAnsi="Cambria Math" w:cs="Times New Roman"/>
                      <w:kern w:val="0"/>
                      <w:sz w:val="24"/>
                      <w:szCs w:val="24"/>
                    </w:rPr>
                  </w:ins>
                </m:ctrlPr>
              </m:sSubPr>
              <m:e>
                <m:r>
                  <w:ins w:id="4762" w:author="Zhang Li" w:date="2022-06-12T15:03:00Z">
                    <w:rPr>
                      <w:rFonts w:ascii="Cambria Math" w:eastAsia="宋体" w:hAnsi="Cambria Math" w:cs="Times New Roman"/>
                      <w:kern w:val="0"/>
                      <w:sz w:val="24"/>
                      <w:szCs w:val="24"/>
                    </w:rPr>
                    <m:t>D</m:t>
                  </w:ins>
                </m:r>
              </m:e>
              <m:sub>
                <m:r>
                  <w:ins w:id="4763" w:author="Zhang Li" w:date="2022-06-12T15:03:00Z">
                    <w:rPr>
                      <w:rFonts w:ascii="Cambria Math" w:eastAsia="宋体" w:hAnsi="Cambria Math" w:cs="Times New Roman"/>
                      <w:kern w:val="0"/>
                      <w:sz w:val="24"/>
                      <w:szCs w:val="24"/>
                    </w:rPr>
                    <m:t>t</m:t>
                  </w:ins>
                </m:r>
              </m:sub>
            </m:sSub>
          </m:num>
          <m:den>
            <m:r>
              <w:ins w:id="4764" w:author="Zhang Li" w:date="2022-06-12T15:03:00Z">
                <w:rPr>
                  <w:rFonts w:ascii="Cambria Math" w:eastAsia="宋体" w:hAnsi="Cambria Math" w:cs="Times New Roman"/>
                  <w:kern w:val="0"/>
                  <w:sz w:val="24"/>
                  <w:szCs w:val="24"/>
                </w:rPr>
                <m:t>M</m:t>
              </w:ins>
            </m:r>
          </m:den>
        </m:f>
        <m:r>
          <w:ins w:id="4765" w:author="Zhang Li" w:date="2022-06-12T15:03:00Z">
            <w:rPr>
              <w:rFonts w:ascii="Cambria Math" w:eastAsia="宋体" w:hAnsi="Cambria Math" w:cs="Times New Roman"/>
              <w:kern w:val="0"/>
              <w:sz w:val="24"/>
              <w:szCs w:val="24"/>
            </w:rPr>
            <m:t xml:space="preserve"> </m:t>
          </w:ins>
        </m:r>
      </m:oMath>
      <w:ins w:id="4766"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4767" w:author="Zhang Li" w:date="2022-06-12T15:03:00Z">
                <w:rPr>
                  <w:rFonts w:ascii="Cambria Math" w:eastAsia="宋体" w:hAnsi="Cambria Math" w:cs="Times New Roman"/>
                  <w:i/>
                  <w:kern w:val="0"/>
                  <w:sz w:val="24"/>
                  <w:szCs w:val="24"/>
                </w:rPr>
              </w:ins>
            </m:ctrlPr>
          </m:sSubPr>
          <m:e>
            <m:r>
              <w:ins w:id="4768" w:author="Zhang Li" w:date="2022-06-12T15:03:00Z">
                <w:rPr>
                  <w:rFonts w:ascii="Cambria Math" w:eastAsia="宋体" w:hAnsi="Cambria Math" w:cs="Times New Roman"/>
                  <w:kern w:val="0"/>
                  <w:sz w:val="24"/>
                  <w:szCs w:val="24"/>
                </w:rPr>
                <m:t>T</m:t>
              </w:ins>
            </m:r>
          </m:e>
          <m:sub>
            <m:r>
              <w:ins w:id="4769" w:author="Zhang Li" w:date="2022-06-12T15:03:00Z">
                <w:rPr>
                  <w:rFonts w:ascii="Cambria Math" w:eastAsia="宋体" w:hAnsi="Cambria Math" w:cs="Times New Roman"/>
                  <w:kern w:val="0"/>
                  <w:sz w:val="24"/>
                  <w:szCs w:val="24"/>
                </w:rPr>
                <m:t>sig</m:t>
              </w:ins>
            </m:r>
          </m:sub>
        </m:sSub>
      </m:oMath>
      <w:ins w:id="477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771" w:author="Zhang Li" w:date="2022-06-12T15:03:00Z">
            <w:rPr>
              <w:rFonts w:ascii="Cambria Math" w:eastAsia="宋体" w:hAnsi="Cambria Math" w:cs="Times New Roman"/>
              <w:kern w:val="0"/>
              <w:sz w:val="24"/>
              <w:szCs w:val="24"/>
            </w:rPr>
            <m:t>p</m:t>
          </w:ins>
        </m:r>
      </m:oMath>
      <w:ins w:id="4772"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4773" w:author="Zhang Li" w:date="2022-06-12T15:03:00Z"/>
          <w:rFonts w:ascii="Times New Roman" w:eastAsia="宋体" w:hAnsi="Times New Roman" w:cs="Times New Roman"/>
          <w:kern w:val="0"/>
          <w:sz w:val="24"/>
          <w:szCs w:val="24"/>
        </w:rPr>
      </w:pPr>
      <w:ins w:id="4774"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775" w:author="Zhang Li" w:date="2022-06-12T15:03:00Z">
                <w:rPr>
                  <w:rFonts w:ascii="Cambria Math" w:eastAsia="宋体" w:hAnsi="Cambria Math" w:cs="Times New Roman"/>
                  <w:i/>
                  <w:kern w:val="0"/>
                  <w:sz w:val="24"/>
                  <w:szCs w:val="24"/>
                </w:rPr>
              </w:ins>
            </m:ctrlPr>
          </m:sSubSupPr>
          <m:e>
            <m:r>
              <w:ins w:id="4776" w:author="Zhang Li" w:date="2022-06-12T15:03:00Z">
                <w:rPr>
                  <w:rFonts w:ascii="Cambria Math" w:eastAsia="宋体" w:hAnsi="Cambria Math" w:cs="Times New Roman"/>
                  <w:kern w:val="0"/>
                  <w:sz w:val="24"/>
                  <w:szCs w:val="24"/>
                </w:rPr>
                <m:t>T</m:t>
              </w:ins>
            </m:r>
          </m:e>
          <m:sub>
            <m:r>
              <w:ins w:id="4777" w:author="Zhang Li" w:date="2022-06-12T15:03:00Z">
                <w:rPr>
                  <w:rFonts w:ascii="Cambria Math" w:eastAsia="宋体" w:hAnsi="Cambria Math" w:cs="Times New Roman"/>
                  <w:kern w:val="0"/>
                  <w:sz w:val="24"/>
                  <w:szCs w:val="24"/>
                </w:rPr>
                <m:t>B</m:t>
              </w:ins>
            </m:r>
          </m:sub>
          <m:sup>
            <m:r>
              <w:ins w:id="4778" w:author="Zhang Li" w:date="2022-06-12T15:03:00Z">
                <w:rPr>
                  <w:rFonts w:ascii="Cambria Math" w:eastAsia="宋体" w:hAnsi="Cambria Math" w:cs="Times New Roman"/>
                  <w:kern w:val="0"/>
                  <w:sz w:val="24"/>
                  <w:szCs w:val="24"/>
                </w:rPr>
                <m:t>max</m:t>
              </w:ins>
            </m:r>
          </m:sup>
        </m:sSubSup>
      </m:oMath>
      <w:ins w:id="477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780" w:author="Zhang Li" w:date="2022-06-12T15:03:00Z">
                <w:rPr>
                  <w:rFonts w:ascii="Cambria Math" w:eastAsia="宋体" w:hAnsi="Cambria Math" w:cs="Times New Roman"/>
                  <w:i/>
                  <w:kern w:val="0"/>
                  <w:sz w:val="24"/>
                  <w:szCs w:val="24"/>
                </w:rPr>
              </w:ins>
            </m:ctrlPr>
          </m:sSubPr>
          <m:e>
            <m:r>
              <w:ins w:id="4781" w:author="Zhang Li" w:date="2022-06-12T15:03:00Z">
                <w:rPr>
                  <w:rFonts w:ascii="Cambria Math" w:eastAsia="宋体" w:hAnsi="Cambria Math" w:cs="Times New Roman"/>
                  <w:kern w:val="0"/>
                  <w:sz w:val="24"/>
                  <w:szCs w:val="24"/>
                </w:rPr>
                <m:t>T</m:t>
              </w:ins>
            </m:r>
          </m:e>
          <m:sub>
            <m:r>
              <w:ins w:id="4782" w:author="Zhang Li" w:date="2022-06-12T15:03:00Z">
                <w:rPr>
                  <w:rFonts w:ascii="Cambria Math" w:eastAsia="宋体" w:hAnsi="Cambria Math" w:cs="Times New Roman"/>
                  <w:kern w:val="0"/>
                  <w:sz w:val="24"/>
                  <w:szCs w:val="24"/>
                </w:rPr>
                <m:t>sig</m:t>
              </w:ins>
            </m:r>
          </m:sub>
        </m:sSub>
      </m:oMath>
      <w:ins w:id="478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784" w:author="ThinkPad" w:date="2022-06-18T10:18:00Z">
          <w:r w:rsidDel="00165D0C">
            <w:rPr>
              <w:rFonts w:ascii="Times New Roman" w:eastAsia="宋体" w:hAnsi="Times New Roman" w:cs="Times New Roman"/>
              <w:kern w:val="0"/>
              <w:sz w:val="24"/>
              <w:szCs w:val="24"/>
            </w:rPr>
            <w:delText>to</w:delText>
          </w:r>
        </w:del>
      </w:ins>
      <w:ins w:id="4785" w:author="ThinkPad" w:date="2022-06-18T10:18:00Z">
        <w:r w:rsidR="00165D0C">
          <w:rPr>
            <w:rFonts w:ascii="Times New Roman" w:eastAsia="宋体" w:hAnsi="Times New Roman" w:cs="Times New Roman"/>
            <w:kern w:val="0"/>
            <w:sz w:val="24"/>
            <w:szCs w:val="24"/>
          </w:rPr>
          <w:t>for</w:t>
        </w:r>
      </w:ins>
      <w:ins w:id="4786" w:author="Zhang Li" w:date="2022-06-12T15:03:00Z">
        <w:r>
          <w:rPr>
            <w:rFonts w:ascii="Times New Roman" w:eastAsia="宋体" w:hAnsi="Times New Roman" w:cs="Times New Roman"/>
            <w:kern w:val="0"/>
            <w:sz w:val="24"/>
            <w:szCs w:val="24"/>
          </w:rPr>
          <w:t xml:space="preserve"> transmit</w:t>
        </w:r>
      </w:ins>
      <w:ins w:id="4787" w:author="ThinkPad" w:date="2022-06-18T10:18:00Z">
        <w:r w:rsidR="00165D0C">
          <w:rPr>
            <w:rFonts w:ascii="Times New Roman" w:eastAsia="宋体" w:hAnsi="Times New Roman" w:cs="Times New Roman"/>
            <w:kern w:val="0"/>
            <w:sz w:val="24"/>
            <w:szCs w:val="24"/>
          </w:rPr>
          <w:t>ting</w:t>
        </w:r>
      </w:ins>
      <w:ins w:id="4788" w:author="Zhang Li" w:date="2022-06-12T15:03:00Z">
        <w:r>
          <w:rPr>
            <w:rFonts w:ascii="Times New Roman" w:eastAsia="宋体" w:hAnsi="Times New Roman" w:cs="Times New Roman"/>
            <w:kern w:val="0"/>
            <w:sz w:val="24"/>
            <w:szCs w:val="24"/>
          </w:rPr>
          <w:t xml:space="preserve"> a signature. </w:t>
        </w:r>
      </w:ins>
      <w:ins w:id="4789" w:author="ThinkPad" w:date="2022-06-18T10:20:00Z">
        <w:r w:rsidR="00A43B22">
          <w:rPr>
            <w:rFonts w:ascii="Times New Roman" w:eastAsia="宋体" w:hAnsi="Times New Roman" w:cs="Times New Roman"/>
            <w:kern w:val="0"/>
            <w:sz w:val="24"/>
            <w:szCs w:val="24"/>
          </w:rPr>
          <w:t xml:space="preserve">Let </w:t>
        </w:r>
      </w:ins>
      <m:oMath>
        <m:r>
          <w:ins w:id="4790" w:author="ThinkPad" w:date="2022-06-18T10:20:00Z">
            <w:rPr>
              <w:rFonts w:ascii="Cambria Math" w:eastAsia="宋体" w:hAnsi="Cambria Math" w:cs="Times New Roman"/>
              <w:kern w:val="0"/>
              <w:sz w:val="24"/>
              <w:szCs w:val="24"/>
            </w:rPr>
            <m:t>p</m:t>
          </w:ins>
        </m:r>
      </m:oMath>
      <w:ins w:id="4791" w:author="ThinkPad" w:date="2022-06-18T10:20:00Z">
        <w:r w:rsidR="00A43B22">
          <w:rPr>
            <w:rFonts w:ascii="Times New Roman" w:eastAsia="宋体" w:hAnsi="Times New Roman" w:cs="Times New Roman"/>
            <w:kern w:val="0"/>
            <w:sz w:val="24"/>
            <w:szCs w:val="24"/>
          </w:rPr>
          <w:t xml:space="preserve"> denote </w:t>
        </w:r>
      </w:ins>
      <w:ins w:id="4792" w:author="Zhang Li" w:date="2022-06-12T15:03:00Z">
        <w:del w:id="4793" w:author="ThinkPad" w:date="2022-06-18T10:20:00Z">
          <w:r w:rsidDel="00A43B22">
            <w:rPr>
              <w:rFonts w:ascii="Times New Roman" w:eastAsia="宋体" w:hAnsi="Times New Roman" w:cs="Times New Roman"/>
              <w:kern w:val="0"/>
              <w:sz w:val="24"/>
              <w:szCs w:val="24"/>
            </w:rPr>
            <w:delText>T</w:delText>
          </w:r>
        </w:del>
      </w:ins>
      <w:ins w:id="4794" w:author="ThinkPad" w:date="2022-06-18T10:20:00Z">
        <w:r w:rsidR="00A43B22">
          <w:rPr>
            <w:rFonts w:ascii="Times New Roman" w:eastAsia="宋体" w:hAnsi="Times New Roman" w:cs="Times New Roman"/>
            <w:kern w:val="0"/>
            <w:sz w:val="24"/>
            <w:szCs w:val="24"/>
          </w:rPr>
          <w:t>t</w:t>
        </w:r>
      </w:ins>
      <w:ins w:id="4795" w:author="Zhang Li" w:date="2022-06-12T15:03:00Z">
        <w:r>
          <w:rPr>
            <w:rFonts w:ascii="Times New Roman" w:eastAsia="宋体" w:hAnsi="Times New Roman" w:cs="Times New Roman"/>
            <w:kern w:val="0"/>
            <w:sz w:val="24"/>
            <w:szCs w:val="24"/>
          </w:rPr>
          <w:t xml:space="preserve">he transmission probability of </w:t>
        </w:r>
        <w:del w:id="4796" w:author="ThinkPad" w:date="2022-06-18T10:19:00Z">
          <w:r w:rsidDel="00A43B22">
            <w:rPr>
              <w:rFonts w:ascii="Times New Roman" w:eastAsia="宋体" w:hAnsi="Times New Roman" w:cs="Times New Roman" w:hint="eastAsia"/>
              <w:kern w:val="0"/>
              <w:sz w:val="24"/>
              <w:szCs w:val="24"/>
            </w:rPr>
            <w:delText>each</w:delText>
          </w:r>
        </w:del>
      </w:ins>
      <w:ins w:id="4797" w:author="ThinkPad" w:date="2022-06-18T10:19:00Z">
        <w:r w:rsidR="00A43B22">
          <w:rPr>
            <w:rFonts w:ascii="Times New Roman" w:eastAsia="宋体" w:hAnsi="Times New Roman" w:cs="Times New Roman" w:hint="eastAsia"/>
            <w:kern w:val="0"/>
            <w:sz w:val="24"/>
            <w:szCs w:val="24"/>
          </w:rPr>
          <w:t>a</w:t>
        </w:r>
      </w:ins>
      <w:ins w:id="4798" w:author="Zhang Li" w:date="2022-06-12T15:03:00Z">
        <w:r>
          <w:rPr>
            <w:rFonts w:ascii="Times New Roman" w:eastAsia="宋体" w:hAnsi="Times New Roman" w:cs="Times New Roman"/>
            <w:kern w:val="0"/>
            <w:sz w:val="24"/>
            <w:szCs w:val="24"/>
          </w:rPr>
          <w:t xml:space="preserve"> node</w:t>
        </w:r>
      </w:ins>
      <w:ins w:id="4799" w:author="ThinkPad" w:date="2022-06-18T10:20:00Z">
        <w:r w:rsidR="00A43B22">
          <w:rPr>
            <w:rFonts w:ascii="Times New Roman" w:eastAsia="宋体" w:hAnsi="Times New Roman" w:cs="Times New Roman"/>
            <w:kern w:val="0"/>
            <w:sz w:val="24"/>
            <w:szCs w:val="24"/>
          </w:rPr>
          <w:t xml:space="preserve"> in a time slot</w:t>
        </w:r>
      </w:ins>
      <w:ins w:id="4800" w:author="Zhang Li" w:date="2022-06-12T15:03:00Z">
        <w:del w:id="4801"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802" w:author="Zhang Li" w:date="2022-06-12T15:03:00Z">
            <w:del w:id="4803" w:author="ThinkPad" w:date="2022-06-18T10:20:00Z">
              <w:rPr>
                <w:rFonts w:ascii="Cambria Math" w:eastAsia="宋体" w:hAnsi="Cambria Math" w:cs="Times New Roman"/>
                <w:kern w:val="0"/>
                <w:sz w:val="24"/>
                <w:szCs w:val="24"/>
              </w:rPr>
              <m:t>p</m:t>
            </w:del>
          </w:ins>
        </m:r>
      </m:oMath>
      <w:ins w:id="4804" w:author="Zhang Li" w:date="2022-06-12T15:03:00Z">
        <w:del w:id="4805"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806" w:author="ThinkPad" w:date="2022-06-18T10:18:00Z">
        <w:r w:rsidR="00165D0C">
          <w:rPr>
            <w:rFonts w:ascii="Times New Roman" w:eastAsia="宋体" w:hAnsi="Times New Roman" w:cs="Times New Roman"/>
            <w:kern w:val="0"/>
            <w:sz w:val="24"/>
            <w:szCs w:val="24"/>
          </w:rPr>
          <w:t xml:space="preserve"> </w:t>
        </w:r>
      </w:ins>
      <w:ins w:id="4807" w:author="Zhang Li" w:date="2022-06-12T15:03:00Z">
        <w:del w:id="4808"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4809" w:author="Zhang Li" w:date="2022-06-12T15:03:00Z">
            <w:rPr>
              <w:rFonts w:ascii="Cambria Math" w:eastAsia="宋体" w:hAnsi="Cambria Math" w:cs="Times New Roman"/>
              <w:kern w:val="0"/>
              <w:sz w:val="24"/>
              <w:szCs w:val="24"/>
            </w:rPr>
            <m:t>F=(</m:t>
          </w:ins>
        </m:r>
        <m:sSubSup>
          <m:sSubSupPr>
            <m:ctrlPr>
              <w:ins w:id="4810" w:author="Zhang Li" w:date="2022-06-12T15:03:00Z">
                <w:rPr>
                  <w:rFonts w:ascii="Cambria Math" w:eastAsia="宋体" w:hAnsi="Cambria Math" w:cs="Times New Roman"/>
                  <w:i/>
                  <w:kern w:val="0"/>
                  <w:sz w:val="24"/>
                  <w:szCs w:val="24"/>
                </w:rPr>
              </w:ins>
            </m:ctrlPr>
          </m:sSubSupPr>
          <m:e>
            <m:r>
              <w:ins w:id="4811" w:author="Zhang Li" w:date="2022-06-12T15:03:00Z">
                <w:rPr>
                  <w:rFonts w:ascii="Cambria Math" w:eastAsia="宋体" w:hAnsi="Cambria Math" w:cs="Times New Roman"/>
                  <w:kern w:val="0"/>
                  <w:sz w:val="24"/>
                  <w:szCs w:val="24"/>
                </w:rPr>
                <m:t>T</m:t>
              </w:ins>
            </m:r>
          </m:e>
          <m:sub>
            <m:r>
              <w:ins w:id="4812" w:author="Zhang Li" w:date="2022-06-12T15:03:00Z">
                <w:rPr>
                  <w:rFonts w:ascii="Cambria Math" w:eastAsia="宋体" w:hAnsi="Cambria Math" w:cs="Times New Roman"/>
                  <w:kern w:val="0"/>
                  <w:sz w:val="24"/>
                  <w:szCs w:val="24"/>
                </w:rPr>
                <m:t>B</m:t>
              </w:ins>
            </m:r>
          </m:sub>
          <m:sup>
            <m:r>
              <w:ins w:id="4813" w:author="Zhang Li" w:date="2022-06-12T15:03:00Z">
                <w:rPr>
                  <w:rFonts w:ascii="Cambria Math" w:eastAsia="宋体" w:hAnsi="Cambria Math" w:cs="Times New Roman"/>
                  <w:kern w:val="0"/>
                  <w:sz w:val="24"/>
                  <w:szCs w:val="24"/>
                </w:rPr>
                <m:t>max</m:t>
              </w:ins>
            </m:r>
          </m:sup>
        </m:sSubSup>
        <m:r>
          <w:ins w:id="4814" w:author="Zhang Li" w:date="2022-06-12T15:03:00Z">
            <w:rPr>
              <w:rFonts w:ascii="Cambria Math" w:eastAsia="宋体" w:hAnsi="Cambria Math" w:cs="Times New Roman"/>
              <w:kern w:val="0"/>
              <w:sz w:val="24"/>
              <w:szCs w:val="24"/>
            </w:rPr>
            <m:t>+</m:t>
          </w:ins>
        </m:r>
        <m:nary>
          <m:naryPr>
            <m:chr m:val="∑"/>
            <m:limLoc m:val="undOvr"/>
            <m:ctrlPr>
              <w:ins w:id="4815" w:author="Zhang Li" w:date="2022-06-12T15:03:00Z">
                <w:rPr>
                  <w:rFonts w:ascii="Cambria Math" w:eastAsia="宋体" w:hAnsi="Cambria Math" w:cs="Times New Roman"/>
                  <w:i/>
                  <w:kern w:val="0"/>
                  <w:sz w:val="24"/>
                  <w:szCs w:val="24"/>
                </w:rPr>
              </w:ins>
            </m:ctrlPr>
          </m:naryPr>
          <m:sub>
            <m:r>
              <w:ins w:id="4816" w:author="Zhang Li" w:date="2022-06-12T15:03:00Z">
                <w:rPr>
                  <w:rFonts w:ascii="Cambria Math" w:eastAsia="宋体" w:hAnsi="Cambria Math" w:cs="Times New Roman"/>
                  <w:kern w:val="0"/>
                  <w:sz w:val="24"/>
                  <w:szCs w:val="24"/>
                </w:rPr>
                <m:t>i=0</m:t>
              </w:ins>
            </m:r>
          </m:sub>
          <m:sup>
            <m:r>
              <w:ins w:id="4817" w:author="Zhang Li" w:date="2022-06-12T15:03:00Z">
                <w:rPr>
                  <w:rFonts w:ascii="Cambria Math" w:eastAsia="宋体" w:hAnsi="Cambria Math" w:cs="Times New Roman"/>
                  <w:kern w:val="0"/>
                  <w:sz w:val="24"/>
                  <w:szCs w:val="24"/>
                  <w:highlight w:val="yellow"/>
                  <w:rPrChange w:id="4818" w:author="ThinkPad" w:date="2022-06-18T10:19:00Z">
                    <w:rPr>
                      <w:rFonts w:ascii="Cambria Math" w:eastAsia="宋体" w:hAnsi="Cambria Math" w:cs="Times New Roman"/>
                      <w:kern w:val="0"/>
                      <w:sz w:val="24"/>
                      <w:szCs w:val="24"/>
                    </w:rPr>
                  </w:rPrChange>
                </w:rPr>
                <m:t>N</m:t>
              </w:ins>
            </m:r>
            <m:r>
              <w:ins w:id="4819" w:author="ThinkPad" w:date="2022-06-18T10:19:00Z">
                <w:rPr>
                  <w:rFonts w:ascii="微软雅黑" w:eastAsia="微软雅黑" w:hAnsi="微软雅黑" w:cs="微软雅黑"/>
                  <w:kern w:val="0"/>
                  <w:sz w:val="24"/>
                  <w:szCs w:val="24"/>
                  <w:highlight w:val="yellow"/>
                  <w:rPrChange w:id="4820" w:author="ThinkPad" w:date="2022-06-18T10:19:00Z">
                    <w:rPr>
                      <w:rFonts w:ascii="微软雅黑" w:eastAsia="微软雅黑" w:hAnsi="微软雅黑" w:cs="微软雅黑"/>
                      <w:kern w:val="0"/>
                      <w:sz w:val="24"/>
                      <w:szCs w:val="24"/>
                    </w:rPr>
                  </w:rPrChange>
                </w:rPr>
                <m:t>-</m:t>
              </w:ins>
            </m:r>
            <m:r>
              <w:ins w:id="4821" w:author="ThinkPad" w:date="2022-06-18T10:19:00Z">
                <w:rPr>
                  <w:rFonts w:ascii="Cambria Math" w:eastAsia="宋体" w:hAnsi="Cambria Math" w:cs="Times New Roman"/>
                  <w:kern w:val="0"/>
                  <w:sz w:val="24"/>
                  <w:szCs w:val="24"/>
                  <w:highlight w:val="yellow"/>
                  <w:rPrChange w:id="4822" w:author="ThinkPad" w:date="2022-06-18T10:19:00Z">
                    <w:rPr>
                      <w:rFonts w:ascii="Cambria Math" w:eastAsia="宋体" w:hAnsi="Cambria Math" w:cs="Times New Roman"/>
                      <w:kern w:val="0"/>
                      <w:sz w:val="24"/>
                      <w:szCs w:val="24"/>
                    </w:rPr>
                  </w:rPrChange>
                </w:rPr>
                <m:t>1</m:t>
              </w:ins>
            </m:r>
          </m:sup>
          <m:e>
            <m:sSub>
              <m:sSubPr>
                <m:ctrlPr>
                  <w:ins w:id="4823" w:author="Zhang Li" w:date="2022-06-12T15:03:00Z">
                    <w:rPr>
                      <w:rFonts w:ascii="Cambria Math" w:eastAsia="宋体" w:hAnsi="Cambria Math" w:cs="Times New Roman"/>
                      <w:i/>
                      <w:kern w:val="0"/>
                      <w:sz w:val="24"/>
                      <w:szCs w:val="24"/>
                    </w:rPr>
                  </w:ins>
                </m:ctrlPr>
              </m:sSubPr>
              <m:e>
                <m:r>
                  <w:ins w:id="4824" w:author="Zhang Li" w:date="2022-06-12T15:03:00Z">
                    <w:rPr>
                      <w:rFonts w:ascii="Cambria Math" w:eastAsia="宋体" w:hAnsi="Cambria Math" w:cs="Times New Roman"/>
                      <w:kern w:val="0"/>
                      <w:sz w:val="24"/>
                      <w:szCs w:val="24"/>
                    </w:rPr>
                    <m:t>T</m:t>
                  </w:ins>
                </m:r>
              </m:e>
              <m:sub>
                <m:r>
                  <w:ins w:id="4825" w:author="Zhang Li" w:date="2022-06-12T15:03:00Z">
                    <w:rPr>
                      <w:rFonts w:ascii="Cambria Math" w:eastAsia="宋体" w:hAnsi="Cambria Math" w:cs="Times New Roman"/>
                      <w:kern w:val="0"/>
                      <w:sz w:val="24"/>
                      <w:szCs w:val="24"/>
                    </w:rPr>
                    <m:t>sig</m:t>
                  </w:ins>
                </m:r>
              </m:sub>
            </m:sSub>
          </m:e>
        </m:nary>
        <m:r>
          <w:ins w:id="4826" w:author="Zhang Li" w:date="2022-06-12T15:03:00Z">
            <w:rPr>
              <w:rFonts w:ascii="Cambria Math" w:eastAsia="宋体" w:hAnsi="Cambria Math" w:cs="Times New Roman"/>
              <w:kern w:val="0"/>
              <w:sz w:val="24"/>
              <w:szCs w:val="24"/>
            </w:rPr>
            <m:t>)⋅</m:t>
          </w:ins>
        </m:r>
        <m:d>
          <m:dPr>
            <m:begChr m:val="⌈"/>
            <m:endChr m:val="⌉"/>
            <m:ctrlPr>
              <w:ins w:id="4827" w:author="Zhang Li" w:date="2022-06-12T15:03:00Z">
                <w:rPr>
                  <w:rFonts w:ascii="Cambria Math" w:eastAsia="宋体" w:hAnsi="Cambria Math" w:cs="Times New Roman"/>
                  <w:i/>
                  <w:kern w:val="0"/>
                  <w:sz w:val="24"/>
                  <w:szCs w:val="24"/>
                </w:rPr>
              </w:ins>
            </m:ctrlPr>
          </m:dPr>
          <m:e>
            <m:f>
              <m:fPr>
                <m:ctrlPr>
                  <w:ins w:id="4828" w:author="Zhang Li" w:date="2022-06-12T15:03:00Z">
                    <w:rPr>
                      <w:rFonts w:ascii="Cambria Math" w:eastAsia="宋体" w:hAnsi="Cambria Math" w:cs="Times New Roman"/>
                      <w:i/>
                      <w:kern w:val="0"/>
                      <w:sz w:val="24"/>
                      <w:szCs w:val="24"/>
                    </w:rPr>
                  </w:ins>
                </m:ctrlPr>
              </m:fPr>
              <m:num>
                <m:func>
                  <m:funcPr>
                    <m:ctrlPr>
                      <w:ins w:id="4829" w:author="Zhang Li" w:date="2022-06-12T15:03:00Z">
                        <w:rPr>
                          <w:rFonts w:ascii="Cambria Math" w:eastAsia="宋体" w:hAnsi="Cambria Math" w:cs="Times New Roman"/>
                          <w:i/>
                          <w:kern w:val="0"/>
                          <w:sz w:val="24"/>
                          <w:szCs w:val="24"/>
                        </w:rPr>
                      </w:ins>
                    </m:ctrlPr>
                  </m:funcPr>
                  <m:fName>
                    <m:r>
                      <w:ins w:id="4830" w:author="Zhang Li" w:date="2022-06-12T15:03:00Z">
                        <m:rPr>
                          <m:sty m:val="p"/>
                        </m:rPr>
                        <w:rPr>
                          <w:rFonts w:ascii="Cambria Math" w:eastAsia="宋体" w:hAnsi="Cambria Math" w:cs="Times New Roman"/>
                          <w:kern w:val="0"/>
                          <w:sz w:val="24"/>
                          <w:szCs w:val="24"/>
                        </w:rPr>
                        <m:t>log</m:t>
                      </w:ins>
                    </m:r>
                  </m:fName>
                  <m:e>
                    <m:d>
                      <m:dPr>
                        <m:ctrlPr>
                          <w:ins w:id="4831" w:author="Zhang Li" w:date="2022-06-12T15:03:00Z">
                            <w:rPr>
                              <w:rFonts w:ascii="Cambria Math" w:eastAsia="宋体" w:hAnsi="Cambria Math" w:cs="Times New Roman"/>
                              <w:i/>
                              <w:kern w:val="0"/>
                              <w:sz w:val="24"/>
                              <w:szCs w:val="24"/>
                            </w:rPr>
                          </w:ins>
                        </m:ctrlPr>
                      </m:dPr>
                      <m:e>
                        <m:r>
                          <w:ins w:id="4832" w:author="Zhang Li" w:date="2022-06-12T15:03:00Z">
                            <w:rPr>
                              <w:rFonts w:ascii="Cambria Math" w:eastAsia="宋体" w:hAnsi="Cambria Math" w:cs="Times New Roman"/>
                              <w:kern w:val="0"/>
                              <w:sz w:val="24"/>
                              <w:szCs w:val="24"/>
                            </w:rPr>
                            <m:t>1-ς</m:t>
                          </w:ins>
                        </m:r>
                      </m:e>
                    </m:d>
                  </m:e>
                </m:func>
              </m:num>
              <m:den>
                <m:func>
                  <m:funcPr>
                    <m:ctrlPr>
                      <w:ins w:id="4833" w:author="Zhang Li" w:date="2022-06-12T15:03:00Z">
                        <w:rPr>
                          <w:rFonts w:ascii="Cambria Math" w:eastAsia="宋体" w:hAnsi="Cambria Math" w:cs="Times New Roman"/>
                          <w:i/>
                          <w:kern w:val="0"/>
                          <w:sz w:val="24"/>
                          <w:szCs w:val="24"/>
                        </w:rPr>
                      </w:ins>
                    </m:ctrlPr>
                  </m:funcPr>
                  <m:fName>
                    <m:r>
                      <w:ins w:id="4834" w:author="Zhang Li" w:date="2022-06-12T15:03:00Z">
                        <m:rPr>
                          <m:sty m:val="p"/>
                        </m:rPr>
                        <w:rPr>
                          <w:rFonts w:ascii="Cambria Math" w:eastAsia="宋体" w:hAnsi="Cambria Math" w:cs="Times New Roman"/>
                          <w:kern w:val="0"/>
                          <w:sz w:val="24"/>
                          <w:szCs w:val="24"/>
                        </w:rPr>
                        <m:t>log</m:t>
                      </w:ins>
                    </m:r>
                  </m:fName>
                  <m:e>
                    <m:d>
                      <m:dPr>
                        <m:ctrlPr>
                          <w:ins w:id="4835" w:author="Zhang Li" w:date="2022-06-12T15:03:00Z">
                            <w:rPr>
                              <w:rFonts w:ascii="Cambria Math" w:eastAsia="宋体" w:hAnsi="Cambria Math" w:cs="Times New Roman"/>
                              <w:i/>
                              <w:kern w:val="0"/>
                              <w:sz w:val="24"/>
                              <w:szCs w:val="24"/>
                            </w:rPr>
                          </w:ins>
                        </m:ctrlPr>
                      </m:dPr>
                      <m:e>
                        <m:r>
                          <w:ins w:id="4836" w:author="Zhang Li" w:date="2022-06-12T15:03:00Z">
                            <w:rPr>
                              <w:rFonts w:ascii="Cambria Math" w:eastAsia="宋体" w:hAnsi="Cambria Math" w:cs="Times New Roman"/>
                              <w:kern w:val="0"/>
                              <w:sz w:val="24"/>
                              <w:szCs w:val="24"/>
                            </w:rPr>
                            <m:t>1-</m:t>
                          </w:ins>
                        </m:r>
                        <m:r>
                          <w:ins w:id="4837" w:author="Zhang Li" w:date="2022-06-12T15:03:00Z">
                            <w:rPr>
                              <w:rFonts w:ascii="Cambria Math" w:eastAsia="宋体" w:hAnsi="Cambria Math" w:cs="Times New Roman" w:hint="eastAsia"/>
                              <w:kern w:val="0"/>
                              <w:sz w:val="24"/>
                              <w:szCs w:val="24"/>
                            </w:rPr>
                            <m:t>N</m:t>
                          </w:ins>
                        </m:r>
                        <m:r>
                          <w:ins w:id="4838" w:author="Zhang Li" w:date="2022-06-12T15:03:00Z">
                            <w:rPr>
                              <w:rFonts w:ascii="Cambria Math" w:eastAsia="宋体" w:hAnsi="Cambria Math" w:cs="Times New Roman"/>
                              <w:kern w:val="0"/>
                              <w:sz w:val="24"/>
                              <w:szCs w:val="24"/>
                            </w:rPr>
                            <m:t>⋅p⋅</m:t>
                          </w:ins>
                        </m:r>
                        <m:sSup>
                          <m:sSupPr>
                            <m:ctrlPr>
                              <w:ins w:id="4839" w:author="Zhang Li" w:date="2022-06-12T15:03:00Z">
                                <w:rPr>
                                  <w:rFonts w:ascii="Cambria Math" w:eastAsia="宋体" w:hAnsi="Cambria Math" w:cs="Times New Roman"/>
                                  <w:i/>
                                  <w:kern w:val="0"/>
                                  <w:sz w:val="24"/>
                                  <w:szCs w:val="24"/>
                                </w:rPr>
                              </w:ins>
                            </m:ctrlPr>
                          </m:sSupPr>
                          <m:e>
                            <m:d>
                              <m:dPr>
                                <m:ctrlPr>
                                  <w:ins w:id="4840" w:author="Zhang Li" w:date="2022-06-12T15:03:00Z">
                                    <w:rPr>
                                      <w:rFonts w:ascii="Cambria Math" w:eastAsia="宋体" w:hAnsi="Cambria Math" w:cs="Times New Roman"/>
                                      <w:i/>
                                      <w:kern w:val="0"/>
                                      <w:sz w:val="24"/>
                                      <w:szCs w:val="24"/>
                                    </w:rPr>
                                  </w:ins>
                                </m:ctrlPr>
                              </m:dPr>
                              <m:e>
                                <m:r>
                                  <w:ins w:id="4841" w:author="Zhang Li" w:date="2022-06-12T15:03:00Z">
                                    <w:rPr>
                                      <w:rFonts w:ascii="Cambria Math" w:eastAsia="宋体" w:hAnsi="Cambria Math" w:cs="Times New Roman"/>
                                      <w:kern w:val="0"/>
                                      <w:sz w:val="24"/>
                                      <w:szCs w:val="24"/>
                                    </w:rPr>
                                    <m:t>1-p</m:t>
                                  </w:ins>
                                </m:r>
                              </m:e>
                            </m:d>
                          </m:e>
                          <m:sup>
                            <m:r>
                              <w:ins w:id="4842" w:author="Zhang Li" w:date="2022-06-12T15:03:00Z">
                                <w:rPr>
                                  <w:rFonts w:ascii="Cambria Math" w:eastAsia="宋体" w:hAnsi="Cambria Math" w:cs="Times New Roman"/>
                                  <w:kern w:val="0"/>
                                  <w:sz w:val="24"/>
                                  <w:szCs w:val="24"/>
                                </w:rPr>
                                <m:t>N-1</m:t>
                              </w:ins>
                            </m:r>
                          </m:sup>
                        </m:sSup>
                      </m:e>
                    </m:d>
                  </m:e>
                </m:func>
              </m:den>
            </m:f>
          </m:e>
        </m:d>
      </m:oMath>
      <w:ins w:id="484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844" w:author="Zhang Li" w:date="2022-06-12T15:03:00Z">
            <w:rPr>
              <w:rFonts w:ascii="Cambria Math" w:eastAsia="宋体" w:hAnsi="Cambria Math" w:cs="Times New Roman"/>
              <w:kern w:val="0"/>
              <w:sz w:val="24"/>
              <w:szCs w:val="24"/>
            </w:rPr>
            <m:t>0≤ς&lt;1</m:t>
          </w:ins>
        </m:r>
      </m:oMath>
      <w:ins w:id="484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846" w:author="Zhang Li" w:date="2022-06-12T15:03:00Z"/>
          <w:rFonts w:ascii="Times New Roman" w:eastAsia="宋体" w:hAnsi="Times New Roman" w:cs="Times New Roman"/>
          <w:kern w:val="0"/>
          <w:sz w:val="24"/>
          <w:szCs w:val="24"/>
        </w:rPr>
      </w:pPr>
      <w:ins w:id="4847"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848" w:author="ThinkPad" w:date="2022-06-18T10:30:00Z">
          <w:r w:rsidDel="00E435FD">
            <w:rPr>
              <w:rFonts w:ascii="Times New Roman" w:eastAsia="宋体" w:hAnsi="Times New Roman" w:cs="Times New Roman" w:hint="eastAsia"/>
              <w:kern w:val="0"/>
              <w:sz w:val="24"/>
              <w:szCs w:val="24"/>
            </w:rPr>
            <w:delText>In a wireless network,</w:delText>
          </w:r>
        </w:del>
        <w:del w:id="4849" w:author="ThinkPad" w:date="2022-06-18T10:31:00Z">
          <w:r w:rsidDel="00E435FD">
            <w:rPr>
              <w:rFonts w:ascii="Times New Roman" w:eastAsia="宋体" w:hAnsi="Times New Roman" w:cs="Times New Roman"/>
              <w:kern w:val="0"/>
              <w:sz w:val="24"/>
              <w:szCs w:val="24"/>
            </w:rPr>
            <w:delText xml:space="preserve"> each node </w:delText>
          </w:r>
        </w:del>
        <w:del w:id="4850" w:author="ThinkPad" w:date="2022-06-18T10:22:00Z">
          <w:r w:rsidDel="00A43B22">
            <w:rPr>
              <w:rFonts w:ascii="Times New Roman" w:eastAsia="宋体" w:hAnsi="Times New Roman" w:cs="Times New Roman"/>
              <w:kern w:val="0"/>
              <w:sz w:val="24"/>
              <w:szCs w:val="24"/>
            </w:rPr>
            <w:delText>determine</w:delText>
          </w:r>
        </w:del>
        <w:del w:id="4851" w:author="ThinkPad" w:date="2022-06-18T10:31:00Z">
          <w:r w:rsidDel="00E435FD">
            <w:rPr>
              <w:rFonts w:ascii="Times New Roman" w:eastAsia="宋体" w:hAnsi="Times New Roman" w:cs="Times New Roman"/>
              <w:kern w:val="0"/>
              <w:sz w:val="24"/>
              <w:szCs w:val="24"/>
            </w:rPr>
            <w:delText xml:space="preserve">s to transmit a message in a </w:delText>
          </w:r>
        </w:del>
        <w:del w:id="4852" w:author="ThinkPad" w:date="2022-06-18T10:23:00Z">
          <w:r w:rsidDel="008A6B22">
            <w:rPr>
              <w:rFonts w:ascii="Times New Roman" w:eastAsia="宋体" w:hAnsi="Times New Roman" w:cs="Times New Roman"/>
              <w:kern w:val="0"/>
              <w:sz w:val="24"/>
              <w:szCs w:val="24"/>
            </w:rPr>
            <w:delText xml:space="preserve">single </w:delText>
          </w:r>
        </w:del>
        <w:del w:id="4853"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854" w:author="Zhang Li" w:date="2022-06-12T15:03:00Z">
            <w:del w:id="4855" w:author="ThinkPad" w:date="2022-06-18T10:31:00Z">
              <w:rPr>
                <w:rFonts w:ascii="Cambria Math" w:eastAsia="宋体" w:hAnsi="Cambria Math" w:cs="Times New Roman"/>
                <w:kern w:val="0"/>
                <w:sz w:val="24"/>
                <w:szCs w:val="24"/>
              </w:rPr>
              <m:t>p</m:t>
            </w:del>
          </w:ins>
        </m:r>
      </m:oMath>
      <w:ins w:id="4856" w:author="Zhang Li" w:date="2022-06-12T15:03:00Z">
        <w:del w:id="4857" w:author="ThinkPad" w:date="2022-06-18T10:31:00Z">
          <w:r w:rsidDel="00E435FD">
            <w:rPr>
              <w:rFonts w:ascii="Times New Roman" w:eastAsia="宋体" w:hAnsi="Times New Roman" w:cs="Times New Roman" w:hint="eastAsia"/>
              <w:kern w:val="0"/>
              <w:sz w:val="24"/>
              <w:szCs w:val="24"/>
            </w:rPr>
            <w:delText>.</w:delText>
          </w:r>
        </w:del>
      </w:ins>
      <w:ins w:id="4858" w:author="ThinkPad" w:date="2022-06-18T10:22:00Z">
        <w:r w:rsidR="00A43B22">
          <w:rPr>
            <w:rFonts w:ascii="Times New Roman" w:eastAsia="宋体" w:hAnsi="Times New Roman" w:cs="Times New Roman"/>
            <w:kern w:val="0"/>
            <w:sz w:val="24"/>
            <w:szCs w:val="24"/>
          </w:rPr>
          <w:t>[</w:t>
        </w:r>
      </w:ins>
      <w:ins w:id="4859" w:author="ThinkPad" w:date="2022-06-18T10:27:00Z">
        <w:r w:rsidR="00792A11">
          <w:rPr>
            <w:rFonts w:ascii="Times New Roman" w:eastAsia="宋体" w:hAnsi="Times New Roman" w:cs="Times New Roman" w:hint="eastAsia"/>
            <w:kern w:val="0"/>
            <w:sz w:val="24"/>
            <w:szCs w:val="24"/>
          </w:rPr>
          <w:t>完整的</w:t>
        </w:r>
      </w:ins>
      <w:ins w:id="4860" w:author="ThinkPad" w:date="2022-06-18T10:22:00Z">
        <w:r w:rsidR="00A43B22">
          <w:rPr>
            <w:rFonts w:ascii="Times New Roman" w:eastAsia="宋体" w:hAnsi="Times New Roman" w:cs="Times New Roman" w:hint="eastAsia"/>
            <w:kern w:val="0"/>
            <w:sz w:val="24"/>
            <w:szCs w:val="24"/>
          </w:rPr>
          <w:t>信道接入行为是什么？</w:t>
        </w:r>
      </w:ins>
      <w:ins w:id="4861"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862" w:author="ThinkPad" w:date="2022-06-18T10:26:00Z">
        <w:r w:rsidR="00792A11">
          <w:rPr>
            <w:rFonts w:ascii="Times New Roman" w:eastAsia="宋体" w:hAnsi="Times New Roman" w:cs="Times New Roman" w:hint="eastAsia"/>
            <w:kern w:val="0"/>
            <w:sz w:val="24"/>
            <w:szCs w:val="24"/>
          </w:rPr>
          <w:t>即，别人正在传的时候，</w:t>
        </w:r>
      </w:ins>
      <w:ins w:id="4863" w:author="ThinkPad" w:date="2022-06-18T10:28:00Z">
        <w:r w:rsidR="00792A11">
          <w:rPr>
            <w:rFonts w:ascii="Times New Roman" w:eastAsia="宋体" w:hAnsi="Times New Roman" w:cs="Times New Roman" w:hint="eastAsia"/>
            <w:kern w:val="0"/>
            <w:sz w:val="24"/>
            <w:szCs w:val="24"/>
          </w:rPr>
          <w:t>选择</w:t>
        </w:r>
      </w:ins>
      <w:ins w:id="4864" w:author="ThinkPad" w:date="2022-06-18T10:26:00Z">
        <w:r w:rsidR="00792A11">
          <w:rPr>
            <w:rFonts w:ascii="Times New Roman" w:eastAsia="宋体" w:hAnsi="Times New Roman" w:cs="Times New Roman" w:hint="eastAsia"/>
            <w:kern w:val="0"/>
            <w:sz w:val="24"/>
            <w:szCs w:val="24"/>
          </w:rPr>
          <w:t>退避</w:t>
        </w:r>
      </w:ins>
      <w:ins w:id="4865" w:author="ThinkPad" w:date="2022-06-18T10:28:00Z">
        <w:r w:rsidR="00792A11">
          <w:rPr>
            <w:rFonts w:ascii="Times New Roman" w:eastAsia="宋体" w:hAnsi="Times New Roman" w:cs="Times New Roman" w:hint="eastAsia"/>
            <w:kern w:val="0"/>
            <w:sz w:val="24"/>
            <w:szCs w:val="24"/>
          </w:rPr>
          <w:t>；</w:t>
        </w:r>
      </w:ins>
      <w:ins w:id="4866" w:author="ThinkPad" w:date="2022-06-18T10:26:00Z">
        <w:r w:rsidR="00792A11">
          <w:rPr>
            <w:rFonts w:ascii="Times New Roman" w:eastAsia="宋体" w:hAnsi="Times New Roman" w:cs="Times New Roman" w:hint="eastAsia"/>
            <w:kern w:val="0"/>
            <w:sz w:val="24"/>
            <w:szCs w:val="24"/>
          </w:rPr>
          <w:t>当</w:t>
        </w:r>
      </w:ins>
      <w:ins w:id="4867" w:author="ThinkPad" w:date="2022-06-18T10:27:00Z">
        <w:r w:rsidR="00792A11">
          <w:rPr>
            <w:rFonts w:ascii="Times New Roman" w:eastAsia="宋体" w:hAnsi="Times New Roman" w:cs="Times New Roman" w:hint="eastAsia"/>
            <w:kern w:val="0"/>
            <w:sz w:val="24"/>
            <w:szCs w:val="24"/>
          </w:rPr>
          <w:t>检测到信道空闲或</w:t>
        </w:r>
      </w:ins>
      <w:ins w:id="4868" w:author="ThinkPad" w:date="2022-06-18T10:26:00Z">
        <w:r w:rsidR="00792A11">
          <w:rPr>
            <w:rFonts w:ascii="Times New Roman" w:eastAsia="宋体" w:hAnsi="Times New Roman" w:cs="Times New Roman" w:hint="eastAsia"/>
            <w:kern w:val="0"/>
            <w:sz w:val="24"/>
            <w:szCs w:val="24"/>
          </w:rPr>
          <w:t>别人</w:t>
        </w:r>
      </w:ins>
      <w:ins w:id="4869" w:author="ThinkPad" w:date="2022-06-18T10:27:00Z">
        <w:r w:rsidR="00792A11">
          <w:rPr>
            <w:rFonts w:ascii="Times New Roman" w:eastAsia="宋体" w:hAnsi="Times New Roman" w:cs="Times New Roman" w:hint="eastAsia"/>
            <w:kern w:val="0"/>
            <w:sz w:val="24"/>
            <w:szCs w:val="24"/>
          </w:rPr>
          <w:t>传输</w:t>
        </w:r>
      </w:ins>
      <w:ins w:id="4870" w:author="ThinkPad" w:date="2022-06-18T10:26:00Z">
        <w:r w:rsidR="00792A11">
          <w:rPr>
            <w:rFonts w:ascii="Times New Roman" w:eastAsia="宋体" w:hAnsi="Times New Roman" w:cs="Times New Roman" w:hint="eastAsia"/>
            <w:kern w:val="0"/>
            <w:sz w:val="24"/>
            <w:szCs w:val="24"/>
          </w:rPr>
          <w:t>结束</w:t>
        </w:r>
      </w:ins>
      <w:ins w:id="4871"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872" w:author="ThinkPad" w:date="2022-06-18T11:02:00Z">
        <w:r w:rsidR="00B602EE">
          <w:rPr>
            <w:rFonts w:ascii="Times New Roman" w:eastAsia="宋体" w:hAnsi="Times New Roman" w:cs="Times New Roman" w:hint="eastAsia"/>
            <w:kern w:val="0"/>
            <w:sz w:val="24"/>
            <w:szCs w:val="24"/>
          </w:rPr>
          <w:t>下一个时隙，一直如此重复，直到传输</w:t>
        </w:r>
      </w:ins>
      <w:ins w:id="4873" w:author="ThinkPad" w:date="2022-06-18T11:03:00Z">
        <w:r w:rsidR="00B602EE">
          <w:rPr>
            <w:rFonts w:ascii="Times New Roman" w:eastAsia="宋体" w:hAnsi="Times New Roman" w:cs="Times New Roman" w:hint="eastAsia"/>
            <w:kern w:val="0"/>
            <w:sz w:val="24"/>
            <w:szCs w:val="24"/>
          </w:rPr>
          <w:t>出去当前消息</w:t>
        </w:r>
      </w:ins>
      <w:ins w:id="4874" w:author="ThinkPad" w:date="2022-06-18T10:22:00Z">
        <w:r w:rsidR="00A43B22">
          <w:rPr>
            <w:rFonts w:ascii="Times New Roman" w:eastAsia="宋体" w:hAnsi="Times New Roman" w:cs="Times New Roman"/>
            <w:kern w:val="0"/>
            <w:sz w:val="24"/>
            <w:szCs w:val="24"/>
          </w:rPr>
          <w:t>]</w:t>
        </w:r>
      </w:ins>
      <w:ins w:id="4875" w:author="Zhang Li" w:date="2022-06-12T15:03:00Z">
        <w:r>
          <w:rPr>
            <w:rFonts w:ascii="Times New Roman" w:eastAsia="宋体" w:hAnsi="Times New Roman" w:cs="Times New Roman"/>
            <w:kern w:val="0"/>
            <w:sz w:val="24"/>
            <w:szCs w:val="24"/>
          </w:rPr>
          <w:t xml:space="preserve"> </w:t>
        </w:r>
      </w:ins>
      <w:ins w:id="4876"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877"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878" w:author="Zhang Li" w:date="2022-06-12T15:03:00Z">
        <w:del w:id="4879" w:author="ThinkPad" w:date="2022-06-18T10:31:00Z">
          <w:r w:rsidDel="00E435FD">
            <w:rPr>
              <w:rFonts w:ascii="Times New Roman" w:eastAsia="宋体" w:hAnsi="Times New Roman" w:cs="Times New Roman"/>
              <w:kern w:val="0"/>
              <w:sz w:val="24"/>
              <w:szCs w:val="24"/>
            </w:rPr>
            <w:delText>Then, t</w:delText>
          </w:r>
        </w:del>
      </w:ins>
      <w:ins w:id="4880" w:author="ThinkPad" w:date="2022-06-18T10:34:00Z">
        <w:r w:rsidR="00D85B91">
          <w:rPr>
            <w:rFonts w:ascii="Times New Roman" w:eastAsia="宋体" w:hAnsi="Times New Roman" w:cs="Times New Roman"/>
            <w:kern w:val="0"/>
            <w:sz w:val="24"/>
            <w:szCs w:val="24"/>
          </w:rPr>
          <w:t>t</w:t>
        </w:r>
      </w:ins>
      <w:ins w:id="4881" w:author="Zhang Li" w:date="2022-06-12T15:03:00Z">
        <w:r>
          <w:rPr>
            <w:rFonts w:ascii="Times New Roman" w:eastAsia="宋体" w:hAnsi="Times New Roman" w:cs="Times New Roman"/>
            <w:kern w:val="0"/>
            <w:sz w:val="24"/>
            <w:szCs w:val="24"/>
          </w:rPr>
          <w:t xml:space="preserve">he probability that only one node broadcasts a message in a </w:t>
        </w:r>
      </w:ins>
      <w:ins w:id="4882" w:author="ThinkPad" w:date="2022-06-18T10:31:00Z">
        <w:r w:rsidR="00E435FD">
          <w:rPr>
            <w:rFonts w:ascii="Times New Roman" w:eastAsia="宋体" w:hAnsi="Times New Roman" w:cs="Times New Roman"/>
            <w:kern w:val="0"/>
            <w:sz w:val="24"/>
            <w:szCs w:val="24"/>
          </w:rPr>
          <w:t xml:space="preserve">time </w:t>
        </w:r>
      </w:ins>
      <w:ins w:id="4883" w:author="Zhang Li" w:date="2022-06-12T15:03:00Z">
        <w:r>
          <w:rPr>
            <w:rFonts w:ascii="Times New Roman" w:eastAsia="宋体" w:hAnsi="Times New Roman" w:cs="Times New Roman"/>
            <w:kern w:val="0"/>
            <w:sz w:val="24"/>
            <w:szCs w:val="24"/>
          </w:rPr>
          <w:t>slot</w:t>
        </w:r>
      </w:ins>
      <w:ins w:id="4884" w:author="ThinkPad" w:date="2022-06-18T10:31:00Z">
        <w:r w:rsidR="00E435FD">
          <w:rPr>
            <w:rFonts w:ascii="Times New Roman" w:eastAsia="宋体" w:hAnsi="Times New Roman" w:cs="Times New Roman"/>
            <w:kern w:val="0"/>
            <w:sz w:val="24"/>
            <w:szCs w:val="24"/>
          </w:rPr>
          <w:t xml:space="preserve"> (denoted by </w:t>
        </w:r>
        <w:r w:rsidR="00E435FD" w:rsidRPr="00E435FD">
          <w:rPr>
            <w:rFonts w:ascii="Times New Roman" w:eastAsia="宋体" w:hAnsi="Times New Roman" w:cs="Times New Roman"/>
            <w:i/>
            <w:iCs/>
            <w:kern w:val="0"/>
            <w:sz w:val="24"/>
            <w:szCs w:val="24"/>
            <w:rPrChange w:id="4885"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886" w:author="ThinkPad" w:date="2022-06-18T10:31:00Z">
              <w:rPr>
                <w:rFonts w:ascii="Times New Roman" w:eastAsia="宋体" w:hAnsi="Times New Roman" w:cs="Times New Roman"/>
                <w:kern w:val="0"/>
                <w:sz w:val="24"/>
                <w:szCs w:val="24"/>
              </w:rPr>
            </w:rPrChange>
          </w:rPr>
          <w:t>s</w:t>
        </w:r>
        <w:r w:rsidR="00E435FD">
          <w:rPr>
            <w:rFonts w:ascii="Times New Roman" w:eastAsia="宋体" w:hAnsi="Times New Roman" w:cs="Times New Roman"/>
            <w:kern w:val="0"/>
            <w:sz w:val="24"/>
            <w:szCs w:val="24"/>
          </w:rPr>
          <w:t>)</w:t>
        </w:r>
      </w:ins>
      <w:ins w:id="4887" w:author="Zhang Li" w:date="2022-06-12T15:03:00Z">
        <w:r>
          <w:rPr>
            <w:rFonts w:ascii="Times New Roman" w:eastAsia="宋体" w:hAnsi="Times New Roman" w:cs="Times New Roman"/>
            <w:kern w:val="0"/>
            <w:sz w:val="24"/>
            <w:szCs w:val="24"/>
          </w:rPr>
          <w:t xml:space="preserve"> is </w:t>
        </w:r>
        <w:del w:id="4888"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889" w:author="Zhang Li" w:date="2022-06-12T15:03:00Z">
                <w:rPr>
                  <w:rFonts w:ascii="Cambria Math" w:eastAsia="宋体" w:hAnsi="Cambria Math" w:cs="Times New Roman"/>
                  <w:i/>
                  <w:kern w:val="0"/>
                  <w:sz w:val="24"/>
                  <w:szCs w:val="24"/>
                </w:rPr>
              </w:ins>
            </m:ctrlPr>
          </m:sSubPr>
          <m:e>
            <m:r>
              <w:ins w:id="4890" w:author="Zhang Li" w:date="2022-06-12T15:03:00Z">
                <w:rPr>
                  <w:rFonts w:ascii="Cambria Math" w:eastAsia="宋体" w:hAnsi="Cambria Math" w:cs="Times New Roman"/>
                  <w:kern w:val="0"/>
                  <w:sz w:val="24"/>
                  <w:szCs w:val="24"/>
                </w:rPr>
                <m:t>p</m:t>
              </w:ins>
            </m:r>
          </m:e>
          <m:sub>
            <m:r>
              <w:ins w:id="4891" w:author="Zhang Li" w:date="2022-06-12T15:03:00Z">
                <w:rPr>
                  <w:rFonts w:ascii="Cambria Math" w:eastAsia="宋体" w:hAnsi="Cambria Math" w:cs="Times New Roman"/>
                  <w:kern w:val="0"/>
                  <w:sz w:val="24"/>
                  <w:szCs w:val="24"/>
                </w:rPr>
                <m:t>s</m:t>
              </w:ins>
            </m:r>
          </m:sub>
        </m:sSub>
        <m:r>
          <w:ins w:id="4892" w:author="Zhang Li" w:date="2022-06-12T15:03:00Z">
            <w:rPr>
              <w:rFonts w:ascii="Cambria Math" w:eastAsia="宋体" w:hAnsi="Cambria Math" w:cs="Times New Roman"/>
              <w:kern w:val="0"/>
              <w:sz w:val="24"/>
              <w:szCs w:val="24"/>
            </w:rPr>
            <m:t xml:space="preserve">= </m:t>
          </w:ins>
        </m:r>
        <m:d>
          <m:dPr>
            <m:ctrlPr>
              <w:ins w:id="4893" w:author="Zhang Li" w:date="2022-06-12T15:03:00Z">
                <w:rPr>
                  <w:rFonts w:ascii="Cambria Math" w:eastAsia="宋体" w:hAnsi="Cambria Math" w:cs="Times New Roman"/>
                  <w:i/>
                  <w:kern w:val="0"/>
                  <w:sz w:val="24"/>
                  <w:szCs w:val="24"/>
                </w:rPr>
              </w:ins>
            </m:ctrlPr>
          </m:dPr>
          <m:e>
            <m:f>
              <m:fPr>
                <m:type m:val="noBar"/>
                <m:ctrlPr>
                  <w:ins w:id="4894" w:author="Zhang Li" w:date="2022-06-12T15:03:00Z">
                    <w:rPr>
                      <w:rFonts w:ascii="Cambria Math" w:eastAsia="宋体" w:hAnsi="Cambria Math" w:cs="Times New Roman"/>
                      <w:i/>
                      <w:kern w:val="0"/>
                      <w:sz w:val="24"/>
                      <w:szCs w:val="24"/>
                    </w:rPr>
                  </w:ins>
                </m:ctrlPr>
              </m:fPr>
              <m:num>
                <m:r>
                  <w:ins w:id="4895" w:author="Zhang Li" w:date="2022-06-12T15:03:00Z">
                    <w:rPr>
                      <w:rFonts w:ascii="Cambria Math" w:eastAsia="宋体" w:hAnsi="Cambria Math" w:cs="Times New Roman"/>
                      <w:kern w:val="0"/>
                      <w:sz w:val="24"/>
                      <w:szCs w:val="24"/>
                    </w:rPr>
                    <m:t>N</m:t>
                  </w:ins>
                </m:r>
              </m:num>
              <m:den>
                <m:r>
                  <w:ins w:id="4896" w:author="Zhang Li" w:date="2022-06-12T15:03:00Z">
                    <w:rPr>
                      <w:rFonts w:ascii="Cambria Math" w:eastAsia="宋体" w:hAnsi="Cambria Math" w:cs="Times New Roman"/>
                      <w:kern w:val="0"/>
                      <w:sz w:val="24"/>
                      <w:szCs w:val="24"/>
                    </w:rPr>
                    <m:t>1</m:t>
                  </w:ins>
                </m:r>
              </m:den>
            </m:f>
          </m:e>
        </m:d>
        <m:r>
          <w:ins w:id="4897" w:author="Zhang Li" w:date="2022-06-12T15:03:00Z">
            <w:rPr>
              <w:rFonts w:ascii="Cambria Math" w:eastAsia="宋体" w:hAnsi="Cambria Math" w:cs="Times New Roman"/>
              <w:kern w:val="0"/>
              <w:sz w:val="24"/>
              <w:szCs w:val="24"/>
            </w:rPr>
            <m:t>p⋅</m:t>
          </w:ins>
        </m:r>
        <m:sSup>
          <m:sSupPr>
            <m:ctrlPr>
              <w:ins w:id="4898" w:author="Zhang Li" w:date="2022-06-12T15:03:00Z">
                <w:rPr>
                  <w:rFonts w:ascii="Cambria Math" w:eastAsia="宋体" w:hAnsi="Cambria Math" w:cs="Times New Roman"/>
                  <w:i/>
                  <w:kern w:val="0"/>
                  <w:sz w:val="24"/>
                  <w:szCs w:val="24"/>
                </w:rPr>
              </w:ins>
            </m:ctrlPr>
          </m:sSupPr>
          <m:e>
            <m:d>
              <m:dPr>
                <m:ctrlPr>
                  <w:ins w:id="4899" w:author="Zhang Li" w:date="2022-06-12T15:03:00Z">
                    <w:rPr>
                      <w:rFonts w:ascii="Cambria Math" w:eastAsia="宋体" w:hAnsi="Cambria Math" w:cs="Times New Roman"/>
                      <w:i/>
                      <w:kern w:val="0"/>
                      <w:sz w:val="24"/>
                      <w:szCs w:val="24"/>
                    </w:rPr>
                  </w:ins>
                </m:ctrlPr>
              </m:dPr>
              <m:e>
                <m:r>
                  <w:ins w:id="4900" w:author="Zhang Li" w:date="2022-06-12T15:03:00Z">
                    <w:rPr>
                      <w:rFonts w:ascii="Cambria Math" w:eastAsia="宋体" w:hAnsi="Cambria Math" w:cs="Times New Roman"/>
                      <w:kern w:val="0"/>
                      <w:sz w:val="24"/>
                      <w:szCs w:val="24"/>
                    </w:rPr>
                    <m:t>1-p</m:t>
                  </w:ins>
                </m:r>
              </m:e>
            </m:d>
          </m:e>
          <m:sup>
            <m:r>
              <w:ins w:id="4901" w:author="Zhang Li" w:date="2022-06-12T15:03:00Z">
                <w:rPr>
                  <w:rFonts w:ascii="Cambria Math" w:eastAsia="宋体" w:hAnsi="Cambria Math" w:cs="Times New Roman"/>
                  <w:kern w:val="0"/>
                  <w:sz w:val="24"/>
                  <w:szCs w:val="24"/>
                </w:rPr>
                <m:t>N-1</m:t>
              </w:ins>
            </m:r>
          </m:sup>
        </m:sSup>
      </m:oMath>
      <w:ins w:id="4902"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903" w:author="Zhang Li" w:date="2022-06-12T15:03:00Z">
            <w:rPr>
              <w:rFonts w:ascii="Cambria Math" w:eastAsia="宋体" w:hAnsi="Cambria Math" w:cs="Times New Roman"/>
              <w:kern w:val="0"/>
              <w:sz w:val="24"/>
              <w:szCs w:val="24"/>
            </w:rPr>
            <m:t>X</m:t>
          </w:ins>
        </m:r>
      </m:oMath>
      <w:ins w:id="490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905" w:author="ThinkPad" w:date="2022-06-18T10:34:00Z">
          <w:r w:rsidDel="00D85B91">
            <w:rPr>
              <w:rFonts w:ascii="Times New Roman" w:eastAsia="宋体" w:hAnsi="Times New Roman" w:cs="Times New Roman"/>
              <w:kern w:val="0"/>
              <w:sz w:val="24"/>
              <w:szCs w:val="24"/>
            </w:rPr>
            <w:delText>We s</w:delText>
          </w:r>
        </w:del>
      </w:ins>
      <w:ins w:id="4906" w:author="ThinkPad" w:date="2022-06-18T10:34:00Z">
        <w:r w:rsidR="00D85B91">
          <w:rPr>
            <w:rFonts w:ascii="Times New Roman" w:eastAsia="宋体" w:hAnsi="Times New Roman" w:cs="Times New Roman"/>
            <w:kern w:val="0"/>
            <w:sz w:val="24"/>
            <w:szCs w:val="24"/>
          </w:rPr>
          <w:t>Let</w:t>
        </w:r>
      </w:ins>
      <w:ins w:id="4907" w:author="Zhang Li" w:date="2022-06-12T15:03:00Z">
        <w:del w:id="4908"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909" w:author="Zhang Li" w:date="2022-06-12T15:03:00Z">
            <w:rPr>
              <w:rFonts w:ascii="Cambria Math" w:eastAsia="宋体" w:hAnsi="Cambria Math" w:cs="Times New Roman"/>
              <w:kern w:val="0"/>
              <w:sz w:val="24"/>
              <w:szCs w:val="24"/>
            </w:rPr>
            <m:t>x</m:t>
          </w:ins>
        </m:r>
      </m:oMath>
      <w:ins w:id="4910" w:author="Zhang Li" w:date="2022-06-12T15:03:00Z">
        <w:r>
          <w:rPr>
            <w:rFonts w:ascii="Times New Roman" w:eastAsia="宋体" w:hAnsi="Times New Roman" w:cs="Times New Roman" w:hint="eastAsia"/>
            <w:kern w:val="0"/>
            <w:sz w:val="24"/>
            <w:szCs w:val="24"/>
          </w:rPr>
          <w:t xml:space="preserve"> </w:t>
        </w:r>
        <w:del w:id="4911" w:author="ThinkPad" w:date="2022-06-18T10:35:00Z">
          <w:r w:rsidDel="00D85B91">
            <w:rPr>
              <w:rFonts w:ascii="Times New Roman" w:eastAsia="宋体" w:hAnsi="Times New Roman" w:cs="Times New Roman"/>
              <w:kern w:val="0"/>
              <w:sz w:val="24"/>
              <w:szCs w:val="24"/>
            </w:rPr>
            <w:delText>is</w:delText>
          </w:r>
        </w:del>
      </w:ins>
      <w:ins w:id="4912" w:author="ThinkPad" w:date="2022-06-18T10:35:00Z">
        <w:r w:rsidR="00D85B91">
          <w:rPr>
            <w:rFonts w:ascii="Times New Roman" w:eastAsia="宋体" w:hAnsi="Times New Roman" w:cs="Times New Roman"/>
            <w:kern w:val="0"/>
            <w:sz w:val="24"/>
            <w:szCs w:val="24"/>
          </w:rPr>
          <w:t>be</w:t>
        </w:r>
      </w:ins>
      <w:ins w:id="4913" w:author="Zhang Li" w:date="2022-06-12T15:03:00Z">
        <w:r>
          <w:rPr>
            <w:rFonts w:ascii="Times New Roman" w:eastAsia="宋体" w:hAnsi="Times New Roman" w:cs="Times New Roman"/>
            <w:kern w:val="0"/>
            <w:sz w:val="24"/>
            <w:szCs w:val="24"/>
          </w:rPr>
          <w:t xml:space="preserve"> the minimum </w:t>
        </w:r>
      </w:ins>
      <w:ins w:id="4914" w:author="ThinkPad" w:date="2022-06-18T10:36:00Z">
        <w:r w:rsidR="00D85B91">
          <w:rPr>
            <w:rFonts w:ascii="Times New Roman" w:eastAsia="宋体" w:hAnsi="Times New Roman" w:cs="Times New Roman"/>
            <w:kern w:val="0"/>
            <w:sz w:val="24"/>
            <w:szCs w:val="24"/>
          </w:rPr>
          <w:t xml:space="preserve">required </w:t>
        </w:r>
      </w:ins>
      <w:ins w:id="4915"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916" w:author="Zhang Li" w:date="2022-06-12T15:03:00Z">
        <w:del w:id="4917"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918" w:author="Zhang Li" w:date="2022-06-12T15:03:00Z">
                <w:rPr>
                  <w:rFonts w:ascii="Cambria Math" w:eastAsia="宋体" w:hAnsi="Cambria Math" w:cs="Times New Roman"/>
                  <w:i/>
                  <w:kern w:val="0"/>
                  <w:sz w:val="24"/>
                  <w:szCs w:val="24"/>
                </w:rPr>
              </w:ins>
            </m:ctrlPr>
          </m:funcPr>
          <m:fName>
            <m:r>
              <w:ins w:id="4919" w:author="Zhang Li" w:date="2022-06-12T15:03:00Z">
                <m:rPr>
                  <m:sty m:val="p"/>
                </m:rPr>
                <w:rPr>
                  <w:rFonts w:ascii="Cambria Math" w:eastAsia="宋体" w:hAnsi="Cambria Math" w:cs="Times New Roman"/>
                  <w:kern w:val="0"/>
                  <w:sz w:val="24"/>
                  <w:szCs w:val="24"/>
                </w:rPr>
                <m:t>Pr</m:t>
              </w:ins>
            </m:r>
          </m:fName>
          <m:e>
            <m:d>
              <m:dPr>
                <m:begChr m:val="["/>
                <m:endChr m:val="]"/>
                <m:ctrlPr>
                  <w:ins w:id="4920" w:author="Zhang Li" w:date="2022-06-12T15:03:00Z">
                    <w:rPr>
                      <w:rFonts w:ascii="Cambria Math" w:eastAsia="宋体" w:hAnsi="Cambria Math" w:cs="Times New Roman"/>
                      <w:i/>
                      <w:kern w:val="0"/>
                      <w:sz w:val="24"/>
                      <w:szCs w:val="24"/>
                    </w:rPr>
                  </w:ins>
                </m:ctrlPr>
              </m:dPr>
              <m:e>
                <m:r>
                  <w:ins w:id="4921" w:author="Zhang Li" w:date="2022-06-12T15:03:00Z">
                    <w:rPr>
                      <w:rFonts w:ascii="Cambria Math" w:eastAsia="宋体" w:hAnsi="Cambria Math" w:cs="Times New Roman"/>
                      <w:kern w:val="0"/>
                      <w:sz w:val="24"/>
                      <w:szCs w:val="24"/>
                    </w:rPr>
                    <m:t>X≤x</m:t>
                  </w:ins>
                </m:r>
              </m:e>
            </m:d>
            <m:r>
              <w:ins w:id="4922" w:author="Zhang Li" w:date="2022-06-12T15:03:00Z">
                <w:rPr>
                  <w:rFonts w:ascii="Cambria Math" w:eastAsia="宋体" w:hAnsi="Cambria Math" w:cs="Times New Roman"/>
                  <w:kern w:val="0"/>
                  <w:sz w:val="24"/>
                  <w:szCs w:val="24"/>
                </w:rPr>
                <m:t>=1-</m:t>
              </w:ins>
            </m:r>
            <m:sSup>
              <m:sSupPr>
                <m:ctrlPr>
                  <w:ins w:id="4923" w:author="Zhang Li" w:date="2022-06-12T15:03:00Z">
                    <w:rPr>
                      <w:rFonts w:ascii="Cambria Math" w:eastAsia="宋体" w:hAnsi="Cambria Math" w:cs="Times New Roman"/>
                      <w:i/>
                      <w:kern w:val="0"/>
                      <w:sz w:val="24"/>
                      <w:szCs w:val="24"/>
                    </w:rPr>
                  </w:ins>
                </m:ctrlPr>
              </m:sSupPr>
              <m:e>
                <m:d>
                  <m:dPr>
                    <m:ctrlPr>
                      <w:ins w:id="4924" w:author="Zhang Li" w:date="2022-06-12T15:03:00Z">
                        <w:rPr>
                          <w:rFonts w:ascii="Cambria Math" w:eastAsia="宋体" w:hAnsi="Cambria Math" w:cs="Times New Roman"/>
                          <w:i/>
                          <w:kern w:val="0"/>
                          <w:sz w:val="24"/>
                          <w:szCs w:val="24"/>
                        </w:rPr>
                      </w:ins>
                    </m:ctrlPr>
                  </m:dPr>
                  <m:e>
                    <m:r>
                      <w:ins w:id="4925" w:author="Zhang Li" w:date="2022-06-12T15:03:00Z">
                        <w:rPr>
                          <w:rFonts w:ascii="Cambria Math" w:eastAsia="宋体" w:hAnsi="Cambria Math" w:cs="Times New Roman"/>
                          <w:kern w:val="0"/>
                          <w:sz w:val="24"/>
                          <w:szCs w:val="24"/>
                        </w:rPr>
                        <m:t>1-</m:t>
                      </w:ins>
                    </m:r>
                    <m:sSub>
                      <m:sSubPr>
                        <m:ctrlPr>
                          <w:ins w:id="4926" w:author="Zhang Li" w:date="2022-06-12T15:03:00Z">
                            <w:rPr>
                              <w:rFonts w:ascii="Cambria Math" w:eastAsia="宋体" w:hAnsi="Cambria Math" w:cs="Times New Roman"/>
                              <w:i/>
                              <w:kern w:val="0"/>
                              <w:sz w:val="24"/>
                              <w:szCs w:val="24"/>
                            </w:rPr>
                          </w:ins>
                        </m:ctrlPr>
                      </m:sSubPr>
                      <m:e>
                        <m:r>
                          <w:ins w:id="4927" w:author="Zhang Li" w:date="2022-06-12T15:03:00Z">
                            <w:rPr>
                              <w:rFonts w:ascii="Cambria Math" w:eastAsia="宋体" w:hAnsi="Cambria Math" w:cs="Times New Roman"/>
                              <w:kern w:val="0"/>
                              <w:sz w:val="24"/>
                              <w:szCs w:val="24"/>
                            </w:rPr>
                            <m:t>p</m:t>
                          </w:ins>
                        </m:r>
                      </m:e>
                      <m:sub>
                        <m:r>
                          <w:ins w:id="4928" w:author="Zhang Li" w:date="2022-06-12T15:03:00Z">
                            <w:rPr>
                              <w:rFonts w:ascii="Cambria Math" w:eastAsia="宋体" w:hAnsi="Cambria Math" w:cs="Times New Roman"/>
                              <w:kern w:val="0"/>
                              <w:sz w:val="24"/>
                              <w:szCs w:val="24"/>
                            </w:rPr>
                            <m:t>s</m:t>
                          </w:ins>
                        </m:r>
                      </m:sub>
                    </m:sSub>
                  </m:e>
                </m:d>
              </m:e>
              <m:sup>
                <m:r>
                  <w:ins w:id="4929" w:author="Zhang Li" w:date="2022-06-12T15:03:00Z">
                    <w:rPr>
                      <w:rFonts w:ascii="Cambria Math" w:eastAsia="宋体" w:hAnsi="Cambria Math" w:cs="Times New Roman"/>
                      <w:kern w:val="0"/>
                      <w:sz w:val="24"/>
                      <w:szCs w:val="24"/>
                    </w:rPr>
                    <m:t>x</m:t>
                  </w:ins>
                </m:r>
              </m:sup>
            </m:sSup>
          </m:e>
        </m:func>
        <m:r>
          <w:ins w:id="4930" w:author="Zhang Li" w:date="2022-06-12T15:03:00Z">
            <w:rPr>
              <w:rFonts w:ascii="Cambria Math" w:eastAsia="宋体" w:hAnsi="Cambria Math" w:cs="Times New Roman"/>
              <w:kern w:val="0"/>
              <w:sz w:val="24"/>
              <w:szCs w:val="24"/>
            </w:rPr>
            <m:t>≥ς</m:t>
          </w:ins>
        </m:r>
      </m:oMath>
      <w:ins w:id="493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932" w:author="ThinkPad" w:date="2022-06-18T10:35:00Z">
        <w:r w:rsidR="00D85B91">
          <w:rPr>
            <w:rFonts w:ascii="Times New Roman" w:eastAsia="宋体" w:hAnsi="Times New Roman" w:cs="Times New Roman"/>
            <w:kern w:val="0"/>
            <w:sz w:val="24"/>
            <w:szCs w:val="24"/>
          </w:rPr>
          <w:t xml:space="preserve">reaching a </w:t>
        </w:r>
      </w:ins>
      <w:ins w:id="4933" w:author="Zhang Li" w:date="2022-06-12T15:03:00Z">
        <w:r>
          <w:rPr>
            <w:rFonts w:ascii="Times New Roman" w:eastAsia="宋体" w:hAnsi="Times New Roman" w:cs="Times New Roman"/>
            <w:kern w:val="0"/>
            <w:sz w:val="24"/>
            <w:szCs w:val="24"/>
          </w:rPr>
          <w:t>target success</w:t>
        </w:r>
        <w:del w:id="4934"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935" w:author="Zhang Li" w:date="2022-06-12T15:03:00Z">
            <w:rPr>
              <w:rFonts w:ascii="Cambria Math" w:eastAsia="宋体" w:hAnsi="Cambria Math" w:cs="Times New Roman"/>
              <w:kern w:val="0"/>
              <w:sz w:val="24"/>
              <w:szCs w:val="24"/>
            </w:rPr>
            <m:t>0≤ς&lt;1</m:t>
          </w:ins>
        </m:r>
      </m:oMath>
      <w:ins w:id="4936"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937"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938" w:author="Zhang Li" w:date="2022-06-12T15:03:00Z">
            <w:rPr>
              <w:rFonts w:ascii="Cambria Math" w:eastAsia="宋体" w:hAnsi="Cambria Math" w:cs="Times New Roman"/>
              <w:kern w:val="0"/>
              <w:sz w:val="24"/>
              <w:szCs w:val="24"/>
              <w:highlight w:val="cyan"/>
              <w:rPrChange w:id="4939" w:author="ThinkPad" w:date="2022-06-18T12:03:00Z">
                <w:rPr>
                  <w:rFonts w:ascii="Cambria Math" w:eastAsia="宋体" w:hAnsi="Cambria Math" w:cs="Times New Roman"/>
                  <w:kern w:val="0"/>
                  <w:sz w:val="24"/>
                  <w:szCs w:val="24"/>
                </w:rPr>
              </w:rPrChange>
            </w:rPr>
            <m:t>x=⌈</m:t>
          </w:ins>
        </m:r>
        <m:f>
          <m:fPr>
            <m:ctrlPr>
              <w:ins w:id="4940" w:author="Zhang Li" w:date="2022-06-12T15:03:00Z">
                <w:rPr>
                  <w:rFonts w:ascii="Cambria Math" w:eastAsia="宋体" w:hAnsi="Cambria Math" w:cs="Times New Roman"/>
                  <w:i/>
                  <w:kern w:val="0"/>
                  <w:sz w:val="24"/>
                  <w:szCs w:val="24"/>
                  <w:highlight w:val="cyan"/>
                </w:rPr>
              </w:ins>
            </m:ctrlPr>
          </m:fPr>
          <m:num>
            <m:func>
              <m:funcPr>
                <m:ctrlPr>
                  <w:ins w:id="4941" w:author="Zhang Li" w:date="2022-06-12T15:03:00Z">
                    <w:rPr>
                      <w:rFonts w:ascii="Cambria Math" w:eastAsia="宋体" w:hAnsi="Cambria Math" w:cs="Times New Roman"/>
                      <w:i/>
                      <w:kern w:val="0"/>
                      <w:sz w:val="24"/>
                      <w:szCs w:val="24"/>
                      <w:highlight w:val="cyan"/>
                    </w:rPr>
                  </w:ins>
                </m:ctrlPr>
              </m:funcPr>
              <m:fName>
                <m:r>
                  <w:ins w:id="4942" w:author="Zhang Li" w:date="2022-06-12T15:03:00Z">
                    <m:rPr>
                      <m:sty m:val="p"/>
                    </m:rPr>
                    <w:rPr>
                      <w:rFonts w:ascii="Cambria Math" w:eastAsia="宋体" w:hAnsi="Cambria Math" w:cs="Times New Roman"/>
                      <w:kern w:val="0"/>
                      <w:sz w:val="24"/>
                      <w:szCs w:val="24"/>
                      <w:highlight w:val="cyan"/>
                      <w:rPrChange w:id="4943" w:author="ThinkPad" w:date="2022-06-18T12:03:00Z">
                        <w:rPr>
                          <w:rFonts w:ascii="Cambria Math" w:eastAsia="宋体" w:hAnsi="Cambria Math" w:cs="Times New Roman"/>
                          <w:kern w:val="0"/>
                          <w:sz w:val="24"/>
                          <w:szCs w:val="24"/>
                        </w:rPr>
                      </w:rPrChange>
                    </w:rPr>
                    <m:t>log</m:t>
                  </w:ins>
                </m:r>
              </m:fName>
              <m:e>
                <m:r>
                  <w:ins w:id="4944" w:author="Zhang Li" w:date="2022-06-12T15:03:00Z">
                    <w:rPr>
                      <w:rFonts w:ascii="Cambria Math" w:eastAsia="宋体" w:hAnsi="Cambria Math" w:cs="Times New Roman"/>
                      <w:kern w:val="0"/>
                      <w:sz w:val="24"/>
                      <w:szCs w:val="24"/>
                      <w:highlight w:val="cyan"/>
                      <w:rPrChange w:id="4945" w:author="ThinkPad" w:date="2022-06-18T12:03:00Z">
                        <w:rPr>
                          <w:rFonts w:ascii="Cambria Math" w:eastAsia="宋体" w:hAnsi="Cambria Math" w:cs="Times New Roman"/>
                          <w:kern w:val="0"/>
                          <w:sz w:val="24"/>
                          <w:szCs w:val="24"/>
                        </w:rPr>
                      </w:rPrChange>
                    </w:rPr>
                    <m:t>(1-ς)</m:t>
                  </w:ins>
                </m:r>
              </m:e>
            </m:func>
          </m:num>
          <m:den>
            <m:func>
              <m:funcPr>
                <m:ctrlPr>
                  <w:ins w:id="4946" w:author="Zhang Li" w:date="2022-06-12T15:03:00Z">
                    <w:rPr>
                      <w:rFonts w:ascii="Cambria Math" w:eastAsia="宋体" w:hAnsi="Cambria Math" w:cs="Times New Roman"/>
                      <w:i/>
                      <w:kern w:val="0"/>
                      <w:sz w:val="24"/>
                      <w:szCs w:val="24"/>
                      <w:highlight w:val="cyan"/>
                    </w:rPr>
                  </w:ins>
                </m:ctrlPr>
              </m:funcPr>
              <m:fName>
                <m:r>
                  <w:ins w:id="4947" w:author="Zhang Li" w:date="2022-06-12T15:03:00Z">
                    <m:rPr>
                      <m:sty m:val="p"/>
                    </m:rPr>
                    <w:rPr>
                      <w:rFonts w:ascii="Cambria Math" w:eastAsia="宋体" w:hAnsi="Cambria Math" w:cs="Times New Roman"/>
                      <w:kern w:val="0"/>
                      <w:sz w:val="24"/>
                      <w:szCs w:val="24"/>
                      <w:highlight w:val="cyan"/>
                      <w:rPrChange w:id="4948" w:author="ThinkPad" w:date="2022-06-18T12:03:00Z">
                        <w:rPr>
                          <w:rFonts w:ascii="Cambria Math" w:eastAsia="宋体" w:hAnsi="Cambria Math" w:cs="Times New Roman"/>
                          <w:kern w:val="0"/>
                          <w:sz w:val="24"/>
                          <w:szCs w:val="24"/>
                        </w:rPr>
                      </w:rPrChange>
                    </w:rPr>
                    <m:t>log</m:t>
                  </w:ins>
                </m:r>
              </m:fName>
              <m:e>
                <m:r>
                  <w:ins w:id="4949" w:author="Zhang Li" w:date="2022-06-12T15:03:00Z">
                    <w:rPr>
                      <w:rFonts w:ascii="Cambria Math" w:eastAsia="宋体" w:hAnsi="Cambria Math" w:cs="Times New Roman"/>
                      <w:kern w:val="0"/>
                      <w:sz w:val="24"/>
                      <w:szCs w:val="24"/>
                      <w:highlight w:val="cyan"/>
                      <w:rPrChange w:id="4950" w:author="ThinkPad" w:date="2022-06-18T12:03:00Z">
                        <w:rPr>
                          <w:rFonts w:ascii="Cambria Math" w:eastAsia="宋体" w:hAnsi="Cambria Math" w:cs="Times New Roman"/>
                          <w:kern w:val="0"/>
                          <w:sz w:val="24"/>
                          <w:szCs w:val="24"/>
                        </w:rPr>
                      </w:rPrChange>
                    </w:rPr>
                    <m:t>(1-</m:t>
                  </w:ins>
                </m:r>
                <m:sSub>
                  <m:sSubPr>
                    <m:ctrlPr>
                      <w:ins w:id="4951" w:author="Zhang Li" w:date="2022-06-12T15:03:00Z">
                        <w:rPr>
                          <w:rFonts w:ascii="Cambria Math" w:eastAsia="宋体" w:hAnsi="Cambria Math" w:cs="Times New Roman"/>
                          <w:i/>
                          <w:kern w:val="0"/>
                          <w:sz w:val="24"/>
                          <w:szCs w:val="24"/>
                          <w:highlight w:val="cyan"/>
                        </w:rPr>
                      </w:ins>
                    </m:ctrlPr>
                  </m:sSubPr>
                  <m:e>
                    <m:r>
                      <w:ins w:id="4952" w:author="Zhang Li" w:date="2022-06-12T15:03:00Z">
                        <w:rPr>
                          <w:rFonts w:ascii="Cambria Math" w:eastAsia="宋体" w:hAnsi="Cambria Math" w:cs="Times New Roman"/>
                          <w:kern w:val="0"/>
                          <w:sz w:val="24"/>
                          <w:szCs w:val="24"/>
                          <w:highlight w:val="cyan"/>
                          <w:rPrChange w:id="4953" w:author="ThinkPad" w:date="2022-06-18T12:03:00Z">
                            <w:rPr>
                              <w:rFonts w:ascii="Cambria Math" w:eastAsia="宋体" w:hAnsi="Cambria Math" w:cs="Times New Roman"/>
                              <w:kern w:val="0"/>
                              <w:sz w:val="24"/>
                              <w:szCs w:val="24"/>
                            </w:rPr>
                          </w:rPrChange>
                        </w:rPr>
                        <m:t>p</m:t>
                      </w:ins>
                    </m:r>
                  </m:e>
                  <m:sub>
                    <m:r>
                      <w:ins w:id="4954" w:author="Zhang Li" w:date="2022-06-12T15:03:00Z">
                        <w:rPr>
                          <w:rFonts w:ascii="Cambria Math" w:eastAsia="宋体" w:hAnsi="Cambria Math" w:cs="Times New Roman"/>
                          <w:kern w:val="0"/>
                          <w:sz w:val="24"/>
                          <w:szCs w:val="24"/>
                          <w:highlight w:val="cyan"/>
                          <w:rPrChange w:id="4955" w:author="ThinkPad" w:date="2022-06-18T12:03:00Z">
                            <w:rPr>
                              <w:rFonts w:ascii="Cambria Math" w:eastAsia="宋体" w:hAnsi="Cambria Math" w:cs="Times New Roman"/>
                              <w:kern w:val="0"/>
                              <w:sz w:val="24"/>
                              <w:szCs w:val="24"/>
                            </w:rPr>
                          </w:rPrChange>
                        </w:rPr>
                        <m:t>s</m:t>
                      </w:ins>
                    </m:r>
                  </m:sub>
                </m:sSub>
                <m:r>
                  <w:ins w:id="4956" w:author="Zhang Li" w:date="2022-06-12T15:03:00Z">
                    <w:rPr>
                      <w:rFonts w:ascii="Cambria Math" w:eastAsia="宋体" w:hAnsi="Cambria Math" w:cs="Times New Roman"/>
                      <w:kern w:val="0"/>
                      <w:sz w:val="24"/>
                      <w:szCs w:val="24"/>
                      <w:highlight w:val="cyan"/>
                      <w:rPrChange w:id="4957" w:author="ThinkPad" w:date="2022-06-18T12:03:00Z">
                        <w:rPr>
                          <w:rFonts w:ascii="Cambria Math" w:eastAsia="宋体" w:hAnsi="Cambria Math" w:cs="Times New Roman"/>
                          <w:kern w:val="0"/>
                          <w:sz w:val="24"/>
                          <w:szCs w:val="24"/>
                        </w:rPr>
                      </w:rPrChange>
                    </w:rPr>
                    <m:t>)</m:t>
                  </w:ins>
                </m:r>
              </m:e>
            </m:func>
          </m:den>
        </m:f>
        <m:r>
          <w:ins w:id="4958" w:author="Zhang Li" w:date="2022-06-12T15:03:00Z">
            <w:rPr>
              <w:rFonts w:ascii="Cambria Math" w:eastAsia="宋体" w:hAnsi="Cambria Math" w:cs="Times New Roman"/>
              <w:kern w:val="0"/>
              <w:sz w:val="24"/>
              <w:szCs w:val="24"/>
              <w:highlight w:val="cyan"/>
              <w:rPrChange w:id="4959" w:author="ThinkPad" w:date="2022-06-18T12:03:00Z">
                <w:rPr>
                  <w:rFonts w:ascii="Cambria Math" w:eastAsia="宋体" w:hAnsi="Cambria Math" w:cs="Times New Roman"/>
                  <w:kern w:val="0"/>
                  <w:sz w:val="24"/>
                  <w:szCs w:val="24"/>
                </w:rPr>
              </w:rPrChange>
            </w:rPr>
            <m:t>⌉</m:t>
          </w:ins>
        </m:r>
      </m:oMath>
      <w:ins w:id="496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961" w:author="Zhang Li" w:date="2022-06-12T15:03:00Z">
            <w:rPr>
              <w:rFonts w:ascii="Cambria Math" w:eastAsia="宋体" w:hAnsi="Cambria Math" w:cs="Times New Roman"/>
              <w:kern w:val="0"/>
              <w:sz w:val="24"/>
              <w:szCs w:val="24"/>
            </w:rPr>
            <m:t>ς</m:t>
          </w:ins>
        </m:r>
      </m:oMath>
      <w:ins w:id="4962" w:author="Zhang Li" w:date="2022-06-12T15:03:00Z">
        <w:r>
          <w:rPr>
            <w:rFonts w:ascii="Times New Roman" w:eastAsia="宋体" w:hAnsi="Times New Roman" w:cs="Times New Roman" w:hint="eastAsia"/>
            <w:kern w:val="0"/>
            <w:sz w:val="24"/>
            <w:szCs w:val="24"/>
          </w:rPr>
          <w:t>.</w:t>
        </w:r>
      </w:ins>
      <w:ins w:id="4963"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964" w:author="Zhang Li" w:date="2022-06-12T15:03:00Z">
        <w:r>
          <w:rPr>
            <w:rFonts w:ascii="Times New Roman" w:eastAsia="宋体" w:hAnsi="Times New Roman" w:cs="Times New Roman"/>
            <w:kern w:val="0"/>
            <w:sz w:val="24"/>
            <w:szCs w:val="24"/>
          </w:rPr>
          <w:t xml:space="preserve">For a given round, </w:t>
        </w:r>
      </w:ins>
      <w:ins w:id="4965"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966" w:author="ThinkPad" w:date="2022-06-21T11:03:00Z">
        <w:r w:rsidR="00CA3DEA">
          <w:rPr>
            <w:rFonts w:ascii="Times New Roman" w:eastAsia="宋体" w:hAnsi="Times New Roman" w:cs="Times New Roman"/>
            <w:kern w:val="0"/>
            <w:sz w:val="24"/>
            <w:szCs w:val="24"/>
          </w:rPr>
          <w:t xml:space="preserve"> (largest)</w:t>
        </w:r>
      </w:ins>
      <w:ins w:id="4967" w:author="ThinkPad" w:date="2022-06-18T11:04:00Z">
        <w:r w:rsidR="00DD5AE3">
          <w:rPr>
            <w:rFonts w:ascii="Times New Roman" w:eastAsia="宋体" w:hAnsi="Times New Roman" w:cs="Times New Roman"/>
            <w:kern w:val="0"/>
            <w:sz w:val="24"/>
            <w:szCs w:val="24"/>
          </w:rPr>
          <w:t xml:space="preserve"> block by the </w:t>
        </w:r>
      </w:ins>
      <w:ins w:id="4968" w:author="Zhang Li" w:date="2022-06-12T15:03:00Z">
        <w:r>
          <w:rPr>
            <w:rFonts w:ascii="Times New Roman" w:eastAsia="宋体" w:hAnsi="Times New Roman" w:cs="Times New Roman"/>
            <w:kern w:val="0"/>
            <w:sz w:val="24"/>
            <w:szCs w:val="24"/>
          </w:rPr>
          <w:t xml:space="preserve">block proposer </w:t>
        </w:r>
        <w:del w:id="4969" w:author="ThinkPad" w:date="2022-06-18T11:04:00Z">
          <w:r w:rsidDel="00DD5AE3">
            <w:rPr>
              <w:rFonts w:ascii="Times New Roman" w:eastAsia="宋体" w:hAnsi="Times New Roman" w:cs="Times New Roman"/>
              <w:kern w:val="0"/>
              <w:sz w:val="24"/>
              <w:szCs w:val="24"/>
            </w:rPr>
            <w:delText>need</w:delText>
          </w:r>
        </w:del>
      </w:ins>
      <w:ins w:id="4970" w:author="ThinkPad" w:date="2022-06-18T11:04:00Z">
        <w:r w:rsidR="00DD5AE3">
          <w:rPr>
            <w:rFonts w:ascii="Times New Roman" w:eastAsia="宋体" w:hAnsi="Times New Roman" w:cs="Times New Roman"/>
            <w:kern w:val="0"/>
            <w:sz w:val="24"/>
            <w:szCs w:val="24"/>
          </w:rPr>
          <w:t>take</w:t>
        </w:r>
      </w:ins>
      <w:ins w:id="4971" w:author="Zhang Li" w:date="2022-06-12T15:03:00Z">
        <w:r>
          <w:rPr>
            <w:rFonts w:ascii="Times New Roman" w:eastAsia="宋体" w:hAnsi="Times New Roman" w:cs="Times New Roman"/>
            <w:kern w:val="0"/>
            <w:sz w:val="24"/>
            <w:szCs w:val="24"/>
          </w:rPr>
          <w:t xml:space="preserve">s </w:t>
        </w:r>
      </w:ins>
      <m:oMath>
        <m:sSubSup>
          <m:sSubSupPr>
            <m:ctrlPr>
              <w:ins w:id="4972" w:author="Zhang Li" w:date="2022-06-12T15:03:00Z">
                <w:rPr>
                  <w:rFonts w:ascii="Cambria Math" w:eastAsia="宋体" w:hAnsi="Cambria Math" w:cs="Times New Roman"/>
                  <w:i/>
                  <w:kern w:val="0"/>
                  <w:sz w:val="24"/>
                  <w:szCs w:val="24"/>
                </w:rPr>
              </w:ins>
            </m:ctrlPr>
          </m:sSubSupPr>
          <m:e>
            <m:r>
              <w:ins w:id="4973" w:author="Zhang Li" w:date="2022-06-12T15:03:00Z">
                <w:rPr>
                  <w:rFonts w:ascii="Cambria Math" w:eastAsia="宋体" w:hAnsi="Cambria Math" w:cs="Times New Roman"/>
                  <w:kern w:val="0"/>
                  <w:sz w:val="24"/>
                  <w:szCs w:val="24"/>
                </w:rPr>
                <m:t>T</m:t>
              </w:ins>
            </m:r>
          </m:e>
          <m:sub>
            <m:r>
              <w:ins w:id="4974" w:author="Zhang Li" w:date="2022-06-12T15:03:00Z">
                <w:rPr>
                  <w:rFonts w:ascii="Cambria Math" w:eastAsia="宋体" w:hAnsi="Cambria Math" w:cs="Times New Roman"/>
                  <w:kern w:val="0"/>
                  <w:sz w:val="24"/>
                  <w:szCs w:val="24"/>
                </w:rPr>
                <m:t>B</m:t>
              </w:ins>
            </m:r>
          </m:sub>
          <m:sup>
            <m:r>
              <w:ins w:id="4975" w:author="Zhang Li" w:date="2022-06-12T15:03:00Z">
                <w:rPr>
                  <w:rFonts w:ascii="Cambria Math" w:eastAsia="宋体" w:hAnsi="Cambria Math" w:cs="Times New Roman"/>
                  <w:kern w:val="0"/>
                  <w:sz w:val="24"/>
                  <w:szCs w:val="24"/>
                </w:rPr>
                <m:t>max</m:t>
              </w:ins>
            </m:r>
          </m:sup>
        </m:sSubSup>
        <m:r>
          <w:ins w:id="4976" w:author="Zhang Li" w:date="2022-06-12T15:03:00Z">
            <w:rPr>
              <w:rFonts w:ascii="Cambria Math" w:eastAsia="宋体" w:hAnsi="Cambria Math" w:cs="Times New Roman"/>
              <w:kern w:val="0"/>
              <w:sz w:val="24"/>
              <w:szCs w:val="24"/>
            </w:rPr>
            <m:t xml:space="preserve"> </m:t>
          </w:ins>
        </m:r>
      </m:oMath>
      <w:ins w:id="4977" w:author="Zhang Li" w:date="2022-06-12T15:03:00Z">
        <w:r>
          <w:rPr>
            <w:rFonts w:ascii="Times New Roman" w:eastAsia="宋体" w:hAnsi="Times New Roman" w:cs="Times New Roman"/>
            <w:kern w:val="0"/>
            <w:sz w:val="24"/>
            <w:szCs w:val="24"/>
          </w:rPr>
          <w:t>time slots</w:t>
        </w:r>
        <w:del w:id="4978"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979"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980" w:author="Zhang Li" w:date="2022-06-12T15:03:00Z">
        <w:del w:id="4981" w:author="ThinkPad" w:date="2022-06-18T10:39:00Z">
          <w:r w:rsidDel="00580A55">
            <w:rPr>
              <w:rFonts w:ascii="Times New Roman" w:eastAsia="宋体" w:hAnsi="Times New Roman" w:cs="Times New Roman"/>
              <w:kern w:val="0"/>
              <w:sz w:val="24"/>
              <w:szCs w:val="24"/>
            </w:rPr>
            <w:delText>other</w:delText>
          </w:r>
        </w:del>
      </w:ins>
      <w:ins w:id="4982" w:author="ThinkPad" w:date="2022-06-18T11:05:00Z">
        <w:r w:rsidR="00DD5AE3">
          <w:rPr>
            <w:rFonts w:ascii="Times New Roman" w:eastAsia="宋体" w:hAnsi="Times New Roman" w:cs="Times New Roman"/>
            <w:kern w:val="0"/>
            <w:sz w:val="24"/>
            <w:szCs w:val="24"/>
          </w:rPr>
          <w:t>a</w:t>
        </w:r>
      </w:ins>
      <w:ins w:id="4983" w:author="Zhang Li" w:date="2022-06-12T15:03:00Z">
        <w:r>
          <w:rPr>
            <w:rFonts w:ascii="Times New Roman" w:eastAsia="宋体" w:hAnsi="Times New Roman" w:cs="Times New Roman"/>
            <w:kern w:val="0"/>
            <w:sz w:val="24"/>
            <w:szCs w:val="24"/>
          </w:rPr>
          <w:t xml:space="preserve"> consensus node</w:t>
        </w:r>
        <w:del w:id="4984"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985" w:author="ThinkPad" w:date="2022-06-18T10:38:00Z">
          <w:r w:rsidDel="00D85B91">
            <w:rPr>
              <w:rFonts w:ascii="Times New Roman" w:eastAsia="宋体" w:hAnsi="Times New Roman" w:cs="Times New Roman"/>
              <w:kern w:val="0"/>
              <w:sz w:val="24"/>
              <w:szCs w:val="24"/>
            </w:rPr>
            <w:delText>require</w:delText>
          </w:r>
        </w:del>
      </w:ins>
      <w:ins w:id="4986" w:author="ThinkPad" w:date="2022-06-18T11:05:00Z">
        <w:r w:rsidR="00DD5AE3">
          <w:rPr>
            <w:rFonts w:ascii="Times New Roman" w:eastAsia="宋体" w:hAnsi="Times New Roman" w:cs="Times New Roman"/>
            <w:kern w:val="0"/>
            <w:sz w:val="24"/>
            <w:szCs w:val="24"/>
          </w:rPr>
          <w:t>take</w:t>
        </w:r>
      </w:ins>
      <w:ins w:id="4987" w:author="ThinkPad" w:date="2022-06-18T10:39:00Z">
        <w:r w:rsidR="00580A55">
          <w:rPr>
            <w:rFonts w:ascii="Times New Roman" w:eastAsia="宋体" w:hAnsi="Times New Roman" w:cs="Times New Roman"/>
            <w:kern w:val="0"/>
            <w:sz w:val="24"/>
            <w:szCs w:val="24"/>
          </w:rPr>
          <w:t>s</w:t>
        </w:r>
      </w:ins>
      <w:ins w:id="4988" w:author="Zhang Li" w:date="2022-06-12T15:03:00Z">
        <w:r>
          <w:rPr>
            <w:rFonts w:ascii="Times New Roman" w:eastAsia="宋体" w:hAnsi="Times New Roman" w:cs="Times New Roman"/>
            <w:kern w:val="0"/>
            <w:sz w:val="24"/>
            <w:szCs w:val="24"/>
          </w:rPr>
          <w:t xml:space="preserve"> </w:t>
        </w:r>
      </w:ins>
      <m:oMath>
        <m:sSub>
          <m:sSubPr>
            <m:ctrlPr>
              <w:ins w:id="4989" w:author="Zhang Li" w:date="2022-06-12T15:03:00Z">
                <w:rPr>
                  <w:rFonts w:ascii="Cambria Math" w:eastAsia="宋体" w:hAnsi="Cambria Math" w:cs="Times New Roman"/>
                  <w:i/>
                  <w:kern w:val="0"/>
                  <w:sz w:val="24"/>
                  <w:szCs w:val="24"/>
                </w:rPr>
              </w:ins>
            </m:ctrlPr>
          </m:sSubPr>
          <m:e>
            <m:r>
              <w:ins w:id="4990" w:author="Zhang Li" w:date="2022-06-12T15:03:00Z">
                <w:rPr>
                  <w:rFonts w:ascii="Cambria Math" w:eastAsia="宋体" w:hAnsi="Cambria Math" w:cs="Times New Roman"/>
                  <w:kern w:val="0"/>
                  <w:sz w:val="24"/>
                  <w:szCs w:val="24"/>
                </w:rPr>
                <m:t>T</m:t>
              </w:ins>
            </m:r>
          </m:e>
          <m:sub>
            <m:r>
              <w:ins w:id="4991" w:author="Zhang Li" w:date="2022-06-12T15:03:00Z">
                <w:rPr>
                  <w:rFonts w:ascii="Cambria Math" w:eastAsia="宋体" w:hAnsi="Cambria Math" w:cs="Times New Roman"/>
                  <w:kern w:val="0"/>
                  <w:sz w:val="24"/>
                  <w:szCs w:val="24"/>
                </w:rPr>
                <m:t>sig</m:t>
              </w:ins>
            </m:r>
          </m:sub>
        </m:sSub>
      </m:oMath>
      <w:ins w:id="4992" w:author="Zhang Li" w:date="2022-06-12T15:03:00Z">
        <w:r>
          <w:rPr>
            <w:rFonts w:ascii="Times New Roman" w:eastAsia="宋体" w:hAnsi="Times New Roman" w:cs="Times New Roman"/>
            <w:kern w:val="0"/>
            <w:sz w:val="24"/>
            <w:szCs w:val="24"/>
          </w:rPr>
          <w:t xml:space="preserve"> time slots</w:t>
        </w:r>
        <w:del w:id="4993" w:author="ThinkPad" w:date="2022-06-18T11:05:00Z">
          <w:r w:rsidDel="00DD5AE3">
            <w:rPr>
              <w:rFonts w:ascii="Times New Roman" w:eastAsia="宋体" w:hAnsi="Times New Roman" w:cs="Times New Roman"/>
              <w:kern w:val="0"/>
              <w:sz w:val="24"/>
              <w:szCs w:val="24"/>
            </w:rPr>
            <w:delText xml:space="preserve"> to transmit </w:delText>
          </w:r>
        </w:del>
        <w:del w:id="4994" w:author="ThinkPad" w:date="2022-06-18T10:39:00Z">
          <w:r w:rsidRPr="009F1490" w:rsidDel="00580A55">
            <w:rPr>
              <w:rFonts w:ascii="Times New Roman" w:eastAsia="宋体" w:hAnsi="Times New Roman" w:cs="Times New Roman"/>
              <w:kern w:val="0"/>
              <w:sz w:val="24"/>
              <w:szCs w:val="24"/>
            </w:rPr>
            <w:delText>a</w:delText>
          </w:r>
        </w:del>
        <w:del w:id="4995"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proofErr w:type="gramStart"/>
      <w:ins w:id="4996" w:author="ThinkPad" w:date="2022-06-18T11:05:00Z">
        <w:r w:rsidR="00DD5AE3">
          <w:rPr>
            <w:rFonts w:ascii="Times New Roman" w:eastAsia="宋体" w:hAnsi="Times New Roman" w:cs="Times New Roman"/>
            <w:kern w:val="0"/>
            <w:sz w:val="24"/>
            <w:szCs w:val="24"/>
          </w:rPr>
          <w:t xml:space="preserve">a  </w:t>
        </w:r>
      </w:ins>
      <w:ins w:id="4997" w:author="Zhang Li" w:date="2022-06-12T15:03:00Z">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verification</w:t>
        </w:r>
      </w:ins>
      <w:ins w:id="4998" w:author="ThinkPad" w:date="2022-06-18T10:40:00Z">
        <w:r w:rsidR="00580A55">
          <w:rPr>
            <w:rFonts w:ascii="Times New Roman" w:eastAsia="宋体" w:hAnsi="Times New Roman" w:cs="Times New Roman"/>
            <w:kern w:val="0"/>
            <w:sz w:val="24"/>
            <w:szCs w:val="24"/>
          </w:rPr>
          <w:t xml:space="preserve"> process</w:t>
        </w:r>
      </w:ins>
      <w:ins w:id="4999" w:author="Zhang Li" w:date="2022-06-12T15:03:00Z">
        <w:r>
          <w:rPr>
            <w:rFonts w:ascii="Times New Roman" w:eastAsia="宋体" w:hAnsi="Times New Roman" w:cs="Times New Roman"/>
            <w:kern w:val="0"/>
            <w:sz w:val="24"/>
            <w:szCs w:val="24"/>
          </w:rPr>
          <w:t xml:space="preserve">, there </w:t>
        </w:r>
        <w:del w:id="5000" w:author="ThinkPad" w:date="2022-06-18T10:40:00Z">
          <w:r w:rsidDel="00580A55">
            <w:rPr>
              <w:rFonts w:ascii="Times New Roman" w:eastAsia="宋体" w:hAnsi="Times New Roman" w:cs="Times New Roman"/>
              <w:kern w:val="0"/>
              <w:sz w:val="24"/>
              <w:szCs w:val="24"/>
            </w:rPr>
            <w:delText>is</w:delText>
          </w:r>
        </w:del>
      </w:ins>
      <w:ins w:id="5001" w:author="ThinkPad" w:date="2022-06-18T10:40:00Z">
        <w:r w:rsidR="00580A55">
          <w:rPr>
            <w:rFonts w:ascii="Times New Roman" w:eastAsia="宋体" w:hAnsi="Times New Roman" w:cs="Times New Roman"/>
            <w:kern w:val="0"/>
            <w:sz w:val="24"/>
            <w:szCs w:val="24"/>
          </w:rPr>
          <w:t>are</w:t>
        </w:r>
      </w:ins>
      <w:ins w:id="5002" w:author="Zhang Li" w:date="2022-06-12T15:03:00Z">
        <w:r>
          <w:rPr>
            <w:rFonts w:ascii="Times New Roman" w:eastAsia="宋体" w:hAnsi="Times New Roman" w:cs="Times New Roman"/>
            <w:kern w:val="0"/>
            <w:sz w:val="24"/>
            <w:szCs w:val="24"/>
          </w:rPr>
          <w:t xml:space="preserve"> at most </w:t>
        </w:r>
      </w:ins>
      <m:oMath>
        <m:r>
          <w:ins w:id="5003" w:author="Zhang Li" w:date="2022-06-12T15:03:00Z">
            <w:rPr>
              <w:rFonts w:ascii="Cambria Math" w:eastAsia="宋体" w:hAnsi="Cambria Math" w:cs="Times New Roman"/>
              <w:kern w:val="0"/>
              <w:sz w:val="24"/>
              <w:szCs w:val="24"/>
            </w:rPr>
            <m:t>N-1</m:t>
          </w:ins>
        </m:r>
      </m:oMath>
      <w:ins w:id="500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5005"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5006" w:author="ThinkPad" w:date="2022-06-18T10:40:00Z">
        <w:r w:rsidR="00580A55">
          <w:rPr>
            <w:rFonts w:ascii="Times New Roman" w:eastAsia="宋体" w:hAnsi="Times New Roman" w:cs="Times New Roman"/>
            <w:kern w:val="0"/>
            <w:sz w:val="24"/>
            <w:szCs w:val="24"/>
          </w:rPr>
          <w:t>ting</w:t>
        </w:r>
      </w:ins>
      <w:ins w:id="5007"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5008" w:author="ThinkPad" w:date="2022-06-18T11:06:00Z">
        <w:r w:rsidR="00DD5AE3">
          <w:rPr>
            <w:rFonts w:ascii="Times New Roman" w:eastAsia="宋体" w:hAnsi="Times New Roman" w:cs="Times New Roman"/>
            <w:kern w:val="0"/>
            <w:sz w:val="24"/>
            <w:szCs w:val="24"/>
          </w:rPr>
          <w:t xml:space="preserve"> without considering channel contention,</w:t>
        </w:r>
      </w:ins>
      <w:ins w:id="5009"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5010" w:author="ThinkPad" w:date="2022-06-18T11:06:00Z">
        <w:r w:rsidR="00DD5AE3">
          <w:rPr>
            <w:rFonts w:ascii="Times New Roman" w:eastAsia="宋体" w:hAnsi="Times New Roman" w:cs="Times New Roman"/>
            <w:kern w:val="0"/>
            <w:sz w:val="24"/>
            <w:szCs w:val="24"/>
          </w:rPr>
          <w:t xml:space="preserve"> required</w:t>
        </w:r>
      </w:ins>
      <w:ins w:id="5011" w:author="Zhang Li" w:date="2022-06-12T15:03:00Z">
        <w:r>
          <w:rPr>
            <w:rFonts w:ascii="Times New Roman" w:eastAsia="宋体" w:hAnsi="Times New Roman" w:cs="Times New Roman"/>
            <w:kern w:val="0"/>
            <w:sz w:val="24"/>
            <w:szCs w:val="24"/>
          </w:rPr>
          <w:t xml:space="preserve"> for a consensus </w:t>
        </w:r>
        <w:del w:id="5012" w:author="ThinkPad" w:date="2022-06-18T11:07:00Z">
          <w:r w:rsidDel="00DD5AE3">
            <w:rPr>
              <w:rFonts w:ascii="Times New Roman" w:eastAsia="宋体" w:hAnsi="Times New Roman" w:cs="Times New Roman"/>
              <w:kern w:val="0"/>
              <w:sz w:val="24"/>
              <w:szCs w:val="24"/>
            </w:rPr>
            <w:delText>round</w:delText>
          </w:r>
        </w:del>
      </w:ins>
      <w:ins w:id="5013" w:author="ThinkPad" w:date="2022-06-18T11:07:00Z">
        <w:r w:rsidR="00DD5AE3">
          <w:rPr>
            <w:rFonts w:ascii="Times New Roman" w:eastAsia="宋体" w:hAnsi="Times New Roman" w:cs="Times New Roman"/>
            <w:kern w:val="0"/>
            <w:sz w:val="24"/>
            <w:szCs w:val="24"/>
          </w:rPr>
          <w:t>process</w:t>
        </w:r>
      </w:ins>
      <w:ins w:id="5014" w:author="Zhang Li" w:date="2022-06-12T15:03:00Z">
        <w:r>
          <w:rPr>
            <w:rFonts w:ascii="Times New Roman" w:eastAsia="宋体" w:hAnsi="Times New Roman" w:cs="Times New Roman"/>
            <w:kern w:val="0"/>
            <w:sz w:val="24"/>
            <w:szCs w:val="24"/>
          </w:rPr>
          <w:t xml:space="preserve"> </w:t>
        </w:r>
        <w:del w:id="5015"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5016" w:author="Zhang Li" w:date="2022-06-12T15:03:00Z">
                <w:rPr>
                  <w:rFonts w:ascii="Cambria Math" w:eastAsia="宋体" w:hAnsi="Cambria Math" w:cs="Times New Roman"/>
                  <w:i/>
                  <w:kern w:val="0"/>
                  <w:sz w:val="24"/>
                  <w:szCs w:val="24"/>
                </w:rPr>
              </w:ins>
            </m:ctrlPr>
          </m:sSubSupPr>
          <m:e>
            <m:r>
              <w:ins w:id="5017" w:author="Zhang Li" w:date="2022-06-12T15:03:00Z">
                <w:rPr>
                  <w:rFonts w:ascii="Cambria Math" w:eastAsia="宋体" w:hAnsi="Cambria Math" w:cs="Times New Roman"/>
                  <w:kern w:val="0"/>
                  <w:sz w:val="24"/>
                  <w:szCs w:val="24"/>
                </w:rPr>
                <m:t>T</m:t>
              </w:ins>
            </m:r>
          </m:e>
          <m:sub>
            <m:r>
              <w:ins w:id="5018" w:author="Zhang Li" w:date="2022-06-12T15:03:00Z">
                <w:rPr>
                  <w:rFonts w:ascii="Cambria Math" w:eastAsia="宋体" w:hAnsi="Cambria Math" w:cs="Times New Roman"/>
                  <w:kern w:val="0"/>
                  <w:sz w:val="24"/>
                  <w:szCs w:val="24"/>
                </w:rPr>
                <m:t>C</m:t>
              </w:ins>
            </m:r>
          </m:sub>
          <m:sup>
            <m:r>
              <w:ins w:id="5019" w:author="Zhang Li" w:date="2022-06-12T15:03:00Z">
                <w:rPr>
                  <w:rFonts w:ascii="Cambria Math" w:eastAsia="宋体" w:hAnsi="Cambria Math" w:cs="Times New Roman"/>
                  <w:kern w:val="0"/>
                  <w:sz w:val="24"/>
                  <w:szCs w:val="24"/>
                </w:rPr>
                <m:t>max</m:t>
              </w:ins>
            </m:r>
          </m:sup>
        </m:sSubSup>
        <m:r>
          <w:ins w:id="5020" w:author="Zhang Li" w:date="2022-06-12T15:03:00Z">
            <w:rPr>
              <w:rFonts w:ascii="Cambria Math" w:eastAsia="宋体" w:hAnsi="Cambria Math" w:cs="Times New Roman"/>
              <w:kern w:val="0"/>
              <w:sz w:val="24"/>
              <w:szCs w:val="24"/>
            </w:rPr>
            <m:t>=</m:t>
          </w:ins>
        </m:r>
        <m:sSubSup>
          <m:sSubSupPr>
            <m:ctrlPr>
              <w:ins w:id="5021" w:author="Zhang Li" w:date="2022-06-12T15:03:00Z">
                <w:rPr>
                  <w:rFonts w:ascii="Cambria Math" w:eastAsia="宋体" w:hAnsi="Cambria Math" w:cs="Times New Roman"/>
                  <w:i/>
                  <w:kern w:val="0"/>
                  <w:sz w:val="24"/>
                  <w:szCs w:val="24"/>
                </w:rPr>
              </w:ins>
            </m:ctrlPr>
          </m:sSubSupPr>
          <m:e>
            <m:r>
              <w:ins w:id="5022" w:author="Zhang Li" w:date="2022-06-12T15:03:00Z">
                <w:rPr>
                  <w:rFonts w:ascii="Cambria Math" w:eastAsia="宋体" w:hAnsi="Cambria Math" w:cs="Times New Roman"/>
                  <w:kern w:val="0"/>
                  <w:sz w:val="24"/>
                  <w:szCs w:val="24"/>
                </w:rPr>
                <m:t>T</m:t>
              </w:ins>
            </m:r>
          </m:e>
          <m:sub>
            <m:r>
              <w:ins w:id="5023" w:author="Zhang Li" w:date="2022-06-12T15:03:00Z">
                <w:rPr>
                  <w:rFonts w:ascii="Cambria Math" w:eastAsia="宋体" w:hAnsi="Cambria Math" w:cs="Times New Roman"/>
                  <w:kern w:val="0"/>
                  <w:sz w:val="24"/>
                  <w:szCs w:val="24"/>
                </w:rPr>
                <m:t>B</m:t>
              </w:ins>
            </m:r>
          </m:sub>
          <m:sup>
            <m:r>
              <w:ins w:id="5024" w:author="Zhang Li" w:date="2022-06-12T15:03:00Z">
                <w:rPr>
                  <w:rFonts w:ascii="Cambria Math" w:eastAsia="宋体" w:hAnsi="Cambria Math" w:cs="Times New Roman"/>
                  <w:kern w:val="0"/>
                  <w:sz w:val="24"/>
                  <w:szCs w:val="24"/>
                </w:rPr>
                <m:t>max</m:t>
              </w:ins>
            </m:r>
          </m:sup>
        </m:sSubSup>
        <m:r>
          <w:ins w:id="5025" w:author="Zhang Li" w:date="2022-06-12T15:03:00Z">
            <w:rPr>
              <w:rFonts w:ascii="Cambria Math" w:eastAsia="宋体" w:hAnsi="Cambria Math" w:cs="Times New Roman"/>
              <w:kern w:val="0"/>
              <w:sz w:val="24"/>
              <w:szCs w:val="24"/>
            </w:rPr>
            <m:t>+</m:t>
          </w:ins>
        </m:r>
        <m:nary>
          <m:naryPr>
            <m:chr m:val="∑"/>
            <m:limLoc m:val="undOvr"/>
            <m:ctrlPr>
              <w:ins w:id="5026" w:author="Zhang Li" w:date="2022-06-12T15:03:00Z">
                <w:rPr>
                  <w:rFonts w:ascii="Cambria Math" w:eastAsia="宋体" w:hAnsi="Cambria Math" w:cs="Times New Roman"/>
                  <w:i/>
                  <w:kern w:val="0"/>
                  <w:sz w:val="24"/>
                  <w:szCs w:val="24"/>
                </w:rPr>
              </w:ins>
            </m:ctrlPr>
          </m:naryPr>
          <m:sub>
            <m:r>
              <w:ins w:id="5027" w:author="Zhang Li" w:date="2022-06-12T15:03:00Z">
                <w:rPr>
                  <w:rFonts w:ascii="Cambria Math" w:eastAsia="宋体" w:hAnsi="Cambria Math" w:cs="Times New Roman"/>
                  <w:kern w:val="0"/>
                  <w:sz w:val="24"/>
                  <w:szCs w:val="24"/>
                </w:rPr>
                <m:t>i=0</m:t>
              </w:ins>
            </m:r>
          </m:sub>
          <m:sup>
            <m:r>
              <w:ins w:id="5028" w:author="Zhang Li" w:date="2022-06-12T15:03:00Z">
                <w:rPr>
                  <w:rFonts w:ascii="Cambria Math" w:eastAsia="宋体" w:hAnsi="Cambria Math" w:cs="Times New Roman"/>
                  <w:kern w:val="0"/>
                  <w:sz w:val="24"/>
                  <w:szCs w:val="24"/>
                </w:rPr>
                <m:t>N</m:t>
              </w:ins>
            </m:r>
            <m:r>
              <w:ins w:id="5029" w:author="ThinkPad" w:date="2022-06-18T10:53:00Z">
                <w:rPr>
                  <w:rFonts w:ascii="Cambria Math" w:eastAsia="宋体" w:hAnsi="Cambria Math" w:cs="Times New Roman"/>
                  <w:kern w:val="0"/>
                  <w:sz w:val="24"/>
                  <w:szCs w:val="24"/>
                </w:rPr>
                <m:t>-1</m:t>
              </w:ins>
            </m:r>
          </m:sup>
          <m:e>
            <m:sSub>
              <m:sSubPr>
                <m:ctrlPr>
                  <w:ins w:id="5030" w:author="Zhang Li" w:date="2022-06-12T15:03:00Z">
                    <w:rPr>
                      <w:rFonts w:ascii="Cambria Math" w:eastAsia="宋体" w:hAnsi="Cambria Math" w:cs="Times New Roman"/>
                      <w:i/>
                      <w:kern w:val="0"/>
                      <w:sz w:val="24"/>
                      <w:szCs w:val="24"/>
                    </w:rPr>
                  </w:ins>
                </m:ctrlPr>
              </m:sSubPr>
              <m:e>
                <m:r>
                  <w:ins w:id="5031" w:author="Zhang Li" w:date="2022-06-12T15:03:00Z">
                    <w:rPr>
                      <w:rFonts w:ascii="Cambria Math" w:eastAsia="宋体" w:hAnsi="Cambria Math" w:cs="Times New Roman"/>
                      <w:kern w:val="0"/>
                      <w:sz w:val="24"/>
                      <w:szCs w:val="24"/>
                    </w:rPr>
                    <m:t>T</m:t>
                  </w:ins>
                </m:r>
              </m:e>
              <m:sub>
                <m:r>
                  <w:ins w:id="5032" w:author="Zhang Li" w:date="2022-06-12T15:03:00Z">
                    <w:rPr>
                      <w:rFonts w:ascii="Cambria Math" w:eastAsia="宋体" w:hAnsi="Cambria Math" w:cs="Times New Roman"/>
                      <w:kern w:val="0"/>
                      <w:sz w:val="24"/>
                      <w:szCs w:val="24"/>
                    </w:rPr>
                    <m:t>sig</m:t>
                  </w:ins>
                </m:r>
              </m:sub>
            </m:sSub>
          </m:e>
        </m:nary>
      </m:oMath>
      <w:ins w:id="5033"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5034" w:author="ThinkPad" w:date="2022-06-21T10:52:00Z">
          <w:r w:rsidRPr="003125EA" w:rsidDel="00F03080">
            <w:rPr>
              <w:rFonts w:ascii="Times New Roman" w:eastAsia="宋体" w:hAnsi="Times New Roman" w:cs="Times New Roman"/>
              <w:kern w:val="0"/>
              <w:sz w:val="24"/>
              <w:szCs w:val="24"/>
              <w:highlight w:val="yellow"/>
              <w:rPrChange w:id="5035" w:author="ThinkPad" w:date="2022-06-18T12:11:00Z">
                <w:rPr>
                  <w:rFonts w:ascii="Times New Roman" w:eastAsia="宋体" w:hAnsi="Times New Roman" w:cs="Times New Roman"/>
                  <w:kern w:val="0"/>
                  <w:sz w:val="24"/>
                  <w:szCs w:val="24"/>
                </w:rPr>
              </w:rPrChange>
            </w:rPr>
            <w:delText>mean</w:delText>
          </w:r>
        </w:del>
      </w:ins>
      <w:ins w:id="5036" w:author="ThinkPad" w:date="2022-06-21T10:52:00Z">
        <w:r w:rsidR="00F03080">
          <w:rPr>
            <w:rFonts w:ascii="Times New Roman" w:eastAsia="宋体" w:hAnsi="Times New Roman" w:cs="Times New Roman"/>
            <w:kern w:val="0"/>
            <w:sz w:val="24"/>
            <w:szCs w:val="24"/>
          </w:rPr>
          <w:t>worst-case</w:t>
        </w:r>
      </w:ins>
      <w:ins w:id="5037" w:author="Zhang Li" w:date="2022-06-12T15:03:00Z">
        <w:r>
          <w:rPr>
            <w:rFonts w:ascii="Times New Roman" w:eastAsia="宋体" w:hAnsi="Times New Roman" w:cs="Times New Roman"/>
            <w:kern w:val="0"/>
            <w:sz w:val="24"/>
            <w:szCs w:val="24"/>
          </w:rPr>
          <w:t xml:space="preserve"> </w:t>
        </w:r>
        <w:del w:id="5038"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5039" w:author="ThinkPad" w:date="2022-06-18T10:53:00Z">
        <w:r w:rsidR="00835191">
          <w:rPr>
            <w:rFonts w:ascii="Times New Roman" w:eastAsia="宋体" w:hAnsi="Times New Roman" w:cs="Times New Roman"/>
            <w:kern w:val="0"/>
            <w:sz w:val="24"/>
            <w:szCs w:val="24"/>
          </w:rPr>
          <w:t xml:space="preserve">a </w:t>
        </w:r>
      </w:ins>
      <w:ins w:id="5040" w:author="Zhang Li" w:date="2022-06-12T15:03:00Z">
        <w:r>
          <w:rPr>
            <w:rFonts w:ascii="Times New Roman" w:eastAsia="宋体" w:hAnsi="Times New Roman" w:cs="Times New Roman"/>
            <w:kern w:val="0"/>
            <w:sz w:val="24"/>
            <w:szCs w:val="24"/>
          </w:rPr>
          <w:t xml:space="preserve">consensus process in wireless blockchain network is </w:t>
        </w:r>
      </w:ins>
      <m:oMath>
        <m:r>
          <w:ins w:id="5041" w:author="Zhang Li" w:date="2022-06-12T15:03:00Z">
            <w:rPr>
              <w:rFonts w:ascii="Cambria Math" w:eastAsia="宋体" w:hAnsi="Cambria Math" w:cs="Times New Roman"/>
              <w:kern w:val="0"/>
              <w:sz w:val="24"/>
              <w:szCs w:val="24"/>
            </w:rPr>
            <m:t>F=</m:t>
          </w:ins>
        </m:r>
        <m:d>
          <m:dPr>
            <m:ctrlPr>
              <w:ins w:id="5042" w:author="Zhang Li" w:date="2022-06-12T15:03:00Z">
                <w:rPr>
                  <w:rFonts w:ascii="Cambria Math" w:eastAsia="宋体" w:hAnsi="Cambria Math" w:cs="Times New Roman"/>
                  <w:i/>
                  <w:kern w:val="0"/>
                  <w:sz w:val="24"/>
                  <w:szCs w:val="24"/>
                </w:rPr>
              </w:ins>
            </m:ctrlPr>
          </m:dPr>
          <m:e>
            <m:sSubSup>
              <m:sSubSupPr>
                <m:ctrlPr>
                  <w:ins w:id="5043" w:author="Zhang Li" w:date="2022-06-12T15:03:00Z">
                    <w:rPr>
                      <w:rFonts w:ascii="Cambria Math" w:eastAsia="宋体" w:hAnsi="Cambria Math" w:cs="Times New Roman"/>
                      <w:i/>
                      <w:kern w:val="0"/>
                      <w:sz w:val="24"/>
                      <w:szCs w:val="24"/>
                    </w:rPr>
                  </w:ins>
                </m:ctrlPr>
              </m:sSubSupPr>
              <m:e>
                <m:r>
                  <w:ins w:id="5044" w:author="Zhang Li" w:date="2022-06-12T15:03:00Z">
                    <w:rPr>
                      <w:rFonts w:ascii="Cambria Math" w:eastAsia="宋体" w:hAnsi="Cambria Math" w:cs="Times New Roman"/>
                      <w:kern w:val="0"/>
                      <w:sz w:val="24"/>
                      <w:szCs w:val="24"/>
                    </w:rPr>
                    <m:t>T</m:t>
                  </w:ins>
                </m:r>
              </m:e>
              <m:sub>
                <m:r>
                  <w:ins w:id="5045" w:author="Zhang Li" w:date="2022-06-12T15:03:00Z">
                    <w:rPr>
                      <w:rFonts w:ascii="Cambria Math" w:eastAsia="宋体" w:hAnsi="Cambria Math" w:cs="Times New Roman"/>
                      <w:kern w:val="0"/>
                      <w:sz w:val="24"/>
                      <w:szCs w:val="24"/>
                    </w:rPr>
                    <m:t>B</m:t>
                  </w:ins>
                </m:r>
              </m:sub>
              <m:sup>
                <m:r>
                  <w:ins w:id="5046" w:author="Zhang Li" w:date="2022-06-12T15:03:00Z">
                    <w:rPr>
                      <w:rFonts w:ascii="Cambria Math" w:eastAsia="宋体" w:hAnsi="Cambria Math" w:cs="Times New Roman"/>
                      <w:kern w:val="0"/>
                      <w:sz w:val="24"/>
                      <w:szCs w:val="24"/>
                    </w:rPr>
                    <m:t>max</m:t>
                  </w:ins>
                </m:r>
              </m:sup>
            </m:sSubSup>
            <m:r>
              <w:ins w:id="5047" w:author="Zhang Li" w:date="2022-06-12T15:03:00Z">
                <w:rPr>
                  <w:rFonts w:ascii="Cambria Math" w:eastAsia="宋体" w:hAnsi="Cambria Math" w:cs="Times New Roman"/>
                  <w:kern w:val="0"/>
                  <w:sz w:val="24"/>
                  <w:szCs w:val="24"/>
                </w:rPr>
                <m:t>+</m:t>
              </w:ins>
            </m:r>
            <m:nary>
              <m:naryPr>
                <m:chr m:val="∑"/>
                <m:limLoc m:val="undOvr"/>
                <m:ctrlPr>
                  <w:ins w:id="5048" w:author="Zhang Li" w:date="2022-06-12T15:03:00Z">
                    <w:rPr>
                      <w:rFonts w:ascii="Cambria Math" w:eastAsia="宋体" w:hAnsi="Cambria Math" w:cs="Times New Roman"/>
                      <w:i/>
                      <w:kern w:val="0"/>
                      <w:sz w:val="24"/>
                      <w:szCs w:val="24"/>
                    </w:rPr>
                  </w:ins>
                </m:ctrlPr>
              </m:naryPr>
              <m:sub>
                <m:r>
                  <w:ins w:id="5049" w:author="Zhang Li" w:date="2022-06-12T15:03:00Z">
                    <w:rPr>
                      <w:rFonts w:ascii="Cambria Math" w:eastAsia="宋体" w:hAnsi="Cambria Math" w:cs="Times New Roman"/>
                      <w:kern w:val="0"/>
                      <w:sz w:val="24"/>
                      <w:szCs w:val="24"/>
                    </w:rPr>
                    <m:t>i=0</m:t>
                  </w:ins>
                </m:r>
              </m:sub>
              <m:sup>
                <m:r>
                  <w:ins w:id="5050" w:author="Zhang Li" w:date="2022-06-12T15:03:00Z">
                    <w:rPr>
                      <w:rFonts w:ascii="Cambria Math" w:eastAsia="宋体" w:hAnsi="Cambria Math" w:cs="Times New Roman"/>
                      <w:kern w:val="0"/>
                      <w:sz w:val="24"/>
                      <w:szCs w:val="24"/>
                    </w:rPr>
                    <m:t>N</m:t>
                  </w:ins>
                </m:r>
                <m:r>
                  <w:ins w:id="5051" w:author="ThinkPad" w:date="2022-06-18T10:54:00Z">
                    <w:rPr>
                      <w:rFonts w:ascii="Cambria Math" w:eastAsia="宋体" w:hAnsi="Cambria Math" w:cs="Times New Roman"/>
                      <w:kern w:val="0"/>
                      <w:sz w:val="24"/>
                      <w:szCs w:val="24"/>
                    </w:rPr>
                    <m:t>-1</m:t>
                  </w:ins>
                </m:r>
              </m:sup>
              <m:e>
                <m:sSub>
                  <m:sSubPr>
                    <m:ctrlPr>
                      <w:ins w:id="5052" w:author="Zhang Li" w:date="2022-06-12T15:03:00Z">
                        <w:rPr>
                          <w:rFonts w:ascii="Cambria Math" w:eastAsia="宋体" w:hAnsi="Cambria Math" w:cs="Times New Roman"/>
                          <w:i/>
                          <w:kern w:val="0"/>
                          <w:sz w:val="24"/>
                          <w:szCs w:val="24"/>
                        </w:rPr>
                      </w:ins>
                    </m:ctrlPr>
                  </m:sSubPr>
                  <m:e>
                    <m:r>
                      <w:ins w:id="5053" w:author="Zhang Li" w:date="2022-06-12T15:03:00Z">
                        <w:rPr>
                          <w:rFonts w:ascii="Cambria Math" w:eastAsia="宋体" w:hAnsi="Cambria Math" w:cs="Times New Roman"/>
                          <w:kern w:val="0"/>
                          <w:sz w:val="24"/>
                          <w:szCs w:val="24"/>
                        </w:rPr>
                        <m:t>T</m:t>
                      </w:ins>
                    </m:r>
                  </m:e>
                  <m:sub>
                    <m:r>
                      <w:ins w:id="5054" w:author="Zhang Li" w:date="2022-06-12T15:03:00Z">
                        <w:rPr>
                          <w:rFonts w:ascii="Cambria Math" w:eastAsia="宋体" w:hAnsi="Cambria Math" w:cs="Times New Roman"/>
                          <w:kern w:val="0"/>
                          <w:sz w:val="24"/>
                          <w:szCs w:val="24"/>
                        </w:rPr>
                        <m:t>sig</m:t>
                      </w:ins>
                    </m:r>
                  </m:sub>
                </m:sSub>
              </m:e>
            </m:nary>
          </m:e>
        </m:d>
        <m:r>
          <w:ins w:id="5055" w:author="Zhang Li" w:date="2022-06-12T15:03:00Z">
            <w:del w:id="5056" w:author="ThinkPad" w:date="2022-06-21T10:53:00Z">
              <w:rPr>
                <w:rFonts w:ascii="Cambria Math" w:eastAsia="宋体" w:hAnsi="Cambria Math" w:cs="Times New Roman"/>
                <w:kern w:val="0"/>
                <w:sz w:val="24"/>
                <w:szCs w:val="24"/>
              </w:rPr>
              <m:t>⋅</m:t>
            </w:del>
          </w:ins>
        </m:r>
        <m:r>
          <w:ins w:id="5057" w:author="ThinkPad" w:date="2022-06-21T10:53:00Z">
            <w:rPr>
              <w:rFonts w:ascii="Cambria Math" w:eastAsia="宋体" w:hAnsi="Cambria Math" w:cs="Times New Roman"/>
              <w:kern w:val="0"/>
              <w:sz w:val="24"/>
              <w:szCs w:val="24"/>
            </w:rPr>
            <m:t>+(N+1)</m:t>
          </w:ins>
        </m:r>
        <m:d>
          <m:dPr>
            <m:begChr m:val="⌈"/>
            <m:endChr m:val="⌉"/>
            <m:ctrlPr>
              <w:ins w:id="5058" w:author="Zhang Li" w:date="2022-06-12T15:03:00Z">
                <w:rPr>
                  <w:rFonts w:ascii="Cambria Math" w:eastAsia="宋体" w:hAnsi="Cambria Math" w:cs="Times New Roman"/>
                  <w:i/>
                  <w:kern w:val="0"/>
                  <w:sz w:val="24"/>
                  <w:szCs w:val="24"/>
                </w:rPr>
              </w:ins>
            </m:ctrlPr>
          </m:dPr>
          <m:e>
            <m:f>
              <m:fPr>
                <m:ctrlPr>
                  <w:ins w:id="5059" w:author="Zhang Li" w:date="2022-06-12T15:03:00Z">
                    <w:rPr>
                      <w:rFonts w:ascii="Cambria Math" w:eastAsia="宋体" w:hAnsi="Cambria Math" w:cs="Times New Roman"/>
                      <w:i/>
                      <w:kern w:val="0"/>
                      <w:sz w:val="24"/>
                      <w:szCs w:val="24"/>
                    </w:rPr>
                  </w:ins>
                </m:ctrlPr>
              </m:fPr>
              <m:num>
                <m:func>
                  <m:funcPr>
                    <m:ctrlPr>
                      <w:ins w:id="5060" w:author="Zhang Li" w:date="2022-06-12T15:03:00Z">
                        <w:rPr>
                          <w:rFonts w:ascii="Cambria Math" w:eastAsia="宋体" w:hAnsi="Cambria Math" w:cs="Times New Roman"/>
                          <w:i/>
                          <w:kern w:val="0"/>
                          <w:sz w:val="24"/>
                          <w:szCs w:val="24"/>
                        </w:rPr>
                      </w:ins>
                    </m:ctrlPr>
                  </m:funcPr>
                  <m:fName>
                    <m:r>
                      <w:ins w:id="5061" w:author="Zhang Li" w:date="2022-06-12T15:03:00Z">
                        <m:rPr>
                          <m:sty m:val="p"/>
                        </m:rPr>
                        <w:rPr>
                          <w:rFonts w:ascii="Cambria Math" w:eastAsia="宋体" w:hAnsi="Cambria Math" w:cs="Times New Roman"/>
                          <w:kern w:val="0"/>
                          <w:sz w:val="24"/>
                          <w:szCs w:val="24"/>
                        </w:rPr>
                        <m:t>log</m:t>
                      </w:ins>
                    </m:r>
                  </m:fName>
                  <m:e>
                    <m:d>
                      <m:dPr>
                        <m:ctrlPr>
                          <w:ins w:id="5062" w:author="Zhang Li" w:date="2022-06-12T15:03:00Z">
                            <w:rPr>
                              <w:rFonts w:ascii="Cambria Math" w:eastAsia="宋体" w:hAnsi="Cambria Math" w:cs="Times New Roman"/>
                              <w:i/>
                              <w:kern w:val="0"/>
                              <w:sz w:val="24"/>
                              <w:szCs w:val="24"/>
                            </w:rPr>
                          </w:ins>
                        </m:ctrlPr>
                      </m:dPr>
                      <m:e>
                        <m:r>
                          <w:ins w:id="5063" w:author="Zhang Li" w:date="2022-06-12T15:03:00Z">
                            <w:rPr>
                              <w:rFonts w:ascii="Cambria Math" w:eastAsia="宋体" w:hAnsi="Cambria Math" w:cs="Times New Roman"/>
                              <w:kern w:val="0"/>
                              <w:sz w:val="24"/>
                              <w:szCs w:val="24"/>
                            </w:rPr>
                            <m:t>1-ς</m:t>
                          </w:ins>
                        </m:r>
                      </m:e>
                    </m:d>
                  </m:e>
                </m:func>
              </m:num>
              <m:den>
                <m:func>
                  <m:funcPr>
                    <m:ctrlPr>
                      <w:ins w:id="5064" w:author="Zhang Li" w:date="2022-06-12T15:03:00Z">
                        <w:rPr>
                          <w:rFonts w:ascii="Cambria Math" w:eastAsia="宋体" w:hAnsi="Cambria Math" w:cs="Times New Roman"/>
                          <w:i/>
                          <w:kern w:val="0"/>
                          <w:sz w:val="24"/>
                          <w:szCs w:val="24"/>
                        </w:rPr>
                      </w:ins>
                    </m:ctrlPr>
                  </m:funcPr>
                  <m:fName>
                    <m:r>
                      <w:ins w:id="5065" w:author="Zhang Li" w:date="2022-06-12T15:03:00Z">
                        <m:rPr>
                          <m:sty m:val="p"/>
                        </m:rPr>
                        <w:rPr>
                          <w:rFonts w:ascii="Cambria Math" w:eastAsia="宋体" w:hAnsi="Cambria Math" w:cs="Times New Roman"/>
                          <w:kern w:val="0"/>
                          <w:sz w:val="24"/>
                          <w:szCs w:val="24"/>
                        </w:rPr>
                        <m:t>log</m:t>
                      </w:ins>
                    </m:r>
                  </m:fName>
                  <m:e>
                    <m:d>
                      <m:dPr>
                        <m:ctrlPr>
                          <w:ins w:id="5066" w:author="Zhang Li" w:date="2022-06-12T15:03:00Z">
                            <w:rPr>
                              <w:rFonts w:ascii="Cambria Math" w:eastAsia="宋体" w:hAnsi="Cambria Math" w:cs="Times New Roman"/>
                              <w:i/>
                              <w:kern w:val="0"/>
                              <w:sz w:val="24"/>
                              <w:szCs w:val="24"/>
                            </w:rPr>
                          </w:ins>
                        </m:ctrlPr>
                      </m:dPr>
                      <m:e>
                        <m:r>
                          <w:ins w:id="5067" w:author="Zhang Li" w:date="2022-06-12T15:03:00Z">
                            <w:rPr>
                              <w:rFonts w:ascii="Cambria Math" w:eastAsia="宋体" w:hAnsi="Cambria Math" w:cs="Times New Roman"/>
                              <w:kern w:val="0"/>
                              <w:sz w:val="24"/>
                              <w:szCs w:val="24"/>
                            </w:rPr>
                            <m:t>1-</m:t>
                          </w:ins>
                        </m:r>
                        <m:r>
                          <w:ins w:id="5068" w:author="Zhang Li" w:date="2022-06-12T15:03:00Z">
                            <w:rPr>
                              <w:rFonts w:ascii="Cambria Math" w:eastAsia="宋体" w:hAnsi="Cambria Math" w:cs="Times New Roman" w:hint="eastAsia"/>
                              <w:kern w:val="0"/>
                              <w:sz w:val="24"/>
                              <w:szCs w:val="24"/>
                            </w:rPr>
                            <m:t>N</m:t>
                          </w:ins>
                        </m:r>
                        <m:r>
                          <w:ins w:id="5069" w:author="Zhang Li" w:date="2022-06-12T15:03:00Z">
                            <w:rPr>
                              <w:rFonts w:ascii="Cambria Math" w:eastAsia="宋体" w:hAnsi="Cambria Math" w:cs="Times New Roman"/>
                              <w:kern w:val="0"/>
                              <w:sz w:val="24"/>
                              <w:szCs w:val="24"/>
                            </w:rPr>
                            <m:t>⋅p⋅</m:t>
                          </w:ins>
                        </m:r>
                        <m:sSup>
                          <m:sSupPr>
                            <m:ctrlPr>
                              <w:ins w:id="5070" w:author="Zhang Li" w:date="2022-06-12T15:03:00Z">
                                <w:rPr>
                                  <w:rFonts w:ascii="Cambria Math" w:eastAsia="宋体" w:hAnsi="Cambria Math" w:cs="Times New Roman"/>
                                  <w:i/>
                                  <w:kern w:val="0"/>
                                  <w:sz w:val="24"/>
                                  <w:szCs w:val="24"/>
                                </w:rPr>
                              </w:ins>
                            </m:ctrlPr>
                          </m:sSupPr>
                          <m:e>
                            <m:d>
                              <m:dPr>
                                <m:ctrlPr>
                                  <w:ins w:id="5071" w:author="Zhang Li" w:date="2022-06-12T15:03:00Z">
                                    <w:rPr>
                                      <w:rFonts w:ascii="Cambria Math" w:eastAsia="宋体" w:hAnsi="Cambria Math" w:cs="Times New Roman"/>
                                      <w:i/>
                                      <w:kern w:val="0"/>
                                      <w:sz w:val="24"/>
                                      <w:szCs w:val="24"/>
                                    </w:rPr>
                                  </w:ins>
                                </m:ctrlPr>
                              </m:dPr>
                              <m:e>
                                <m:r>
                                  <w:ins w:id="5072" w:author="Zhang Li" w:date="2022-06-12T15:03:00Z">
                                    <w:rPr>
                                      <w:rFonts w:ascii="Cambria Math" w:eastAsia="宋体" w:hAnsi="Cambria Math" w:cs="Times New Roman"/>
                                      <w:kern w:val="0"/>
                                      <w:sz w:val="24"/>
                                      <w:szCs w:val="24"/>
                                    </w:rPr>
                                    <m:t>1-p</m:t>
                                  </w:ins>
                                </m:r>
                              </m:e>
                            </m:d>
                          </m:e>
                          <m:sup>
                            <m:r>
                              <w:ins w:id="5073" w:author="Zhang Li" w:date="2022-06-12T15:03:00Z">
                                <w:rPr>
                                  <w:rFonts w:ascii="Cambria Math" w:eastAsia="宋体" w:hAnsi="Cambria Math" w:cs="Times New Roman"/>
                                  <w:kern w:val="0"/>
                                  <w:sz w:val="24"/>
                                  <w:szCs w:val="24"/>
                                </w:rPr>
                                <m:t>N-1</m:t>
                              </w:ins>
                            </m:r>
                          </m:sup>
                        </m:sSup>
                      </m:e>
                    </m:d>
                  </m:e>
                </m:func>
              </m:den>
            </m:f>
          </m:e>
        </m:d>
      </m:oMath>
      <w:ins w:id="507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5075" w:author="Zhang Li" w:date="2022-06-12T15:03:00Z">
            <w:rPr>
              <w:rFonts w:ascii="Cambria Math" w:eastAsia="宋体" w:hAnsi="Cambria Math" w:cs="Times New Roman"/>
              <w:kern w:val="0"/>
              <w:sz w:val="24"/>
              <w:szCs w:val="24"/>
            </w:rPr>
            <m:t>0≤ς&lt;1</m:t>
          </w:ins>
        </m:r>
      </m:oMath>
      <w:ins w:id="507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5077"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5078" w:author="ThinkPad" w:date="2022-06-18T12:05:00Z">
        <w:r w:rsidR="006A3B9F">
          <w:rPr>
            <w:rFonts w:ascii="Times New Roman" w:eastAsia="宋体" w:hAnsi="Times New Roman" w:cs="Times New Roman"/>
            <w:kern w:val="0"/>
            <w:sz w:val="24"/>
            <w:szCs w:val="24"/>
          </w:rPr>
          <w:t xml:space="preserve"> </w:t>
        </w:r>
      </w:ins>
      <w:ins w:id="5079" w:author="Zhang Li" w:date="2022-06-12T15:03:00Z">
        <w:del w:id="5080"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5081" w:author="Zhang Li" w:date="2022-06-12T15:10:00Z"/>
          <w:rFonts w:ascii="Times New Roman" w:eastAsia="宋体" w:hAnsi="Times New Roman" w:cs="Times New Roman"/>
          <w:kern w:val="0"/>
          <w:sz w:val="24"/>
          <w:szCs w:val="24"/>
        </w:rPr>
      </w:pPr>
      <w:ins w:id="5082" w:author="ThinkPad" w:date="2022-06-18T11:14:00Z">
        <w:r>
          <w:rPr>
            <w:rFonts w:ascii="Times New Roman" w:eastAsia="宋体" w:hAnsi="Times New Roman" w:cs="Times New Roman"/>
            <w:kern w:val="0"/>
            <w:sz w:val="24"/>
            <w:szCs w:val="24"/>
          </w:rPr>
          <w:t xml:space="preserve">Next, </w:t>
        </w:r>
      </w:ins>
      <w:del w:id="5083"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5084" w:author="Zhang Li" w:date="2022-06-12T15:10:00Z"/>
          <w:rFonts w:ascii="Times New Roman" w:eastAsia="宋体" w:hAnsi="Times New Roman" w:cs="Times New Roman"/>
          <w:kern w:val="0"/>
          <w:sz w:val="24"/>
          <w:szCs w:val="24"/>
        </w:rPr>
      </w:pPr>
      <w:del w:id="5085"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5086" w:author="Zhang Li" w:date="2022-06-12T15:10:00Z">
                <w:rPr>
                  <w:rFonts w:ascii="Cambria Math" w:eastAsia="宋体" w:hAnsi="Cambria Math" w:cs="Times New Roman"/>
                  <w:i/>
                  <w:kern w:val="0"/>
                  <w:sz w:val="24"/>
                  <w:szCs w:val="24"/>
                </w:rPr>
              </w:del>
            </m:ctrlPr>
          </m:sSubSupPr>
          <m:e>
            <m:r>
              <w:del w:id="5087" w:author="Zhang Li" w:date="2022-06-12T15:10:00Z">
                <w:rPr>
                  <w:rFonts w:ascii="Cambria Math" w:eastAsia="宋体" w:hAnsi="Cambria Math" w:cs="Times New Roman"/>
                  <w:kern w:val="0"/>
                  <w:sz w:val="24"/>
                  <w:szCs w:val="24"/>
                </w:rPr>
                <m:t>T</m:t>
              </w:del>
            </m:r>
          </m:e>
          <m:sub>
            <m:r>
              <w:del w:id="5088" w:author="Zhang Li" w:date="2022-06-12T15:10:00Z">
                <w:rPr>
                  <w:rFonts w:ascii="Cambria Math" w:eastAsia="宋体" w:hAnsi="Cambria Math" w:cs="Times New Roman"/>
                  <w:kern w:val="0"/>
                  <w:sz w:val="24"/>
                  <w:szCs w:val="24"/>
                </w:rPr>
                <m:t>B</m:t>
              </w:del>
            </m:r>
          </m:sub>
          <m:sup>
            <m:r>
              <w:del w:id="5089" w:author="Zhang Li" w:date="2022-06-12T15:10:00Z">
                <w:rPr>
                  <w:rFonts w:ascii="Cambria Math" w:eastAsia="宋体" w:hAnsi="Cambria Math" w:cs="Times New Roman"/>
                  <w:kern w:val="0"/>
                  <w:sz w:val="24"/>
                  <w:szCs w:val="24"/>
                </w:rPr>
                <m:t>valid</m:t>
              </w:del>
            </m:r>
          </m:sup>
        </m:sSubSup>
      </m:oMath>
      <w:del w:id="509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5091" w:author="Zhang Li" w:date="2022-06-12T15:10:00Z">
                <w:rPr>
                  <w:rFonts w:ascii="Cambria Math" w:eastAsia="宋体" w:hAnsi="Cambria Math" w:cs="Times New Roman"/>
                  <w:i/>
                  <w:kern w:val="0"/>
                  <w:sz w:val="24"/>
                  <w:szCs w:val="24"/>
                </w:rPr>
              </w:del>
            </m:ctrlPr>
          </m:sSubSupPr>
          <m:e>
            <m:r>
              <w:del w:id="5092" w:author="Zhang Li" w:date="2022-06-12T15:10:00Z">
                <w:rPr>
                  <w:rFonts w:ascii="Cambria Math" w:eastAsia="宋体" w:hAnsi="Cambria Math" w:cs="Times New Roman"/>
                  <w:kern w:val="0"/>
                  <w:sz w:val="24"/>
                  <w:szCs w:val="24"/>
                </w:rPr>
                <m:t>T</m:t>
              </w:del>
            </m:r>
          </m:e>
          <m:sub>
            <m:r>
              <w:del w:id="5093" w:author="Zhang Li" w:date="2022-06-12T15:10:00Z">
                <w:rPr>
                  <w:rFonts w:ascii="Cambria Math" w:eastAsia="宋体" w:hAnsi="Cambria Math" w:cs="Times New Roman"/>
                  <w:kern w:val="0"/>
                  <w:sz w:val="24"/>
                  <w:szCs w:val="24"/>
                </w:rPr>
                <m:t>B</m:t>
              </w:del>
            </m:r>
          </m:sub>
          <m:sup>
            <m:r>
              <w:del w:id="5094" w:author="Zhang Li" w:date="2022-06-12T15:10:00Z">
                <w:rPr>
                  <w:rFonts w:ascii="Cambria Math" w:eastAsia="宋体" w:hAnsi="Cambria Math" w:cs="Times New Roman"/>
                  <w:kern w:val="0"/>
                  <w:sz w:val="24"/>
                  <w:szCs w:val="24"/>
                </w:rPr>
                <m:t>empty</m:t>
              </w:del>
            </m:r>
          </m:sup>
        </m:sSubSup>
      </m:oMath>
      <w:del w:id="509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5096" w:author="Zhang Li" w:date="2022-06-12T15:10:00Z">
                <w:rPr>
                  <w:rFonts w:ascii="Cambria Math" w:eastAsia="宋体" w:hAnsi="Cambria Math" w:cs="Times New Roman"/>
                  <w:i/>
                  <w:kern w:val="0"/>
                  <w:sz w:val="24"/>
                  <w:szCs w:val="24"/>
                </w:rPr>
              </w:del>
            </m:ctrlPr>
          </m:sSubPr>
          <m:e>
            <m:r>
              <w:del w:id="5097" w:author="Zhang Li" w:date="2022-06-12T15:10:00Z">
                <w:rPr>
                  <w:rFonts w:ascii="Cambria Math" w:eastAsia="宋体" w:hAnsi="Cambria Math" w:cs="Times New Roman"/>
                  <w:kern w:val="0"/>
                  <w:sz w:val="24"/>
                  <w:szCs w:val="24"/>
                </w:rPr>
                <m:t>L</m:t>
              </w:del>
            </m:r>
          </m:e>
          <m:sub>
            <m:r>
              <w:del w:id="5098" w:author="Zhang Li" w:date="2022-06-12T15:10:00Z">
                <w:rPr>
                  <w:rFonts w:ascii="Cambria Math" w:eastAsia="宋体" w:hAnsi="Cambria Math" w:cs="Times New Roman"/>
                  <w:kern w:val="0"/>
                  <w:sz w:val="24"/>
                  <w:szCs w:val="24"/>
                </w:rPr>
                <m:t>c,valid</m:t>
              </w:del>
            </m:r>
          </m:sub>
        </m:sSub>
        <m:r>
          <w:del w:id="5099" w:author="Zhang Li" w:date="2022-06-12T15:10:00Z">
            <w:rPr>
              <w:rFonts w:ascii="Cambria Math" w:eastAsia="宋体" w:hAnsi="Cambria Math" w:cs="Times New Roman"/>
              <w:kern w:val="0"/>
              <w:sz w:val="24"/>
              <w:szCs w:val="24"/>
            </w:rPr>
            <m:t xml:space="preserve">= </m:t>
          </w:del>
        </m:r>
        <m:sSub>
          <m:sSubPr>
            <m:ctrlPr>
              <w:del w:id="5100" w:author="Zhang Li" w:date="2022-06-12T15:10:00Z">
                <w:rPr>
                  <w:rFonts w:ascii="Cambria Math" w:eastAsia="宋体" w:hAnsi="Cambria Math" w:cs="Times New Roman"/>
                  <w:i/>
                  <w:kern w:val="0"/>
                  <w:sz w:val="24"/>
                  <w:szCs w:val="24"/>
                </w:rPr>
              </w:del>
            </m:ctrlPr>
          </m:sSubPr>
          <m:e>
            <m:r>
              <w:del w:id="5101" w:author="Zhang Li" w:date="2022-06-12T15:10:00Z">
                <w:rPr>
                  <w:rFonts w:ascii="Cambria Math" w:eastAsia="宋体" w:hAnsi="Cambria Math" w:cs="Times New Roman"/>
                  <w:kern w:val="0"/>
                  <w:sz w:val="24"/>
                  <w:szCs w:val="24"/>
                </w:rPr>
                <m:t>τ</m:t>
              </w:del>
            </m:r>
          </m:e>
          <m:sub>
            <m:r>
              <w:del w:id="5102" w:author="Zhang Li" w:date="2022-06-12T15:10:00Z">
                <w:rPr>
                  <w:rFonts w:ascii="Cambria Math" w:eastAsia="宋体" w:hAnsi="Cambria Math" w:cs="Times New Roman"/>
                  <w:kern w:val="0"/>
                  <w:sz w:val="24"/>
                  <w:szCs w:val="24"/>
                </w:rPr>
                <m:t>o</m:t>
              </w:del>
            </m:r>
          </m:sub>
        </m:sSub>
        <m:r>
          <w:del w:id="5103" w:author="Zhang Li" w:date="2022-06-12T15:10:00Z">
            <w:rPr>
              <w:rFonts w:ascii="Cambria Math" w:eastAsia="宋体" w:hAnsi="Cambria Math" w:cs="Times New Roman"/>
              <w:kern w:val="0"/>
              <w:sz w:val="24"/>
              <w:szCs w:val="24"/>
            </w:rPr>
            <m:t>⋅</m:t>
          </w:del>
        </m:r>
        <m:nary>
          <m:naryPr>
            <m:chr m:val="∑"/>
            <m:limLoc m:val="undOvr"/>
            <m:ctrlPr>
              <w:del w:id="5104" w:author="Zhang Li" w:date="2022-06-12T15:10:00Z">
                <w:rPr>
                  <w:rFonts w:ascii="Cambria Math" w:eastAsia="宋体" w:hAnsi="Cambria Math" w:cs="Times New Roman"/>
                  <w:i/>
                  <w:kern w:val="0"/>
                  <w:sz w:val="24"/>
                  <w:szCs w:val="24"/>
                </w:rPr>
              </w:del>
            </m:ctrlPr>
          </m:naryPr>
          <m:sub>
            <m:r>
              <w:del w:id="5105" w:author="Zhang Li" w:date="2022-06-12T15:10:00Z">
                <w:rPr>
                  <w:rFonts w:ascii="Cambria Math" w:eastAsia="宋体" w:hAnsi="Cambria Math" w:cs="Times New Roman"/>
                  <w:kern w:val="0"/>
                  <w:sz w:val="24"/>
                  <w:szCs w:val="24"/>
                </w:rPr>
                <m:t>i=0</m:t>
              </w:del>
            </m:r>
          </m:sub>
          <m:sup>
            <m:r>
              <w:del w:id="5106" w:author="Zhang Li" w:date="2022-06-12T15:10:00Z">
                <w:rPr>
                  <w:rFonts w:ascii="Cambria Math" w:eastAsia="宋体" w:hAnsi="Cambria Math" w:cs="Times New Roman"/>
                  <w:kern w:val="0"/>
                  <w:sz w:val="24"/>
                  <w:szCs w:val="24"/>
                </w:rPr>
                <m:t>N</m:t>
              </w:del>
            </m:r>
          </m:sup>
          <m:e>
            <m:sSubSup>
              <m:sSubSupPr>
                <m:ctrlPr>
                  <w:del w:id="5107" w:author="Zhang Li" w:date="2022-06-12T15:10:00Z">
                    <w:rPr>
                      <w:rFonts w:ascii="Cambria Math" w:eastAsia="宋体" w:hAnsi="Cambria Math" w:cs="Times New Roman"/>
                      <w:i/>
                      <w:kern w:val="0"/>
                      <w:sz w:val="24"/>
                      <w:szCs w:val="24"/>
                    </w:rPr>
                  </w:del>
                </m:ctrlPr>
              </m:sSubSupPr>
              <m:e>
                <m:r>
                  <w:del w:id="5108" w:author="Zhang Li" w:date="2022-06-12T15:10:00Z">
                    <w:rPr>
                      <w:rFonts w:ascii="Cambria Math" w:eastAsia="宋体" w:hAnsi="Cambria Math" w:cs="Times New Roman"/>
                      <w:kern w:val="0"/>
                      <w:sz w:val="24"/>
                      <w:szCs w:val="24"/>
                    </w:rPr>
                    <m:t>T</m:t>
                  </w:del>
                </m:r>
              </m:e>
              <m:sub>
                <m:r>
                  <w:del w:id="5109" w:author="Zhang Li" w:date="2022-06-12T15:10:00Z">
                    <w:rPr>
                      <w:rFonts w:ascii="Cambria Math" w:eastAsia="宋体" w:hAnsi="Cambria Math" w:cs="Times New Roman"/>
                      <w:kern w:val="0"/>
                      <w:sz w:val="24"/>
                      <w:szCs w:val="24"/>
                    </w:rPr>
                    <m:t>c,sig</m:t>
                  </w:del>
                </m:r>
              </m:sub>
              <m:sup>
                <m:r>
                  <w:del w:id="5110" w:author="Zhang Li" w:date="2022-06-12T15:10:00Z">
                    <w:rPr>
                      <w:rFonts w:ascii="Cambria Math" w:eastAsia="宋体" w:hAnsi="Cambria Math" w:cs="Times New Roman"/>
                      <w:kern w:val="0"/>
                      <w:sz w:val="24"/>
                      <w:szCs w:val="24"/>
                    </w:rPr>
                    <m:t>max</m:t>
                  </w:del>
                </m:r>
              </m:sup>
            </m:sSubSup>
          </m:e>
        </m:nary>
        <m:r>
          <w:del w:id="5111" w:author="Zhang Li" w:date="2022-06-12T15:10:00Z">
            <w:rPr>
              <w:rFonts w:ascii="Cambria Math" w:eastAsia="宋体" w:hAnsi="Cambria Math" w:cs="Times New Roman"/>
              <w:kern w:val="0"/>
              <w:sz w:val="24"/>
              <w:szCs w:val="24"/>
            </w:rPr>
            <m:t>+</m:t>
          </w:del>
        </m:r>
        <m:sSub>
          <m:sSubPr>
            <m:ctrlPr>
              <w:del w:id="5112" w:author="Zhang Li" w:date="2022-06-12T15:10:00Z">
                <w:rPr>
                  <w:rFonts w:ascii="Cambria Math" w:eastAsia="宋体" w:hAnsi="Cambria Math" w:cs="Times New Roman"/>
                  <w:i/>
                  <w:kern w:val="0"/>
                  <w:sz w:val="24"/>
                  <w:szCs w:val="24"/>
                </w:rPr>
              </w:del>
            </m:ctrlPr>
          </m:sSubPr>
          <m:e>
            <m:r>
              <w:del w:id="5113" w:author="Zhang Li" w:date="2022-06-12T15:10:00Z">
                <w:rPr>
                  <w:rFonts w:ascii="Cambria Math" w:eastAsia="宋体" w:hAnsi="Cambria Math" w:cs="Times New Roman"/>
                  <w:kern w:val="0"/>
                  <w:sz w:val="24"/>
                  <w:szCs w:val="24"/>
                </w:rPr>
                <m:t>τ</m:t>
              </w:del>
            </m:r>
          </m:e>
          <m:sub>
            <m:r>
              <w:del w:id="5114" w:author="Zhang Li" w:date="2022-06-12T15:10:00Z">
                <w:rPr>
                  <w:rFonts w:ascii="Cambria Math" w:eastAsia="宋体" w:hAnsi="Cambria Math" w:cs="Times New Roman"/>
                  <w:kern w:val="0"/>
                  <w:sz w:val="24"/>
                  <w:szCs w:val="24"/>
                </w:rPr>
                <m:t>o</m:t>
              </w:del>
            </m:r>
          </m:sub>
        </m:sSub>
        <m:r>
          <w:del w:id="5115" w:author="Zhang Li" w:date="2022-06-12T15:10:00Z">
            <w:rPr>
              <w:rFonts w:ascii="Cambria Math" w:eastAsia="宋体" w:hAnsi="Cambria Math" w:cs="Times New Roman"/>
              <w:kern w:val="0"/>
              <w:sz w:val="24"/>
              <w:szCs w:val="24"/>
            </w:rPr>
            <m:t>⋅</m:t>
          </w:del>
        </m:r>
        <m:sSubSup>
          <m:sSubSupPr>
            <m:ctrlPr>
              <w:del w:id="5116" w:author="Zhang Li" w:date="2022-06-12T15:10:00Z">
                <w:rPr>
                  <w:rFonts w:ascii="Cambria Math" w:eastAsia="宋体" w:hAnsi="Cambria Math" w:cs="Times New Roman"/>
                  <w:i/>
                  <w:kern w:val="0"/>
                  <w:sz w:val="24"/>
                  <w:szCs w:val="24"/>
                </w:rPr>
              </w:del>
            </m:ctrlPr>
          </m:sSubSupPr>
          <m:e>
            <m:r>
              <w:del w:id="5117" w:author="Zhang Li" w:date="2022-06-12T15:10:00Z">
                <w:rPr>
                  <w:rFonts w:ascii="Cambria Math" w:eastAsia="宋体" w:hAnsi="Cambria Math" w:cs="Times New Roman"/>
                  <w:kern w:val="0"/>
                  <w:sz w:val="24"/>
                  <w:szCs w:val="24"/>
                </w:rPr>
                <m:t>T</m:t>
              </w:del>
            </m:r>
          </m:e>
          <m:sub>
            <m:r>
              <w:del w:id="5118" w:author="Zhang Li" w:date="2022-06-12T15:10:00Z">
                <w:rPr>
                  <w:rFonts w:ascii="Cambria Math" w:eastAsia="宋体" w:hAnsi="Cambria Math" w:cs="Times New Roman"/>
                  <w:kern w:val="0"/>
                  <w:sz w:val="24"/>
                  <w:szCs w:val="24"/>
                </w:rPr>
                <m:t>c,B</m:t>
              </w:del>
            </m:r>
          </m:sub>
          <m:sup>
            <m:r>
              <w:del w:id="5119" w:author="Zhang Li" w:date="2022-06-12T15:10:00Z">
                <w:rPr>
                  <w:rFonts w:ascii="Cambria Math" w:eastAsia="宋体" w:hAnsi="Cambria Math" w:cs="Times New Roman"/>
                  <w:kern w:val="0"/>
                  <w:sz w:val="24"/>
                  <w:szCs w:val="24"/>
                </w:rPr>
                <m:t>valid</m:t>
              </w:del>
            </m:r>
          </m:sup>
        </m:sSubSup>
      </m:oMath>
      <w:del w:id="5120"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5121" w:author="Zhang Li" w:date="2022-06-12T15:10:00Z">
                <w:rPr>
                  <w:rFonts w:ascii="Cambria Math" w:eastAsia="宋体" w:hAnsi="Cambria Math" w:cs="Times New Roman"/>
                  <w:i/>
                  <w:kern w:val="0"/>
                  <w:sz w:val="24"/>
                  <w:szCs w:val="24"/>
                </w:rPr>
              </w:del>
            </m:ctrlPr>
          </m:sSupPr>
          <m:e>
            <m:r>
              <w:del w:id="5122" w:author="Zhang Li" w:date="2022-06-12T15:10:00Z">
                <w:rPr>
                  <w:rFonts w:ascii="Cambria Math" w:eastAsia="宋体" w:hAnsi="Cambria Math" w:cs="Times New Roman"/>
                  <w:kern w:val="0"/>
                  <w:sz w:val="24"/>
                  <w:szCs w:val="24"/>
                </w:rPr>
                <m:t>c</m:t>
              </w:del>
            </m:r>
          </m:e>
          <m:sup>
            <m:r>
              <w:del w:id="5123" w:author="Zhang Li" w:date="2022-06-12T15:10:00Z">
                <w:rPr>
                  <w:rFonts w:ascii="Cambria Math" w:eastAsia="宋体" w:hAnsi="Cambria Math" w:cs="Times New Roman"/>
                  <w:kern w:val="0"/>
                  <w:sz w:val="24"/>
                  <w:szCs w:val="24"/>
                </w:rPr>
                <m:t>th</m:t>
              </w:del>
            </m:r>
          </m:sup>
        </m:sSup>
      </m:oMath>
      <w:del w:id="512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5125" w:author="Zhang Li" w:date="2022-06-12T15:10:00Z">
                <w:rPr>
                  <w:rFonts w:ascii="Cambria Math" w:eastAsia="宋体" w:hAnsi="Cambria Math" w:cs="Times New Roman"/>
                  <w:i/>
                  <w:kern w:val="0"/>
                  <w:sz w:val="24"/>
                  <w:szCs w:val="24"/>
                </w:rPr>
              </w:del>
            </m:ctrlPr>
          </m:sSubPr>
          <m:e>
            <m:r>
              <w:del w:id="5126" w:author="Zhang Li" w:date="2022-06-12T15:10:00Z">
                <w:rPr>
                  <w:rFonts w:ascii="Cambria Math" w:eastAsia="宋体" w:hAnsi="Cambria Math" w:cs="Times New Roman"/>
                  <w:kern w:val="0"/>
                  <w:sz w:val="24"/>
                  <w:szCs w:val="24"/>
                </w:rPr>
                <m:t>L</m:t>
              </w:del>
            </m:r>
          </m:e>
          <m:sub>
            <m:r>
              <w:del w:id="5127" w:author="Zhang Li" w:date="2022-06-12T15:10:00Z">
                <w:rPr>
                  <w:rFonts w:ascii="Cambria Math" w:eastAsia="宋体" w:hAnsi="Cambria Math" w:cs="Times New Roman"/>
                  <w:kern w:val="0"/>
                  <w:sz w:val="24"/>
                  <w:szCs w:val="24"/>
                </w:rPr>
                <m:t>c,empty</m:t>
              </w:del>
            </m:r>
          </m:sub>
        </m:sSub>
        <m:r>
          <w:del w:id="5128" w:author="Zhang Li" w:date="2022-06-12T15:10:00Z">
            <w:rPr>
              <w:rFonts w:ascii="Cambria Math" w:eastAsia="宋体" w:hAnsi="Cambria Math" w:cs="Times New Roman"/>
              <w:kern w:val="0"/>
              <w:sz w:val="24"/>
              <w:szCs w:val="24"/>
            </w:rPr>
            <m:t>=</m:t>
          </w:del>
        </m:r>
        <m:sSub>
          <m:sSubPr>
            <m:ctrlPr>
              <w:del w:id="5129" w:author="Zhang Li" w:date="2022-06-12T15:10:00Z">
                <w:rPr>
                  <w:rFonts w:ascii="Cambria Math" w:eastAsia="宋体" w:hAnsi="Cambria Math" w:cs="Times New Roman"/>
                  <w:i/>
                  <w:kern w:val="0"/>
                  <w:sz w:val="24"/>
                  <w:szCs w:val="24"/>
                </w:rPr>
              </w:del>
            </m:ctrlPr>
          </m:sSubPr>
          <m:e>
            <m:r>
              <w:del w:id="5130" w:author="Zhang Li" w:date="2022-06-12T15:10:00Z">
                <w:rPr>
                  <w:rFonts w:ascii="Cambria Math" w:eastAsia="宋体" w:hAnsi="Cambria Math" w:cs="Times New Roman"/>
                  <w:kern w:val="0"/>
                  <w:sz w:val="24"/>
                  <w:szCs w:val="24"/>
                </w:rPr>
                <m:t>τ</m:t>
              </w:del>
            </m:r>
          </m:e>
          <m:sub>
            <m:r>
              <w:del w:id="5131" w:author="Zhang Li" w:date="2022-06-12T15:10:00Z">
                <w:rPr>
                  <w:rFonts w:ascii="Cambria Math" w:eastAsia="宋体" w:hAnsi="Cambria Math" w:cs="Times New Roman"/>
                  <w:kern w:val="0"/>
                  <w:sz w:val="24"/>
                  <w:szCs w:val="24"/>
                </w:rPr>
                <m:t>o</m:t>
              </w:del>
            </m:r>
          </m:sub>
        </m:sSub>
        <m:r>
          <w:del w:id="5132" w:author="Zhang Li" w:date="2022-06-12T15:10:00Z">
            <w:rPr>
              <w:rFonts w:ascii="Cambria Math" w:eastAsia="宋体" w:hAnsi="Cambria Math" w:cs="Times New Roman"/>
              <w:kern w:val="0"/>
              <w:sz w:val="24"/>
              <w:szCs w:val="24"/>
            </w:rPr>
            <m:t>⋅</m:t>
          </w:del>
        </m:r>
        <m:nary>
          <m:naryPr>
            <m:chr m:val="∑"/>
            <m:limLoc m:val="undOvr"/>
            <m:ctrlPr>
              <w:del w:id="5133" w:author="Zhang Li" w:date="2022-06-12T15:10:00Z">
                <w:rPr>
                  <w:rFonts w:ascii="Cambria Math" w:eastAsia="宋体" w:hAnsi="Cambria Math" w:cs="Times New Roman"/>
                  <w:i/>
                  <w:kern w:val="0"/>
                  <w:sz w:val="24"/>
                  <w:szCs w:val="24"/>
                </w:rPr>
              </w:del>
            </m:ctrlPr>
          </m:naryPr>
          <m:sub>
            <m:r>
              <w:del w:id="5134" w:author="Zhang Li" w:date="2022-06-12T15:10:00Z">
                <w:rPr>
                  <w:rFonts w:ascii="Cambria Math" w:eastAsia="宋体" w:hAnsi="Cambria Math" w:cs="Times New Roman"/>
                  <w:kern w:val="0"/>
                  <w:sz w:val="24"/>
                  <w:szCs w:val="24"/>
                </w:rPr>
                <m:t>i=0</m:t>
              </w:del>
            </m:r>
          </m:sub>
          <m:sup>
            <m:r>
              <w:del w:id="5135" w:author="Zhang Li" w:date="2022-06-12T15:10:00Z">
                <w:rPr>
                  <w:rFonts w:ascii="Cambria Math" w:eastAsia="宋体" w:hAnsi="Cambria Math" w:cs="Times New Roman"/>
                  <w:kern w:val="0"/>
                  <w:sz w:val="24"/>
                  <w:szCs w:val="24"/>
                </w:rPr>
                <m:t>N</m:t>
              </w:del>
            </m:r>
          </m:sup>
          <m:e>
            <m:sSubSup>
              <m:sSubSupPr>
                <m:ctrlPr>
                  <w:del w:id="5136" w:author="Zhang Li" w:date="2022-06-12T15:10:00Z">
                    <w:rPr>
                      <w:rFonts w:ascii="Cambria Math" w:eastAsia="宋体" w:hAnsi="Cambria Math" w:cs="Times New Roman"/>
                      <w:i/>
                      <w:kern w:val="0"/>
                      <w:sz w:val="24"/>
                      <w:szCs w:val="24"/>
                    </w:rPr>
                  </w:del>
                </m:ctrlPr>
              </m:sSubSupPr>
              <m:e>
                <m:r>
                  <w:del w:id="5137" w:author="Zhang Li" w:date="2022-06-12T15:10:00Z">
                    <w:rPr>
                      <w:rFonts w:ascii="Cambria Math" w:eastAsia="宋体" w:hAnsi="Cambria Math" w:cs="Times New Roman"/>
                      <w:kern w:val="0"/>
                      <w:sz w:val="24"/>
                      <w:szCs w:val="24"/>
                    </w:rPr>
                    <m:t>T</m:t>
                  </w:del>
                </m:r>
              </m:e>
              <m:sub>
                <m:r>
                  <w:del w:id="5138" w:author="Zhang Li" w:date="2022-06-12T15:10:00Z">
                    <w:rPr>
                      <w:rFonts w:ascii="Cambria Math" w:eastAsia="宋体" w:hAnsi="Cambria Math" w:cs="Times New Roman"/>
                      <w:kern w:val="0"/>
                      <w:sz w:val="24"/>
                      <w:szCs w:val="24"/>
                    </w:rPr>
                    <m:t>c, sig</m:t>
                  </w:del>
                </m:r>
              </m:sub>
              <m:sup>
                <m:r>
                  <w:del w:id="5139" w:author="Zhang Li" w:date="2022-06-12T15:10:00Z">
                    <w:rPr>
                      <w:rFonts w:ascii="Cambria Math" w:eastAsia="宋体" w:hAnsi="Cambria Math" w:cs="Times New Roman"/>
                      <w:kern w:val="0"/>
                      <w:sz w:val="24"/>
                      <w:szCs w:val="24"/>
                    </w:rPr>
                    <m:t>max</m:t>
                  </w:del>
                </m:r>
              </m:sup>
            </m:sSubSup>
          </m:e>
        </m:nary>
        <m:r>
          <w:del w:id="5140" w:author="Zhang Li" w:date="2022-06-12T15:10:00Z">
            <w:rPr>
              <w:rFonts w:ascii="Cambria Math" w:eastAsia="宋体" w:hAnsi="Cambria Math" w:cs="Times New Roman"/>
              <w:kern w:val="0"/>
              <w:sz w:val="24"/>
              <w:szCs w:val="24"/>
            </w:rPr>
            <m:t>+</m:t>
          </w:del>
        </m:r>
        <m:sSub>
          <m:sSubPr>
            <m:ctrlPr>
              <w:del w:id="5141" w:author="Zhang Li" w:date="2022-06-12T15:10:00Z">
                <w:rPr>
                  <w:rFonts w:ascii="Cambria Math" w:eastAsia="宋体" w:hAnsi="Cambria Math" w:cs="Times New Roman"/>
                  <w:i/>
                  <w:kern w:val="0"/>
                  <w:sz w:val="24"/>
                  <w:szCs w:val="24"/>
                </w:rPr>
              </w:del>
            </m:ctrlPr>
          </m:sSubPr>
          <m:e>
            <m:r>
              <w:del w:id="5142" w:author="Zhang Li" w:date="2022-06-12T15:10:00Z">
                <w:rPr>
                  <w:rFonts w:ascii="Cambria Math" w:eastAsia="宋体" w:hAnsi="Cambria Math" w:cs="Times New Roman"/>
                  <w:kern w:val="0"/>
                  <w:sz w:val="24"/>
                  <w:szCs w:val="24"/>
                </w:rPr>
                <m:t>τ</m:t>
              </w:del>
            </m:r>
          </m:e>
          <m:sub>
            <m:r>
              <w:del w:id="5143" w:author="Zhang Li" w:date="2022-06-12T15:10:00Z">
                <w:rPr>
                  <w:rFonts w:ascii="Cambria Math" w:eastAsia="宋体" w:hAnsi="Cambria Math" w:cs="Times New Roman"/>
                  <w:kern w:val="0"/>
                  <w:sz w:val="24"/>
                  <w:szCs w:val="24"/>
                </w:rPr>
                <m:t>o</m:t>
              </w:del>
            </m:r>
          </m:sub>
        </m:sSub>
        <m:r>
          <w:del w:id="5144" w:author="Zhang Li" w:date="2022-06-12T15:10:00Z">
            <w:rPr>
              <w:rFonts w:ascii="Cambria Math" w:eastAsia="宋体" w:hAnsi="Cambria Math" w:cs="Times New Roman"/>
              <w:kern w:val="0"/>
              <w:sz w:val="24"/>
              <w:szCs w:val="24"/>
            </w:rPr>
            <m:t>⋅</m:t>
          </w:del>
        </m:r>
        <m:sSubSup>
          <m:sSubSupPr>
            <m:ctrlPr>
              <w:del w:id="5145" w:author="Zhang Li" w:date="2022-06-12T15:10:00Z">
                <w:rPr>
                  <w:rFonts w:ascii="Cambria Math" w:eastAsia="宋体" w:hAnsi="Cambria Math" w:cs="Times New Roman"/>
                  <w:i/>
                  <w:kern w:val="0"/>
                  <w:sz w:val="24"/>
                  <w:szCs w:val="24"/>
                </w:rPr>
              </w:del>
            </m:ctrlPr>
          </m:sSubSupPr>
          <m:e>
            <m:r>
              <w:del w:id="5146" w:author="Zhang Li" w:date="2022-06-12T15:10:00Z">
                <w:rPr>
                  <w:rFonts w:ascii="Cambria Math" w:eastAsia="宋体" w:hAnsi="Cambria Math" w:cs="Times New Roman"/>
                  <w:kern w:val="0"/>
                  <w:sz w:val="24"/>
                  <w:szCs w:val="24"/>
                </w:rPr>
                <m:t>T</m:t>
              </w:del>
            </m:r>
          </m:e>
          <m:sub>
            <m:r>
              <w:del w:id="5147" w:author="Zhang Li" w:date="2022-06-12T15:10:00Z">
                <w:rPr>
                  <w:rFonts w:ascii="Cambria Math" w:eastAsia="宋体" w:hAnsi="Cambria Math" w:cs="Times New Roman"/>
                  <w:kern w:val="0"/>
                  <w:sz w:val="24"/>
                  <w:szCs w:val="24"/>
                </w:rPr>
                <m:t>c, B</m:t>
              </w:del>
            </m:r>
          </m:sub>
          <m:sup>
            <m:r>
              <w:del w:id="5148" w:author="Zhang Li" w:date="2022-06-12T15:10:00Z">
                <w:rPr>
                  <w:rFonts w:ascii="Cambria Math" w:eastAsia="宋体" w:hAnsi="Cambria Math" w:cs="Times New Roman"/>
                  <w:kern w:val="0"/>
                  <w:sz w:val="24"/>
                  <w:szCs w:val="24"/>
                </w:rPr>
                <m:t>empty</m:t>
              </w:del>
            </m:r>
          </m:sup>
        </m:sSubSup>
      </m:oMath>
      <w:del w:id="514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5150" w:author="Zhang Li" w:date="2022-06-12T15:10:00Z">
                <w:rPr>
                  <w:rFonts w:ascii="Cambria Math" w:eastAsia="宋体" w:hAnsi="Cambria Math" w:cs="Times New Roman"/>
                  <w:i/>
                  <w:kern w:val="0"/>
                  <w:sz w:val="24"/>
                  <w:szCs w:val="24"/>
                </w:rPr>
              </w:del>
            </m:ctrlPr>
          </m:sSupPr>
          <m:e>
            <m:r>
              <w:del w:id="5151" w:author="Zhang Li" w:date="2022-06-12T15:10:00Z">
                <w:rPr>
                  <w:rFonts w:ascii="Cambria Math" w:eastAsia="宋体" w:hAnsi="Cambria Math" w:cs="Times New Roman"/>
                  <w:kern w:val="0"/>
                  <w:sz w:val="24"/>
                  <w:szCs w:val="24"/>
                </w:rPr>
                <m:t>c</m:t>
              </w:del>
            </m:r>
          </m:e>
          <m:sup>
            <m:r>
              <w:del w:id="5152" w:author="Zhang Li" w:date="2022-06-12T15:10:00Z">
                <w:rPr>
                  <w:rFonts w:ascii="Cambria Math" w:eastAsia="宋体" w:hAnsi="Cambria Math" w:cs="Times New Roman"/>
                  <w:kern w:val="0"/>
                  <w:sz w:val="24"/>
                  <w:szCs w:val="24"/>
                </w:rPr>
                <m:t>th</m:t>
              </w:del>
            </m:r>
          </m:sup>
        </m:sSup>
      </m:oMath>
      <w:del w:id="515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5154" w:author="Zhang Li" w:date="2022-06-12T15:10:00Z">
                <w:rPr>
                  <w:rFonts w:ascii="Cambria Math" w:eastAsia="宋体" w:hAnsi="Cambria Math" w:cs="Times New Roman"/>
                  <w:i/>
                  <w:kern w:val="0"/>
                  <w:sz w:val="24"/>
                  <w:szCs w:val="24"/>
                </w:rPr>
              </w:del>
            </m:ctrlPr>
          </m:sSubSupPr>
          <m:e>
            <m:r>
              <w:del w:id="5155" w:author="Zhang Li" w:date="2022-06-12T15:10:00Z">
                <w:rPr>
                  <w:rFonts w:ascii="Cambria Math" w:eastAsia="宋体" w:hAnsi="Cambria Math" w:cs="Times New Roman"/>
                  <w:kern w:val="0"/>
                  <w:sz w:val="24"/>
                  <w:szCs w:val="24"/>
                </w:rPr>
                <m:t>L</m:t>
              </w:del>
            </m:r>
          </m:e>
          <m:sub>
            <m:r>
              <w:del w:id="5156" w:author="Zhang Li" w:date="2022-06-12T15:10:00Z">
                <w:rPr>
                  <w:rFonts w:ascii="Cambria Math" w:eastAsia="宋体" w:hAnsi="Cambria Math" w:cs="Times New Roman"/>
                  <w:kern w:val="0"/>
                  <w:sz w:val="24"/>
                  <w:szCs w:val="24"/>
                </w:rPr>
                <m:t>valid</m:t>
              </w:del>
            </m:r>
          </m:sub>
          <m:sup>
            <m:r>
              <w:del w:id="5157" w:author="Zhang Li" w:date="2022-06-12T15:10:00Z">
                <w:rPr>
                  <w:rFonts w:ascii="Cambria Math" w:eastAsia="宋体" w:hAnsi="Cambria Math" w:cs="Times New Roman"/>
                  <w:kern w:val="0"/>
                  <w:sz w:val="24"/>
                  <w:szCs w:val="24"/>
                </w:rPr>
                <m:t>max</m:t>
              </w:del>
            </m:r>
          </m:sup>
        </m:sSubSup>
      </m:oMath>
      <w:del w:id="515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5159" w:author="Zhang Li" w:date="2022-06-12T15:10:00Z">
                <w:rPr>
                  <w:rFonts w:ascii="Cambria Math" w:eastAsia="宋体" w:hAnsi="Cambria Math" w:cs="Times New Roman"/>
                  <w:i/>
                  <w:kern w:val="0"/>
                  <w:sz w:val="24"/>
                  <w:szCs w:val="24"/>
                </w:rPr>
              </w:del>
            </m:ctrlPr>
          </m:sSubSupPr>
          <m:e>
            <m:r>
              <w:del w:id="5160" w:author="Zhang Li" w:date="2022-06-12T15:10:00Z">
                <w:rPr>
                  <w:rFonts w:ascii="Cambria Math" w:eastAsia="宋体" w:hAnsi="Cambria Math" w:cs="Times New Roman"/>
                  <w:kern w:val="0"/>
                  <w:sz w:val="24"/>
                  <w:szCs w:val="24"/>
                </w:rPr>
                <m:t>L</m:t>
              </w:del>
            </m:r>
          </m:e>
          <m:sub>
            <m:r>
              <w:del w:id="5161" w:author="Zhang Li" w:date="2022-06-12T15:10:00Z">
                <w:rPr>
                  <w:rFonts w:ascii="Cambria Math" w:eastAsia="宋体" w:hAnsi="Cambria Math" w:cs="Times New Roman"/>
                  <w:kern w:val="0"/>
                  <w:sz w:val="24"/>
                  <w:szCs w:val="24"/>
                </w:rPr>
                <m:t>empty</m:t>
              </w:del>
            </m:r>
          </m:sub>
          <m:sup>
            <m:r>
              <w:del w:id="5162" w:author="Zhang Li" w:date="2022-06-12T15:10:00Z">
                <w:rPr>
                  <w:rFonts w:ascii="Cambria Math" w:eastAsia="宋体" w:hAnsi="Cambria Math" w:cs="Times New Roman"/>
                  <w:kern w:val="0"/>
                  <w:sz w:val="24"/>
                  <w:szCs w:val="24"/>
                </w:rPr>
                <m:t>max</m:t>
              </w:del>
            </m:r>
          </m:sup>
        </m:sSubSup>
      </m:oMath>
      <w:del w:id="516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5164" w:author="Zhang Li" w:date="2022-06-12T15:10:00Z">
                <w:rPr>
                  <w:rFonts w:ascii="Cambria Math" w:eastAsia="宋体" w:hAnsi="Cambria Math" w:cs="Times New Roman"/>
                  <w:i/>
                  <w:kern w:val="0"/>
                  <w:sz w:val="24"/>
                  <w:szCs w:val="24"/>
                </w:rPr>
              </w:del>
            </m:ctrlPr>
          </m:sSubPr>
          <m:e>
            <m:r>
              <w:del w:id="5165" w:author="Zhang Li" w:date="2022-06-12T15:10:00Z">
                <w:rPr>
                  <w:rFonts w:ascii="Cambria Math" w:eastAsia="宋体" w:hAnsi="Cambria Math" w:cs="Times New Roman"/>
                  <w:kern w:val="0"/>
                  <w:sz w:val="24"/>
                  <w:szCs w:val="24"/>
                </w:rPr>
                <m:t>p</m:t>
              </w:del>
            </m:r>
          </m:e>
          <m:sub>
            <m:r>
              <w:del w:id="5166" w:author="Zhang Li" w:date="2022-06-12T15:10:00Z">
                <w:rPr>
                  <w:rFonts w:ascii="Cambria Math" w:eastAsia="宋体" w:hAnsi="Cambria Math" w:cs="Times New Roman"/>
                  <w:kern w:val="0"/>
                  <w:sz w:val="24"/>
                  <w:szCs w:val="24"/>
                </w:rPr>
                <m:t>f</m:t>
              </w:del>
            </m:r>
          </m:sub>
        </m:sSub>
      </m:oMath>
      <w:del w:id="516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5168" w:author="Zhang Li" w:date="2022-06-12T15:10:00Z">
            <w:rPr>
              <w:rFonts w:ascii="Cambria Math" w:eastAsia="宋体" w:hAnsi="Cambria Math" w:cs="Times New Roman"/>
              <w:kern w:val="0"/>
              <w:sz w:val="24"/>
              <w:szCs w:val="24"/>
            </w:rPr>
            <m:t>f=</m:t>
          </w:del>
        </m:r>
        <m:d>
          <m:dPr>
            <m:begChr m:val="⌊"/>
            <m:endChr m:val="⌋"/>
            <m:ctrlPr>
              <w:del w:id="5169" w:author="Zhang Li" w:date="2022-06-12T15:10:00Z">
                <w:rPr>
                  <w:rFonts w:ascii="Cambria Math" w:eastAsia="宋体" w:hAnsi="Cambria Math" w:cs="Lucida Sans Unicode"/>
                  <w:i/>
                  <w:kern w:val="0"/>
                  <w:sz w:val="24"/>
                  <w:szCs w:val="24"/>
                </w:rPr>
              </w:del>
            </m:ctrlPr>
          </m:dPr>
          <m:e>
            <m:f>
              <m:fPr>
                <m:ctrlPr>
                  <w:del w:id="5170" w:author="Zhang Li" w:date="2022-06-12T15:10:00Z">
                    <w:rPr>
                      <w:rFonts w:ascii="Cambria Math" w:eastAsia="宋体" w:hAnsi="Cambria Math" w:cs="Times New Roman"/>
                      <w:i/>
                      <w:kern w:val="0"/>
                      <w:sz w:val="24"/>
                      <w:szCs w:val="24"/>
                    </w:rPr>
                  </w:del>
                </m:ctrlPr>
              </m:fPr>
              <m:num>
                <m:r>
                  <w:del w:id="5171" w:author="Zhang Li" w:date="2022-06-12T15:10:00Z">
                    <w:rPr>
                      <w:rFonts w:ascii="Cambria Math" w:eastAsia="宋体" w:hAnsi="Cambria Math" w:cs="Times New Roman"/>
                      <w:kern w:val="0"/>
                      <w:sz w:val="24"/>
                      <w:szCs w:val="24"/>
                    </w:rPr>
                    <m:t>N</m:t>
                  </w:del>
                </m:r>
              </m:num>
              <m:den>
                <m:r>
                  <w:del w:id="5172" w:author="Zhang Li" w:date="2022-06-12T15:10:00Z">
                    <w:rPr>
                      <w:rFonts w:ascii="Cambria Math" w:eastAsia="宋体" w:hAnsi="Cambria Math" w:cs="Times New Roman"/>
                      <w:kern w:val="0"/>
                      <w:sz w:val="24"/>
                      <w:szCs w:val="24"/>
                    </w:rPr>
                    <m:t>2</m:t>
                  </w:del>
                </m:r>
              </m:den>
            </m:f>
            <m:ctrlPr>
              <w:del w:id="5173" w:author="Zhang Li" w:date="2022-06-12T15:10:00Z">
                <w:rPr>
                  <w:rFonts w:ascii="Cambria Math" w:eastAsia="宋体" w:hAnsi="Cambria Math" w:cs="Times New Roman"/>
                  <w:i/>
                  <w:kern w:val="0"/>
                  <w:sz w:val="24"/>
                  <w:szCs w:val="24"/>
                </w:rPr>
              </w:del>
            </m:ctrlPr>
          </m:e>
        </m:d>
      </m:oMath>
      <w:del w:id="517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5175" w:author="Zhang Li" w:date="2022-06-12T15:10:00Z">
            <w:rPr>
              <w:rFonts w:ascii="Cambria Math" w:eastAsia="宋体" w:hAnsi="Cambria Math" w:cs="Times New Roman"/>
              <w:kern w:val="0"/>
              <w:sz w:val="24"/>
              <w:szCs w:val="24"/>
            </w:rPr>
            <m:t>N</m:t>
          </w:del>
        </m:r>
      </m:oMath>
      <w:del w:id="517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2F13AB" w:rsidP="00615399">
      <w:pPr>
        <w:spacing w:afterLines="50" w:after="156"/>
        <w:ind w:firstLine="420"/>
        <w:rPr>
          <w:del w:id="5177" w:author="Zhang Li" w:date="2022-06-12T15:10:00Z"/>
          <w:rFonts w:ascii="Times New Roman" w:eastAsia="宋体" w:hAnsi="Times New Roman" w:cs="Times New Roman"/>
          <w:kern w:val="0"/>
          <w:sz w:val="24"/>
          <w:szCs w:val="24"/>
        </w:rPr>
      </w:pPr>
      <m:oMathPara>
        <m:oMath>
          <m:sSub>
            <m:sSubPr>
              <m:ctrlPr>
                <w:del w:id="5178" w:author="Zhang Li" w:date="2022-06-12T15:10:00Z">
                  <w:rPr>
                    <w:rFonts w:ascii="Cambria Math" w:eastAsia="宋体" w:hAnsi="Cambria Math" w:cs="Times New Roman"/>
                    <w:i/>
                    <w:kern w:val="0"/>
                    <w:sz w:val="24"/>
                    <w:szCs w:val="24"/>
                  </w:rPr>
                </w:del>
              </m:ctrlPr>
            </m:sSubPr>
            <m:e>
              <m:r>
                <w:del w:id="5179" w:author="Zhang Li" w:date="2022-06-12T15:10:00Z">
                  <m:rPr>
                    <m:scr m:val="double-struck"/>
                  </m:rPr>
                  <w:rPr>
                    <w:rFonts w:ascii="Cambria Math" w:eastAsia="宋体" w:hAnsi="Cambria Math" w:cs="Times New Roman"/>
                    <w:kern w:val="0"/>
                    <w:sz w:val="24"/>
                    <w:szCs w:val="24"/>
                  </w:rPr>
                  <m:t>E</m:t>
                </w:del>
              </m:r>
            </m:e>
            <m:sub>
              <m:sSub>
                <m:sSubPr>
                  <m:ctrlPr>
                    <w:del w:id="5180" w:author="Zhang Li" w:date="2022-06-12T15:10:00Z">
                      <w:rPr>
                        <w:rFonts w:ascii="Cambria Math" w:eastAsia="宋体" w:hAnsi="Cambria Math" w:cs="Times New Roman"/>
                        <w:i/>
                        <w:kern w:val="0"/>
                        <w:sz w:val="24"/>
                        <w:szCs w:val="24"/>
                      </w:rPr>
                    </w:del>
                  </m:ctrlPr>
                </m:sSubPr>
                <m:e>
                  <m:r>
                    <w:del w:id="5181" w:author="Zhang Li" w:date="2022-06-12T15:10:00Z">
                      <w:rPr>
                        <w:rFonts w:ascii="Cambria Math" w:eastAsia="宋体" w:hAnsi="Cambria Math" w:cs="Times New Roman"/>
                        <w:kern w:val="0"/>
                        <w:sz w:val="24"/>
                        <w:szCs w:val="24"/>
                      </w:rPr>
                      <m:t>τ</m:t>
                    </w:del>
                  </m:r>
                </m:e>
                <m:sub>
                  <m:r>
                    <w:del w:id="5182" w:author="Zhang Li" w:date="2022-06-12T15:10:00Z">
                      <w:rPr>
                        <w:rFonts w:ascii="Cambria Math" w:eastAsia="宋体" w:hAnsi="Cambria Math" w:cs="Times New Roman"/>
                        <w:kern w:val="0"/>
                        <w:sz w:val="24"/>
                        <w:szCs w:val="24"/>
                      </w:rPr>
                      <m:t>o</m:t>
                    </w:del>
                  </m:r>
                </m:sub>
              </m:sSub>
            </m:sub>
          </m:sSub>
          <m:r>
            <w:del w:id="5183" w:author="Zhang Li" w:date="2022-06-12T15:10:00Z">
              <w:rPr>
                <w:rFonts w:ascii="Cambria Math" w:eastAsia="宋体" w:hAnsi="Cambria Math" w:cs="Times New Roman"/>
                <w:kern w:val="0"/>
                <w:sz w:val="24"/>
                <w:szCs w:val="24"/>
              </w:rPr>
              <m:t xml:space="preserve">= </m:t>
            </w:del>
          </m:r>
          <m:f>
            <m:fPr>
              <m:ctrlPr>
                <w:del w:id="5184" w:author="Zhang Li" w:date="2022-06-12T15:10:00Z">
                  <w:rPr>
                    <w:rFonts w:ascii="Cambria Math" w:eastAsia="宋体" w:hAnsi="Cambria Math" w:cs="Times New Roman"/>
                    <w:i/>
                    <w:kern w:val="0"/>
                    <w:sz w:val="24"/>
                    <w:szCs w:val="24"/>
                  </w:rPr>
                </w:del>
              </m:ctrlPr>
            </m:fPr>
            <m:num>
              <m:r>
                <w:del w:id="5185" w:author="Zhang Li" w:date="2022-06-12T15:10:00Z">
                  <w:rPr>
                    <w:rFonts w:ascii="Cambria Math" w:eastAsia="宋体" w:hAnsi="Cambria Math" w:cs="Times New Roman"/>
                    <w:kern w:val="0"/>
                    <w:sz w:val="24"/>
                    <w:szCs w:val="24"/>
                  </w:rPr>
                  <m:t>1</m:t>
                </w:del>
              </m:r>
            </m:num>
            <m:den>
              <m:r>
                <w:del w:id="5186" w:author="Zhang Li" w:date="2022-06-12T15:10:00Z">
                  <w:rPr>
                    <w:rFonts w:ascii="Cambria Math" w:eastAsia="宋体" w:hAnsi="Cambria Math" w:cs="Times New Roman"/>
                    <w:kern w:val="0"/>
                    <w:sz w:val="24"/>
                    <w:szCs w:val="24"/>
                  </w:rPr>
                  <m:t>C</m:t>
                </w:del>
              </m:r>
            </m:den>
          </m:f>
          <m:nary>
            <m:naryPr>
              <m:chr m:val="∑"/>
              <m:limLoc m:val="undOvr"/>
              <m:ctrlPr>
                <w:del w:id="5187" w:author="Zhang Li" w:date="2022-06-12T15:10:00Z">
                  <w:rPr>
                    <w:rFonts w:ascii="Cambria Math" w:eastAsia="宋体" w:hAnsi="Cambria Math" w:cs="Times New Roman"/>
                    <w:i/>
                    <w:kern w:val="0"/>
                    <w:sz w:val="24"/>
                    <w:szCs w:val="24"/>
                  </w:rPr>
                </w:del>
              </m:ctrlPr>
            </m:naryPr>
            <m:sub>
              <m:r>
                <w:del w:id="5188" w:author="Zhang Li" w:date="2022-06-12T15:10:00Z">
                  <w:rPr>
                    <w:rFonts w:ascii="Cambria Math" w:eastAsia="宋体" w:hAnsi="Cambria Math" w:cs="Times New Roman"/>
                    <w:kern w:val="0"/>
                    <w:sz w:val="24"/>
                    <w:szCs w:val="24"/>
                  </w:rPr>
                  <m:t>c=1</m:t>
                </w:del>
              </m:r>
            </m:sub>
            <m:sup>
              <m:r>
                <w:del w:id="5189" w:author="Zhang Li" w:date="2022-06-12T15:10:00Z">
                  <w:rPr>
                    <w:rFonts w:ascii="Cambria Math" w:eastAsia="宋体" w:hAnsi="Cambria Math" w:cs="Times New Roman"/>
                    <w:kern w:val="0"/>
                    <w:sz w:val="24"/>
                    <w:szCs w:val="24"/>
                  </w:rPr>
                  <m:t>C</m:t>
                </w:del>
              </m:r>
            </m:sup>
            <m:e>
              <m:d>
                <m:dPr>
                  <m:begChr m:val="["/>
                  <m:endChr m:val="]"/>
                  <m:ctrlPr>
                    <w:del w:id="5190" w:author="Zhang Li" w:date="2022-06-12T15:10:00Z">
                      <w:rPr>
                        <w:rFonts w:ascii="Cambria Math" w:eastAsia="宋体" w:hAnsi="Cambria Math" w:cs="Times New Roman"/>
                        <w:i/>
                        <w:kern w:val="0"/>
                        <w:sz w:val="24"/>
                        <w:szCs w:val="24"/>
                      </w:rPr>
                    </w:del>
                  </m:ctrlPr>
                </m:dPr>
                <m:e>
                  <m:d>
                    <m:dPr>
                      <m:ctrlPr>
                        <w:del w:id="5191" w:author="Zhang Li" w:date="2022-06-12T15:10:00Z">
                          <w:rPr>
                            <w:rFonts w:ascii="Cambria Math" w:eastAsia="宋体" w:hAnsi="Cambria Math" w:cs="Times New Roman"/>
                            <w:i/>
                            <w:kern w:val="0"/>
                            <w:sz w:val="24"/>
                            <w:szCs w:val="24"/>
                          </w:rPr>
                        </w:del>
                      </m:ctrlPr>
                    </m:dPr>
                    <m:e>
                      <m:r>
                        <w:del w:id="5192" w:author="Zhang Li" w:date="2022-06-12T15:10:00Z">
                          <w:rPr>
                            <w:rFonts w:ascii="Cambria Math" w:eastAsia="宋体" w:hAnsi="Cambria Math" w:cs="Times New Roman"/>
                            <w:kern w:val="0"/>
                            <w:sz w:val="24"/>
                            <w:szCs w:val="24"/>
                          </w:rPr>
                          <m:t>1-</m:t>
                        </w:del>
                      </m:r>
                      <m:sSub>
                        <m:sSubPr>
                          <m:ctrlPr>
                            <w:del w:id="5193" w:author="Zhang Li" w:date="2022-06-12T15:10:00Z">
                              <w:rPr>
                                <w:rFonts w:ascii="Cambria Math" w:eastAsia="宋体" w:hAnsi="Cambria Math" w:cs="Times New Roman"/>
                                <w:i/>
                                <w:kern w:val="0"/>
                                <w:sz w:val="24"/>
                                <w:szCs w:val="24"/>
                              </w:rPr>
                            </w:del>
                          </m:ctrlPr>
                        </m:sSubPr>
                        <m:e>
                          <m:r>
                            <w:del w:id="5194" w:author="Zhang Li" w:date="2022-06-12T15:10:00Z">
                              <w:rPr>
                                <w:rFonts w:ascii="Cambria Math" w:eastAsia="宋体" w:hAnsi="Cambria Math" w:cs="Times New Roman"/>
                                <w:kern w:val="0"/>
                                <w:sz w:val="24"/>
                                <w:szCs w:val="24"/>
                              </w:rPr>
                              <m:t>p</m:t>
                            </w:del>
                          </m:r>
                        </m:e>
                        <m:sub>
                          <m:r>
                            <w:del w:id="5195" w:author="Zhang Li" w:date="2022-06-12T15:10:00Z">
                              <w:rPr>
                                <w:rFonts w:ascii="Cambria Math" w:eastAsia="宋体" w:hAnsi="Cambria Math" w:cs="Times New Roman"/>
                                <w:kern w:val="0"/>
                                <w:sz w:val="24"/>
                                <w:szCs w:val="24"/>
                              </w:rPr>
                              <m:t>f</m:t>
                            </w:del>
                          </m:r>
                        </m:sub>
                      </m:sSub>
                    </m:e>
                  </m:d>
                  <m:r>
                    <w:del w:id="5196" w:author="Zhang Li" w:date="2022-06-12T15:10:00Z">
                      <w:rPr>
                        <w:rFonts w:ascii="Cambria Math" w:eastAsia="宋体" w:hAnsi="Cambria Math" w:cs="Times New Roman"/>
                        <w:kern w:val="0"/>
                        <w:sz w:val="24"/>
                        <w:szCs w:val="24"/>
                      </w:rPr>
                      <m:t>⋅</m:t>
                    </w:del>
                  </m:r>
                  <m:sSub>
                    <m:sSubPr>
                      <m:ctrlPr>
                        <w:del w:id="5197" w:author="Zhang Li" w:date="2022-06-12T15:10:00Z">
                          <w:rPr>
                            <w:rFonts w:ascii="Cambria Math" w:eastAsia="宋体" w:hAnsi="Cambria Math" w:cs="Times New Roman"/>
                            <w:i/>
                            <w:kern w:val="0"/>
                            <w:sz w:val="24"/>
                            <w:szCs w:val="24"/>
                          </w:rPr>
                        </w:del>
                      </m:ctrlPr>
                    </m:sSubPr>
                    <m:e>
                      <m:r>
                        <w:del w:id="5198" w:author="Zhang Li" w:date="2022-06-12T15:10:00Z">
                          <w:rPr>
                            <w:rFonts w:ascii="Cambria Math" w:eastAsia="宋体" w:hAnsi="Cambria Math" w:cs="Times New Roman"/>
                            <w:kern w:val="0"/>
                            <w:sz w:val="24"/>
                            <w:szCs w:val="24"/>
                          </w:rPr>
                          <m:t>p</m:t>
                        </w:del>
                      </m:r>
                    </m:e>
                    <m:sub>
                      <m:r>
                        <w:del w:id="5199" w:author="Zhang Li" w:date="2022-06-12T15:10:00Z">
                          <w:rPr>
                            <w:rFonts w:ascii="Cambria Math" w:eastAsia="宋体" w:hAnsi="Cambria Math" w:cs="Times New Roman"/>
                            <w:kern w:val="0"/>
                            <w:sz w:val="24"/>
                            <w:szCs w:val="24"/>
                          </w:rPr>
                          <m:t>suc</m:t>
                        </w:del>
                      </m:r>
                    </m:sub>
                  </m:sSub>
                  <m:r>
                    <w:del w:id="5200" w:author="Zhang Li" w:date="2022-06-12T15:10:00Z">
                      <w:rPr>
                        <w:rFonts w:ascii="Cambria Math" w:eastAsia="宋体" w:hAnsi="Cambria Math" w:cs="Times New Roman"/>
                        <w:kern w:val="0"/>
                        <w:sz w:val="24"/>
                        <w:szCs w:val="24"/>
                      </w:rPr>
                      <m:t>⋅</m:t>
                    </w:del>
                  </m:r>
                  <m:sSub>
                    <m:sSubPr>
                      <m:ctrlPr>
                        <w:del w:id="5201" w:author="Zhang Li" w:date="2022-06-12T15:10:00Z">
                          <w:rPr>
                            <w:rFonts w:ascii="Cambria Math" w:eastAsia="宋体" w:hAnsi="Cambria Math" w:cs="Times New Roman"/>
                            <w:i/>
                            <w:kern w:val="0"/>
                            <w:sz w:val="24"/>
                            <w:szCs w:val="24"/>
                          </w:rPr>
                        </w:del>
                      </m:ctrlPr>
                    </m:sSubPr>
                    <m:e>
                      <m:r>
                        <w:del w:id="5202" w:author="Zhang Li" w:date="2022-06-12T15:10:00Z">
                          <w:rPr>
                            <w:rFonts w:ascii="Cambria Math" w:eastAsia="宋体" w:hAnsi="Cambria Math" w:cs="Times New Roman"/>
                            <w:kern w:val="0"/>
                            <w:sz w:val="24"/>
                            <w:szCs w:val="24"/>
                          </w:rPr>
                          <m:t>L</m:t>
                        </w:del>
                      </m:r>
                    </m:e>
                    <m:sub>
                      <m:r>
                        <w:del w:id="5203" w:author="Zhang Li" w:date="2022-06-12T15:10:00Z">
                          <w:rPr>
                            <w:rFonts w:ascii="Cambria Math" w:eastAsia="宋体" w:hAnsi="Cambria Math" w:cs="Times New Roman"/>
                            <w:kern w:val="0"/>
                            <w:sz w:val="24"/>
                            <w:szCs w:val="24"/>
                          </w:rPr>
                          <m:t>c, valid</m:t>
                        </w:del>
                      </m:r>
                    </m:sub>
                  </m:sSub>
                  <m:r>
                    <w:del w:id="5204" w:author="Zhang Li" w:date="2022-06-12T15:10:00Z">
                      <w:rPr>
                        <w:rFonts w:ascii="Cambria Math" w:eastAsia="宋体" w:hAnsi="Cambria Math" w:cs="Times New Roman"/>
                        <w:kern w:val="0"/>
                        <w:sz w:val="24"/>
                        <w:szCs w:val="24"/>
                      </w:rPr>
                      <m:t xml:space="preserve"> +</m:t>
                    </w:del>
                  </m:r>
                  <m:sSub>
                    <m:sSubPr>
                      <m:ctrlPr>
                        <w:del w:id="5205" w:author="Zhang Li" w:date="2022-06-12T15:10:00Z">
                          <w:rPr>
                            <w:rFonts w:ascii="Cambria Math" w:eastAsia="宋体" w:hAnsi="Cambria Math" w:cs="Times New Roman"/>
                            <w:i/>
                            <w:kern w:val="0"/>
                            <w:sz w:val="24"/>
                            <w:szCs w:val="24"/>
                          </w:rPr>
                        </w:del>
                      </m:ctrlPr>
                    </m:sSubPr>
                    <m:e>
                      <m:r>
                        <w:del w:id="5206" w:author="Zhang Li" w:date="2022-06-12T15:10:00Z">
                          <w:rPr>
                            <w:rFonts w:ascii="Cambria Math" w:eastAsia="宋体" w:hAnsi="Cambria Math" w:cs="Times New Roman"/>
                            <w:kern w:val="0"/>
                            <w:sz w:val="24"/>
                            <w:szCs w:val="24"/>
                          </w:rPr>
                          <m:t>p</m:t>
                        </w:del>
                      </m:r>
                    </m:e>
                    <m:sub>
                      <m:r>
                        <w:del w:id="5207" w:author="Zhang Li" w:date="2022-06-12T15:10:00Z">
                          <w:rPr>
                            <w:rFonts w:ascii="Cambria Math" w:eastAsia="宋体" w:hAnsi="Cambria Math" w:cs="Times New Roman"/>
                            <w:kern w:val="0"/>
                            <w:sz w:val="24"/>
                            <w:szCs w:val="24"/>
                          </w:rPr>
                          <m:t>f</m:t>
                        </w:del>
                      </m:r>
                    </m:sub>
                  </m:sSub>
                  <m:r>
                    <w:del w:id="5208" w:author="Zhang Li" w:date="2022-06-12T15:10:00Z">
                      <w:rPr>
                        <w:rFonts w:ascii="Cambria Math" w:eastAsia="宋体" w:hAnsi="Cambria Math" w:cs="Times New Roman"/>
                        <w:kern w:val="0"/>
                        <w:sz w:val="24"/>
                        <w:szCs w:val="24"/>
                      </w:rPr>
                      <m:t>⋅</m:t>
                    </w:del>
                  </m:r>
                  <m:sSub>
                    <m:sSubPr>
                      <m:ctrlPr>
                        <w:del w:id="5209" w:author="Zhang Li" w:date="2022-06-12T15:10:00Z">
                          <w:rPr>
                            <w:rFonts w:ascii="Cambria Math" w:eastAsia="宋体" w:hAnsi="Cambria Math" w:cs="Times New Roman"/>
                            <w:i/>
                            <w:kern w:val="0"/>
                            <w:sz w:val="24"/>
                            <w:szCs w:val="24"/>
                          </w:rPr>
                        </w:del>
                      </m:ctrlPr>
                    </m:sSubPr>
                    <m:e>
                      <m:r>
                        <w:del w:id="5210" w:author="Zhang Li" w:date="2022-06-12T15:10:00Z">
                          <w:rPr>
                            <w:rFonts w:ascii="Cambria Math" w:eastAsia="宋体" w:hAnsi="Cambria Math" w:cs="Times New Roman"/>
                            <w:kern w:val="0"/>
                            <w:sz w:val="24"/>
                            <w:szCs w:val="24"/>
                          </w:rPr>
                          <m:t>p</m:t>
                        </w:del>
                      </m:r>
                    </m:e>
                    <m:sub>
                      <m:r>
                        <w:del w:id="5211" w:author="Zhang Li" w:date="2022-06-12T15:10:00Z">
                          <w:rPr>
                            <w:rFonts w:ascii="Cambria Math" w:eastAsia="宋体" w:hAnsi="Cambria Math" w:cs="Times New Roman"/>
                            <w:kern w:val="0"/>
                            <w:sz w:val="24"/>
                            <w:szCs w:val="24"/>
                          </w:rPr>
                          <m:t>suc</m:t>
                        </w:del>
                      </m:r>
                    </m:sub>
                  </m:sSub>
                  <m:r>
                    <w:del w:id="5212" w:author="Zhang Li" w:date="2022-06-12T15:10:00Z">
                      <w:rPr>
                        <w:rFonts w:ascii="Cambria Math" w:eastAsia="宋体" w:hAnsi="Cambria Math" w:cs="Times New Roman"/>
                        <w:kern w:val="0"/>
                        <w:sz w:val="24"/>
                        <w:szCs w:val="24"/>
                      </w:rPr>
                      <m:t>⋅</m:t>
                    </w:del>
                  </m:r>
                  <m:d>
                    <m:dPr>
                      <m:ctrlPr>
                        <w:del w:id="5213" w:author="Zhang Li" w:date="2022-06-12T15:10:00Z">
                          <w:rPr>
                            <w:rFonts w:ascii="Cambria Math" w:eastAsia="宋体" w:hAnsi="Cambria Math" w:cs="Times New Roman"/>
                            <w:i/>
                            <w:kern w:val="0"/>
                            <w:sz w:val="24"/>
                            <w:szCs w:val="24"/>
                          </w:rPr>
                        </w:del>
                      </m:ctrlPr>
                    </m:dPr>
                    <m:e>
                      <m:sSubSup>
                        <m:sSubSupPr>
                          <m:ctrlPr>
                            <w:del w:id="5214" w:author="Zhang Li" w:date="2022-06-12T15:10:00Z">
                              <w:rPr>
                                <w:rFonts w:ascii="Cambria Math" w:eastAsia="宋体" w:hAnsi="Cambria Math" w:cs="Times New Roman"/>
                                <w:i/>
                                <w:kern w:val="0"/>
                                <w:sz w:val="24"/>
                                <w:szCs w:val="24"/>
                              </w:rPr>
                            </w:del>
                          </m:ctrlPr>
                        </m:sSubSupPr>
                        <m:e>
                          <m:r>
                            <w:del w:id="5215" w:author="Zhang Li" w:date="2022-06-12T15:10:00Z">
                              <w:rPr>
                                <w:rFonts w:ascii="Cambria Math" w:eastAsia="宋体" w:hAnsi="Cambria Math" w:cs="Times New Roman"/>
                                <w:kern w:val="0"/>
                                <w:sz w:val="24"/>
                                <w:szCs w:val="24"/>
                              </w:rPr>
                              <m:t>L</m:t>
                            </w:del>
                          </m:r>
                        </m:e>
                        <m:sub>
                          <m:r>
                            <w:del w:id="5216" w:author="Zhang Li" w:date="2022-06-12T15:10:00Z">
                              <w:rPr>
                                <w:rFonts w:ascii="Cambria Math" w:eastAsia="宋体" w:hAnsi="Cambria Math" w:cs="Times New Roman"/>
                                <w:kern w:val="0"/>
                                <w:sz w:val="24"/>
                                <w:szCs w:val="24"/>
                              </w:rPr>
                              <m:t>valid</m:t>
                            </w:del>
                          </m:r>
                        </m:sub>
                        <m:sup>
                          <m:r>
                            <w:del w:id="5217" w:author="Zhang Li" w:date="2022-06-12T15:10:00Z">
                              <w:rPr>
                                <w:rFonts w:ascii="Cambria Math" w:eastAsia="宋体" w:hAnsi="Cambria Math" w:cs="Times New Roman"/>
                                <w:kern w:val="0"/>
                                <w:sz w:val="24"/>
                                <w:szCs w:val="24"/>
                              </w:rPr>
                              <m:t>max</m:t>
                            </w:del>
                          </m:r>
                        </m:sup>
                      </m:sSubSup>
                      <m:r>
                        <w:del w:id="5218" w:author="Zhang Li" w:date="2022-06-12T15:10:00Z">
                          <w:rPr>
                            <w:rFonts w:ascii="Cambria Math" w:eastAsia="宋体" w:hAnsi="Cambria Math" w:cs="Times New Roman"/>
                            <w:kern w:val="0"/>
                            <w:sz w:val="24"/>
                            <w:szCs w:val="24"/>
                          </w:rPr>
                          <m:t>+</m:t>
                        </w:del>
                      </m:r>
                      <m:sSub>
                        <m:sSubPr>
                          <m:ctrlPr>
                            <w:del w:id="5219" w:author="Zhang Li" w:date="2022-06-12T15:10:00Z">
                              <w:rPr>
                                <w:rFonts w:ascii="Cambria Math" w:eastAsia="宋体" w:hAnsi="Cambria Math" w:cs="Times New Roman"/>
                                <w:i/>
                                <w:kern w:val="0"/>
                                <w:sz w:val="24"/>
                                <w:szCs w:val="24"/>
                              </w:rPr>
                            </w:del>
                          </m:ctrlPr>
                        </m:sSubPr>
                        <m:e>
                          <m:r>
                            <w:del w:id="5220" w:author="Zhang Li" w:date="2022-06-12T15:10:00Z">
                              <w:rPr>
                                <w:rFonts w:ascii="Cambria Math" w:eastAsia="宋体" w:hAnsi="Cambria Math" w:cs="Times New Roman"/>
                                <w:kern w:val="0"/>
                                <w:sz w:val="24"/>
                                <w:szCs w:val="24"/>
                              </w:rPr>
                              <m:t>L</m:t>
                            </w:del>
                          </m:r>
                        </m:e>
                        <m:sub>
                          <m:r>
                            <w:del w:id="5221" w:author="Zhang Li" w:date="2022-06-12T15:10:00Z">
                              <w:rPr>
                                <w:rFonts w:ascii="Cambria Math" w:eastAsia="宋体" w:hAnsi="Cambria Math" w:cs="Times New Roman"/>
                                <w:kern w:val="0"/>
                                <w:sz w:val="24"/>
                                <w:szCs w:val="24"/>
                              </w:rPr>
                              <m:t>c,empty</m:t>
                            </w:del>
                          </m:r>
                        </m:sub>
                      </m:sSub>
                    </m:e>
                  </m:d>
                  <m:r>
                    <w:del w:id="5222" w:author="Zhang Li" w:date="2022-06-12T15:10:00Z">
                      <w:rPr>
                        <w:rFonts w:ascii="Cambria Math" w:eastAsia="宋体" w:hAnsi="Cambria Math" w:cs="Times New Roman"/>
                        <w:kern w:val="0"/>
                        <w:sz w:val="24"/>
                        <w:szCs w:val="24"/>
                      </w:rPr>
                      <m:t>+</m:t>
                    </w:del>
                  </m:r>
                  <m:d>
                    <m:dPr>
                      <m:ctrlPr>
                        <w:del w:id="5223" w:author="Zhang Li" w:date="2022-06-12T15:10:00Z">
                          <w:rPr>
                            <w:rFonts w:ascii="Cambria Math" w:eastAsia="宋体" w:hAnsi="Cambria Math" w:cs="Times New Roman"/>
                            <w:i/>
                            <w:kern w:val="0"/>
                            <w:sz w:val="24"/>
                            <w:szCs w:val="24"/>
                          </w:rPr>
                        </w:del>
                      </m:ctrlPr>
                    </m:dPr>
                    <m:e>
                      <m:r>
                        <w:del w:id="5224" w:author="Zhang Li" w:date="2022-06-12T15:10:00Z">
                          <w:rPr>
                            <w:rFonts w:ascii="Cambria Math" w:eastAsia="宋体" w:hAnsi="Cambria Math" w:cs="Times New Roman"/>
                            <w:kern w:val="0"/>
                            <w:sz w:val="24"/>
                            <w:szCs w:val="24"/>
                          </w:rPr>
                          <m:t>1-</m:t>
                        </w:del>
                      </m:r>
                      <m:sSub>
                        <m:sSubPr>
                          <m:ctrlPr>
                            <w:del w:id="5225" w:author="Zhang Li" w:date="2022-06-12T15:10:00Z">
                              <w:rPr>
                                <w:rFonts w:ascii="Cambria Math" w:eastAsia="宋体" w:hAnsi="Cambria Math" w:cs="Times New Roman"/>
                                <w:i/>
                                <w:kern w:val="0"/>
                                <w:sz w:val="24"/>
                                <w:szCs w:val="24"/>
                              </w:rPr>
                            </w:del>
                          </m:ctrlPr>
                        </m:sSubPr>
                        <m:e>
                          <m:r>
                            <w:del w:id="5226" w:author="Zhang Li" w:date="2022-06-12T15:10:00Z">
                              <w:rPr>
                                <w:rFonts w:ascii="Cambria Math" w:eastAsia="宋体" w:hAnsi="Cambria Math" w:cs="Times New Roman"/>
                                <w:kern w:val="0"/>
                                <w:sz w:val="24"/>
                                <w:szCs w:val="24"/>
                              </w:rPr>
                              <m:t>p</m:t>
                            </w:del>
                          </m:r>
                        </m:e>
                        <m:sub>
                          <m:r>
                            <w:del w:id="5227" w:author="Zhang Li" w:date="2022-06-12T15:10:00Z">
                              <w:rPr>
                                <w:rFonts w:ascii="Cambria Math" w:eastAsia="宋体" w:hAnsi="Cambria Math" w:cs="Times New Roman"/>
                                <w:kern w:val="0"/>
                                <w:sz w:val="24"/>
                                <w:szCs w:val="24"/>
                              </w:rPr>
                              <m:t>suc</m:t>
                            </w:del>
                          </m:r>
                        </m:sub>
                      </m:sSub>
                    </m:e>
                  </m:d>
                  <m:d>
                    <m:dPr>
                      <m:ctrlPr>
                        <w:del w:id="5228" w:author="Zhang Li" w:date="2022-06-12T15:10:00Z">
                          <w:rPr>
                            <w:rFonts w:ascii="Cambria Math" w:eastAsia="宋体" w:hAnsi="Cambria Math" w:cs="Times New Roman"/>
                            <w:i/>
                            <w:kern w:val="0"/>
                            <w:sz w:val="24"/>
                            <w:szCs w:val="24"/>
                          </w:rPr>
                        </w:del>
                      </m:ctrlPr>
                    </m:dPr>
                    <m:e>
                      <m:sSubSup>
                        <m:sSubSupPr>
                          <m:ctrlPr>
                            <w:del w:id="5229" w:author="Zhang Li" w:date="2022-06-12T15:10:00Z">
                              <w:rPr>
                                <w:rFonts w:ascii="Cambria Math" w:eastAsia="宋体" w:hAnsi="Cambria Math" w:cs="Times New Roman"/>
                                <w:i/>
                                <w:kern w:val="0"/>
                                <w:sz w:val="24"/>
                                <w:szCs w:val="24"/>
                              </w:rPr>
                            </w:del>
                          </m:ctrlPr>
                        </m:sSubSupPr>
                        <m:e>
                          <m:r>
                            <w:del w:id="5230" w:author="Zhang Li" w:date="2022-06-12T15:10:00Z">
                              <w:rPr>
                                <w:rFonts w:ascii="Cambria Math" w:eastAsia="宋体" w:hAnsi="Cambria Math" w:cs="Times New Roman"/>
                                <w:kern w:val="0"/>
                                <w:sz w:val="24"/>
                                <w:szCs w:val="24"/>
                              </w:rPr>
                              <m:t>L</m:t>
                            </w:del>
                          </m:r>
                        </m:e>
                        <m:sub>
                          <m:r>
                            <w:del w:id="5231" w:author="Zhang Li" w:date="2022-06-12T15:10:00Z">
                              <w:rPr>
                                <w:rFonts w:ascii="Cambria Math" w:eastAsia="宋体" w:hAnsi="Cambria Math" w:cs="Times New Roman"/>
                                <w:kern w:val="0"/>
                                <w:sz w:val="24"/>
                                <w:szCs w:val="24"/>
                              </w:rPr>
                              <m:t>valid</m:t>
                            </w:del>
                          </m:r>
                        </m:sub>
                        <m:sup>
                          <m:r>
                            <w:del w:id="5232" w:author="Zhang Li" w:date="2022-06-12T15:10:00Z">
                              <w:rPr>
                                <w:rFonts w:ascii="Cambria Math" w:eastAsia="宋体" w:hAnsi="Cambria Math" w:cs="Times New Roman"/>
                                <w:kern w:val="0"/>
                                <w:sz w:val="24"/>
                                <w:szCs w:val="24"/>
                              </w:rPr>
                              <m:t>max</m:t>
                            </w:del>
                          </m:r>
                        </m:sup>
                      </m:sSubSup>
                      <m:r>
                        <w:del w:id="5233" w:author="Zhang Li" w:date="2022-06-12T15:10:00Z">
                          <w:rPr>
                            <w:rFonts w:ascii="Cambria Math" w:eastAsia="宋体" w:hAnsi="Cambria Math" w:cs="Times New Roman"/>
                            <w:kern w:val="0"/>
                            <w:sz w:val="24"/>
                            <w:szCs w:val="24"/>
                          </w:rPr>
                          <m:t>+</m:t>
                        </w:del>
                      </m:r>
                      <m:sSubSup>
                        <m:sSubSupPr>
                          <m:ctrlPr>
                            <w:del w:id="5234" w:author="Zhang Li" w:date="2022-06-12T15:10:00Z">
                              <w:rPr>
                                <w:rFonts w:ascii="Cambria Math" w:eastAsia="宋体" w:hAnsi="Cambria Math" w:cs="Times New Roman"/>
                                <w:i/>
                                <w:kern w:val="0"/>
                                <w:sz w:val="24"/>
                                <w:szCs w:val="24"/>
                              </w:rPr>
                            </w:del>
                          </m:ctrlPr>
                        </m:sSubSupPr>
                        <m:e>
                          <m:r>
                            <w:del w:id="5235" w:author="Zhang Li" w:date="2022-06-12T15:10:00Z">
                              <w:rPr>
                                <w:rFonts w:ascii="Cambria Math" w:eastAsia="宋体" w:hAnsi="Cambria Math" w:cs="Times New Roman"/>
                                <w:kern w:val="0"/>
                                <w:sz w:val="24"/>
                                <w:szCs w:val="24"/>
                              </w:rPr>
                              <m:t>L</m:t>
                            </w:del>
                          </m:r>
                        </m:e>
                        <m:sub>
                          <m:r>
                            <w:del w:id="5236" w:author="Zhang Li" w:date="2022-06-12T15:10:00Z">
                              <w:rPr>
                                <w:rFonts w:ascii="Cambria Math" w:eastAsia="宋体" w:hAnsi="Cambria Math" w:cs="Times New Roman"/>
                                <w:kern w:val="0"/>
                                <w:sz w:val="24"/>
                                <w:szCs w:val="24"/>
                              </w:rPr>
                              <m:t>empty</m:t>
                            </w:del>
                          </m:r>
                        </m:sub>
                        <m:sup>
                          <m:r>
                            <w:del w:id="5237" w:author="Zhang Li" w:date="2022-06-12T15:10:00Z">
                              <w:rPr>
                                <w:rFonts w:ascii="Cambria Math" w:eastAsia="宋体" w:hAnsi="Cambria Math" w:cs="Times New Roman"/>
                                <w:kern w:val="0"/>
                                <w:sz w:val="24"/>
                                <w:szCs w:val="24"/>
                              </w:rPr>
                              <m:t>max</m:t>
                            </w:del>
                          </m:r>
                        </m:sup>
                      </m:sSubSup>
                    </m:e>
                  </m:d>
                </m:e>
              </m:d>
            </m:e>
          </m:nary>
          <m:r>
            <w:del w:id="5238"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5239" w:author="Zhang Li" w:date="2022-06-12T15:10:00Z"/>
          <w:rFonts w:ascii="Times New Roman" w:eastAsia="宋体" w:hAnsi="Times New Roman" w:cs="Times New Roman"/>
          <w:kern w:val="0"/>
          <w:sz w:val="24"/>
          <w:szCs w:val="24"/>
        </w:rPr>
      </w:pPr>
      <w:del w:id="5240" w:author="Zhang Li" w:date="2022-06-12T15:10:00Z">
        <w:r w:rsidDel="00615399">
          <w:rPr>
            <w:rFonts w:ascii="Times New Roman" w:eastAsia="宋体" w:hAnsi="Times New Roman" w:cs="Times New Roman"/>
            <w:kern w:val="0"/>
            <w:sz w:val="24"/>
            <w:szCs w:val="24"/>
          </w:rPr>
          <w:delText xml:space="preserve">where </w:delText>
        </w:r>
      </w:del>
      <m:oMath>
        <m:r>
          <w:del w:id="5241" w:author="Zhang Li" w:date="2022-06-12T15:10:00Z">
            <w:rPr>
              <w:rFonts w:ascii="Cambria Math" w:eastAsia="宋体" w:hAnsi="Cambria Math" w:cs="Times New Roman"/>
              <w:kern w:val="0"/>
              <w:sz w:val="24"/>
              <w:szCs w:val="24"/>
            </w:rPr>
            <m:t>C</m:t>
          </w:del>
        </m:r>
      </m:oMath>
      <w:del w:id="524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5243" w:author="Zhang Li" w:date="2022-06-12T15:09:00Z"/>
          <w:rFonts w:ascii="Times New Roman" w:eastAsia="宋体" w:hAnsi="Times New Roman" w:cs="Times New Roman"/>
          <w:kern w:val="0"/>
          <w:sz w:val="24"/>
          <w:szCs w:val="24"/>
        </w:rPr>
      </w:pPr>
      <w:ins w:id="5244" w:author="Zhang Li" w:date="2022-06-12T15:09:00Z">
        <w:del w:id="5245" w:author="ThinkPad" w:date="2022-06-18T11:14:00Z">
          <w:r w:rsidDel="0025115E">
            <w:rPr>
              <w:rFonts w:ascii="Times New Roman" w:eastAsia="宋体" w:hAnsi="Times New Roman" w:cs="Times New Roman"/>
              <w:kern w:val="0"/>
              <w:sz w:val="24"/>
              <w:szCs w:val="24"/>
            </w:rPr>
            <w:delText>W</w:delText>
          </w:r>
        </w:del>
      </w:ins>
      <w:ins w:id="5246" w:author="ThinkPad" w:date="2022-06-18T11:14:00Z">
        <w:r w:rsidR="0025115E">
          <w:rPr>
            <w:rFonts w:ascii="Times New Roman" w:eastAsia="宋体" w:hAnsi="Times New Roman" w:cs="Times New Roman"/>
            <w:kern w:val="0"/>
            <w:sz w:val="24"/>
            <w:szCs w:val="24"/>
          </w:rPr>
          <w:t>w</w:t>
        </w:r>
      </w:ins>
      <w:ins w:id="5247" w:author="Zhang Li" w:date="2022-06-12T15:09:00Z">
        <w:r>
          <w:rPr>
            <w:rFonts w:ascii="Times New Roman" w:eastAsia="宋体" w:hAnsi="Times New Roman" w:cs="Times New Roman"/>
            <w:kern w:val="0"/>
            <w:sz w:val="24"/>
            <w:szCs w:val="24"/>
          </w:rPr>
          <w:t xml:space="preserve">e </w:t>
        </w:r>
        <w:del w:id="5248" w:author="ThinkPad" w:date="2022-06-18T11:14:00Z">
          <w:r w:rsidDel="0025115E">
            <w:rPr>
              <w:rFonts w:ascii="Times New Roman" w:eastAsia="宋体" w:hAnsi="Times New Roman" w:cs="Times New Roman"/>
              <w:kern w:val="0"/>
              <w:sz w:val="24"/>
              <w:szCs w:val="24"/>
            </w:rPr>
            <w:delText>analyze</w:delText>
          </w:r>
        </w:del>
      </w:ins>
      <w:ins w:id="5249" w:author="ThinkPad" w:date="2022-06-18T11:14:00Z">
        <w:r w:rsidR="0025115E">
          <w:rPr>
            <w:rFonts w:ascii="Times New Roman" w:eastAsia="宋体" w:hAnsi="Times New Roman" w:cs="Times New Roman"/>
            <w:kern w:val="0"/>
            <w:sz w:val="24"/>
            <w:szCs w:val="24"/>
          </w:rPr>
          <w:t>derive</w:t>
        </w:r>
      </w:ins>
      <w:ins w:id="5250"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5251"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5252" w:author="Zhang Li" w:date="2022-06-12T15:09:00Z">
            <w:del w:id="5253" w:author="ThinkPad" w:date="2022-06-18T11:08:00Z">
              <w:rPr>
                <w:rFonts w:ascii="Cambria Math" w:eastAsia="宋体" w:hAnsi="Cambria Math" w:cs="Times New Roman"/>
                <w:kern w:val="0"/>
                <w:sz w:val="24"/>
                <w:szCs w:val="24"/>
              </w:rPr>
              <m:t>0≤ς&lt;1</m:t>
            </w:del>
          </w:ins>
        </m:r>
      </m:oMath>
      <w:ins w:id="5254" w:author="Zhang Li" w:date="2022-06-12T15:09:00Z">
        <w:del w:id="5255"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5256" w:author="Zhang Li" w:date="2022-06-12T15:09:00Z">
            <w:del w:id="5257" w:author="ThinkPad" w:date="2022-06-18T11:08:00Z">
              <w:rPr>
                <w:rFonts w:ascii="Cambria Math" w:eastAsia="宋体" w:hAnsi="Cambria Math" w:cs="Times New Roman"/>
                <w:kern w:val="0"/>
                <w:sz w:val="24"/>
                <w:szCs w:val="24"/>
              </w:rPr>
              <m:t>p</m:t>
            </w:del>
          </w:ins>
        </m:r>
      </m:oMath>
      <w:ins w:id="5258" w:author="Zhang Li" w:date="2022-06-12T15:09:00Z">
        <w:del w:id="5259"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5260" w:author="ThinkPad" w:date="2022-06-18T11:15:00Z">
          <w:r w:rsidDel="0025115E">
            <w:rPr>
              <w:rFonts w:ascii="Times New Roman" w:eastAsia="宋体" w:hAnsi="Times New Roman" w:cs="Times New Roman"/>
              <w:kern w:val="0"/>
              <w:sz w:val="24"/>
              <w:szCs w:val="24"/>
            </w:rPr>
            <w:delText>We assume that</w:delText>
          </w:r>
        </w:del>
      </w:ins>
      <w:ins w:id="5261" w:author="ThinkPad" w:date="2022-06-18T11:15:00Z">
        <w:r w:rsidR="0025115E">
          <w:rPr>
            <w:rFonts w:ascii="Times New Roman" w:eastAsia="宋体" w:hAnsi="Times New Roman" w:cs="Times New Roman"/>
            <w:kern w:val="0"/>
            <w:sz w:val="24"/>
            <w:szCs w:val="24"/>
          </w:rPr>
          <w:t xml:space="preserve">Let </w:t>
        </w:r>
      </w:ins>
      <m:oMath>
        <m:sSubSup>
          <m:sSubSupPr>
            <m:ctrlPr>
              <w:ins w:id="5262" w:author="ThinkPad" w:date="2022-06-18T11:15:00Z">
                <w:rPr>
                  <w:rFonts w:ascii="Cambria Math" w:eastAsia="宋体" w:hAnsi="Cambria Math" w:cs="Times New Roman"/>
                  <w:i/>
                  <w:kern w:val="0"/>
                  <w:sz w:val="24"/>
                  <w:szCs w:val="24"/>
                </w:rPr>
              </w:ins>
            </m:ctrlPr>
          </m:sSubSupPr>
          <m:e>
            <m:r>
              <w:ins w:id="5263" w:author="ThinkPad" w:date="2022-06-18T11:15:00Z">
                <w:rPr>
                  <w:rFonts w:ascii="Cambria Math" w:eastAsia="宋体" w:hAnsi="Cambria Math" w:cs="Times New Roman"/>
                  <w:kern w:val="0"/>
                  <w:sz w:val="24"/>
                  <w:szCs w:val="24"/>
                </w:rPr>
                <m:t>T</m:t>
              </w:ins>
            </m:r>
          </m:e>
          <m:sub>
            <m:r>
              <w:ins w:id="5264" w:author="ThinkPad" w:date="2022-06-18T11:15:00Z">
                <w:rPr>
                  <w:rFonts w:ascii="Cambria Math" w:eastAsia="宋体" w:hAnsi="Cambria Math" w:cs="Times New Roman"/>
                  <w:kern w:val="0"/>
                  <w:sz w:val="24"/>
                  <w:szCs w:val="24"/>
                </w:rPr>
                <m:t>B</m:t>
              </w:ins>
            </m:r>
          </m:sub>
          <m:sup>
            <m:r>
              <w:ins w:id="5265" w:author="ThinkPad" w:date="2022-06-18T11:15:00Z">
                <w:rPr>
                  <w:rFonts w:ascii="Cambria Math" w:eastAsia="宋体" w:hAnsi="Cambria Math" w:cs="Times New Roman"/>
                  <w:kern w:val="0"/>
                  <w:sz w:val="24"/>
                  <w:szCs w:val="24"/>
                </w:rPr>
                <m:t>valid</m:t>
              </w:ins>
            </m:r>
          </m:sup>
        </m:sSubSup>
      </m:oMath>
      <w:ins w:id="5266" w:author="ThinkPad" w:date="2022-06-18T11:15:00Z">
        <w:r w:rsidR="0025115E">
          <w:rPr>
            <w:rFonts w:ascii="Times New Roman" w:eastAsia="宋体" w:hAnsi="Times New Roman" w:cs="Times New Roman"/>
            <w:kern w:val="0"/>
            <w:sz w:val="24"/>
            <w:szCs w:val="24"/>
          </w:rPr>
          <w:t xml:space="preserve"> and </w:t>
        </w:r>
      </w:ins>
      <m:oMath>
        <m:sSubSup>
          <m:sSubSupPr>
            <m:ctrlPr>
              <w:ins w:id="5267" w:author="ThinkPad" w:date="2022-06-18T11:15:00Z">
                <w:rPr>
                  <w:rFonts w:ascii="Cambria Math" w:eastAsia="宋体" w:hAnsi="Cambria Math" w:cs="Times New Roman"/>
                  <w:i/>
                  <w:kern w:val="0"/>
                  <w:sz w:val="24"/>
                  <w:szCs w:val="24"/>
                </w:rPr>
              </w:ins>
            </m:ctrlPr>
          </m:sSubSupPr>
          <m:e>
            <m:r>
              <w:ins w:id="5268" w:author="ThinkPad" w:date="2022-06-18T11:15:00Z">
                <w:rPr>
                  <w:rFonts w:ascii="Cambria Math" w:eastAsia="宋体" w:hAnsi="Cambria Math" w:cs="Times New Roman"/>
                  <w:kern w:val="0"/>
                  <w:sz w:val="24"/>
                  <w:szCs w:val="24"/>
                </w:rPr>
                <m:t>T</m:t>
              </w:ins>
            </m:r>
          </m:e>
          <m:sub>
            <m:r>
              <w:ins w:id="5269" w:author="ThinkPad" w:date="2022-06-18T11:15:00Z">
                <w:rPr>
                  <w:rFonts w:ascii="Cambria Math" w:eastAsia="宋体" w:hAnsi="Cambria Math" w:cs="Times New Roman"/>
                  <w:kern w:val="0"/>
                  <w:sz w:val="24"/>
                  <w:szCs w:val="24"/>
                </w:rPr>
                <m:t>B</m:t>
              </w:ins>
            </m:r>
          </m:sub>
          <m:sup>
            <m:r>
              <w:ins w:id="5270" w:author="ThinkPad" w:date="2022-06-18T11:15:00Z">
                <w:rPr>
                  <w:rFonts w:ascii="Cambria Math" w:eastAsia="宋体" w:hAnsi="Cambria Math" w:cs="Times New Roman"/>
                  <w:kern w:val="0"/>
                  <w:sz w:val="24"/>
                  <w:szCs w:val="24"/>
                </w:rPr>
                <m:t>empty</m:t>
              </w:ins>
            </m:r>
          </m:sup>
        </m:sSubSup>
      </m:oMath>
      <w:ins w:id="5271" w:author="Zhang Li" w:date="2022-06-12T15:09:00Z">
        <w:r>
          <w:rPr>
            <w:rFonts w:ascii="Times New Roman" w:eastAsia="宋体" w:hAnsi="Times New Roman" w:cs="Times New Roman"/>
            <w:kern w:val="0"/>
            <w:sz w:val="24"/>
            <w:szCs w:val="24"/>
          </w:rPr>
          <w:t xml:space="preserve"> </w:t>
        </w:r>
      </w:ins>
      <w:ins w:id="5272"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5273" w:author="Zhang Li" w:date="2022-06-12T15:09:00Z">
        <w:r>
          <w:rPr>
            <w:rFonts w:ascii="Times New Roman" w:eastAsia="宋体" w:hAnsi="Times New Roman" w:cs="Times New Roman"/>
            <w:kern w:val="0"/>
            <w:sz w:val="24"/>
            <w:szCs w:val="24"/>
          </w:rPr>
          <w:t>transmit</w:t>
        </w:r>
        <w:del w:id="5274"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5275" w:author="ThinkPad" w:date="2022-06-18T11:15:00Z">
        <w:r w:rsidR="0025115E">
          <w:rPr>
            <w:rFonts w:ascii="Times New Roman" w:eastAsia="宋体" w:hAnsi="Times New Roman" w:cs="Times New Roman"/>
            <w:kern w:val="0"/>
            <w:sz w:val="24"/>
            <w:szCs w:val="24"/>
          </w:rPr>
          <w:t>and</w:t>
        </w:r>
      </w:ins>
      <w:ins w:id="5276" w:author="Zhang Li" w:date="2022-06-12T15:09:00Z">
        <w:del w:id="5277" w:author="ThinkPad" w:date="2022-06-18T11:08:00Z">
          <w:r w:rsidDel="00337235">
            <w:rPr>
              <w:rFonts w:ascii="Times New Roman" w:eastAsia="宋体" w:hAnsi="Times New Roman" w:cs="Times New Roman"/>
              <w:kern w:val="0"/>
              <w:sz w:val="24"/>
              <w:szCs w:val="24"/>
            </w:rPr>
            <w:delText>require</w:delText>
          </w:r>
        </w:del>
        <w:del w:id="5278"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5279" w:author="Zhang Li" w:date="2022-06-12T15:09:00Z">
                <w:del w:id="5280" w:author="ThinkPad" w:date="2022-06-18T11:15:00Z">
                  <w:rPr>
                    <w:rFonts w:ascii="Cambria Math" w:eastAsia="宋体" w:hAnsi="Cambria Math" w:cs="Times New Roman"/>
                    <w:i/>
                    <w:kern w:val="0"/>
                    <w:sz w:val="24"/>
                    <w:szCs w:val="24"/>
                  </w:rPr>
                </w:del>
              </w:ins>
            </m:ctrlPr>
          </m:sSubSupPr>
          <m:e>
            <m:r>
              <w:ins w:id="5281" w:author="Zhang Li" w:date="2022-06-12T15:09:00Z">
                <w:del w:id="5282" w:author="ThinkPad" w:date="2022-06-18T11:15:00Z">
                  <w:rPr>
                    <w:rFonts w:ascii="Cambria Math" w:eastAsia="宋体" w:hAnsi="Cambria Math" w:cs="Times New Roman"/>
                    <w:kern w:val="0"/>
                    <w:sz w:val="24"/>
                    <w:szCs w:val="24"/>
                  </w:rPr>
                  <m:t>T</m:t>
                </w:del>
              </w:ins>
            </m:r>
          </m:e>
          <m:sub>
            <m:r>
              <w:ins w:id="5283" w:author="Zhang Li" w:date="2022-06-12T15:09:00Z">
                <w:del w:id="5284" w:author="ThinkPad" w:date="2022-06-18T11:15:00Z">
                  <w:rPr>
                    <w:rFonts w:ascii="Cambria Math" w:eastAsia="宋体" w:hAnsi="Cambria Math" w:cs="Times New Roman"/>
                    <w:kern w:val="0"/>
                    <w:sz w:val="24"/>
                    <w:szCs w:val="24"/>
                  </w:rPr>
                  <m:t>B</m:t>
                </w:del>
              </w:ins>
            </m:r>
          </m:sub>
          <m:sup>
            <m:r>
              <w:ins w:id="5285" w:author="Zhang Li" w:date="2022-06-12T15:09:00Z">
                <w:del w:id="5286" w:author="ThinkPad" w:date="2022-06-18T11:15:00Z">
                  <w:rPr>
                    <w:rFonts w:ascii="Cambria Math" w:eastAsia="宋体" w:hAnsi="Cambria Math" w:cs="Times New Roman"/>
                    <w:kern w:val="0"/>
                    <w:sz w:val="24"/>
                    <w:szCs w:val="24"/>
                  </w:rPr>
                  <m:t>valid</m:t>
                </w:del>
              </w:ins>
            </m:r>
          </m:sup>
        </m:sSubSup>
      </m:oMath>
      <w:ins w:id="5287" w:author="Zhang Li" w:date="2022-06-12T15:09:00Z">
        <w:del w:id="5288"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5289" w:author="ThinkPad" w:date="2022-06-18T11:16:00Z">
          <w:r w:rsidDel="0025115E">
            <w:rPr>
              <w:rFonts w:ascii="Times New Roman" w:eastAsia="宋体" w:hAnsi="Times New Roman" w:cs="Times New Roman"/>
              <w:kern w:val="0"/>
              <w:sz w:val="24"/>
              <w:szCs w:val="24"/>
            </w:rPr>
            <w:delText xml:space="preserve"> </w:delText>
          </w:r>
        </w:del>
        <w:del w:id="5290" w:author="ThinkPad" w:date="2022-06-18T11:08:00Z">
          <w:r w:rsidDel="00337235">
            <w:rPr>
              <w:rFonts w:ascii="Times New Roman" w:eastAsia="宋体" w:hAnsi="Times New Roman" w:cs="Times New Roman"/>
              <w:kern w:val="0"/>
              <w:sz w:val="24"/>
              <w:szCs w:val="24"/>
            </w:rPr>
            <w:delText>require</w:delText>
          </w:r>
        </w:del>
        <w:del w:id="5291"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5292" w:author="Zhang Li" w:date="2022-06-12T15:09:00Z">
                <w:del w:id="5293" w:author="ThinkPad" w:date="2022-06-18T11:16:00Z">
                  <w:rPr>
                    <w:rFonts w:ascii="Cambria Math" w:eastAsia="宋体" w:hAnsi="Cambria Math" w:cs="Times New Roman"/>
                    <w:i/>
                    <w:kern w:val="0"/>
                    <w:sz w:val="24"/>
                    <w:szCs w:val="24"/>
                  </w:rPr>
                </w:del>
              </w:ins>
            </m:ctrlPr>
          </m:sSubSupPr>
          <m:e>
            <m:r>
              <w:ins w:id="5294" w:author="Zhang Li" w:date="2022-06-12T15:09:00Z">
                <w:del w:id="5295" w:author="ThinkPad" w:date="2022-06-18T11:16:00Z">
                  <w:rPr>
                    <w:rFonts w:ascii="Cambria Math" w:eastAsia="宋体" w:hAnsi="Cambria Math" w:cs="Times New Roman"/>
                    <w:kern w:val="0"/>
                    <w:sz w:val="24"/>
                    <w:szCs w:val="24"/>
                  </w:rPr>
                  <m:t>T</m:t>
                </w:del>
              </w:ins>
            </m:r>
          </m:e>
          <m:sub>
            <m:r>
              <w:ins w:id="5296" w:author="Zhang Li" w:date="2022-06-12T15:09:00Z">
                <w:del w:id="5297" w:author="ThinkPad" w:date="2022-06-18T11:16:00Z">
                  <w:rPr>
                    <w:rFonts w:ascii="Cambria Math" w:eastAsia="宋体" w:hAnsi="Cambria Math" w:cs="Times New Roman"/>
                    <w:kern w:val="0"/>
                    <w:sz w:val="24"/>
                    <w:szCs w:val="24"/>
                  </w:rPr>
                  <m:t>B</m:t>
                </w:del>
              </w:ins>
            </m:r>
          </m:sub>
          <m:sup>
            <m:r>
              <w:ins w:id="5298" w:author="Zhang Li" w:date="2022-06-12T15:09:00Z">
                <w:del w:id="5299" w:author="ThinkPad" w:date="2022-06-18T11:16:00Z">
                  <w:rPr>
                    <w:rFonts w:ascii="Cambria Math" w:eastAsia="宋体" w:hAnsi="Cambria Math" w:cs="Times New Roman"/>
                    <w:kern w:val="0"/>
                    <w:sz w:val="24"/>
                    <w:szCs w:val="24"/>
                  </w:rPr>
                  <m:t>empty</m:t>
                </w:del>
              </w:ins>
            </m:r>
          </m:sup>
        </m:sSubSup>
      </m:oMath>
      <w:ins w:id="5300" w:author="Zhang Li" w:date="2022-06-12T15:09:00Z">
        <w:del w:id="5301"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5302" w:author="ThinkPad" w:date="2022-06-18T11:16:00Z">
        <w:r w:rsidR="0025115E">
          <w:rPr>
            <w:rFonts w:ascii="Times New Roman" w:eastAsia="宋体" w:hAnsi="Times New Roman" w:cs="Times New Roman"/>
            <w:kern w:val="0"/>
            <w:sz w:val="24"/>
            <w:szCs w:val="24"/>
          </w:rPr>
          <w:t>, respectively</w:t>
        </w:r>
      </w:ins>
      <w:ins w:id="5303" w:author="Zhang Li" w:date="2022-06-12T15:09:00Z">
        <w:r>
          <w:rPr>
            <w:rFonts w:ascii="Times New Roman" w:eastAsia="宋体" w:hAnsi="Times New Roman" w:cs="Times New Roman"/>
            <w:kern w:val="0"/>
            <w:sz w:val="24"/>
            <w:szCs w:val="24"/>
          </w:rPr>
          <w:t xml:space="preserve">. Let </w:t>
        </w:r>
      </w:ins>
      <m:oMath>
        <m:sSub>
          <m:sSubPr>
            <m:ctrlPr>
              <w:ins w:id="5304" w:author="Zhang Li" w:date="2022-06-12T15:09:00Z">
                <w:rPr>
                  <w:rFonts w:ascii="Cambria Math" w:eastAsia="宋体" w:hAnsi="Cambria Math" w:cs="Times New Roman"/>
                  <w:i/>
                  <w:kern w:val="0"/>
                  <w:sz w:val="24"/>
                  <w:szCs w:val="24"/>
                </w:rPr>
              </w:ins>
            </m:ctrlPr>
          </m:sSubPr>
          <m:e>
            <m:r>
              <w:ins w:id="5305" w:author="Zhang Li" w:date="2022-06-12T15:09:00Z">
                <w:rPr>
                  <w:rFonts w:ascii="Cambria Math" w:eastAsia="宋体" w:hAnsi="Cambria Math" w:cs="Times New Roman"/>
                  <w:kern w:val="0"/>
                  <w:sz w:val="24"/>
                  <w:szCs w:val="24"/>
                </w:rPr>
                <m:t>L</m:t>
              </w:ins>
            </m:r>
          </m:e>
          <m:sub>
            <m:r>
              <w:ins w:id="5306" w:author="Zhang Li" w:date="2022-06-12T15:09:00Z">
                <w:rPr>
                  <w:rFonts w:ascii="Cambria Math" w:eastAsia="宋体" w:hAnsi="Cambria Math" w:cs="Times New Roman"/>
                  <w:kern w:val="0"/>
                  <w:sz w:val="24"/>
                  <w:szCs w:val="24"/>
                </w:rPr>
                <m:t>c,valid</m:t>
              </w:ins>
            </m:r>
          </m:sub>
        </m:sSub>
        <m:r>
          <w:ins w:id="5307" w:author="Zhang Li" w:date="2022-06-12T15:09:00Z">
            <w:rPr>
              <w:rFonts w:ascii="Cambria Math" w:eastAsia="宋体" w:hAnsi="Cambria Math" w:cs="Times New Roman"/>
              <w:kern w:val="0"/>
              <w:sz w:val="24"/>
              <w:szCs w:val="24"/>
            </w:rPr>
            <m:t xml:space="preserve">= </m:t>
          </w:ins>
        </m:r>
        <m:sSub>
          <m:sSubPr>
            <m:ctrlPr>
              <w:ins w:id="5308" w:author="Zhang Li" w:date="2022-06-12T15:09:00Z">
                <w:rPr>
                  <w:rFonts w:ascii="Cambria Math" w:eastAsia="宋体" w:hAnsi="Cambria Math" w:cs="Times New Roman"/>
                  <w:i/>
                  <w:kern w:val="0"/>
                  <w:sz w:val="24"/>
                  <w:szCs w:val="24"/>
                </w:rPr>
              </w:ins>
            </m:ctrlPr>
          </m:sSubPr>
          <m:e>
            <m:r>
              <w:ins w:id="5309" w:author="Zhang Li" w:date="2022-06-12T15:09:00Z">
                <w:rPr>
                  <w:rFonts w:ascii="Cambria Math" w:eastAsia="宋体" w:hAnsi="Cambria Math" w:cs="Times New Roman"/>
                  <w:kern w:val="0"/>
                  <w:sz w:val="24"/>
                  <w:szCs w:val="24"/>
                </w:rPr>
                <m:t>τ</m:t>
              </w:ins>
            </m:r>
          </m:e>
          <m:sub>
            <m:r>
              <w:ins w:id="5310" w:author="Zhang Li" w:date="2022-06-12T15:09:00Z">
                <w:rPr>
                  <w:rFonts w:ascii="Cambria Math" w:eastAsia="宋体" w:hAnsi="Cambria Math" w:cs="Times New Roman"/>
                  <w:kern w:val="0"/>
                  <w:sz w:val="24"/>
                  <w:szCs w:val="24"/>
                </w:rPr>
                <m:t>o</m:t>
              </w:ins>
            </m:r>
          </m:sub>
        </m:sSub>
        <m:r>
          <w:ins w:id="5311" w:author="Zhang Li" w:date="2022-06-12T15:09:00Z">
            <w:rPr>
              <w:rFonts w:ascii="Cambria Math" w:eastAsia="宋体" w:hAnsi="Cambria Math" w:cs="Times New Roman"/>
              <w:kern w:val="0"/>
              <w:sz w:val="24"/>
              <w:szCs w:val="24"/>
            </w:rPr>
            <m:t>⋅</m:t>
          </w:ins>
        </m:r>
        <m:d>
          <m:dPr>
            <m:begChr m:val="⌈"/>
            <m:endChr m:val="⌉"/>
            <m:ctrlPr>
              <w:ins w:id="5312" w:author="Zhang Li" w:date="2022-06-12T15:09:00Z">
                <w:rPr>
                  <w:rFonts w:ascii="Cambria Math" w:eastAsia="宋体" w:hAnsi="Cambria Math" w:cs="Times New Roman"/>
                  <w:i/>
                  <w:kern w:val="0"/>
                  <w:sz w:val="24"/>
                  <w:szCs w:val="24"/>
                </w:rPr>
              </w:ins>
            </m:ctrlPr>
          </m:dPr>
          <m:e>
            <m:f>
              <m:fPr>
                <m:ctrlPr>
                  <w:ins w:id="5313" w:author="Zhang Li" w:date="2022-06-12T15:09:00Z">
                    <w:rPr>
                      <w:rFonts w:ascii="Cambria Math" w:eastAsia="宋体" w:hAnsi="Cambria Math" w:cs="Times New Roman"/>
                      <w:i/>
                      <w:kern w:val="0"/>
                      <w:sz w:val="24"/>
                      <w:szCs w:val="24"/>
                    </w:rPr>
                  </w:ins>
                </m:ctrlPr>
              </m:fPr>
              <m:num>
                <m:func>
                  <m:funcPr>
                    <m:ctrlPr>
                      <w:ins w:id="5314" w:author="Zhang Li" w:date="2022-06-12T15:09:00Z">
                        <w:rPr>
                          <w:rFonts w:ascii="Cambria Math" w:eastAsia="宋体" w:hAnsi="Cambria Math" w:cs="Times New Roman"/>
                          <w:i/>
                          <w:kern w:val="0"/>
                          <w:sz w:val="24"/>
                          <w:szCs w:val="24"/>
                        </w:rPr>
                      </w:ins>
                    </m:ctrlPr>
                  </m:funcPr>
                  <m:fName>
                    <m:r>
                      <w:ins w:id="5315" w:author="Zhang Li" w:date="2022-06-12T15:09:00Z">
                        <m:rPr>
                          <m:sty m:val="p"/>
                        </m:rPr>
                        <w:rPr>
                          <w:rFonts w:ascii="Cambria Math" w:eastAsia="宋体" w:hAnsi="Cambria Math" w:cs="Times New Roman"/>
                          <w:kern w:val="0"/>
                          <w:sz w:val="24"/>
                          <w:szCs w:val="24"/>
                        </w:rPr>
                        <m:t>log</m:t>
                      </w:ins>
                    </m:r>
                  </m:fName>
                  <m:e>
                    <m:d>
                      <m:dPr>
                        <m:ctrlPr>
                          <w:ins w:id="5316" w:author="Zhang Li" w:date="2022-06-12T15:09:00Z">
                            <w:rPr>
                              <w:rFonts w:ascii="Cambria Math" w:eastAsia="宋体" w:hAnsi="Cambria Math" w:cs="Times New Roman"/>
                              <w:i/>
                              <w:kern w:val="0"/>
                              <w:sz w:val="24"/>
                              <w:szCs w:val="24"/>
                            </w:rPr>
                          </w:ins>
                        </m:ctrlPr>
                      </m:dPr>
                      <m:e>
                        <m:r>
                          <w:ins w:id="5317" w:author="Zhang Li" w:date="2022-06-12T15:09:00Z">
                            <w:rPr>
                              <w:rFonts w:ascii="Cambria Math" w:eastAsia="宋体" w:hAnsi="Cambria Math" w:cs="Times New Roman"/>
                              <w:kern w:val="0"/>
                              <w:sz w:val="24"/>
                              <w:szCs w:val="24"/>
                            </w:rPr>
                            <m:t>1-ς</m:t>
                          </w:ins>
                        </m:r>
                      </m:e>
                    </m:d>
                  </m:e>
                </m:func>
              </m:num>
              <m:den>
                <m:func>
                  <m:funcPr>
                    <m:ctrlPr>
                      <w:ins w:id="5318" w:author="Zhang Li" w:date="2022-06-12T15:09:00Z">
                        <w:rPr>
                          <w:rFonts w:ascii="Cambria Math" w:eastAsia="宋体" w:hAnsi="Cambria Math" w:cs="Times New Roman"/>
                          <w:i/>
                          <w:kern w:val="0"/>
                          <w:sz w:val="24"/>
                          <w:szCs w:val="24"/>
                        </w:rPr>
                      </w:ins>
                    </m:ctrlPr>
                  </m:funcPr>
                  <m:fName>
                    <m:r>
                      <w:ins w:id="5319" w:author="Zhang Li" w:date="2022-06-12T15:09:00Z">
                        <m:rPr>
                          <m:sty m:val="p"/>
                        </m:rPr>
                        <w:rPr>
                          <w:rFonts w:ascii="Cambria Math" w:eastAsia="宋体" w:hAnsi="Cambria Math" w:cs="Times New Roman"/>
                          <w:kern w:val="0"/>
                          <w:sz w:val="24"/>
                          <w:szCs w:val="24"/>
                        </w:rPr>
                        <m:t>log</m:t>
                      </w:ins>
                    </m:r>
                  </m:fName>
                  <m:e>
                    <m:d>
                      <m:dPr>
                        <m:ctrlPr>
                          <w:ins w:id="5320" w:author="Zhang Li" w:date="2022-06-12T15:09:00Z">
                            <w:rPr>
                              <w:rFonts w:ascii="Cambria Math" w:eastAsia="宋体" w:hAnsi="Cambria Math" w:cs="Times New Roman"/>
                              <w:i/>
                              <w:kern w:val="0"/>
                              <w:sz w:val="24"/>
                              <w:szCs w:val="24"/>
                            </w:rPr>
                          </w:ins>
                        </m:ctrlPr>
                      </m:dPr>
                      <m:e>
                        <m:r>
                          <w:ins w:id="5321" w:author="Zhang Li" w:date="2022-06-12T15:09:00Z">
                            <w:rPr>
                              <w:rFonts w:ascii="Cambria Math" w:eastAsia="宋体" w:hAnsi="Cambria Math" w:cs="Times New Roman"/>
                              <w:kern w:val="0"/>
                              <w:sz w:val="24"/>
                              <w:szCs w:val="24"/>
                            </w:rPr>
                            <m:t>1-</m:t>
                          </w:ins>
                        </m:r>
                        <m:r>
                          <w:ins w:id="5322" w:author="Zhang Li" w:date="2022-06-12T15:09:00Z">
                            <w:rPr>
                              <w:rFonts w:ascii="Cambria Math" w:eastAsia="宋体" w:hAnsi="Cambria Math" w:cs="Times New Roman" w:hint="eastAsia"/>
                              <w:kern w:val="0"/>
                              <w:sz w:val="24"/>
                              <w:szCs w:val="24"/>
                            </w:rPr>
                            <m:t>N</m:t>
                          </w:ins>
                        </m:r>
                        <m:r>
                          <w:ins w:id="5323" w:author="Zhang Li" w:date="2022-06-12T15:09:00Z">
                            <w:rPr>
                              <w:rFonts w:ascii="Cambria Math" w:eastAsia="宋体" w:hAnsi="Cambria Math" w:cs="Times New Roman"/>
                              <w:kern w:val="0"/>
                              <w:sz w:val="24"/>
                              <w:szCs w:val="24"/>
                            </w:rPr>
                            <m:t>⋅p⋅</m:t>
                          </w:ins>
                        </m:r>
                        <m:sSup>
                          <m:sSupPr>
                            <m:ctrlPr>
                              <w:ins w:id="5324" w:author="Zhang Li" w:date="2022-06-12T15:09:00Z">
                                <w:rPr>
                                  <w:rFonts w:ascii="Cambria Math" w:eastAsia="宋体" w:hAnsi="Cambria Math" w:cs="Times New Roman"/>
                                  <w:i/>
                                  <w:kern w:val="0"/>
                                  <w:sz w:val="24"/>
                                  <w:szCs w:val="24"/>
                                </w:rPr>
                              </w:ins>
                            </m:ctrlPr>
                          </m:sSupPr>
                          <m:e>
                            <m:d>
                              <m:dPr>
                                <m:ctrlPr>
                                  <w:ins w:id="5325" w:author="Zhang Li" w:date="2022-06-12T15:09:00Z">
                                    <w:rPr>
                                      <w:rFonts w:ascii="Cambria Math" w:eastAsia="宋体" w:hAnsi="Cambria Math" w:cs="Times New Roman"/>
                                      <w:i/>
                                      <w:kern w:val="0"/>
                                      <w:sz w:val="24"/>
                                      <w:szCs w:val="24"/>
                                    </w:rPr>
                                  </w:ins>
                                </m:ctrlPr>
                              </m:dPr>
                              <m:e>
                                <m:r>
                                  <w:ins w:id="5326" w:author="Zhang Li" w:date="2022-06-12T15:09:00Z">
                                    <w:rPr>
                                      <w:rFonts w:ascii="Cambria Math" w:eastAsia="宋体" w:hAnsi="Cambria Math" w:cs="Times New Roman"/>
                                      <w:kern w:val="0"/>
                                      <w:sz w:val="24"/>
                                      <w:szCs w:val="24"/>
                                    </w:rPr>
                                    <m:t>1-p</m:t>
                                  </w:ins>
                                </m:r>
                              </m:e>
                            </m:d>
                          </m:e>
                          <m:sup>
                            <m:r>
                              <w:ins w:id="5327" w:author="Zhang Li" w:date="2022-06-12T15:09:00Z">
                                <w:rPr>
                                  <w:rFonts w:ascii="Cambria Math" w:eastAsia="宋体" w:hAnsi="Cambria Math" w:cs="Times New Roman"/>
                                  <w:kern w:val="0"/>
                                  <w:sz w:val="24"/>
                                  <w:szCs w:val="24"/>
                                </w:rPr>
                                <m:t>N-1</m:t>
                              </w:ins>
                            </m:r>
                          </m:sup>
                        </m:sSup>
                      </m:e>
                    </m:d>
                  </m:e>
                </m:func>
              </m:den>
            </m:f>
          </m:e>
        </m:d>
        <m:r>
          <w:ins w:id="5328" w:author="Zhang Li" w:date="2022-06-12T15:09:00Z">
            <w:rPr>
              <w:rFonts w:ascii="Cambria Math" w:eastAsia="宋体" w:hAnsi="Cambria Math" w:cs="Times New Roman"/>
              <w:kern w:val="0"/>
              <w:sz w:val="24"/>
              <w:szCs w:val="24"/>
            </w:rPr>
            <m:t>⋅[</m:t>
          </w:ins>
        </m:r>
        <m:nary>
          <m:naryPr>
            <m:chr m:val="∑"/>
            <m:limLoc m:val="undOvr"/>
            <m:ctrlPr>
              <w:ins w:id="5329" w:author="Zhang Li" w:date="2022-06-12T15:09:00Z">
                <w:rPr>
                  <w:rFonts w:ascii="Cambria Math" w:eastAsia="宋体" w:hAnsi="Cambria Math" w:cs="Times New Roman"/>
                  <w:i/>
                  <w:kern w:val="0"/>
                  <w:sz w:val="24"/>
                  <w:szCs w:val="24"/>
                </w:rPr>
              </w:ins>
            </m:ctrlPr>
          </m:naryPr>
          <m:sub>
            <m:r>
              <w:ins w:id="5330" w:author="Zhang Li" w:date="2022-06-12T15:09:00Z">
                <w:rPr>
                  <w:rFonts w:ascii="Cambria Math" w:eastAsia="宋体" w:hAnsi="Cambria Math" w:cs="Times New Roman"/>
                  <w:kern w:val="0"/>
                  <w:sz w:val="24"/>
                  <w:szCs w:val="24"/>
                </w:rPr>
                <m:t>i=0</m:t>
              </w:ins>
            </m:r>
          </m:sub>
          <m:sup>
            <m:r>
              <w:ins w:id="5331" w:author="Zhang Li" w:date="2022-06-12T15:09:00Z">
                <w:rPr>
                  <w:rFonts w:ascii="Cambria Math" w:eastAsia="宋体" w:hAnsi="Cambria Math" w:cs="Times New Roman"/>
                  <w:kern w:val="0"/>
                  <w:sz w:val="24"/>
                  <w:szCs w:val="24"/>
                </w:rPr>
                <m:t>t</m:t>
              </w:ins>
            </m:r>
          </m:sup>
          <m:e>
            <m:sSub>
              <m:sSubPr>
                <m:ctrlPr>
                  <w:ins w:id="5332" w:author="Zhang Li" w:date="2022-06-12T15:09:00Z">
                    <w:rPr>
                      <w:rFonts w:ascii="Cambria Math" w:eastAsia="宋体" w:hAnsi="Cambria Math" w:cs="Times New Roman"/>
                      <w:i/>
                      <w:kern w:val="0"/>
                      <w:sz w:val="24"/>
                      <w:szCs w:val="24"/>
                    </w:rPr>
                  </w:ins>
                </m:ctrlPr>
              </m:sSubPr>
              <m:e>
                <m:r>
                  <w:ins w:id="5333" w:author="Zhang Li" w:date="2022-06-12T15:09:00Z">
                    <w:rPr>
                      <w:rFonts w:ascii="Cambria Math" w:eastAsia="宋体" w:hAnsi="Cambria Math" w:cs="Times New Roman"/>
                      <w:kern w:val="0"/>
                      <w:sz w:val="24"/>
                      <w:szCs w:val="24"/>
                    </w:rPr>
                    <m:t>T</m:t>
                  </w:ins>
                </m:r>
              </m:e>
              <m:sub>
                <m:r>
                  <w:ins w:id="5334" w:author="Zhang Li" w:date="2022-06-12T15:09:00Z">
                    <w:rPr>
                      <w:rFonts w:ascii="Cambria Math" w:eastAsia="宋体" w:hAnsi="Cambria Math" w:cs="Times New Roman"/>
                      <w:kern w:val="0"/>
                      <w:sz w:val="24"/>
                      <w:szCs w:val="24"/>
                    </w:rPr>
                    <m:t xml:space="preserve">c,sig </m:t>
                  </w:ins>
                </m:r>
              </m:sub>
            </m:sSub>
          </m:e>
        </m:nary>
        <m:r>
          <w:ins w:id="5335" w:author="Zhang Li" w:date="2022-06-12T15:09:00Z">
            <w:rPr>
              <w:rFonts w:ascii="Cambria Math" w:eastAsia="宋体" w:hAnsi="Cambria Math" w:cs="Times New Roman"/>
              <w:kern w:val="0"/>
              <w:sz w:val="24"/>
              <w:szCs w:val="24"/>
            </w:rPr>
            <m:t>+</m:t>
          </w:ins>
        </m:r>
        <m:sSubSup>
          <m:sSubSupPr>
            <m:ctrlPr>
              <w:ins w:id="5336" w:author="Zhang Li" w:date="2022-06-12T15:09:00Z">
                <w:rPr>
                  <w:rFonts w:ascii="Cambria Math" w:eastAsia="宋体" w:hAnsi="Cambria Math" w:cs="Times New Roman"/>
                  <w:i/>
                  <w:kern w:val="0"/>
                  <w:sz w:val="24"/>
                  <w:szCs w:val="24"/>
                </w:rPr>
              </w:ins>
            </m:ctrlPr>
          </m:sSubSupPr>
          <m:e>
            <m:r>
              <w:ins w:id="5337" w:author="Zhang Li" w:date="2022-06-12T15:09:00Z">
                <w:rPr>
                  <w:rFonts w:ascii="Cambria Math" w:eastAsia="宋体" w:hAnsi="Cambria Math" w:cs="Times New Roman"/>
                  <w:kern w:val="0"/>
                  <w:sz w:val="24"/>
                  <w:szCs w:val="24"/>
                </w:rPr>
                <m:t>T</m:t>
              </w:ins>
            </m:r>
          </m:e>
          <m:sub>
            <m:r>
              <w:ins w:id="5338" w:author="Zhang Li" w:date="2022-06-12T15:09:00Z">
                <w:rPr>
                  <w:rFonts w:ascii="Cambria Math" w:eastAsia="宋体" w:hAnsi="Cambria Math" w:cs="Times New Roman"/>
                  <w:kern w:val="0"/>
                  <w:sz w:val="24"/>
                  <w:szCs w:val="24"/>
                </w:rPr>
                <m:t>c,B</m:t>
              </w:ins>
            </m:r>
          </m:sub>
          <m:sup>
            <m:r>
              <w:ins w:id="5339" w:author="Zhang Li" w:date="2022-06-12T15:09:00Z">
                <w:rPr>
                  <w:rFonts w:ascii="Cambria Math" w:eastAsia="宋体" w:hAnsi="Cambria Math" w:cs="Times New Roman"/>
                  <w:kern w:val="0"/>
                  <w:sz w:val="24"/>
                  <w:szCs w:val="24"/>
                </w:rPr>
                <m:t>valid</m:t>
              </w:ins>
            </m:r>
          </m:sup>
        </m:sSubSup>
        <m:r>
          <w:ins w:id="5340" w:author="Zhang Li" w:date="2022-06-12T15:09:00Z">
            <w:rPr>
              <w:rFonts w:ascii="Cambria Math" w:eastAsia="宋体" w:hAnsi="Cambria Math" w:cs="Times New Roman"/>
              <w:kern w:val="0"/>
              <w:sz w:val="24"/>
              <w:szCs w:val="24"/>
            </w:rPr>
            <m:t>]</m:t>
          </w:ins>
        </m:r>
      </m:oMath>
      <w:ins w:id="5341" w:author="Zhang Li" w:date="2022-06-12T15:09:00Z">
        <w:r>
          <w:rPr>
            <w:rFonts w:ascii="Times New Roman" w:eastAsia="宋体" w:hAnsi="Times New Roman" w:cs="Times New Roman"/>
            <w:kern w:val="0"/>
            <w:sz w:val="24"/>
            <w:szCs w:val="24"/>
          </w:rPr>
          <w:t xml:space="preserve"> be the consensus latency of a valid block in</w:t>
        </w:r>
      </w:ins>
      <w:ins w:id="5342" w:author="ThinkPad" w:date="2022-06-18T11:09:00Z">
        <w:r w:rsidR="00DD34DC">
          <w:rPr>
            <w:rFonts w:ascii="Times New Roman" w:eastAsia="宋体" w:hAnsi="Times New Roman" w:cs="Times New Roman"/>
            <w:kern w:val="0"/>
            <w:sz w:val="24"/>
            <w:szCs w:val="24"/>
          </w:rPr>
          <w:t xml:space="preserve"> the</w:t>
        </w:r>
      </w:ins>
      <w:ins w:id="5343" w:author="Zhang Li" w:date="2022-06-12T15:09:00Z">
        <w:r>
          <w:rPr>
            <w:rFonts w:ascii="Times New Roman" w:eastAsia="宋体" w:hAnsi="Times New Roman" w:cs="Times New Roman"/>
            <w:kern w:val="0"/>
            <w:sz w:val="24"/>
            <w:szCs w:val="24"/>
          </w:rPr>
          <w:t xml:space="preserve"> </w:t>
        </w:r>
      </w:ins>
      <m:oMath>
        <m:sSup>
          <m:sSupPr>
            <m:ctrlPr>
              <w:ins w:id="5344" w:author="Zhang Li" w:date="2022-06-12T15:09:00Z">
                <w:rPr>
                  <w:rFonts w:ascii="Cambria Math" w:eastAsia="宋体" w:hAnsi="Cambria Math" w:cs="Times New Roman"/>
                  <w:i/>
                  <w:kern w:val="0"/>
                  <w:sz w:val="24"/>
                  <w:szCs w:val="24"/>
                </w:rPr>
              </w:ins>
            </m:ctrlPr>
          </m:sSupPr>
          <m:e>
            <m:r>
              <w:ins w:id="5345" w:author="Zhang Li" w:date="2022-06-12T15:09:00Z">
                <w:rPr>
                  <w:rFonts w:ascii="Cambria Math" w:eastAsia="宋体" w:hAnsi="Cambria Math" w:cs="Times New Roman"/>
                  <w:kern w:val="0"/>
                  <w:sz w:val="24"/>
                  <w:szCs w:val="24"/>
                </w:rPr>
                <m:t>c</m:t>
              </w:ins>
            </m:r>
          </m:e>
          <m:sup>
            <m:r>
              <w:ins w:id="5346" w:author="Zhang Li" w:date="2022-06-12T15:09:00Z">
                <w:rPr>
                  <w:rFonts w:ascii="Cambria Math" w:eastAsia="宋体" w:hAnsi="Cambria Math" w:cs="Times New Roman"/>
                  <w:kern w:val="0"/>
                  <w:sz w:val="24"/>
                  <w:szCs w:val="24"/>
                </w:rPr>
                <m:t>th</m:t>
              </w:ins>
            </m:r>
          </m:sup>
        </m:sSup>
      </m:oMath>
      <w:ins w:id="534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5348" w:author="Zhang Li" w:date="2022-06-12T15:09:00Z">
                <w:rPr>
                  <w:rFonts w:ascii="Cambria Math" w:eastAsia="宋体" w:hAnsi="Cambria Math" w:cs="Times New Roman"/>
                  <w:i/>
                  <w:kern w:val="0"/>
                  <w:sz w:val="24"/>
                  <w:szCs w:val="24"/>
                </w:rPr>
              </w:ins>
            </m:ctrlPr>
          </m:sSubPr>
          <m:e>
            <m:r>
              <w:ins w:id="5349" w:author="Zhang Li" w:date="2022-06-12T15:09:00Z">
                <w:rPr>
                  <w:rFonts w:ascii="Cambria Math" w:eastAsia="宋体" w:hAnsi="Cambria Math" w:cs="Times New Roman"/>
                  <w:kern w:val="0"/>
                  <w:sz w:val="24"/>
                  <w:szCs w:val="24"/>
                </w:rPr>
                <m:t>L</m:t>
              </w:ins>
            </m:r>
          </m:e>
          <m:sub>
            <m:r>
              <w:ins w:id="5350" w:author="Zhang Li" w:date="2022-06-12T15:09:00Z">
                <w:rPr>
                  <w:rFonts w:ascii="Cambria Math" w:eastAsia="宋体" w:hAnsi="Cambria Math" w:cs="Times New Roman"/>
                  <w:kern w:val="0"/>
                  <w:sz w:val="24"/>
                  <w:szCs w:val="24"/>
                </w:rPr>
                <m:t>c,empty</m:t>
              </w:ins>
            </m:r>
          </m:sub>
        </m:sSub>
        <m:r>
          <w:ins w:id="5351" w:author="Zhang Li" w:date="2022-06-12T15:09:00Z">
            <w:rPr>
              <w:rFonts w:ascii="Cambria Math" w:eastAsia="宋体" w:hAnsi="Cambria Math" w:cs="Times New Roman"/>
              <w:kern w:val="0"/>
              <w:sz w:val="24"/>
              <w:szCs w:val="24"/>
            </w:rPr>
            <m:t>=</m:t>
          </w:ins>
        </m:r>
        <m:sSub>
          <m:sSubPr>
            <m:ctrlPr>
              <w:ins w:id="5352" w:author="Zhang Li" w:date="2022-06-12T15:09:00Z">
                <w:rPr>
                  <w:rFonts w:ascii="Cambria Math" w:eastAsia="宋体" w:hAnsi="Cambria Math" w:cs="Times New Roman"/>
                  <w:i/>
                  <w:kern w:val="0"/>
                  <w:sz w:val="24"/>
                  <w:szCs w:val="24"/>
                </w:rPr>
              </w:ins>
            </m:ctrlPr>
          </m:sSubPr>
          <m:e>
            <m:r>
              <w:ins w:id="5353" w:author="Zhang Li" w:date="2022-06-12T15:09:00Z">
                <w:rPr>
                  <w:rFonts w:ascii="Cambria Math" w:eastAsia="宋体" w:hAnsi="Cambria Math" w:cs="Times New Roman"/>
                  <w:kern w:val="0"/>
                  <w:sz w:val="24"/>
                  <w:szCs w:val="24"/>
                </w:rPr>
                <m:t>τ</m:t>
              </w:ins>
            </m:r>
          </m:e>
          <m:sub>
            <m:r>
              <w:ins w:id="5354" w:author="Zhang Li" w:date="2022-06-12T15:09:00Z">
                <w:rPr>
                  <w:rFonts w:ascii="Cambria Math" w:eastAsia="宋体" w:hAnsi="Cambria Math" w:cs="Times New Roman"/>
                  <w:kern w:val="0"/>
                  <w:sz w:val="24"/>
                  <w:szCs w:val="24"/>
                </w:rPr>
                <m:t>o</m:t>
              </w:ins>
            </m:r>
          </m:sub>
        </m:sSub>
        <m:r>
          <w:ins w:id="5355" w:author="Zhang Li" w:date="2022-06-12T15:09:00Z">
            <w:rPr>
              <w:rFonts w:ascii="Cambria Math" w:eastAsia="宋体" w:hAnsi="Cambria Math" w:cs="Times New Roman"/>
              <w:kern w:val="0"/>
              <w:sz w:val="24"/>
              <w:szCs w:val="24"/>
            </w:rPr>
            <m:t>⋅</m:t>
          </w:ins>
        </m:r>
        <m:d>
          <m:dPr>
            <m:begChr m:val="⌈"/>
            <m:endChr m:val="⌉"/>
            <m:ctrlPr>
              <w:ins w:id="5356" w:author="Zhang Li" w:date="2022-06-12T15:09:00Z">
                <w:rPr>
                  <w:rFonts w:ascii="Cambria Math" w:eastAsia="宋体" w:hAnsi="Cambria Math" w:cs="Times New Roman"/>
                  <w:i/>
                  <w:kern w:val="0"/>
                  <w:sz w:val="24"/>
                  <w:szCs w:val="24"/>
                </w:rPr>
              </w:ins>
            </m:ctrlPr>
          </m:dPr>
          <m:e>
            <m:f>
              <m:fPr>
                <m:ctrlPr>
                  <w:ins w:id="5357" w:author="Zhang Li" w:date="2022-06-12T15:09:00Z">
                    <w:rPr>
                      <w:rFonts w:ascii="Cambria Math" w:eastAsia="宋体" w:hAnsi="Cambria Math" w:cs="Times New Roman"/>
                      <w:i/>
                      <w:kern w:val="0"/>
                      <w:sz w:val="24"/>
                      <w:szCs w:val="24"/>
                    </w:rPr>
                  </w:ins>
                </m:ctrlPr>
              </m:fPr>
              <m:num>
                <m:func>
                  <m:funcPr>
                    <m:ctrlPr>
                      <w:ins w:id="5358" w:author="Zhang Li" w:date="2022-06-12T15:09:00Z">
                        <w:rPr>
                          <w:rFonts w:ascii="Cambria Math" w:eastAsia="宋体" w:hAnsi="Cambria Math" w:cs="Times New Roman"/>
                          <w:i/>
                          <w:kern w:val="0"/>
                          <w:sz w:val="24"/>
                          <w:szCs w:val="24"/>
                        </w:rPr>
                      </w:ins>
                    </m:ctrlPr>
                  </m:funcPr>
                  <m:fName>
                    <m:r>
                      <w:ins w:id="5359" w:author="Zhang Li" w:date="2022-06-12T15:09:00Z">
                        <m:rPr>
                          <m:sty m:val="p"/>
                        </m:rPr>
                        <w:rPr>
                          <w:rFonts w:ascii="Cambria Math" w:eastAsia="宋体" w:hAnsi="Cambria Math" w:cs="Times New Roman"/>
                          <w:kern w:val="0"/>
                          <w:sz w:val="24"/>
                          <w:szCs w:val="24"/>
                        </w:rPr>
                        <m:t>log</m:t>
                      </w:ins>
                    </m:r>
                  </m:fName>
                  <m:e>
                    <m:d>
                      <m:dPr>
                        <m:ctrlPr>
                          <w:ins w:id="5360" w:author="Zhang Li" w:date="2022-06-12T15:09:00Z">
                            <w:rPr>
                              <w:rFonts w:ascii="Cambria Math" w:eastAsia="宋体" w:hAnsi="Cambria Math" w:cs="Times New Roman"/>
                              <w:i/>
                              <w:kern w:val="0"/>
                              <w:sz w:val="24"/>
                              <w:szCs w:val="24"/>
                            </w:rPr>
                          </w:ins>
                        </m:ctrlPr>
                      </m:dPr>
                      <m:e>
                        <m:r>
                          <w:ins w:id="5361" w:author="Zhang Li" w:date="2022-06-12T15:09:00Z">
                            <w:rPr>
                              <w:rFonts w:ascii="Cambria Math" w:eastAsia="宋体" w:hAnsi="Cambria Math" w:cs="Times New Roman"/>
                              <w:kern w:val="0"/>
                              <w:sz w:val="24"/>
                              <w:szCs w:val="24"/>
                            </w:rPr>
                            <m:t>1-ς</m:t>
                          </w:ins>
                        </m:r>
                      </m:e>
                    </m:d>
                  </m:e>
                </m:func>
              </m:num>
              <m:den>
                <m:func>
                  <m:funcPr>
                    <m:ctrlPr>
                      <w:ins w:id="5362" w:author="Zhang Li" w:date="2022-06-12T15:09:00Z">
                        <w:rPr>
                          <w:rFonts w:ascii="Cambria Math" w:eastAsia="宋体" w:hAnsi="Cambria Math" w:cs="Times New Roman"/>
                          <w:i/>
                          <w:kern w:val="0"/>
                          <w:sz w:val="24"/>
                          <w:szCs w:val="24"/>
                        </w:rPr>
                      </w:ins>
                    </m:ctrlPr>
                  </m:funcPr>
                  <m:fName>
                    <m:r>
                      <w:ins w:id="5363" w:author="Zhang Li" w:date="2022-06-12T15:09:00Z">
                        <m:rPr>
                          <m:sty m:val="p"/>
                        </m:rPr>
                        <w:rPr>
                          <w:rFonts w:ascii="Cambria Math" w:eastAsia="宋体" w:hAnsi="Cambria Math" w:cs="Times New Roman"/>
                          <w:kern w:val="0"/>
                          <w:sz w:val="24"/>
                          <w:szCs w:val="24"/>
                        </w:rPr>
                        <m:t>log</m:t>
                      </w:ins>
                    </m:r>
                  </m:fName>
                  <m:e>
                    <m:d>
                      <m:dPr>
                        <m:ctrlPr>
                          <w:ins w:id="5364" w:author="Zhang Li" w:date="2022-06-12T15:09:00Z">
                            <w:rPr>
                              <w:rFonts w:ascii="Cambria Math" w:eastAsia="宋体" w:hAnsi="Cambria Math" w:cs="Times New Roman"/>
                              <w:i/>
                              <w:kern w:val="0"/>
                              <w:sz w:val="24"/>
                              <w:szCs w:val="24"/>
                            </w:rPr>
                          </w:ins>
                        </m:ctrlPr>
                      </m:dPr>
                      <m:e>
                        <m:r>
                          <w:ins w:id="5365" w:author="Zhang Li" w:date="2022-06-12T15:09:00Z">
                            <w:rPr>
                              <w:rFonts w:ascii="Cambria Math" w:eastAsia="宋体" w:hAnsi="Cambria Math" w:cs="Times New Roman"/>
                              <w:kern w:val="0"/>
                              <w:sz w:val="24"/>
                              <w:szCs w:val="24"/>
                            </w:rPr>
                            <m:t>1-</m:t>
                          </w:ins>
                        </m:r>
                        <m:r>
                          <w:ins w:id="5366" w:author="Zhang Li" w:date="2022-06-12T15:09:00Z">
                            <w:rPr>
                              <w:rFonts w:ascii="Cambria Math" w:eastAsia="宋体" w:hAnsi="Cambria Math" w:cs="Times New Roman" w:hint="eastAsia"/>
                              <w:kern w:val="0"/>
                              <w:sz w:val="24"/>
                              <w:szCs w:val="24"/>
                            </w:rPr>
                            <m:t>N</m:t>
                          </w:ins>
                        </m:r>
                        <m:r>
                          <w:ins w:id="5367" w:author="Zhang Li" w:date="2022-06-12T15:09:00Z">
                            <w:rPr>
                              <w:rFonts w:ascii="Cambria Math" w:eastAsia="宋体" w:hAnsi="Cambria Math" w:cs="Times New Roman"/>
                              <w:kern w:val="0"/>
                              <w:sz w:val="24"/>
                              <w:szCs w:val="24"/>
                            </w:rPr>
                            <m:t>⋅p⋅</m:t>
                          </w:ins>
                        </m:r>
                        <m:sSup>
                          <m:sSupPr>
                            <m:ctrlPr>
                              <w:ins w:id="5368" w:author="Zhang Li" w:date="2022-06-12T15:09:00Z">
                                <w:rPr>
                                  <w:rFonts w:ascii="Cambria Math" w:eastAsia="宋体" w:hAnsi="Cambria Math" w:cs="Times New Roman"/>
                                  <w:i/>
                                  <w:kern w:val="0"/>
                                  <w:sz w:val="24"/>
                                  <w:szCs w:val="24"/>
                                </w:rPr>
                              </w:ins>
                            </m:ctrlPr>
                          </m:sSupPr>
                          <m:e>
                            <m:d>
                              <m:dPr>
                                <m:ctrlPr>
                                  <w:ins w:id="5369" w:author="Zhang Li" w:date="2022-06-12T15:09:00Z">
                                    <w:rPr>
                                      <w:rFonts w:ascii="Cambria Math" w:eastAsia="宋体" w:hAnsi="Cambria Math" w:cs="Times New Roman"/>
                                      <w:i/>
                                      <w:kern w:val="0"/>
                                      <w:sz w:val="24"/>
                                      <w:szCs w:val="24"/>
                                    </w:rPr>
                                  </w:ins>
                                </m:ctrlPr>
                              </m:dPr>
                              <m:e>
                                <m:r>
                                  <w:ins w:id="5370" w:author="Zhang Li" w:date="2022-06-12T15:09:00Z">
                                    <w:rPr>
                                      <w:rFonts w:ascii="Cambria Math" w:eastAsia="宋体" w:hAnsi="Cambria Math" w:cs="Times New Roman"/>
                                      <w:kern w:val="0"/>
                                      <w:sz w:val="24"/>
                                      <w:szCs w:val="24"/>
                                    </w:rPr>
                                    <m:t>1-p</m:t>
                                  </w:ins>
                                </m:r>
                              </m:e>
                            </m:d>
                          </m:e>
                          <m:sup>
                            <m:r>
                              <w:ins w:id="5371" w:author="Zhang Li" w:date="2022-06-12T15:09:00Z">
                                <w:rPr>
                                  <w:rFonts w:ascii="Cambria Math" w:eastAsia="宋体" w:hAnsi="Cambria Math" w:cs="Times New Roman"/>
                                  <w:kern w:val="0"/>
                                  <w:sz w:val="24"/>
                                  <w:szCs w:val="24"/>
                                </w:rPr>
                                <m:t>N-1</m:t>
                              </w:ins>
                            </m:r>
                          </m:sup>
                        </m:sSup>
                      </m:e>
                    </m:d>
                  </m:e>
                </m:func>
              </m:den>
            </m:f>
          </m:e>
        </m:d>
        <m:r>
          <w:ins w:id="5372" w:author="Zhang Li" w:date="2022-06-12T15:09:00Z">
            <w:rPr>
              <w:rFonts w:ascii="Cambria Math" w:eastAsia="宋体" w:hAnsi="Cambria Math" w:cs="Times New Roman"/>
              <w:kern w:val="0"/>
              <w:sz w:val="24"/>
              <w:szCs w:val="24"/>
            </w:rPr>
            <m:t>⋅[</m:t>
          </w:ins>
        </m:r>
        <m:nary>
          <m:naryPr>
            <m:chr m:val="∑"/>
            <m:limLoc m:val="undOvr"/>
            <m:ctrlPr>
              <w:ins w:id="5373" w:author="Zhang Li" w:date="2022-06-12T15:09:00Z">
                <w:rPr>
                  <w:rFonts w:ascii="Cambria Math" w:eastAsia="宋体" w:hAnsi="Cambria Math" w:cs="Times New Roman"/>
                  <w:i/>
                  <w:kern w:val="0"/>
                  <w:sz w:val="24"/>
                  <w:szCs w:val="24"/>
                </w:rPr>
              </w:ins>
            </m:ctrlPr>
          </m:naryPr>
          <m:sub>
            <m:r>
              <w:ins w:id="5374" w:author="Zhang Li" w:date="2022-06-12T15:09:00Z">
                <w:rPr>
                  <w:rFonts w:ascii="Cambria Math" w:eastAsia="宋体" w:hAnsi="Cambria Math" w:cs="Times New Roman"/>
                  <w:kern w:val="0"/>
                  <w:sz w:val="24"/>
                  <w:szCs w:val="24"/>
                </w:rPr>
                <m:t>i=0</m:t>
              </w:ins>
            </m:r>
          </m:sub>
          <m:sup>
            <m:r>
              <w:ins w:id="5375" w:author="Zhang Li" w:date="2022-06-12T15:09:00Z">
                <w:rPr>
                  <w:rFonts w:ascii="Cambria Math" w:eastAsia="宋体" w:hAnsi="Cambria Math" w:cs="Times New Roman"/>
                  <w:kern w:val="0"/>
                  <w:sz w:val="24"/>
                  <w:szCs w:val="24"/>
                </w:rPr>
                <m:t>t</m:t>
              </w:ins>
            </m:r>
          </m:sup>
          <m:e>
            <m:sSub>
              <m:sSubPr>
                <m:ctrlPr>
                  <w:ins w:id="5376" w:author="Zhang Li" w:date="2022-06-12T15:09:00Z">
                    <w:rPr>
                      <w:rFonts w:ascii="Cambria Math" w:eastAsia="宋体" w:hAnsi="Cambria Math" w:cs="Times New Roman"/>
                      <w:i/>
                      <w:kern w:val="0"/>
                      <w:sz w:val="24"/>
                      <w:szCs w:val="24"/>
                    </w:rPr>
                  </w:ins>
                </m:ctrlPr>
              </m:sSubPr>
              <m:e>
                <m:r>
                  <w:ins w:id="5377" w:author="Zhang Li" w:date="2022-06-12T15:09:00Z">
                    <w:rPr>
                      <w:rFonts w:ascii="Cambria Math" w:eastAsia="宋体" w:hAnsi="Cambria Math" w:cs="Times New Roman"/>
                      <w:kern w:val="0"/>
                      <w:sz w:val="24"/>
                      <w:szCs w:val="24"/>
                    </w:rPr>
                    <m:t>T</m:t>
                  </w:ins>
                </m:r>
              </m:e>
              <m:sub>
                <m:r>
                  <w:ins w:id="5378" w:author="Zhang Li" w:date="2022-06-12T15:09:00Z">
                    <w:rPr>
                      <w:rFonts w:ascii="Cambria Math" w:eastAsia="宋体" w:hAnsi="Cambria Math" w:cs="Times New Roman"/>
                      <w:kern w:val="0"/>
                      <w:sz w:val="24"/>
                      <w:szCs w:val="24"/>
                    </w:rPr>
                    <m:t xml:space="preserve">c,sig </m:t>
                  </w:ins>
                </m:r>
              </m:sub>
            </m:sSub>
          </m:e>
        </m:nary>
        <m:r>
          <w:ins w:id="5379" w:author="Zhang Li" w:date="2022-06-12T15:09:00Z">
            <w:rPr>
              <w:rFonts w:ascii="Cambria Math" w:eastAsia="宋体" w:hAnsi="Cambria Math" w:cs="Times New Roman"/>
              <w:kern w:val="0"/>
              <w:sz w:val="24"/>
              <w:szCs w:val="24"/>
            </w:rPr>
            <m:t>+</m:t>
          </w:ins>
        </m:r>
        <m:sSubSup>
          <m:sSubSupPr>
            <m:ctrlPr>
              <w:ins w:id="5380" w:author="Zhang Li" w:date="2022-06-12T15:09:00Z">
                <w:rPr>
                  <w:rFonts w:ascii="Cambria Math" w:eastAsia="宋体" w:hAnsi="Cambria Math" w:cs="Times New Roman"/>
                  <w:i/>
                  <w:kern w:val="0"/>
                  <w:sz w:val="24"/>
                  <w:szCs w:val="24"/>
                </w:rPr>
              </w:ins>
            </m:ctrlPr>
          </m:sSubSupPr>
          <m:e>
            <m:r>
              <w:ins w:id="5381" w:author="Zhang Li" w:date="2022-06-12T15:09:00Z">
                <w:rPr>
                  <w:rFonts w:ascii="Cambria Math" w:eastAsia="宋体" w:hAnsi="Cambria Math" w:cs="Times New Roman"/>
                  <w:kern w:val="0"/>
                  <w:sz w:val="24"/>
                  <w:szCs w:val="24"/>
                </w:rPr>
                <m:t>T</m:t>
              </w:ins>
            </m:r>
          </m:e>
          <m:sub>
            <m:r>
              <w:ins w:id="5382" w:author="Zhang Li" w:date="2022-06-12T15:09:00Z">
                <w:rPr>
                  <w:rFonts w:ascii="Cambria Math" w:eastAsia="宋体" w:hAnsi="Cambria Math" w:cs="Times New Roman"/>
                  <w:kern w:val="0"/>
                  <w:sz w:val="24"/>
                  <w:szCs w:val="24"/>
                </w:rPr>
                <m:t>c, B</m:t>
              </w:ins>
            </m:r>
          </m:sub>
          <m:sup>
            <m:r>
              <w:ins w:id="5383" w:author="Zhang Li" w:date="2022-06-12T15:09:00Z">
                <w:rPr>
                  <w:rFonts w:ascii="Cambria Math" w:eastAsia="宋体" w:hAnsi="Cambria Math" w:cs="Times New Roman"/>
                  <w:kern w:val="0"/>
                  <w:sz w:val="24"/>
                  <w:szCs w:val="24"/>
                </w:rPr>
                <m:t>empty</m:t>
              </w:ins>
            </m:r>
          </m:sup>
        </m:sSubSup>
        <m:r>
          <w:ins w:id="5384" w:author="Zhang Li" w:date="2022-06-12T15:09:00Z">
            <w:rPr>
              <w:rFonts w:ascii="Cambria Math" w:eastAsia="宋体" w:hAnsi="Cambria Math" w:cs="Times New Roman"/>
              <w:kern w:val="0"/>
              <w:sz w:val="24"/>
              <w:szCs w:val="24"/>
            </w:rPr>
            <m:t>]</m:t>
          </w:ins>
        </m:r>
      </m:oMath>
      <w:ins w:id="538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5386" w:author="ThinkPad" w:date="2022-06-18T11:09:00Z">
        <w:r w:rsidR="00DD34DC">
          <w:rPr>
            <w:rFonts w:ascii="Times New Roman" w:eastAsia="宋体" w:hAnsi="Times New Roman" w:cs="Times New Roman"/>
            <w:kern w:val="0"/>
            <w:sz w:val="24"/>
            <w:szCs w:val="24"/>
          </w:rPr>
          <w:t xml:space="preserve">consensus </w:t>
        </w:r>
      </w:ins>
      <w:ins w:id="5387"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5388" w:author="ThinkPad" w:date="2022-06-18T11:09:00Z">
        <w:r w:rsidR="00DD34DC">
          <w:rPr>
            <w:rFonts w:ascii="Times New Roman" w:eastAsia="宋体" w:hAnsi="Times New Roman" w:cs="Times New Roman"/>
            <w:kern w:val="0"/>
            <w:sz w:val="24"/>
            <w:szCs w:val="24"/>
          </w:rPr>
          <w:t xml:space="preserve"> the</w:t>
        </w:r>
      </w:ins>
      <w:ins w:id="5389" w:author="Zhang Li" w:date="2022-06-12T15:09:00Z">
        <w:r>
          <w:rPr>
            <w:rFonts w:ascii="Times New Roman" w:eastAsia="宋体" w:hAnsi="Times New Roman" w:cs="Times New Roman"/>
            <w:kern w:val="0"/>
            <w:sz w:val="24"/>
            <w:szCs w:val="24"/>
          </w:rPr>
          <w:t xml:space="preserve"> </w:t>
        </w:r>
      </w:ins>
      <m:oMath>
        <m:sSup>
          <m:sSupPr>
            <m:ctrlPr>
              <w:ins w:id="5390" w:author="Zhang Li" w:date="2022-06-12T15:09:00Z">
                <w:rPr>
                  <w:rFonts w:ascii="Cambria Math" w:eastAsia="宋体" w:hAnsi="Cambria Math" w:cs="Times New Roman"/>
                  <w:i/>
                  <w:kern w:val="0"/>
                  <w:sz w:val="24"/>
                  <w:szCs w:val="24"/>
                </w:rPr>
              </w:ins>
            </m:ctrlPr>
          </m:sSupPr>
          <m:e>
            <m:r>
              <w:ins w:id="5391" w:author="Zhang Li" w:date="2022-06-12T15:09:00Z">
                <w:rPr>
                  <w:rFonts w:ascii="Cambria Math" w:eastAsia="宋体" w:hAnsi="Cambria Math" w:cs="Times New Roman"/>
                  <w:kern w:val="0"/>
                  <w:sz w:val="24"/>
                  <w:szCs w:val="24"/>
                </w:rPr>
                <m:t>c</m:t>
              </w:ins>
            </m:r>
          </m:e>
          <m:sup>
            <m:r>
              <w:ins w:id="5392" w:author="Zhang Li" w:date="2022-06-12T15:09:00Z">
                <w:rPr>
                  <w:rFonts w:ascii="Cambria Math" w:eastAsia="宋体" w:hAnsi="Cambria Math" w:cs="Times New Roman"/>
                  <w:kern w:val="0"/>
                  <w:sz w:val="24"/>
                  <w:szCs w:val="24"/>
                </w:rPr>
                <m:t>th</m:t>
              </w:ins>
            </m:r>
          </m:sup>
        </m:sSup>
      </m:oMath>
      <w:ins w:id="539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5394" w:author="ThinkPad" w:date="2022-06-18T11:21:00Z">
          <w:r w:rsidDel="00B269E2">
            <w:rPr>
              <w:rFonts w:ascii="Times New Roman" w:eastAsia="宋体" w:hAnsi="Times New Roman" w:cs="Times New Roman"/>
              <w:kern w:val="0"/>
              <w:sz w:val="24"/>
              <w:szCs w:val="24"/>
            </w:rPr>
            <w:delText>.</w:delText>
          </w:r>
        </w:del>
      </w:ins>
      <w:ins w:id="5395" w:author="ThinkPad" w:date="2022-06-18T11:21:00Z">
        <w:r w:rsidR="00B269E2">
          <w:rPr>
            <w:rFonts w:ascii="Times New Roman" w:eastAsia="宋体" w:hAnsi="Times New Roman" w:cs="Times New Roman"/>
            <w:kern w:val="0"/>
            <w:sz w:val="24"/>
            <w:szCs w:val="24"/>
          </w:rPr>
          <w:t>, where</w:t>
        </w:r>
      </w:ins>
      <w:ins w:id="5396" w:author="Zhang Li" w:date="2022-06-12T15:09:00Z">
        <w:r>
          <w:rPr>
            <w:rFonts w:ascii="Times New Roman" w:eastAsia="宋体" w:hAnsi="Times New Roman" w:cs="Times New Roman"/>
            <w:kern w:val="0"/>
            <w:sz w:val="24"/>
            <w:szCs w:val="24"/>
          </w:rPr>
          <w:t xml:space="preserve"> </w:t>
        </w:r>
        <w:del w:id="5397" w:author="ThinkPad" w:date="2022-06-18T11:21:00Z">
          <w:r w:rsidDel="00B269E2">
            <w:rPr>
              <w:rFonts w:ascii="Times New Roman" w:eastAsia="宋体" w:hAnsi="Times New Roman" w:cs="Times New Roman"/>
              <w:kern w:val="0"/>
              <w:sz w:val="24"/>
              <w:szCs w:val="24"/>
            </w:rPr>
            <w:delText xml:space="preserve">The value </w:delText>
          </w:r>
        </w:del>
      </w:ins>
      <m:oMath>
        <m:r>
          <w:ins w:id="5398" w:author="Zhang Li" w:date="2022-06-12T15:09:00Z">
            <w:rPr>
              <w:rFonts w:ascii="Cambria Math" w:eastAsia="宋体" w:hAnsi="Cambria Math" w:cs="Times New Roman"/>
              <w:kern w:val="0"/>
              <w:sz w:val="24"/>
              <w:szCs w:val="24"/>
            </w:rPr>
            <m:t>t</m:t>
          </w:ins>
        </m:r>
      </m:oMath>
      <w:ins w:id="539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5400" w:author="ThinkPad" w:date="2022-06-21T11:07:00Z">
          <w:r w:rsidDel="00CC2770">
            <w:rPr>
              <w:rFonts w:ascii="Times New Roman" w:eastAsia="宋体" w:hAnsi="Times New Roman" w:cs="Times New Roman"/>
              <w:kern w:val="0"/>
              <w:sz w:val="24"/>
              <w:szCs w:val="24"/>
            </w:rPr>
            <w:delText>of our protocol</w:delText>
          </w:r>
        </w:del>
      </w:ins>
      <w:ins w:id="5401" w:author="ThinkPad" w:date="2022-06-21T11:07:00Z">
        <w:r w:rsidR="00CC2770">
          <w:rPr>
            <w:rFonts w:ascii="Times New Roman" w:eastAsia="宋体" w:hAnsi="Times New Roman" w:cs="Times New Roman"/>
            <w:kern w:val="0"/>
            <w:sz w:val="24"/>
            <w:szCs w:val="24"/>
          </w:rPr>
          <w:t xml:space="preserve">for BLS signature </w:t>
        </w:r>
      </w:ins>
      <w:ins w:id="5402" w:author="ThinkPad" w:date="2022-06-21T11:08:00Z">
        <w:r w:rsidR="00CC2770">
          <w:rPr>
            <w:rFonts w:ascii="Times New Roman" w:eastAsia="宋体" w:hAnsi="Times New Roman" w:cs="Times New Roman"/>
            <w:kern w:val="0"/>
            <w:sz w:val="24"/>
            <w:szCs w:val="24"/>
          </w:rPr>
          <w:t>scheme to work properly</w:t>
        </w:r>
      </w:ins>
      <w:ins w:id="5403" w:author="Zhang Li" w:date="2022-06-12T15:09:00Z">
        <w:r>
          <w:rPr>
            <w:rFonts w:ascii="Times New Roman" w:eastAsia="宋体" w:hAnsi="Times New Roman" w:cs="Times New Roman"/>
            <w:kern w:val="0"/>
            <w:sz w:val="24"/>
            <w:szCs w:val="24"/>
          </w:rPr>
          <w:t>.</w:t>
        </w:r>
      </w:ins>
      <w:ins w:id="5404"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5405"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5406" w:author="ThinkPad" w:date="2022-06-18T12:13:00Z">
              <w:rPr>
                <w:rFonts w:ascii="Times New Roman" w:eastAsia="宋体" w:hAnsi="Times New Roman" w:cs="Times New Roman"/>
                <w:kern w:val="0"/>
                <w:sz w:val="24"/>
                <w:szCs w:val="24"/>
              </w:rPr>
            </w:rPrChange>
          </w:rPr>
          <w:t>, t</w:t>
        </w:r>
      </w:ins>
      <w:ins w:id="5407" w:author="ThinkPad" w:date="2022-06-18T12:13:00Z">
        <w:r w:rsidR="009C46C4" w:rsidRPr="009C46C4">
          <w:rPr>
            <w:rFonts w:ascii="Times New Roman" w:eastAsia="宋体" w:hAnsi="Times New Roman" w:cs="Times New Roman" w:hint="eastAsia"/>
            <w:kern w:val="0"/>
            <w:sz w:val="24"/>
            <w:szCs w:val="24"/>
            <w:highlight w:val="yellow"/>
            <w:rPrChange w:id="5408"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5409" w:author="ThinkPad" w:date="2022-06-18T12:12:00Z">
        <w:r w:rsidR="009C46C4" w:rsidRPr="009C46C4">
          <w:rPr>
            <w:rFonts w:ascii="Times New Roman" w:eastAsia="宋体" w:hAnsi="Times New Roman" w:cs="Times New Roman" w:hint="eastAsia"/>
            <w:kern w:val="0"/>
            <w:sz w:val="24"/>
            <w:szCs w:val="24"/>
            <w:highlight w:val="yellow"/>
            <w:rPrChange w:id="5410" w:author="ThinkPad" w:date="2022-06-18T12:13:00Z">
              <w:rPr>
                <w:rFonts w:ascii="Times New Roman" w:eastAsia="宋体" w:hAnsi="Times New Roman" w:cs="Times New Roman" w:hint="eastAsia"/>
                <w:kern w:val="0"/>
                <w:sz w:val="24"/>
                <w:szCs w:val="24"/>
              </w:rPr>
            </w:rPrChange>
          </w:rPr>
          <w:t>】</w:t>
        </w:r>
      </w:ins>
      <w:ins w:id="5411" w:author="Zhang Li" w:date="2022-06-12T15:09:00Z">
        <w:r>
          <w:rPr>
            <w:rFonts w:ascii="Times New Roman" w:eastAsia="宋体" w:hAnsi="Times New Roman" w:cs="Times New Roman"/>
            <w:kern w:val="0"/>
            <w:sz w:val="24"/>
            <w:szCs w:val="24"/>
          </w:rPr>
          <w:t xml:space="preserve"> </w:t>
        </w:r>
      </w:ins>
      <m:oMath>
        <m:sSubSup>
          <m:sSubSupPr>
            <m:ctrlPr>
              <w:ins w:id="5412" w:author="Zhang Li" w:date="2022-06-12T15:09:00Z">
                <w:rPr>
                  <w:rFonts w:ascii="Cambria Math" w:eastAsia="宋体" w:hAnsi="Cambria Math" w:cs="Times New Roman"/>
                  <w:i/>
                  <w:kern w:val="0"/>
                  <w:sz w:val="24"/>
                  <w:szCs w:val="24"/>
                </w:rPr>
              </w:ins>
            </m:ctrlPr>
          </m:sSubSupPr>
          <m:e>
            <m:r>
              <w:ins w:id="5413" w:author="Zhang Li" w:date="2022-06-12T15:09:00Z">
                <w:rPr>
                  <w:rFonts w:ascii="Cambria Math" w:eastAsia="宋体" w:hAnsi="Cambria Math" w:cs="Times New Roman"/>
                  <w:kern w:val="0"/>
                  <w:sz w:val="24"/>
                  <w:szCs w:val="24"/>
                </w:rPr>
                <m:t>L</m:t>
              </w:ins>
            </m:r>
          </m:e>
          <m:sub>
            <m:r>
              <w:ins w:id="5414" w:author="Zhang Li" w:date="2022-06-12T15:09:00Z">
                <w:rPr>
                  <w:rFonts w:ascii="Cambria Math" w:eastAsia="宋体" w:hAnsi="Cambria Math" w:cs="Times New Roman"/>
                  <w:kern w:val="0"/>
                  <w:sz w:val="24"/>
                  <w:szCs w:val="24"/>
                </w:rPr>
                <m:t>valid</m:t>
              </w:ins>
            </m:r>
          </m:sub>
          <m:sup>
            <m:r>
              <w:ins w:id="5415" w:author="Zhang Li" w:date="2022-06-12T15:09:00Z">
                <w:rPr>
                  <w:rFonts w:ascii="Cambria Math" w:eastAsia="宋体" w:hAnsi="Cambria Math" w:cs="Times New Roman"/>
                  <w:kern w:val="0"/>
                  <w:sz w:val="24"/>
                  <w:szCs w:val="24"/>
                </w:rPr>
                <m:t>max</m:t>
              </w:ins>
            </m:r>
          </m:sup>
        </m:sSubSup>
        <m:r>
          <w:ins w:id="5416" w:author="Zhang Li" w:date="2022-06-12T15:09:00Z">
            <w:rPr>
              <w:rFonts w:ascii="Cambria Math" w:eastAsia="宋体" w:hAnsi="Cambria Math" w:cs="Times New Roman"/>
              <w:kern w:val="0"/>
              <w:sz w:val="24"/>
              <w:szCs w:val="24"/>
            </w:rPr>
            <m:t xml:space="preserve">= </m:t>
          </w:ins>
        </m:r>
        <m:sSub>
          <m:sSubPr>
            <m:ctrlPr>
              <w:ins w:id="5417" w:author="Zhang Li" w:date="2022-06-12T15:09:00Z">
                <w:rPr>
                  <w:rFonts w:ascii="Cambria Math" w:eastAsia="宋体" w:hAnsi="Cambria Math" w:cs="Times New Roman"/>
                  <w:i/>
                  <w:kern w:val="0"/>
                  <w:sz w:val="24"/>
                  <w:szCs w:val="24"/>
                </w:rPr>
              </w:ins>
            </m:ctrlPr>
          </m:sSubPr>
          <m:e>
            <m:r>
              <w:ins w:id="5418" w:author="Zhang Li" w:date="2022-06-12T15:09:00Z">
                <w:rPr>
                  <w:rFonts w:ascii="Cambria Math" w:eastAsia="宋体" w:hAnsi="Cambria Math" w:cs="Times New Roman"/>
                  <w:kern w:val="0"/>
                  <w:sz w:val="24"/>
                  <w:szCs w:val="24"/>
                </w:rPr>
                <m:t>τ</m:t>
              </w:ins>
            </m:r>
          </m:e>
          <m:sub>
            <m:r>
              <w:ins w:id="5419" w:author="Zhang Li" w:date="2022-06-12T15:09:00Z">
                <w:rPr>
                  <w:rFonts w:ascii="Cambria Math" w:eastAsia="宋体" w:hAnsi="Cambria Math" w:cs="Times New Roman"/>
                  <w:kern w:val="0"/>
                  <w:sz w:val="24"/>
                  <w:szCs w:val="24"/>
                </w:rPr>
                <m:t>o</m:t>
              </w:ins>
            </m:r>
          </m:sub>
        </m:sSub>
        <m:r>
          <w:ins w:id="5420" w:author="Zhang Li" w:date="2022-06-12T15:09:00Z">
            <w:rPr>
              <w:rFonts w:ascii="Cambria Math" w:eastAsia="宋体" w:hAnsi="Cambria Math" w:cs="Times New Roman"/>
              <w:kern w:val="0"/>
              <w:sz w:val="24"/>
              <w:szCs w:val="24"/>
            </w:rPr>
            <m:t>⋅</m:t>
          </w:ins>
        </m:r>
        <m:d>
          <m:dPr>
            <m:begChr m:val="⌈"/>
            <m:endChr m:val="⌉"/>
            <m:ctrlPr>
              <w:ins w:id="5421" w:author="Zhang Li" w:date="2022-06-12T15:09:00Z">
                <w:rPr>
                  <w:rFonts w:ascii="Cambria Math" w:eastAsia="宋体" w:hAnsi="Cambria Math" w:cs="Times New Roman"/>
                  <w:i/>
                  <w:kern w:val="0"/>
                  <w:sz w:val="24"/>
                  <w:szCs w:val="24"/>
                </w:rPr>
              </w:ins>
            </m:ctrlPr>
          </m:dPr>
          <m:e>
            <m:f>
              <m:fPr>
                <m:ctrlPr>
                  <w:ins w:id="5422" w:author="Zhang Li" w:date="2022-06-12T15:09:00Z">
                    <w:rPr>
                      <w:rFonts w:ascii="Cambria Math" w:eastAsia="宋体" w:hAnsi="Cambria Math" w:cs="Times New Roman"/>
                      <w:i/>
                      <w:kern w:val="0"/>
                      <w:sz w:val="24"/>
                      <w:szCs w:val="24"/>
                    </w:rPr>
                  </w:ins>
                </m:ctrlPr>
              </m:fPr>
              <m:num>
                <m:func>
                  <m:funcPr>
                    <m:ctrlPr>
                      <w:ins w:id="5423" w:author="Zhang Li" w:date="2022-06-12T15:09:00Z">
                        <w:rPr>
                          <w:rFonts w:ascii="Cambria Math" w:eastAsia="宋体" w:hAnsi="Cambria Math" w:cs="Times New Roman"/>
                          <w:i/>
                          <w:kern w:val="0"/>
                          <w:sz w:val="24"/>
                          <w:szCs w:val="24"/>
                        </w:rPr>
                      </w:ins>
                    </m:ctrlPr>
                  </m:funcPr>
                  <m:fName>
                    <m:r>
                      <w:ins w:id="5424" w:author="Zhang Li" w:date="2022-06-12T15:09:00Z">
                        <m:rPr>
                          <m:sty m:val="p"/>
                        </m:rPr>
                        <w:rPr>
                          <w:rFonts w:ascii="Cambria Math" w:eastAsia="宋体" w:hAnsi="Cambria Math" w:cs="Times New Roman"/>
                          <w:kern w:val="0"/>
                          <w:sz w:val="24"/>
                          <w:szCs w:val="24"/>
                        </w:rPr>
                        <m:t>log</m:t>
                      </w:ins>
                    </m:r>
                  </m:fName>
                  <m:e>
                    <m:d>
                      <m:dPr>
                        <m:ctrlPr>
                          <w:ins w:id="5425" w:author="Zhang Li" w:date="2022-06-12T15:09:00Z">
                            <w:rPr>
                              <w:rFonts w:ascii="Cambria Math" w:eastAsia="宋体" w:hAnsi="Cambria Math" w:cs="Times New Roman"/>
                              <w:i/>
                              <w:kern w:val="0"/>
                              <w:sz w:val="24"/>
                              <w:szCs w:val="24"/>
                            </w:rPr>
                          </w:ins>
                        </m:ctrlPr>
                      </m:dPr>
                      <m:e>
                        <m:r>
                          <w:ins w:id="5426" w:author="Zhang Li" w:date="2022-06-12T15:09:00Z">
                            <w:rPr>
                              <w:rFonts w:ascii="Cambria Math" w:eastAsia="宋体" w:hAnsi="Cambria Math" w:cs="Times New Roman"/>
                              <w:kern w:val="0"/>
                              <w:sz w:val="24"/>
                              <w:szCs w:val="24"/>
                            </w:rPr>
                            <m:t>1-ς</m:t>
                          </w:ins>
                        </m:r>
                      </m:e>
                    </m:d>
                  </m:e>
                </m:func>
              </m:num>
              <m:den>
                <m:func>
                  <m:funcPr>
                    <m:ctrlPr>
                      <w:ins w:id="5427" w:author="Zhang Li" w:date="2022-06-12T15:09:00Z">
                        <w:rPr>
                          <w:rFonts w:ascii="Cambria Math" w:eastAsia="宋体" w:hAnsi="Cambria Math" w:cs="Times New Roman"/>
                          <w:i/>
                          <w:kern w:val="0"/>
                          <w:sz w:val="24"/>
                          <w:szCs w:val="24"/>
                        </w:rPr>
                      </w:ins>
                    </m:ctrlPr>
                  </m:funcPr>
                  <m:fName>
                    <m:r>
                      <w:ins w:id="5428" w:author="Zhang Li" w:date="2022-06-12T15:09:00Z">
                        <m:rPr>
                          <m:sty m:val="p"/>
                        </m:rPr>
                        <w:rPr>
                          <w:rFonts w:ascii="Cambria Math" w:eastAsia="宋体" w:hAnsi="Cambria Math" w:cs="Times New Roman"/>
                          <w:kern w:val="0"/>
                          <w:sz w:val="24"/>
                          <w:szCs w:val="24"/>
                        </w:rPr>
                        <m:t>log</m:t>
                      </w:ins>
                    </m:r>
                  </m:fName>
                  <m:e>
                    <m:d>
                      <m:dPr>
                        <m:ctrlPr>
                          <w:ins w:id="5429" w:author="Zhang Li" w:date="2022-06-12T15:09:00Z">
                            <w:rPr>
                              <w:rFonts w:ascii="Cambria Math" w:eastAsia="宋体" w:hAnsi="Cambria Math" w:cs="Times New Roman"/>
                              <w:i/>
                              <w:kern w:val="0"/>
                              <w:sz w:val="24"/>
                              <w:szCs w:val="24"/>
                            </w:rPr>
                          </w:ins>
                        </m:ctrlPr>
                      </m:dPr>
                      <m:e>
                        <m:r>
                          <w:ins w:id="5430" w:author="Zhang Li" w:date="2022-06-12T15:09:00Z">
                            <w:rPr>
                              <w:rFonts w:ascii="Cambria Math" w:eastAsia="宋体" w:hAnsi="Cambria Math" w:cs="Times New Roman"/>
                              <w:kern w:val="0"/>
                              <w:sz w:val="24"/>
                              <w:szCs w:val="24"/>
                            </w:rPr>
                            <m:t>1-</m:t>
                          </w:ins>
                        </m:r>
                        <m:r>
                          <w:ins w:id="5431" w:author="Zhang Li" w:date="2022-06-12T15:09:00Z">
                            <w:rPr>
                              <w:rFonts w:ascii="Cambria Math" w:eastAsia="宋体" w:hAnsi="Cambria Math" w:cs="Times New Roman" w:hint="eastAsia"/>
                              <w:kern w:val="0"/>
                              <w:sz w:val="24"/>
                              <w:szCs w:val="24"/>
                            </w:rPr>
                            <m:t>N</m:t>
                          </w:ins>
                        </m:r>
                        <m:r>
                          <w:ins w:id="5432" w:author="Zhang Li" w:date="2022-06-12T15:09:00Z">
                            <w:rPr>
                              <w:rFonts w:ascii="Cambria Math" w:eastAsia="宋体" w:hAnsi="Cambria Math" w:cs="Times New Roman"/>
                              <w:kern w:val="0"/>
                              <w:sz w:val="24"/>
                              <w:szCs w:val="24"/>
                            </w:rPr>
                            <m:t>⋅p⋅</m:t>
                          </w:ins>
                        </m:r>
                        <m:sSup>
                          <m:sSupPr>
                            <m:ctrlPr>
                              <w:ins w:id="5433" w:author="Zhang Li" w:date="2022-06-12T15:09:00Z">
                                <w:rPr>
                                  <w:rFonts w:ascii="Cambria Math" w:eastAsia="宋体" w:hAnsi="Cambria Math" w:cs="Times New Roman"/>
                                  <w:i/>
                                  <w:kern w:val="0"/>
                                  <w:sz w:val="24"/>
                                  <w:szCs w:val="24"/>
                                </w:rPr>
                              </w:ins>
                            </m:ctrlPr>
                          </m:sSupPr>
                          <m:e>
                            <m:d>
                              <m:dPr>
                                <m:ctrlPr>
                                  <w:ins w:id="5434" w:author="Zhang Li" w:date="2022-06-12T15:09:00Z">
                                    <w:rPr>
                                      <w:rFonts w:ascii="Cambria Math" w:eastAsia="宋体" w:hAnsi="Cambria Math" w:cs="Times New Roman"/>
                                      <w:i/>
                                      <w:kern w:val="0"/>
                                      <w:sz w:val="24"/>
                                      <w:szCs w:val="24"/>
                                    </w:rPr>
                                  </w:ins>
                                </m:ctrlPr>
                              </m:dPr>
                              <m:e>
                                <m:r>
                                  <w:ins w:id="5435" w:author="Zhang Li" w:date="2022-06-12T15:09:00Z">
                                    <w:rPr>
                                      <w:rFonts w:ascii="Cambria Math" w:eastAsia="宋体" w:hAnsi="Cambria Math" w:cs="Times New Roman"/>
                                      <w:kern w:val="0"/>
                                      <w:sz w:val="24"/>
                                      <w:szCs w:val="24"/>
                                    </w:rPr>
                                    <m:t>1-p</m:t>
                                  </w:ins>
                                </m:r>
                              </m:e>
                            </m:d>
                          </m:e>
                          <m:sup>
                            <m:r>
                              <w:ins w:id="5436" w:author="Zhang Li" w:date="2022-06-12T15:09:00Z">
                                <w:rPr>
                                  <w:rFonts w:ascii="Cambria Math" w:eastAsia="宋体" w:hAnsi="Cambria Math" w:cs="Times New Roman"/>
                                  <w:kern w:val="0"/>
                                  <w:sz w:val="24"/>
                                  <w:szCs w:val="24"/>
                                </w:rPr>
                                <m:t>N-1</m:t>
                              </w:ins>
                            </m:r>
                          </m:sup>
                        </m:sSup>
                      </m:e>
                    </m:d>
                  </m:e>
                </m:func>
              </m:den>
            </m:f>
          </m:e>
        </m:d>
        <m:r>
          <w:ins w:id="5437" w:author="Zhang Li" w:date="2022-06-12T15:09:00Z">
            <w:rPr>
              <w:rFonts w:ascii="Cambria Math" w:eastAsia="宋体" w:hAnsi="Cambria Math" w:cs="Times New Roman"/>
              <w:kern w:val="0"/>
              <w:sz w:val="24"/>
              <w:szCs w:val="24"/>
            </w:rPr>
            <m:t>⋅[</m:t>
          </w:ins>
        </m:r>
        <m:nary>
          <m:naryPr>
            <m:chr m:val="∑"/>
            <m:limLoc m:val="undOvr"/>
            <m:ctrlPr>
              <w:ins w:id="5438" w:author="Zhang Li" w:date="2022-06-12T15:09:00Z">
                <w:rPr>
                  <w:rFonts w:ascii="Cambria Math" w:eastAsia="宋体" w:hAnsi="Cambria Math" w:cs="Times New Roman"/>
                  <w:i/>
                  <w:kern w:val="0"/>
                  <w:sz w:val="24"/>
                  <w:szCs w:val="24"/>
                </w:rPr>
              </w:ins>
            </m:ctrlPr>
          </m:naryPr>
          <m:sub>
            <m:r>
              <w:ins w:id="5439" w:author="Zhang Li" w:date="2022-06-12T15:09:00Z">
                <w:rPr>
                  <w:rFonts w:ascii="Cambria Math" w:eastAsia="宋体" w:hAnsi="Cambria Math" w:cs="Times New Roman"/>
                  <w:kern w:val="0"/>
                  <w:sz w:val="24"/>
                  <w:szCs w:val="24"/>
                </w:rPr>
                <m:t>i=0</m:t>
              </w:ins>
            </m:r>
          </m:sub>
          <m:sup>
            <m:r>
              <w:ins w:id="5440" w:author="Zhang Li" w:date="2022-06-12T15:09:00Z">
                <w:rPr>
                  <w:rFonts w:ascii="Cambria Math" w:eastAsia="宋体" w:hAnsi="Cambria Math" w:cs="Times New Roman"/>
                  <w:kern w:val="0"/>
                  <w:sz w:val="24"/>
                  <w:szCs w:val="24"/>
                </w:rPr>
                <m:t>N</m:t>
              </w:ins>
            </m:r>
            <m:r>
              <w:ins w:id="5441" w:author="ThinkPad" w:date="2022-06-18T11:22:00Z">
                <w:rPr>
                  <w:rFonts w:ascii="Cambria Math" w:eastAsia="宋体" w:hAnsi="Cambria Math" w:cs="Times New Roman"/>
                  <w:kern w:val="0"/>
                  <w:sz w:val="24"/>
                  <w:szCs w:val="24"/>
                  <w:highlight w:val="yellow"/>
                  <w:rPrChange w:id="5442" w:author="ThinkPad" w:date="2022-06-18T11:22:00Z">
                    <w:rPr>
                      <w:rFonts w:ascii="Cambria Math" w:eastAsia="宋体" w:hAnsi="Cambria Math" w:cs="Times New Roman"/>
                      <w:kern w:val="0"/>
                      <w:sz w:val="24"/>
                      <w:szCs w:val="24"/>
                    </w:rPr>
                  </w:rPrChange>
                </w:rPr>
                <m:t>-1</m:t>
              </w:ins>
            </m:r>
          </m:sup>
          <m:e>
            <m:sSub>
              <m:sSubPr>
                <m:ctrlPr>
                  <w:ins w:id="5443" w:author="Zhang Li" w:date="2022-06-12T15:09:00Z">
                    <w:rPr>
                      <w:rFonts w:ascii="Cambria Math" w:eastAsia="宋体" w:hAnsi="Cambria Math" w:cs="Times New Roman"/>
                      <w:i/>
                      <w:kern w:val="0"/>
                      <w:sz w:val="24"/>
                      <w:szCs w:val="24"/>
                    </w:rPr>
                  </w:ins>
                </m:ctrlPr>
              </m:sSubPr>
              <m:e>
                <m:r>
                  <w:ins w:id="5444" w:author="Zhang Li" w:date="2022-06-12T15:09:00Z">
                    <w:rPr>
                      <w:rFonts w:ascii="Cambria Math" w:eastAsia="宋体" w:hAnsi="Cambria Math" w:cs="Times New Roman"/>
                      <w:kern w:val="0"/>
                      <w:sz w:val="24"/>
                      <w:szCs w:val="24"/>
                    </w:rPr>
                    <m:t>T</m:t>
                  </w:ins>
                </m:r>
              </m:e>
              <m:sub>
                <m:r>
                  <w:ins w:id="5445" w:author="Zhang Li" w:date="2022-06-12T15:09:00Z">
                    <w:rPr>
                      <w:rFonts w:ascii="Cambria Math" w:eastAsia="宋体" w:hAnsi="Cambria Math" w:cs="Times New Roman"/>
                      <w:kern w:val="0"/>
                      <w:sz w:val="24"/>
                      <w:szCs w:val="24"/>
                    </w:rPr>
                    <m:t xml:space="preserve">c,sig </m:t>
                  </w:ins>
                </m:r>
              </m:sub>
            </m:sSub>
          </m:e>
        </m:nary>
        <m:r>
          <w:ins w:id="5446" w:author="Zhang Li" w:date="2022-06-12T15:09:00Z">
            <w:rPr>
              <w:rFonts w:ascii="Cambria Math" w:eastAsia="宋体" w:hAnsi="Cambria Math" w:cs="Times New Roman"/>
              <w:kern w:val="0"/>
              <w:sz w:val="24"/>
              <w:szCs w:val="24"/>
            </w:rPr>
            <m:t>+</m:t>
          </w:ins>
        </m:r>
        <m:sSubSup>
          <m:sSubSupPr>
            <m:ctrlPr>
              <w:ins w:id="5447" w:author="Zhang Li" w:date="2022-06-12T15:09:00Z">
                <w:rPr>
                  <w:rFonts w:ascii="Cambria Math" w:eastAsia="宋体" w:hAnsi="Cambria Math" w:cs="Times New Roman"/>
                  <w:i/>
                  <w:kern w:val="0"/>
                  <w:sz w:val="24"/>
                  <w:szCs w:val="24"/>
                </w:rPr>
              </w:ins>
            </m:ctrlPr>
          </m:sSubSupPr>
          <m:e>
            <m:r>
              <w:ins w:id="5448" w:author="Zhang Li" w:date="2022-06-12T15:09:00Z">
                <w:rPr>
                  <w:rFonts w:ascii="Cambria Math" w:eastAsia="宋体" w:hAnsi="Cambria Math" w:cs="Times New Roman"/>
                  <w:kern w:val="0"/>
                  <w:sz w:val="24"/>
                  <w:szCs w:val="24"/>
                </w:rPr>
                <m:t>T</m:t>
              </w:ins>
            </m:r>
          </m:e>
          <m:sub>
            <m:r>
              <w:ins w:id="5449" w:author="Zhang Li" w:date="2022-06-12T15:09:00Z">
                <w:rPr>
                  <w:rFonts w:ascii="Cambria Math" w:eastAsia="宋体" w:hAnsi="Cambria Math" w:cs="Times New Roman"/>
                  <w:kern w:val="0"/>
                  <w:sz w:val="24"/>
                  <w:szCs w:val="24"/>
                </w:rPr>
                <m:t>c,B</m:t>
              </w:ins>
            </m:r>
          </m:sub>
          <m:sup>
            <m:r>
              <w:ins w:id="5450" w:author="Zhang Li" w:date="2022-06-12T15:09:00Z">
                <w:rPr>
                  <w:rFonts w:ascii="Cambria Math" w:eastAsia="宋体" w:hAnsi="Cambria Math" w:cs="Times New Roman"/>
                  <w:kern w:val="0"/>
                  <w:sz w:val="24"/>
                  <w:szCs w:val="24"/>
                </w:rPr>
                <m:t>max</m:t>
              </w:ins>
            </m:r>
          </m:sup>
        </m:sSubSup>
        <m:r>
          <w:ins w:id="5451" w:author="Zhang Li" w:date="2022-06-12T15:09:00Z">
            <w:rPr>
              <w:rFonts w:ascii="Cambria Math" w:eastAsia="宋体" w:hAnsi="Cambria Math" w:cs="Times New Roman"/>
              <w:kern w:val="0"/>
              <w:sz w:val="24"/>
              <w:szCs w:val="24"/>
            </w:rPr>
            <m:t>]</m:t>
          </w:ins>
        </m:r>
      </m:oMath>
      <w:ins w:id="54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453" w:author="Zhang Li" w:date="2022-06-12T15:09:00Z">
                <w:rPr>
                  <w:rFonts w:ascii="Cambria Math" w:eastAsia="宋体" w:hAnsi="Cambria Math" w:cs="Times New Roman"/>
                  <w:i/>
                  <w:kern w:val="0"/>
                  <w:sz w:val="24"/>
                  <w:szCs w:val="24"/>
                </w:rPr>
              </w:ins>
            </m:ctrlPr>
          </m:sSubSupPr>
          <m:e>
            <m:r>
              <w:ins w:id="5454" w:author="Zhang Li" w:date="2022-06-12T15:09:00Z">
                <w:rPr>
                  <w:rFonts w:ascii="Cambria Math" w:eastAsia="宋体" w:hAnsi="Cambria Math" w:cs="Times New Roman"/>
                  <w:kern w:val="0"/>
                  <w:sz w:val="24"/>
                  <w:szCs w:val="24"/>
                </w:rPr>
                <m:t>L</m:t>
              </w:ins>
            </m:r>
          </m:e>
          <m:sub>
            <m:r>
              <w:ins w:id="5455" w:author="Zhang Li" w:date="2022-06-12T15:09:00Z">
                <w:rPr>
                  <w:rFonts w:ascii="Cambria Math" w:eastAsia="宋体" w:hAnsi="Cambria Math" w:cs="Times New Roman"/>
                  <w:kern w:val="0"/>
                  <w:sz w:val="24"/>
                  <w:szCs w:val="24"/>
                </w:rPr>
                <m:t>empty</m:t>
              </w:ins>
            </m:r>
          </m:sub>
          <m:sup>
            <m:r>
              <w:ins w:id="5456" w:author="Zhang Li" w:date="2022-06-12T15:09:00Z">
                <w:rPr>
                  <w:rFonts w:ascii="Cambria Math" w:eastAsia="宋体" w:hAnsi="Cambria Math" w:cs="Times New Roman"/>
                  <w:kern w:val="0"/>
                  <w:sz w:val="24"/>
                  <w:szCs w:val="24"/>
                </w:rPr>
                <m:t>max</m:t>
              </w:ins>
            </m:r>
          </m:sup>
        </m:sSubSup>
        <m:r>
          <w:ins w:id="5457" w:author="Zhang Li" w:date="2022-06-12T15:09:00Z">
            <w:rPr>
              <w:rFonts w:ascii="Cambria Math" w:eastAsia="宋体" w:hAnsi="Cambria Math" w:cs="Times New Roman"/>
              <w:kern w:val="0"/>
              <w:sz w:val="24"/>
              <w:szCs w:val="24"/>
            </w:rPr>
            <m:t>=</m:t>
          </w:ins>
        </m:r>
        <m:sSub>
          <m:sSubPr>
            <m:ctrlPr>
              <w:ins w:id="5458" w:author="Zhang Li" w:date="2022-06-12T15:09:00Z">
                <w:rPr>
                  <w:rFonts w:ascii="Cambria Math" w:eastAsia="宋体" w:hAnsi="Cambria Math" w:cs="Times New Roman"/>
                  <w:i/>
                  <w:kern w:val="0"/>
                  <w:sz w:val="24"/>
                  <w:szCs w:val="24"/>
                </w:rPr>
              </w:ins>
            </m:ctrlPr>
          </m:sSubPr>
          <m:e>
            <m:r>
              <w:ins w:id="5459" w:author="Zhang Li" w:date="2022-06-12T15:09:00Z">
                <w:rPr>
                  <w:rFonts w:ascii="Cambria Math" w:eastAsia="宋体" w:hAnsi="Cambria Math" w:cs="Times New Roman"/>
                  <w:kern w:val="0"/>
                  <w:sz w:val="24"/>
                  <w:szCs w:val="24"/>
                </w:rPr>
                <m:t>τ</m:t>
              </w:ins>
            </m:r>
          </m:e>
          <m:sub>
            <m:r>
              <w:ins w:id="5460" w:author="Zhang Li" w:date="2022-06-12T15:09:00Z">
                <w:rPr>
                  <w:rFonts w:ascii="Cambria Math" w:eastAsia="宋体" w:hAnsi="Cambria Math" w:cs="Times New Roman"/>
                  <w:kern w:val="0"/>
                  <w:sz w:val="24"/>
                  <w:szCs w:val="24"/>
                </w:rPr>
                <m:t>o</m:t>
              </w:ins>
            </m:r>
          </m:sub>
        </m:sSub>
        <m:r>
          <w:ins w:id="5461" w:author="Zhang Li" w:date="2022-06-12T15:09:00Z">
            <w:rPr>
              <w:rFonts w:ascii="Cambria Math" w:eastAsia="宋体" w:hAnsi="Cambria Math" w:cs="Times New Roman"/>
              <w:kern w:val="0"/>
              <w:sz w:val="24"/>
              <w:szCs w:val="24"/>
            </w:rPr>
            <m:t>⋅</m:t>
          </w:ins>
        </m:r>
        <m:d>
          <m:dPr>
            <m:begChr m:val="⌈"/>
            <m:endChr m:val="⌉"/>
            <m:ctrlPr>
              <w:ins w:id="5462" w:author="Zhang Li" w:date="2022-06-12T15:09:00Z">
                <w:rPr>
                  <w:rFonts w:ascii="Cambria Math" w:eastAsia="宋体" w:hAnsi="Cambria Math" w:cs="Times New Roman"/>
                  <w:i/>
                  <w:kern w:val="0"/>
                  <w:sz w:val="24"/>
                  <w:szCs w:val="24"/>
                </w:rPr>
              </w:ins>
            </m:ctrlPr>
          </m:dPr>
          <m:e>
            <m:f>
              <m:fPr>
                <m:ctrlPr>
                  <w:ins w:id="5463" w:author="Zhang Li" w:date="2022-06-12T15:09:00Z">
                    <w:rPr>
                      <w:rFonts w:ascii="Cambria Math" w:eastAsia="宋体" w:hAnsi="Cambria Math" w:cs="Times New Roman"/>
                      <w:i/>
                      <w:kern w:val="0"/>
                      <w:sz w:val="24"/>
                      <w:szCs w:val="24"/>
                    </w:rPr>
                  </w:ins>
                </m:ctrlPr>
              </m:fPr>
              <m:num>
                <m:func>
                  <m:funcPr>
                    <m:ctrlPr>
                      <w:ins w:id="5464" w:author="Zhang Li" w:date="2022-06-12T15:09:00Z">
                        <w:rPr>
                          <w:rFonts w:ascii="Cambria Math" w:eastAsia="宋体" w:hAnsi="Cambria Math" w:cs="Times New Roman"/>
                          <w:i/>
                          <w:kern w:val="0"/>
                          <w:sz w:val="24"/>
                          <w:szCs w:val="24"/>
                        </w:rPr>
                      </w:ins>
                    </m:ctrlPr>
                  </m:funcPr>
                  <m:fName>
                    <m:r>
                      <w:ins w:id="5465" w:author="Zhang Li" w:date="2022-06-12T15:09:00Z">
                        <m:rPr>
                          <m:sty m:val="p"/>
                        </m:rPr>
                        <w:rPr>
                          <w:rFonts w:ascii="Cambria Math" w:eastAsia="宋体" w:hAnsi="Cambria Math" w:cs="Times New Roman"/>
                          <w:kern w:val="0"/>
                          <w:sz w:val="24"/>
                          <w:szCs w:val="24"/>
                        </w:rPr>
                        <m:t>log</m:t>
                      </w:ins>
                    </m:r>
                  </m:fName>
                  <m:e>
                    <m:d>
                      <m:dPr>
                        <m:ctrlPr>
                          <w:ins w:id="5466" w:author="Zhang Li" w:date="2022-06-12T15:09:00Z">
                            <w:rPr>
                              <w:rFonts w:ascii="Cambria Math" w:eastAsia="宋体" w:hAnsi="Cambria Math" w:cs="Times New Roman"/>
                              <w:i/>
                              <w:kern w:val="0"/>
                              <w:sz w:val="24"/>
                              <w:szCs w:val="24"/>
                            </w:rPr>
                          </w:ins>
                        </m:ctrlPr>
                      </m:dPr>
                      <m:e>
                        <m:r>
                          <w:ins w:id="5467" w:author="Zhang Li" w:date="2022-06-12T15:09:00Z">
                            <w:rPr>
                              <w:rFonts w:ascii="Cambria Math" w:eastAsia="宋体" w:hAnsi="Cambria Math" w:cs="Times New Roman"/>
                              <w:kern w:val="0"/>
                              <w:sz w:val="24"/>
                              <w:szCs w:val="24"/>
                            </w:rPr>
                            <m:t>1-ς</m:t>
                          </w:ins>
                        </m:r>
                      </m:e>
                    </m:d>
                  </m:e>
                </m:func>
              </m:num>
              <m:den>
                <m:func>
                  <m:funcPr>
                    <m:ctrlPr>
                      <w:ins w:id="5468" w:author="Zhang Li" w:date="2022-06-12T15:09:00Z">
                        <w:rPr>
                          <w:rFonts w:ascii="Cambria Math" w:eastAsia="宋体" w:hAnsi="Cambria Math" w:cs="Times New Roman"/>
                          <w:i/>
                          <w:kern w:val="0"/>
                          <w:sz w:val="24"/>
                          <w:szCs w:val="24"/>
                        </w:rPr>
                      </w:ins>
                    </m:ctrlPr>
                  </m:funcPr>
                  <m:fName>
                    <m:r>
                      <w:ins w:id="5469" w:author="Zhang Li" w:date="2022-06-12T15:09:00Z">
                        <m:rPr>
                          <m:sty m:val="p"/>
                        </m:rPr>
                        <w:rPr>
                          <w:rFonts w:ascii="Cambria Math" w:eastAsia="宋体" w:hAnsi="Cambria Math" w:cs="Times New Roman"/>
                          <w:kern w:val="0"/>
                          <w:sz w:val="24"/>
                          <w:szCs w:val="24"/>
                        </w:rPr>
                        <m:t>log</m:t>
                      </w:ins>
                    </m:r>
                  </m:fName>
                  <m:e>
                    <m:d>
                      <m:dPr>
                        <m:ctrlPr>
                          <w:ins w:id="5470" w:author="Zhang Li" w:date="2022-06-12T15:09:00Z">
                            <w:rPr>
                              <w:rFonts w:ascii="Cambria Math" w:eastAsia="宋体" w:hAnsi="Cambria Math" w:cs="Times New Roman"/>
                              <w:i/>
                              <w:kern w:val="0"/>
                              <w:sz w:val="24"/>
                              <w:szCs w:val="24"/>
                            </w:rPr>
                          </w:ins>
                        </m:ctrlPr>
                      </m:dPr>
                      <m:e>
                        <m:r>
                          <w:ins w:id="5471" w:author="Zhang Li" w:date="2022-06-12T15:09:00Z">
                            <w:rPr>
                              <w:rFonts w:ascii="Cambria Math" w:eastAsia="宋体" w:hAnsi="Cambria Math" w:cs="Times New Roman"/>
                              <w:kern w:val="0"/>
                              <w:sz w:val="24"/>
                              <w:szCs w:val="24"/>
                            </w:rPr>
                            <m:t>1-</m:t>
                          </w:ins>
                        </m:r>
                        <m:r>
                          <w:ins w:id="5472" w:author="Zhang Li" w:date="2022-06-12T15:09:00Z">
                            <w:rPr>
                              <w:rFonts w:ascii="Cambria Math" w:eastAsia="宋体" w:hAnsi="Cambria Math" w:cs="Times New Roman" w:hint="eastAsia"/>
                              <w:kern w:val="0"/>
                              <w:sz w:val="24"/>
                              <w:szCs w:val="24"/>
                            </w:rPr>
                            <m:t>N</m:t>
                          </w:ins>
                        </m:r>
                        <m:r>
                          <w:ins w:id="5473" w:author="Zhang Li" w:date="2022-06-12T15:09:00Z">
                            <w:rPr>
                              <w:rFonts w:ascii="Cambria Math" w:eastAsia="宋体" w:hAnsi="Cambria Math" w:cs="Times New Roman"/>
                              <w:kern w:val="0"/>
                              <w:sz w:val="24"/>
                              <w:szCs w:val="24"/>
                            </w:rPr>
                            <m:t>⋅p⋅</m:t>
                          </w:ins>
                        </m:r>
                        <m:sSup>
                          <m:sSupPr>
                            <m:ctrlPr>
                              <w:ins w:id="5474" w:author="Zhang Li" w:date="2022-06-12T15:09:00Z">
                                <w:rPr>
                                  <w:rFonts w:ascii="Cambria Math" w:eastAsia="宋体" w:hAnsi="Cambria Math" w:cs="Times New Roman"/>
                                  <w:i/>
                                  <w:kern w:val="0"/>
                                  <w:sz w:val="24"/>
                                  <w:szCs w:val="24"/>
                                </w:rPr>
                              </w:ins>
                            </m:ctrlPr>
                          </m:sSupPr>
                          <m:e>
                            <m:d>
                              <m:dPr>
                                <m:ctrlPr>
                                  <w:ins w:id="5475" w:author="Zhang Li" w:date="2022-06-12T15:09:00Z">
                                    <w:rPr>
                                      <w:rFonts w:ascii="Cambria Math" w:eastAsia="宋体" w:hAnsi="Cambria Math" w:cs="Times New Roman"/>
                                      <w:i/>
                                      <w:kern w:val="0"/>
                                      <w:sz w:val="24"/>
                                      <w:szCs w:val="24"/>
                                    </w:rPr>
                                  </w:ins>
                                </m:ctrlPr>
                              </m:dPr>
                              <m:e>
                                <m:r>
                                  <w:ins w:id="5476" w:author="Zhang Li" w:date="2022-06-12T15:09:00Z">
                                    <w:rPr>
                                      <w:rFonts w:ascii="Cambria Math" w:eastAsia="宋体" w:hAnsi="Cambria Math" w:cs="Times New Roman"/>
                                      <w:kern w:val="0"/>
                                      <w:sz w:val="24"/>
                                      <w:szCs w:val="24"/>
                                    </w:rPr>
                                    <m:t>1-p</m:t>
                                  </w:ins>
                                </m:r>
                              </m:e>
                            </m:d>
                          </m:e>
                          <m:sup>
                            <m:r>
                              <w:ins w:id="5477" w:author="Zhang Li" w:date="2022-06-12T15:09:00Z">
                                <w:rPr>
                                  <w:rFonts w:ascii="Cambria Math" w:eastAsia="宋体" w:hAnsi="Cambria Math" w:cs="Times New Roman"/>
                                  <w:kern w:val="0"/>
                                  <w:sz w:val="24"/>
                                  <w:szCs w:val="24"/>
                                </w:rPr>
                                <m:t>N-1</m:t>
                              </w:ins>
                            </m:r>
                          </m:sup>
                        </m:sSup>
                      </m:e>
                    </m:d>
                  </m:e>
                </m:func>
              </m:den>
            </m:f>
          </m:e>
        </m:d>
        <m:r>
          <w:ins w:id="5478" w:author="Zhang Li" w:date="2022-06-12T15:09:00Z">
            <w:rPr>
              <w:rFonts w:ascii="Cambria Math" w:eastAsia="宋体" w:hAnsi="Cambria Math" w:cs="Times New Roman"/>
              <w:kern w:val="0"/>
              <w:sz w:val="24"/>
              <w:szCs w:val="24"/>
            </w:rPr>
            <m:t>⋅ [</m:t>
          </w:ins>
        </m:r>
        <m:nary>
          <m:naryPr>
            <m:chr m:val="∑"/>
            <m:limLoc m:val="undOvr"/>
            <m:ctrlPr>
              <w:ins w:id="5479" w:author="Zhang Li" w:date="2022-06-12T15:09:00Z">
                <w:rPr>
                  <w:rFonts w:ascii="Cambria Math" w:eastAsia="宋体" w:hAnsi="Cambria Math" w:cs="Times New Roman"/>
                  <w:i/>
                  <w:kern w:val="0"/>
                  <w:sz w:val="24"/>
                  <w:szCs w:val="24"/>
                </w:rPr>
              </w:ins>
            </m:ctrlPr>
          </m:naryPr>
          <m:sub>
            <m:r>
              <w:ins w:id="5480" w:author="Zhang Li" w:date="2022-06-12T15:09:00Z">
                <w:rPr>
                  <w:rFonts w:ascii="Cambria Math" w:eastAsia="宋体" w:hAnsi="Cambria Math" w:cs="Times New Roman"/>
                  <w:kern w:val="0"/>
                  <w:sz w:val="24"/>
                  <w:szCs w:val="24"/>
                </w:rPr>
                <m:t>i=0</m:t>
              </w:ins>
            </m:r>
          </m:sub>
          <m:sup>
            <m:r>
              <w:ins w:id="5481" w:author="Zhang Li" w:date="2022-06-12T15:09:00Z">
                <w:rPr>
                  <w:rFonts w:ascii="Cambria Math" w:eastAsia="宋体" w:hAnsi="Cambria Math" w:cs="Times New Roman"/>
                  <w:kern w:val="0"/>
                  <w:sz w:val="24"/>
                  <w:szCs w:val="24"/>
                </w:rPr>
                <m:t>N</m:t>
              </w:ins>
            </m:r>
            <m:r>
              <w:ins w:id="5482" w:author="ThinkPad" w:date="2022-06-18T11:22:00Z">
                <w:rPr>
                  <w:rFonts w:ascii="微软雅黑" w:eastAsia="微软雅黑" w:hAnsi="微软雅黑" w:cs="微软雅黑"/>
                  <w:kern w:val="0"/>
                  <w:sz w:val="24"/>
                  <w:szCs w:val="24"/>
                  <w:highlight w:val="yellow"/>
                  <w:rPrChange w:id="5483" w:author="ThinkPad" w:date="2022-06-18T11:22:00Z">
                    <w:rPr>
                      <w:rFonts w:ascii="微软雅黑" w:eastAsia="微软雅黑" w:hAnsi="微软雅黑" w:cs="微软雅黑"/>
                      <w:kern w:val="0"/>
                      <w:sz w:val="24"/>
                      <w:szCs w:val="24"/>
                    </w:rPr>
                  </w:rPrChange>
                </w:rPr>
                <m:t>-</m:t>
              </w:ins>
            </m:r>
            <m:r>
              <w:ins w:id="5484" w:author="ThinkPad" w:date="2022-06-18T11:22:00Z">
                <w:rPr>
                  <w:rFonts w:ascii="Cambria Math" w:eastAsia="宋体" w:hAnsi="Cambria Math" w:cs="Times New Roman"/>
                  <w:kern w:val="0"/>
                  <w:sz w:val="24"/>
                  <w:szCs w:val="24"/>
                  <w:highlight w:val="yellow"/>
                  <w:rPrChange w:id="5485" w:author="ThinkPad" w:date="2022-06-18T11:22:00Z">
                    <w:rPr>
                      <w:rFonts w:ascii="Cambria Math" w:eastAsia="宋体" w:hAnsi="Cambria Math" w:cs="Times New Roman"/>
                      <w:kern w:val="0"/>
                      <w:sz w:val="24"/>
                      <w:szCs w:val="24"/>
                    </w:rPr>
                  </w:rPrChange>
                </w:rPr>
                <m:t>1</m:t>
              </w:ins>
            </m:r>
          </m:sup>
          <m:e>
            <m:sSub>
              <m:sSubPr>
                <m:ctrlPr>
                  <w:ins w:id="5486" w:author="Zhang Li" w:date="2022-06-12T15:09:00Z">
                    <w:rPr>
                      <w:rFonts w:ascii="Cambria Math" w:eastAsia="宋体" w:hAnsi="Cambria Math" w:cs="Times New Roman"/>
                      <w:i/>
                      <w:kern w:val="0"/>
                      <w:sz w:val="24"/>
                      <w:szCs w:val="24"/>
                    </w:rPr>
                  </w:ins>
                </m:ctrlPr>
              </m:sSubPr>
              <m:e>
                <m:r>
                  <w:ins w:id="5487" w:author="Zhang Li" w:date="2022-06-12T15:09:00Z">
                    <w:rPr>
                      <w:rFonts w:ascii="Cambria Math" w:eastAsia="宋体" w:hAnsi="Cambria Math" w:cs="Times New Roman"/>
                      <w:kern w:val="0"/>
                      <w:sz w:val="24"/>
                      <w:szCs w:val="24"/>
                    </w:rPr>
                    <m:t>T</m:t>
                  </w:ins>
                </m:r>
              </m:e>
              <m:sub>
                <m:r>
                  <w:ins w:id="5488" w:author="Zhang Li" w:date="2022-06-12T15:09:00Z">
                    <w:rPr>
                      <w:rFonts w:ascii="Cambria Math" w:eastAsia="宋体" w:hAnsi="Cambria Math" w:cs="Times New Roman"/>
                      <w:kern w:val="0"/>
                      <w:sz w:val="24"/>
                      <w:szCs w:val="24"/>
                    </w:rPr>
                    <m:t xml:space="preserve">c,sig </m:t>
                  </w:ins>
                </m:r>
              </m:sub>
            </m:sSub>
          </m:e>
        </m:nary>
        <m:r>
          <w:ins w:id="5489" w:author="Zhang Li" w:date="2022-06-12T15:09:00Z">
            <w:rPr>
              <w:rFonts w:ascii="Cambria Math" w:eastAsia="宋体" w:hAnsi="Cambria Math" w:cs="Times New Roman"/>
              <w:kern w:val="0"/>
              <w:sz w:val="24"/>
              <w:szCs w:val="24"/>
            </w:rPr>
            <m:t>+</m:t>
          </w:ins>
        </m:r>
        <m:sSubSup>
          <m:sSubSupPr>
            <m:ctrlPr>
              <w:ins w:id="5490" w:author="Zhang Li" w:date="2022-06-12T15:09:00Z">
                <w:rPr>
                  <w:rFonts w:ascii="Cambria Math" w:eastAsia="宋体" w:hAnsi="Cambria Math" w:cs="Times New Roman"/>
                  <w:i/>
                  <w:kern w:val="0"/>
                  <w:sz w:val="24"/>
                  <w:szCs w:val="24"/>
                </w:rPr>
              </w:ins>
            </m:ctrlPr>
          </m:sSubSupPr>
          <m:e>
            <m:r>
              <w:ins w:id="5491" w:author="Zhang Li" w:date="2022-06-12T15:09:00Z">
                <w:rPr>
                  <w:rFonts w:ascii="Cambria Math" w:eastAsia="宋体" w:hAnsi="Cambria Math" w:cs="Times New Roman"/>
                  <w:kern w:val="0"/>
                  <w:sz w:val="24"/>
                  <w:szCs w:val="24"/>
                </w:rPr>
                <m:t>T</m:t>
              </w:ins>
            </m:r>
          </m:e>
          <m:sub>
            <m:r>
              <w:ins w:id="5492" w:author="Zhang Li" w:date="2022-06-12T15:09:00Z">
                <w:rPr>
                  <w:rFonts w:ascii="Cambria Math" w:eastAsia="宋体" w:hAnsi="Cambria Math" w:cs="Times New Roman"/>
                  <w:kern w:val="0"/>
                  <w:sz w:val="24"/>
                  <w:szCs w:val="24"/>
                </w:rPr>
                <m:t>c,B</m:t>
              </w:ins>
            </m:r>
          </m:sub>
          <m:sup>
            <m:r>
              <w:ins w:id="5493" w:author="Zhang Li" w:date="2022-06-12T15:09:00Z">
                <w:rPr>
                  <w:rFonts w:ascii="Cambria Math" w:eastAsia="宋体" w:hAnsi="Cambria Math" w:cs="Times New Roman"/>
                  <w:kern w:val="0"/>
                  <w:sz w:val="24"/>
                  <w:szCs w:val="24"/>
                </w:rPr>
                <m:t>empty</m:t>
              </w:ins>
            </m:r>
          </m:sup>
        </m:sSubSup>
        <m:r>
          <w:ins w:id="5494" w:author="Zhang Li" w:date="2022-06-12T15:09:00Z">
            <w:rPr>
              <w:rFonts w:ascii="Cambria Math" w:eastAsia="宋体" w:hAnsi="Cambria Math" w:cs="Times New Roman"/>
              <w:kern w:val="0"/>
              <w:sz w:val="24"/>
              <w:szCs w:val="24"/>
            </w:rPr>
            <m:t>]</m:t>
          </w:ins>
        </m:r>
      </m:oMath>
      <w:ins w:id="549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5496"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5497" w:author="Zhang Li" w:date="2022-06-12T15:09:00Z">
        <w:r>
          <w:rPr>
            <w:rFonts w:ascii="Times New Roman" w:eastAsia="宋体" w:hAnsi="Times New Roman" w:cs="Times New Roman"/>
            <w:kern w:val="0"/>
            <w:sz w:val="24"/>
            <w:szCs w:val="24"/>
          </w:rPr>
          <w:t xml:space="preserve">consensus latency of </w:t>
        </w:r>
      </w:ins>
      <w:ins w:id="5498" w:author="ThinkPad" w:date="2022-06-18T11:21:00Z">
        <w:r w:rsidR="00B269E2">
          <w:rPr>
            <w:rFonts w:ascii="Times New Roman" w:eastAsia="宋体" w:hAnsi="Times New Roman" w:cs="Times New Roman"/>
            <w:kern w:val="0"/>
            <w:sz w:val="24"/>
            <w:szCs w:val="24"/>
          </w:rPr>
          <w:t xml:space="preserve">a </w:t>
        </w:r>
      </w:ins>
      <w:ins w:id="5499" w:author="Zhang Li" w:date="2022-06-12T15:09:00Z">
        <w:r>
          <w:rPr>
            <w:rFonts w:ascii="Times New Roman" w:eastAsia="宋体" w:hAnsi="Times New Roman" w:cs="Times New Roman"/>
            <w:kern w:val="0"/>
            <w:sz w:val="24"/>
            <w:szCs w:val="24"/>
          </w:rPr>
          <w:t xml:space="preserve">valid block and </w:t>
        </w:r>
      </w:ins>
      <w:ins w:id="5500" w:author="ThinkPad" w:date="2022-06-18T11:22:00Z">
        <w:r w:rsidR="00B269E2">
          <w:rPr>
            <w:rFonts w:ascii="Times New Roman" w:eastAsia="宋体" w:hAnsi="Times New Roman" w:cs="Times New Roman"/>
            <w:kern w:val="0"/>
            <w:sz w:val="24"/>
            <w:szCs w:val="24"/>
          </w:rPr>
          <w:t xml:space="preserve">that of </w:t>
        </w:r>
      </w:ins>
      <w:ins w:id="5501" w:author="ThinkPad" w:date="2022-06-18T11:21:00Z">
        <w:r w:rsidR="00B269E2">
          <w:rPr>
            <w:rFonts w:ascii="Times New Roman" w:eastAsia="宋体" w:hAnsi="Times New Roman" w:cs="Times New Roman"/>
            <w:kern w:val="0"/>
            <w:sz w:val="24"/>
            <w:szCs w:val="24"/>
          </w:rPr>
          <w:t>a</w:t>
        </w:r>
      </w:ins>
      <w:ins w:id="5502" w:author="ThinkPad" w:date="2022-06-18T11:22:00Z">
        <w:r w:rsidR="00B269E2">
          <w:rPr>
            <w:rFonts w:ascii="Times New Roman" w:eastAsia="宋体" w:hAnsi="Times New Roman" w:cs="Times New Roman"/>
            <w:kern w:val="0"/>
            <w:sz w:val="24"/>
            <w:szCs w:val="24"/>
          </w:rPr>
          <w:t>n</w:t>
        </w:r>
      </w:ins>
      <w:ins w:id="5503" w:author="ThinkPad" w:date="2022-06-18T11:21:00Z">
        <w:r w:rsidR="00B269E2">
          <w:rPr>
            <w:rFonts w:ascii="Times New Roman" w:eastAsia="宋体" w:hAnsi="Times New Roman" w:cs="Times New Roman"/>
            <w:kern w:val="0"/>
            <w:sz w:val="24"/>
            <w:szCs w:val="24"/>
          </w:rPr>
          <w:t xml:space="preserve"> </w:t>
        </w:r>
      </w:ins>
      <w:ins w:id="5504" w:author="Zhang Li" w:date="2022-06-12T15:09:00Z">
        <w:r>
          <w:rPr>
            <w:rFonts w:ascii="Times New Roman" w:eastAsia="宋体" w:hAnsi="Times New Roman" w:cs="Times New Roman"/>
            <w:kern w:val="0"/>
            <w:sz w:val="24"/>
            <w:szCs w:val="24"/>
          </w:rPr>
          <w:t>empty block, respectively.</w:t>
        </w:r>
      </w:ins>
      <w:ins w:id="5505"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5506" w:author="Zhang Li" w:date="2022-06-12T15:09:00Z">
        <w:r>
          <w:rPr>
            <w:rFonts w:ascii="Times New Roman" w:eastAsia="宋体" w:hAnsi="Times New Roman" w:cs="Times New Roman"/>
            <w:kern w:val="0"/>
            <w:sz w:val="24"/>
            <w:szCs w:val="24"/>
          </w:rPr>
          <w:t xml:space="preserve"> Let </w:t>
        </w:r>
      </w:ins>
      <m:oMath>
        <m:sSub>
          <m:sSubPr>
            <m:ctrlPr>
              <w:ins w:id="5507" w:author="Zhang Li" w:date="2022-06-12T15:09:00Z">
                <w:rPr>
                  <w:rFonts w:ascii="Cambria Math" w:eastAsia="宋体" w:hAnsi="Cambria Math" w:cs="Times New Roman"/>
                  <w:i/>
                  <w:kern w:val="0"/>
                  <w:sz w:val="24"/>
                  <w:szCs w:val="24"/>
                </w:rPr>
              </w:ins>
            </m:ctrlPr>
          </m:sSubPr>
          <m:e>
            <m:r>
              <w:ins w:id="5508" w:author="Zhang Li" w:date="2022-06-12T15:09:00Z">
                <w:rPr>
                  <w:rFonts w:ascii="Cambria Math" w:eastAsia="宋体" w:hAnsi="Cambria Math" w:cs="Times New Roman"/>
                  <w:kern w:val="0"/>
                  <w:sz w:val="24"/>
                  <w:szCs w:val="24"/>
                </w:rPr>
                <m:t>p</m:t>
              </w:ins>
            </m:r>
          </m:e>
          <m:sub>
            <m:r>
              <w:ins w:id="5509" w:author="Zhang Li" w:date="2022-06-12T15:09:00Z">
                <w:rPr>
                  <w:rFonts w:ascii="Cambria Math" w:eastAsia="宋体" w:hAnsi="Cambria Math" w:cs="Times New Roman"/>
                  <w:kern w:val="0"/>
                  <w:sz w:val="24"/>
                  <w:szCs w:val="24"/>
                </w:rPr>
                <m:t>f</m:t>
              </w:ins>
            </m:r>
          </m:sub>
        </m:sSub>
      </m:oMath>
      <w:ins w:id="55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5511"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5512"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5513" w:author="Zhang Li" w:date="2022-06-12T15:09:00Z">
        <w:r>
          <w:rPr>
            <w:rFonts w:ascii="Times New Roman" w:eastAsia="宋体" w:hAnsi="Times New Roman" w:cs="Times New Roman"/>
            <w:kern w:val="0"/>
            <w:sz w:val="24"/>
            <w:szCs w:val="24"/>
          </w:rPr>
          <w:t xml:space="preserve"> network </w:t>
        </w:r>
        <w:del w:id="5514" w:author="ThinkPad" w:date="2022-06-18T12:15:00Z">
          <w:r w:rsidDel="009C46C4">
            <w:rPr>
              <w:rFonts w:ascii="Times New Roman" w:eastAsia="宋体" w:hAnsi="Times New Roman" w:cs="Times New Roman"/>
              <w:kern w:val="0"/>
              <w:sz w:val="24"/>
              <w:szCs w:val="24"/>
            </w:rPr>
            <w:delText>that has</w:delText>
          </w:r>
        </w:del>
      </w:ins>
      <w:ins w:id="5515" w:author="ThinkPad" w:date="2022-06-18T12:15:00Z">
        <w:r w:rsidR="009C46C4">
          <w:rPr>
            <w:rFonts w:ascii="Times New Roman" w:eastAsia="宋体" w:hAnsi="Times New Roman" w:cs="Times New Roman"/>
            <w:kern w:val="0"/>
            <w:sz w:val="24"/>
            <w:szCs w:val="24"/>
          </w:rPr>
          <w:t>having</w:t>
        </w:r>
      </w:ins>
      <w:ins w:id="5516" w:author="Zhang Li" w:date="2022-06-12T15:09:00Z">
        <w:r>
          <w:rPr>
            <w:rFonts w:ascii="Times New Roman" w:eastAsia="宋体" w:hAnsi="Times New Roman" w:cs="Times New Roman"/>
            <w:kern w:val="0"/>
            <w:sz w:val="24"/>
            <w:szCs w:val="24"/>
          </w:rPr>
          <w:t xml:space="preserve"> at most </w:t>
        </w:r>
      </w:ins>
      <m:oMath>
        <m:r>
          <w:ins w:id="5517" w:author="Zhang Li" w:date="2022-06-12T15:09:00Z">
            <w:rPr>
              <w:rFonts w:ascii="Cambria Math" w:eastAsia="宋体" w:hAnsi="Cambria Math" w:cs="Times New Roman"/>
              <w:kern w:val="0"/>
              <w:sz w:val="24"/>
              <w:szCs w:val="24"/>
            </w:rPr>
            <m:t>f=</m:t>
          </w:ins>
        </m:r>
        <m:d>
          <m:dPr>
            <m:begChr m:val="⌊"/>
            <m:endChr m:val="⌋"/>
            <m:ctrlPr>
              <w:ins w:id="5518" w:author="Zhang Li" w:date="2022-06-12T15:09:00Z">
                <w:rPr>
                  <w:rFonts w:ascii="Cambria Math" w:eastAsia="宋体" w:hAnsi="Cambria Math" w:cs="Lucida Sans Unicode"/>
                  <w:i/>
                  <w:kern w:val="0"/>
                  <w:sz w:val="24"/>
                  <w:szCs w:val="24"/>
                </w:rPr>
              </w:ins>
            </m:ctrlPr>
          </m:dPr>
          <m:e>
            <m:f>
              <m:fPr>
                <m:ctrlPr>
                  <w:ins w:id="5519" w:author="Zhang Li" w:date="2022-06-12T15:09:00Z">
                    <w:rPr>
                      <w:rFonts w:ascii="Cambria Math" w:eastAsia="宋体" w:hAnsi="Cambria Math" w:cs="Times New Roman"/>
                      <w:i/>
                      <w:kern w:val="0"/>
                      <w:sz w:val="24"/>
                      <w:szCs w:val="24"/>
                    </w:rPr>
                  </w:ins>
                </m:ctrlPr>
              </m:fPr>
              <m:num>
                <m:r>
                  <w:ins w:id="5520" w:author="Zhang Li" w:date="2022-06-12T15:09:00Z">
                    <w:rPr>
                      <w:rFonts w:ascii="Cambria Math" w:eastAsia="宋体" w:hAnsi="Cambria Math" w:cs="Times New Roman"/>
                      <w:kern w:val="0"/>
                      <w:sz w:val="24"/>
                      <w:szCs w:val="24"/>
                    </w:rPr>
                    <m:t>N-1</m:t>
                  </w:ins>
                </m:r>
              </m:num>
              <m:den>
                <m:r>
                  <w:ins w:id="5521" w:author="Zhang Li" w:date="2022-06-12T15:09:00Z">
                    <w:rPr>
                      <w:rFonts w:ascii="Cambria Math" w:eastAsia="宋体" w:hAnsi="Cambria Math" w:cs="Times New Roman"/>
                      <w:kern w:val="0"/>
                      <w:sz w:val="24"/>
                      <w:szCs w:val="24"/>
                    </w:rPr>
                    <m:t>2</m:t>
                  </w:ins>
                </m:r>
              </m:den>
            </m:f>
            <m:ctrlPr>
              <w:ins w:id="5522" w:author="Zhang Li" w:date="2022-06-12T15:09:00Z">
                <w:rPr>
                  <w:rFonts w:ascii="Cambria Math" w:eastAsia="宋体" w:hAnsi="Cambria Math" w:cs="Times New Roman"/>
                  <w:i/>
                  <w:kern w:val="0"/>
                  <w:sz w:val="24"/>
                  <w:szCs w:val="24"/>
                </w:rPr>
              </w:ins>
            </m:ctrlPr>
          </m:e>
        </m:d>
      </m:oMath>
      <w:ins w:id="552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5524" w:author="ThinkPad" w:date="2022-06-18T12:15:00Z">
          <w:r w:rsidDel="009C46C4">
            <w:rPr>
              <w:rFonts w:ascii="Times New Roman" w:eastAsia="宋体" w:hAnsi="Times New Roman" w:cs="Times New Roman"/>
              <w:kern w:val="0"/>
              <w:sz w:val="24"/>
              <w:szCs w:val="24"/>
            </w:rPr>
            <w:delText xml:space="preserve"> among </w:delText>
          </w:r>
        </w:del>
      </w:ins>
      <m:oMath>
        <m:r>
          <w:ins w:id="5525" w:author="Zhang Li" w:date="2022-06-12T15:09:00Z">
            <w:del w:id="5526" w:author="ThinkPad" w:date="2022-06-18T12:15:00Z">
              <w:rPr>
                <w:rFonts w:ascii="Cambria Math" w:eastAsia="宋体" w:hAnsi="Cambria Math" w:cs="Times New Roman"/>
                <w:kern w:val="0"/>
                <w:sz w:val="24"/>
                <w:szCs w:val="24"/>
              </w:rPr>
              <m:t>N</m:t>
            </w:del>
          </w:ins>
        </m:r>
      </m:oMath>
      <w:ins w:id="5527" w:author="Zhang Li" w:date="2022-06-12T15:09:00Z">
        <w:del w:id="5528"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5529" w:author="ThinkPad" w:date="2022-06-18T12:15:00Z">
        <w:r w:rsidR="009C46C4">
          <w:rPr>
            <w:rFonts w:ascii="Times New Roman" w:eastAsia="宋体" w:hAnsi="Times New Roman" w:cs="Times New Roman"/>
            <w:kern w:val="0"/>
            <w:sz w:val="24"/>
            <w:szCs w:val="24"/>
          </w:rPr>
          <w:t xml:space="preserve"> the</w:t>
        </w:r>
      </w:ins>
      <w:ins w:id="5530"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5531"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2F13AB" w:rsidP="00156A43">
      <w:pPr>
        <w:spacing w:afterLines="50" w:after="156"/>
        <w:rPr>
          <w:ins w:id="5532" w:author="Zhang Li" w:date="2022-06-12T15:09:00Z"/>
          <w:rFonts w:ascii="Times New Roman" w:eastAsia="宋体" w:hAnsi="Times New Roman" w:cs="Times New Roman"/>
          <w:kern w:val="0"/>
          <w:sz w:val="24"/>
          <w:szCs w:val="24"/>
        </w:rPr>
      </w:pPr>
      <m:oMathPara>
        <m:oMath>
          <m:sSub>
            <m:sSubPr>
              <m:ctrlPr>
                <w:ins w:id="5533" w:author="Zhang Li" w:date="2022-06-12T15:09:00Z">
                  <w:rPr>
                    <w:rFonts w:ascii="Cambria Math" w:eastAsia="宋体" w:hAnsi="Cambria Math" w:cs="Times New Roman"/>
                    <w:kern w:val="0"/>
                    <w:sz w:val="24"/>
                    <w:szCs w:val="24"/>
                  </w:rPr>
                </w:ins>
              </m:ctrlPr>
            </m:sSubPr>
            <m:e>
              <m:r>
                <w:ins w:id="5534" w:author="Zhang Li" w:date="2022-06-12T15:09:00Z">
                  <m:rPr>
                    <m:scr m:val="double-struck"/>
                    <m:sty m:val="p"/>
                  </m:rPr>
                  <w:rPr>
                    <w:rFonts w:ascii="Cambria Math" w:eastAsia="宋体" w:hAnsi="Cambria Math" w:cs="Times New Roman"/>
                    <w:kern w:val="0"/>
                    <w:sz w:val="24"/>
                    <w:szCs w:val="24"/>
                  </w:rPr>
                  <m:t>E</m:t>
                </w:ins>
              </m:r>
            </m:e>
            <m:sub>
              <m:sSub>
                <m:sSubPr>
                  <m:ctrlPr>
                    <w:ins w:id="5535" w:author="Zhang Li" w:date="2022-06-12T15:09:00Z">
                      <w:rPr>
                        <w:rFonts w:ascii="Cambria Math" w:eastAsia="宋体" w:hAnsi="Cambria Math" w:cs="Times New Roman"/>
                        <w:kern w:val="0"/>
                        <w:sz w:val="24"/>
                        <w:szCs w:val="24"/>
                      </w:rPr>
                    </w:ins>
                  </m:ctrlPr>
                </m:sSubPr>
                <m:e>
                  <m:r>
                    <w:ins w:id="5536" w:author="Zhang Li" w:date="2022-06-12T15:09:00Z">
                      <w:rPr>
                        <w:rFonts w:ascii="Cambria Math" w:eastAsia="宋体" w:hAnsi="Cambria Math" w:cs="Times New Roman"/>
                        <w:kern w:val="0"/>
                        <w:sz w:val="24"/>
                        <w:szCs w:val="24"/>
                      </w:rPr>
                      <m:t>τ</m:t>
                    </w:ins>
                  </m:r>
                </m:e>
                <m:sub>
                  <m:r>
                    <w:ins w:id="5537" w:author="Zhang Li" w:date="2022-06-12T15:09:00Z">
                      <w:rPr>
                        <w:rFonts w:ascii="Cambria Math" w:eastAsia="宋体" w:hAnsi="Cambria Math" w:cs="Times New Roman"/>
                        <w:kern w:val="0"/>
                        <w:sz w:val="24"/>
                        <w:szCs w:val="24"/>
                      </w:rPr>
                      <m:t>o</m:t>
                    </w:ins>
                  </m:r>
                </m:sub>
              </m:sSub>
            </m:sub>
          </m:sSub>
          <m:r>
            <w:ins w:id="5538" w:author="Zhang Li" w:date="2022-06-12T15:09:00Z">
              <m:rPr>
                <m:sty m:val="p"/>
              </m:rPr>
              <w:rPr>
                <w:rFonts w:ascii="Cambria Math" w:eastAsia="宋体" w:hAnsi="Cambria Math" w:cs="Times New Roman"/>
                <w:kern w:val="0"/>
                <w:sz w:val="24"/>
                <w:szCs w:val="24"/>
              </w:rPr>
              <m:t xml:space="preserve">= </m:t>
            </w:ins>
          </m:r>
          <m:f>
            <m:fPr>
              <m:ctrlPr>
                <w:ins w:id="5539" w:author="Zhang Li" w:date="2022-06-12T15:09:00Z">
                  <w:rPr>
                    <w:rFonts w:ascii="Cambria Math" w:eastAsia="宋体" w:hAnsi="Cambria Math" w:cs="Times New Roman"/>
                    <w:kern w:val="0"/>
                    <w:sz w:val="24"/>
                    <w:szCs w:val="24"/>
                  </w:rPr>
                </w:ins>
              </m:ctrlPr>
            </m:fPr>
            <m:num>
              <m:r>
                <w:ins w:id="5540" w:author="Zhang Li" w:date="2022-06-12T15:09:00Z">
                  <m:rPr>
                    <m:sty m:val="p"/>
                  </m:rPr>
                  <w:rPr>
                    <w:rFonts w:ascii="Cambria Math" w:eastAsia="宋体" w:hAnsi="Cambria Math" w:cs="Times New Roman"/>
                    <w:kern w:val="0"/>
                    <w:sz w:val="24"/>
                    <w:szCs w:val="24"/>
                  </w:rPr>
                  <m:t>1</m:t>
                </w:ins>
              </m:r>
            </m:num>
            <m:den>
              <m:r>
                <w:ins w:id="5541" w:author="Zhang Li" w:date="2022-06-12T15:09:00Z">
                  <w:rPr>
                    <w:rFonts w:ascii="Cambria Math" w:eastAsia="宋体" w:hAnsi="Cambria Math" w:cs="Times New Roman"/>
                    <w:kern w:val="0"/>
                    <w:sz w:val="24"/>
                    <w:szCs w:val="24"/>
                  </w:rPr>
                  <m:t>C</m:t>
                </w:ins>
              </m:r>
            </m:den>
          </m:f>
          <m:nary>
            <m:naryPr>
              <m:chr m:val="∑"/>
              <m:limLoc m:val="undOvr"/>
              <m:ctrlPr>
                <w:ins w:id="5542" w:author="Zhang Li" w:date="2022-06-12T15:09:00Z">
                  <w:rPr>
                    <w:rFonts w:ascii="Cambria Math" w:eastAsia="宋体" w:hAnsi="Cambria Math" w:cs="Times New Roman"/>
                    <w:kern w:val="0"/>
                    <w:sz w:val="24"/>
                    <w:szCs w:val="24"/>
                  </w:rPr>
                </w:ins>
              </m:ctrlPr>
            </m:naryPr>
            <m:sub>
              <m:r>
                <w:ins w:id="5543" w:author="Zhang Li" w:date="2022-06-12T15:09:00Z">
                  <w:rPr>
                    <w:rFonts w:ascii="Cambria Math" w:eastAsia="宋体" w:hAnsi="Cambria Math" w:cs="Times New Roman"/>
                    <w:kern w:val="0"/>
                    <w:sz w:val="24"/>
                    <w:szCs w:val="24"/>
                  </w:rPr>
                  <m:t>c</m:t>
                </w:ins>
              </m:r>
              <m:r>
                <w:ins w:id="5544" w:author="Zhang Li" w:date="2022-06-12T15:09:00Z">
                  <m:rPr>
                    <m:sty m:val="p"/>
                  </m:rPr>
                  <w:rPr>
                    <w:rFonts w:ascii="Cambria Math" w:eastAsia="宋体" w:hAnsi="Cambria Math" w:cs="Times New Roman"/>
                    <w:kern w:val="0"/>
                    <w:sz w:val="24"/>
                    <w:szCs w:val="24"/>
                  </w:rPr>
                  <m:t>=1</m:t>
                </w:ins>
              </m:r>
            </m:sub>
            <m:sup>
              <m:r>
                <w:ins w:id="5545" w:author="Zhang Li" w:date="2022-06-12T15:09:00Z">
                  <w:rPr>
                    <w:rFonts w:ascii="Cambria Math" w:eastAsia="宋体" w:hAnsi="Cambria Math" w:cs="Times New Roman"/>
                    <w:kern w:val="0"/>
                    <w:sz w:val="24"/>
                    <w:szCs w:val="24"/>
                  </w:rPr>
                  <m:t>C</m:t>
                </w:ins>
              </m:r>
            </m:sup>
            <m:e>
              <m:d>
                <m:dPr>
                  <m:begChr m:val="["/>
                  <m:endChr m:val="]"/>
                  <m:ctrlPr>
                    <w:ins w:id="5546" w:author="Zhang Li" w:date="2022-06-12T15:09:00Z">
                      <w:rPr>
                        <w:rFonts w:ascii="Cambria Math" w:eastAsia="宋体" w:hAnsi="Cambria Math" w:cs="Times New Roman"/>
                        <w:kern w:val="0"/>
                        <w:sz w:val="24"/>
                        <w:szCs w:val="24"/>
                      </w:rPr>
                    </w:ins>
                  </m:ctrlPr>
                </m:dPr>
                <m:e>
                  <m:d>
                    <m:dPr>
                      <m:ctrlPr>
                        <w:ins w:id="5547" w:author="Zhang Li" w:date="2022-06-12T15:09:00Z">
                          <w:rPr>
                            <w:rFonts w:ascii="Cambria Math" w:eastAsia="宋体" w:hAnsi="Cambria Math" w:cs="Times New Roman"/>
                            <w:kern w:val="0"/>
                            <w:sz w:val="24"/>
                            <w:szCs w:val="24"/>
                          </w:rPr>
                        </w:ins>
                      </m:ctrlPr>
                    </m:dPr>
                    <m:e>
                      <m:r>
                        <w:ins w:id="5548" w:author="Zhang Li" w:date="2022-06-12T15:09:00Z">
                          <m:rPr>
                            <m:sty m:val="p"/>
                          </m:rPr>
                          <w:rPr>
                            <w:rFonts w:ascii="Cambria Math" w:eastAsia="宋体" w:hAnsi="Cambria Math" w:cs="Times New Roman"/>
                            <w:kern w:val="0"/>
                            <w:sz w:val="24"/>
                            <w:szCs w:val="24"/>
                          </w:rPr>
                          <m:t>1-</m:t>
                        </w:ins>
                      </m:r>
                      <m:sSub>
                        <m:sSubPr>
                          <m:ctrlPr>
                            <w:ins w:id="5549" w:author="Zhang Li" w:date="2022-06-12T15:09:00Z">
                              <w:rPr>
                                <w:rFonts w:ascii="Cambria Math" w:eastAsia="宋体" w:hAnsi="Cambria Math" w:cs="Times New Roman"/>
                                <w:kern w:val="0"/>
                                <w:sz w:val="24"/>
                                <w:szCs w:val="24"/>
                              </w:rPr>
                            </w:ins>
                          </m:ctrlPr>
                        </m:sSubPr>
                        <m:e>
                          <m:r>
                            <w:ins w:id="5550" w:author="Zhang Li" w:date="2022-06-12T15:09:00Z">
                              <w:rPr>
                                <w:rFonts w:ascii="Cambria Math" w:eastAsia="宋体" w:hAnsi="Cambria Math" w:cs="Times New Roman"/>
                                <w:kern w:val="0"/>
                                <w:sz w:val="24"/>
                                <w:szCs w:val="24"/>
                              </w:rPr>
                              <m:t>p</m:t>
                            </w:ins>
                          </m:r>
                        </m:e>
                        <m:sub>
                          <m:r>
                            <w:ins w:id="5551" w:author="Zhang Li" w:date="2022-06-12T15:09:00Z">
                              <w:rPr>
                                <w:rFonts w:ascii="Cambria Math" w:eastAsia="宋体" w:hAnsi="Cambria Math" w:cs="Times New Roman"/>
                                <w:kern w:val="0"/>
                                <w:sz w:val="24"/>
                                <w:szCs w:val="24"/>
                              </w:rPr>
                              <m:t>f</m:t>
                            </w:ins>
                          </m:r>
                        </m:sub>
                      </m:sSub>
                    </m:e>
                  </m:d>
                  <m:r>
                    <w:ins w:id="5552" w:author="Zhang Li" w:date="2022-06-12T15:09:00Z">
                      <m:rPr>
                        <m:sty m:val="p"/>
                      </m:rPr>
                      <w:rPr>
                        <w:rFonts w:ascii="Cambria Math" w:eastAsia="宋体" w:hAnsi="Cambria Math" w:cs="Times New Roman"/>
                        <w:kern w:val="0"/>
                        <w:sz w:val="24"/>
                        <w:szCs w:val="24"/>
                      </w:rPr>
                      <m:t>⋅</m:t>
                    </w:ins>
                  </m:r>
                  <m:sSub>
                    <m:sSubPr>
                      <m:ctrlPr>
                        <w:ins w:id="5553" w:author="Zhang Li" w:date="2022-06-12T15:09:00Z">
                          <w:rPr>
                            <w:rFonts w:ascii="Cambria Math" w:eastAsia="宋体" w:hAnsi="Cambria Math" w:cs="Times New Roman"/>
                            <w:kern w:val="0"/>
                            <w:sz w:val="24"/>
                            <w:szCs w:val="24"/>
                          </w:rPr>
                        </w:ins>
                      </m:ctrlPr>
                    </m:sSubPr>
                    <m:e>
                      <m:r>
                        <w:ins w:id="5554" w:author="Zhang Li" w:date="2022-06-12T15:09:00Z">
                          <w:rPr>
                            <w:rFonts w:ascii="Cambria Math" w:eastAsia="宋体" w:hAnsi="Cambria Math" w:cs="Times New Roman"/>
                            <w:kern w:val="0"/>
                            <w:sz w:val="24"/>
                            <w:szCs w:val="24"/>
                          </w:rPr>
                          <m:t>p</m:t>
                        </w:ins>
                      </m:r>
                    </m:e>
                    <m:sub>
                      <m:r>
                        <w:ins w:id="5555" w:author="Zhang Li" w:date="2022-06-12T15:09:00Z">
                          <w:rPr>
                            <w:rFonts w:ascii="Cambria Math" w:eastAsia="宋体" w:hAnsi="Cambria Math" w:cs="Times New Roman"/>
                            <w:kern w:val="0"/>
                            <w:sz w:val="24"/>
                            <w:szCs w:val="24"/>
                          </w:rPr>
                          <m:t>suc</m:t>
                        </w:ins>
                      </m:r>
                    </m:sub>
                  </m:sSub>
                  <m:r>
                    <w:ins w:id="5556" w:author="Zhang Li" w:date="2022-06-12T15:09:00Z">
                      <m:rPr>
                        <m:sty m:val="p"/>
                      </m:rPr>
                      <w:rPr>
                        <w:rFonts w:ascii="Cambria Math" w:eastAsia="宋体" w:hAnsi="Cambria Math" w:cs="Times New Roman"/>
                        <w:kern w:val="0"/>
                        <w:sz w:val="24"/>
                        <w:szCs w:val="24"/>
                      </w:rPr>
                      <m:t>⋅</m:t>
                    </w:ins>
                  </m:r>
                  <m:sSub>
                    <m:sSubPr>
                      <m:ctrlPr>
                        <w:ins w:id="5557" w:author="Zhang Li" w:date="2022-06-12T15:09:00Z">
                          <w:rPr>
                            <w:rFonts w:ascii="Cambria Math" w:eastAsia="宋体" w:hAnsi="Cambria Math" w:cs="Times New Roman"/>
                            <w:kern w:val="0"/>
                            <w:sz w:val="24"/>
                            <w:szCs w:val="24"/>
                          </w:rPr>
                        </w:ins>
                      </m:ctrlPr>
                    </m:sSubPr>
                    <m:e>
                      <m:r>
                        <w:ins w:id="5558" w:author="Zhang Li" w:date="2022-06-12T15:09:00Z">
                          <w:rPr>
                            <w:rFonts w:ascii="Cambria Math" w:eastAsia="宋体" w:hAnsi="Cambria Math" w:cs="Times New Roman"/>
                            <w:kern w:val="0"/>
                            <w:sz w:val="24"/>
                            <w:szCs w:val="24"/>
                          </w:rPr>
                          <m:t>L</m:t>
                        </w:ins>
                      </m:r>
                    </m:e>
                    <m:sub>
                      <m:r>
                        <w:ins w:id="5559" w:author="Zhang Li" w:date="2022-06-12T15:09:00Z">
                          <w:rPr>
                            <w:rFonts w:ascii="Cambria Math" w:eastAsia="宋体" w:hAnsi="Cambria Math" w:cs="Times New Roman"/>
                            <w:kern w:val="0"/>
                            <w:sz w:val="24"/>
                            <w:szCs w:val="24"/>
                          </w:rPr>
                          <m:t>c</m:t>
                        </w:ins>
                      </m:r>
                      <m:r>
                        <w:ins w:id="5560" w:author="Zhang Li" w:date="2022-06-12T15:09:00Z">
                          <m:rPr>
                            <m:sty m:val="p"/>
                          </m:rPr>
                          <w:rPr>
                            <w:rFonts w:ascii="Cambria Math" w:eastAsia="宋体" w:hAnsi="Cambria Math" w:cs="Times New Roman"/>
                            <w:kern w:val="0"/>
                            <w:sz w:val="24"/>
                            <w:szCs w:val="24"/>
                          </w:rPr>
                          <m:t xml:space="preserve">, </m:t>
                        </w:ins>
                      </m:r>
                      <m:r>
                        <w:ins w:id="5561" w:author="Zhang Li" w:date="2022-06-12T15:09:00Z">
                          <w:rPr>
                            <w:rFonts w:ascii="Cambria Math" w:eastAsia="宋体" w:hAnsi="Cambria Math" w:cs="Times New Roman"/>
                            <w:kern w:val="0"/>
                            <w:sz w:val="24"/>
                            <w:szCs w:val="24"/>
                          </w:rPr>
                          <m:t>valid</m:t>
                        </w:ins>
                      </m:r>
                    </m:sub>
                  </m:sSub>
                  <m:r>
                    <w:ins w:id="5562" w:author="Zhang Li" w:date="2022-06-12T15:09:00Z">
                      <m:rPr>
                        <m:sty m:val="p"/>
                      </m:rPr>
                      <w:rPr>
                        <w:rFonts w:ascii="Cambria Math" w:eastAsia="宋体" w:hAnsi="Cambria Math" w:cs="Times New Roman"/>
                        <w:kern w:val="0"/>
                        <w:sz w:val="24"/>
                        <w:szCs w:val="24"/>
                      </w:rPr>
                      <m:t xml:space="preserve"> +</m:t>
                    </w:ins>
                  </m:r>
                  <m:sSub>
                    <m:sSubPr>
                      <m:ctrlPr>
                        <w:ins w:id="5563" w:author="Zhang Li" w:date="2022-06-12T15:09:00Z">
                          <w:rPr>
                            <w:rFonts w:ascii="Cambria Math" w:eastAsia="宋体" w:hAnsi="Cambria Math" w:cs="Times New Roman"/>
                            <w:kern w:val="0"/>
                            <w:sz w:val="24"/>
                            <w:szCs w:val="24"/>
                          </w:rPr>
                        </w:ins>
                      </m:ctrlPr>
                    </m:sSubPr>
                    <m:e>
                      <m:r>
                        <w:ins w:id="5564" w:author="Zhang Li" w:date="2022-06-12T15:09:00Z">
                          <w:rPr>
                            <w:rFonts w:ascii="Cambria Math" w:eastAsia="宋体" w:hAnsi="Cambria Math" w:cs="Times New Roman"/>
                            <w:kern w:val="0"/>
                            <w:sz w:val="24"/>
                            <w:szCs w:val="24"/>
                          </w:rPr>
                          <m:t>p</m:t>
                        </w:ins>
                      </m:r>
                    </m:e>
                    <m:sub>
                      <m:r>
                        <w:ins w:id="5565" w:author="Zhang Li" w:date="2022-06-12T15:09:00Z">
                          <w:rPr>
                            <w:rFonts w:ascii="Cambria Math" w:eastAsia="宋体" w:hAnsi="Cambria Math" w:cs="Times New Roman"/>
                            <w:kern w:val="0"/>
                            <w:sz w:val="24"/>
                            <w:szCs w:val="24"/>
                          </w:rPr>
                          <m:t>f</m:t>
                        </w:ins>
                      </m:r>
                    </m:sub>
                  </m:sSub>
                  <m:r>
                    <w:ins w:id="5566" w:author="Zhang Li" w:date="2022-06-12T15:09:00Z">
                      <m:rPr>
                        <m:sty m:val="p"/>
                      </m:rPr>
                      <w:rPr>
                        <w:rFonts w:ascii="Cambria Math" w:eastAsia="宋体" w:hAnsi="Cambria Math" w:cs="Times New Roman"/>
                        <w:kern w:val="0"/>
                        <w:sz w:val="24"/>
                        <w:szCs w:val="24"/>
                      </w:rPr>
                      <m:t>⋅</m:t>
                    </w:ins>
                  </m:r>
                  <m:sSub>
                    <m:sSubPr>
                      <m:ctrlPr>
                        <w:ins w:id="5567" w:author="Zhang Li" w:date="2022-06-12T15:09:00Z">
                          <w:rPr>
                            <w:rFonts w:ascii="Cambria Math" w:eastAsia="宋体" w:hAnsi="Cambria Math" w:cs="Times New Roman"/>
                            <w:kern w:val="0"/>
                            <w:sz w:val="24"/>
                            <w:szCs w:val="24"/>
                          </w:rPr>
                        </w:ins>
                      </m:ctrlPr>
                    </m:sSubPr>
                    <m:e>
                      <m:r>
                        <w:ins w:id="5568" w:author="Zhang Li" w:date="2022-06-12T15:09:00Z">
                          <w:rPr>
                            <w:rFonts w:ascii="Cambria Math" w:eastAsia="宋体" w:hAnsi="Cambria Math" w:cs="Times New Roman"/>
                            <w:kern w:val="0"/>
                            <w:sz w:val="24"/>
                            <w:szCs w:val="24"/>
                          </w:rPr>
                          <m:t>p</m:t>
                        </w:ins>
                      </m:r>
                    </m:e>
                    <m:sub>
                      <m:r>
                        <w:ins w:id="5569" w:author="Zhang Li" w:date="2022-06-12T15:09:00Z">
                          <w:rPr>
                            <w:rFonts w:ascii="Cambria Math" w:eastAsia="宋体" w:hAnsi="Cambria Math" w:cs="Times New Roman"/>
                            <w:kern w:val="0"/>
                            <w:sz w:val="24"/>
                            <w:szCs w:val="24"/>
                          </w:rPr>
                          <m:t>suc</m:t>
                        </w:ins>
                      </m:r>
                    </m:sub>
                  </m:sSub>
                  <m:r>
                    <w:ins w:id="5570" w:author="Zhang Li" w:date="2022-06-12T15:09:00Z">
                      <m:rPr>
                        <m:sty m:val="p"/>
                      </m:rPr>
                      <w:rPr>
                        <w:rFonts w:ascii="Cambria Math" w:eastAsia="宋体" w:hAnsi="Cambria Math" w:cs="Times New Roman"/>
                        <w:kern w:val="0"/>
                        <w:sz w:val="24"/>
                        <w:szCs w:val="24"/>
                      </w:rPr>
                      <m:t>⋅</m:t>
                    </w:ins>
                  </m:r>
                  <m:d>
                    <m:dPr>
                      <m:ctrlPr>
                        <w:ins w:id="5571" w:author="Zhang Li" w:date="2022-06-12T15:09:00Z">
                          <w:rPr>
                            <w:rFonts w:ascii="Cambria Math" w:eastAsia="宋体" w:hAnsi="Cambria Math" w:cs="Times New Roman"/>
                            <w:kern w:val="0"/>
                            <w:sz w:val="24"/>
                            <w:szCs w:val="24"/>
                          </w:rPr>
                        </w:ins>
                      </m:ctrlPr>
                    </m:dPr>
                    <m:e>
                      <m:sSubSup>
                        <m:sSubSupPr>
                          <m:ctrlPr>
                            <w:ins w:id="5572" w:author="Zhang Li" w:date="2022-06-12T15:09:00Z">
                              <w:rPr>
                                <w:rFonts w:ascii="Cambria Math" w:eastAsia="宋体" w:hAnsi="Cambria Math" w:cs="Times New Roman"/>
                                <w:kern w:val="0"/>
                                <w:sz w:val="24"/>
                                <w:szCs w:val="24"/>
                                <w:highlight w:val="yellow"/>
                              </w:rPr>
                            </w:ins>
                          </m:ctrlPr>
                        </m:sSubSupPr>
                        <m:e>
                          <m:r>
                            <w:ins w:id="5573" w:author="Zhang Li" w:date="2022-06-12T15:09:00Z">
                              <w:rPr>
                                <w:rFonts w:ascii="Cambria Math" w:eastAsia="宋体" w:hAnsi="Cambria Math" w:cs="Times New Roman"/>
                                <w:kern w:val="0"/>
                                <w:sz w:val="24"/>
                                <w:szCs w:val="24"/>
                                <w:highlight w:val="yellow"/>
                                <w:rPrChange w:id="5574" w:author="ThinkPad" w:date="2022-06-18T12:16:00Z">
                                  <w:rPr>
                                    <w:rFonts w:ascii="Cambria Math" w:eastAsia="宋体" w:hAnsi="Cambria Math" w:cs="Times New Roman"/>
                                    <w:kern w:val="0"/>
                                    <w:sz w:val="24"/>
                                    <w:szCs w:val="24"/>
                                  </w:rPr>
                                </w:rPrChange>
                              </w:rPr>
                              <m:t>L</m:t>
                            </w:ins>
                          </m:r>
                        </m:e>
                        <m:sub>
                          <m:r>
                            <w:ins w:id="5575" w:author="Zhang Li" w:date="2022-06-12T15:09:00Z">
                              <w:rPr>
                                <w:rFonts w:ascii="Cambria Math" w:eastAsia="宋体" w:hAnsi="Cambria Math" w:cs="Times New Roman"/>
                                <w:kern w:val="0"/>
                                <w:sz w:val="24"/>
                                <w:szCs w:val="24"/>
                                <w:highlight w:val="yellow"/>
                                <w:rPrChange w:id="5576" w:author="ThinkPad" w:date="2022-06-18T12:16:00Z">
                                  <w:rPr>
                                    <w:rFonts w:ascii="Cambria Math" w:eastAsia="宋体" w:hAnsi="Cambria Math" w:cs="Times New Roman"/>
                                    <w:kern w:val="0"/>
                                    <w:sz w:val="24"/>
                                    <w:szCs w:val="24"/>
                                  </w:rPr>
                                </w:rPrChange>
                              </w:rPr>
                              <m:t>valid</m:t>
                            </w:ins>
                          </m:r>
                        </m:sub>
                        <m:sup>
                          <m:r>
                            <w:ins w:id="5577" w:author="Zhang Li" w:date="2022-06-12T15:09:00Z">
                              <w:rPr>
                                <w:rFonts w:ascii="Cambria Math" w:eastAsia="宋体" w:hAnsi="Cambria Math" w:cs="Times New Roman"/>
                                <w:kern w:val="0"/>
                                <w:sz w:val="24"/>
                                <w:szCs w:val="24"/>
                                <w:highlight w:val="cyan"/>
                                <w:rPrChange w:id="5578" w:author="ThinkPad" w:date="2022-06-18T12:17:00Z">
                                  <w:rPr>
                                    <w:rFonts w:ascii="Cambria Math" w:eastAsia="宋体" w:hAnsi="Cambria Math" w:cs="Times New Roman"/>
                                    <w:kern w:val="0"/>
                                    <w:sz w:val="24"/>
                                    <w:szCs w:val="24"/>
                                  </w:rPr>
                                </w:rPrChange>
                              </w:rPr>
                              <m:t>max</m:t>
                            </w:ins>
                          </m:r>
                        </m:sup>
                      </m:sSubSup>
                      <m:r>
                        <w:ins w:id="5579" w:author="Zhang Li" w:date="2022-06-12T15:09:00Z">
                          <m:rPr>
                            <m:sty m:val="p"/>
                          </m:rPr>
                          <w:rPr>
                            <w:rFonts w:ascii="Cambria Math" w:eastAsia="宋体" w:hAnsi="Cambria Math" w:cs="Times New Roman"/>
                            <w:kern w:val="0"/>
                            <w:sz w:val="24"/>
                            <w:szCs w:val="24"/>
                            <w:highlight w:val="yellow"/>
                            <w:rPrChange w:id="5580" w:author="ThinkPad" w:date="2022-06-18T12:16:00Z">
                              <w:rPr>
                                <w:rFonts w:ascii="Cambria Math" w:eastAsia="宋体" w:hAnsi="Cambria Math" w:cs="Times New Roman"/>
                                <w:kern w:val="0"/>
                                <w:sz w:val="24"/>
                                <w:szCs w:val="24"/>
                              </w:rPr>
                            </w:rPrChange>
                          </w:rPr>
                          <m:t>+</m:t>
                        </w:ins>
                      </m:r>
                      <m:sSub>
                        <m:sSubPr>
                          <m:ctrlPr>
                            <w:ins w:id="5581" w:author="Zhang Li" w:date="2022-06-12T15:09:00Z">
                              <w:rPr>
                                <w:rFonts w:ascii="Cambria Math" w:eastAsia="宋体" w:hAnsi="Cambria Math" w:cs="Times New Roman"/>
                                <w:kern w:val="0"/>
                                <w:sz w:val="24"/>
                                <w:szCs w:val="24"/>
                                <w:highlight w:val="yellow"/>
                              </w:rPr>
                            </w:ins>
                          </m:ctrlPr>
                        </m:sSubPr>
                        <m:e>
                          <m:r>
                            <w:ins w:id="5582" w:author="Zhang Li" w:date="2022-06-12T15:09:00Z">
                              <w:rPr>
                                <w:rFonts w:ascii="Cambria Math" w:eastAsia="宋体" w:hAnsi="Cambria Math" w:cs="Times New Roman"/>
                                <w:kern w:val="0"/>
                                <w:sz w:val="24"/>
                                <w:szCs w:val="24"/>
                                <w:highlight w:val="yellow"/>
                                <w:rPrChange w:id="5583" w:author="ThinkPad" w:date="2022-06-18T12:16:00Z">
                                  <w:rPr>
                                    <w:rFonts w:ascii="Cambria Math" w:eastAsia="宋体" w:hAnsi="Cambria Math" w:cs="Times New Roman"/>
                                    <w:kern w:val="0"/>
                                    <w:sz w:val="24"/>
                                    <w:szCs w:val="24"/>
                                  </w:rPr>
                                </w:rPrChange>
                              </w:rPr>
                              <m:t>L</m:t>
                            </w:ins>
                          </m:r>
                        </m:e>
                        <m:sub>
                          <m:r>
                            <w:ins w:id="5584" w:author="Zhang Li" w:date="2022-06-12T15:09:00Z">
                              <w:rPr>
                                <w:rFonts w:ascii="Cambria Math" w:eastAsia="宋体" w:hAnsi="Cambria Math" w:cs="Times New Roman"/>
                                <w:kern w:val="0"/>
                                <w:sz w:val="24"/>
                                <w:szCs w:val="24"/>
                                <w:highlight w:val="yellow"/>
                                <w:rPrChange w:id="5585" w:author="ThinkPad" w:date="2022-06-18T12:16:00Z">
                                  <w:rPr>
                                    <w:rFonts w:ascii="Cambria Math" w:eastAsia="宋体" w:hAnsi="Cambria Math" w:cs="Times New Roman"/>
                                    <w:kern w:val="0"/>
                                    <w:sz w:val="24"/>
                                    <w:szCs w:val="24"/>
                                  </w:rPr>
                                </w:rPrChange>
                              </w:rPr>
                              <m:t>c</m:t>
                            </w:ins>
                          </m:r>
                          <m:r>
                            <w:ins w:id="5586" w:author="Zhang Li" w:date="2022-06-12T15:09:00Z">
                              <m:rPr>
                                <m:sty m:val="p"/>
                              </m:rPr>
                              <w:rPr>
                                <w:rFonts w:ascii="Cambria Math" w:eastAsia="宋体" w:hAnsi="Cambria Math" w:cs="Times New Roman"/>
                                <w:kern w:val="0"/>
                                <w:sz w:val="24"/>
                                <w:szCs w:val="24"/>
                                <w:highlight w:val="yellow"/>
                                <w:rPrChange w:id="5587" w:author="ThinkPad" w:date="2022-06-18T12:16:00Z">
                                  <w:rPr>
                                    <w:rFonts w:ascii="Cambria Math" w:eastAsia="宋体" w:hAnsi="Cambria Math" w:cs="Times New Roman"/>
                                    <w:kern w:val="0"/>
                                    <w:sz w:val="24"/>
                                    <w:szCs w:val="24"/>
                                  </w:rPr>
                                </w:rPrChange>
                              </w:rPr>
                              <m:t>,</m:t>
                            </w:ins>
                          </m:r>
                          <m:r>
                            <w:ins w:id="5588" w:author="Zhang Li" w:date="2022-06-12T15:09:00Z">
                              <w:rPr>
                                <w:rFonts w:ascii="Cambria Math" w:eastAsia="宋体" w:hAnsi="Cambria Math" w:cs="Times New Roman"/>
                                <w:kern w:val="0"/>
                                <w:sz w:val="24"/>
                                <w:szCs w:val="24"/>
                                <w:highlight w:val="yellow"/>
                                <w:rPrChange w:id="5589" w:author="ThinkPad" w:date="2022-06-18T12:16:00Z">
                                  <w:rPr>
                                    <w:rFonts w:ascii="Cambria Math" w:eastAsia="宋体" w:hAnsi="Cambria Math" w:cs="Times New Roman"/>
                                    <w:kern w:val="0"/>
                                    <w:sz w:val="24"/>
                                    <w:szCs w:val="24"/>
                                  </w:rPr>
                                </w:rPrChange>
                              </w:rPr>
                              <m:t>empty</m:t>
                            </w:ins>
                          </m:r>
                        </m:sub>
                      </m:sSub>
                    </m:e>
                  </m:d>
                  <m:r>
                    <w:ins w:id="5590" w:author="Zhang Li" w:date="2022-06-12T15:09:00Z">
                      <m:rPr>
                        <m:sty m:val="p"/>
                      </m:rPr>
                      <w:rPr>
                        <w:rFonts w:ascii="Cambria Math" w:eastAsia="宋体" w:hAnsi="Cambria Math" w:cs="Times New Roman"/>
                        <w:kern w:val="0"/>
                        <w:sz w:val="24"/>
                        <w:szCs w:val="24"/>
                      </w:rPr>
                      <m:t>+</m:t>
                    </w:ins>
                  </m:r>
                  <m:d>
                    <m:dPr>
                      <m:ctrlPr>
                        <w:ins w:id="5591" w:author="Zhang Li" w:date="2022-06-12T15:09:00Z">
                          <w:rPr>
                            <w:rFonts w:ascii="Cambria Math" w:eastAsia="宋体" w:hAnsi="Cambria Math" w:cs="Times New Roman"/>
                            <w:kern w:val="0"/>
                            <w:sz w:val="24"/>
                            <w:szCs w:val="24"/>
                          </w:rPr>
                        </w:ins>
                      </m:ctrlPr>
                    </m:dPr>
                    <m:e>
                      <m:r>
                        <w:ins w:id="5592" w:author="Zhang Li" w:date="2022-06-12T15:09:00Z">
                          <m:rPr>
                            <m:sty m:val="p"/>
                          </m:rPr>
                          <w:rPr>
                            <w:rFonts w:ascii="Cambria Math" w:eastAsia="宋体" w:hAnsi="Cambria Math" w:cs="Times New Roman"/>
                            <w:kern w:val="0"/>
                            <w:sz w:val="24"/>
                            <w:szCs w:val="24"/>
                          </w:rPr>
                          <m:t>1-</m:t>
                        </w:ins>
                      </m:r>
                      <m:sSub>
                        <m:sSubPr>
                          <m:ctrlPr>
                            <w:ins w:id="5593" w:author="Zhang Li" w:date="2022-06-12T15:09:00Z">
                              <w:rPr>
                                <w:rFonts w:ascii="Cambria Math" w:eastAsia="宋体" w:hAnsi="Cambria Math" w:cs="Times New Roman"/>
                                <w:kern w:val="0"/>
                                <w:sz w:val="24"/>
                                <w:szCs w:val="24"/>
                              </w:rPr>
                            </w:ins>
                          </m:ctrlPr>
                        </m:sSubPr>
                        <m:e>
                          <m:r>
                            <w:ins w:id="5594" w:author="Zhang Li" w:date="2022-06-12T15:09:00Z">
                              <w:rPr>
                                <w:rFonts w:ascii="Cambria Math" w:eastAsia="宋体" w:hAnsi="Cambria Math" w:cs="Times New Roman"/>
                                <w:kern w:val="0"/>
                                <w:sz w:val="24"/>
                                <w:szCs w:val="24"/>
                              </w:rPr>
                              <m:t>p</m:t>
                            </w:ins>
                          </m:r>
                        </m:e>
                        <m:sub>
                          <m:r>
                            <w:ins w:id="5595" w:author="Zhang Li" w:date="2022-06-12T15:09:00Z">
                              <w:rPr>
                                <w:rFonts w:ascii="Cambria Math" w:eastAsia="宋体" w:hAnsi="Cambria Math" w:cs="Times New Roman"/>
                                <w:kern w:val="0"/>
                                <w:sz w:val="24"/>
                                <w:szCs w:val="24"/>
                              </w:rPr>
                              <m:t>suc</m:t>
                            </w:ins>
                          </m:r>
                        </m:sub>
                      </m:sSub>
                    </m:e>
                  </m:d>
                  <m:d>
                    <m:dPr>
                      <m:ctrlPr>
                        <w:ins w:id="5596" w:author="Zhang Li" w:date="2022-06-12T15:09:00Z">
                          <w:rPr>
                            <w:rFonts w:ascii="Cambria Math" w:eastAsia="宋体" w:hAnsi="Cambria Math" w:cs="Times New Roman"/>
                            <w:kern w:val="0"/>
                            <w:sz w:val="24"/>
                            <w:szCs w:val="24"/>
                          </w:rPr>
                        </w:ins>
                      </m:ctrlPr>
                    </m:dPr>
                    <m:e>
                      <m:sSubSup>
                        <m:sSubSupPr>
                          <m:ctrlPr>
                            <w:ins w:id="5597" w:author="Zhang Li" w:date="2022-06-12T15:09:00Z">
                              <w:rPr>
                                <w:rFonts w:ascii="Cambria Math" w:eastAsia="宋体" w:hAnsi="Cambria Math" w:cs="Times New Roman"/>
                                <w:kern w:val="0"/>
                                <w:sz w:val="24"/>
                                <w:szCs w:val="24"/>
                                <w:highlight w:val="yellow"/>
                              </w:rPr>
                            </w:ins>
                          </m:ctrlPr>
                        </m:sSubSupPr>
                        <m:e>
                          <m:r>
                            <w:ins w:id="5598" w:author="Zhang Li" w:date="2022-06-12T15:09:00Z">
                              <w:rPr>
                                <w:rFonts w:ascii="Cambria Math" w:eastAsia="宋体" w:hAnsi="Cambria Math" w:cs="Times New Roman"/>
                                <w:kern w:val="0"/>
                                <w:sz w:val="24"/>
                                <w:szCs w:val="24"/>
                                <w:highlight w:val="yellow"/>
                                <w:rPrChange w:id="5599" w:author="ThinkPad" w:date="2022-06-18T12:16:00Z">
                                  <w:rPr>
                                    <w:rFonts w:ascii="Cambria Math" w:eastAsia="宋体" w:hAnsi="Cambria Math" w:cs="Times New Roman"/>
                                    <w:kern w:val="0"/>
                                    <w:sz w:val="24"/>
                                    <w:szCs w:val="24"/>
                                  </w:rPr>
                                </w:rPrChange>
                              </w:rPr>
                              <m:t>L</m:t>
                            </w:ins>
                          </m:r>
                        </m:e>
                        <m:sub>
                          <m:r>
                            <w:ins w:id="5600" w:author="Zhang Li" w:date="2022-06-12T15:09:00Z">
                              <w:rPr>
                                <w:rFonts w:ascii="Cambria Math" w:eastAsia="宋体" w:hAnsi="Cambria Math" w:cs="Times New Roman"/>
                                <w:kern w:val="0"/>
                                <w:sz w:val="24"/>
                                <w:szCs w:val="24"/>
                                <w:highlight w:val="yellow"/>
                                <w:rPrChange w:id="5601" w:author="ThinkPad" w:date="2022-06-18T12:16:00Z">
                                  <w:rPr>
                                    <w:rFonts w:ascii="Cambria Math" w:eastAsia="宋体" w:hAnsi="Cambria Math" w:cs="Times New Roman"/>
                                    <w:kern w:val="0"/>
                                    <w:sz w:val="24"/>
                                    <w:szCs w:val="24"/>
                                  </w:rPr>
                                </w:rPrChange>
                              </w:rPr>
                              <m:t>valid</m:t>
                            </w:ins>
                          </m:r>
                        </m:sub>
                        <m:sup>
                          <m:r>
                            <w:ins w:id="5602" w:author="Zhang Li" w:date="2022-06-12T15:09:00Z">
                              <w:rPr>
                                <w:rFonts w:ascii="Cambria Math" w:eastAsia="宋体" w:hAnsi="Cambria Math" w:cs="Times New Roman"/>
                                <w:kern w:val="0"/>
                                <w:sz w:val="24"/>
                                <w:szCs w:val="24"/>
                                <w:highlight w:val="yellow"/>
                                <w:rPrChange w:id="5603" w:author="ThinkPad" w:date="2022-06-18T12:16:00Z">
                                  <w:rPr>
                                    <w:rFonts w:ascii="Cambria Math" w:eastAsia="宋体" w:hAnsi="Cambria Math" w:cs="Times New Roman"/>
                                    <w:kern w:val="0"/>
                                    <w:sz w:val="24"/>
                                    <w:szCs w:val="24"/>
                                  </w:rPr>
                                </w:rPrChange>
                              </w:rPr>
                              <m:t>max</m:t>
                            </w:ins>
                          </m:r>
                        </m:sup>
                      </m:sSubSup>
                      <m:r>
                        <w:ins w:id="5604" w:author="Zhang Li" w:date="2022-06-12T15:09:00Z">
                          <m:rPr>
                            <m:sty m:val="p"/>
                          </m:rPr>
                          <w:rPr>
                            <w:rFonts w:ascii="Cambria Math" w:eastAsia="宋体" w:hAnsi="Cambria Math" w:cs="Times New Roman"/>
                            <w:kern w:val="0"/>
                            <w:sz w:val="24"/>
                            <w:szCs w:val="24"/>
                            <w:highlight w:val="yellow"/>
                            <w:rPrChange w:id="5605" w:author="ThinkPad" w:date="2022-06-18T12:16:00Z">
                              <w:rPr>
                                <w:rFonts w:ascii="Cambria Math" w:eastAsia="宋体" w:hAnsi="Cambria Math" w:cs="Times New Roman"/>
                                <w:kern w:val="0"/>
                                <w:sz w:val="24"/>
                                <w:szCs w:val="24"/>
                              </w:rPr>
                            </w:rPrChange>
                          </w:rPr>
                          <m:t>+</m:t>
                        </w:ins>
                      </m:r>
                      <m:sSubSup>
                        <m:sSubSupPr>
                          <m:ctrlPr>
                            <w:ins w:id="5606" w:author="Zhang Li" w:date="2022-06-12T15:09:00Z">
                              <w:rPr>
                                <w:rFonts w:ascii="Cambria Math" w:eastAsia="宋体" w:hAnsi="Cambria Math" w:cs="Times New Roman"/>
                                <w:kern w:val="0"/>
                                <w:sz w:val="24"/>
                                <w:szCs w:val="24"/>
                                <w:highlight w:val="yellow"/>
                              </w:rPr>
                            </w:ins>
                          </m:ctrlPr>
                        </m:sSubSupPr>
                        <m:e>
                          <m:r>
                            <w:ins w:id="5607" w:author="Zhang Li" w:date="2022-06-12T15:09:00Z">
                              <w:rPr>
                                <w:rFonts w:ascii="Cambria Math" w:eastAsia="宋体" w:hAnsi="Cambria Math" w:cs="Times New Roman"/>
                                <w:kern w:val="0"/>
                                <w:sz w:val="24"/>
                                <w:szCs w:val="24"/>
                                <w:highlight w:val="yellow"/>
                                <w:rPrChange w:id="5608" w:author="ThinkPad" w:date="2022-06-18T12:16:00Z">
                                  <w:rPr>
                                    <w:rFonts w:ascii="Cambria Math" w:eastAsia="宋体" w:hAnsi="Cambria Math" w:cs="Times New Roman"/>
                                    <w:kern w:val="0"/>
                                    <w:sz w:val="24"/>
                                    <w:szCs w:val="24"/>
                                  </w:rPr>
                                </w:rPrChange>
                              </w:rPr>
                              <m:t>L</m:t>
                            </w:ins>
                          </m:r>
                        </m:e>
                        <m:sub>
                          <m:r>
                            <w:ins w:id="5609" w:author="Zhang Li" w:date="2022-06-12T15:09:00Z">
                              <w:rPr>
                                <w:rFonts w:ascii="Cambria Math" w:eastAsia="宋体" w:hAnsi="Cambria Math" w:cs="Times New Roman"/>
                                <w:kern w:val="0"/>
                                <w:sz w:val="24"/>
                                <w:szCs w:val="24"/>
                                <w:highlight w:val="yellow"/>
                                <w:rPrChange w:id="5610" w:author="ThinkPad" w:date="2022-06-18T12:16:00Z">
                                  <w:rPr>
                                    <w:rFonts w:ascii="Cambria Math" w:eastAsia="宋体" w:hAnsi="Cambria Math" w:cs="Times New Roman"/>
                                    <w:kern w:val="0"/>
                                    <w:sz w:val="24"/>
                                    <w:szCs w:val="24"/>
                                  </w:rPr>
                                </w:rPrChange>
                              </w:rPr>
                              <m:t>empty</m:t>
                            </w:ins>
                          </m:r>
                        </m:sub>
                        <m:sup>
                          <m:r>
                            <w:ins w:id="5611" w:author="Zhang Li" w:date="2022-06-12T15:09:00Z">
                              <w:rPr>
                                <w:rFonts w:ascii="Cambria Math" w:eastAsia="宋体" w:hAnsi="Cambria Math" w:cs="Times New Roman"/>
                                <w:kern w:val="0"/>
                                <w:sz w:val="24"/>
                                <w:szCs w:val="24"/>
                                <w:highlight w:val="yellow"/>
                                <w:rPrChange w:id="5612" w:author="ThinkPad" w:date="2022-06-18T12:16:00Z">
                                  <w:rPr>
                                    <w:rFonts w:ascii="Cambria Math" w:eastAsia="宋体" w:hAnsi="Cambria Math" w:cs="Times New Roman"/>
                                    <w:kern w:val="0"/>
                                    <w:sz w:val="24"/>
                                    <w:szCs w:val="24"/>
                                  </w:rPr>
                                </w:rPrChange>
                              </w:rPr>
                              <m:t>max</m:t>
                            </w:ins>
                          </m:r>
                        </m:sup>
                      </m:sSubSup>
                    </m:e>
                  </m:d>
                </m:e>
              </m:d>
            </m:e>
          </m:nary>
          <m:r>
            <w:ins w:id="5613"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5614" w:author="Zhang Li" w:date="2022-06-12T15:09:00Z"/>
          <w:rFonts w:ascii="Times New Roman" w:eastAsia="宋体" w:hAnsi="Times New Roman" w:cs="Times New Roman"/>
          <w:kern w:val="0"/>
          <w:sz w:val="24"/>
          <w:szCs w:val="24"/>
        </w:rPr>
      </w:pPr>
      <w:ins w:id="5615" w:author="Zhang Li" w:date="2022-06-12T15:09:00Z">
        <w:r>
          <w:rPr>
            <w:rFonts w:ascii="Times New Roman" w:eastAsia="宋体" w:hAnsi="Times New Roman" w:cs="Times New Roman"/>
            <w:kern w:val="0"/>
            <w:sz w:val="24"/>
            <w:szCs w:val="24"/>
          </w:rPr>
          <w:lastRenderedPageBreak/>
          <w:t xml:space="preserve">where </w:t>
        </w:r>
      </w:ins>
      <m:oMath>
        <m:r>
          <w:ins w:id="5616" w:author="Zhang Li" w:date="2022-06-12T15:09:00Z">
            <w:rPr>
              <w:rFonts w:ascii="Cambria Math" w:eastAsia="宋体" w:hAnsi="Cambria Math" w:cs="Times New Roman"/>
              <w:kern w:val="0"/>
              <w:sz w:val="24"/>
              <w:szCs w:val="24"/>
            </w:rPr>
            <m:t>C</m:t>
          </w:ins>
        </m:r>
      </m:oMath>
      <w:ins w:id="561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ins w:id="5618" w:author="ThinkPad" w:date="2022-06-18T12:17:00Z">
        <w:r w:rsidR="009C46C4" w:rsidRPr="009C46C4">
          <w:rPr>
            <w:rFonts w:ascii="Times New Roman" w:eastAsia="宋体" w:hAnsi="Times New Roman" w:cs="Times New Roman"/>
            <w:kern w:val="0"/>
            <w:sz w:val="24"/>
            <w:szCs w:val="24"/>
            <w:highlight w:val="yellow"/>
            <w:rPrChange w:id="5619"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5620"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5621"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5622" w:author="Zhang Li" w:date="2022-06-12T15:09:00Z"/>
          <w:rFonts w:ascii="Times New Roman" w:eastAsia="宋体" w:hAnsi="Times New Roman" w:cs="Times New Roman"/>
          <w:kern w:val="0"/>
          <w:sz w:val="24"/>
          <w:szCs w:val="24"/>
        </w:rPr>
      </w:pPr>
      <w:ins w:id="5623" w:author="Zhang Li" w:date="2022-06-12T15:09:00Z">
        <w:del w:id="5624" w:author="ThinkPad" w:date="2022-06-18T12:23:00Z">
          <w:r w:rsidDel="008663E4">
            <w:rPr>
              <w:rFonts w:ascii="Times New Roman" w:eastAsia="宋体" w:hAnsi="Times New Roman" w:cs="Times New Roman"/>
              <w:kern w:val="0"/>
              <w:sz w:val="24"/>
              <w:szCs w:val="24"/>
            </w:rPr>
            <w:delText>We set</w:delText>
          </w:r>
        </w:del>
      </w:ins>
      <w:ins w:id="5625" w:author="ThinkPad" w:date="2022-06-18T12:23:00Z">
        <w:r w:rsidR="008663E4">
          <w:rPr>
            <w:rFonts w:ascii="Times New Roman" w:eastAsia="宋体" w:hAnsi="Times New Roman" w:cs="Times New Roman"/>
            <w:kern w:val="0"/>
            <w:sz w:val="24"/>
            <w:szCs w:val="24"/>
          </w:rPr>
          <w:t>Let</w:t>
        </w:r>
      </w:ins>
      <w:ins w:id="5626" w:author="Zhang Li" w:date="2022-06-12T15:09:00Z">
        <w:r>
          <w:rPr>
            <w:rFonts w:ascii="Times New Roman" w:eastAsia="宋体" w:hAnsi="Times New Roman" w:cs="Times New Roman"/>
            <w:kern w:val="0"/>
            <w:sz w:val="24"/>
            <w:szCs w:val="24"/>
          </w:rPr>
          <w:t xml:space="preserve"> </w:t>
        </w:r>
      </w:ins>
      <m:oMath>
        <m:sSub>
          <m:sSubPr>
            <m:ctrlPr>
              <w:ins w:id="5627" w:author="ThinkPad" w:date="2022-06-18T12:23:00Z">
                <w:rPr>
                  <w:rFonts w:ascii="Cambria Math" w:eastAsia="宋体" w:hAnsi="Cambria Math" w:cs="Times New Roman"/>
                  <w:i/>
                  <w:kern w:val="0"/>
                  <w:sz w:val="24"/>
                  <w:szCs w:val="24"/>
                </w:rPr>
              </w:ins>
            </m:ctrlPr>
          </m:sSubPr>
          <m:e>
            <m:r>
              <w:ins w:id="5628" w:author="ThinkPad" w:date="2022-06-18T12:23:00Z">
                <w:rPr>
                  <w:rFonts w:ascii="Cambria Math" w:eastAsia="宋体" w:hAnsi="Cambria Math" w:cs="Times New Roman"/>
                  <w:kern w:val="0"/>
                  <w:sz w:val="24"/>
                  <w:szCs w:val="24"/>
                </w:rPr>
                <m:t>T</m:t>
              </w:ins>
            </m:r>
          </m:e>
          <m:sub>
            <m:r>
              <w:ins w:id="5629" w:author="ThinkPad" w:date="2022-06-18T12:23:00Z">
                <w:rPr>
                  <w:rFonts w:ascii="Cambria Math" w:eastAsia="宋体" w:hAnsi="Cambria Math" w:cs="Times New Roman"/>
                  <w:kern w:val="0"/>
                  <w:sz w:val="24"/>
                  <w:szCs w:val="24"/>
                </w:rPr>
                <m:t xml:space="preserve">c,sig </m:t>
              </w:ins>
            </m:r>
          </m:sub>
        </m:sSub>
      </m:oMath>
      <w:ins w:id="5630" w:author="ThinkPad" w:date="2022-06-18T12:24:00Z">
        <w:r w:rsidR="008663E4">
          <w:rPr>
            <w:rFonts w:ascii="Times New Roman" w:eastAsia="宋体" w:hAnsi="Times New Roman" w:cs="Times New Roman"/>
            <w:kern w:val="0"/>
            <w:sz w:val="24"/>
            <w:szCs w:val="24"/>
          </w:rPr>
          <w:t xml:space="preserve">and </w:t>
        </w:r>
      </w:ins>
      <m:oMath>
        <m:sSubSup>
          <m:sSubSupPr>
            <m:ctrlPr>
              <w:ins w:id="5631" w:author="ThinkPad" w:date="2022-06-18T12:24:00Z">
                <w:rPr>
                  <w:rFonts w:ascii="Cambria Math" w:eastAsia="宋体" w:hAnsi="Cambria Math" w:cs="Times New Roman"/>
                  <w:i/>
                  <w:kern w:val="0"/>
                  <w:sz w:val="24"/>
                  <w:szCs w:val="24"/>
                </w:rPr>
              </w:ins>
            </m:ctrlPr>
          </m:sSubSupPr>
          <m:e>
            <m:r>
              <w:ins w:id="5632" w:author="ThinkPad" w:date="2022-06-18T12:24:00Z">
                <w:rPr>
                  <w:rFonts w:ascii="Cambria Math" w:eastAsia="宋体" w:hAnsi="Cambria Math" w:cs="Times New Roman"/>
                  <w:kern w:val="0"/>
                  <w:sz w:val="24"/>
                  <w:szCs w:val="24"/>
                </w:rPr>
                <m:t>T</m:t>
              </w:ins>
            </m:r>
          </m:e>
          <m:sub>
            <m:r>
              <w:ins w:id="5633" w:author="ThinkPad" w:date="2022-06-18T12:24:00Z">
                <w:rPr>
                  <w:rFonts w:ascii="Cambria Math" w:eastAsia="宋体" w:hAnsi="Cambria Math" w:cs="Times New Roman"/>
                  <w:kern w:val="0"/>
                  <w:sz w:val="24"/>
                  <w:szCs w:val="24"/>
                </w:rPr>
                <m:t>c,B</m:t>
              </w:ins>
            </m:r>
          </m:sub>
          <m:sup>
            <m:r>
              <w:ins w:id="5634" w:author="ThinkPad" w:date="2022-06-18T12:24:00Z">
                <w:rPr>
                  <w:rFonts w:ascii="Cambria Math" w:eastAsia="宋体" w:hAnsi="Cambria Math" w:cs="Times New Roman"/>
                  <w:kern w:val="0"/>
                  <w:sz w:val="24"/>
                  <w:szCs w:val="24"/>
                </w:rPr>
                <m:t>valid</m:t>
              </w:ins>
            </m:r>
          </m:sup>
        </m:sSubSup>
      </m:oMath>
      <w:ins w:id="5635" w:author="ThinkPad" w:date="2022-06-18T12:23:00Z">
        <w:r w:rsidR="008663E4">
          <w:rPr>
            <w:rFonts w:ascii="Times New Roman" w:eastAsia="宋体" w:hAnsi="Times New Roman" w:cs="Times New Roman"/>
            <w:kern w:val="0"/>
            <w:sz w:val="24"/>
            <w:szCs w:val="24"/>
          </w:rPr>
          <w:t xml:space="preserve">denote </w:t>
        </w:r>
      </w:ins>
      <w:ins w:id="5636" w:author="Zhang Li" w:date="2022-06-12T15:09:00Z">
        <w:r>
          <w:rPr>
            <w:rFonts w:ascii="Times New Roman" w:eastAsia="宋体" w:hAnsi="Times New Roman" w:cs="Times New Roman"/>
            <w:kern w:val="0"/>
            <w:sz w:val="24"/>
            <w:szCs w:val="24"/>
          </w:rPr>
          <w:t>the number of required time slots</w:t>
        </w:r>
      </w:ins>
      <w:ins w:id="5637" w:author="ThinkPad" w:date="2022-06-18T12:22:00Z">
        <w:r w:rsidR="008663E4">
          <w:rPr>
            <w:rFonts w:ascii="Times New Roman" w:eastAsia="宋体" w:hAnsi="Times New Roman" w:cs="Times New Roman"/>
            <w:kern w:val="0"/>
            <w:sz w:val="24"/>
            <w:szCs w:val="24"/>
          </w:rPr>
          <w:t xml:space="preserve"> for</w:t>
        </w:r>
      </w:ins>
      <w:ins w:id="5638" w:author="Zhang Li" w:date="2022-06-12T15:09:00Z">
        <w:r>
          <w:rPr>
            <w:rFonts w:ascii="Times New Roman" w:eastAsia="宋体" w:hAnsi="Times New Roman" w:cs="Times New Roman"/>
            <w:kern w:val="0"/>
            <w:sz w:val="24"/>
            <w:szCs w:val="24"/>
          </w:rPr>
          <w:t xml:space="preserve"> transmitting a signature </w:t>
        </w:r>
      </w:ins>
      <w:ins w:id="5639" w:author="ThinkPad" w:date="2022-06-18T12:23:00Z">
        <w:r w:rsidR="008663E4">
          <w:rPr>
            <w:rFonts w:ascii="Times New Roman" w:eastAsia="宋体" w:hAnsi="Times New Roman" w:cs="Times New Roman"/>
            <w:kern w:val="0"/>
            <w:sz w:val="24"/>
            <w:szCs w:val="24"/>
          </w:rPr>
          <w:t xml:space="preserve">in the </w:t>
        </w:r>
      </w:ins>
      <m:oMath>
        <m:sSup>
          <m:sSupPr>
            <m:ctrlPr>
              <w:ins w:id="5640" w:author="ThinkPad" w:date="2022-06-18T12:23:00Z">
                <w:rPr>
                  <w:rFonts w:ascii="Cambria Math" w:eastAsia="宋体" w:hAnsi="Cambria Math" w:cs="Times New Roman"/>
                  <w:i/>
                  <w:kern w:val="0"/>
                  <w:sz w:val="24"/>
                  <w:szCs w:val="24"/>
                </w:rPr>
              </w:ins>
            </m:ctrlPr>
          </m:sSupPr>
          <m:e>
            <m:r>
              <w:ins w:id="5641" w:author="ThinkPad" w:date="2022-06-18T12:23:00Z">
                <w:rPr>
                  <w:rFonts w:ascii="Cambria Math" w:eastAsia="宋体" w:hAnsi="Cambria Math" w:cs="Times New Roman"/>
                  <w:kern w:val="0"/>
                  <w:sz w:val="24"/>
                  <w:szCs w:val="24"/>
                </w:rPr>
                <m:t>c</m:t>
              </w:ins>
            </m:r>
          </m:e>
          <m:sup>
            <m:r>
              <w:ins w:id="5642" w:author="ThinkPad" w:date="2022-06-18T12:23:00Z">
                <w:rPr>
                  <w:rFonts w:ascii="Cambria Math" w:eastAsia="宋体" w:hAnsi="Cambria Math" w:cs="Times New Roman"/>
                  <w:kern w:val="0"/>
                  <w:sz w:val="24"/>
                  <w:szCs w:val="24"/>
                </w:rPr>
                <m:t>th</m:t>
              </w:ins>
            </m:r>
          </m:sup>
        </m:sSup>
      </m:oMath>
      <w:ins w:id="5643" w:author="ThinkPad" w:date="2022-06-18T12:23:00Z">
        <w:r w:rsidR="008663E4">
          <w:rPr>
            <w:rFonts w:ascii="Times New Roman" w:eastAsia="宋体" w:hAnsi="Times New Roman" w:cs="Times New Roman" w:hint="eastAsia"/>
            <w:kern w:val="0"/>
            <w:sz w:val="24"/>
            <w:szCs w:val="24"/>
          </w:rPr>
          <w:t xml:space="preserve"> </w:t>
        </w:r>
      </w:ins>
      <w:ins w:id="5644" w:author="Zhang Li" w:date="2022-06-12T15:09:00Z">
        <w:del w:id="5645"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646" w:author="Zhang Li" w:date="2022-06-12T15:09:00Z">
                <w:del w:id="5647" w:author="ThinkPad" w:date="2022-06-18T12:23:00Z">
                  <w:rPr>
                    <w:rFonts w:ascii="Cambria Math" w:eastAsia="宋体" w:hAnsi="Cambria Math" w:cs="Times New Roman"/>
                    <w:i/>
                    <w:kern w:val="0"/>
                    <w:sz w:val="24"/>
                    <w:szCs w:val="24"/>
                  </w:rPr>
                </w:del>
              </w:ins>
            </m:ctrlPr>
          </m:sSubPr>
          <m:e>
            <m:r>
              <w:ins w:id="5648" w:author="Zhang Li" w:date="2022-06-12T15:09:00Z">
                <w:del w:id="5649" w:author="ThinkPad" w:date="2022-06-18T12:23:00Z">
                  <w:rPr>
                    <w:rFonts w:ascii="Cambria Math" w:eastAsia="宋体" w:hAnsi="Cambria Math" w:cs="Times New Roman"/>
                    <w:kern w:val="0"/>
                    <w:sz w:val="24"/>
                    <w:szCs w:val="24"/>
                  </w:rPr>
                  <m:t>T</m:t>
                </w:del>
              </w:ins>
            </m:r>
          </m:e>
          <m:sub>
            <m:r>
              <w:ins w:id="5650" w:author="Zhang Li" w:date="2022-06-12T15:09:00Z">
                <w:del w:id="5651" w:author="ThinkPad" w:date="2022-06-18T12:23:00Z">
                  <w:rPr>
                    <w:rFonts w:ascii="Cambria Math" w:eastAsia="宋体" w:hAnsi="Cambria Math" w:cs="Times New Roman"/>
                    <w:kern w:val="0"/>
                    <w:sz w:val="24"/>
                    <w:szCs w:val="24"/>
                  </w:rPr>
                  <m:t xml:space="preserve">c,sig </m:t>
                </w:del>
              </w:ins>
            </m:r>
          </m:sub>
        </m:sSub>
      </m:oMath>
      <w:ins w:id="5652" w:author="Zhang Li" w:date="2022-06-12T15:09:00Z">
        <w:del w:id="5653"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654" w:author="ThinkPad" w:date="2022-06-18T12:23:00Z">
        <w:r w:rsidR="008663E4">
          <w:rPr>
            <w:rFonts w:ascii="Times New Roman" w:eastAsia="宋体" w:hAnsi="Times New Roman" w:cs="Times New Roman"/>
            <w:kern w:val="0"/>
            <w:sz w:val="24"/>
            <w:szCs w:val="24"/>
          </w:rPr>
          <w:t>round a</w:t>
        </w:r>
      </w:ins>
      <w:ins w:id="5655" w:author="Zhang Li" w:date="2022-06-12T15:09:00Z">
        <w:r>
          <w:rPr>
            <w:rFonts w:ascii="Times New Roman" w:eastAsia="宋体" w:hAnsi="Times New Roman" w:cs="Times New Roman"/>
            <w:kern w:val="0"/>
            <w:sz w:val="24"/>
            <w:szCs w:val="24"/>
          </w:rPr>
          <w:t xml:space="preserve">nd </w:t>
        </w:r>
      </w:ins>
      <w:ins w:id="5656" w:author="ThinkPad" w:date="2022-06-18T12:24:00Z">
        <w:r w:rsidR="008663E4">
          <w:rPr>
            <w:rFonts w:ascii="Times New Roman" w:eastAsia="宋体" w:hAnsi="Times New Roman" w:cs="Times New Roman"/>
            <w:kern w:val="0"/>
            <w:sz w:val="24"/>
            <w:szCs w:val="24"/>
          </w:rPr>
          <w:t xml:space="preserve">that for </w:t>
        </w:r>
      </w:ins>
      <w:ins w:id="5657" w:author="Zhang Li" w:date="2022-06-12T15:09:00Z">
        <w:del w:id="5658"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659" w:author="ThinkPad" w:date="2022-06-18T12:24:00Z">
        <w:r w:rsidR="008663E4">
          <w:rPr>
            <w:rFonts w:ascii="Times New Roman" w:eastAsia="宋体" w:hAnsi="Times New Roman" w:cs="Times New Roman"/>
            <w:kern w:val="0"/>
            <w:sz w:val="24"/>
            <w:szCs w:val="24"/>
          </w:rPr>
          <w:t>, respectively</w:t>
        </w:r>
      </w:ins>
      <w:ins w:id="5660" w:author="Zhang Li" w:date="2022-06-12T15:09:00Z">
        <w:del w:id="5661"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662" w:author="Zhang Li" w:date="2022-06-12T15:09:00Z">
                <w:del w:id="5663" w:author="ThinkPad" w:date="2022-06-18T12:24:00Z">
                  <w:rPr>
                    <w:rFonts w:ascii="Cambria Math" w:eastAsia="宋体" w:hAnsi="Cambria Math" w:cs="Times New Roman"/>
                    <w:i/>
                    <w:kern w:val="0"/>
                    <w:sz w:val="24"/>
                    <w:szCs w:val="24"/>
                  </w:rPr>
                </w:del>
              </w:ins>
            </m:ctrlPr>
          </m:sSubSupPr>
          <m:e>
            <m:r>
              <w:ins w:id="5664" w:author="Zhang Li" w:date="2022-06-12T15:09:00Z">
                <w:del w:id="5665" w:author="ThinkPad" w:date="2022-06-18T12:24:00Z">
                  <w:rPr>
                    <w:rFonts w:ascii="Cambria Math" w:eastAsia="宋体" w:hAnsi="Cambria Math" w:cs="Times New Roman"/>
                    <w:kern w:val="0"/>
                    <w:sz w:val="24"/>
                    <w:szCs w:val="24"/>
                  </w:rPr>
                  <m:t>T</m:t>
                </w:del>
              </w:ins>
            </m:r>
          </m:e>
          <m:sub>
            <m:r>
              <w:ins w:id="5666" w:author="Zhang Li" w:date="2022-06-12T15:09:00Z">
                <w:del w:id="5667" w:author="ThinkPad" w:date="2022-06-18T12:24:00Z">
                  <w:rPr>
                    <w:rFonts w:ascii="Cambria Math" w:eastAsia="宋体" w:hAnsi="Cambria Math" w:cs="Times New Roman"/>
                    <w:kern w:val="0"/>
                    <w:sz w:val="24"/>
                    <w:szCs w:val="24"/>
                  </w:rPr>
                  <m:t>c,B</m:t>
                </w:del>
              </w:ins>
            </m:r>
          </m:sub>
          <m:sup>
            <m:r>
              <w:ins w:id="5668" w:author="Zhang Li" w:date="2022-06-12T15:09:00Z">
                <w:del w:id="5669" w:author="ThinkPad" w:date="2022-06-18T12:24:00Z">
                  <w:rPr>
                    <w:rFonts w:ascii="Cambria Math" w:eastAsia="宋体" w:hAnsi="Cambria Math" w:cs="Times New Roman"/>
                    <w:kern w:val="0"/>
                    <w:sz w:val="24"/>
                    <w:szCs w:val="24"/>
                  </w:rPr>
                  <m:t>valid</m:t>
                </w:del>
              </w:ins>
            </m:r>
          </m:sup>
        </m:sSubSup>
      </m:oMath>
      <w:ins w:id="5670"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671" w:author="Zhang Li" w:date="2022-06-12T15:09:00Z">
                <w:rPr>
                  <w:rFonts w:ascii="Cambria Math" w:eastAsia="宋体" w:hAnsi="Cambria Math" w:cs="Times New Roman"/>
                  <w:i/>
                  <w:kern w:val="0"/>
                  <w:sz w:val="24"/>
                  <w:szCs w:val="24"/>
                </w:rPr>
              </w:ins>
            </m:ctrlPr>
          </m:sSubSupPr>
          <m:e>
            <m:r>
              <w:ins w:id="5672" w:author="Zhang Li" w:date="2022-06-12T15:09:00Z">
                <w:rPr>
                  <w:rFonts w:ascii="Cambria Math" w:eastAsia="宋体" w:hAnsi="Cambria Math" w:cs="Times New Roman"/>
                  <w:kern w:val="0"/>
                  <w:sz w:val="24"/>
                  <w:szCs w:val="24"/>
                </w:rPr>
                <m:t>T</m:t>
              </w:ins>
            </m:r>
          </m:e>
          <m:sub>
            <m:r>
              <w:ins w:id="5673" w:author="Zhang Li" w:date="2022-06-12T15:09:00Z">
                <w:rPr>
                  <w:rFonts w:ascii="Cambria Math" w:eastAsia="宋体" w:hAnsi="Cambria Math" w:cs="Times New Roman"/>
                  <w:kern w:val="0"/>
                  <w:sz w:val="24"/>
                  <w:szCs w:val="24"/>
                </w:rPr>
                <m:t>c,B</m:t>
              </w:ins>
            </m:r>
          </m:sub>
          <m:sup>
            <m:r>
              <w:ins w:id="5674" w:author="Zhang Li" w:date="2022-06-12T15:09:00Z">
                <w:rPr>
                  <w:rFonts w:ascii="Cambria Math" w:eastAsia="宋体" w:hAnsi="Cambria Math" w:cs="Times New Roman"/>
                  <w:kern w:val="0"/>
                  <w:sz w:val="24"/>
                  <w:szCs w:val="24"/>
                </w:rPr>
                <m:t>max</m:t>
              </w:ins>
            </m:r>
          </m:sup>
        </m:sSubSup>
      </m:oMath>
      <w:ins w:id="567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676" w:author="Zhang Li" w:date="2022-06-12T15:09:00Z">
                <w:rPr>
                  <w:rFonts w:ascii="Cambria Math" w:eastAsia="宋体" w:hAnsi="Cambria Math" w:cs="Times New Roman"/>
                  <w:i/>
                  <w:kern w:val="0"/>
                  <w:sz w:val="24"/>
                  <w:szCs w:val="24"/>
                </w:rPr>
              </w:ins>
            </m:ctrlPr>
          </m:sSubSupPr>
          <m:e>
            <m:r>
              <w:ins w:id="5677" w:author="Zhang Li" w:date="2022-06-12T15:09:00Z">
                <w:rPr>
                  <w:rFonts w:ascii="Cambria Math" w:eastAsia="宋体" w:hAnsi="Cambria Math" w:cs="Times New Roman"/>
                  <w:kern w:val="0"/>
                  <w:sz w:val="24"/>
                  <w:szCs w:val="24"/>
                </w:rPr>
                <m:t>T</m:t>
              </w:ins>
            </m:r>
          </m:e>
          <m:sub>
            <m:r>
              <w:ins w:id="5678" w:author="Zhang Li" w:date="2022-06-12T15:09:00Z">
                <w:rPr>
                  <w:rFonts w:ascii="Cambria Math" w:eastAsia="宋体" w:hAnsi="Cambria Math" w:cs="Times New Roman"/>
                  <w:kern w:val="0"/>
                  <w:sz w:val="24"/>
                  <w:szCs w:val="24"/>
                </w:rPr>
                <m:t>c,B</m:t>
              </w:ins>
            </m:r>
          </m:sub>
          <m:sup>
            <m:r>
              <w:ins w:id="5679" w:author="Zhang Li" w:date="2022-06-12T15:09:00Z">
                <w:rPr>
                  <w:rFonts w:ascii="Cambria Math" w:eastAsia="宋体" w:hAnsi="Cambria Math" w:cs="Times New Roman"/>
                  <w:kern w:val="0"/>
                  <w:sz w:val="24"/>
                  <w:szCs w:val="24"/>
                </w:rPr>
                <m:t>empty</m:t>
              </w:ins>
            </m:r>
          </m:sup>
        </m:sSubSup>
        <m:r>
          <w:ins w:id="5680" w:author="Zhang Li" w:date="2022-06-12T15:09:00Z">
            <w:rPr>
              <w:rFonts w:ascii="Cambria Math" w:eastAsia="宋体" w:hAnsi="Cambria Math" w:cs="Times New Roman"/>
              <w:kern w:val="0"/>
              <w:sz w:val="24"/>
              <w:szCs w:val="24"/>
            </w:rPr>
            <m:t xml:space="preserve"> </m:t>
          </w:ins>
        </m:r>
      </m:oMath>
      <w:ins w:id="5681"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682"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683"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684" w:author="Zhang Li" w:date="2022-06-12T15:09:00Z">
        <w:r>
          <w:rPr>
            <w:rFonts w:ascii="Times New Roman" w:eastAsia="宋体" w:hAnsi="Times New Roman" w:cs="Times New Roman"/>
            <w:kern w:val="0"/>
            <w:sz w:val="24"/>
            <w:szCs w:val="24"/>
          </w:rPr>
          <w:t xml:space="preserve"> </w:t>
        </w:r>
      </w:ins>
      <w:ins w:id="5685" w:author="ThinkPad" w:date="2022-06-18T12:25:00Z">
        <w:r w:rsidR="008663E4">
          <w:rPr>
            <w:rFonts w:ascii="Times New Roman" w:eastAsia="宋体" w:hAnsi="Times New Roman" w:cs="Times New Roman"/>
            <w:kern w:val="0"/>
            <w:sz w:val="24"/>
            <w:szCs w:val="24"/>
          </w:rPr>
          <w:t xml:space="preserve">for </w:t>
        </w:r>
      </w:ins>
      <w:ins w:id="5686" w:author="Zhang Li" w:date="2022-06-12T15:09:00Z">
        <w:r>
          <w:rPr>
            <w:rFonts w:ascii="Times New Roman" w:eastAsia="宋体" w:hAnsi="Times New Roman" w:cs="Times New Roman"/>
            <w:kern w:val="0"/>
            <w:sz w:val="24"/>
            <w:szCs w:val="24"/>
          </w:rPr>
          <w:t xml:space="preserve">transmitting </w:t>
        </w:r>
      </w:ins>
      <w:ins w:id="5687" w:author="ThinkPad" w:date="2022-06-18T12:25:00Z">
        <w:r w:rsidR="008663E4">
          <w:rPr>
            <w:rFonts w:ascii="Times New Roman" w:eastAsia="宋体" w:hAnsi="Times New Roman" w:cs="Times New Roman"/>
            <w:kern w:val="0"/>
            <w:sz w:val="24"/>
            <w:szCs w:val="24"/>
          </w:rPr>
          <w:t xml:space="preserve">a </w:t>
        </w:r>
      </w:ins>
      <w:ins w:id="5688" w:author="Zhang Li" w:date="2022-06-12T15:09:00Z">
        <w:r>
          <w:rPr>
            <w:rFonts w:ascii="Times New Roman" w:eastAsia="宋体" w:hAnsi="Times New Roman" w:cs="Times New Roman"/>
            <w:kern w:val="0"/>
            <w:sz w:val="24"/>
            <w:szCs w:val="24"/>
          </w:rPr>
          <w:t>maximum size</w:t>
        </w:r>
      </w:ins>
      <w:ins w:id="5689" w:author="ThinkPad" w:date="2022-06-18T12:24:00Z">
        <w:r w:rsidR="008663E4">
          <w:rPr>
            <w:rFonts w:ascii="Times New Roman" w:eastAsia="宋体" w:hAnsi="Times New Roman" w:cs="Times New Roman"/>
            <w:kern w:val="0"/>
            <w:sz w:val="24"/>
            <w:szCs w:val="24"/>
          </w:rPr>
          <w:t>d</w:t>
        </w:r>
      </w:ins>
      <w:ins w:id="5690" w:author="Zhang Li" w:date="2022-06-12T15:09:00Z">
        <w:r>
          <w:rPr>
            <w:rFonts w:ascii="Times New Roman" w:eastAsia="宋体" w:hAnsi="Times New Roman" w:cs="Times New Roman"/>
            <w:kern w:val="0"/>
            <w:sz w:val="24"/>
            <w:szCs w:val="24"/>
          </w:rPr>
          <w:t xml:space="preserve"> </w:t>
        </w:r>
        <w:del w:id="5691"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692"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693"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2F13AB" w:rsidP="00156A43">
      <w:pPr>
        <w:spacing w:afterLines="50" w:after="156"/>
        <w:rPr>
          <w:ins w:id="5694" w:author="Zhang Li" w:date="2022-06-12T15:09:00Z"/>
          <w:rFonts w:ascii="Times New Roman" w:eastAsia="宋体" w:hAnsi="Times New Roman" w:cs="Times New Roman"/>
          <w:kern w:val="0"/>
          <w:sz w:val="24"/>
          <w:szCs w:val="24"/>
        </w:rPr>
      </w:pPr>
      <m:oMathPara>
        <m:oMath>
          <m:sSub>
            <m:sSubPr>
              <m:ctrlPr>
                <w:ins w:id="5695" w:author="Zhang Li" w:date="2022-06-12T15:09:00Z">
                  <w:rPr>
                    <w:rFonts w:ascii="Cambria Math" w:eastAsia="宋体" w:hAnsi="Cambria Math" w:cs="Times New Roman"/>
                    <w:kern w:val="0"/>
                    <w:sz w:val="24"/>
                    <w:szCs w:val="24"/>
                  </w:rPr>
                </w:ins>
              </m:ctrlPr>
            </m:sSubPr>
            <m:e>
              <m:r>
                <w:ins w:id="5696" w:author="Zhang Li" w:date="2022-06-12T15:09:00Z">
                  <m:rPr>
                    <m:scr m:val="double-struck"/>
                    <m:sty m:val="p"/>
                  </m:rPr>
                  <w:rPr>
                    <w:rFonts w:ascii="Cambria Math" w:eastAsia="宋体" w:hAnsi="Cambria Math" w:cs="Times New Roman"/>
                    <w:kern w:val="0"/>
                    <w:sz w:val="24"/>
                    <w:szCs w:val="24"/>
                  </w:rPr>
                  <m:t>E</m:t>
                </w:ins>
              </m:r>
            </m:e>
            <m:sub>
              <m:sSub>
                <m:sSubPr>
                  <m:ctrlPr>
                    <w:ins w:id="5697" w:author="Zhang Li" w:date="2022-06-12T15:09:00Z">
                      <w:rPr>
                        <w:rFonts w:ascii="Cambria Math" w:eastAsia="宋体" w:hAnsi="Cambria Math" w:cs="Times New Roman"/>
                        <w:kern w:val="0"/>
                        <w:sz w:val="24"/>
                        <w:szCs w:val="24"/>
                      </w:rPr>
                    </w:ins>
                  </m:ctrlPr>
                </m:sSubPr>
                <m:e>
                  <m:r>
                    <w:ins w:id="5698" w:author="Zhang Li" w:date="2022-06-12T15:09:00Z">
                      <w:rPr>
                        <w:rFonts w:ascii="Cambria Math" w:eastAsia="宋体" w:hAnsi="Cambria Math" w:cs="Times New Roman"/>
                        <w:kern w:val="0"/>
                        <w:sz w:val="24"/>
                        <w:szCs w:val="24"/>
                      </w:rPr>
                      <m:t>τ</m:t>
                    </w:ins>
                  </m:r>
                </m:e>
                <m:sub>
                  <m:r>
                    <w:ins w:id="5699" w:author="Zhang Li" w:date="2022-06-12T15:09:00Z">
                      <w:rPr>
                        <w:rFonts w:ascii="Cambria Math" w:eastAsia="宋体" w:hAnsi="Cambria Math" w:cs="Times New Roman"/>
                        <w:kern w:val="0"/>
                        <w:sz w:val="24"/>
                        <w:szCs w:val="24"/>
                      </w:rPr>
                      <m:t>o</m:t>
                    </w:ins>
                  </m:r>
                </m:sub>
              </m:sSub>
            </m:sub>
          </m:sSub>
          <m:r>
            <w:ins w:id="5700" w:author="Zhang Li" w:date="2022-06-12T15:09:00Z">
              <m:rPr>
                <m:sty m:val="p"/>
              </m:rPr>
              <w:rPr>
                <w:rFonts w:ascii="Cambria Math" w:eastAsia="宋体" w:hAnsi="Cambria Math" w:cs="Times New Roman"/>
                <w:kern w:val="0"/>
                <w:sz w:val="24"/>
                <w:szCs w:val="24"/>
              </w:rPr>
              <m:t xml:space="preserve">= </m:t>
            </w:ins>
          </m:r>
          <m:f>
            <m:fPr>
              <m:ctrlPr>
                <w:ins w:id="5701" w:author="Zhang Li" w:date="2022-06-12T15:09:00Z">
                  <w:rPr>
                    <w:rFonts w:ascii="Cambria Math" w:eastAsia="宋体" w:hAnsi="Cambria Math" w:cs="Times New Roman"/>
                    <w:kern w:val="0"/>
                    <w:sz w:val="24"/>
                    <w:szCs w:val="24"/>
                  </w:rPr>
                </w:ins>
              </m:ctrlPr>
            </m:fPr>
            <m:num>
              <m:r>
                <w:ins w:id="5702" w:author="Zhang Li" w:date="2022-06-12T15:09:00Z">
                  <m:rPr>
                    <m:sty m:val="p"/>
                  </m:rPr>
                  <w:rPr>
                    <w:rFonts w:ascii="Cambria Math" w:eastAsia="宋体" w:hAnsi="Cambria Math" w:cs="Times New Roman"/>
                    <w:kern w:val="0"/>
                    <w:sz w:val="24"/>
                    <w:szCs w:val="24"/>
                  </w:rPr>
                  <m:t>1</m:t>
                </w:ins>
              </m:r>
            </m:num>
            <m:den>
              <m:r>
                <w:ins w:id="5703" w:author="Zhang Li" w:date="2022-06-12T15:09:00Z">
                  <w:rPr>
                    <w:rFonts w:ascii="Cambria Math" w:eastAsia="宋体" w:hAnsi="Cambria Math" w:cs="Times New Roman"/>
                    <w:kern w:val="0"/>
                    <w:sz w:val="24"/>
                    <w:szCs w:val="24"/>
                  </w:rPr>
                  <m:t>C</m:t>
                </w:ins>
              </m:r>
            </m:den>
          </m:f>
          <m:nary>
            <m:naryPr>
              <m:chr m:val="∑"/>
              <m:limLoc m:val="undOvr"/>
              <m:ctrlPr>
                <w:ins w:id="5704" w:author="Zhang Li" w:date="2022-06-12T15:09:00Z">
                  <w:rPr>
                    <w:rFonts w:ascii="Cambria Math" w:eastAsia="宋体" w:hAnsi="Cambria Math" w:cs="Times New Roman"/>
                    <w:kern w:val="0"/>
                    <w:sz w:val="24"/>
                    <w:szCs w:val="24"/>
                  </w:rPr>
                </w:ins>
              </m:ctrlPr>
            </m:naryPr>
            <m:sub>
              <m:r>
                <w:ins w:id="5705" w:author="Zhang Li" w:date="2022-06-12T15:09:00Z">
                  <w:rPr>
                    <w:rFonts w:ascii="Cambria Math" w:eastAsia="宋体" w:hAnsi="Cambria Math" w:cs="Times New Roman"/>
                    <w:kern w:val="0"/>
                    <w:sz w:val="24"/>
                    <w:szCs w:val="24"/>
                  </w:rPr>
                  <m:t>c</m:t>
                </w:ins>
              </m:r>
              <m:r>
                <w:ins w:id="5706" w:author="Zhang Li" w:date="2022-06-12T15:09:00Z">
                  <m:rPr>
                    <m:sty m:val="p"/>
                  </m:rPr>
                  <w:rPr>
                    <w:rFonts w:ascii="Cambria Math" w:eastAsia="宋体" w:hAnsi="Cambria Math" w:cs="Times New Roman"/>
                    <w:kern w:val="0"/>
                    <w:sz w:val="24"/>
                    <w:szCs w:val="24"/>
                  </w:rPr>
                  <m:t>=1</m:t>
                </w:ins>
              </m:r>
            </m:sub>
            <m:sup>
              <m:r>
                <w:ins w:id="5707" w:author="Zhang Li" w:date="2022-06-12T15:09:00Z">
                  <w:rPr>
                    <w:rFonts w:ascii="Cambria Math" w:eastAsia="宋体" w:hAnsi="Cambria Math" w:cs="Times New Roman"/>
                    <w:kern w:val="0"/>
                    <w:sz w:val="24"/>
                    <w:szCs w:val="24"/>
                  </w:rPr>
                  <m:t>C</m:t>
                </w:ins>
              </m:r>
            </m:sup>
            <m:e>
              <m:r>
                <w:ins w:id="5708" w:author="Zhang Li" w:date="2022-06-12T15:09:00Z">
                  <m:rPr>
                    <m:sty m:val="p"/>
                  </m:rPr>
                  <w:rPr>
                    <w:rFonts w:ascii="Cambria Math" w:eastAsia="宋体" w:hAnsi="Cambria Math" w:cs="Times New Roman"/>
                    <w:kern w:val="0"/>
                    <w:sz w:val="24"/>
                    <w:szCs w:val="24"/>
                  </w:rPr>
                  <m:t xml:space="preserve"> </m:t>
                </w:ins>
              </m:r>
              <m:sSub>
                <m:sSubPr>
                  <m:ctrlPr>
                    <w:ins w:id="5709" w:author="Zhang Li" w:date="2022-06-12T15:09:00Z">
                      <w:rPr>
                        <w:rFonts w:ascii="Cambria Math" w:eastAsia="宋体" w:hAnsi="Cambria Math" w:cs="Times New Roman"/>
                        <w:kern w:val="0"/>
                        <w:sz w:val="24"/>
                        <w:szCs w:val="24"/>
                      </w:rPr>
                    </w:ins>
                  </m:ctrlPr>
                </m:sSubPr>
                <m:e>
                  <m:r>
                    <w:ins w:id="5710" w:author="Zhang Li" w:date="2022-06-12T15:09:00Z">
                      <w:rPr>
                        <w:rFonts w:ascii="Cambria Math" w:eastAsia="宋体" w:hAnsi="Cambria Math" w:cs="Times New Roman"/>
                        <w:kern w:val="0"/>
                        <w:sz w:val="24"/>
                        <w:szCs w:val="24"/>
                      </w:rPr>
                      <m:t>τ</m:t>
                    </w:ins>
                  </m:r>
                </m:e>
                <m:sub>
                  <m:r>
                    <w:ins w:id="5711" w:author="Zhang Li" w:date="2022-06-12T15:09:00Z">
                      <w:rPr>
                        <w:rFonts w:ascii="Cambria Math" w:eastAsia="宋体" w:hAnsi="Cambria Math" w:cs="Times New Roman"/>
                        <w:kern w:val="0"/>
                        <w:sz w:val="24"/>
                        <w:szCs w:val="24"/>
                      </w:rPr>
                      <m:t>o</m:t>
                    </w:ins>
                  </m:r>
                </m:sub>
              </m:sSub>
              <m:r>
                <w:ins w:id="5712" w:author="Zhang Li" w:date="2022-06-12T15:09:00Z">
                  <m:rPr>
                    <m:sty m:val="p"/>
                  </m:rPr>
                  <w:rPr>
                    <w:rFonts w:ascii="Cambria Math" w:eastAsia="宋体" w:hAnsi="Cambria Math" w:cs="Times New Roman"/>
                    <w:kern w:val="0"/>
                    <w:sz w:val="24"/>
                    <w:szCs w:val="24"/>
                  </w:rPr>
                  <m:t>⋅</m:t>
                </w:ins>
              </m:r>
              <m:d>
                <m:dPr>
                  <m:begChr m:val="⌈"/>
                  <m:endChr m:val="⌉"/>
                  <m:ctrlPr>
                    <w:ins w:id="5713" w:author="Zhang Li" w:date="2022-06-12T15:09:00Z">
                      <w:rPr>
                        <w:rFonts w:ascii="Cambria Math" w:eastAsia="宋体" w:hAnsi="Cambria Math" w:cs="Times New Roman"/>
                        <w:kern w:val="0"/>
                        <w:sz w:val="24"/>
                        <w:szCs w:val="24"/>
                      </w:rPr>
                    </w:ins>
                  </m:ctrlPr>
                </m:dPr>
                <m:e>
                  <m:f>
                    <m:fPr>
                      <m:ctrlPr>
                        <w:ins w:id="5714" w:author="Zhang Li" w:date="2022-06-12T15:09:00Z">
                          <w:rPr>
                            <w:rFonts w:ascii="Cambria Math" w:eastAsia="宋体" w:hAnsi="Cambria Math" w:cs="Times New Roman"/>
                            <w:kern w:val="0"/>
                            <w:sz w:val="24"/>
                            <w:szCs w:val="24"/>
                          </w:rPr>
                        </w:ins>
                      </m:ctrlPr>
                    </m:fPr>
                    <m:num>
                      <m:func>
                        <m:funcPr>
                          <m:ctrlPr>
                            <w:ins w:id="5715" w:author="Zhang Li" w:date="2022-06-12T15:09:00Z">
                              <w:rPr>
                                <w:rFonts w:ascii="Cambria Math" w:eastAsia="宋体" w:hAnsi="Cambria Math" w:cs="Times New Roman"/>
                                <w:kern w:val="0"/>
                                <w:sz w:val="24"/>
                                <w:szCs w:val="24"/>
                              </w:rPr>
                            </w:ins>
                          </m:ctrlPr>
                        </m:funcPr>
                        <m:fName>
                          <m:r>
                            <w:ins w:id="5716" w:author="Zhang Li" w:date="2022-06-12T15:09:00Z">
                              <m:rPr>
                                <m:sty m:val="p"/>
                              </m:rPr>
                              <w:rPr>
                                <w:rFonts w:ascii="Cambria Math" w:eastAsia="宋体" w:hAnsi="Cambria Math" w:cs="Times New Roman"/>
                                <w:kern w:val="0"/>
                                <w:sz w:val="24"/>
                                <w:szCs w:val="24"/>
                              </w:rPr>
                              <m:t>log</m:t>
                            </w:ins>
                          </m:r>
                        </m:fName>
                        <m:e>
                          <m:d>
                            <m:dPr>
                              <m:ctrlPr>
                                <w:ins w:id="5717" w:author="Zhang Li" w:date="2022-06-12T15:09:00Z">
                                  <w:rPr>
                                    <w:rFonts w:ascii="Cambria Math" w:eastAsia="宋体" w:hAnsi="Cambria Math" w:cs="Times New Roman"/>
                                    <w:kern w:val="0"/>
                                    <w:sz w:val="24"/>
                                    <w:szCs w:val="24"/>
                                  </w:rPr>
                                </w:ins>
                              </m:ctrlPr>
                            </m:dPr>
                            <m:e>
                              <m:r>
                                <w:ins w:id="5718" w:author="Zhang Li" w:date="2022-06-12T15:09:00Z">
                                  <m:rPr>
                                    <m:sty m:val="p"/>
                                  </m:rPr>
                                  <w:rPr>
                                    <w:rFonts w:ascii="Cambria Math" w:eastAsia="宋体" w:hAnsi="Cambria Math" w:cs="Times New Roman"/>
                                    <w:kern w:val="0"/>
                                    <w:sz w:val="24"/>
                                    <w:szCs w:val="24"/>
                                  </w:rPr>
                                  <m:t>1-</m:t>
                                </w:ins>
                              </m:r>
                              <m:r>
                                <w:ins w:id="5719" w:author="Zhang Li" w:date="2022-06-12T15:09:00Z">
                                  <w:rPr>
                                    <w:rFonts w:ascii="Cambria Math" w:eastAsia="宋体" w:hAnsi="Cambria Math" w:cs="Times New Roman"/>
                                    <w:kern w:val="0"/>
                                    <w:sz w:val="24"/>
                                    <w:szCs w:val="24"/>
                                  </w:rPr>
                                  <m:t>ς</m:t>
                                </w:ins>
                              </m:r>
                            </m:e>
                          </m:d>
                        </m:e>
                      </m:func>
                    </m:num>
                    <m:den>
                      <m:func>
                        <m:funcPr>
                          <m:ctrlPr>
                            <w:ins w:id="5720" w:author="Zhang Li" w:date="2022-06-12T15:09:00Z">
                              <w:rPr>
                                <w:rFonts w:ascii="Cambria Math" w:eastAsia="宋体" w:hAnsi="Cambria Math" w:cs="Times New Roman"/>
                                <w:kern w:val="0"/>
                                <w:sz w:val="24"/>
                                <w:szCs w:val="24"/>
                              </w:rPr>
                            </w:ins>
                          </m:ctrlPr>
                        </m:funcPr>
                        <m:fName>
                          <m:r>
                            <w:ins w:id="5721" w:author="Zhang Li" w:date="2022-06-12T15:09:00Z">
                              <m:rPr>
                                <m:sty m:val="p"/>
                              </m:rPr>
                              <w:rPr>
                                <w:rFonts w:ascii="Cambria Math" w:eastAsia="宋体" w:hAnsi="Cambria Math" w:cs="Times New Roman"/>
                                <w:kern w:val="0"/>
                                <w:sz w:val="24"/>
                                <w:szCs w:val="24"/>
                              </w:rPr>
                              <m:t>log</m:t>
                            </w:ins>
                          </m:r>
                        </m:fName>
                        <m:e>
                          <m:d>
                            <m:dPr>
                              <m:ctrlPr>
                                <w:ins w:id="5722" w:author="Zhang Li" w:date="2022-06-12T15:09:00Z">
                                  <w:rPr>
                                    <w:rFonts w:ascii="Cambria Math" w:eastAsia="宋体" w:hAnsi="Cambria Math" w:cs="Times New Roman"/>
                                    <w:kern w:val="0"/>
                                    <w:sz w:val="24"/>
                                    <w:szCs w:val="24"/>
                                  </w:rPr>
                                </w:ins>
                              </m:ctrlPr>
                            </m:dPr>
                            <m:e>
                              <m:r>
                                <w:ins w:id="5723" w:author="Zhang Li" w:date="2022-06-12T15:09:00Z">
                                  <m:rPr>
                                    <m:sty m:val="p"/>
                                  </m:rPr>
                                  <w:rPr>
                                    <w:rFonts w:ascii="Cambria Math" w:eastAsia="宋体" w:hAnsi="Cambria Math" w:cs="Times New Roman"/>
                                    <w:kern w:val="0"/>
                                    <w:sz w:val="24"/>
                                    <w:szCs w:val="24"/>
                                  </w:rPr>
                                  <m:t>1-</m:t>
                                </w:ins>
                              </m:r>
                              <m:r>
                                <w:ins w:id="5724" w:author="Zhang Li" w:date="2022-06-12T15:09:00Z">
                                  <w:rPr>
                                    <w:rFonts w:ascii="Cambria Math" w:eastAsia="宋体" w:hAnsi="Cambria Math" w:cs="Times New Roman" w:hint="eastAsia"/>
                                    <w:kern w:val="0"/>
                                    <w:sz w:val="24"/>
                                    <w:szCs w:val="24"/>
                                  </w:rPr>
                                  <m:t>N</m:t>
                                </w:ins>
                              </m:r>
                              <m:r>
                                <w:ins w:id="5725" w:author="Zhang Li" w:date="2022-06-12T15:09:00Z">
                                  <m:rPr>
                                    <m:sty m:val="p"/>
                                  </m:rPr>
                                  <w:rPr>
                                    <w:rFonts w:ascii="Cambria Math" w:eastAsia="宋体" w:hAnsi="Cambria Math" w:cs="Times New Roman"/>
                                    <w:kern w:val="0"/>
                                    <w:sz w:val="24"/>
                                    <w:szCs w:val="24"/>
                                  </w:rPr>
                                  <m:t>⋅</m:t>
                                </w:ins>
                              </m:r>
                              <m:r>
                                <w:ins w:id="5726" w:author="Zhang Li" w:date="2022-06-12T15:09:00Z">
                                  <w:rPr>
                                    <w:rFonts w:ascii="Cambria Math" w:eastAsia="宋体" w:hAnsi="Cambria Math" w:cs="Times New Roman"/>
                                    <w:kern w:val="0"/>
                                    <w:sz w:val="24"/>
                                    <w:szCs w:val="24"/>
                                  </w:rPr>
                                  <m:t>p</m:t>
                                </w:ins>
                              </m:r>
                              <m:r>
                                <w:ins w:id="5727" w:author="Zhang Li" w:date="2022-06-12T15:09:00Z">
                                  <m:rPr>
                                    <m:sty m:val="p"/>
                                  </m:rPr>
                                  <w:rPr>
                                    <w:rFonts w:ascii="Cambria Math" w:eastAsia="宋体" w:hAnsi="Cambria Math" w:cs="Times New Roman"/>
                                    <w:kern w:val="0"/>
                                    <w:sz w:val="24"/>
                                    <w:szCs w:val="24"/>
                                  </w:rPr>
                                  <m:t>⋅</m:t>
                                </w:ins>
                              </m:r>
                              <m:sSup>
                                <m:sSupPr>
                                  <m:ctrlPr>
                                    <w:ins w:id="5728" w:author="Zhang Li" w:date="2022-06-12T15:09:00Z">
                                      <w:rPr>
                                        <w:rFonts w:ascii="Cambria Math" w:eastAsia="宋体" w:hAnsi="Cambria Math" w:cs="Times New Roman"/>
                                        <w:kern w:val="0"/>
                                        <w:sz w:val="24"/>
                                        <w:szCs w:val="24"/>
                                      </w:rPr>
                                    </w:ins>
                                  </m:ctrlPr>
                                </m:sSupPr>
                                <m:e>
                                  <m:d>
                                    <m:dPr>
                                      <m:ctrlPr>
                                        <w:ins w:id="5729" w:author="Zhang Li" w:date="2022-06-12T15:09:00Z">
                                          <w:rPr>
                                            <w:rFonts w:ascii="Cambria Math" w:eastAsia="宋体" w:hAnsi="Cambria Math" w:cs="Times New Roman"/>
                                            <w:kern w:val="0"/>
                                            <w:sz w:val="24"/>
                                            <w:szCs w:val="24"/>
                                          </w:rPr>
                                        </w:ins>
                                      </m:ctrlPr>
                                    </m:dPr>
                                    <m:e>
                                      <m:r>
                                        <w:ins w:id="5730" w:author="Zhang Li" w:date="2022-06-12T15:09:00Z">
                                          <m:rPr>
                                            <m:sty m:val="p"/>
                                          </m:rPr>
                                          <w:rPr>
                                            <w:rFonts w:ascii="Cambria Math" w:eastAsia="宋体" w:hAnsi="Cambria Math" w:cs="Times New Roman"/>
                                            <w:kern w:val="0"/>
                                            <w:sz w:val="24"/>
                                            <w:szCs w:val="24"/>
                                          </w:rPr>
                                          <m:t>1-</m:t>
                                        </w:ins>
                                      </m:r>
                                      <m:r>
                                        <w:ins w:id="5731" w:author="Zhang Li" w:date="2022-06-12T15:09:00Z">
                                          <w:rPr>
                                            <w:rFonts w:ascii="Cambria Math" w:eastAsia="宋体" w:hAnsi="Cambria Math" w:cs="Times New Roman"/>
                                            <w:kern w:val="0"/>
                                            <w:sz w:val="24"/>
                                            <w:szCs w:val="24"/>
                                          </w:rPr>
                                          <m:t>p</m:t>
                                        </w:ins>
                                      </m:r>
                                    </m:e>
                                  </m:d>
                                </m:e>
                                <m:sup>
                                  <m:r>
                                    <w:ins w:id="5732" w:author="Zhang Li" w:date="2022-06-12T15:09:00Z">
                                      <w:rPr>
                                        <w:rFonts w:ascii="Cambria Math" w:eastAsia="宋体" w:hAnsi="Cambria Math" w:cs="Times New Roman"/>
                                        <w:kern w:val="0"/>
                                        <w:sz w:val="24"/>
                                        <w:szCs w:val="24"/>
                                      </w:rPr>
                                      <m:t>N</m:t>
                                    </w:ins>
                                  </m:r>
                                  <m:r>
                                    <w:ins w:id="5733" w:author="Zhang Li" w:date="2022-06-12T15:09:00Z">
                                      <m:rPr>
                                        <m:sty m:val="p"/>
                                      </m:rPr>
                                      <w:rPr>
                                        <w:rFonts w:ascii="Cambria Math" w:eastAsia="宋体" w:hAnsi="Cambria Math" w:cs="Times New Roman"/>
                                        <w:kern w:val="0"/>
                                        <w:sz w:val="24"/>
                                        <w:szCs w:val="24"/>
                                      </w:rPr>
                                      <m:t>-1</m:t>
                                    </w:ins>
                                  </m:r>
                                </m:sup>
                              </m:sSup>
                            </m:e>
                          </m:d>
                        </m:e>
                      </m:func>
                    </m:den>
                  </m:f>
                </m:e>
              </m:d>
              <m:r>
                <w:ins w:id="5734" w:author="Zhang Li" w:date="2022-06-12T15:09:00Z">
                  <m:rPr>
                    <m:sty m:val="p"/>
                  </m:rPr>
                  <w:rPr>
                    <w:rFonts w:ascii="Cambria Math" w:eastAsia="宋体" w:hAnsi="Cambria Math" w:cs="Times New Roman"/>
                    <w:kern w:val="0"/>
                    <w:sz w:val="24"/>
                    <w:szCs w:val="24"/>
                  </w:rPr>
                  <m:t>⋅</m:t>
                </w:ins>
              </m:r>
              <m:d>
                <m:dPr>
                  <m:begChr m:val="["/>
                  <m:endChr m:val="]"/>
                  <m:ctrlPr>
                    <w:ins w:id="5735" w:author="Zhang Li" w:date="2022-06-12T15:09:00Z">
                      <w:rPr>
                        <w:rFonts w:ascii="Cambria Math" w:eastAsia="宋体" w:hAnsi="Cambria Math" w:cs="Times New Roman"/>
                        <w:kern w:val="0"/>
                        <w:sz w:val="24"/>
                        <w:szCs w:val="24"/>
                      </w:rPr>
                    </w:ins>
                  </m:ctrlPr>
                </m:dPr>
                <m:e>
                  <m:d>
                    <m:dPr>
                      <m:ctrlPr>
                        <w:ins w:id="5736" w:author="Zhang Li" w:date="2022-06-12T15:09:00Z">
                          <w:rPr>
                            <w:rFonts w:ascii="Cambria Math" w:eastAsia="宋体" w:hAnsi="Cambria Math" w:cs="Times New Roman"/>
                            <w:kern w:val="0"/>
                            <w:sz w:val="24"/>
                            <w:szCs w:val="24"/>
                          </w:rPr>
                        </w:ins>
                      </m:ctrlPr>
                    </m:dPr>
                    <m:e>
                      <m:r>
                        <w:ins w:id="5737" w:author="Zhang Li" w:date="2022-06-12T15:09:00Z">
                          <m:rPr>
                            <m:sty m:val="p"/>
                          </m:rPr>
                          <w:rPr>
                            <w:rFonts w:ascii="Cambria Math" w:eastAsia="宋体" w:hAnsi="Cambria Math" w:cs="Times New Roman"/>
                            <w:kern w:val="0"/>
                            <w:sz w:val="24"/>
                            <w:szCs w:val="24"/>
                          </w:rPr>
                          <m:t>2+</m:t>
                        </w:ins>
                      </m:r>
                      <m:sSub>
                        <m:sSubPr>
                          <m:ctrlPr>
                            <w:ins w:id="5738" w:author="Zhang Li" w:date="2022-06-12T15:09:00Z">
                              <w:rPr>
                                <w:rFonts w:ascii="Cambria Math" w:eastAsia="宋体" w:hAnsi="Cambria Math" w:cs="Times New Roman"/>
                                <w:kern w:val="0"/>
                                <w:sz w:val="24"/>
                                <w:szCs w:val="24"/>
                              </w:rPr>
                            </w:ins>
                          </m:ctrlPr>
                        </m:sSubPr>
                        <m:e>
                          <m:r>
                            <w:ins w:id="5739" w:author="Zhang Li" w:date="2022-06-12T15:09:00Z">
                              <w:rPr>
                                <w:rFonts w:ascii="Cambria Math" w:eastAsia="宋体" w:hAnsi="Cambria Math" w:cs="Times New Roman"/>
                                <w:kern w:val="0"/>
                                <w:sz w:val="24"/>
                                <w:szCs w:val="24"/>
                              </w:rPr>
                              <m:t>p</m:t>
                            </w:ins>
                          </m:r>
                        </m:e>
                        <m:sub>
                          <m:r>
                            <w:ins w:id="5740" w:author="Zhang Li" w:date="2022-06-12T15:09:00Z">
                              <w:rPr>
                                <w:rFonts w:ascii="Cambria Math" w:eastAsia="宋体" w:hAnsi="Cambria Math" w:cs="Times New Roman"/>
                                <w:kern w:val="0"/>
                                <w:sz w:val="24"/>
                                <w:szCs w:val="24"/>
                              </w:rPr>
                              <m:t>f</m:t>
                            </w:ins>
                          </m:r>
                        </m:sub>
                      </m:sSub>
                      <m:sSub>
                        <m:sSubPr>
                          <m:ctrlPr>
                            <w:ins w:id="5741" w:author="Zhang Li" w:date="2022-06-12T15:09:00Z">
                              <w:rPr>
                                <w:rFonts w:ascii="Cambria Math" w:eastAsia="宋体" w:hAnsi="Cambria Math" w:cs="Times New Roman"/>
                                <w:kern w:val="0"/>
                                <w:sz w:val="24"/>
                                <w:szCs w:val="24"/>
                              </w:rPr>
                            </w:ins>
                          </m:ctrlPr>
                        </m:sSubPr>
                        <m:e>
                          <m:r>
                            <w:ins w:id="5742" w:author="Zhang Li" w:date="2022-06-12T15:09:00Z">
                              <w:rPr>
                                <w:rFonts w:ascii="Cambria Math" w:eastAsia="宋体" w:hAnsi="Cambria Math" w:cs="Times New Roman"/>
                                <w:kern w:val="0"/>
                                <w:sz w:val="24"/>
                                <w:szCs w:val="24"/>
                              </w:rPr>
                              <m:t>p</m:t>
                            </w:ins>
                          </m:r>
                        </m:e>
                        <m:sub>
                          <m:r>
                            <w:ins w:id="5743" w:author="Zhang Li" w:date="2022-06-12T15:09:00Z">
                              <w:rPr>
                                <w:rFonts w:ascii="Cambria Math" w:eastAsia="宋体" w:hAnsi="Cambria Math" w:cs="Times New Roman"/>
                                <w:kern w:val="0"/>
                                <w:sz w:val="24"/>
                                <w:szCs w:val="24"/>
                              </w:rPr>
                              <m:t>suc</m:t>
                            </w:ins>
                          </m:r>
                        </m:sub>
                      </m:sSub>
                    </m:e>
                  </m:d>
                  <m:d>
                    <m:dPr>
                      <m:ctrlPr>
                        <w:ins w:id="5744" w:author="Zhang Li" w:date="2022-06-12T15:09:00Z">
                          <w:rPr>
                            <w:rFonts w:ascii="Cambria Math" w:eastAsia="宋体" w:hAnsi="Cambria Math" w:cs="Times New Roman"/>
                            <w:kern w:val="0"/>
                            <w:sz w:val="24"/>
                            <w:szCs w:val="24"/>
                          </w:rPr>
                        </w:ins>
                      </m:ctrlPr>
                    </m:dPr>
                    <m:e>
                      <m:r>
                        <w:ins w:id="5745" w:author="Zhang Li" w:date="2022-06-12T15:09:00Z">
                          <w:rPr>
                            <w:rFonts w:ascii="Cambria Math" w:eastAsia="宋体" w:hAnsi="Cambria Math" w:cs="Times New Roman"/>
                            <w:kern w:val="0"/>
                            <w:sz w:val="24"/>
                            <w:szCs w:val="24"/>
                          </w:rPr>
                          <m:t>N</m:t>
                        </w:ins>
                      </m:r>
                      <m:r>
                        <w:ins w:id="5746" w:author="Zhang Li" w:date="2022-06-12T15:09:00Z">
                          <m:rPr>
                            <m:sty m:val="p"/>
                          </m:rPr>
                          <w:rPr>
                            <w:rFonts w:ascii="Cambria Math" w:eastAsia="宋体" w:hAnsi="Cambria Math" w:cs="Times New Roman"/>
                            <w:kern w:val="0"/>
                            <w:sz w:val="24"/>
                            <w:szCs w:val="24"/>
                          </w:rPr>
                          <m:t>+1</m:t>
                        </w:ins>
                      </m:r>
                    </m:e>
                  </m:d>
                  <m:r>
                    <w:ins w:id="5747" w:author="Zhang Li" w:date="2022-06-12T15:09:00Z">
                      <m:rPr>
                        <m:sty m:val="p"/>
                      </m:rPr>
                      <w:rPr>
                        <w:rFonts w:ascii="Cambria Math" w:eastAsia="宋体" w:hAnsi="Cambria Math" w:cs="Times New Roman"/>
                        <w:kern w:val="0"/>
                        <w:sz w:val="24"/>
                        <w:szCs w:val="24"/>
                      </w:rPr>
                      <m:t>-</m:t>
                    </w:ins>
                  </m:r>
                  <m:sSub>
                    <m:sSubPr>
                      <m:ctrlPr>
                        <w:ins w:id="5748" w:author="Zhang Li" w:date="2022-06-12T15:09:00Z">
                          <w:rPr>
                            <w:rFonts w:ascii="Cambria Math" w:eastAsia="宋体" w:hAnsi="Cambria Math" w:cs="Times New Roman"/>
                            <w:kern w:val="0"/>
                            <w:sz w:val="24"/>
                            <w:szCs w:val="24"/>
                          </w:rPr>
                        </w:ins>
                      </m:ctrlPr>
                    </m:sSubPr>
                    <m:e>
                      <m:r>
                        <w:ins w:id="5749" w:author="Zhang Li" w:date="2022-06-12T15:09:00Z">
                          <w:rPr>
                            <w:rFonts w:ascii="Cambria Math" w:eastAsia="宋体" w:hAnsi="Cambria Math" w:cs="Times New Roman"/>
                            <w:kern w:val="0"/>
                            <w:sz w:val="24"/>
                            <w:szCs w:val="24"/>
                          </w:rPr>
                          <m:t>p</m:t>
                        </w:ins>
                      </m:r>
                    </m:e>
                    <m:sub>
                      <m:r>
                        <w:ins w:id="5750" w:author="Zhang Li" w:date="2022-06-12T15:09:00Z">
                          <w:rPr>
                            <w:rFonts w:ascii="Cambria Math" w:eastAsia="宋体" w:hAnsi="Cambria Math" w:cs="Times New Roman"/>
                            <w:kern w:val="0"/>
                            <w:sz w:val="24"/>
                            <w:szCs w:val="24"/>
                          </w:rPr>
                          <m:t>suc</m:t>
                        </w:ins>
                      </m:r>
                    </m:sub>
                  </m:sSub>
                  <m:d>
                    <m:dPr>
                      <m:ctrlPr>
                        <w:ins w:id="5751" w:author="Zhang Li" w:date="2022-06-12T15:09:00Z">
                          <w:rPr>
                            <w:rFonts w:ascii="Cambria Math" w:eastAsia="宋体" w:hAnsi="Cambria Math" w:cs="Times New Roman"/>
                            <w:kern w:val="0"/>
                            <w:sz w:val="24"/>
                            <w:szCs w:val="24"/>
                          </w:rPr>
                        </w:ins>
                      </m:ctrlPr>
                    </m:dPr>
                    <m:e>
                      <m:r>
                        <w:ins w:id="5752" w:author="Zhang Li" w:date="2022-06-12T15:09:00Z">
                          <m:rPr>
                            <m:sty m:val="p"/>
                          </m:rPr>
                          <w:rPr>
                            <w:rFonts w:ascii="Cambria Math" w:eastAsia="宋体" w:hAnsi="Cambria Math" w:cs="Times New Roman"/>
                            <w:kern w:val="0"/>
                            <w:sz w:val="24"/>
                            <w:szCs w:val="24"/>
                          </w:rPr>
                          <m:t>2</m:t>
                        </w:ins>
                      </m:r>
                      <m:r>
                        <w:ins w:id="5753" w:author="Zhang Li" w:date="2022-06-12T15:09:00Z">
                          <w:rPr>
                            <w:rFonts w:ascii="Cambria Math" w:eastAsia="宋体" w:hAnsi="Cambria Math" w:cs="Times New Roman"/>
                            <w:kern w:val="0"/>
                            <w:sz w:val="24"/>
                            <w:szCs w:val="24"/>
                          </w:rPr>
                          <m:t>N</m:t>
                        </w:ins>
                      </m:r>
                      <m:r>
                        <w:ins w:id="5754" w:author="Zhang Li" w:date="2022-06-12T15:09:00Z">
                          <m:rPr>
                            <m:sty m:val="p"/>
                          </m:rPr>
                          <w:rPr>
                            <w:rFonts w:ascii="Cambria Math" w:eastAsia="宋体" w:hAnsi="Cambria Math" w:cs="Times New Roman"/>
                            <w:kern w:val="0"/>
                            <w:sz w:val="24"/>
                            <w:szCs w:val="24"/>
                          </w:rPr>
                          <m:t>-</m:t>
                        </w:ins>
                      </m:r>
                      <m:r>
                        <w:ins w:id="5755" w:author="Zhang Li" w:date="2022-06-12T15:09:00Z">
                          <w:rPr>
                            <w:rFonts w:ascii="Cambria Math" w:eastAsia="宋体" w:hAnsi="Cambria Math" w:cs="Times New Roman"/>
                            <w:kern w:val="0"/>
                            <w:sz w:val="24"/>
                            <w:szCs w:val="24"/>
                          </w:rPr>
                          <m:t>t</m:t>
                        </w:ins>
                      </m:r>
                    </m:e>
                  </m:d>
                  <m:sSub>
                    <m:sSubPr>
                      <m:ctrlPr>
                        <w:ins w:id="5756" w:author="Zhang Li" w:date="2022-06-12T15:09:00Z">
                          <w:rPr>
                            <w:rFonts w:ascii="Cambria Math" w:eastAsia="宋体" w:hAnsi="Cambria Math" w:cs="Times New Roman"/>
                            <w:kern w:val="0"/>
                            <w:sz w:val="24"/>
                            <w:szCs w:val="24"/>
                          </w:rPr>
                        </w:ins>
                      </m:ctrlPr>
                    </m:sSubPr>
                    <m:e>
                      <m:r>
                        <w:ins w:id="5757" w:author="Zhang Li" w:date="2022-06-12T15:09:00Z">
                          <w:rPr>
                            <w:rFonts w:ascii="Cambria Math" w:eastAsia="宋体" w:hAnsi="Cambria Math" w:cs="Times New Roman"/>
                            <w:kern w:val="0"/>
                            <w:sz w:val="24"/>
                            <w:szCs w:val="24"/>
                          </w:rPr>
                          <m:t>T</m:t>
                        </w:ins>
                      </m:r>
                    </m:e>
                    <m:sub>
                      <m:r>
                        <w:ins w:id="5758" w:author="Zhang Li" w:date="2022-06-12T15:09:00Z">
                          <w:rPr>
                            <w:rFonts w:ascii="Cambria Math" w:eastAsia="宋体" w:hAnsi="Cambria Math" w:cs="Times New Roman"/>
                            <w:kern w:val="0"/>
                            <w:sz w:val="24"/>
                            <w:szCs w:val="24"/>
                          </w:rPr>
                          <m:t>c</m:t>
                        </w:ins>
                      </m:r>
                      <m:r>
                        <w:ins w:id="5759" w:author="Zhang Li" w:date="2022-06-12T15:09:00Z">
                          <m:rPr>
                            <m:sty m:val="p"/>
                          </m:rPr>
                          <w:rPr>
                            <w:rFonts w:ascii="Cambria Math" w:eastAsia="宋体" w:hAnsi="Cambria Math" w:cs="Times New Roman"/>
                            <w:kern w:val="0"/>
                            <w:sz w:val="24"/>
                            <w:szCs w:val="24"/>
                          </w:rPr>
                          <m:t>,</m:t>
                        </w:ins>
                      </m:r>
                      <m:r>
                        <w:ins w:id="5760" w:author="Zhang Li" w:date="2022-06-12T15:09:00Z">
                          <w:rPr>
                            <w:rFonts w:ascii="Cambria Math" w:eastAsia="宋体" w:hAnsi="Cambria Math" w:cs="Times New Roman"/>
                            <w:kern w:val="0"/>
                            <w:sz w:val="24"/>
                            <w:szCs w:val="24"/>
                          </w:rPr>
                          <m:t>sig</m:t>
                        </w:ins>
                      </m:r>
                      <m:r>
                        <w:ins w:id="5761" w:author="Zhang Li" w:date="2022-06-12T15:09:00Z">
                          <m:rPr>
                            <m:sty m:val="p"/>
                          </m:rPr>
                          <w:rPr>
                            <w:rFonts w:ascii="Cambria Math" w:eastAsia="宋体" w:hAnsi="Cambria Math" w:cs="Times New Roman"/>
                            <w:kern w:val="0"/>
                            <w:sz w:val="24"/>
                            <w:szCs w:val="24"/>
                          </w:rPr>
                          <m:t xml:space="preserve"> </m:t>
                        </w:ins>
                      </m:r>
                    </m:sub>
                  </m:sSub>
                  <m:r>
                    <w:ins w:id="5762" w:author="Zhang Li" w:date="2022-06-12T15:09:00Z">
                      <m:rPr>
                        <m:sty m:val="p"/>
                      </m:rPr>
                      <w:rPr>
                        <w:rFonts w:ascii="Cambria Math" w:eastAsia="宋体" w:hAnsi="Cambria Math" w:cs="Times New Roman"/>
                        <w:kern w:val="0"/>
                        <w:sz w:val="24"/>
                        <w:szCs w:val="24"/>
                      </w:rPr>
                      <m:t>+</m:t>
                    </w:ins>
                  </m:r>
                  <m:d>
                    <m:dPr>
                      <m:ctrlPr>
                        <w:ins w:id="5763" w:author="Zhang Li" w:date="2022-06-12T15:09:00Z">
                          <w:rPr>
                            <w:rFonts w:ascii="Cambria Math" w:eastAsia="宋体" w:hAnsi="Cambria Math" w:cs="Times New Roman"/>
                            <w:kern w:val="0"/>
                            <w:sz w:val="24"/>
                            <w:szCs w:val="24"/>
                          </w:rPr>
                        </w:ins>
                      </m:ctrlPr>
                    </m:dPr>
                    <m:e>
                      <m:r>
                        <w:ins w:id="5764" w:author="Zhang Li" w:date="2022-06-12T15:09:00Z">
                          <m:rPr>
                            <m:sty m:val="p"/>
                          </m:rPr>
                          <w:rPr>
                            <w:rFonts w:ascii="Cambria Math" w:eastAsia="宋体" w:hAnsi="Cambria Math" w:cs="Times New Roman"/>
                            <w:kern w:val="0"/>
                            <w:sz w:val="24"/>
                            <w:szCs w:val="24"/>
                          </w:rPr>
                          <m:t>1+</m:t>
                        </w:ins>
                      </m:r>
                      <m:sSub>
                        <m:sSubPr>
                          <m:ctrlPr>
                            <w:ins w:id="5765" w:author="Zhang Li" w:date="2022-06-12T15:09:00Z">
                              <w:rPr>
                                <w:rFonts w:ascii="Cambria Math" w:eastAsia="宋体" w:hAnsi="Cambria Math" w:cs="Times New Roman"/>
                                <w:kern w:val="0"/>
                                <w:sz w:val="24"/>
                                <w:szCs w:val="24"/>
                              </w:rPr>
                            </w:ins>
                          </m:ctrlPr>
                        </m:sSubPr>
                        <m:e>
                          <m:r>
                            <w:ins w:id="5766" w:author="Zhang Li" w:date="2022-06-12T15:09:00Z">
                              <w:rPr>
                                <w:rFonts w:ascii="Cambria Math" w:eastAsia="宋体" w:hAnsi="Cambria Math" w:cs="Times New Roman"/>
                                <w:kern w:val="0"/>
                                <w:sz w:val="24"/>
                                <w:szCs w:val="24"/>
                              </w:rPr>
                              <m:t>p</m:t>
                            </w:ins>
                          </m:r>
                        </m:e>
                        <m:sub>
                          <m:r>
                            <w:ins w:id="5767" w:author="Zhang Li" w:date="2022-06-12T15:09:00Z">
                              <w:rPr>
                                <w:rFonts w:ascii="Cambria Math" w:eastAsia="宋体" w:hAnsi="Cambria Math" w:cs="Times New Roman"/>
                                <w:kern w:val="0"/>
                                <w:sz w:val="24"/>
                                <w:szCs w:val="24"/>
                              </w:rPr>
                              <m:t>suc</m:t>
                            </w:ins>
                          </m:r>
                        </m:sub>
                      </m:sSub>
                      <m:r>
                        <w:ins w:id="5768" w:author="Zhang Li" w:date="2022-06-12T15:09:00Z">
                          <m:rPr>
                            <m:sty m:val="p"/>
                          </m:rPr>
                          <w:rPr>
                            <w:rFonts w:ascii="Cambria Math" w:eastAsia="宋体" w:hAnsi="Cambria Math" w:cs="Times New Roman"/>
                            <w:kern w:val="0"/>
                            <w:sz w:val="24"/>
                            <w:szCs w:val="24"/>
                          </w:rPr>
                          <m:t>-</m:t>
                        </w:ins>
                      </m:r>
                      <m:sSub>
                        <m:sSubPr>
                          <m:ctrlPr>
                            <w:ins w:id="5769" w:author="Zhang Li" w:date="2022-06-12T15:09:00Z">
                              <w:rPr>
                                <w:rFonts w:ascii="Cambria Math" w:eastAsia="宋体" w:hAnsi="Cambria Math" w:cs="Times New Roman"/>
                                <w:kern w:val="0"/>
                                <w:sz w:val="24"/>
                                <w:szCs w:val="24"/>
                              </w:rPr>
                            </w:ins>
                          </m:ctrlPr>
                        </m:sSubPr>
                        <m:e>
                          <m:r>
                            <w:ins w:id="5770" w:author="Zhang Li" w:date="2022-06-12T15:09:00Z">
                              <w:rPr>
                                <w:rFonts w:ascii="Cambria Math" w:eastAsia="宋体" w:hAnsi="Cambria Math" w:cs="Times New Roman"/>
                                <w:kern w:val="0"/>
                                <w:sz w:val="24"/>
                                <w:szCs w:val="24"/>
                              </w:rPr>
                              <m:t>p</m:t>
                            </w:ins>
                          </m:r>
                        </m:e>
                        <m:sub>
                          <m:r>
                            <w:ins w:id="5771" w:author="Zhang Li" w:date="2022-06-12T15:09:00Z">
                              <w:rPr>
                                <w:rFonts w:ascii="Cambria Math" w:eastAsia="宋体" w:hAnsi="Cambria Math" w:cs="Times New Roman"/>
                                <w:kern w:val="0"/>
                                <w:sz w:val="24"/>
                                <w:szCs w:val="24"/>
                              </w:rPr>
                              <m:t>f</m:t>
                            </w:ins>
                          </m:r>
                        </m:sub>
                      </m:sSub>
                      <m:sSub>
                        <m:sSubPr>
                          <m:ctrlPr>
                            <w:ins w:id="5772" w:author="Zhang Li" w:date="2022-06-12T15:09:00Z">
                              <w:rPr>
                                <w:rFonts w:ascii="Cambria Math" w:eastAsia="宋体" w:hAnsi="Cambria Math" w:cs="Times New Roman"/>
                                <w:kern w:val="0"/>
                                <w:sz w:val="24"/>
                                <w:szCs w:val="24"/>
                              </w:rPr>
                            </w:ins>
                          </m:ctrlPr>
                        </m:sSubPr>
                        <m:e>
                          <m:r>
                            <w:ins w:id="5773" w:author="Zhang Li" w:date="2022-06-12T15:09:00Z">
                              <w:rPr>
                                <w:rFonts w:ascii="Cambria Math" w:eastAsia="宋体" w:hAnsi="Cambria Math" w:cs="Times New Roman"/>
                                <w:kern w:val="0"/>
                                <w:sz w:val="24"/>
                                <w:szCs w:val="24"/>
                              </w:rPr>
                              <m:t>p</m:t>
                            </w:ins>
                          </m:r>
                        </m:e>
                        <m:sub>
                          <m:r>
                            <w:ins w:id="5774" w:author="Zhang Li" w:date="2022-06-12T15:09:00Z">
                              <w:rPr>
                                <w:rFonts w:ascii="Cambria Math" w:eastAsia="宋体" w:hAnsi="Cambria Math" w:cs="Times New Roman"/>
                                <w:kern w:val="0"/>
                                <w:sz w:val="24"/>
                                <w:szCs w:val="24"/>
                              </w:rPr>
                              <m:t>suc</m:t>
                            </w:ins>
                          </m:r>
                        </m:sub>
                      </m:sSub>
                    </m:e>
                  </m:d>
                  <m:d>
                    <m:dPr>
                      <m:ctrlPr>
                        <w:ins w:id="5775" w:author="Zhang Li" w:date="2022-06-12T15:09:00Z">
                          <w:rPr>
                            <w:rFonts w:ascii="Cambria Math" w:eastAsia="宋体" w:hAnsi="Cambria Math" w:cs="Times New Roman"/>
                            <w:kern w:val="0"/>
                            <w:sz w:val="24"/>
                            <w:szCs w:val="24"/>
                          </w:rPr>
                        </w:ins>
                      </m:ctrlPr>
                    </m:dPr>
                    <m:e>
                      <m:sSubSup>
                        <m:sSubSupPr>
                          <m:ctrlPr>
                            <w:ins w:id="5776" w:author="Zhang Li" w:date="2022-06-12T15:09:00Z">
                              <w:rPr>
                                <w:rFonts w:ascii="Cambria Math" w:eastAsia="宋体" w:hAnsi="Cambria Math" w:cs="Times New Roman"/>
                                <w:kern w:val="0"/>
                                <w:sz w:val="24"/>
                                <w:szCs w:val="24"/>
                              </w:rPr>
                            </w:ins>
                          </m:ctrlPr>
                        </m:sSubSupPr>
                        <m:e>
                          <m:sSubSup>
                            <m:sSubSupPr>
                              <m:ctrlPr>
                                <w:ins w:id="5777" w:author="Zhang Li" w:date="2022-06-12T15:09:00Z">
                                  <w:rPr>
                                    <w:rFonts w:ascii="Cambria Math" w:eastAsia="宋体" w:hAnsi="Cambria Math" w:cs="Times New Roman"/>
                                    <w:kern w:val="0"/>
                                    <w:sz w:val="24"/>
                                    <w:szCs w:val="24"/>
                                  </w:rPr>
                                </w:ins>
                              </m:ctrlPr>
                            </m:sSubSupPr>
                            <m:e>
                              <m:r>
                                <w:ins w:id="5778" w:author="Zhang Li" w:date="2022-06-12T15:09:00Z">
                                  <w:rPr>
                                    <w:rFonts w:ascii="Cambria Math" w:eastAsia="宋体" w:hAnsi="Cambria Math" w:cs="Times New Roman"/>
                                    <w:kern w:val="0"/>
                                    <w:sz w:val="24"/>
                                    <w:szCs w:val="24"/>
                                  </w:rPr>
                                  <m:t>T</m:t>
                                </w:ins>
                              </m:r>
                            </m:e>
                            <m:sub>
                              <m:r>
                                <w:ins w:id="5779" w:author="Zhang Li" w:date="2022-06-12T15:09:00Z">
                                  <w:rPr>
                                    <w:rFonts w:ascii="Cambria Math" w:eastAsia="宋体" w:hAnsi="Cambria Math" w:cs="Times New Roman"/>
                                    <w:kern w:val="0"/>
                                    <w:sz w:val="24"/>
                                    <w:szCs w:val="24"/>
                                  </w:rPr>
                                  <m:t>c</m:t>
                                </w:ins>
                              </m:r>
                              <m:r>
                                <w:ins w:id="5780" w:author="Zhang Li" w:date="2022-06-12T15:09:00Z">
                                  <m:rPr>
                                    <m:sty m:val="p"/>
                                  </m:rPr>
                                  <w:rPr>
                                    <w:rFonts w:ascii="Cambria Math" w:eastAsia="宋体" w:hAnsi="Cambria Math" w:cs="Times New Roman"/>
                                    <w:kern w:val="0"/>
                                    <w:sz w:val="24"/>
                                    <w:szCs w:val="24"/>
                                  </w:rPr>
                                  <m:t>,</m:t>
                                </w:ins>
                              </m:r>
                              <m:r>
                                <w:ins w:id="5781" w:author="Zhang Li" w:date="2022-06-12T15:09:00Z">
                                  <w:rPr>
                                    <w:rFonts w:ascii="Cambria Math" w:eastAsia="宋体" w:hAnsi="Cambria Math" w:cs="Times New Roman"/>
                                    <w:kern w:val="0"/>
                                    <w:sz w:val="24"/>
                                    <w:szCs w:val="24"/>
                                  </w:rPr>
                                  <m:t>B</m:t>
                                </w:ins>
                              </m:r>
                            </m:sub>
                            <m:sup>
                              <m:r>
                                <w:ins w:id="5782" w:author="Zhang Li" w:date="2022-06-12T15:09:00Z">
                                  <w:rPr>
                                    <w:rFonts w:ascii="Cambria Math" w:eastAsia="宋体" w:hAnsi="Cambria Math" w:cs="Times New Roman"/>
                                    <w:kern w:val="0"/>
                                    <w:sz w:val="24"/>
                                    <w:szCs w:val="24"/>
                                  </w:rPr>
                                  <m:t>max</m:t>
                                </w:ins>
                              </m:r>
                            </m:sup>
                          </m:sSubSup>
                          <m:r>
                            <w:ins w:id="5783" w:author="Zhang Li" w:date="2022-06-12T15:09:00Z">
                              <m:rPr>
                                <m:sty m:val="p"/>
                              </m:rPr>
                              <w:rPr>
                                <w:rFonts w:ascii="Cambria Math" w:eastAsia="宋体" w:hAnsi="Cambria Math" w:cs="Times New Roman"/>
                                <w:kern w:val="0"/>
                                <w:sz w:val="24"/>
                                <w:szCs w:val="24"/>
                              </w:rPr>
                              <m:t>+</m:t>
                            </w:ins>
                          </m:r>
                          <m:r>
                            <w:ins w:id="5784" w:author="Zhang Li" w:date="2022-06-12T15:09:00Z">
                              <w:rPr>
                                <w:rFonts w:ascii="Cambria Math" w:eastAsia="宋体" w:hAnsi="Cambria Math" w:cs="Times New Roman"/>
                                <w:kern w:val="0"/>
                                <w:sz w:val="24"/>
                                <w:szCs w:val="24"/>
                              </w:rPr>
                              <m:t>T</m:t>
                            </w:ins>
                          </m:r>
                        </m:e>
                        <m:sub>
                          <m:r>
                            <w:ins w:id="5785" w:author="Zhang Li" w:date="2022-06-12T15:09:00Z">
                              <w:rPr>
                                <w:rFonts w:ascii="Cambria Math" w:eastAsia="宋体" w:hAnsi="Cambria Math" w:cs="Times New Roman"/>
                                <w:kern w:val="0"/>
                                <w:sz w:val="24"/>
                                <w:szCs w:val="24"/>
                              </w:rPr>
                              <m:t>c</m:t>
                            </w:ins>
                          </m:r>
                          <m:r>
                            <w:ins w:id="5786" w:author="Zhang Li" w:date="2022-06-12T15:09:00Z">
                              <m:rPr>
                                <m:sty m:val="p"/>
                              </m:rPr>
                              <w:rPr>
                                <w:rFonts w:ascii="Cambria Math" w:eastAsia="宋体" w:hAnsi="Cambria Math" w:cs="Times New Roman"/>
                                <w:kern w:val="0"/>
                                <w:sz w:val="24"/>
                                <w:szCs w:val="24"/>
                              </w:rPr>
                              <m:t xml:space="preserve">, </m:t>
                            </w:ins>
                          </m:r>
                          <m:r>
                            <w:ins w:id="5787" w:author="Zhang Li" w:date="2022-06-12T15:09:00Z">
                              <w:rPr>
                                <w:rFonts w:ascii="Cambria Math" w:eastAsia="宋体" w:hAnsi="Cambria Math" w:cs="Times New Roman"/>
                                <w:kern w:val="0"/>
                                <w:sz w:val="24"/>
                                <w:szCs w:val="24"/>
                              </w:rPr>
                              <m:t>B</m:t>
                            </w:ins>
                          </m:r>
                        </m:sub>
                        <m:sup>
                          <m:r>
                            <w:ins w:id="5788" w:author="Zhang Li" w:date="2022-06-12T15:09:00Z">
                              <w:rPr>
                                <w:rFonts w:ascii="Cambria Math" w:eastAsia="宋体" w:hAnsi="Cambria Math" w:cs="Times New Roman"/>
                                <w:kern w:val="0"/>
                                <w:sz w:val="24"/>
                                <w:szCs w:val="24"/>
                              </w:rPr>
                              <m:t>empty</m:t>
                            </w:ins>
                          </m:r>
                        </m:sup>
                      </m:sSubSup>
                    </m:e>
                  </m:d>
                  <m:r>
                    <w:ins w:id="5789" w:author="Zhang Li" w:date="2022-06-12T15:09:00Z">
                      <m:rPr>
                        <m:sty m:val="p"/>
                      </m:rPr>
                      <w:rPr>
                        <w:rFonts w:ascii="Cambria Math" w:eastAsia="宋体" w:hAnsi="Cambria Math" w:cs="Times New Roman"/>
                        <w:kern w:val="0"/>
                        <w:sz w:val="24"/>
                        <w:szCs w:val="24"/>
                      </w:rPr>
                      <m:t>-</m:t>
                    </w:ins>
                  </m:r>
                  <m:sSub>
                    <m:sSubPr>
                      <m:ctrlPr>
                        <w:ins w:id="5790" w:author="Zhang Li" w:date="2022-06-12T15:09:00Z">
                          <w:rPr>
                            <w:rFonts w:ascii="Cambria Math" w:eastAsia="宋体" w:hAnsi="Cambria Math" w:cs="Times New Roman"/>
                            <w:kern w:val="0"/>
                            <w:sz w:val="24"/>
                            <w:szCs w:val="24"/>
                          </w:rPr>
                        </w:ins>
                      </m:ctrlPr>
                    </m:sSubPr>
                    <m:e>
                      <m:r>
                        <w:ins w:id="5791" w:author="Zhang Li" w:date="2022-06-12T15:09:00Z">
                          <w:rPr>
                            <w:rFonts w:ascii="Cambria Math" w:eastAsia="宋体" w:hAnsi="Cambria Math" w:cs="Times New Roman"/>
                            <w:kern w:val="0"/>
                            <w:sz w:val="24"/>
                            <w:szCs w:val="24"/>
                          </w:rPr>
                          <m:t>p</m:t>
                        </w:ins>
                      </m:r>
                    </m:e>
                    <m:sub>
                      <m:r>
                        <w:ins w:id="5792" w:author="Zhang Li" w:date="2022-06-12T15:09:00Z">
                          <w:rPr>
                            <w:rFonts w:ascii="Cambria Math" w:eastAsia="宋体" w:hAnsi="Cambria Math" w:cs="Times New Roman"/>
                            <w:kern w:val="0"/>
                            <w:sz w:val="24"/>
                            <w:szCs w:val="24"/>
                          </w:rPr>
                          <m:t>suc</m:t>
                        </w:ins>
                      </m:r>
                    </m:sub>
                  </m:sSub>
                  <m:d>
                    <m:dPr>
                      <m:ctrlPr>
                        <w:ins w:id="5793" w:author="Zhang Li" w:date="2022-06-12T15:09:00Z">
                          <w:rPr>
                            <w:rFonts w:ascii="Cambria Math" w:eastAsia="宋体" w:hAnsi="Cambria Math" w:cs="Times New Roman"/>
                            <w:kern w:val="0"/>
                            <w:sz w:val="24"/>
                            <w:szCs w:val="24"/>
                          </w:rPr>
                        </w:ins>
                      </m:ctrlPr>
                    </m:dPr>
                    <m:e>
                      <m:r>
                        <w:ins w:id="5794" w:author="Zhang Li" w:date="2022-06-12T15:09:00Z">
                          <m:rPr>
                            <m:sty m:val="p"/>
                          </m:rPr>
                          <w:rPr>
                            <w:rFonts w:ascii="Cambria Math" w:eastAsia="宋体" w:hAnsi="Cambria Math" w:cs="Times New Roman"/>
                            <w:kern w:val="0"/>
                            <w:sz w:val="24"/>
                            <w:szCs w:val="24"/>
                          </w:rPr>
                          <m:t>1-</m:t>
                        </w:ins>
                      </m:r>
                      <m:sSub>
                        <m:sSubPr>
                          <m:ctrlPr>
                            <w:ins w:id="5795" w:author="Zhang Li" w:date="2022-06-12T15:09:00Z">
                              <w:rPr>
                                <w:rFonts w:ascii="Cambria Math" w:eastAsia="宋体" w:hAnsi="Cambria Math" w:cs="Times New Roman"/>
                                <w:kern w:val="0"/>
                                <w:sz w:val="24"/>
                                <w:szCs w:val="24"/>
                              </w:rPr>
                            </w:ins>
                          </m:ctrlPr>
                        </m:sSubPr>
                        <m:e>
                          <m:r>
                            <w:ins w:id="5796" w:author="Zhang Li" w:date="2022-06-12T15:09:00Z">
                              <w:rPr>
                                <w:rFonts w:ascii="Cambria Math" w:eastAsia="宋体" w:hAnsi="Cambria Math" w:cs="Times New Roman"/>
                                <w:kern w:val="0"/>
                                <w:sz w:val="24"/>
                                <w:szCs w:val="24"/>
                              </w:rPr>
                              <m:t>p</m:t>
                            </w:ins>
                          </m:r>
                        </m:e>
                        <m:sub>
                          <m:r>
                            <w:ins w:id="5797" w:author="Zhang Li" w:date="2022-06-12T15:09:00Z">
                              <w:rPr>
                                <w:rFonts w:ascii="Cambria Math" w:eastAsia="宋体" w:hAnsi="Cambria Math" w:cs="Times New Roman"/>
                                <w:kern w:val="0"/>
                                <w:sz w:val="24"/>
                                <w:szCs w:val="24"/>
                              </w:rPr>
                              <m:t>f</m:t>
                            </w:ins>
                          </m:r>
                        </m:sub>
                      </m:sSub>
                    </m:e>
                  </m:d>
                  <m:sSubSup>
                    <m:sSubSupPr>
                      <m:ctrlPr>
                        <w:ins w:id="5798" w:author="Zhang Li" w:date="2022-06-12T15:09:00Z">
                          <w:rPr>
                            <w:rFonts w:ascii="Cambria Math" w:eastAsia="宋体" w:hAnsi="Cambria Math" w:cs="Times New Roman"/>
                            <w:kern w:val="0"/>
                            <w:sz w:val="24"/>
                            <w:szCs w:val="24"/>
                          </w:rPr>
                        </w:ins>
                      </m:ctrlPr>
                    </m:sSubSupPr>
                    <m:e>
                      <m:r>
                        <w:ins w:id="5799" w:author="Zhang Li" w:date="2022-06-12T15:09:00Z">
                          <w:rPr>
                            <w:rFonts w:ascii="Cambria Math" w:eastAsia="宋体" w:hAnsi="Cambria Math" w:cs="Times New Roman"/>
                            <w:kern w:val="0"/>
                            <w:sz w:val="24"/>
                            <w:szCs w:val="24"/>
                          </w:rPr>
                          <m:t>T</m:t>
                        </w:ins>
                      </m:r>
                    </m:e>
                    <m:sub>
                      <m:r>
                        <w:ins w:id="5800" w:author="Zhang Li" w:date="2022-06-12T15:09:00Z">
                          <w:rPr>
                            <w:rFonts w:ascii="Cambria Math" w:eastAsia="宋体" w:hAnsi="Cambria Math" w:cs="Times New Roman"/>
                            <w:kern w:val="0"/>
                            <w:sz w:val="24"/>
                            <w:szCs w:val="24"/>
                          </w:rPr>
                          <m:t>c</m:t>
                        </w:ins>
                      </m:r>
                      <m:r>
                        <w:ins w:id="5801" w:author="Zhang Li" w:date="2022-06-12T15:09:00Z">
                          <m:rPr>
                            <m:sty m:val="p"/>
                          </m:rPr>
                          <w:rPr>
                            <w:rFonts w:ascii="Cambria Math" w:eastAsia="宋体" w:hAnsi="Cambria Math" w:cs="Times New Roman"/>
                            <w:kern w:val="0"/>
                            <w:sz w:val="24"/>
                            <w:szCs w:val="24"/>
                          </w:rPr>
                          <m:t>,</m:t>
                        </w:ins>
                      </m:r>
                      <m:r>
                        <w:ins w:id="5802" w:author="Zhang Li" w:date="2022-06-12T15:09:00Z">
                          <w:rPr>
                            <w:rFonts w:ascii="Cambria Math" w:eastAsia="宋体" w:hAnsi="Cambria Math" w:cs="Times New Roman"/>
                            <w:kern w:val="0"/>
                            <w:sz w:val="24"/>
                            <w:szCs w:val="24"/>
                          </w:rPr>
                          <m:t>B</m:t>
                        </w:ins>
                      </m:r>
                    </m:sub>
                    <m:sup>
                      <m:r>
                        <w:ins w:id="5803"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804" w:author="Zhang Li" w:date="2022-06-12T15:09:00Z"/>
          <w:rFonts w:ascii="Times New Roman" w:eastAsia="宋体" w:hAnsi="Times New Roman" w:cs="Times New Roman"/>
          <w:kern w:val="0"/>
          <w:sz w:val="24"/>
          <w:szCs w:val="24"/>
        </w:rPr>
      </w:pPr>
      <w:ins w:id="5805" w:author="Zhang Li" w:date="2022-06-12T15:09:00Z">
        <w:r>
          <w:rPr>
            <w:rFonts w:ascii="Times New Roman" w:eastAsia="宋体" w:hAnsi="Times New Roman" w:cs="Times New Roman"/>
            <w:kern w:val="0"/>
            <w:sz w:val="24"/>
            <w:szCs w:val="24"/>
          </w:rPr>
          <w:t xml:space="preserve">where </w:t>
        </w:r>
      </w:ins>
      <m:oMath>
        <m:r>
          <w:ins w:id="5806" w:author="Zhang Li" w:date="2022-06-12T15:09:00Z">
            <w:rPr>
              <w:rFonts w:ascii="Cambria Math" w:eastAsia="宋体" w:hAnsi="Cambria Math" w:cs="Times New Roman"/>
              <w:kern w:val="0"/>
              <w:sz w:val="24"/>
              <w:szCs w:val="24"/>
            </w:rPr>
            <m:t>0≤ ς&lt;1</m:t>
          </w:ins>
        </m:r>
      </m:oMath>
      <w:ins w:id="580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808" w:author="Zhang Li" w:date="2022-06-12T15:09:00Z">
            <w:rPr>
              <w:rFonts w:ascii="Cambria Math" w:eastAsia="宋体" w:hAnsi="Cambria Math" w:cs="Times New Roman"/>
              <w:kern w:val="0"/>
              <w:sz w:val="24"/>
              <w:szCs w:val="24"/>
            </w:rPr>
            <m:t>p</m:t>
          </w:ins>
        </m:r>
      </m:oMath>
      <w:ins w:id="580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810" w:author="Zhang Li" w:date="2022-06-12T15:09:00Z">
                <w:rPr>
                  <w:rFonts w:ascii="Cambria Math" w:eastAsia="宋体" w:hAnsi="Cambria Math" w:cs="Times New Roman"/>
                  <w:i/>
                  <w:kern w:val="0"/>
                  <w:sz w:val="24"/>
                  <w:szCs w:val="24"/>
                </w:rPr>
              </w:ins>
            </m:ctrlPr>
          </m:sSubPr>
          <m:e>
            <m:r>
              <w:ins w:id="5811" w:author="Zhang Li" w:date="2022-06-12T15:09:00Z">
                <w:rPr>
                  <w:rFonts w:ascii="Cambria Math" w:eastAsia="宋体" w:hAnsi="Cambria Math" w:cs="Times New Roman"/>
                  <w:kern w:val="0"/>
                  <w:sz w:val="24"/>
                  <w:szCs w:val="24"/>
                </w:rPr>
                <m:t>p</m:t>
              </w:ins>
            </m:r>
          </m:e>
          <m:sub>
            <m:r>
              <w:ins w:id="5812" w:author="Zhang Li" w:date="2022-06-12T15:09:00Z">
                <w:rPr>
                  <w:rFonts w:ascii="Cambria Math" w:eastAsia="宋体" w:hAnsi="Cambria Math" w:cs="Times New Roman"/>
                  <w:kern w:val="0"/>
                  <w:sz w:val="24"/>
                  <w:szCs w:val="24"/>
                </w:rPr>
                <m:t>f</m:t>
              </w:ins>
            </m:r>
          </m:sub>
        </m:sSub>
      </m:oMath>
      <w:ins w:id="581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814" w:author="Zhang Li" w:date="2022-06-12T15:09:00Z">
                <w:rPr>
                  <w:rFonts w:ascii="Cambria Math" w:eastAsia="宋体" w:hAnsi="Cambria Math" w:cs="Times New Roman"/>
                  <w:i/>
                  <w:kern w:val="0"/>
                  <w:sz w:val="24"/>
                  <w:szCs w:val="24"/>
                </w:rPr>
              </w:ins>
            </m:ctrlPr>
          </m:sSubPr>
          <m:e>
            <m:r>
              <w:ins w:id="5815" w:author="Zhang Li" w:date="2022-06-12T15:09:00Z">
                <w:rPr>
                  <w:rFonts w:ascii="Cambria Math" w:eastAsia="宋体" w:hAnsi="Cambria Math" w:cs="Times New Roman"/>
                  <w:kern w:val="0"/>
                  <w:sz w:val="24"/>
                  <w:szCs w:val="24"/>
                </w:rPr>
                <m:t>p</m:t>
              </w:ins>
            </m:r>
          </m:e>
          <m:sub>
            <m:r>
              <w:ins w:id="5816" w:author="Zhang Li" w:date="2022-06-12T15:09:00Z">
                <w:rPr>
                  <w:rFonts w:ascii="Cambria Math" w:eastAsia="宋体" w:hAnsi="Cambria Math" w:cs="Times New Roman"/>
                  <w:kern w:val="0"/>
                  <w:sz w:val="24"/>
                  <w:szCs w:val="24"/>
                </w:rPr>
                <m:t>suc</m:t>
              </w:ins>
            </m:r>
          </m:sub>
        </m:sSub>
      </m:oMath>
      <w:ins w:id="581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818"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818"/>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819" w:author="Zhang Li" w:date="2022-06-12T15:11:00Z"/>
          <w:rFonts w:ascii="Times New Roman" w:eastAsia="宋体" w:hAnsi="Times New Roman" w:cs="Times New Roman"/>
          <w:kern w:val="0"/>
          <w:sz w:val="24"/>
          <w:szCs w:val="24"/>
        </w:rPr>
      </w:pPr>
      <w:ins w:id="5820"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821"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5822"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823"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5824"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825"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826"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827"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828"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829"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830"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831"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832"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833"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834" w:author="ThinkPad" w:date="2022-06-19T09:23:00Z">
        <w:r w:rsidDel="00A079C8">
          <w:rPr>
            <w:rFonts w:ascii="Times New Roman" w:eastAsia="宋体" w:hAnsi="Times New Roman" w:cs="Times New Roman"/>
            <w:kern w:val="0"/>
            <w:sz w:val="24"/>
            <w:szCs w:val="24"/>
          </w:rPr>
          <w:delText xml:space="preserve">respond </w:delText>
        </w:r>
      </w:del>
      <w:ins w:id="5835"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836" w:author="ThinkPad" w:date="2022-06-19T09:23:00Z">
        <w:r w:rsidDel="00A079C8">
          <w:rPr>
            <w:rFonts w:ascii="Times New Roman" w:eastAsia="宋体" w:hAnsi="Times New Roman" w:cs="Times New Roman"/>
            <w:kern w:val="0"/>
            <w:sz w:val="24"/>
            <w:szCs w:val="24"/>
          </w:rPr>
          <w:delText xml:space="preserve">while </w:delText>
        </w:r>
      </w:del>
      <w:ins w:id="5837"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838"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839"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840" w:author="ThinkPad" w:date="2022-06-19T09:23:00Z">
        <w:r w:rsidDel="00A079C8">
          <w:rPr>
            <w:rFonts w:ascii="Times New Roman" w:eastAsia="宋体" w:hAnsi="Times New Roman" w:cs="Times New Roman"/>
            <w:kern w:val="0"/>
            <w:sz w:val="24"/>
            <w:szCs w:val="24"/>
          </w:rPr>
          <w:delText>but not</w:delText>
        </w:r>
      </w:del>
      <w:ins w:id="5841"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842"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843"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5844" w:author="ThinkPad" w:date="2022-06-19T09:24:00Z">
        <w:r w:rsidDel="00A079C8">
          <w:rPr>
            <w:rFonts w:ascii="Times New Roman" w:eastAsia="宋体" w:hAnsi="Times New Roman" w:cs="Times New Roman"/>
            <w:kern w:val="0"/>
            <w:sz w:val="24"/>
            <w:szCs w:val="24"/>
          </w:rPr>
          <w:delText>our protocol</w:delText>
        </w:r>
      </w:del>
      <w:ins w:id="5845"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5846"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847"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848" w:author="ThinkPad" w:date="2022-06-19T09:24:00Z">
        <w:r w:rsidDel="00DB311A">
          <w:rPr>
            <w:rFonts w:ascii="Times New Roman" w:eastAsia="宋体" w:hAnsi="Times New Roman" w:cs="Times New Roman"/>
            <w:kern w:val="0"/>
            <w:sz w:val="24"/>
            <w:szCs w:val="24"/>
          </w:rPr>
          <w:delText>s</w:delText>
        </w:r>
      </w:del>
      <w:ins w:id="5849"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850"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851"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852"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853"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854" w:author="ThinkPad" w:date="2022-06-19T09:25:00Z">
        <w:r w:rsidDel="00DB311A">
          <w:rPr>
            <w:rFonts w:ascii="Times New Roman" w:eastAsia="宋体" w:hAnsi="Times New Roman" w:cs="Times New Roman"/>
            <w:kern w:val="0"/>
            <w:sz w:val="24"/>
            <w:szCs w:val="24"/>
          </w:rPr>
          <w:delText>one of the</w:delText>
        </w:r>
      </w:del>
      <w:ins w:id="5855"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856"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857" w:author="ThinkPad" w:date="2022-06-19T09:25:00Z">
        <w:r w:rsidR="00DB311A">
          <w:rPr>
            <w:rFonts w:ascii="Times New Roman" w:eastAsia="宋体" w:hAnsi="Times New Roman" w:cs="Times New Roman"/>
            <w:kern w:val="0"/>
            <w:sz w:val="24"/>
            <w:szCs w:val="24"/>
          </w:rPr>
          <w:t xml:space="preserve"> </w:t>
        </w:r>
      </w:ins>
      <w:ins w:id="5858"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859"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860"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861"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862"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863" w:author="ThinkPad" w:date="2022-06-19T09:27:00Z">
        <w:r w:rsidDel="00DE52EB">
          <w:rPr>
            <w:rFonts w:ascii="Times New Roman" w:eastAsia="宋体" w:hAnsi="Times New Roman" w:cs="Times New Roman"/>
            <w:kern w:val="0"/>
            <w:sz w:val="24"/>
            <w:szCs w:val="24"/>
          </w:rPr>
          <w:delText xml:space="preserve">apply </w:delText>
        </w:r>
      </w:del>
      <w:ins w:id="5864"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865"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866"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867"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5868" w:author="ThinkPad" w:date="2022-06-19T09:28:00Z">
        <w:r w:rsidDel="00DE52EB">
          <w:rPr>
            <w:rFonts w:ascii="Times New Roman" w:eastAsia="宋体" w:hAnsi="Times New Roman" w:cs="Times New Roman"/>
            <w:kern w:val="0"/>
            <w:sz w:val="24"/>
            <w:szCs w:val="24"/>
          </w:rPr>
          <w:delText xml:space="preserve">is </w:delText>
        </w:r>
      </w:del>
      <w:ins w:id="5869"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870"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871"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872"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873" w:author="ThinkPad" w:date="2022-06-19T09:32:00Z">
        <w:r w:rsidRPr="0034537E" w:rsidDel="00CF30CD">
          <w:rPr>
            <w:rFonts w:ascii="Times New Roman" w:eastAsia="宋体" w:hAnsi="Times New Roman" w:cs="Times New Roman"/>
            <w:kern w:val="0"/>
            <w:sz w:val="24"/>
            <w:szCs w:val="24"/>
          </w:rPr>
          <w:delText xml:space="preserve">of </w:delText>
        </w:r>
      </w:del>
      <w:ins w:id="5874"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875"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876" w:author="ThinkPad" w:date="2022-06-19T09:33:00Z">
        <w:r w:rsidDel="00CF30CD">
          <w:rPr>
            <w:rFonts w:ascii="Times New Roman" w:eastAsia="宋体" w:hAnsi="Times New Roman" w:cs="Times New Roman"/>
            <w:kern w:val="0"/>
            <w:sz w:val="24"/>
            <w:szCs w:val="24"/>
          </w:rPr>
          <w:delText xml:space="preserve">in </w:delText>
        </w:r>
      </w:del>
      <w:ins w:id="5877"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878"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879" w:author="ThinkPad" w:date="2022-06-19T09:33:00Z">
        <w:r w:rsidDel="00CF30CD">
          <w:rPr>
            <w:rFonts w:ascii="Times New Roman" w:eastAsia="宋体" w:hAnsi="Times New Roman" w:cs="Times New Roman"/>
            <w:kern w:val="0"/>
            <w:sz w:val="24"/>
            <w:szCs w:val="24"/>
          </w:rPr>
          <w:delText>the</w:delText>
        </w:r>
      </w:del>
      <w:ins w:id="5880"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881" w:author="ThinkPad" w:date="2022-06-19T09:33:00Z">
        <w:r w:rsidDel="00CF30CD">
          <w:rPr>
            <w:rFonts w:ascii="Times New Roman" w:eastAsia="宋体" w:hAnsi="Times New Roman" w:cs="Times New Roman"/>
            <w:kern w:val="0"/>
            <w:sz w:val="24"/>
            <w:szCs w:val="24"/>
          </w:rPr>
          <w:delText xml:space="preserve">that </w:delText>
        </w:r>
      </w:del>
      <w:ins w:id="5882"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883"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884"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885" w:author="ThinkPad" w:date="2022-06-19T09:34:00Z">
        <w:r w:rsidDel="00CF30CD">
          <w:rPr>
            <w:rFonts w:ascii="Times New Roman" w:eastAsia="宋体" w:hAnsi="Times New Roman" w:cs="Times New Roman"/>
            <w:kern w:val="0"/>
            <w:sz w:val="24"/>
            <w:szCs w:val="24"/>
          </w:rPr>
          <w:delText xml:space="preserve">at </w:delText>
        </w:r>
      </w:del>
      <w:ins w:id="5886"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887" w:author="ThinkPad" w:date="2022-06-19T09:34:00Z">
        <w:r w:rsidR="00CF30CD">
          <w:rPr>
            <w:rFonts w:ascii="Times New Roman" w:eastAsia="宋体" w:hAnsi="Times New Roman" w:cs="Times New Roman"/>
            <w:kern w:val="0"/>
            <w:sz w:val="24"/>
            <w:szCs w:val="24"/>
          </w:rPr>
          <w:t xml:space="preserve">The </w:t>
        </w:r>
      </w:ins>
      <w:del w:id="5888" w:author="ThinkPad" w:date="2022-06-19T09:34:00Z">
        <w:r w:rsidDel="00CF30CD">
          <w:rPr>
            <w:rFonts w:ascii="Times New Roman" w:eastAsia="宋体" w:hAnsi="Times New Roman" w:cs="Times New Roman"/>
            <w:kern w:val="0"/>
            <w:sz w:val="24"/>
            <w:szCs w:val="24"/>
          </w:rPr>
          <w:delText xml:space="preserve">Block </w:delText>
        </w:r>
      </w:del>
      <w:ins w:id="5889"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890" w:author="ThinkPad" w:date="2022-06-19T09:34:00Z">
        <w:r w:rsidDel="00CF30CD">
          <w:rPr>
            <w:rFonts w:ascii="Times New Roman" w:eastAsia="宋体" w:hAnsi="Times New Roman" w:cs="Times New Roman"/>
            <w:kern w:val="0"/>
            <w:sz w:val="24"/>
            <w:szCs w:val="24"/>
          </w:rPr>
          <w:delText xml:space="preserve">the </w:delText>
        </w:r>
      </w:del>
      <w:ins w:id="5891" w:author="ThinkPad" w:date="2022-06-19T09:34:00Z">
        <w:r w:rsidR="00CF30CD">
          <w:rPr>
            <w:rFonts w:ascii="Times New Roman" w:eastAsia="宋体" w:hAnsi="Times New Roman" w:cs="Times New Roman"/>
            <w:kern w:val="0"/>
            <w:sz w:val="24"/>
            <w:szCs w:val="24"/>
          </w:rPr>
          <w:t xml:space="preserve">a </w:t>
        </w:r>
      </w:ins>
      <w:ins w:id="5892"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893"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894"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895" w:author="ThinkPad" w:date="2022-06-19T09:35:00Z">
        <w:r w:rsidR="00CF30CD">
          <w:rPr>
            <w:rFonts w:ascii="Times New Roman" w:eastAsia="宋体" w:hAnsi="Times New Roman" w:cs="Times New Roman"/>
            <w:kern w:val="0"/>
            <w:sz w:val="24"/>
            <w:szCs w:val="24"/>
          </w:rPr>
          <w:t>s</w:t>
        </w:r>
      </w:ins>
      <w:del w:id="5896"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897"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898" w:author="ThinkPad" w:date="2022-06-19T09:35:00Z">
        <w:r w:rsidDel="00CF30CD">
          <w:rPr>
            <w:rFonts w:ascii="Times New Roman" w:eastAsia="宋体" w:hAnsi="Times New Roman" w:cs="Times New Roman"/>
            <w:kern w:val="0"/>
            <w:sz w:val="24"/>
            <w:szCs w:val="24"/>
          </w:rPr>
          <w:lastRenderedPageBreak/>
          <w:delText xml:space="preserve">distinct </w:delText>
        </w:r>
      </w:del>
      <w:ins w:id="5899"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900"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901"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902"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903"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904"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905"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906" w:author="ThinkPad" w:date="2022-06-19T09:36:00Z">
        <w:r w:rsidDel="00CF30CD">
          <w:rPr>
            <w:rFonts w:ascii="Times New Roman" w:eastAsia="宋体" w:hAnsi="Times New Roman" w:cs="Times New Roman"/>
            <w:kern w:val="0"/>
            <w:sz w:val="24"/>
            <w:szCs w:val="24"/>
          </w:rPr>
          <w:delText>should be</w:delText>
        </w:r>
      </w:del>
      <w:ins w:id="5907"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908" w:author="ThinkPad" w:date="2022-06-19T09:36:00Z">
        <w:r w:rsidR="00CF30CD">
          <w:rPr>
            <w:rFonts w:ascii="Times New Roman" w:eastAsia="宋体" w:hAnsi="Times New Roman" w:cs="Times New Roman"/>
            <w:kern w:val="0"/>
            <w:sz w:val="24"/>
            <w:szCs w:val="24"/>
          </w:rPr>
          <w:t xml:space="preserve"> o</w:t>
        </w:r>
      </w:ins>
      <w:ins w:id="5909"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910"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911"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912"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913"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914"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915"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916"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917"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918"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919" w:author="ThinkPad" w:date="2022-06-19T09:38:00Z">
        <w:r w:rsidR="00107D28">
          <w:rPr>
            <w:rFonts w:ascii="Times New Roman" w:eastAsia="宋体" w:hAnsi="Times New Roman" w:cs="Times New Roman"/>
            <w:kern w:val="0"/>
            <w:sz w:val="24"/>
            <w:szCs w:val="24"/>
          </w:rPr>
          <w:t>w</w:t>
        </w:r>
      </w:ins>
      <w:ins w:id="5920" w:author="ThinkPad" w:date="2022-06-19T09:39:00Z">
        <w:r w:rsidR="00107D28">
          <w:rPr>
            <w:rFonts w:ascii="Times New Roman" w:eastAsia="宋体" w:hAnsi="Times New Roman" w:cs="Times New Roman"/>
            <w:kern w:val="0"/>
            <w:sz w:val="24"/>
            <w:szCs w:val="24"/>
          </w:rPr>
          <w:t>ith</w:t>
        </w:r>
      </w:ins>
      <w:ins w:id="5921"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922"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923"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924"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925" w:author="ThinkPad" w:date="2022-06-19T09:39:00Z">
        <w:r w:rsidRPr="000446F0" w:rsidDel="00157A4E">
          <w:rPr>
            <w:rFonts w:ascii="Times New Roman" w:eastAsia="宋体" w:hAnsi="Times New Roman" w:cs="Times New Roman"/>
            <w:kern w:val="0"/>
            <w:sz w:val="24"/>
            <w:szCs w:val="24"/>
          </w:rPr>
          <w:delText xml:space="preserve">that </w:delText>
        </w:r>
      </w:del>
      <w:ins w:id="5926"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927"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5928"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929"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930"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931"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932"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5933" w:author="ThinkPad" w:date="2022-06-19T09:49:00Z">
        <w:r w:rsidDel="001A075B">
          <w:rPr>
            <w:rFonts w:ascii="Times New Roman" w:eastAsia="宋体" w:hAnsi="Times New Roman" w:cs="Times New Roman"/>
            <w:kern w:val="0"/>
            <w:sz w:val="24"/>
            <w:szCs w:val="24"/>
          </w:rPr>
          <w:delText xml:space="preserve">be </w:delText>
        </w:r>
      </w:del>
      <w:ins w:id="5934"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935" w:author="ThinkPad" w:date="2022-06-19T09:50:00Z">
        <w:r w:rsidDel="001A075B">
          <w:rPr>
            <w:rFonts w:ascii="Times New Roman" w:eastAsia="宋体" w:hAnsi="Times New Roman" w:cs="Times New Roman"/>
            <w:kern w:val="0"/>
            <w:sz w:val="24"/>
            <w:szCs w:val="24"/>
          </w:rPr>
          <w:delText>seed of</w:delText>
        </w:r>
      </w:del>
      <w:ins w:id="5936"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937"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938"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939"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940"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941"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942" w:author="ThinkPad" w:date="2022-06-19T09:52:00Z">
        <w:r w:rsidR="001A075B">
          <w:rPr>
            <w:rFonts w:ascii="Times New Roman" w:eastAsia="宋体" w:hAnsi="Times New Roman" w:cs="Times New Roman"/>
            <w:kern w:val="0"/>
            <w:sz w:val="24"/>
            <w:szCs w:val="24"/>
          </w:rPr>
          <w:t xml:space="preserve">In this case, </w:t>
        </w:r>
      </w:ins>
      <w:del w:id="5943" w:author="ThinkPad" w:date="2022-06-19T09:52:00Z">
        <w:r w:rsidDel="001A075B">
          <w:rPr>
            <w:rFonts w:ascii="Times New Roman" w:eastAsia="宋体" w:hAnsi="Times New Roman" w:cs="Times New Roman"/>
            <w:kern w:val="0"/>
            <w:sz w:val="24"/>
            <w:szCs w:val="24"/>
          </w:rPr>
          <w:delText xml:space="preserve">Each </w:delText>
        </w:r>
      </w:del>
      <w:ins w:id="5944"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945" w:author="ThinkPad" w:date="2022-06-19T09:52:00Z">
        <w:r w:rsidDel="001A075B">
          <w:rPr>
            <w:rFonts w:ascii="Times New Roman" w:eastAsia="宋体" w:hAnsi="Times New Roman" w:cs="Times New Roman"/>
            <w:kern w:val="0"/>
            <w:sz w:val="24"/>
            <w:szCs w:val="24"/>
          </w:rPr>
          <w:delText>is willing to</w:delText>
        </w:r>
      </w:del>
      <w:ins w:id="5946"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947"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948"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949"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950"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951"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952" w:author="ThinkPad" w:date="2022-06-19T09:53:00Z">
        <w:r w:rsidDel="001A075B">
          <w:rPr>
            <w:rFonts w:ascii="Times New Roman" w:eastAsia="宋体" w:hAnsi="Times New Roman" w:cs="Times New Roman"/>
            <w:kern w:val="0"/>
            <w:sz w:val="24"/>
            <w:szCs w:val="24"/>
          </w:rPr>
          <w:delText>Nevertheless</w:delText>
        </w:r>
      </w:del>
      <w:ins w:id="5953"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954" w:author="ThinkPad" w:date="2022-06-19T09:53:00Z">
        <w:r w:rsidDel="001A075B">
          <w:rPr>
            <w:rFonts w:ascii="Times New Roman" w:eastAsia="宋体" w:hAnsi="Times New Roman" w:cs="Times New Roman"/>
            <w:kern w:val="0"/>
            <w:sz w:val="24"/>
            <w:szCs w:val="24"/>
          </w:rPr>
          <w:delText xml:space="preserve">would </w:delText>
        </w:r>
      </w:del>
      <w:ins w:id="5955"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956"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957" w:author="ThinkPad" w:date="2022-06-19T09:53:00Z">
        <w:r w:rsidDel="001A075B">
          <w:rPr>
            <w:rFonts w:ascii="Times New Roman" w:eastAsia="宋体" w:hAnsi="Times New Roman" w:cs="Times New Roman"/>
            <w:kern w:val="0"/>
            <w:sz w:val="24"/>
            <w:szCs w:val="24"/>
          </w:rPr>
          <w:delText>seed-full signature when</w:delText>
        </w:r>
      </w:del>
      <w:ins w:id="5958" w:author="ThinkPad" w:date="2022-06-19T09:53:00Z">
        <w:r w:rsidR="001A075B">
          <w:rPr>
            <w:rFonts w:ascii="Times New Roman" w:eastAsia="宋体" w:hAnsi="Times New Roman" w:cs="Times New Roman"/>
            <w:kern w:val="0"/>
            <w:sz w:val="24"/>
            <w:szCs w:val="24"/>
          </w:rPr>
          <w:t xml:space="preserve">in </w:t>
        </w:r>
      </w:ins>
      <w:ins w:id="5959"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960"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961"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962"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963"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964" w:author="ThinkPad" w:date="2022-06-19T09:55:00Z">
        <w:r w:rsidR="000C4685">
          <w:rPr>
            <w:rFonts w:ascii="Times New Roman" w:eastAsia="宋体" w:hAnsi="Times New Roman" w:cs="Times New Roman" w:hint="eastAsia"/>
            <w:kern w:val="0"/>
            <w:sz w:val="24"/>
            <w:szCs w:val="24"/>
          </w:rPr>
          <w:t>没问题的前提条件都是</w:t>
        </w:r>
      </w:ins>
      <w:ins w:id="5965" w:author="ThinkPad" w:date="2022-06-19T09:56:00Z">
        <w:r w:rsidR="000C4685">
          <w:rPr>
            <w:rFonts w:ascii="Times New Roman" w:eastAsia="宋体" w:hAnsi="Times New Roman" w:cs="Times New Roman" w:hint="eastAsia"/>
            <w:kern w:val="0"/>
            <w:sz w:val="24"/>
            <w:szCs w:val="24"/>
          </w:rPr>
          <w:t>“传输无丢失”</w:t>
        </w:r>
      </w:ins>
      <w:ins w:id="5966" w:author="ThinkPad" w:date="2022-06-19T09:54:00Z">
        <w:r w:rsidR="001A075B">
          <w:rPr>
            <w:rFonts w:ascii="Times New Roman" w:eastAsia="宋体" w:hAnsi="Times New Roman" w:cs="Times New Roman" w:hint="eastAsia"/>
            <w:kern w:val="0"/>
            <w:sz w:val="24"/>
            <w:szCs w:val="24"/>
          </w:rPr>
          <w:t>，考虑</w:t>
        </w:r>
      </w:ins>
      <w:ins w:id="5967" w:author="ThinkPad" w:date="2022-06-19T09:55:00Z">
        <w:r w:rsidR="00171DC8">
          <w:rPr>
            <w:rFonts w:ascii="Times New Roman" w:eastAsia="宋体" w:hAnsi="Times New Roman" w:cs="Times New Roman" w:hint="eastAsia"/>
            <w:kern w:val="0"/>
            <w:sz w:val="24"/>
            <w:szCs w:val="24"/>
          </w:rPr>
          <w:t>无线</w:t>
        </w:r>
      </w:ins>
      <w:ins w:id="5968" w:author="ThinkPad" w:date="2022-06-19T09:54:00Z">
        <w:r w:rsidR="001A075B">
          <w:rPr>
            <w:rFonts w:ascii="Times New Roman" w:eastAsia="宋体" w:hAnsi="Times New Roman" w:cs="Times New Roman" w:hint="eastAsia"/>
            <w:kern w:val="0"/>
            <w:sz w:val="24"/>
            <w:szCs w:val="24"/>
          </w:rPr>
          <w:t>信道</w:t>
        </w:r>
      </w:ins>
      <w:ins w:id="5969" w:author="ThinkPad" w:date="2022-06-19T09:55:00Z">
        <w:r w:rsidR="00171DC8">
          <w:rPr>
            <w:rFonts w:ascii="Times New Roman" w:eastAsia="宋体" w:hAnsi="Times New Roman" w:cs="Times New Roman" w:hint="eastAsia"/>
            <w:kern w:val="0"/>
            <w:sz w:val="24"/>
            <w:szCs w:val="24"/>
          </w:rPr>
          <w:t>传输</w:t>
        </w:r>
      </w:ins>
      <w:ins w:id="5970"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971"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972"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973"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974" w:author="ThinkPad" w:date="2022-06-19T10:07:00Z">
        <w:r w:rsidDel="00401530">
          <w:rPr>
            <w:rFonts w:ascii="Times New Roman" w:eastAsia="宋体" w:hAnsi="Times New Roman" w:cs="Times New Roman" w:hint="eastAsia"/>
            <w:kern w:val="0"/>
            <w:sz w:val="24"/>
            <w:szCs w:val="24"/>
          </w:rPr>
          <w:delText>Small part of</w:delText>
        </w:r>
      </w:del>
      <w:ins w:id="5975"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976"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977"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978"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979"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980" w:author="ThinkPad" w:date="2022-06-21T12:04:00Z">
        <w:r w:rsidDel="00E6161A">
          <w:rPr>
            <w:rFonts w:ascii="Times New Roman" w:eastAsia="宋体" w:hAnsi="Times New Roman" w:cs="Times New Roman"/>
            <w:kern w:val="0"/>
            <w:sz w:val="24"/>
            <w:szCs w:val="24"/>
          </w:rPr>
          <w:delText xml:space="preserve">If </w:delText>
        </w:r>
      </w:del>
      <w:ins w:id="5981"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982"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983" w:author="ThinkPad" w:date="2022-06-19T10:08:00Z">
        <w:r w:rsidDel="00401530">
          <w:rPr>
            <w:rFonts w:ascii="Times New Roman" w:eastAsia="宋体" w:hAnsi="Times New Roman" w:cs="Times New Roman"/>
            <w:kern w:val="0"/>
            <w:sz w:val="24"/>
            <w:szCs w:val="24"/>
          </w:rPr>
          <w:delText xml:space="preserve">opportunity </w:delText>
        </w:r>
      </w:del>
      <w:ins w:id="5984"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985"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986"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987"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988" w:author="ThinkPad" w:date="2022-06-19T10:09:00Z">
                  <w:rPr>
                    <w:rFonts w:ascii="Cambria Math" w:eastAsia="宋体" w:hAnsi="Cambria Math" w:cs="Times New Roman"/>
                    <w:kern w:val="0"/>
                    <w:sz w:val="24"/>
                    <w:szCs w:val="24"/>
                  </w:rPr>
                </w:rPrChange>
              </w:rPr>
              <m:t>k</m:t>
            </m:r>
          </m:e>
        </m:d>
        <m:r>
          <w:del w:id="5989" w:author="ThinkPad" w:date="2022-06-21T12:07:00Z">
            <m:rPr>
              <m:sty m:val="p"/>
            </m:rPr>
            <w:rPr>
              <w:rFonts w:ascii="Cambria Math" w:eastAsia="宋体" w:hAnsi="Cambria Math" w:cs="Times New Roman"/>
              <w:kern w:val="0"/>
              <w:sz w:val="24"/>
              <w:szCs w:val="24"/>
              <w:highlight w:val="cyan"/>
              <w:rPrChange w:id="5990" w:author="ThinkPad" w:date="2022-06-21T12:06:00Z">
                <w:rPr>
                  <w:rFonts w:ascii="Cambria Math" w:eastAsia="宋体" w:hAnsi="Cambria Math" w:cs="Times New Roman"/>
                  <w:kern w:val="0"/>
                  <w:sz w:val="24"/>
                  <w:szCs w:val="24"/>
                </w:rPr>
              </w:rPrChange>
            </w:rPr>
            <m:t>=</m:t>
          </w:del>
        </m:r>
        <m:r>
          <w:ins w:id="5991"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992"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993"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994"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5995"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996" w:author="ThinkPad" w:date="2022-06-19T10:10:00Z">
        <w:r w:rsidR="00401530">
          <w:rPr>
            <w:rFonts w:ascii="Times New Roman" w:eastAsia="宋体" w:hAnsi="Times New Roman" w:cs="Times New Roman"/>
            <w:kern w:val="0"/>
            <w:sz w:val="24"/>
            <w:szCs w:val="24"/>
          </w:rPr>
          <w:t xml:space="preserve"> </w:t>
        </w:r>
      </w:ins>
      <w:del w:id="5997"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998" w:author="ThinkPad" w:date="2022-06-19T10:11:00Z">
        <w:r w:rsidDel="00401530">
          <w:rPr>
            <w:rFonts w:ascii="Times New Roman" w:eastAsia="宋体" w:hAnsi="Times New Roman" w:cs="Times New Roman" w:hint="eastAsia"/>
            <w:kern w:val="0"/>
            <w:sz w:val="24"/>
            <w:szCs w:val="24"/>
          </w:rPr>
          <w:delText>can be</w:delText>
        </w:r>
      </w:del>
      <w:ins w:id="5999"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6000" w:author="ThinkPad" w:date="2022-06-19T10:11:00Z">
        <w:r w:rsidR="00401530">
          <w:rPr>
            <w:rFonts w:ascii="Times New Roman" w:eastAsia="宋体" w:hAnsi="Times New Roman" w:cs="Times New Roman"/>
            <w:kern w:val="0"/>
            <w:sz w:val="24"/>
            <w:szCs w:val="24"/>
          </w:rPr>
          <w:t>igible</w:t>
        </w:r>
      </w:ins>
      <w:del w:id="6001"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6002" w:author="ThinkPad" w:date="2022-06-19T10:12:00Z">
        <w:r w:rsidDel="00140CCA">
          <w:rPr>
            <w:rFonts w:ascii="Times New Roman" w:eastAsia="宋体" w:hAnsi="Times New Roman" w:cs="Times New Roman"/>
            <w:kern w:val="0"/>
            <w:sz w:val="24"/>
            <w:szCs w:val="24"/>
          </w:rPr>
          <w:delText xml:space="preserve">number of blocks </w:delText>
        </w:r>
      </w:del>
      <w:ins w:id="6003"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6004"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6005" w:author="ThinkPad" w:date="2022-06-19T10:12:00Z">
        <w:r w:rsidDel="00140CCA">
          <w:rPr>
            <w:rFonts w:ascii="Times New Roman" w:eastAsia="宋体" w:hAnsi="Times New Roman" w:cs="Times New Roman"/>
            <w:kern w:val="0"/>
            <w:sz w:val="24"/>
            <w:szCs w:val="24"/>
          </w:rPr>
          <w:delText xml:space="preserve">to </w:delText>
        </w:r>
      </w:del>
      <w:ins w:id="6006" w:author="ThinkPad" w:date="2022-06-19T10:12:00Z">
        <w:r w:rsidR="00140CCA">
          <w:rPr>
            <w:rFonts w:ascii="Times New Roman" w:eastAsia="宋体" w:hAnsi="Times New Roman" w:cs="Times New Roman"/>
            <w:kern w:val="0"/>
            <w:sz w:val="24"/>
            <w:szCs w:val="24"/>
          </w:rPr>
          <w:t xml:space="preserve">in the </w:t>
        </w:r>
      </w:ins>
      <w:del w:id="6007" w:author="ThinkPad" w:date="2022-06-19T10:12:00Z">
        <w:r w:rsidDel="00140CCA">
          <w:rPr>
            <w:rFonts w:ascii="Times New Roman" w:eastAsia="宋体" w:hAnsi="Times New Roman" w:cs="Times New Roman"/>
            <w:kern w:val="0"/>
            <w:sz w:val="24"/>
            <w:szCs w:val="24"/>
          </w:rPr>
          <w:delText xml:space="preserve">calculate </w:delText>
        </w:r>
      </w:del>
      <w:ins w:id="6008"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6009"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6010" w:author="ThinkPad" w:date="2022-06-19T10:12:00Z">
        <w:r w:rsidDel="00140CCA">
          <w:rPr>
            <w:rFonts w:ascii="Times New Roman" w:eastAsia="宋体" w:hAnsi="Times New Roman" w:cs="Times New Roman"/>
            <w:kern w:val="0"/>
            <w:sz w:val="24"/>
            <w:szCs w:val="24"/>
          </w:rPr>
          <w:delText xml:space="preserve">far </w:delText>
        </w:r>
      </w:del>
      <w:ins w:id="6011"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6012"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6013" w:author="ThinkPad" w:date="2022-06-19T10:13:00Z">
        <w:r w:rsidDel="00140CCA">
          <w:rPr>
            <w:rFonts w:ascii="Times New Roman" w:eastAsia="宋体" w:hAnsi="Times New Roman" w:cs="Times New Roman"/>
            <w:kern w:val="0"/>
            <w:sz w:val="24"/>
            <w:szCs w:val="24"/>
          </w:rPr>
          <w:delText xml:space="preserve">always </w:delText>
        </w:r>
      </w:del>
      <w:ins w:id="6014"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6015"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6016"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6017"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6018" w:author="ThinkPad" w:date="2022-06-19T10:13:00Z">
        <w:r w:rsidDel="00140CCA">
          <w:rPr>
            <w:rFonts w:ascii="Times New Roman" w:eastAsia="宋体" w:hAnsi="Times New Roman" w:cs="Times New Roman"/>
            <w:kern w:val="0"/>
            <w:sz w:val="24"/>
            <w:szCs w:val="24"/>
          </w:rPr>
          <w:delText>reduced</w:delText>
        </w:r>
      </w:del>
      <w:ins w:id="6019"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6020" w:author="ThinkPad" w:date="2022-06-19T10:13:00Z">
        <w:r w:rsidDel="00140CCA">
          <w:rPr>
            <w:rFonts w:ascii="Times New Roman" w:eastAsia="宋体" w:hAnsi="Times New Roman" w:cs="Times New Roman"/>
            <w:kern w:val="0"/>
            <w:sz w:val="24"/>
            <w:szCs w:val="24"/>
          </w:rPr>
          <w:delText>If we set</w:delText>
        </w:r>
      </w:del>
      <w:ins w:id="6021"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6022"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6023" w:author="ThinkPad" w:date="2022-06-19T10:14:00Z">
        <w:r w:rsidDel="00140CCA">
          <w:rPr>
            <w:rFonts w:ascii="Times New Roman" w:eastAsia="宋体" w:hAnsi="Times New Roman" w:cs="Times New Roman"/>
            <w:kern w:val="0"/>
            <w:sz w:val="24"/>
            <w:szCs w:val="24"/>
          </w:rPr>
          <w:delText xml:space="preserve">generating </w:delText>
        </w:r>
      </w:del>
      <w:ins w:id="6024"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6025"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6026" w:author="ThinkPad" w:date="2022-06-19T10:14:00Z">
        <w:r w:rsidDel="00140CCA">
          <w:rPr>
            <w:rFonts w:ascii="Times New Roman" w:eastAsia="宋体" w:hAnsi="Times New Roman" w:cs="Times New Roman"/>
            <w:kern w:val="0"/>
            <w:sz w:val="24"/>
            <w:szCs w:val="24"/>
          </w:rPr>
          <w:delText xml:space="preserve">higher </w:delText>
        </w:r>
      </w:del>
      <w:ins w:id="6027"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6028" w:author="ThinkPad" w:date="2022-06-19T10:14:00Z">
        <w:r w:rsidDel="00140CCA">
          <w:rPr>
            <w:rFonts w:ascii="Times New Roman" w:eastAsia="宋体" w:hAnsi="Times New Roman" w:cs="Times New Roman"/>
            <w:kern w:val="0"/>
            <w:sz w:val="24"/>
            <w:szCs w:val="24"/>
          </w:rPr>
          <w:delText xml:space="preserve">be </w:delText>
        </w:r>
      </w:del>
      <w:ins w:id="6029"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6030"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6031" w:author="Zhang Li" w:date="2022-06-12T15:13:00Z"/>
          <w:rFonts w:ascii="Times New Roman" w:eastAsia="宋体" w:hAnsi="Times New Roman" w:cs="Times New Roman"/>
          <w:kern w:val="0"/>
          <w:sz w:val="24"/>
          <w:szCs w:val="24"/>
        </w:rPr>
      </w:pPr>
      <w:ins w:id="6032"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6033"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6034" w:author="Zhang Li" w:date="2022-06-12T15:13:00Z"/>
          <w:rFonts w:ascii="Times New Roman" w:eastAsia="宋体" w:hAnsi="Times New Roman" w:cs="Times New Roman"/>
          <w:kern w:val="0"/>
          <w:sz w:val="24"/>
          <w:szCs w:val="24"/>
        </w:rPr>
      </w:pPr>
      <w:del w:id="6035"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6036"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6037"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6038" w:author="ThinkPad" w:date="2022-06-19T10:24:00Z">
        <w:r w:rsidR="001E194A">
          <w:rPr>
            <w:rFonts w:ascii="Times New Roman" w:eastAsia="宋体" w:hAnsi="Times New Roman" w:cs="Times New Roman"/>
            <w:kern w:val="0"/>
            <w:sz w:val="24"/>
            <w:szCs w:val="24"/>
          </w:rPr>
          <w:t>ing</w:t>
        </w:r>
      </w:ins>
      <w:del w:id="6039"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6040"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6041"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6042" w:author="Zhang Li" w:date="2022-06-12T15:14:00Z">
        <w:r>
          <w:rPr>
            <w:rFonts w:ascii="Times New Roman" w:eastAsia="宋体" w:hAnsi="Times New Roman" w:cs="Times New Roman"/>
            <w:kern w:val="0"/>
            <w:sz w:val="24"/>
            <w:szCs w:val="24"/>
          </w:rPr>
          <w:t>However, the elected probability will not increase due to adversary</w:t>
        </w:r>
      </w:ins>
      <w:ins w:id="6043" w:author="ThinkPad" w:date="2022-06-19T10:25:00Z">
        <w:r w:rsidR="001E194A">
          <w:rPr>
            <w:rFonts w:ascii="Times New Roman" w:eastAsia="宋体" w:hAnsi="Times New Roman" w:cs="Times New Roman"/>
            <w:kern w:val="0"/>
            <w:sz w:val="24"/>
            <w:szCs w:val="24"/>
          </w:rPr>
          <w:t>’s</w:t>
        </w:r>
      </w:ins>
      <w:ins w:id="6044" w:author="Zhang Li" w:date="2022-06-12T15:14:00Z">
        <w:r>
          <w:rPr>
            <w:rFonts w:ascii="Times New Roman" w:eastAsia="宋体" w:hAnsi="Times New Roman" w:cs="Times New Roman"/>
            <w:kern w:val="0"/>
            <w:sz w:val="24"/>
            <w:szCs w:val="24"/>
          </w:rPr>
          <w:t xml:space="preserve"> creat</w:t>
        </w:r>
        <w:del w:id="6045" w:author="ThinkPad" w:date="2022-06-19T10:25:00Z">
          <w:r w:rsidDel="001E194A">
            <w:rPr>
              <w:rFonts w:ascii="Times New Roman" w:eastAsia="宋体" w:hAnsi="Times New Roman" w:cs="Times New Roman"/>
              <w:kern w:val="0"/>
              <w:sz w:val="24"/>
              <w:szCs w:val="24"/>
            </w:rPr>
            <w:delText>e</w:delText>
          </w:r>
        </w:del>
      </w:ins>
      <w:ins w:id="6046" w:author="ThinkPad" w:date="2022-06-19T10:25:00Z">
        <w:r w:rsidR="001E194A">
          <w:rPr>
            <w:rFonts w:ascii="Times New Roman" w:eastAsia="宋体" w:hAnsi="Times New Roman" w:cs="Times New Roman"/>
            <w:kern w:val="0"/>
            <w:sz w:val="24"/>
            <w:szCs w:val="24"/>
          </w:rPr>
          <w:t>ing</w:t>
        </w:r>
      </w:ins>
      <w:ins w:id="6047" w:author="Zhang Li" w:date="2022-06-12T15:14:00Z">
        <w:r>
          <w:rPr>
            <w:rFonts w:ascii="Times New Roman" w:eastAsia="宋体" w:hAnsi="Times New Roman" w:cs="Times New Roman"/>
            <w:kern w:val="0"/>
            <w:sz w:val="24"/>
            <w:szCs w:val="24"/>
          </w:rPr>
          <w:t xml:space="preserve"> multiple pseudonyms in random block proposer election </w:t>
        </w:r>
        <w:del w:id="6048" w:author="ThinkPad" w:date="2022-06-19T10:25:00Z">
          <w:r w:rsidDel="001E194A">
            <w:rPr>
              <w:rFonts w:ascii="Times New Roman" w:eastAsia="宋体" w:hAnsi="Times New Roman" w:cs="Times New Roman"/>
              <w:kern w:val="0"/>
              <w:sz w:val="24"/>
              <w:szCs w:val="24"/>
            </w:rPr>
            <w:delText>algorithm</w:delText>
          </w:r>
        </w:del>
      </w:ins>
      <w:ins w:id="6049" w:author="ThinkPad" w:date="2022-06-19T10:25:00Z">
        <w:r w:rsidR="001E194A">
          <w:rPr>
            <w:rFonts w:ascii="Times New Roman" w:eastAsia="宋体" w:hAnsi="Times New Roman" w:cs="Times New Roman"/>
            <w:kern w:val="0"/>
            <w:sz w:val="24"/>
            <w:szCs w:val="24"/>
          </w:rPr>
          <w:t>process</w:t>
        </w:r>
      </w:ins>
      <w:ins w:id="6050" w:author="Zhang Li" w:date="2022-06-12T15:14:00Z">
        <w:r>
          <w:rPr>
            <w:rFonts w:ascii="Times New Roman" w:eastAsia="宋体" w:hAnsi="Times New Roman" w:cs="Times New Roman"/>
            <w:kern w:val="0"/>
            <w:sz w:val="24"/>
            <w:szCs w:val="24"/>
          </w:rPr>
          <w:t xml:space="preserve">. The elected probability of </w:t>
        </w:r>
      </w:ins>
      <w:ins w:id="6051" w:author="ThinkPad" w:date="2022-06-19T10:25:00Z">
        <w:r w:rsidR="001E194A">
          <w:rPr>
            <w:rFonts w:ascii="Times New Roman" w:eastAsia="宋体" w:hAnsi="Times New Roman" w:cs="Times New Roman"/>
            <w:kern w:val="0"/>
            <w:sz w:val="24"/>
            <w:szCs w:val="24"/>
          </w:rPr>
          <w:t xml:space="preserve">a </w:t>
        </w:r>
      </w:ins>
      <w:ins w:id="6052" w:author="Zhang Li" w:date="2022-06-12T15:14:00Z">
        <w:r>
          <w:rPr>
            <w:rFonts w:ascii="Times New Roman" w:eastAsia="宋体" w:hAnsi="Times New Roman" w:cs="Times New Roman"/>
            <w:kern w:val="0"/>
            <w:sz w:val="24"/>
            <w:szCs w:val="24"/>
          </w:rPr>
          <w:t>node</w:t>
        </w:r>
        <w:del w:id="6053"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6054" w:author="ThinkPad" w:date="2022-06-19T10:25:00Z">
          <w:r w:rsidDel="001E194A">
            <w:rPr>
              <w:rFonts w:ascii="Times New Roman" w:eastAsia="宋体" w:hAnsi="Times New Roman" w:cs="Times New Roman"/>
              <w:kern w:val="0"/>
              <w:sz w:val="24"/>
              <w:szCs w:val="24"/>
            </w:rPr>
            <w:delText>with</w:delText>
          </w:r>
        </w:del>
      </w:ins>
      <w:ins w:id="6055" w:author="ThinkPad" w:date="2022-06-19T10:25:00Z">
        <w:r w:rsidR="001E194A">
          <w:rPr>
            <w:rFonts w:ascii="Times New Roman" w:eastAsia="宋体" w:hAnsi="Times New Roman" w:cs="Times New Roman"/>
            <w:kern w:val="0"/>
            <w:sz w:val="24"/>
            <w:szCs w:val="24"/>
          </w:rPr>
          <w:t>to</w:t>
        </w:r>
      </w:ins>
      <w:ins w:id="6056" w:author="Zhang Li" w:date="2022-06-12T15:14:00Z">
        <w:r>
          <w:rPr>
            <w:rFonts w:ascii="Times New Roman" w:eastAsia="宋体" w:hAnsi="Times New Roman" w:cs="Times New Roman"/>
            <w:kern w:val="0"/>
            <w:sz w:val="24"/>
            <w:szCs w:val="24"/>
          </w:rPr>
          <w:t xml:space="preserve"> </w:t>
        </w:r>
        <w:del w:id="6057" w:author="ThinkPad" w:date="2022-06-19T10:25:00Z">
          <w:r w:rsidDel="001E194A">
            <w:rPr>
              <w:rFonts w:ascii="Times New Roman" w:eastAsia="宋体" w:hAnsi="Times New Roman" w:cs="Times New Roman"/>
              <w:kern w:val="0"/>
              <w:sz w:val="24"/>
              <w:szCs w:val="24"/>
            </w:rPr>
            <w:delText>the</w:delText>
          </w:r>
        </w:del>
      </w:ins>
      <w:ins w:id="6058" w:author="ThinkPad" w:date="2022-06-19T10:25:00Z">
        <w:r w:rsidR="001E194A">
          <w:rPr>
            <w:rFonts w:ascii="Times New Roman" w:eastAsia="宋体" w:hAnsi="Times New Roman" w:cs="Times New Roman"/>
            <w:kern w:val="0"/>
            <w:sz w:val="24"/>
            <w:szCs w:val="24"/>
          </w:rPr>
          <w:t>its</w:t>
        </w:r>
      </w:ins>
      <w:ins w:id="6059" w:author="Zhang Li" w:date="2022-06-12T15:14:00Z">
        <w:r>
          <w:rPr>
            <w:rFonts w:ascii="Times New Roman" w:eastAsia="宋体" w:hAnsi="Times New Roman" w:cs="Times New Roman"/>
            <w:kern w:val="0"/>
            <w:sz w:val="24"/>
            <w:szCs w:val="24"/>
          </w:rPr>
          <w:t xml:space="preserve"> stability</w:t>
        </w:r>
        <w:del w:id="6060"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6061" w:author="ThinkPad" w:date="2022-06-19T10:25:00Z">
        <w:r w:rsidR="001E194A">
          <w:rPr>
            <w:rFonts w:ascii="Times New Roman" w:eastAsia="宋体" w:hAnsi="Times New Roman" w:cs="Times New Roman"/>
            <w:kern w:val="0"/>
            <w:sz w:val="24"/>
            <w:szCs w:val="24"/>
          </w:rPr>
          <w:t xml:space="preserve"> </w:t>
        </w:r>
      </w:ins>
      <w:ins w:id="6062"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6063" w:author="Zhang Li" w:date="2022-06-12T15:14:00Z">
                <w:rPr>
                  <w:rFonts w:ascii="Cambria Math" w:eastAsia="宋体" w:hAnsi="Cambria Math" w:cs="Times New Roman"/>
                  <w:i/>
                  <w:kern w:val="0"/>
                  <w:sz w:val="24"/>
                  <w:szCs w:val="24"/>
                </w:rPr>
              </w:ins>
            </m:ctrlPr>
          </m:sSubPr>
          <m:e>
            <m:r>
              <w:ins w:id="6064" w:author="Zhang Li" w:date="2022-06-12T15:14:00Z">
                <w:rPr>
                  <w:rFonts w:ascii="Cambria Math" w:eastAsia="宋体" w:hAnsi="Cambria Math" w:cs="Times New Roman"/>
                  <w:kern w:val="0"/>
                  <w:sz w:val="24"/>
                  <w:szCs w:val="24"/>
                </w:rPr>
                <m:t>S</m:t>
              </w:ins>
            </m:r>
          </m:e>
          <m:sub>
            <m:r>
              <w:ins w:id="6065" w:author="Zhang Li" w:date="2022-06-12T15:14:00Z">
                <w:rPr>
                  <w:rFonts w:ascii="Cambria Math" w:eastAsia="宋体" w:hAnsi="Cambria Math" w:cs="Times New Roman"/>
                  <w:kern w:val="0"/>
                  <w:sz w:val="24"/>
                  <w:szCs w:val="24"/>
                </w:rPr>
                <m:t>A</m:t>
              </w:ins>
            </m:r>
          </m:sub>
        </m:sSub>
        <m:r>
          <w:ins w:id="6066" w:author="Zhang Li" w:date="2022-06-12T15:14:00Z">
            <w:rPr>
              <w:rFonts w:ascii="Cambria Math" w:eastAsia="宋体" w:hAnsi="Cambria Math" w:cs="Times New Roman"/>
              <w:kern w:val="0"/>
              <w:sz w:val="24"/>
              <w:szCs w:val="24"/>
            </w:rPr>
            <m:t>=a</m:t>
          </w:ins>
        </m:r>
        <m:sSub>
          <m:sSubPr>
            <m:ctrlPr>
              <w:ins w:id="6067" w:author="Zhang Li" w:date="2022-06-12T15:14:00Z">
                <w:rPr>
                  <w:rFonts w:ascii="Cambria Math" w:eastAsia="宋体" w:hAnsi="Cambria Math" w:cs="Times New Roman"/>
                  <w:i/>
                  <w:kern w:val="0"/>
                  <w:sz w:val="24"/>
                  <w:szCs w:val="24"/>
                </w:rPr>
              </w:ins>
            </m:ctrlPr>
          </m:sSubPr>
          <m:e>
            <m:r>
              <w:ins w:id="6068" w:author="Zhang Li" w:date="2022-06-12T15:14:00Z">
                <w:rPr>
                  <w:rFonts w:ascii="Cambria Math" w:eastAsia="宋体" w:hAnsi="Cambria Math" w:cs="Times New Roman"/>
                  <w:kern w:val="0"/>
                  <w:sz w:val="24"/>
                  <w:szCs w:val="24"/>
                </w:rPr>
                <m:t>ρ</m:t>
              </w:ins>
            </m:r>
          </m:e>
          <m:sub>
            <m:r>
              <w:ins w:id="6069" w:author="Zhang Li" w:date="2022-06-12T15:14:00Z">
                <w:rPr>
                  <w:rFonts w:ascii="Cambria Math" w:eastAsia="宋体" w:hAnsi="Cambria Math" w:cs="Times New Roman"/>
                  <w:kern w:val="0"/>
                  <w:sz w:val="24"/>
                  <w:szCs w:val="24"/>
                </w:rPr>
                <m:t>A</m:t>
              </w:ins>
            </m:r>
          </m:sub>
        </m:sSub>
        <m:r>
          <w:ins w:id="6070" w:author="Zhang Li" w:date="2022-06-12T15:14:00Z">
            <w:rPr>
              <w:rFonts w:ascii="Cambria Math" w:eastAsia="宋体" w:hAnsi="Cambria Math" w:cs="Times New Roman"/>
              <w:kern w:val="0"/>
              <w:sz w:val="24"/>
              <w:szCs w:val="24"/>
            </w:rPr>
            <m:t>+b</m:t>
          </w:ins>
        </m:r>
        <m:sSub>
          <m:sSubPr>
            <m:ctrlPr>
              <w:ins w:id="6071" w:author="Zhang Li" w:date="2022-06-12T15:14:00Z">
                <w:rPr>
                  <w:rFonts w:ascii="Cambria Math" w:eastAsia="宋体" w:hAnsi="Cambria Math" w:cs="Times New Roman"/>
                  <w:i/>
                  <w:kern w:val="0"/>
                  <w:sz w:val="24"/>
                  <w:szCs w:val="24"/>
                </w:rPr>
              </w:ins>
            </m:ctrlPr>
          </m:sSubPr>
          <m:e>
            <m:r>
              <w:ins w:id="6072" w:author="Zhang Li" w:date="2022-06-12T15:14:00Z">
                <w:rPr>
                  <w:rFonts w:ascii="Cambria Math" w:eastAsia="宋体" w:hAnsi="Cambria Math" w:cs="Times New Roman"/>
                  <w:kern w:val="0"/>
                  <w:sz w:val="24"/>
                  <w:szCs w:val="24"/>
                </w:rPr>
                <m:t>r</m:t>
              </w:ins>
            </m:r>
          </m:e>
          <m:sub>
            <m:r>
              <w:ins w:id="6073" w:author="Zhang Li" w:date="2022-06-12T15:14:00Z">
                <w:rPr>
                  <w:rFonts w:ascii="Cambria Math" w:eastAsia="宋体" w:hAnsi="Cambria Math" w:cs="Times New Roman"/>
                  <w:kern w:val="0"/>
                  <w:sz w:val="24"/>
                  <w:szCs w:val="24"/>
                </w:rPr>
                <m:t>A</m:t>
              </w:ins>
            </m:r>
          </m:sub>
        </m:sSub>
      </m:oMath>
      <w:ins w:id="6074"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6075"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6076" w:author="Zhang Li" w:date="2022-06-12T15:14:00Z">
        <w:del w:id="6077"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6078" w:author="Zhang Li" w:date="2022-06-12T15:14:00Z">
            <w:rPr>
              <w:rFonts w:ascii="Cambria Math" w:eastAsia="宋体" w:hAnsi="Cambria Math" w:cs="Times New Roman"/>
              <w:kern w:val="0"/>
              <w:sz w:val="24"/>
              <w:szCs w:val="24"/>
            </w:rPr>
            <m:t>S</m:t>
          </w:ins>
        </m:r>
      </m:oMath>
      <w:ins w:id="607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6080" w:author="Zhang Li" w:date="2022-06-12T15:14:00Z">
            <w:rPr>
              <w:rFonts w:ascii="Cambria Math" w:eastAsia="宋体" w:hAnsi="Cambria Math" w:cs="Times New Roman"/>
              <w:kern w:val="0"/>
              <w:sz w:val="24"/>
              <w:szCs w:val="24"/>
            </w:rPr>
            <m:t>m</m:t>
          </w:ins>
        </m:r>
      </m:oMath>
      <w:ins w:id="6081"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6082"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6083" w:author="Zhang Li" w:date="2022-06-12T15:14:00Z">
        <w:del w:id="6084"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6085" w:author="Zhang Li" w:date="2022-06-12T15:14:00Z">
                <w:rPr>
                  <w:rFonts w:ascii="Cambria Math" w:eastAsia="宋体" w:hAnsi="Cambria Math" w:cs="Times New Roman"/>
                  <w:i/>
                  <w:kern w:val="0"/>
                  <w:sz w:val="24"/>
                  <w:szCs w:val="24"/>
                </w:rPr>
              </w:ins>
            </m:ctrlPr>
          </m:sSubSupPr>
          <m:e>
            <m:r>
              <w:ins w:id="6086" w:author="Zhang Li" w:date="2022-06-12T15:14:00Z">
                <w:rPr>
                  <w:rFonts w:ascii="Cambria Math" w:eastAsia="宋体" w:hAnsi="Cambria Math" w:cs="Times New Roman"/>
                  <w:kern w:val="0"/>
                  <w:sz w:val="24"/>
                  <w:szCs w:val="24"/>
                </w:rPr>
                <m:t>s</m:t>
              </w:ins>
            </m:r>
          </m:e>
          <m:sub>
            <m:r>
              <w:ins w:id="6087" w:author="Zhang Li" w:date="2022-06-12T15:14:00Z">
                <w:rPr>
                  <w:rFonts w:ascii="Cambria Math" w:eastAsia="宋体" w:hAnsi="Cambria Math" w:cs="Times New Roman"/>
                  <w:kern w:val="0"/>
                  <w:sz w:val="24"/>
                  <w:szCs w:val="24"/>
                </w:rPr>
                <m:t>A</m:t>
              </w:ins>
            </m:r>
          </m:sub>
          <m:sup>
            <m:r>
              <w:ins w:id="6088" w:author="Zhang Li" w:date="2022-06-12T15:14:00Z">
                <w:rPr>
                  <w:rFonts w:ascii="Cambria Math" w:eastAsia="宋体" w:hAnsi="Cambria Math" w:cs="Times New Roman"/>
                  <w:kern w:val="0"/>
                  <w:sz w:val="24"/>
                  <w:szCs w:val="24"/>
                </w:rPr>
                <m:t>1</m:t>
              </w:ins>
            </m:r>
          </m:sup>
        </m:sSubSup>
        <m:r>
          <w:ins w:id="6089" w:author="Zhang Li" w:date="2022-06-12T15:14:00Z">
            <w:rPr>
              <w:rFonts w:ascii="Cambria Math" w:eastAsia="宋体" w:hAnsi="Cambria Math" w:cs="Times New Roman"/>
              <w:kern w:val="0"/>
              <w:sz w:val="24"/>
              <w:szCs w:val="24"/>
            </w:rPr>
            <m:t>= a</m:t>
          </w:ins>
        </m:r>
        <m:sSubSup>
          <m:sSubSupPr>
            <m:ctrlPr>
              <w:ins w:id="6090" w:author="Zhang Li" w:date="2022-06-12T15:14:00Z">
                <w:rPr>
                  <w:rFonts w:ascii="Cambria Math" w:eastAsia="宋体" w:hAnsi="Cambria Math" w:cs="Times New Roman"/>
                  <w:i/>
                  <w:kern w:val="0"/>
                  <w:sz w:val="24"/>
                  <w:szCs w:val="24"/>
                </w:rPr>
              </w:ins>
            </m:ctrlPr>
          </m:sSubSupPr>
          <m:e>
            <m:r>
              <w:ins w:id="6091" w:author="Zhang Li" w:date="2022-06-12T15:14:00Z">
                <w:rPr>
                  <w:rFonts w:ascii="Cambria Math" w:eastAsia="宋体" w:hAnsi="Cambria Math" w:cs="Times New Roman"/>
                  <w:kern w:val="0"/>
                  <w:sz w:val="24"/>
                  <w:szCs w:val="24"/>
                </w:rPr>
                <m:t>ρ</m:t>
              </w:ins>
            </m:r>
          </m:e>
          <m:sub>
            <m:r>
              <w:ins w:id="6092" w:author="Zhang Li" w:date="2022-06-12T15:14:00Z">
                <w:rPr>
                  <w:rFonts w:ascii="Cambria Math" w:eastAsia="宋体" w:hAnsi="Cambria Math" w:cs="Times New Roman"/>
                  <w:kern w:val="0"/>
                  <w:sz w:val="24"/>
                  <w:szCs w:val="24"/>
                </w:rPr>
                <m:t>A</m:t>
              </w:ins>
            </m:r>
          </m:sub>
          <m:sup>
            <m:r>
              <w:ins w:id="6093" w:author="Zhang Li" w:date="2022-06-12T15:14:00Z">
                <w:rPr>
                  <w:rFonts w:ascii="Cambria Math" w:eastAsia="宋体" w:hAnsi="Cambria Math" w:cs="Times New Roman"/>
                  <w:kern w:val="0"/>
                  <w:sz w:val="24"/>
                  <w:szCs w:val="24"/>
                </w:rPr>
                <m:t>1</m:t>
              </w:ins>
            </m:r>
          </m:sup>
        </m:sSubSup>
        <m:r>
          <w:ins w:id="6094" w:author="Zhang Li" w:date="2022-06-12T15:14:00Z">
            <w:rPr>
              <w:rFonts w:ascii="Cambria Math" w:eastAsia="宋体" w:hAnsi="Cambria Math" w:cs="Times New Roman"/>
              <w:kern w:val="0"/>
              <w:sz w:val="24"/>
              <w:szCs w:val="24"/>
            </w:rPr>
            <m:t>+b</m:t>
          </w:ins>
        </m:r>
        <m:sSubSup>
          <m:sSubSupPr>
            <m:ctrlPr>
              <w:ins w:id="6095" w:author="Zhang Li" w:date="2022-06-12T15:14:00Z">
                <w:rPr>
                  <w:rFonts w:ascii="Cambria Math" w:eastAsia="宋体" w:hAnsi="Cambria Math" w:cs="Times New Roman"/>
                  <w:i/>
                  <w:kern w:val="0"/>
                  <w:sz w:val="24"/>
                  <w:szCs w:val="24"/>
                </w:rPr>
              </w:ins>
            </m:ctrlPr>
          </m:sSubSupPr>
          <m:e>
            <m:r>
              <w:ins w:id="6096" w:author="Zhang Li" w:date="2022-06-12T15:14:00Z">
                <w:rPr>
                  <w:rFonts w:ascii="Cambria Math" w:eastAsia="宋体" w:hAnsi="Cambria Math" w:cs="Times New Roman"/>
                  <w:kern w:val="0"/>
                  <w:sz w:val="24"/>
                  <w:szCs w:val="24"/>
                </w:rPr>
                <m:t>r</m:t>
              </w:ins>
            </m:r>
          </m:e>
          <m:sub>
            <m:r>
              <w:ins w:id="6097" w:author="Zhang Li" w:date="2022-06-12T15:14:00Z">
                <w:rPr>
                  <w:rFonts w:ascii="Cambria Math" w:eastAsia="宋体" w:hAnsi="Cambria Math" w:cs="Times New Roman"/>
                  <w:kern w:val="0"/>
                  <w:sz w:val="24"/>
                  <w:szCs w:val="24"/>
                </w:rPr>
                <m:t>A</m:t>
              </w:ins>
            </m:r>
          </m:sub>
          <m:sup>
            <m:r>
              <w:ins w:id="6098" w:author="Zhang Li" w:date="2022-06-12T15:14:00Z">
                <w:rPr>
                  <w:rFonts w:ascii="Cambria Math" w:eastAsia="宋体" w:hAnsi="Cambria Math" w:cs="Times New Roman"/>
                  <w:kern w:val="0"/>
                  <w:sz w:val="24"/>
                  <w:szCs w:val="24"/>
                </w:rPr>
                <m:t>1</m:t>
              </w:ins>
            </m:r>
          </m:sup>
        </m:sSubSup>
        <m:r>
          <w:ins w:id="6099" w:author="Zhang Li" w:date="2022-06-12T15:14:00Z">
            <w:rPr>
              <w:rFonts w:ascii="Cambria Math" w:eastAsia="宋体" w:hAnsi="Cambria Math" w:cs="Times New Roman"/>
              <w:kern w:val="0"/>
              <w:sz w:val="24"/>
              <w:szCs w:val="24"/>
            </w:rPr>
            <m:t>, ⋯,</m:t>
          </w:ins>
        </m:r>
        <m:sSubSup>
          <m:sSubSupPr>
            <m:ctrlPr>
              <w:ins w:id="6100" w:author="Zhang Li" w:date="2022-06-12T15:14:00Z">
                <w:rPr>
                  <w:rFonts w:ascii="Cambria Math" w:eastAsia="宋体" w:hAnsi="Cambria Math" w:cs="Times New Roman"/>
                  <w:i/>
                  <w:kern w:val="0"/>
                  <w:sz w:val="24"/>
                  <w:szCs w:val="24"/>
                </w:rPr>
              </w:ins>
            </m:ctrlPr>
          </m:sSubSupPr>
          <m:e>
            <m:r>
              <w:ins w:id="6101" w:author="Zhang Li" w:date="2022-06-12T15:14:00Z">
                <w:rPr>
                  <w:rFonts w:ascii="Cambria Math" w:eastAsia="宋体" w:hAnsi="Cambria Math" w:cs="Times New Roman"/>
                  <w:kern w:val="0"/>
                  <w:sz w:val="24"/>
                  <w:szCs w:val="24"/>
                </w:rPr>
                <m:t>s</m:t>
              </w:ins>
            </m:r>
          </m:e>
          <m:sub>
            <m:r>
              <w:ins w:id="6102" w:author="Zhang Li" w:date="2022-06-12T15:14:00Z">
                <w:rPr>
                  <w:rFonts w:ascii="Cambria Math" w:eastAsia="宋体" w:hAnsi="Cambria Math" w:cs="Times New Roman"/>
                  <w:kern w:val="0"/>
                  <w:sz w:val="24"/>
                  <w:szCs w:val="24"/>
                </w:rPr>
                <m:t>A</m:t>
              </w:ins>
            </m:r>
          </m:sub>
          <m:sup>
            <m:r>
              <w:ins w:id="6103" w:author="Zhang Li" w:date="2022-06-12T15:14:00Z">
                <w:rPr>
                  <w:rFonts w:ascii="Cambria Math" w:eastAsia="宋体" w:hAnsi="Cambria Math" w:cs="Times New Roman"/>
                  <w:kern w:val="0"/>
                  <w:sz w:val="24"/>
                  <w:szCs w:val="24"/>
                </w:rPr>
                <m:t>m</m:t>
              </w:ins>
            </m:r>
          </m:sup>
        </m:sSubSup>
        <m:r>
          <w:ins w:id="6104" w:author="Zhang Li" w:date="2022-06-12T15:14:00Z">
            <w:rPr>
              <w:rFonts w:ascii="Cambria Math" w:eastAsia="宋体" w:hAnsi="Cambria Math" w:cs="Times New Roman"/>
              <w:kern w:val="0"/>
              <w:sz w:val="24"/>
              <w:szCs w:val="24"/>
            </w:rPr>
            <m:t>= a</m:t>
          </w:ins>
        </m:r>
        <m:sSubSup>
          <m:sSubSupPr>
            <m:ctrlPr>
              <w:ins w:id="6105" w:author="Zhang Li" w:date="2022-06-12T15:14:00Z">
                <w:rPr>
                  <w:rFonts w:ascii="Cambria Math" w:eastAsia="宋体" w:hAnsi="Cambria Math" w:cs="Times New Roman"/>
                  <w:i/>
                  <w:kern w:val="0"/>
                  <w:sz w:val="24"/>
                  <w:szCs w:val="24"/>
                </w:rPr>
              </w:ins>
            </m:ctrlPr>
          </m:sSubSupPr>
          <m:e>
            <m:r>
              <w:ins w:id="6106" w:author="Zhang Li" w:date="2022-06-12T15:14:00Z">
                <w:rPr>
                  <w:rFonts w:ascii="Cambria Math" w:eastAsia="宋体" w:hAnsi="Cambria Math" w:cs="Times New Roman"/>
                  <w:kern w:val="0"/>
                  <w:sz w:val="24"/>
                  <w:szCs w:val="24"/>
                </w:rPr>
                <m:t>ρ</m:t>
              </w:ins>
            </m:r>
          </m:e>
          <m:sub>
            <m:r>
              <w:ins w:id="6107" w:author="Zhang Li" w:date="2022-06-12T15:14:00Z">
                <w:rPr>
                  <w:rFonts w:ascii="Cambria Math" w:eastAsia="宋体" w:hAnsi="Cambria Math" w:cs="Times New Roman"/>
                  <w:kern w:val="0"/>
                  <w:sz w:val="24"/>
                  <w:szCs w:val="24"/>
                </w:rPr>
                <m:t>A</m:t>
              </w:ins>
            </m:r>
          </m:sub>
          <m:sup>
            <m:r>
              <w:ins w:id="6108" w:author="Zhang Li" w:date="2022-06-12T15:14:00Z">
                <w:rPr>
                  <w:rFonts w:ascii="Cambria Math" w:eastAsia="宋体" w:hAnsi="Cambria Math" w:cs="Times New Roman"/>
                  <w:kern w:val="0"/>
                  <w:sz w:val="24"/>
                  <w:szCs w:val="24"/>
                </w:rPr>
                <m:t>m</m:t>
              </w:ins>
            </m:r>
          </m:sup>
        </m:sSubSup>
        <m:r>
          <w:ins w:id="6109" w:author="Zhang Li" w:date="2022-06-12T15:14:00Z">
            <w:rPr>
              <w:rFonts w:ascii="Cambria Math" w:eastAsia="宋体" w:hAnsi="Cambria Math" w:cs="Times New Roman"/>
              <w:kern w:val="0"/>
              <w:sz w:val="24"/>
              <w:szCs w:val="24"/>
            </w:rPr>
            <m:t>+b</m:t>
          </w:ins>
        </m:r>
        <m:sSubSup>
          <m:sSubSupPr>
            <m:ctrlPr>
              <w:ins w:id="6110" w:author="Zhang Li" w:date="2022-06-12T15:14:00Z">
                <w:rPr>
                  <w:rFonts w:ascii="Cambria Math" w:eastAsia="宋体" w:hAnsi="Cambria Math" w:cs="Times New Roman"/>
                  <w:i/>
                  <w:kern w:val="0"/>
                  <w:sz w:val="24"/>
                  <w:szCs w:val="24"/>
                </w:rPr>
              </w:ins>
            </m:ctrlPr>
          </m:sSubSupPr>
          <m:e>
            <m:r>
              <w:ins w:id="6111" w:author="Zhang Li" w:date="2022-06-12T15:14:00Z">
                <w:rPr>
                  <w:rFonts w:ascii="Cambria Math" w:eastAsia="宋体" w:hAnsi="Cambria Math" w:cs="Times New Roman"/>
                  <w:kern w:val="0"/>
                  <w:sz w:val="24"/>
                  <w:szCs w:val="24"/>
                </w:rPr>
                <m:t>r</m:t>
              </w:ins>
            </m:r>
          </m:e>
          <m:sub>
            <m:r>
              <w:ins w:id="6112" w:author="Zhang Li" w:date="2022-06-12T15:14:00Z">
                <w:rPr>
                  <w:rFonts w:ascii="Cambria Math" w:eastAsia="宋体" w:hAnsi="Cambria Math" w:cs="Times New Roman"/>
                  <w:kern w:val="0"/>
                  <w:sz w:val="24"/>
                  <w:szCs w:val="24"/>
                </w:rPr>
                <m:t>A</m:t>
              </w:ins>
            </m:r>
          </m:sub>
          <m:sup>
            <m:r>
              <w:ins w:id="6113" w:author="Zhang Li" w:date="2022-06-12T15:14:00Z">
                <w:rPr>
                  <w:rFonts w:ascii="Cambria Math" w:eastAsia="宋体" w:hAnsi="Cambria Math" w:cs="Times New Roman"/>
                  <w:kern w:val="0"/>
                  <w:sz w:val="24"/>
                  <w:szCs w:val="24"/>
                </w:rPr>
                <m:t>m</m:t>
              </w:ins>
            </m:r>
          </m:sup>
        </m:sSubSup>
        <m:r>
          <w:ins w:id="6114" w:author="Zhang Li" w:date="2022-06-12T15:14:00Z">
            <w:rPr>
              <w:rFonts w:ascii="Cambria Math" w:eastAsia="宋体" w:hAnsi="Cambria Math" w:cs="Times New Roman"/>
              <w:kern w:val="0"/>
              <w:sz w:val="24"/>
              <w:szCs w:val="24"/>
            </w:rPr>
            <m:t>(</m:t>
          </w:ins>
        </m:r>
        <m:nary>
          <m:naryPr>
            <m:chr m:val="∑"/>
            <m:ctrlPr>
              <w:ins w:id="6115" w:author="Zhang Li" w:date="2022-06-12T15:14:00Z">
                <w:rPr>
                  <w:rFonts w:ascii="Cambria Math" w:eastAsia="宋体" w:hAnsi="Cambria Math" w:cs="Times New Roman"/>
                  <w:kern w:val="0"/>
                  <w:sz w:val="24"/>
                  <w:szCs w:val="24"/>
                </w:rPr>
              </w:ins>
            </m:ctrlPr>
          </m:naryPr>
          <m:sub>
            <m:r>
              <w:ins w:id="6116" w:author="Zhang Li" w:date="2022-06-12T15:14:00Z">
                <w:rPr>
                  <w:rFonts w:ascii="Cambria Math" w:eastAsia="宋体" w:hAnsi="Cambria Math" w:cs="Times New Roman"/>
                  <w:kern w:val="0"/>
                  <w:sz w:val="24"/>
                  <w:szCs w:val="24"/>
                </w:rPr>
                <m:t>k</m:t>
              </w:ins>
            </m:r>
            <m:r>
              <w:ins w:id="6117" w:author="Zhang Li" w:date="2022-06-12T15:14:00Z">
                <m:rPr>
                  <m:sty m:val="p"/>
                </m:rPr>
                <w:rPr>
                  <w:rFonts w:ascii="Cambria Math" w:eastAsia="宋体" w:hAnsi="Cambria Math" w:cs="Times New Roman"/>
                  <w:kern w:val="0"/>
                  <w:sz w:val="24"/>
                  <w:szCs w:val="24"/>
                </w:rPr>
                <m:t>=1</m:t>
              </w:ins>
            </m:r>
          </m:sub>
          <m:sup>
            <m:r>
              <w:ins w:id="6118" w:author="Zhang Li" w:date="2022-06-12T15:14:00Z">
                <w:rPr>
                  <w:rFonts w:ascii="Cambria Math" w:eastAsia="宋体" w:hAnsi="Cambria Math" w:cs="Times New Roman"/>
                  <w:kern w:val="0"/>
                  <w:sz w:val="24"/>
                  <w:szCs w:val="24"/>
                </w:rPr>
                <m:t>m</m:t>
              </w:ins>
            </m:r>
          </m:sup>
          <m:e>
            <m:sSubSup>
              <m:sSubSupPr>
                <m:ctrlPr>
                  <w:ins w:id="6119" w:author="Zhang Li" w:date="2022-06-12T15:14:00Z">
                    <w:rPr>
                      <w:rFonts w:ascii="Cambria Math" w:eastAsia="宋体" w:hAnsi="Cambria Math" w:cs="Times New Roman"/>
                      <w:i/>
                      <w:kern w:val="0"/>
                      <w:sz w:val="24"/>
                      <w:szCs w:val="24"/>
                    </w:rPr>
                  </w:ins>
                </m:ctrlPr>
              </m:sSubSupPr>
              <m:e>
                <m:r>
                  <w:ins w:id="6120" w:author="Zhang Li" w:date="2022-06-12T15:14:00Z">
                    <w:rPr>
                      <w:rFonts w:ascii="Cambria Math" w:eastAsia="宋体" w:hAnsi="Cambria Math" w:cs="Times New Roman"/>
                      <w:kern w:val="0"/>
                      <w:sz w:val="24"/>
                      <w:szCs w:val="24"/>
                    </w:rPr>
                    <m:t>p</m:t>
                  </w:ins>
                </m:r>
              </m:e>
              <m:sub>
                <m:r>
                  <w:ins w:id="6121" w:author="Zhang Li" w:date="2022-06-12T15:14:00Z">
                    <w:rPr>
                      <w:rFonts w:ascii="Cambria Math" w:eastAsia="宋体" w:hAnsi="Cambria Math" w:cs="Times New Roman"/>
                      <w:kern w:val="0"/>
                      <w:sz w:val="24"/>
                      <w:szCs w:val="24"/>
                    </w:rPr>
                    <m:t>A</m:t>
                  </w:ins>
                </m:r>
              </m:sub>
              <m:sup>
                <m:r>
                  <w:ins w:id="6122" w:author="Zhang Li" w:date="2022-06-12T15:14:00Z">
                    <w:rPr>
                      <w:rFonts w:ascii="Cambria Math" w:eastAsia="宋体" w:hAnsi="Cambria Math" w:cs="Times New Roman"/>
                      <w:kern w:val="0"/>
                      <w:sz w:val="24"/>
                      <w:szCs w:val="24"/>
                    </w:rPr>
                    <m:t>k</m:t>
                  </w:ins>
                </m:r>
              </m:sup>
            </m:sSubSup>
          </m:e>
        </m:nary>
        <m:r>
          <w:ins w:id="6123" w:author="Zhang Li" w:date="2022-06-12T15:14:00Z">
            <m:rPr>
              <m:sty m:val="p"/>
            </m:rPr>
            <w:rPr>
              <w:rFonts w:ascii="Cambria Math" w:eastAsia="宋体" w:hAnsi="Cambria Math" w:cs="Times New Roman"/>
              <w:kern w:val="0"/>
              <w:sz w:val="24"/>
              <w:szCs w:val="24"/>
            </w:rPr>
            <m:t>=</m:t>
          </w:ins>
        </m:r>
        <m:sSub>
          <m:sSubPr>
            <m:ctrlPr>
              <w:ins w:id="6124" w:author="Zhang Li" w:date="2022-06-12T15:14:00Z">
                <w:rPr>
                  <w:rFonts w:ascii="Cambria Math" w:eastAsia="宋体" w:hAnsi="Cambria Math" w:cs="Times New Roman"/>
                  <w:kern w:val="0"/>
                  <w:sz w:val="24"/>
                  <w:szCs w:val="24"/>
                </w:rPr>
              </w:ins>
            </m:ctrlPr>
          </m:sSubPr>
          <m:e>
            <m:r>
              <w:ins w:id="6125" w:author="Zhang Li" w:date="2022-06-12T15:14:00Z">
                <w:rPr>
                  <w:rFonts w:ascii="Cambria Math" w:eastAsia="宋体" w:hAnsi="Cambria Math" w:cs="Times New Roman"/>
                  <w:kern w:val="0"/>
                  <w:sz w:val="24"/>
                  <w:szCs w:val="24"/>
                </w:rPr>
                <m:t>p</m:t>
              </w:ins>
            </m:r>
          </m:e>
          <m:sub>
            <m:r>
              <w:ins w:id="6126" w:author="Zhang Li" w:date="2022-06-12T15:14:00Z">
                <w:rPr>
                  <w:rFonts w:ascii="Cambria Math" w:eastAsia="宋体" w:hAnsi="Cambria Math" w:cs="Times New Roman"/>
                  <w:kern w:val="0"/>
                  <w:sz w:val="24"/>
                  <w:szCs w:val="24"/>
                </w:rPr>
                <m:t>A</m:t>
              </w:ins>
            </m:r>
          </m:sub>
        </m:sSub>
        <m:r>
          <w:ins w:id="6127" w:author="Zhang Li" w:date="2022-06-12T15:14:00Z">
            <w:rPr>
              <w:rFonts w:ascii="Cambria Math" w:eastAsia="宋体" w:hAnsi="Cambria Math" w:cs="Times New Roman"/>
              <w:kern w:val="0"/>
              <w:sz w:val="24"/>
              <w:szCs w:val="24"/>
            </w:rPr>
            <m:t xml:space="preserve">, </m:t>
          </w:ins>
        </m:r>
        <m:nary>
          <m:naryPr>
            <m:chr m:val="∑"/>
            <m:ctrlPr>
              <w:ins w:id="6128" w:author="Zhang Li" w:date="2022-06-12T15:14:00Z">
                <w:rPr>
                  <w:rFonts w:ascii="Cambria Math" w:eastAsia="宋体" w:hAnsi="Cambria Math" w:cs="Times New Roman"/>
                  <w:kern w:val="0"/>
                  <w:sz w:val="24"/>
                  <w:szCs w:val="24"/>
                </w:rPr>
              </w:ins>
            </m:ctrlPr>
          </m:naryPr>
          <m:sub>
            <m:r>
              <w:ins w:id="6129" w:author="Zhang Li" w:date="2022-06-12T15:14:00Z">
                <w:rPr>
                  <w:rFonts w:ascii="Cambria Math" w:eastAsia="宋体" w:hAnsi="Cambria Math" w:cs="Times New Roman"/>
                  <w:kern w:val="0"/>
                  <w:sz w:val="24"/>
                  <w:szCs w:val="24"/>
                </w:rPr>
                <m:t>k</m:t>
              </w:ins>
            </m:r>
            <m:r>
              <w:ins w:id="6130" w:author="Zhang Li" w:date="2022-06-12T15:14:00Z">
                <m:rPr>
                  <m:sty m:val="p"/>
                </m:rPr>
                <w:rPr>
                  <w:rFonts w:ascii="Cambria Math" w:eastAsia="宋体" w:hAnsi="Cambria Math" w:cs="Times New Roman"/>
                  <w:kern w:val="0"/>
                  <w:sz w:val="24"/>
                  <w:szCs w:val="24"/>
                </w:rPr>
                <m:t>=1</m:t>
              </w:ins>
            </m:r>
          </m:sub>
          <m:sup>
            <m:r>
              <w:ins w:id="6131" w:author="Zhang Li" w:date="2022-06-12T15:14:00Z">
                <w:rPr>
                  <w:rFonts w:ascii="Cambria Math" w:eastAsia="宋体" w:hAnsi="Cambria Math" w:cs="Times New Roman"/>
                  <w:kern w:val="0"/>
                  <w:sz w:val="24"/>
                  <w:szCs w:val="24"/>
                </w:rPr>
                <m:t>m</m:t>
              </w:ins>
            </m:r>
          </m:sup>
          <m:e>
            <m:sSubSup>
              <m:sSubSupPr>
                <m:ctrlPr>
                  <w:ins w:id="6132" w:author="Zhang Li" w:date="2022-06-12T15:14:00Z">
                    <w:rPr>
                      <w:rFonts w:ascii="Cambria Math" w:eastAsia="宋体" w:hAnsi="Cambria Math" w:cs="Times New Roman"/>
                      <w:kern w:val="0"/>
                      <w:sz w:val="24"/>
                      <w:szCs w:val="24"/>
                    </w:rPr>
                  </w:ins>
                </m:ctrlPr>
              </m:sSubSupPr>
              <m:e>
                <m:r>
                  <w:ins w:id="6133" w:author="Zhang Li" w:date="2022-06-12T15:14:00Z">
                    <m:rPr>
                      <m:sty m:val="p"/>
                    </m:rPr>
                    <w:rPr>
                      <w:rFonts w:ascii="Cambria Math" w:eastAsia="宋体" w:hAnsi="Cambria Math" w:cs="Times New Roman"/>
                      <w:kern w:val="0"/>
                      <w:sz w:val="24"/>
                      <w:szCs w:val="24"/>
                    </w:rPr>
                    <m:t>r</m:t>
                  </w:ins>
                </m:r>
              </m:e>
              <m:sub>
                <m:r>
                  <w:ins w:id="6134" w:author="Zhang Li" w:date="2022-06-12T15:14:00Z">
                    <m:rPr>
                      <m:sty m:val="p"/>
                    </m:rPr>
                    <w:rPr>
                      <w:rFonts w:ascii="Cambria Math" w:eastAsia="宋体" w:hAnsi="Cambria Math" w:cs="Times New Roman"/>
                      <w:kern w:val="0"/>
                      <w:sz w:val="24"/>
                      <w:szCs w:val="24"/>
                    </w:rPr>
                    <m:t>A</m:t>
                  </w:ins>
                </m:r>
              </m:sub>
              <m:sup>
                <m:r>
                  <w:ins w:id="6135" w:author="Zhang Li" w:date="2022-06-12T15:14:00Z">
                    <m:rPr>
                      <m:sty m:val="p"/>
                    </m:rPr>
                    <w:rPr>
                      <w:rFonts w:ascii="Cambria Math" w:eastAsia="宋体" w:hAnsi="Cambria Math" w:cs="Times New Roman"/>
                      <w:kern w:val="0"/>
                      <w:sz w:val="24"/>
                      <w:szCs w:val="24"/>
                    </w:rPr>
                    <m:t>k</m:t>
                  </w:ins>
                </m:r>
              </m:sup>
            </m:sSubSup>
          </m:e>
        </m:nary>
        <m:r>
          <w:ins w:id="6136" w:author="Zhang Li" w:date="2022-06-12T15:14:00Z">
            <m:rPr>
              <m:sty m:val="p"/>
            </m:rPr>
            <w:rPr>
              <w:rFonts w:ascii="Cambria Math" w:eastAsia="宋体" w:hAnsi="Cambria Math" w:cs="Times New Roman"/>
              <w:kern w:val="0"/>
              <w:sz w:val="24"/>
              <w:szCs w:val="24"/>
            </w:rPr>
            <m:t>=</m:t>
          </w:ins>
        </m:r>
        <m:sSub>
          <m:sSubPr>
            <m:ctrlPr>
              <w:ins w:id="6137" w:author="Zhang Li" w:date="2022-06-12T15:14:00Z">
                <w:rPr>
                  <w:rFonts w:ascii="Cambria Math" w:eastAsia="宋体" w:hAnsi="Cambria Math" w:cs="Times New Roman"/>
                  <w:kern w:val="0"/>
                  <w:sz w:val="24"/>
                  <w:szCs w:val="24"/>
                </w:rPr>
              </w:ins>
            </m:ctrlPr>
          </m:sSubPr>
          <m:e>
            <m:r>
              <w:ins w:id="6138" w:author="Zhang Li" w:date="2022-06-12T15:14:00Z">
                <m:rPr>
                  <m:sty m:val="p"/>
                </m:rPr>
                <w:rPr>
                  <w:rFonts w:ascii="Cambria Math" w:eastAsia="宋体" w:hAnsi="Cambria Math" w:cs="Times New Roman"/>
                  <w:kern w:val="0"/>
                  <w:sz w:val="24"/>
                  <w:szCs w:val="24"/>
                </w:rPr>
                <m:t>r</m:t>
              </w:ins>
            </m:r>
          </m:e>
          <m:sub>
            <m:r>
              <w:ins w:id="6139" w:author="Zhang Li" w:date="2022-06-12T15:14:00Z">
                <m:rPr>
                  <m:sty m:val="p"/>
                </m:rPr>
                <w:rPr>
                  <w:rFonts w:ascii="Cambria Math" w:eastAsia="宋体" w:hAnsi="Cambria Math" w:cs="Times New Roman"/>
                  <w:kern w:val="0"/>
                  <w:sz w:val="24"/>
                  <w:szCs w:val="24"/>
                </w:rPr>
                <m:t>A</m:t>
              </w:ins>
            </m:r>
          </m:sub>
        </m:sSub>
        <m:r>
          <w:ins w:id="6140" w:author="Zhang Li" w:date="2022-06-12T15:14:00Z">
            <w:rPr>
              <w:rFonts w:ascii="Cambria Math" w:eastAsia="宋体" w:hAnsi="Cambria Math" w:cs="Times New Roman"/>
              <w:kern w:val="0"/>
              <w:sz w:val="24"/>
              <w:szCs w:val="24"/>
            </w:rPr>
            <m:t>)</m:t>
          </w:ins>
        </m:r>
      </m:oMath>
      <w:ins w:id="6141" w:author="ThinkPad" w:date="2022-06-19T10:27:00Z">
        <w:r w:rsidR="002F4472">
          <w:rPr>
            <w:rFonts w:ascii="Times New Roman" w:eastAsia="宋体" w:hAnsi="Times New Roman" w:cs="Times New Roman"/>
            <w:kern w:val="0"/>
            <w:sz w:val="24"/>
            <w:szCs w:val="24"/>
          </w:rPr>
          <w:t>, respectively</w:t>
        </w:r>
      </w:ins>
      <w:ins w:id="6142"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6143" w:author="ThinkPad" w:date="2022-06-19T10:27:00Z">
        <w:r w:rsidR="002F4472">
          <w:rPr>
            <w:rFonts w:ascii="Times New Roman" w:eastAsia="宋体" w:hAnsi="Times New Roman" w:cs="Times New Roman"/>
            <w:kern w:val="0"/>
            <w:sz w:val="24"/>
            <w:szCs w:val="24"/>
          </w:rPr>
          <w:t xml:space="preserve">of </w:t>
        </w:r>
      </w:ins>
      <w:ins w:id="6144" w:author="Zhang Li" w:date="2022-06-12T15:14:00Z">
        <w:r>
          <w:rPr>
            <w:rFonts w:ascii="Times New Roman" w:eastAsia="宋体" w:hAnsi="Times New Roman" w:cs="Times New Roman"/>
            <w:kern w:val="0"/>
            <w:sz w:val="24"/>
            <w:szCs w:val="24"/>
          </w:rPr>
          <w:t xml:space="preserve">elected probability of the </w:t>
        </w:r>
      </w:ins>
      <m:oMath>
        <m:r>
          <w:ins w:id="6145" w:author="Zhang Li" w:date="2022-06-12T15:14:00Z">
            <w:rPr>
              <w:rFonts w:ascii="Cambria Math" w:eastAsia="宋体" w:hAnsi="Cambria Math" w:cs="Times New Roman"/>
              <w:kern w:val="0"/>
              <w:sz w:val="24"/>
              <w:szCs w:val="24"/>
            </w:rPr>
            <m:t>m</m:t>
          </w:ins>
        </m:r>
      </m:oMath>
      <w:ins w:id="6146"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6147" w:author="Zhang Li" w:date="2022-06-12T15:14:00Z">
                <w:rPr>
                  <w:rFonts w:ascii="Cambria Math" w:eastAsia="宋体" w:hAnsi="Cambria Math" w:cs="Times New Roman"/>
                  <w:i/>
                  <w:kern w:val="0"/>
                  <w:sz w:val="24"/>
                  <w:szCs w:val="24"/>
                </w:rPr>
              </w:ins>
            </m:ctrlPr>
          </m:naryPr>
          <m:sub>
            <m:r>
              <w:ins w:id="6148" w:author="Zhang Li" w:date="2022-06-12T15:14:00Z">
                <w:rPr>
                  <w:rFonts w:ascii="Cambria Math" w:eastAsia="宋体" w:hAnsi="Cambria Math" w:cs="Times New Roman"/>
                  <w:kern w:val="0"/>
                  <w:sz w:val="24"/>
                  <w:szCs w:val="24"/>
                </w:rPr>
                <m:t>k=1</m:t>
              </w:ins>
            </m:r>
          </m:sub>
          <m:sup>
            <m:r>
              <w:ins w:id="6149" w:author="Zhang Li" w:date="2022-06-12T15:14:00Z">
                <w:rPr>
                  <w:rFonts w:ascii="Cambria Math" w:eastAsia="宋体" w:hAnsi="Cambria Math" w:cs="Times New Roman"/>
                  <w:kern w:val="0"/>
                  <w:sz w:val="24"/>
                  <w:szCs w:val="24"/>
                </w:rPr>
                <m:t>m</m:t>
              </w:ins>
            </m:r>
          </m:sup>
          <m:e>
            <m:f>
              <m:fPr>
                <m:ctrlPr>
                  <w:ins w:id="6150" w:author="Zhang Li" w:date="2022-06-12T15:14:00Z">
                    <w:rPr>
                      <w:rFonts w:ascii="Cambria Math" w:eastAsia="宋体" w:hAnsi="Cambria Math" w:cs="Times New Roman"/>
                      <w:i/>
                      <w:kern w:val="0"/>
                      <w:sz w:val="24"/>
                      <w:szCs w:val="24"/>
                    </w:rPr>
                  </w:ins>
                </m:ctrlPr>
              </m:fPr>
              <m:num>
                <m:sSubSup>
                  <m:sSubSupPr>
                    <m:ctrlPr>
                      <w:ins w:id="6151" w:author="Zhang Li" w:date="2022-06-12T15:14:00Z">
                        <w:rPr>
                          <w:rFonts w:ascii="Cambria Math" w:eastAsia="宋体" w:hAnsi="Cambria Math" w:cs="Times New Roman"/>
                          <w:i/>
                          <w:kern w:val="0"/>
                          <w:sz w:val="24"/>
                          <w:szCs w:val="24"/>
                        </w:rPr>
                      </w:ins>
                    </m:ctrlPr>
                  </m:sSubSupPr>
                  <m:e>
                    <m:r>
                      <w:ins w:id="6152" w:author="Zhang Li" w:date="2022-06-12T15:14:00Z">
                        <w:rPr>
                          <w:rFonts w:ascii="Cambria Math" w:eastAsia="宋体" w:hAnsi="Cambria Math" w:cs="Times New Roman"/>
                          <w:kern w:val="0"/>
                          <w:sz w:val="24"/>
                          <w:szCs w:val="24"/>
                        </w:rPr>
                        <m:t>s</m:t>
                      </w:ins>
                    </m:r>
                  </m:e>
                  <m:sub>
                    <m:r>
                      <w:ins w:id="6153" w:author="Zhang Li" w:date="2022-06-12T15:14:00Z">
                        <w:rPr>
                          <w:rFonts w:ascii="Cambria Math" w:eastAsia="宋体" w:hAnsi="Cambria Math" w:cs="Times New Roman"/>
                          <w:kern w:val="0"/>
                          <w:sz w:val="24"/>
                          <w:szCs w:val="24"/>
                        </w:rPr>
                        <m:t>A</m:t>
                      </w:ins>
                    </m:r>
                  </m:sub>
                  <m:sup>
                    <m:r>
                      <w:ins w:id="6154" w:author="Zhang Li" w:date="2022-06-12T15:14:00Z">
                        <w:rPr>
                          <w:rFonts w:ascii="Cambria Math" w:eastAsia="宋体" w:hAnsi="Cambria Math" w:cs="Times New Roman"/>
                          <w:kern w:val="0"/>
                          <w:sz w:val="24"/>
                          <w:szCs w:val="24"/>
                        </w:rPr>
                        <m:t>k</m:t>
                      </w:ins>
                    </m:r>
                  </m:sup>
                </m:sSubSup>
              </m:num>
              <m:den>
                <m:r>
                  <w:ins w:id="6155" w:author="Zhang Li" w:date="2022-06-12T15:14:00Z">
                    <w:rPr>
                      <w:rFonts w:ascii="Cambria Math" w:eastAsia="宋体" w:hAnsi="Cambria Math" w:cs="Times New Roman"/>
                      <w:kern w:val="0"/>
                      <w:sz w:val="24"/>
                      <w:szCs w:val="24"/>
                    </w:rPr>
                    <m:t>S</m:t>
                  </w:ins>
                </m:r>
              </m:den>
            </m:f>
            <m:r>
              <w:ins w:id="6156" w:author="Zhang Li" w:date="2022-06-12T15:14:00Z">
                <w:rPr>
                  <w:rFonts w:ascii="Cambria Math" w:eastAsia="宋体" w:hAnsi="Cambria Math" w:cs="Times New Roman"/>
                  <w:kern w:val="0"/>
                  <w:sz w:val="24"/>
                  <w:szCs w:val="24"/>
                </w:rPr>
                <m:t xml:space="preserve">= </m:t>
              </w:ins>
            </m:r>
            <m:f>
              <m:fPr>
                <m:ctrlPr>
                  <w:ins w:id="6157" w:author="Zhang Li" w:date="2022-06-12T15:14:00Z">
                    <w:rPr>
                      <w:rFonts w:ascii="Cambria Math" w:eastAsia="宋体" w:hAnsi="Cambria Math" w:cs="Times New Roman"/>
                      <w:i/>
                      <w:kern w:val="0"/>
                      <w:sz w:val="24"/>
                      <w:szCs w:val="24"/>
                    </w:rPr>
                  </w:ins>
                </m:ctrlPr>
              </m:fPr>
              <m:num>
                <m:nary>
                  <m:naryPr>
                    <m:chr m:val="∑"/>
                    <m:ctrlPr>
                      <w:ins w:id="6158" w:author="Zhang Li" w:date="2022-06-12T15:14:00Z">
                        <w:rPr>
                          <w:rFonts w:ascii="Cambria Math" w:eastAsia="宋体" w:hAnsi="Cambria Math" w:cs="Times New Roman"/>
                          <w:kern w:val="0"/>
                          <w:sz w:val="24"/>
                          <w:szCs w:val="24"/>
                        </w:rPr>
                      </w:ins>
                    </m:ctrlPr>
                  </m:naryPr>
                  <m:sub>
                    <m:r>
                      <w:ins w:id="6159" w:author="Zhang Li" w:date="2022-06-12T15:14:00Z">
                        <w:rPr>
                          <w:rFonts w:ascii="Cambria Math" w:eastAsia="宋体" w:hAnsi="Cambria Math" w:cs="Times New Roman"/>
                          <w:kern w:val="0"/>
                          <w:sz w:val="24"/>
                          <w:szCs w:val="24"/>
                        </w:rPr>
                        <m:t>k</m:t>
                      </w:ins>
                    </m:r>
                    <m:r>
                      <w:ins w:id="6160" w:author="Zhang Li" w:date="2022-06-12T15:14:00Z">
                        <m:rPr>
                          <m:sty m:val="p"/>
                        </m:rPr>
                        <w:rPr>
                          <w:rFonts w:ascii="Cambria Math" w:eastAsia="宋体" w:hAnsi="Cambria Math" w:cs="Times New Roman"/>
                          <w:kern w:val="0"/>
                          <w:sz w:val="24"/>
                          <w:szCs w:val="24"/>
                        </w:rPr>
                        <m:t>=1</m:t>
                      </w:ins>
                    </m:r>
                  </m:sub>
                  <m:sup>
                    <m:r>
                      <w:ins w:id="6161" w:author="Zhang Li" w:date="2022-06-12T15:14:00Z">
                        <w:rPr>
                          <w:rFonts w:ascii="Cambria Math" w:eastAsia="宋体" w:hAnsi="Cambria Math" w:cs="Times New Roman"/>
                          <w:kern w:val="0"/>
                          <w:sz w:val="24"/>
                          <w:szCs w:val="24"/>
                        </w:rPr>
                        <m:t>m</m:t>
                      </w:ins>
                    </m:r>
                  </m:sup>
                  <m:e>
                    <m:sSubSup>
                      <m:sSubSupPr>
                        <m:ctrlPr>
                          <w:ins w:id="6162" w:author="Zhang Li" w:date="2022-06-12T15:14:00Z">
                            <w:rPr>
                              <w:rFonts w:ascii="Cambria Math" w:eastAsia="宋体" w:hAnsi="Cambria Math" w:cs="Times New Roman"/>
                              <w:i/>
                              <w:iCs/>
                              <w:kern w:val="0"/>
                              <w:sz w:val="24"/>
                              <w:szCs w:val="24"/>
                            </w:rPr>
                          </w:ins>
                        </m:ctrlPr>
                      </m:sSubSupPr>
                      <m:e>
                        <m:r>
                          <w:ins w:id="6163" w:author="Zhang Li" w:date="2022-06-12T15:14:00Z">
                            <w:rPr>
                              <w:rFonts w:ascii="Cambria Math" w:eastAsia="宋体" w:hAnsi="Cambria Math" w:cs="Times New Roman"/>
                              <w:kern w:val="0"/>
                              <w:sz w:val="24"/>
                              <w:szCs w:val="24"/>
                            </w:rPr>
                            <m:t>S</m:t>
                          </w:ins>
                        </m:r>
                      </m:e>
                      <m:sub>
                        <m:r>
                          <w:ins w:id="6164" w:author="Zhang Li" w:date="2022-06-12T15:14:00Z">
                            <w:rPr>
                              <w:rFonts w:ascii="Cambria Math" w:eastAsia="宋体" w:hAnsi="Cambria Math" w:cs="Times New Roman"/>
                              <w:kern w:val="0"/>
                              <w:sz w:val="24"/>
                              <w:szCs w:val="24"/>
                            </w:rPr>
                            <m:t>A</m:t>
                          </w:ins>
                        </m:r>
                      </m:sub>
                      <m:sup>
                        <m:r>
                          <w:ins w:id="6165" w:author="Zhang Li" w:date="2022-06-12T15:14:00Z">
                            <w:rPr>
                              <w:rFonts w:ascii="Cambria Math" w:eastAsia="宋体" w:hAnsi="Cambria Math" w:cs="Times New Roman"/>
                              <w:kern w:val="0"/>
                              <w:sz w:val="24"/>
                              <w:szCs w:val="24"/>
                            </w:rPr>
                            <m:t>k</m:t>
                          </w:ins>
                        </m:r>
                      </m:sup>
                    </m:sSubSup>
                  </m:e>
                </m:nary>
              </m:num>
              <m:den>
                <m:r>
                  <w:ins w:id="6166" w:author="Zhang Li" w:date="2022-06-12T15:14:00Z">
                    <w:rPr>
                      <w:rFonts w:ascii="Cambria Math" w:eastAsia="宋体" w:hAnsi="Cambria Math" w:cs="Times New Roman"/>
                      <w:kern w:val="0"/>
                      <w:sz w:val="24"/>
                      <w:szCs w:val="24"/>
                    </w:rPr>
                    <m:t>S</m:t>
                  </w:ins>
                </m:r>
              </m:den>
            </m:f>
          </m:e>
        </m:nary>
        <m:r>
          <w:ins w:id="6167" w:author="Zhang Li" w:date="2022-06-12T15:14:00Z">
            <w:rPr>
              <w:rFonts w:ascii="Cambria Math" w:eastAsia="宋体" w:hAnsi="Cambria Math" w:cs="Times New Roman"/>
              <w:kern w:val="0"/>
              <w:sz w:val="24"/>
              <w:szCs w:val="24"/>
            </w:rPr>
            <m:t xml:space="preserve">= </m:t>
          </w:ins>
        </m:r>
        <m:f>
          <m:fPr>
            <m:ctrlPr>
              <w:ins w:id="6168" w:author="Zhang Li" w:date="2022-06-12T15:14:00Z">
                <w:rPr>
                  <w:rFonts w:ascii="Cambria Math" w:eastAsia="宋体" w:hAnsi="Cambria Math" w:cs="Times New Roman"/>
                  <w:i/>
                  <w:kern w:val="0"/>
                  <w:sz w:val="24"/>
                  <w:szCs w:val="24"/>
                </w:rPr>
              </w:ins>
            </m:ctrlPr>
          </m:fPr>
          <m:num>
            <m:nary>
              <m:naryPr>
                <m:chr m:val="∑"/>
                <m:ctrlPr>
                  <w:ins w:id="6169" w:author="Zhang Li" w:date="2022-06-12T15:14:00Z">
                    <w:rPr>
                      <w:rFonts w:ascii="Cambria Math" w:eastAsia="宋体" w:hAnsi="Cambria Math" w:cs="Times New Roman"/>
                      <w:kern w:val="0"/>
                      <w:sz w:val="24"/>
                      <w:szCs w:val="24"/>
                    </w:rPr>
                  </w:ins>
                </m:ctrlPr>
              </m:naryPr>
              <m:sub>
                <m:r>
                  <w:ins w:id="6170" w:author="Zhang Li" w:date="2022-06-12T15:14:00Z">
                    <w:rPr>
                      <w:rFonts w:ascii="Cambria Math" w:eastAsia="宋体" w:hAnsi="Cambria Math" w:cs="Times New Roman"/>
                      <w:kern w:val="0"/>
                      <w:sz w:val="24"/>
                      <w:szCs w:val="24"/>
                    </w:rPr>
                    <m:t>k</m:t>
                  </w:ins>
                </m:r>
                <m:r>
                  <w:ins w:id="6171" w:author="Zhang Li" w:date="2022-06-12T15:14:00Z">
                    <m:rPr>
                      <m:sty m:val="p"/>
                    </m:rPr>
                    <w:rPr>
                      <w:rFonts w:ascii="Cambria Math" w:eastAsia="宋体" w:hAnsi="Cambria Math" w:cs="Times New Roman"/>
                      <w:kern w:val="0"/>
                      <w:sz w:val="24"/>
                      <w:szCs w:val="24"/>
                    </w:rPr>
                    <m:t>=1</m:t>
                  </w:ins>
                </m:r>
              </m:sub>
              <m:sup>
                <m:r>
                  <w:ins w:id="6172" w:author="Zhang Li" w:date="2022-06-12T15:14:00Z">
                    <w:rPr>
                      <w:rFonts w:ascii="Cambria Math" w:eastAsia="宋体" w:hAnsi="Cambria Math" w:cs="Times New Roman"/>
                      <w:kern w:val="0"/>
                      <w:sz w:val="24"/>
                      <w:szCs w:val="24"/>
                    </w:rPr>
                    <m:t>m</m:t>
                  </w:ins>
                </m:r>
              </m:sup>
              <m:e>
                <m:r>
                  <w:ins w:id="6173" w:author="Zhang Li" w:date="2022-06-12T15:14:00Z">
                    <w:rPr>
                      <w:rFonts w:ascii="Cambria Math" w:eastAsia="宋体" w:hAnsi="Cambria Math" w:cs="Times New Roman"/>
                      <w:kern w:val="0"/>
                      <w:sz w:val="24"/>
                      <w:szCs w:val="24"/>
                    </w:rPr>
                    <m:t>a</m:t>
                  </w:ins>
                </m:r>
                <m:sSubSup>
                  <m:sSubSupPr>
                    <m:ctrlPr>
                      <w:ins w:id="6174" w:author="Zhang Li" w:date="2022-06-12T15:14:00Z">
                        <w:rPr>
                          <w:rFonts w:ascii="Cambria Math" w:eastAsia="宋体" w:hAnsi="Cambria Math" w:cs="Times New Roman"/>
                          <w:i/>
                          <w:kern w:val="0"/>
                          <w:sz w:val="24"/>
                          <w:szCs w:val="24"/>
                        </w:rPr>
                      </w:ins>
                    </m:ctrlPr>
                  </m:sSubSupPr>
                  <m:e>
                    <m:r>
                      <w:ins w:id="6175" w:author="Zhang Li" w:date="2022-06-12T15:14:00Z">
                        <w:rPr>
                          <w:rFonts w:ascii="Cambria Math" w:eastAsia="宋体" w:hAnsi="Cambria Math" w:cs="Times New Roman"/>
                          <w:kern w:val="0"/>
                          <w:sz w:val="24"/>
                          <w:szCs w:val="24"/>
                        </w:rPr>
                        <m:t>ρ</m:t>
                      </w:ins>
                    </m:r>
                  </m:e>
                  <m:sub>
                    <m:r>
                      <w:ins w:id="6176" w:author="Zhang Li" w:date="2022-06-12T15:14:00Z">
                        <w:rPr>
                          <w:rFonts w:ascii="Cambria Math" w:eastAsia="宋体" w:hAnsi="Cambria Math" w:cs="Times New Roman"/>
                          <w:kern w:val="0"/>
                          <w:sz w:val="24"/>
                          <w:szCs w:val="24"/>
                        </w:rPr>
                        <m:t>A</m:t>
                      </w:ins>
                    </m:r>
                  </m:sub>
                  <m:sup>
                    <m:r>
                      <w:ins w:id="6177" w:author="Zhang Li" w:date="2022-06-12T15:14:00Z">
                        <w:rPr>
                          <w:rFonts w:ascii="Cambria Math" w:eastAsia="宋体" w:hAnsi="Cambria Math" w:cs="Times New Roman"/>
                          <w:kern w:val="0"/>
                          <w:sz w:val="24"/>
                          <w:szCs w:val="24"/>
                        </w:rPr>
                        <m:t>k</m:t>
                      </w:ins>
                    </m:r>
                  </m:sup>
                </m:sSubSup>
                <m:r>
                  <w:ins w:id="6178" w:author="Zhang Li" w:date="2022-06-12T15:14:00Z">
                    <w:rPr>
                      <w:rFonts w:ascii="Cambria Math" w:eastAsia="宋体" w:hAnsi="Cambria Math" w:cs="Times New Roman"/>
                      <w:kern w:val="0"/>
                      <w:sz w:val="24"/>
                      <w:szCs w:val="24"/>
                    </w:rPr>
                    <m:t>+b</m:t>
                  </w:ins>
                </m:r>
                <m:sSubSup>
                  <m:sSubSupPr>
                    <m:ctrlPr>
                      <w:ins w:id="6179" w:author="Zhang Li" w:date="2022-06-12T15:14:00Z">
                        <w:rPr>
                          <w:rFonts w:ascii="Cambria Math" w:eastAsia="宋体" w:hAnsi="Cambria Math" w:cs="Times New Roman"/>
                          <w:i/>
                          <w:kern w:val="0"/>
                          <w:sz w:val="24"/>
                          <w:szCs w:val="24"/>
                        </w:rPr>
                      </w:ins>
                    </m:ctrlPr>
                  </m:sSubSupPr>
                  <m:e>
                    <m:r>
                      <w:ins w:id="6180" w:author="Zhang Li" w:date="2022-06-12T15:14:00Z">
                        <w:rPr>
                          <w:rFonts w:ascii="Cambria Math" w:eastAsia="宋体" w:hAnsi="Cambria Math" w:cs="Times New Roman"/>
                          <w:kern w:val="0"/>
                          <w:sz w:val="24"/>
                          <w:szCs w:val="24"/>
                        </w:rPr>
                        <m:t>r</m:t>
                      </w:ins>
                    </m:r>
                  </m:e>
                  <m:sub>
                    <m:r>
                      <w:ins w:id="6181" w:author="Zhang Li" w:date="2022-06-12T15:14:00Z">
                        <w:rPr>
                          <w:rFonts w:ascii="Cambria Math" w:eastAsia="宋体" w:hAnsi="Cambria Math" w:cs="Times New Roman"/>
                          <w:kern w:val="0"/>
                          <w:sz w:val="24"/>
                          <w:szCs w:val="24"/>
                        </w:rPr>
                        <m:t>A</m:t>
                      </w:ins>
                    </m:r>
                  </m:sub>
                  <m:sup>
                    <m:r>
                      <w:ins w:id="6182" w:author="Zhang Li" w:date="2022-06-12T15:14:00Z">
                        <w:rPr>
                          <w:rFonts w:ascii="Cambria Math" w:eastAsia="宋体" w:hAnsi="Cambria Math" w:cs="Times New Roman"/>
                          <w:kern w:val="0"/>
                          <w:sz w:val="24"/>
                          <w:szCs w:val="24"/>
                        </w:rPr>
                        <m:t>k</m:t>
                      </w:ins>
                    </m:r>
                  </m:sup>
                </m:sSubSup>
              </m:e>
            </m:nary>
          </m:num>
          <m:den>
            <m:r>
              <w:ins w:id="6183" w:author="Zhang Li" w:date="2022-06-12T15:14:00Z">
                <w:rPr>
                  <w:rFonts w:ascii="Cambria Math" w:eastAsia="宋体" w:hAnsi="Cambria Math" w:cs="Times New Roman"/>
                  <w:kern w:val="0"/>
                  <w:sz w:val="24"/>
                  <w:szCs w:val="24"/>
                </w:rPr>
                <m:t>S</m:t>
              </w:ins>
            </m:r>
          </m:den>
        </m:f>
        <m:r>
          <w:ins w:id="6184" w:author="Zhang Li" w:date="2022-06-12T15:14:00Z">
            <w:rPr>
              <w:rFonts w:ascii="Cambria Math" w:eastAsia="宋体" w:hAnsi="Cambria Math" w:cs="Times New Roman"/>
              <w:kern w:val="0"/>
              <w:sz w:val="24"/>
              <w:szCs w:val="24"/>
            </w:rPr>
            <m:t xml:space="preserve">= </m:t>
          </w:ins>
        </m:r>
        <m:f>
          <m:fPr>
            <m:ctrlPr>
              <w:ins w:id="6185" w:author="Zhang Li" w:date="2022-06-12T15:14:00Z">
                <w:rPr>
                  <w:rFonts w:ascii="Cambria Math" w:eastAsia="宋体" w:hAnsi="Cambria Math" w:cs="Times New Roman"/>
                  <w:i/>
                  <w:kern w:val="0"/>
                  <w:sz w:val="24"/>
                  <w:szCs w:val="24"/>
                </w:rPr>
              </w:ins>
            </m:ctrlPr>
          </m:fPr>
          <m:num>
            <m:r>
              <w:ins w:id="6186" w:author="Zhang Li" w:date="2022-06-12T15:14:00Z">
                <w:rPr>
                  <w:rFonts w:ascii="Cambria Math" w:eastAsia="宋体" w:hAnsi="Cambria Math" w:cs="Times New Roman"/>
                  <w:kern w:val="0"/>
                  <w:sz w:val="24"/>
                  <w:szCs w:val="24"/>
                </w:rPr>
                <m:t>a</m:t>
              </w:ins>
            </m:r>
            <m:nary>
              <m:naryPr>
                <m:chr m:val="∑"/>
                <m:ctrlPr>
                  <w:ins w:id="6187" w:author="Zhang Li" w:date="2022-06-12T15:14:00Z">
                    <w:rPr>
                      <w:rFonts w:ascii="Cambria Math" w:eastAsia="宋体" w:hAnsi="Cambria Math" w:cs="Times New Roman"/>
                      <w:kern w:val="0"/>
                      <w:sz w:val="24"/>
                      <w:szCs w:val="24"/>
                    </w:rPr>
                  </w:ins>
                </m:ctrlPr>
              </m:naryPr>
              <m:sub>
                <m:r>
                  <w:ins w:id="6188" w:author="Zhang Li" w:date="2022-06-12T15:14:00Z">
                    <w:rPr>
                      <w:rFonts w:ascii="Cambria Math" w:eastAsia="宋体" w:hAnsi="Cambria Math" w:cs="Times New Roman"/>
                      <w:kern w:val="0"/>
                      <w:sz w:val="24"/>
                      <w:szCs w:val="24"/>
                    </w:rPr>
                    <m:t>k</m:t>
                  </w:ins>
                </m:r>
                <m:r>
                  <w:ins w:id="6189" w:author="Zhang Li" w:date="2022-06-12T15:14:00Z">
                    <m:rPr>
                      <m:sty m:val="p"/>
                    </m:rPr>
                    <w:rPr>
                      <w:rFonts w:ascii="Cambria Math" w:eastAsia="宋体" w:hAnsi="Cambria Math" w:cs="Times New Roman"/>
                      <w:kern w:val="0"/>
                      <w:sz w:val="24"/>
                      <w:szCs w:val="24"/>
                    </w:rPr>
                    <m:t>=1</m:t>
                  </w:ins>
                </m:r>
              </m:sub>
              <m:sup>
                <m:r>
                  <w:ins w:id="6190" w:author="Zhang Li" w:date="2022-06-12T15:14:00Z">
                    <w:rPr>
                      <w:rFonts w:ascii="Cambria Math" w:eastAsia="宋体" w:hAnsi="Cambria Math" w:cs="Times New Roman"/>
                      <w:kern w:val="0"/>
                      <w:sz w:val="24"/>
                      <w:szCs w:val="24"/>
                    </w:rPr>
                    <m:t>m</m:t>
                  </w:ins>
                </m:r>
              </m:sup>
              <m:e>
                <m:sSubSup>
                  <m:sSubSupPr>
                    <m:ctrlPr>
                      <w:ins w:id="6191" w:author="Zhang Li" w:date="2022-06-12T15:14:00Z">
                        <w:rPr>
                          <w:rFonts w:ascii="Cambria Math" w:eastAsia="宋体" w:hAnsi="Cambria Math" w:cs="Times New Roman"/>
                          <w:i/>
                          <w:kern w:val="0"/>
                          <w:sz w:val="24"/>
                          <w:szCs w:val="24"/>
                        </w:rPr>
                      </w:ins>
                    </m:ctrlPr>
                  </m:sSubSupPr>
                  <m:e>
                    <m:r>
                      <w:ins w:id="6192" w:author="Zhang Li" w:date="2022-06-12T15:14:00Z">
                        <w:rPr>
                          <w:rFonts w:ascii="Cambria Math" w:eastAsia="宋体" w:hAnsi="Cambria Math" w:cs="Times New Roman"/>
                          <w:kern w:val="0"/>
                          <w:sz w:val="24"/>
                          <w:szCs w:val="24"/>
                        </w:rPr>
                        <m:t>ρ</m:t>
                      </w:ins>
                    </m:r>
                  </m:e>
                  <m:sub>
                    <m:r>
                      <w:ins w:id="6193" w:author="Zhang Li" w:date="2022-06-12T15:14:00Z">
                        <w:rPr>
                          <w:rFonts w:ascii="Cambria Math" w:eastAsia="宋体" w:hAnsi="Cambria Math" w:cs="Times New Roman"/>
                          <w:kern w:val="0"/>
                          <w:sz w:val="24"/>
                          <w:szCs w:val="24"/>
                        </w:rPr>
                        <m:t>A</m:t>
                      </w:ins>
                    </m:r>
                  </m:sub>
                  <m:sup>
                    <m:r>
                      <w:ins w:id="6194" w:author="Zhang Li" w:date="2022-06-12T15:14:00Z">
                        <w:rPr>
                          <w:rFonts w:ascii="Cambria Math" w:eastAsia="宋体" w:hAnsi="Cambria Math" w:cs="Times New Roman"/>
                          <w:kern w:val="0"/>
                          <w:sz w:val="24"/>
                          <w:szCs w:val="24"/>
                        </w:rPr>
                        <m:t>k</m:t>
                      </w:ins>
                    </m:r>
                  </m:sup>
                </m:sSubSup>
                <m:r>
                  <w:ins w:id="6195" w:author="Zhang Li" w:date="2022-06-12T15:14:00Z">
                    <w:rPr>
                      <w:rFonts w:ascii="Cambria Math" w:eastAsia="宋体" w:hAnsi="Cambria Math" w:cs="Times New Roman"/>
                      <w:kern w:val="0"/>
                      <w:sz w:val="24"/>
                      <w:szCs w:val="24"/>
                    </w:rPr>
                    <m:t>+b</m:t>
                  </w:ins>
                </m:r>
                <m:nary>
                  <m:naryPr>
                    <m:chr m:val="∑"/>
                    <m:ctrlPr>
                      <w:ins w:id="6196" w:author="Zhang Li" w:date="2022-06-12T15:14:00Z">
                        <w:rPr>
                          <w:rFonts w:ascii="Cambria Math" w:eastAsia="宋体" w:hAnsi="Cambria Math" w:cs="Times New Roman"/>
                          <w:kern w:val="0"/>
                          <w:sz w:val="24"/>
                          <w:szCs w:val="24"/>
                        </w:rPr>
                      </w:ins>
                    </m:ctrlPr>
                  </m:naryPr>
                  <m:sub>
                    <m:r>
                      <w:ins w:id="6197" w:author="Zhang Li" w:date="2022-06-12T15:14:00Z">
                        <w:rPr>
                          <w:rFonts w:ascii="Cambria Math" w:eastAsia="宋体" w:hAnsi="Cambria Math" w:cs="Times New Roman"/>
                          <w:kern w:val="0"/>
                          <w:sz w:val="24"/>
                          <w:szCs w:val="24"/>
                        </w:rPr>
                        <m:t>k</m:t>
                      </w:ins>
                    </m:r>
                    <m:r>
                      <w:ins w:id="6198" w:author="Zhang Li" w:date="2022-06-12T15:14:00Z">
                        <m:rPr>
                          <m:sty m:val="p"/>
                        </m:rPr>
                        <w:rPr>
                          <w:rFonts w:ascii="Cambria Math" w:eastAsia="宋体" w:hAnsi="Cambria Math" w:cs="Times New Roman"/>
                          <w:kern w:val="0"/>
                          <w:sz w:val="24"/>
                          <w:szCs w:val="24"/>
                        </w:rPr>
                        <m:t>=1</m:t>
                      </w:ins>
                    </m:r>
                  </m:sub>
                  <m:sup>
                    <m:r>
                      <w:ins w:id="6199" w:author="Zhang Li" w:date="2022-06-12T15:14:00Z">
                        <w:rPr>
                          <w:rFonts w:ascii="Cambria Math" w:eastAsia="宋体" w:hAnsi="Cambria Math" w:cs="Times New Roman"/>
                          <w:kern w:val="0"/>
                          <w:sz w:val="24"/>
                          <w:szCs w:val="24"/>
                        </w:rPr>
                        <m:t>m</m:t>
                      </w:ins>
                    </m:r>
                  </m:sup>
                  <m:e>
                    <m:sSubSup>
                      <m:sSubSupPr>
                        <m:ctrlPr>
                          <w:ins w:id="6200" w:author="Zhang Li" w:date="2022-06-12T15:14:00Z">
                            <w:rPr>
                              <w:rFonts w:ascii="Cambria Math" w:eastAsia="宋体" w:hAnsi="Cambria Math" w:cs="Times New Roman"/>
                              <w:i/>
                              <w:kern w:val="0"/>
                              <w:sz w:val="24"/>
                              <w:szCs w:val="24"/>
                            </w:rPr>
                          </w:ins>
                        </m:ctrlPr>
                      </m:sSubSupPr>
                      <m:e>
                        <m:r>
                          <w:ins w:id="6201" w:author="Zhang Li" w:date="2022-06-12T15:14:00Z">
                            <w:rPr>
                              <w:rFonts w:ascii="Cambria Math" w:eastAsia="宋体" w:hAnsi="Cambria Math" w:cs="Times New Roman"/>
                              <w:kern w:val="0"/>
                              <w:sz w:val="24"/>
                              <w:szCs w:val="24"/>
                            </w:rPr>
                            <m:t>r</m:t>
                          </w:ins>
                        </m:r>
                      </m:e>
                      <m:sub>
                        <m:r>
                          <w:ins w:id="6202" w:author="Zhang Li" w:date="2022-06-12T15:14:00Z">
                            <w:rPr>
                              <w:rFonts w:ascii="Cambria Math" w:eastAsia="宋体" w:hAnsi="Cambria Math" w:cs="Times New Roman"/>
                              <w:kern w:val="0"/>
                              <w:sz w:val="24"/>
                              <w:szCs w:val="24"/>
                            </w:rPr>
                            <m:t>A</m:t>
                          </w:ins>
                        </m:r>
                      </m:sub>
                      <m:sup>
                        <m:r>
                          <w:ins w:id="6203" w:author="Zhang Li" w:date="2022-06-12T15:14:00Z">
                            <w:rPr>
                              <w:rFonts w:ascii="Cambria Math" w:eastAsia="宋体" w:hAnsi="Cambria Math" w:cs="Times New Roman"/>
                              <w:kern w:val="0"/>
                              <w:sz w:val="24"/>
                              <w:szCs w:val="24"/>
                            </w:rPr>
                            <m:t>k</m:t>
                          </w:ins>
                        </m:r>
                      </m:sup>
                    </m:sSubSup>
                  </m:e>
                </m:nary>
              </m:e>
            </m:nary>
          </m:num>
          <m:den>
            <m:r>
              <w:ins w:id="6204" w:author="Zhang Li" w:date="2022-06-12T15:14:00Z">
                <w:rPr>
                  <w:rFonts w:ascii="Cambria Math" w:eastAsia="宋体" w:hAnsi="Cambria Math" w:cs="Times New Roman"/>
                  <w:kern w:val="0"/>
                  <w:sz w:val="24"/>
                  <w:szCs w:val="24"/>
                </w:rPr>
                <m:t>S</m:t>
              </w:ins>
            </m:r>
          </m:den>
        </m:f>
        <m:r>
          <w:ins w:id="6205" w:author="Zhang Li" w:date="2022-06-12T15:14:00Z">
            <w:rPr>
              <w:rFonts w:ascii="Cambria Math" w:eastAsia="宋体" w:hAnsi="Cambria Math" w:cs="Times New Roman"/>
              <w:kern w:val="0"/>
              <w:sz w:val="24"/>
              <w:szCs w:val="24"/>
            </w:rPr>
            <m:t xml:space="preserve">= </m:t>
          </w:ins>
        </m:r>
        <m:f>
          <m:fPr>
            <m:ctrlPr>
              <w:ins w:id="6206" w:author="Zhang Li" w:date="2022-06-12T15:14:00Z">
                <w:rPr>
                  <w:rFonts w:ascii="Cambria Math" w:eastAsia="宋体" w:hAnsi="Cambria Math" w:cs="Times New Roman"/>
                  <w:i/>
                  <w:kern w:val="0"/>
                  <w:sz w:val="24"/>
                  <w:szCs w:val="24"/>
                </w:rPr>
              </w:ins>
            </m:ctrlPr>
          </m:fPr>
          <m:num>
            <m:r>
              <w:ins w:id="6207" w:author="Zhang Li" w:date="2022-06-12T15:14:00Z">
                <w:rPr>
                  <w:rFonts w:ascii="Cambria Math" w:eastAsia="宋体" w:hAnsi="Cambria Math" w:cs="Times New Roman"/>
                  <w:kern w:val="0"/>
                  <w:sz w:val="24"/>
                  <w:szCs w:val="24"/>
                </w:rPr>
                <m:t>a</m:t>
              </w:ins>
            </m:r>
            <m:sSub>
              <m:sSubPr>
                <m:ctrlPr>
                  <w:ins w:id="6208" w:author="Zhang Li" w:date="2022-06-12T15:14:00Z">
                    <w:rPr>
                      <w:rFonts w:ascii="Cambria Math" w:eastAsia="宋体" w:hAnsi="Cambria Math" w:cs="Times New Roman"/>
                      <w:kern w:val="0"/>
                      <w:sz w:val="24"/>
                      <w:szCs w:val="24"/>
                    </w:rPr>
                  </w:ins>
                </m:ctrlPr>
              </m:sSubPr>
              <m:e>
                <m:r>
                  <w:ins w:id="6209" w:author="Zhang Li" w:date="2022-06-12T15:14:00Z">
                    <m:rPr>
                      <m:sty m:val="p"/>
                    </m:rPr>
                    <w:rPr>
                      <w:rFonts w:ascii="Cambria Math" w:eastAsia="宋体" w:hAnsi="Cambria Math" w:cs="Times New Roman"/>
                      <w:kern w:val="0"/>
                      <w:sz w:val="24"/>
                      <w:szCs w:val="24"/>
                    </w:rPr>
                    <m:t>ρ</m:t>
                  </w:ins>
                </m:r>
              </m:e>
              <m:sub>
                <m:r>
                  <w:ins w:id="6210" w:author="Zhang Li" w:date="2022-06-12T15:14:00Z">
                    <m:rPr>
                      <m:sty m:val="p"/>
                    </m:rPr>
                    <w:rPr>
                      <w:rFonts w:ascii="Cambria Math" w:eastAsia="宋体" w:hAnsi="Cambria Math" w:cs="Times New Roman"/>
                      <w:kern w:val="0"/>
                      <w:sz w:val="24"/>
                      <w:szCs w:val="24"/>
                    </w:rPr>
                    <m:t>A</m:t>
                  </w:ins>
                </m:r>
              </m:sub>
            </m:sSub>
            <m:r>
              <w:ins w:id="6211" w:author="Zhang Li" w:date="2022-06-12T15:14:00Z">
                <w:rPr>
                  <w:rFonts w:ascii="Cambria Math" w:eastAsia="宋体" w:hAnsi="Cambria Math" w:cs="Times New Roman"/>
                  <w:kern w:val="0"/>
                  <w:sz w:val="24"/>
                  <w:szCs w:val="24"/>
                </w:rPr>
                <m:t>+b</m:t>
              </w:ins>
            </m:r>
            <m:sSub>
              <m:sSubPr>
                <m:ctrlPr>
                  <w:ins w:id="6212" w:author="Zhang Li" w:date="2022-06-12T15:14:00Z">
                    <w:rPr>
                      <w:rFonts w:ascii="Cambria Math" w:eastAsia="宋体" w:hAnsi="Cambria Math" w:cs="Times New Roman"/>
                      <w:i/>
                      <w:kern w:val="0"/>
                      <w:sz w:val="24"/>
                      <w:szCs w:val="24"/>
                    </w:rPr>
                  </w:ins>
                </m:ctrlPr>
              </m:sSubPr>
              <m:e>
                <m:r>
                  <w:ins w:id="6213" w:author="Zhang Li" w:date="2022-06-12T15:14:00Z">
                    <w:rPr>
                      <w:rFonts w:ascii="Cambria Math" w:eastAsia="宋体" w:hAnsi="Cambria Math" w:cs="Times New Roman"/>
                      <w:kern w:val="0"/>
                      <w:sz w:val="24"/>
                      <w:szCs w:val="24"/>
                    </w:rPr>
                    <m:t>r</m:t>
                  </w:ins>
                </m:r>
              </m:e>
              <m:sub>
                <m:r>
                  <w:ins w:id="6214" w:author="Zhang Li" w:date="2022-06-12T15:14:00Z">
                    <w:rPr>
                      <w:rFonts w:ascii="Cambria Math" w:eastAsia="宋体" w:hAnsi="Cambria Math" w:cs="Times New Roman"/>
                      <w:kern w:val="0"/>
                      <w:sz w:val="24"/>
                      <w:szCs w:val="24"/>
                    </w:rPr>
                    <m:t>A</m:t>
                  </w:ins>
                </m:r>
              </m:sub>
            </m:sSub>
          </m:num>
          <m:den>
            <m:r>
              <w:ins w:id="6215" w:author="Zhang Li" w:date="2022-06-12T15:14:00Z">
                <w:rPr>
                  <w:rFonts w:ascii="Cambria Math" w:eastAsia="宋体" w:hAnsi="Cambria Math" w:cs="Times New Roman"/>
                  <w:kern w:val="0"/>
                  <w:sz w:val="24"/>
                  <w:szCs w:val="24"/>
                </w:rPr>
                <m:t>S</m:t>
              </w:ins>
            </m:r>
          </m:den>
        </m:f>
        <m:r>
          <w:ins w:id="6216" w:author="Zhang Li" w:date="2022-06-12T15:14:00Z">
            <w:rPr>
              <w:rFonts w:ascii="Cambria Math" w:eastAsia="宋体" w:hAnsi="Cambria Math" w:cs="Times New Roman"/>
              <w:kern w:val="0"/>
              <w:sz w:val="24"/>
              <w:szCs w:val="24"/>
            </w:rPr>
            <m:t xml:space="preserve">= </m:t>
          </w:ins>
        </m:r>
        <m:f>
          <m:fPr>
            <m:ctrlPr>
              <w:ins w:id="6217" w:author="Zhang Li" w:date="2022-06-12T15:14:00Z">
                <w:rPr>
                  <w:rFonts w:ascii="Cambria Math" w:eastAsia="宋体" w:hAnsi="Cambria Math" w:cs="Times New Roman"/>
                  <w:i/>
                  <w:kern w:val="0"/>
                  <w:sz w:val="24"/>
                  <w:szCs w:val="24"/>
                </w:rPr>
              </w:ins>
            </m:ctrlPr>
          </m:fPr>
          <m:num>
            <m:sSub>
              <m:sSubPr>
                <m:ctrlPr>
                  <w:ins w:id="6218" w:author="Zhang Li" w:date="2022-06-12T15:14:00Z">
                    <w:rPr>
                      <w:rFonts w:ascii="Cambria Math" w:eastAsia="宋体" w:hAnsi="Cambria Math" w:cs="Times New Roman"/>
                      <w:i/>
                      <w:kern w:val="0"/>
                      <w:sz w:val="24"/>
                      <w:szCs w:val="24"/>
                    </w:rPr>
                  </w:ins>
                </m:ctrlPr>
              </m:sSubPr>
              <m:e>
                <m:r>
                  <w:ins w:id="6219" w:author="Zhang Li" w:date="2022-06-12T15:14:00Z">
                    <w:rPr>
                      <w:rFonts w:ascii="Cambria Math" w:eastAsia="宋体" w:hAnsi="Cambria Math" w:cs="Times New Roman"/>
                      <w:kern w:val="0"/>
                      <w:sz w:val="24"/>
                      <w:szCs w:val="24"/>
                    </w:rPr>
                    <m:t>S</m:t>
                  </w:ins>
                </m:r>
              </m:e>
              <m:sub>
                <m:r>
                  <w:ins w:id="6220" w:author="Zhang Li" w:date="2022-06-12T15:14:00Z">
                    <w:rPr>
                      <w:rFonts w:ascii="Cambria Math" w:eastAsia="宋体" w:hAnsi="Cambria Math" w:cs="Times New Roman"/>
                      <w:kern w:val="0"/>
                      <w:sz w:val="24"/>
                      <w:szCs w:val="24"/>
                    </w:rPr>
                    <m:t>A</m:t>
                  </w:ins>
                </m:r>
              </m:sub>
            </m:sSub>
          </m:num>
          <m:den>
            <m:r>
              <w:ins w:id="6221" w:author="Zhang Li" w:date="2022-06-12T15:14:00Z">
                <w:rPr>
                  <w:rFonts w:ascii="Cambria Math" w:eastAsia="宋体" w:hAnsi="Cambria Math" w:cs="Times New Roman"/>
                  <w:kern w:val="0"/>
                  <w:sz w:val="24"/>
                  <w:szCs w:val="24"/>
                </w:rPr>
                <m:t>S</m:t>
              </w:ins>
            </m:r>
          </m:den>
        </m:f>
      </m:oMath>
      <w:ins w:id="6222"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6223"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6224" w:author="Zhang Li" w:date="2022-06-12T15:14:00Z">
                <w:rPr>
                  <w:rFonts w:ascii="Cambria Math" w:eastAsia="宋体" w:hAnsi="Cambria Math" w:cs="Times New Roman"/>
                  <w:kern w:val="0"/>
                  <w:sz w:val="24"/>
                  <w:szCs w:val="24"/>
                </w:rPr>
              </w:del>
            </m:ctrlPr>
          </m:sSubPr>
          <m:e>
            <m:r>
              <w:del w:id="6225" w:author="Zhang Li" w:date="2022-06-12T15:14:00Z">
                <w:rPr>
                  <w:rFonts w:ascii="Cambria Math" w:eastAsia="宋体" w:hAnsi="Cambria Math" w:cs="Times New Roman" w:hint="eastAsia"/>
                  <w:kern w:val="0"/>
                  <w:sz w:val="24"/>
                  <w:szCs w:val="24"/>
                </w:rPr>
                <m:t>p</m:t>
              </w:del>
            </m:r>
            <m:ctrlPr>
              <w:del w:id="6226" w:author="Zhang Li" w:date="2022-06-12T15:14:00Z">
                <w:rPr>
                  <w:rFonts w:ascii="Cambria Math" w:eastAsia="宋体" w:hAnsi="Cambria Math" w:cs="Times New Roman" w:hint="eastAsia"/>
                  <w:kern w:val="0"/>
                  <w:sz w:val="24"/>
                  <w:szCs w:val="24"/>
                </w:rPr>
              </w:del>
            </m:ctrlPr>
          </m:e>
          <m:sub>
            <m:r>
              <w:del w:id="6227" w:author="Zhang Li" w:date="2022-06-12T15:14:00Z">
                <w:rPr>
                  <w:rFonts w:ascii="Cambria Math" w:eastAsia="宋体" w:hAnsi="Cambria Math" w:cs="Times New Roman"/>
                  <w:kern w:val="0"/>
                  <w:sz w:val="24"/>
                  <w:szCs w:val="24"/>
                </w:rPr>
                <m:t>A</m:t>
              </w:del>
            </m:r>
          </m:sub>
        </m:sSub>
      </m:oMath>
      <w:del w:id="6228"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6229" w:author="Zhang Li" w:date="2022-06-12T15:14:00Z">
            <w:rPr>
              <w:rFonts w:ascii="Cambria Math" w:eastAsia="宋体" w:hAnsi="Cambria Math" w:cs="Times New Roman"/>
              <w:kern w:val="0"/>
              <w:sz w:val="24"/>
              <w:szCs w:val="24"/>
            </w:rPr>
            <m:t>m</m:t>
          </w:del>
        </m:r>
      </m:oMath>
      <w:del w:id="6230"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6231" w:author="Zhang Li" w:date="2022-06-12T15:14:00Z">
                <w:rPr>
                  <w:rFonts w:ascii="Cambria Math" w:eastAsia="宋体" w:hAnsi="Cambria Math" w:cs="Times New Roman"/>
                  <w:kern w:val="0"/>
                  <w:sz w:val="24"/>
                  <w:szCs w:val="24"/>
                </w:rPr>
              </w:del>
            </m:ctrlPr>
          </m:sSubPr>
          <m:e>
            <m:r>
              <w:del w:id="6232" w:author="Zhang Li" w:date="2022-06-12T15:14:00Z">
                <w:rPr>
                  <w:rFonts w:ascii="Cambria Math" w:eastAsia="宋体" w:hAnsi="Cambria Math" w:cs="Times New Roman"/>
                  <w:kern w:val="0"/>
                  <w:sz w:val="24"/>
                  <w:szCs w:val="24"/>
                </w:rPr>
                <m:t>p</m:t>
              </w:del>
            </m:r>
          </m:e>
          <m:sub>
            <m:r>
              <w:del w:id="6233" w:author="Zhang Li" w:date="2022-06-12T15:14:00Z">
                <m:rPr>
                  <m:sty m:val="p"/>
                </m:rPr>
                <w:rPr>
                  <w:rFonts w:ascii="Cambria Math" w:eastAsia="宋体" w:hAnsi="Cambria Math" w:cs="Times New Roman"/>
                  <w:kern w:val="0"/>
                  <w:sz w:val="24"/>
                  <w:szCs w:val="24"/>
                </w:rPr>
                <m:t>1</m:t>
              </w:del>
            </m:r>
          </m:sub>
        </m:sSub>
        <m:r>
          <w:del w:id="6234" w:author="Zhang Li" w:date="2022-06-12T15:14:00Z">
            <m:rPr>
              <m:sty m:val="p"/>
            </m:rPr>
            <w:rPr>
              <w:rFonts w:ascii="Cambria Math" w:eastAsia="宋体" w:hAnsi="Cambria Math" w:cs="Times New Roman"/>
              <w:kern w:val="0"/>
              <w:sz w:val="24"/>
              <w:szCs w:val="24"/>
            </w:rPr>
            <m:t>,</m:t>
          </w:del>
        </m:r>
        <m:sSub>
          <m:sSubPr>
            <m:ctrlPr>
              <w:del w:id="6235" w:author="Zhang Li" w:date="2022-06-12T15:14:00Z">
                <w:rPr>
                  <w:rFonts w:ascii="Cambria Math" w:eastAsia="宋体" w:hAnsi="Cambria Math" w:cs="Times New Roman"/>
                  <w:kern w:val="0"/>
                  <w:sz w:val="24"/>
                  <w:szCs w:val="24"/>
                </w:rPr>
              </w:del>
            </m:ctrlPr>
          </m:sSubPr>
          <m:e>
            <m:r>
              <w:del w:id="6236" w:author="Zhang Li" w:date="2022-06-12T15:14:00Z">
                <w:rPr>
                  <w:rFonts w:ascii="Cambria Math" w:eastAsia="宋体" w:hAnsi="Cambria Math" w:cs="Times New Roman"/>
                  <w:kern w:val="0"/>
                  <w:sz w:val="24"/>
                  <w:szCs w:val="24"/>
                </w:rPr>
                <m:t>p</m:t>
              </w:del>
            </m:r>
          </m:e>
          <m:sub>
            <m:r>
              <w:del w:id="6237" w:author="Zhang Li" w:date="2022-06-12T15:14:00Z">
                <m:rPr>
                  <m:sty m:val="p"/>
                </m:rPr>
                <w:rPr>
                  <w:rFonts w:ascii="Cambria Math" w:eastAsia="宋体" w:hAnsi="Cambria Math" w:cs="Times New Roman"/>
                  <w:kern w:val="0"/>
                  <w:sz w:val="24"/>
                  <w:szCs w:val="24"/>
                </w:rPr>
                <m:t>2</m:t>
              </w:del>
            </m:r>
          </m:sub>
        </m:sSub>
        <m:r>
          <w:del w:id="6238" w:author="Zhang Li" w:date="2022-06-12T15:14:00Z">
            <m:rPr>
              <m:sty m:val="p"/>
            </m:rPr>
            <w:rPr>
              <w:rFonts w:ascii="Cambria Math" w:eastAsia="宋体" w:hAnsi="Cambria Math" w:cs="Times New Roman"/>
              <w:kern w:val="0"/>
              <w:sz w:val="24"/>
              <w:szCs w:val="24"/>
            </w:rPr>
            <m:t>,⋯,</m:t>
          </w:del>
        </m:r>
        <m:sSub>
          <m:sSubPr>
            <m:ctrlPr>
              <w:del w:id="6239" w:author="Zhang Li" w:date="2022-06-12T15:14:00Z">
                <w:rPr>
                  <w:rFonts w:ascii="Cambria Math" w:eastAsia="宋体" w:hAnsi="Cambria Math" w:cs="Times New Roman"/>
                  <w:kern w:val="0"/>
                  <w:sz w:val="24"/>
                  <w:szCs w:val="24"/>
                </w:rPr>
              </w:del>
            </m:ctrlPr>
          </m:sSubPr>
          <m:e>
            <m:r>
              <w:del w:id="6240" w:author="Zhang Li" w:date="2022-06-12T15:14:00Z">
                <w:rPr>
                  <w:rFonts w:ascii="Cambria Math" w:eastAsia="宋体" w:hAnsi="Cambria Math" w:cs="Times New Roman"/>
                  <w:kern w:val="0"/>
                  <w:sz w:val="24"/>
                  <w:szCs w:val="24"/>
                </w:rPr>
                <m:t>p</m:t>
              </w:del>
            </m:r>
          </m:e>
          <m:sub>
            <m:r>
              <w:del w:id="6241" w:author="Zhang Li" w:date="2022-06-12T15:14:00Z">
                <w:rPr>
                  <w:rFonts w:ascii="Cambria Math" w:eastAsia="宋体" w:hAnsi="Cambria Math" w:cs="Times New Roman"/>
                  <w:kern w:val="0"/>
                  <w:sz w:val="24"/>
                  <w:szCs w:val="24"/>
                </w:rPr>
                <m:t>m</m:t>
              </w:del>
            </m:r>
          </m:sub>
        </m:sSub>
        <m:d>
          <m:dPr>
            <m:ctrlPr>
              <w:del w:id="6242" w:author="Zhang Li" w:date="2022-06-12T15:14:00Z">
                <w:rPr>
                  <w:rFonts w:ascii="Cambria Math" w:eastAsia="宋体" w:hAnsi="Cambria Math" w:cs="Times New Roman"/>
                  <w:kern w:val="0"/>
                  <w:sz w:val="24"/>
                  <w:szCs w:val="24"/>
                </w:rPr>
              </w:del>
            </m:ctrlPr>
          </m:dPr>
          <m:e>
            <m:nary>
              <m:naryPr>
                <m:chr m:val="∑"/>
                <m:ctrlPr>
                  <w:del w:id="6243" w:author="Zhang Li" w:date="2022-06-12T15:14:00Z">
                    <w:rPr>
                      <w:rFonts w:ascii="Cambria Math" w:eastAsia="宋体" w:hAnsi="Cambria Math" w:cs="Times New Roman"/>
                      <w:kern w:val="0"/>
                      <w:sz w:val="24"/>
                      <w:szCs w:val="24"/>
                    </w:rPr>
                  </w:del>
                </m:ctrlPr>
              </m:naryPr>
              <m:sub>
                <m:r>
                  <w:del w:id="6244" w:author="Zhang Li" w:date="2022-06-12T15:14:00Z">
                    <w:rPr>
                      <w:rFonts w:ascii="Cambria Math" w:eastAsia="宋体" w:hAnsi="Cambria Math" w:cs="Times New Roman"/>
                      <w:kern w:val="0"/>
                      <w:sz w:val="24"/>
                      <w:szCs w:val="24"/>
                    </w:rPr>
                    <m:t>k</m:t>
                  </w:del>
                </m:r>
                <m:r>
                  <w:del w:id="6245" w:author="Zhang Li" w:date="2022-06-12T15:14:00Z">
                    <m:rPr>
                      <m:sty m:val="p"/>
                    </m:rPr>
                    <w:rPr>
                      <w:rFonts w:ascii="Cambria Math" w:eastAsia="宋体" w:hAnsi="Cambria Math" w:cs="Times New Roman"/>
                      <w:kern w:val="0"/>
                      <w:sz w:val="24"/>
                      <w:szCs w:val="24"/>
                    </w:rPr>
                    <m:t>=1</m:t>
                  </w:del>
                </m:r>
              </m:sub>
              <m:sup>
                <m:r>
                  <w:del w:id="6246" w:author="Zhang Li" w:date="2022-06-12T15:14:00Z">
                    <w:rPr>
                      <w:rFonts w:ascii="Cambria Math" w:eastAsia="宋体" w:hAnsi="Cambria Math" w:cs="Times New Roman"/>
                      <w:kern w:val="0"/>
                      <w:sz w:val="24"/>
                      <w:szCs w:val="24"/>
                    </w:rPr>
                    <m:t>m</m:t>
                  </w:del>
                </m:r>
              </m:sup>
              <m:e>
                <m:sSub>
                  <m:sSubPr>
                    <m:ctrlPr>
                      <w:del w:id="6247" w:author="Zhang Li" w:date="2022-06-12T15:14:00Z">
                        <w:rPr>
                          <w:rFonts w:ascii="Cambria Math" w:eastAsia="宋体" w:hAnsi="Cambria Math" w:cs="Times New Roman"/>
                          <w:kern w:val="0"/>
                          <w:sz w:val="24"/>
                          <w:szCs w:val="24"/>
                        </w:rPr>
                      </w:del>
                    </m:ctrlPr>
                  </m:sSubPr>
                  <m:e>
                    <m:r>
                      <w:del w:id="6248" w:author="Zhang Li" w:date="2022-06-12T15:14:00Z">
                        <w:rPr>
                          <w:rFonts w:ascii="Cambria Math" w:eastAsia="宋体" w:hAnsi="Cambria Math" w:cs="Times New Roman"/>
                          <w:kern w:val="0"/>
                          <w:sz w:val="24"/>
                          <w:szCs w:val="24"/>
                        </w:rPr>
                        <m:t>p</m:t>
                      </w:del>
                    </m:r>
                  </m:e>
                  <m:sub>
                    <m:r>
                      <w:del w:id="6249" w:author="Zhang Li" w:date="2022-06-12T15:14:00Z">
                        <w:rPr>
                          <w:rFonts w:ascii="Cambria Math" w:eastAsia="宋体" w:hAnsi="Cambria Math" w:cs="Times New Roman"/>
                          <w:kern w:val="0"/>
                          <w:sz w:val="24"/>
                          <w:szCs w:val="24"/>
                        </w:rPr>
                        <m:t>k</m:t>
                      </w:del>
                    </m:r>
                  </m:sub>
                </m:sSub>
              </m:e>
            </m:nary>
            <m:r>
              <w:del w:id="6250" w:author="Zhang Li" w:date="2022-06-12T15:14:00Z">
                <m:rPr>
                  <m:sty m:val="p"/>
                </m:rPr>
                <w:rPr>
                  <w:rFonts w:ascii="Cambria Math" w:eastAsia="宋体" w:hAnsi="Cambria Math" w:cs="Times New Roman"/>
                  <w:kern w:val="0"/>
                  <w:sz w:val="24"/>
                  <w:szCs w:val="24"/>
                </w:rPr>
                <m:t>=</m:t>
              </w:del>
            </m:r>
            <m:sSub>
              <m:sSubPr>
                <m:ctrlPr>
                  <w:del w:id="6251" w:author="Zhang Li" w:date="2022-06-12T15:14:00Z">
                    <w:rPr>
                      <w:rFonts w:ascii="Cambria Math" w:eastAsia="宋体" w:hAnsi="Cambria Math" w:cs="Times New Roman"/>
                      <w:kern w:val="0"/>
                      <w:sz w:val="24"/>
                      <w:szCs w:val="24"/>
                    </w:rPr>
                  </w:del>
                </m:ctrlPr>
              </m:sSubPr>
              <m:e>
                <m:r>
                  <w:del w:id="6252" w:author="Zhang Li" w:date="2022-06-12T15:14:00Z">
                    <w:rPr>
                      <w:rFonts w:ascii="Cambria Math" w:eastAsia="宋体" w:hAnsi="Cambria Math" w:cs="Times New Roman"/>
                      <w:kern w:val="0"/>
                      <w:sz w:val="24"/>
                      <w:szCs w:val="24"/>
                    </w:rPr>
                    <m:t>p</m:t>
                  </w:del>
                </m:r>
              </m:e>
              <m:sub>
                <m:r>
                  <w:del w:id="6253" w:author="Zhang Li" w:date="2022-06-12T15:14:00Z">
                    <w:rPr>
                      <w:rFonts w:ascii="Cambria Math" w:eastAsia="宋体" w:hAnsi="Cambria Math" w:cs="Times New Roman"/>
                      <w:kern w:val="0"/>
                      <w:sz w:val="24"/>
                      <w:szCs w:val="24"/>
                    </w:rPr>
                    <m:t>A</m:t>
                  </w:del>
                </m:r>
              </m:sub>
            </m:sSub>
          </m:e>
        </m:d>
      </m:oMath>
      <w:del w:id="6254"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6255" w:author="Zhang Li" w:date="2022-06-12T15:14:00Z">
                <w:rPr>
                  <w:rFonts w:ascii="Cambria Math" w:eastAsia="宋体" w:hAnsi="Cambria Math" w:cs="Times New Roman"/>
                  <w:kern w:val="0"/>
                  <w:sz w:val="24"/>
                  <w:szCs w:val="24"/>
                </w:rPr>
              </w:del>
            </m:ctrlPr>
          </m:fPr>
          <m:num>
            <m:r>
              <w:del w:id="6256" w:author="Zhang Li" w:date="2022-06-12T15:14:00Z">
                <m:rPr>
                  <m:sty m:val="p"/>
                </m:rPr>
                <w:rPr>
                  <w:rFonts w:ascii="Cambria Math" w:eastAsia="宋体" w:hAnsi="Cambria Math" w:cs="Times New Roman"/>
                  <w:kern w:val="0"/>
                  <w:sz w:val="24"/>
                  <w:szCs w:val="24"/>
                </w:rPr>
                <m:t>1</m:t>
              </w:del>
            </m:r>
          </m:num>
          <m:den>
            <m:r>
              <w:del w:id="6257" w:author="Zhang Li" w:date="2022-06-12T15:14:00Z">
                <w:rPr>
                  <w:rFonts w:ascii="Cambria Math" w:eastAsia="宋体" w:hAnsi="Cambria Math" w:cs="Times New Roman"/>
                  <w:kern w:val="0"/>
                  <w:sz w:val="24"/>
                  <w:szCs w:val="24"/>
                </w:rPr>
                <m:t>m</m:t>
              </w:del>
            </m:r>
          </m:den>
        </m:f>
        <m:nary>
          <m:naryPr>
            <m:chr m:val="∑"/>
            <m:ctrlPr>
              <w:del w:id="6258" w:author="Zhang Li" w:date="2022-06-12T15:14:00Z">
                <w:rPr>
                  <w:rFonts w:ascii="Cambria Math" w:eastAsia="宋体" w:hAnsi="Cambria Math" w:cs="Times New Roman"/>
                  <w:kern w:val="0"/>
                  <w:sz w:val="24"/>
                  <w:szCs w:val="24"/>
                </w:rPr>
              </w:del>
            </m:ctrlPr>
          </m:naryPr>
          <m:sub>
            <m:r>
              <w:del w:id="6259" w:author="Zhang Li" w:date="2022-06-12T15:14:00Z">
                <w:rPr>
                  <w:rFonts w:ascii="Cambria Math" w:eastAsia="宋体" w:hAnsi="Cambria Math" w:cs="Times New Roman"/>
                  <w:kern w:val="0"/>
                  <w:sz w:val="24"/>
                  <w:szCs w:val="24"/>
                </w:rPr>
                <m:t>k</m:t>
              </w:del>
            </m:r>
            <m:r>
              <w:del w:id="6260" w:author="Zhang Li" w:date="2022-06-12T15:14:00Z">
                <m:rPr>
                  <m:sty m:val="p"/>
                </m:rPr>
                <w:rPr>
                  <w:rFonts w:ascii="Cambria Math" w:eastAsia="宋体" w:hAnsi="Cambria Math" w:cs="Times New Roman"/>
                  <w:kern w:val="0"/>
                  <w:sz w:val="24"/>
                  <w:szCs w:val="24"/>
                </w:rPr>
                <m:t>=1</m:t>
              </w:del>
            </m:r>
          </m:sub>
          <m:sup>
            <m:r>
              <w:del w:id="6261" w:author="Zhang Li" w:date="2022-06-12T15:14:00Z">
                <w:rPr>
                  <w:rFonts w:ascii="Cambria Math" w:eastAsia="宋体" w:hAnsi="Cambria Math" w:cs="Times New Roman"/>
                  <w:kern w:val="0"/>
                  <w:sz w:val="24"/>
                  <w:szCs w:val="24"/>
                </w:rPr>
                <m:t>m</m:t>
              </w:del>
            </m:r>
          </m:sup>
          <m:e>
            <m:r>
              <w:del w:id="6262" w:author="Zhang Li" w:date="2022-06-12T15:14:00Z">
                <w:rPr>
                  <w:rFonts w:ascii="Cambria Math" w:eastAsia="宋体" w:hAnsi="Cambria Math" w:cs="Times New Roman"/>
                  <w:kern w:val="0"/>
                  <w:sz w:val="24"/>
                  <w:szCs w:val="24"/>
                </w:rPr>
                <m:t>k</m:t>
              </w:del>
            </m:r>
            <m:r>
              <w:del w:id="6263" w:author="Zhang Li" w:date="2022-06-12T15:14:00Z">
                <m:rPr>
                  <m:sty m:val="p"/>
                </m:rPr>
                <w:rPr>
                  <w:rFonts w:ascii="Cambria Math" w:eastAsia="宋体" w:hAnsi="Cambria Math" w:cs="Times New Roman"/>
                  <w:kern w:val="0"/>
                  <w:sz w:val="24"/>
                  <w:szCs w:val="24"/>
                </w:rPr>
                <m:t>⋅</m:t>
              </w:del>
            </m:r>
            <m:sSub>
              <m:sSubPr>
                <m:ctrlPr>
                  <w:del w:id="6264" w:author="Zhang Li" w:date="2022-06-12T15:14:00Z">
                    <w:rPr>
                      <w:rFonts w:ascii="Cambria Math" w:eastAsia="宋体" w:hAnsi="Cambria Math" w:cs="Times New Roman"/>
                      <w:kern w:val="0"/>
                      <w:sz w:val="24"/>
                      <w:szCs w:val="24"/>
                    </w:rPr>
                  </w:del>
                </m:ctrlPr>
              </m:sSubPr>
              <m:e>
                <m:r>
                  <w:del w:id="6265" w:author="Zhang Li" w:date="2022-06-12T15:14:00Z">
                    <w:rPr>
                      <w:rFonts w:ascii="Cambria Math" w:eastAsia="宋体" w:hAnsi="Cambria Math" w:cs="Times New Roman"/>
                      <w:kern w:val="0"/>
                      <w:sz w:val="24"/>
                      <w:szCs w:val="24"/>
                    </w:rPr>
                    <m:t>p</m:t>
                  </w:del>
                </m:r>
              </m:e>
              <m:sub>
                <m:r>
                  <w:del w:id="6266" w:author="Zhang Li" w:date="2022-06-12T15:14:00Z">
                    <w:rPr>
                      <w:rFonts w:ascii="Cambria Math" w:eastAsia="宋体" w:hAnsi="Cambria Math" w:cs="Times New Roman"/>
                      <w:kern w:val="0"/>
                      <w:sz w:val="24"/>
                      <w:szCs w:val="24"/>
                    </w:rPr>
                    <m:t>k</m:t>
                  </w:del>
                </m:r>
              </m:sub>
            </m:sSub>
            <m:r>
              <w:del w:id="6267" w:author="Zhang Li" w:date="2022-06-12T15:14:00Z">
                <m:rPr>
                  <m:sty m:val="p"/>
                </m:rPr>
                <w:rPr>
                  <w:rFonts w:ascii="Cambria Math" w:eastAsia="宋体" w:hAnsi="Cambria Math" w:cs="Times New Roman"/>
                  <w:kern w:val="0"/>
                  <w:sz w:val="24"/>
                  <w:szCs w:val="24"/>
                </w:rPr>
                <m:t>&lt;</m:t>
              </w:del>
            </m:r>
            <m:sSub>
              <m:sSubPr>
                <m:ctrlPr>
                  <w:del w:id="6268" w:author="Zhang Li" w:date="2022-06-12T15:14:00Z">
                    <w:rPr>
                      <w:rFonts w:ascii="Cambria Math" w:eastAsia="宋体" w:hAnsi="Cambria Math" w:cs="Times New Roman"/>
                      <w:kern w:val="0"/>
                      <w:sz w:val="24"/>
                      <w:szCs w:val="24"/>
                    </w:rPr>
                  </w:del>
                </m:ctrlPr>
              </m:sSubPr>
              <m:e>
                <m:r>
                  <w:del w:id="6269" w:author="Zhang Li" w:date="2022-06-12T15:14:00Z">
                    <w:rPr>
                      <w:rFonts w:ascii="Cambria Math" w:eastAsia="宋体" w:hAnsi="Cambria Math" w:cs="Times New Roman"/>
                      <w:kern w:val="0"/>
                      <w:sz w:val="24"/>
                      <w:szCs w:val="24"/>
                    </w:rPr>
                    <m:t>p</m:t>
                  </w:del>
                </m:r>
              </m:e>
              <m:sub>
                <m:r>
                  <w:del w:id="6270" w:author="Zhang Li" w:date="2022-06-12T15:14:00Z">
                    <w:rPr>
                      <w:rFonts w:ascii="Cambria Math" w:eastAsia="宋体" w:hAnsi="Cambria Math" w:cs="Times New Roman"/>
                      <w:kern w:val="0"/>
                      <w:sz w:val="24"/>
                      <w:szCs w:val="24"/>
                    </w:rPr>
                    <m:t>A</m:t>
                  </w:del>
                </m:r>
              </m:sub>
            </m:sSub>
          </m:e>
        </m:nary>
      </m:oMath>
      <w:del w:id="6271"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6272"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6273" w:author="Zhang Li" w:date="2022-06-12T15:15:00Z">
        <w:r>
          <w:rPr>
            <w:rFonts w:ascii="Times New Roman" w:eastAsia="宋体" w:hAnsi="Times New Roman" w:cs="Times New Roman"/>
            <w:kern w:val="0"/>
            <w:sz w:val="24"/>
            <w:szCs w:val="24"/>
          </w:rPr>
          <w:t>our protocol can resistant Sybil attacks in block</w:t>
        </w:r>
      </w:ins>
      <w:ins w:id="6274" w:author="ThinkPad" w:date="2022-06-19T10:28:00Z">
        <w:r w:rsidR="002F4472">
          <w:rPr>
            <w:rFonts w:ascii="Times New Roman" w:eastAsia="宋体" w:hAnsi="Times New Roman" w:cs="Times New Roman"/>
            <w:kern w:val="0"/>
            <w:sz w:val="24"/>
            <w:szCs w:val="24"/>
          </w:rPr>
          <w:t xml:space="preserve"> proposer</w:t>
        </w:r>
      </w:ins>
      <w:ins w:id="6275" w:author="Zhang Li" w:date="2022-06-12T15:15:00Z">
        <w:r>
          <w:rPr>
            <w:rFonts w:ascii="Times New Roman" w:eastAsia="宋体" w:hAnsi="Times New Roman" w:cs="Times New Roman"/>
            <w:kern w:val="0"/>
            <w:sz w:val="24"/>
            <w:szCs w:val="24"/>
          </w:rPr>
          <w:t xml:space="preserve"> election</w:t>
        </w:r>
        <w:del w:id="6276"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6277"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6278" w:author="ThinkPad" w:date="2022-06-19T10:28:00Z">
        <w:r w:rsidDel="00110AE4">
          <w:rPr>
            <w:rFonts w:ascii="Times New Roman" w:eastAsia="宋体" w:hAnsi="Times New Roman" w:cs="Times New Roman"/>
            <w:kern w:val="0"/>
            <w:sz w:val="24"/>
            <w:szCs w:val="24"/>
          </w:rPr>
          <w:delText xml:space="preserve">launching </w:delText>
        </w:r>
      </w:del>
      <w:ins w:id="6279"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6280"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6281"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6282"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6283" w:author="ThinkPad" w:date="2022-06-19T10:29:00Z">
        <w:r w:rsidR="00110AE4">
          <w:rPr>
            <w:rFonts w:ascii="Times New Roman" w:eastAsia="宋体" w:hAnsi="Times New Roman" w:cs="Times New Roman"/>
            <w:kern w:val="0"/>
            <w:sz w:val="24"/>
            <w:szCs w:val="24"/>
          </w:rPr>
          <w:t xml:space="preserve">In this case, </w:t>
        </w:r>
      </w:ins>
      <w:del w:id="6284" w:author="ThinkPad" w:date="2022-06-19T10:29:00Z">
        <w:r w:rsidDel="00110AE4">
          <w:rPr>
            <w:rFonts w:ascii="Times New Roman" w:eastAsia="宋体" w:hAnsi="Times New Roman" w:cs="Times New Roman"/>
            <w:kern w:val="0"/>
            <w:sz w:val="24"/>
            <w:szCs w:val="24"/>
          </w:rPr>
          <w:delText xml:space="preserve">All </w:delText>
        </w:r>
      </w:del>
      <w:ins w:id="6285"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6286"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6287" w:author="ThinkPad" w:date="2022-06-19T10:29:00Z">
        <w:r w:rsidDel="00C83CE0">
          <w:rPr>
            <w:rFonts w:ascii="Times New Roman" w:eastAsia="宋体" w:hAnsi="Times New Roman" w:cs="Times New Roman"/>
            <w:kern w:val="0"/>
            <w:sz w:val="24"/>
            <w:szCs w:val="24"/>
          </w:rPr>
          <w:delText xml:space="preserve">the </w:delText>
        </w:r>
      </w:del>
      <w:ins w:id="6288"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6289"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6290"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6291" w:author="ThinkPad" w:date="2022-06-19T10:30:00Z">
        <w:r w:rsidDel="0079479F">
          <w:rPr>
            <w:rFonts w:ascii="Times New Roman" w:eastAsia="宋体" w:hAnsi="Times New Roman" w:cs="Times New Roman"/>
            <w:kern w:val="0"/>
            <w:sz w:val="24"/>
            <w:szCs w:val="24"/>
          </w:rPr>
          <w:delText>Due to</w:delText>
        </w:r>
      </w:del>
      <w:ins w:id="6292"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6293"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6294"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6295" w:author="ThinkPad" w:date="2022-06-19T10:31:00Z">
        <w:r w:rsidDel="0079479F">
          <w:rPr>
            <w:rFonts w:ascii="Times New Roman" w:eastAsia="宋体" w:hAnsi="Times New Roman" w:cs="Times New Roman"/>
            <w:kern w:val="0"/>
            <w:sz w:val="24"/>
            <w:szCs w:val="24"/>
          </w:rPr>
          <w:delText xml:space="preserve">the </w:delText>
        </w:r>
      </w:del>
      <w:ins w:id="6296"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6297" w:author="Zhang Li" w:date="2022-06-12T15:17:00Z">
        <w:r>
          <w:rPr>
            <w:rFonts w:ascii="Times New Roman" w:eastAsia="宋体" w:hAnsi="Times New Roman" w:cs="Times New Roman"/>
            <w:kern w:val="0"/>
            <w:sz w:val="24"/>
            <w:szCs w:val="24"/>
          </w:rPr>
          <w:t>SWIB can norma</w:t>
        </w:r>
      </w:ins>
      <w:ins w:id="6298" w:author="ThinkPad" w:date="2022-06-19T10:31:00Z">
        <w:r w:rsidR="0079479F">
          <w:rPr>
            <w:rFonts w:ascii="Times New Roman" w:eastAsia="宋体" w:hAnsi="Times New Roman" w:cs="Times New Roman"/>
            <w:kern w:val="0"/>
            <w:sz w:val="24"/>
            <w:szCs w:val="24"/>
          </w:rPr>
          <w:t>l</w:t>
        </w:r>
      </w:ins>
      <w:ins w:id="6299" w:author="Zhang Li" w:date="2022-06-12T15:17:00Z">
        <w:r>
          <w:rPr>
            <w:rFonts w:ascii="Times New Roman" w:eastAsia="宋体" w:hAnsi="Times New Roman" w:cs="Times New Roman"/>
            <w:kern w:val="0"/>
            <w:sz w:val="24"/>
            <w:szCs w:val="24"/>
          </w:rPr>
          <w:t>ly</w:t>
        </w:r>
      </w:ins>
      <w:del w:id="6300"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6301" w:author="ThinkPad" w:date="2022-06-19T10:31:00Z">
        <w:r w:rsidR="00CA5769" w:rsidDel="0079479F">
          <w:rPr>
            <w:rFonts w:ascii="Times New Roman" w:eastAsia="宋体" w:hAnsi="Times New Roman" w:cs="Times New Roman"/>
            <w:kern w:val="0"/>
            <w:sz w:val="24"/>
            <w:szCs w:val="24"/>
          </w:rPr>
          <w:delText>ing</w:delText>
        </w:r>
      </w:del>
      <w:ins w:id="6302"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6303" w:author="ThinkPad" w:date="2022-06-19T10:31:00Z">
        <w:r w:rsidR="00CA5769" w:rsidDel="0079479F">
          <w:rPr>
            <w:rFonts w:ascii="Times New Roman" w:eastAsia="宋体" w:hAnsi="Times New Roman" w:cs="Times New Roman"/>
            <w:kern w:val="0"/>
            <w:sz w:val="24"/>
            <w:szCs w:val="24"/>
          </w:rPr>
          <w:delText xml:space="preserve">propagation </w:delText>
        </w:r>
      </w:del>
      <w:ins w:id="6304"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6305" w:author="ThinkPad" w:date="2022-06-19T10:32:00Z">
        <w:r w:rsidR="00CA5769" w:rsidDel="0079479F">
          <w:rPr>
            <w:rFonts w:ascii="Times New Roman" w:eastAsia="宋体" w:hAnsi="Times New Roman" w:cs="Times New Roman"/>
            <w:kern w:val="0"/>
            <w:sz w:val="24"/>
            <w:szCs w:val="24"/>
          </w:rPr>
          <w:delText xml:space="preserve">aggregate </w:delText>
        </w:r>
      </w:del>
      <w:ins w:id="6306"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6307"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6308"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6309"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6310" w:author="ThinkPad" w:date="2022-06-19T10:32:00Z">
        <w:r w:rsidR="00CA5769" w:rsidDel="0079479F">
          <w:rPr>
            <w:rFonts w:ascii="Times New Roman" w:eastAsia="宋体" w:hAnsi="Times New Roman" w:cs="Times New Roman"/>
            <w:kern w:val="0"/>
            <w:sz w:val="24"/>
            <w:szCs w:val="24"/>
          </w:rPr>
          <w:delText xml:space="preserve">the </w:delText>
        </w:r>
      </w:del>
      <w:ins w:id="6311"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6312"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6313"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6314"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6315"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6316"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6317"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6318"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6319"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6320"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6321"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6322"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6323"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6324"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6325" w:author="ThinkPad" w:date="2022-06-19T10:34:00Z">
        <w:r w:rsidDel="00C40C47">
          <w:rPr>
            <w:rFonts w:ascii="Times New Roman" w:eastAsia="宋体" w:hAnsi="Times New Roman" w:cs="Times New Roman"/>
            <w:kern w:val="0"/>
            <w:sz w:val="24"/>
            <w:szCs w:val="24"/>
          </w:rPr>
          <w:delText xml:space="preserve">receiving </w:delText>
        </w:r>
      </w:del>
      <w:ins w:id="6326"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6327"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6328"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6329"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6330" w:author="Zhang Li" w:date="2022-06-12T15:20:00Z"/>
          <w:rFonts w:ascii="Times New Roman" w:eastAsia="宋体" w:hAnsi="Times New Roman" w:cs="Times New Roman"/>
          <w:kern w:val="0"/>
          <w:sz w:val="24"/>
          <w:szCs w:val="24"/>
        </w:rPr>
      </w:pPr>
      <w:del w:id="6331"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6332" w:author="Zhang Li" w:date="2022-06-12T15:20:00Z">
                <w:rPr>
                  <w:rFonts w:ascii="Cambria Math" w:eastAsia="宋体" w:hAnsi="Cambria Math" w:cs="Times New Roman"/>
                  <w:i/>
                  <w:kern w:val="0"/>
                  <w:sz w:val="24"/>
                  <w:szCs w:val="24"/>
                </w:rPr>
              </w:del>
            </m:ctrlPr>
          </m:sSubSupPr>
          <m:e>
            <m:r>
              <w:del w:id="6333" w:author="Zhang Li" w:date="2022-06-12T15:20:00Z">
                <w:rPr>
                  <w:rFonts w:ascii="Cambria Math" w:eastAsia="宋体" w:hAnsi="Cambria Math" w:cs="Times New Roman"/>
                  <w:kern w:val="0"/>
                  <w:sz w:val="24"/>
                  <w:szCs w:val="24"/>
                </w:rPr>
                <m:t>T</m:t>
              </w:del>
            </m:r>
          </m:e>
          <m:sub>
            <m:r>
              <w:del w:id="6334" w:author="Zhang Li" w:date="2022-06-12T15:20:00Z">
                <w:rPr>
                  <w:rFonts w:ascii="Cambria Math" w:eastAsia="宋体" w:hAnsi="Cambria Math" w:cs="Times New Roman"/>
                  <w:kern w:val="0"/>
                  <w:sz w:val="24"/>
                  <w:szCs w:val="24"/>
                </w:rPr>
                <m:t>C</m:t>
              </w:del>
            </m:r>
          </m:sub>
          <m:sup>
            <m:r>
              <w:del w:id="6335" w:author="Zhang Li" w:date="2022-06-12T15:20:00Z">
                <w:rPr>
                  <w:rFonts w:ascii="Cambria Math" w:eastAsia="宋体" w:hAnsi="Cambria Math" w:cs="Times New Roman"/>
                  <w:kern w:val="0"/>
                  <w:sz w:val="24"/>
                  <w:szCs w:val="24"/>
                </w:rPr>
                <m:t>max</m:t>
              </w:del>
            </m:r>
          </m:sup>
        </m:sSubSup>
      </m:oMath>
      <w:del w:id="6336"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6337" w:author="Zhang Li" w:date="2022-06-12T15:20:00Z">
            <w:rPr>
              <w:rFonts w:ascii="Cambria Math" w:eastAsia="宋体" w:hAnsi="Cambria Math" w:cs="Times New Roman"/>
              <w:kern w:val="0"/>
              <w:sz w:val="24"/>
              <w:szCs w:val="24"/>
            </w:rPr>
            <m:t>p</m:t>
          </w:del>
        </m:r>
      </m:oMath>
      <w:del w:id="633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6339" w:author="Zhang Li" w:date="2022-06-12T15:20:00Z">
            <w:rPr>
              <w:rFonts w:ascii="Cambria Math" w:eastAsia="宋体" w:hAnsi="Cambria Math" w:cs="Times New Roman"/>
              <w:kern w:val="0"/>
              <w:sz w:val="24"/>
              <w:szCs w:val="24"/>
            </w:rPr>
            <m:t>F= T⋅</m:t>
          </w:del>
        </m:r>
        <m:sSubSup>
          <m:sSubSupPr>
            <m:ctrlPr>
              <w:del w:id="6340" w:author="Zhang Li" w:date="2022-06-12T15:20:00Z">
                <w:rPr>
                  <w:rFonts w:ascii="Cambria Math" w:eastAsia="宋体" w:hAnsi="Cambria Math" w:cs="Times New Roman"/>
                  <w:i/>
                  <w:kern w:val="0"/>
                  <w:sz w:val="24"/>
                  <w:szCs w:val="24"/>
                </w:rPr>
              </w:del>
            </m:ctrlPr>
          </m:sSubSupPr>
          <m:e>
            <m:r>
              <w:del w:id="6341" w:author="Zhang Li" w:date="2022-06-12T15:20:00Z">
                <w:rPr>
                  <w:rFonts w:ascii="Cambria Math" w:eastAsia="宋体" w:hAnsi="Cambria Math" w:cs="Times New Roman"/>
                  <w:kern w:val="0"/>
                  <w:sz w:val="24"/>
                  <w:szCs w:val="24"/>
                </w:rPr>
                <m:t>T</m:t>
              </w:del>
            </m:r>
          </m:e>
          <m:sub>
            <m:r>
              <w:del w:id="6342" w:author="Zhang Li" w:date="2022-06-12T15:20:00Z">
                <w:rPr>
                  <w:rFonts w:ascii="Cambria Math" w:eastAsia="宋体" w:hAnsi="Cambria Math" w:cs="Times New Roman"/>
                  <w:kern w:val="0"/>
                  <w:sz w:val="24"/>
                  <w:szCs w:val="24"/>
                </w:rPr>
                <m:t>C</m:t>
              </w:del>
            </m:r>
          </m:sub>
          <m:sup>
            <m:r>
              <w:del w:id="6343" w:author="Zhang Li" w:date="2022-06-12T15:20:00Z">
                <w:rPr>
                  <w:rFonts w:ascii="Cambria Math" w:eastAsia="宋体" w:hAnsi="Cambria Math" w:cs="Times New Roman"/>
                  <w:kern w:val="0"/>
                  <w:sz w:val="24"/>
                  <w:szCs w:val="24"/>
                </w:rPr>
                <m:t>max</m:t>
              </w:del>
            </m:r>
          </m:sup>
        </m:sSubSup>
        <m:r>
          <w:del w:id="6344" w:author="Zhang Li" w:date="2022-06-12T15:20:00Z">
            <w:rPr>
              <w:rFonts w:ascii="Cambria Math" w:eastAsia="宋体" w:hAnsi="Cambria Math" w:cs="Times New Roman"/>
              <w:kern w:val="0"/>
              <w:sz w:val="24"/>
              <w:szCs w:val="24"/>
            </w:rPr>
            <m:t>⋅</m:t>
          </w:del>
        </m:r>
        <m:d>
          <m:dPr>
            <m:begChr m:val="⌈"/>
            <m:endChr m:val="⌉"/>
            <m:ctrlPr>
              <w:del w:id="6345" w:author="Zhang Li" w:date="2022-06-12T15:20:00Z">
                <w:rPr>
                  <w:rFonts w:ascii="Cambria Math" w:eastAsia="宋体" w:hAnsi="Cambria Math" w:cs="Times New Roman"/>
                  <w:i/>
                  <w:kern w:val="0"/>
                  <w:sz w:val="24"/>
                  <w:szCs w:val="24"/>
                </w:rPr>
              </w:del>
            </m:ctrlPr>
          </m:dPr>
          <m:e>
            <m:f>
              <m:fPr>
                <m:ctrlPr>
                  <w:del w:id="6346" w:author="Zhang Li" w:date="2022-06-12T15:20:00Z">
                    <w:rPr>
                      <w:rFonts w:ascii="Cambria Math" w:eastAsia="宋体" w:hAnsi="Cambria Math" w:cs="Times New Roman"/>
                      <w:i/>
                      <w:kern w:val="0"/>
                      <w:sz w:val="24"/>
                      <w:szCs w:val="24"/>
                    </w:rPr>
                  </w:del>
                </m:ctrlPr>
              </m:fPr>
              <m:num>
                <m:func>
                  <m:funcPr>
                    <m:ctrlPr>
                      <w:del w:id="6347" w:author="Zhang Li" w:date="2022-06-12T15:20:00Z">
                        <w:rPr>
                          <w:rFonts w:ascii="Cambria Math" w:eastAsia="宋体" w:hAnsi="Cambria Math" w:cs="Times New Roman"/>
                          <w:i/>
                          <w:kern w:val="0"/>
                          <w:sz w:val="24"/>
                          <w:szCs w:val="24"/>
                        </w:rPr>
                      </w:del>
                    </m:ctrlPr>
                  </m:funcPr>
                  <m:fName>
                    <m:r>
                      <w:del w:id="6348" w:author="Zhang Li" w:date="2022-06-12T15:20:00Z">
                        <m:rPr>
                          <m:sty m:val="p"/>
                        </m:rPr>
                        <w:rPr>
                          <w:rFonts w:ascii="Cambria Math" w:eastAsia="宋体" w:hAnsi="Cambria Math" w:cs="Times New Roman"/>
                          <w:kern w:val="0"/>
                          <w:sz w:val="24"/>
                          <w:szCs w:val="24"/>
                        </w:rPr>
                        <m:t>log</m:t>
                      </w:del>
                    </m:r>
                  </m:fName>
                  <m:e>
                    <m:d>
                      <m:dPr>
                        <m:ctrlPr>
                          <w:del w:id="6349" w:author="Zhang Li" w:date="2022-06-12T15:20:00Z">
                            <w:rPr>
                              <w:rFonts w:ascii="Cambria Math" w:eastAsia="宋体" w:hAnsi="Cambria Math" w:cs="Times New Roman"/>
                              <w:i/>
                              <w:kern w:val="0"/>
                              <w:sz w:val="24"/>
                              <w:szCs w:val="24"/>
                            </w:rPr>
                          </w:del>
                        </m:ctrlPr>
                      </m:dPr>
                      <m:e>
                        <m:r>
                          <w:del w:id="6350" w:author="Zhang Li" w:date="2022-06-12T15:20:00Z">
                            <w:rPr>
                              <w:rFonts w:ascii="Cambria Math" w:eastAsia="宋体" w:hAnsi="Cambria Math" w:cs="Times New Roman"/>
                              <w:kern w:val="0"/>
                              <w:sz w:val="24"/>
                              <w:szCs w:val="24"/>
                            </w:rPr>
                            <m:t>1-ς</m:t>
                          </w:del>
                        </m:r>
                      </m:e>
                    </m:d>
                  </m:e>
                </m:func>
              </m:num>
              <m:den>
                <m:func>
                  <m:funcPr>
                    <m:ctrlPr>
                      <w:del w:id="6351" w:author="Zhang Li" w:date="2022-06-12T15:20:00Z">
                        <w:rPr>
                          <w:rFonts w:ascii="Cambria Math" w:eastAsia="宋体" w:hAnsi="Cambria Math" w:cs="Times New Roman"/>
                          <w:i/>
                          <w:kern w:val="0"/>
                          <w:sz w:val="24"/>
                          <w:szCs w:val="24"/>
                        </w:rPr>
                      </w:del>
                    </m:ctrlPr>
                  </m:funcPr>
                  <m:fName>
                    <m:r>
                      <w:del w:id="6352" w:author="Zhang Li" w:date="2022-06-12T15:20:00Z">
                        <m:rPr>
                          <m:sty m:val="p"/>
                        </m:rPr>
                        <w:rPr>
                          <w:rFonts w:ascii="Cambria Math" w:eastAsia="宋体" w:hAnsi="Cambria Math" w:cs="Times New Roman"/>
                          <w:kern w:val="0"/>
                          <w:sz w:val="24"/>
                          <w:szCs w:val="24"/>
                        </w:rPr>
                        <m:t>δ⋅log</m:t>
                      </w:del>
                    </m:r>
                  </m:fName>
                  <m:e>
                    <m:d>
                      <m:dPr>
                        <m:ctrlPr>
                          <w:del w:id="6353" w:author="Zhang Li" w:date="2022-06-12T15:20:00Z">
                            <w:rPr>
                              <w:rFonts w:ascii="Cambria Math" w:eastAsia="宋体" w:hAnsi="Cambria Math" w:cs="Times New Roman"/>
                              <w:i/>
                              <w:kern w:val="0"/>
                              <w:sz w:val="24"/>
                              <w:szCs w:val="24"/>
                            </w:rPr>
                          </w:del>
                        </m:ctrlPr>
                      </m:dPr>
                      <m:e>
                        <m:r>
                          <w:del w:id="6354" w:author="Zhang Li" w:date="2022-06-12T15:20:00Z">
                            <w:rPr>
                              <w:rFonts w:ascii="Cambria Math" w:eastAsia="宋体" w:hAnsi="Cambria Math" w:cs="Times New Roman"/>
                              <w:kern w:val="0"/>
                              <w:sz w:val="24"/>
                              <w:szCs w:val="24"/>
                            </w:rPr>
                            <m:t>1-</m:t>
                          </w:del>
                        </m:r>
                        <m:r>
                          <w:del w:id="6355" w:author="Zhang Li" w:date="2022-06-12T15:20:00Z">
                            <w:rPr>
                              <w:rFonts w:ascii="Cambria Math" w:eastAsia="宋体" w:hAnsi="Cambria Math" w:cs="Times New Roman" w:hint="eastAsia"/>
                              <w:kern w:val="0"/>
                              <w:sz w:val="24"/>
                              <w:szCs w:val="24"/>
                            </w:rPr>
                            <m:t>N</m:t>
                          </w:del>
                        </m:r>
                        <m:r>
                          <w:del w:id="6356" w:author="Zhang Li" w:date="2022-06-12T15:20:00Z">
                            <w:rPr>
                              <w:rFonts w:ascii="Cambria Math" w:eastAsia="宋体" w:hAnsi="Cambria Math" w:cs="Times New Roman"/>
                              <w:kern w:val="0"/>
                              <w:sz w:val="24"/>
                              <w:szCs w:val="24"/>
                            </w:rPr>
                            <m:t>⋅p⋅</m:t>
                          </w:del>
                        </m:r>
                        <m:sSup>
                          <m:sSupPr>
                            <m:ctrlPr>
                              <w:del w:id="6357" w:author="Zhang Li" w:date="2022-06-12T15:20:00Z">
                                <w:rPr>
                                  <w:rFonts w:ascii="Cambria Math" w:eastAsia="宋体" w:hAnsi="Cambria Math" w:cs="Times New Roman"/>
                                  <w:i/>
                                  <w:kern w:val="0"/>
                                  <w:sz w:val="24"/>
                                  <w:szCs w:val="24"/>
                                </w:rPr>
                              </w:del>
                            </m:ctrlPr>
                          </m:sSupPr>
                          <m:e>
                            <m:d>
                              <m:dPr>
                                <m:ctrlPr>
                                  <w:del w:id="6358" w:author="Zhang Li" w:date="2022-06-12T15:20:00Z">
                                    <w:rPr>
                                      <w:rFonts w:ascii="Cambria Math" w:eastAsia="宋体" w:hAnsi="Cambria Math" w:cs="Times New Roman"/>
                                      <w:i/>
                                      <w:kern w:val="0"/>
                                      <w:sz w:val="24"/>
                                      <w:szCs w:val="24"/>
                                    </w:rPr>
                                  </w:del>
                                </m:ctrlPr>
                              </m:dPr>
                              <m:e>
                                <m:r>
                                  <w:del w:id="6359" w:author="Zhang Li" w:date="2022-06-12T15:20:00Z">
                                    <w:rPr>
                                      <w:rFonts w:ascii="Cambria Math" w:eastAsia="宋体" w:hAnsi="Cambria Math" w:cs="Times New Roman"/>
                                      <w:kern w:val="0"/>
                                      <w:sz w:val="24"/>
                                      <w:szCs w:val="24"/>
                                    </w:rPr>
                                    <m:t>1-p</m:t>
                                  </w:del>
                                </m:r>
                              </m:e>
                            </m:d>
                          </m:e>
                          <m:sup>
                            <m:r>
                              <w:del w:id="6360" w:author="Zhang Li" w:date="2022-06-12T15:20:00Z">
                                <w:rPr>
                                  <w:rFonts w:ascii="Cambria Math" w:eastAsia="宋体" w:hAnsi="Cambria Math" w:cs="Times New Roman"/>
                                  <w:kern w:val="0"/>
                                  <w:sz w:val="24"/>
                                  <w:szCs w:val="24"/>
                                </w:rPr>
                                <m:t>N-1</m:t>
                              </w:del>
                            </m:r>
                          </m:sup>
                        </m:sSup>
                      </m:e>
                    </m:d>
                  </m:e>
                </m:func>
              </m:den>
            </m:f>
          </m:e>
        </m:d>
      </m:oMath>
      <w:del w:id="6361"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6362" w:author="Zhang Li" w:date="2022-06-12T15:20:00Z">
            <w:rPr>
              <w:rFonts w:ascii="Cambria Math" w:eastAsia="宋体" w:hAnsi="Cambria Math" w:cs="Times New Roman"/>
              <w:kern w:val="0"/>
              <w:sz w:val="24"/>
              <w:szCs w:val="24"/>
            </w:rPr>
            <m:t>δ</m:t>
          </w:del>
        </m:r>
      </m:oMath>
      <w:del w:id="6363" w:author="Zhang Li" w:date="2022-06-12T15:20:00Z">
        <w:r w:rsidDel="00D04290">
          <w:rPr>
            <w:rFonts w:ascii="Times New Roman" w:eastAsia="宋体" w:hAnsi="Times New Roman" w:cs="Times New Roman"/>
            <w:kern w:val="0"/>
            <w:sz w:val="24"/>
            <w:szCs w:val="24"/>
          </w:rPr>
          <w:delText xml:space="preserve"> against any </w:delText>
        </w:r>
      </w:del>
      <m:oMath>
        <m:d>
          <m:dPr>
            <m:ctrlPr>
              <w:del w:id="6364" w:author="Zhang Li" w:date="2022-06-12T15:20:00Z">
                <w:rPr>
                  <w:rFonts w:ascii="Cambria Math" w:eastAsia="宋体" w:hAnsi="Cambria Math" w:cs="Times New Roman"/>
                  <w:kern w:val="0"/>
                  <w:sz w:val="24"/>
                  <w:szCs w:val="24"/>
                </w:rPr>
              </w:del>
            </m:ctrlPr>
          </m:dPr>
          <m:e>
            <m:r>
              <w:del w:id="6365" w:author="Zhang Li" w:date="2022-06-12T15:20:00Z">
                <m:rPr>
                  <m:sty m:val="p"/>
                </m:rPr>
                <w:rPr>
                  <w:rFonts w:ascii="Cambria Math" w:eastAsia="宋体" w:hAnsi="Cambria Math" w:cs="Times New Roman"/>
                  <w:kern w:val="0"/>
                  <w:sz w:val="24"/>
                  <w:szCs w:val="24"/>
                </w:rPr>
                <m:t>1-</m:t>
              </w:del>
            </m:r>
            <m:r>
              <w:del w:id="6366" w:author="Zhang Li" w:date="2022-06-12T15:20:00Z">
                <w:rPr>
                  <w:rFonts w:ascii="Cambria Math" w:eastAsia="宋体" w:hAnsi="Cambria Math" w:cs="Times New Roman"/>
                  <w:kern w:val="0"/>
                  <w:sz w:val="24"/>
                  <w:szCs w:val="24"/>
                </w:rPr>
                <m:t>δ</m:t>
              </w:del>
            </m:r>
            <m:r>
              <w:del w:id="6367" w:author="Zhang Li" w:date="2022-06-12T15:20:00Z">
                <m:rPr>
                  <m:sty m:val="p"/>
                </m:rPr>
                <w:rPr>
                  <w:rFonts w:ascii="Cambria Math" w:eastAsia="宋体" w:hAnsi="Cambria Math" w:cs="Times New Roman"/>
                  <w:kern w:val="0"/>
                  <w:sz w:val="24"/>
                  <w:szCs w:val="24"/>
                </w:rPr>
                <m:t xml:space="preserve">, </m:t>
              </w:del>
            </m:r>
            <m:r>
              <w:del w:id="6368" w:author="Zhang Li" w:date="2022-06-12T15:20:00Z">
                <w:rPr>
                  <w:rFonts w:ascii="Cambria Math" w:eastAsia="宋体" w:hAnsi="Cambria Math" w:cs="Times New Roman"/>
                  <w:kern w:val="0"/>
                  <w:sz w:val="24"/>
                  <w:szCs w:val="24"/>
                </w:rPr>
                <m:t>T</m:t>
              </w:del>
            </m:r>
          </m:e>
        </m:d>
      </m:oMath>
      <w:del w:id="6369"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6370" w:author="Zhang Li" w:date="2022-06-12T15:20:00Z">
            <w:rPr>
              <w:rFonts w:ascii="Cambria Math" w:eastAsia="宋体" w:hAnsi="Cambria Math" w:cs="Times New Roman"/>
              <w:kern w:val="0"/>
              <w:sz w:val="24"/>
              <w:szCs w:val="24"/>
            </w:rPr>
            <m:t>0≤ς&lt;1</m:t>
          </w:del>
        </m:r>
      </m:oMath>
      <w:del w:id="6371"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6372" w:author="Zhang Li" w:date="2022-06-12T15:21:00Z"/>
          <w:rFonts w:ascii="Times New Roman" w:eastAsia="宋体" w:hAnsi="Times New Roman" w:cs="Times New Roman"/>
          <w:kern w:val="0"/>
          <w:sz w:val="24"/>
          <w:szCs w:val="24"/>
        </w:rPr>
      </w:pPr>
      <w:ins w:id="6373"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6374" w:author="Zhang Li" w:date="2022-06-12T15:21:00Z">
                <w:rPr>
                  <w:rFonts w:ascii="Cambria Math" w:eastAsia="宋体" w:hAnsi="Cambria Math" w:cs="Times New Roman"/>
                  <w:i/>
                  <w:kern w:val="0"/>
                  <w:sz w:val="24"/>
                  <w:szCs w:val="24"/>
                </w:rPr>
              </w:ins>
            </m:ctrlPr>
          </m:sSubSupPr>
          <m:e>
            <m:r>
              <w:ins w:id="6375" w:author="Zhang Li" w:date="2022-06-12T15:21:00Z">
                <w:rPr>
                  <w:rFonts w:ascii="Cambria Math" w:eastAsia="宋体" w:hAnsi="Cambria Math" w:cs="Times New Roman"/>
                  <w:kern w:val="0"/>
                  <w:sz w:val="24"/>
                  <w:szCs w:val="24"/>
                </w:rPr>
                <m:t>T</m:t>
              </w:ins>
            </m:r>
          </m:e>
          <m:sub>
            <m:r>
              <w:ins w:id="6376" w:author="Zhang Li" w:date="2022-06-12T15:21:00Z">
                <w:rPr>
                  <w:rFonts w:ascii="Cambria Math" w:eastAsia="宋体" w:hAnsi="Cambria Math" w:cs="Times New Roman"/>
                  <w:kern w:val="0"/>
                  <w:sz w:val="24"/>
                  <w:szCs w:val="24"/>
                </w:rPr>
                <m:t>C</m:t>
              </w:ins>
            </m:r>
          </m:sub>
          <m:sup>
            <m:r>
              <w:ins w:id="6377" w:author="Zhang Li" w:date="2022-06-12T15:21:00Z">
                <w:rPr>
                  <w:rFonts w:ascii="Cambria Math" w:eastAsia="宋体" w:hAnsi="Cambria Math" w:cs="Times New Roman"/>
                  <w:kern w:val="0"/>
                  <w:sz w:val="24"/>
                  <w:szCs w:val="24"/>
                </w:rPr>
                <m:t>max</m:t>
              </w:ins>
            </m:r>
          </m:sup>
        </m:sSubSup>
        <m:r>
          <w:ins w:id="6378" w:author="Zhang Li" w:date="2022-06-12T15:21:00Z">
            <w:rPr>
              <w:rFonts w:ascii="Cambria Math" w:eastAsia="宋体" w:hAnsi="Cambria Math" w:cs="Times New Roman"/>
              <w:kern w:val="0"/>
              <w:sz w:val="24"/>
              <w:szCs w:val="24"/>
            </w:rPr>
            <m:t xml:space="preserve">= </m:t>
          </w:ins>
        </m:r>
        <m:sSubSup>
          <m:sSubSupPr>
            <m:ctrlPr>
              <w:ins w:id="6379" w:author="Zhang Li" w:date="2022-06-12T15:21:00Z">
                <w:rPr>
                  <w:rFonts w:ascii="Cambria Math" w:eastAsia="宋体" w:hAnsi="Cambria Math" w:cs="Times New Roman"/>
                  <w:i/>
                  <w:kern w:val="0"/>
                  <w:sz w:val="24"/>
                  <w:szCs w:val="24"/>
                </w:rPr>
              </w:ins>
            </m:ctrlPr>
          </m:sSubSupPr>
          <m:e>
            <m:r>
              <w:ins w:id="6380" w:author="Zhang Li" w:date="2022-06-12T15:21:00Z">
                <w:rPr>
                  <w:rFonts w:ascii="Cambria Math" w:eastAsia="宋体" w:hAnsi="Cambria Math" w:cs="Times New Roman"/>
                  <w:kern w:val="0"/>
                  <w:sz w:val="24"/>
                  <w:szCs w:val="24"/>
                </w:rPr>
                <m:t>T</m:t>
              </w:ins>
            </m:r>
          </m:e>
          <m:sub>
            <m:r>
              <w:ins w:id="6381" w:author="Zhang Li" w:date="2022-06-12T15:21:00Z">
                <w:rPr>
                  <w:rFonts w:ascii="Cambria Math" w:eastAsia="宋体" w:hAnsi="Cambria Math" w:cs="Times New Roman"/>
                  <w:kern w:val="0"/>
                  <w:sz w:val="24"/>
                  <w:szCs w:val="24"/>
                </w:rPr>
                <m:t>B</m:t>
              </w:ins>
            </m:r>
          </m:sub>
          <m:sup>
            <m:r>
              <w:ins w:id="6382" w:author="Zhang Li" w:date="2022-06-12T15:21:00Z">
                <w:rPr>
                  <w:rFonts w:ascii="Cambria Math" w:eastAsia="宋体" w:hAnsi="Cambria Math" w:cs="Times New Roman"/>
                  <w:kern w:val="0"/>
                  <w:sz w:val="24"/>
                  <w:szCs w:val="24"/>
                </w:rPr>
                <m:t>max</m:t>
              </w:ins>
            </m:r>
          </m:sup>
        </m:sSubSup>
        <m:r>
          <w:ins w:id="6383" w:author="Zhang Li" w:date="2022-06-12T15:21:00Z">
            <w:rPr>
              <w:rFonts w:ascii="Cambria Math" w:eastAsia="宋体" w:hAnsi="Cambria Math" w:cs="Times New Roman"/>
              <w:kern w:val="0"/>
              <w:sz w:val="24"/>
              <w:szCs w:val="24"/>
            </w:rPr>
            <m:t>+N⋅</m:t>
          </w:ins>
        </m:r>
        <m:sSub>
          <m:sSubPr>
            <m:ctrlPr>
              <w:ins w:id="6384" w:author="Zhang Li" w:date="2022-06-12T15:21:00Z">
                <w:rPr>
                  <w:rFonts w:ascii="Cambria Math" w:eastAsia="宋体" w:hAnsi="Cambria Math" w:cs="Times New Roman"/>
                  <w:i/>
                  <w:kern w:val="0"/>
                  <w:sz w:val="24"/>
                  <w:szCs w:val="24"/>
                </w:rPr>
              </w:ins>
            </m:ctrlPr>
          </m:sSubPr>
          <m:e>
            <m:r>
              <w:ins w:id="6385" w:author="Zhang Li" w:date="2022-06-12T15:21:00Z">
                <w:rPr>
                  <w:rFonts w:ascii="Cambria Math" w:eastAsia="宋体" w:hAnsi="Cambria Math" w:cs="Times New Roman"/>
                  <w:kern w:val="0"/>
                  <w:sz w:val="24"/>
                  <w:szCs w:val="24"/>
                </w:rPr>
                <m:t>T</m:t>
              </w:ins>
            </m:r>
          </m:e>
          <m:sub>
            <m:r>
              <w:ins w:id="6386" w:author="Zhang Li" w:date="2022-06-12T15:21:00Z">
                <w:rPr>
                  <w:rFonts w:ascii="Cambria Math" w:eastAsia="宋体" w:hAnsi="Cambria Math" w:cs="Times New Roman"/>
                  <w:kern w:val="0"/>
                  <w:sz w:val="24"/>
                  <w:szCs w:val="24"/>
                </w:rPr>
                <m:t>sig</m:t>
              </w:ins>
            </m:r>
          </m:sub>
        </m:sSub>
      </m:oMath>
      <w:ins w:id="638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6388"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6389" w:author="Zhang Li" w:date="2022-06-12T15:21:00Z">
            <w:rPr>
              <w:rFonts w:ascii="Cambria Math" w:eastAsia="宋体" w:hAnsi="Cambria Math" w:cs="Times New Roman"/>
              <w:kern w:val="0"/>
              <w:sz w:val="24"/>
              <w:szCs w:val="24"/>
            </w:rPr>
            <m:t>p</m:t>
          </w:ins>
        </m:r>
      </m:oMath>
      <w:ins w:id="639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6391" w:author="ThinkPad" w:date="2022-06-19T10:37:00Z">
          <w:r w:rsidDel="00166F72">
            <w:rPr>
              <w:rFonts w:ascii="Times New Roman" w:eastAsia="宋体" w:hAnsi="Times New Roman" w:cs="Times New Roman" w:hint="eastAsia"/>
              <w:kern w:val="0"/>
              <w:sz w:val="24"/>
              <w:szCs w:val="24"/>
            </w:rPr>
            <w:delText>in system</w:delText>
          </w:r>
        </w:del>
      </w:ins>
      <w:ins w:id="6392"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6393" w:author="Zhang Li" w:date="2022-06-12T15:21:00Z">
        <w:r>
          <w:rPr>
            <w:rFonts w:ascii="Times New Roman" w:eastAsia="宋体" w:hAnsi="Times New Roman" w:cs="Times New Roman"/>
            <w:kern w:val="0"/>
            <w:sz w:val="24"/>
            <w:szCs w:val="24"/>
          </w:rPr>
          <w:t xml:space="preserve">. </w:t>
        </w:r>
        <w:del w:id="6394"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6395"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6396" w:author="Zhang Li" w:date="2022-06-12T15:21:00Z">
            <w:rPr>
              <w:rFonts w:ascii="Cambria Math" w:eastAsia="宋体" w:hAnsi="Cambria Math" w:cs="Times New Roman"/>
              <w:kern w:val="0"/>
              <w:sz w:val="24"/>
              <w:szCs w:val="24"/>
            </w:rPr>
            <m:t>F= T⋅</m:t>
          </w:ins>
        </m:r>
        <m:sSubSup>
          <m:sSubSupPr>
            <m:ctrlPr>
              <w:ins w:id="6397" w:author="Zhang Li" w:date="2022-06-12T15:21:00Z">
                <w:rPr>
                  <w:rFonts w:ascii="Cambria Math" w:eastAsia="宋体" w:hAnsi="Cambria Math" w:cs="Times New Roman"/>
                  <w:i/>
                  <w:kern w:val="0"/>
                  <w:sz w:val="24"/>
                  <w:szCs w:val="24"/>
                </w:rPr>
              </w:ins>
            </m:ctrlPr>
          </m:sSubSupPr>
          <m:e>
            <m:r>
              <w:ins w:id="6398" w:author="Zhang Li" w:date="2022-06-12T15:21:00Z">
                <w:rPr>
                  <w:rFonts w:ascii="Cambria Math" w:eastAsia="宋体" w:hAnsi="Cambria Math" w:cs="Times New Roman"/>
                  <w:kern w:val="0"/>
                  <w:sz w:val="24"/>
                  <w:szCs w:val="24"/>
                </w:rPr>
                <m:t>T</m:t>
              </w:ins>
            </m:r>
          </m:e>
          <m:sub>
            <m:r>
              <w:ins w:id="6399" w:author="Zhang Li" w:date="2022-06-12T15:21:00Z">
                <w:rPr>
                  <w:rFonts w:ascii="Cambria Math" w:eastAsia="宋体" w:hAnsi="Cambria Math" w:cs="Times New Roman"/>
                  <w:kern w:val="0"/>
                  <w:sz w:val="24"/>
                  <w:szCs w:val="24"/>
                </w:rPr>
                <m:t>C</m:t>
              </w:ins>
            </m:r>
          </m:sub>
          <m:sup>
            <m:r>
              <w:ins w:id="6400" w:author="Zhang Li" w:date="2022-06-12T15:21:00Z">
                <w:rPr>
                  <w:rFonts w:ascii="Cambria Math" w:eastAsia="宋体" w:hAnsi="Cambria Math" w:cs="Times New Roman"/>
                  <w:kern w:val="0"/>
                  <w:sz w:val="24"/>
                  <w:szCs w:val="24"/>
                </w:rPr>
                <m:t>max</m:t>
              </w:ins>
            </m:r>
          </m:sup>
        </m:sSubSup>
        <m:r>
          <w:ins w:id="6401" w:author="Zhang Li" w:date="2022-06-12T15:21:00Z">
            <w:rPr>
              <w:rFonts w:ascii="Cambria Math" w:eastAsia="宋体" w:hAnsi="Cambria Math" w:cs="Times New Roman"/>
              <w:kern w:val="0"/>
              <w:sz w:val="24"/>
              <w:szCs w:val="24"/>
            </w:rPr>
            <m:t>⋅</m:t>
          </w:ins>
        </m:r>
        <m:d>
          <m:dPr>
            <m:begChr m:val="⌈"/>
            <m:endChr m:val="⌉"/>
            <m:ctrlPr>
              <w:ins w:id="6402" w:author="Zhang Li" w:date="2022-06-12T15:21:00Z">
                <w:rPr>
                  <w:rFonts w:ascii="Cambria Math" w:eastAsia="宋体" w:hAnsi="Cambria Math" w:cs="Times New Roman"/>
                  <w:i/>
                  <w:kern w:val="0"/>
                  <w:sz w:val="24"/>
                  <w:szCs w:val="24"/>
                </w:rPr>
              </w:ins>
            </m:ctrlPr>
          </m:dPr>
          <m:e>
            <m:f>
              <m:fPr>
                <m:ctrlPr>
                  <w:ins w:id="6403" w:author="Zhang Li" w:date="2022-06-12T15:21:00Z">
                    <w:rPr>
                      <w:rFonts w:ascii="Cambria Math" w:eastAsia="宋体" w:hAnsi="Cambria Math" w:cs="Times New Roman"/>
                      <w:i/>
                      <w:kern w:val="0"/>
                      <w:sz w:val="24"/>
                      <w:szCs w:val="24"/>
                    </w:rPr>
                  </w:ins>
                </m:ctrlPr>
              </m:fPr>
              <m:num>
                <m:func>
                  <m:funcPr>
                    <m:ctrlPr>
                      <w:ins w:id="6404" w:author="Zhang Li" w:date="2022-06-12T15:21:00Z">
                        <w:rPr>
                          <w:rFonts w:ascii="Cambria Math" w:eastAsia="宋体" w:hAnsi="Cambria Math" w:cs="Times New Roman"/>
                          <w:i/>
                          <w:kern w:val="0"/>
                          <w:sz w:val="24"/>
                          <w:szCs w:val="24"/>
                        </w:rPr>
                      </w:ins>
                    </m:ctrlPr>
                  </m:funcPr>
                  <m:fName>
                    <m:r>
                      <w:ins w:id="6405" w:author="Zhang Li" w:date="2022-06-12T15:21:00Z">
                        <m:rPr>
                          <m:sty m:val="p"/>
                        </m:rPr>
                        <w:rPr>
                          <w:rFonts w:ascii="Cambria Math" w:eastAsia="宋体" w:hAnsi="Cambria Math" w:cs="Times New Roman"/>
                          <w:kern w:val="0"/>
                          <w:sz w:val="24"/>
                          <w:szCs w:val="24"/>
                        </w:rPr>
                        <m:t>log</m:t>
                      </w:ins>
                    </m:r>
                  </m:fName>
                  <m:e>
                    <m:d>
                      <m:dPr>
                        <m:ctrlPr>
                          <w:ins w:id="6406" w:author="Zhang Li" w:date="2022-06-12T15:21:00Z">
                            <w:rPr>
                              <w:rFonts w:ascii="Cambria Math" w:eastAsia="宋体" w:hAnsi="Cambria Math" w:cs="Times New Roman"/>
                              <w:i/>
                              <w:kern w:val="0"/>
                              <w:sz w:val="24"/>
                              <w:szCs w:val="24"/>
                            </w:rPr>
                          </w:ins>
                        </m:ctrlPr>
                      </m:dPr>
                      <m:e>
                        <m:r>
                          <w:ins w:id="6407" w:author="Zhang Li" w:date="2022-06-12T15:21:00Z">
                            <w:rPr>
                              <w:rFonts w:ascii="Cambria Math" w:eastAsia="宋体" w:hAnsi="Cambria Math" w:cs="Times New Roman"/>
                              <w:kern w:val="0"/>
                              <w:sz w:val="24"/>
                              <w:szCs w:val="24"/>
                            </w:rPr>
                            <m:t>1-ς</m:t>
                          </w:ins>
                        </m:r>
                      </m:e>
                    </m:d>
                  </m:e>
                </m:func>
              </m:num>
              <m:den>
                <m:func>
                  <m:funcPr>
                    <m:ctrlPr>
                      <w:ins w:id="6408" w:author="Zhang Li" w:date="2022-06-12T15:21:00Z">
                        <w:rPr>
                          <w:rFonts w:ascii="Cambria Math" w:eastAsia="宋体" w:hAnsi="Cambria Math" w:cs="Times New Roman"/>
                          <w:i/>
                          <w:kern w:val="0"/>
                          <w:sz w:val="24"/>
                          <w:szCs w:val="24"/>
                        </w:rPr>
                      </w:ins>
                    </m:ctrlPr>
                  </m:funcPr>
                  <m:fName>
                    <m:r>
                      <w:ins w:id="6409" w:author="Zhang Li" w:date="2022-06-12T15:21:00Z">
                        <m:rPr>
                          <m:sty m:val="p"/>
                        </m:rPr>
                        <w:rPr>
                          <w:rFonts w:ascii="Cambria Math" w:eastAsia="宋体" w:hAnsi="Cambria Math" w:cs="Times New Roman"/>
                          <w:kern w:val="0"/>
                          <w:sz w:val="24"/>
                          <w:szCs w:val="24"/>
                        </w:rPr>
                        <m:t>δ⋅log</m:t>
                      </w:ins>
                    </m:r>
                  </m:fName>
                  <m:e>
                    <m:d>
                      <m:dPr>
                        <m:ctrlPr>
                          <w:ins w:id="6410" w:author="Zhang Li" w:date="2022-06-12T15:21:00Z">
                            <w:rPr>
                              <w:rFonts w:ascii="Cambria Math" w:eastAsia="宋体" w:hAnsi="Cambria Math" w:cs="Times New Roman"/>
                              <w:i/>
                              <w:kern w:val="0"/>
                              <w:sz w:val="24"/>
                              <w:szCs w:val="24"/>
                            </w:rPr>
                          </w:ins>
                        </m:ctrlPr>
                      </m:dPr>
                      <m:e>
                        <m:r>
                          <w:ins w:id="6411" w:author="Zhang Li" w:date="2022-06-12T15:21:00Z">
                            <w:rPr>
                              <w:rFonts w:ascii="Cambria Math" w:eastAsia="宋体" w:hAnsi="Cambria Math" w:cs="Times New Roman"/>
                              <w:kern w:val="0"/>
                              <w:sz w:val="24"/>
                              <w:szCs w:val="24"/>
                            </w:rPr>
                            <m:t>1-</m:t>
                          </w:ins>
                        </m:r>
                        <m:r>
                          <w:ins w:id="6412" w:author="Zhang Li" w:date="2022-06-12T15:21:00Z">
                            <w:rPr>
                              <w:rFonts w:ascii="Cambria Math" w:eastAsia="宋体" w:hAnsi="Cambria Math" w:cs="Times New Roman" w:hint="eastAsia"/>
                              <w:kern w:val="0"/>
                              <w:sz w:val="24"/>
                              <w:szCs w:val="24"/>
                            </w:rPr>
                            <m:t>N</m:t>
                          </w:ins>
                        </m:r>
                        <m:r>
                          <w:ins w:id="6413" w:author="Zhang Li" w:date="2022-06-12T15:21:00Z">
                            <w:rPr>
                              <w:rFonts w:ascii="Cambria Math" w:eastAsia="宋体" w:hAnsi="Cambria Math" w:cs="Times New Roman"/>
                              <w:kern w:val="0"/>
                              <w:sz w:val="24"/>
                              <w:szCs w:val="24"/>
                            </w:rPr>
                            <m:t>⋅p⋅</m:t>
                          </w:ins>
                        </m:r>
                        <m:sSup>
                          <m:sSupPr>
                            <m:ctrlPr>
                              <w:ins w:id="6414" w:author="Zhang Li" w:date="2022-06-12T15:21:00Z">
                                <w:rPr>
                                  <w:rFonts w:ascii="Cambria Math" w:eastAsia="宋体" w:hAnsi="Cambria Math" w:cs="Times New Roman"/>
                                  <w:i/>
                                  <w:kern w:val="0"/>
                                  <w:sz w:val="24"/>
                                  <w:szCs w:val="24"/>
                                </w:rPr>
                              </w:ins>
                            </m:ctrlPr>
                          </m:sSupPr>
                          <m:e>
                            <m:d>
                              <m:dPr>
                                <m:ctrlPr>
                                  <w:ins w:id="6415" w:author="Zhang Li" w:date="2022-06-12T15:21:00Z">
                                    <w:rPr>
                                      <w:rFonts w:ascii="Cambria Math" w:eastAsia="宋体" w:hAnsi="Cambria Math" w:cs="Times New Roman"/>
                                      <w:i/>
                                      <w:kern w:val="0"/>
                                      <w:sz w:val="24"/>
                                      <w:szCs w:val="24"/>
                                    </w:rPr>
                                  </w:ins>
                                </m:ctrlPr>
                              </m:dPr>
                              <m:e>
                                <m:r>
                                  <w:ins w:id="6416" w:author="Zhang Li" w:date="2022-06-12T15:21:00Z">
                                    <w:rPr>
                                      <w:rFonts w:ascii="Cambria Math" w:eastAsia="宋体" w:hAnsi="Cambria Math" w:cs="Times New Roman"/>
                                      <w:kern w:val="0"/>
                                      <w:sz w:val="24"/>
                                      <w:szCs w:val="24"/>
                                    </w:rPr>
                                    <m:t>1-p</m:t>
                                  </w:ins>
                                </m:r>
                              </m:e>
                            </m:d>
                          </m:e>
                          <m:sup>
                            <m:r>
                              <w:ins w:id="6417" w:author="Zhang Li" w:date="2022-06-12T15:21:00Z">
                                <w:rPr>
                                  <w:rFonts w:ascii="Cambria Math" w:eastAsia="宋体" w:hAnsi="Cambria Math" w:cs="Times New Roman"/>
                                  <w:kern w:val="0"/>
                                  <w:sz w:val="24"/>
                                  <w:szCs w:val="24"/>
                                </w:rPr>
                                <m:t>N-1</m:t>
                              </w:ins>
                            </m:r>
                          </m:sup>
                        </m:sSup>
                      </m:e>
                    </m:d>
                  </m:e>
                </m:func>
              </m:den>
            </m:f>
          </m:e>
        </m:d>
      </m:oMath>
      <w:ins w:id="641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6419"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6420" w:author="Zhang Li" w:date="2022-06-12T15:21:00Z">
                <w:rPr>
                  <w:rFonts w:ascii="Cambria Math" w:eastAsia="宋体" w:hAnsi="Cambria Math" w:cs="Times New Roman"/>
                  <w:kern w:val="0"/>
                  <w:sz w:val="24"/>
                  <w:szCs w:val="24"/>
                </w:rPr>
              </w:ins>
            </m:ctrlPr>
          </m:dPr>
          <m:e>
            <m:r>
              <w:ins w:id="6421" w:author="Zhang Li" w:date="2022-06-12T15:21:00Z">
                <m:rPr>
                  <m:sty m:val="p"/>
                </m:rPr>
                <w:rPr>
                  <w:rFonts w:ascii="Cambria Math" w:eastAsia="宋体" w:hAnsi="Cambria Math" w:cs="Times New Roman"/>
                  <w:kern w:val="0"/>
                  <w:sz w:val="24"/>
                  <w:szCs w:val="24"/>
                </w:rPr>
                <m:t>1-</m:t>
              </w:ins>
            </m:r>
            <m:r>
              <w:ins w:id="6422" w:author="Zhang Li" w:date="2022-06-12T15:21:00Z">
                <w:rPr>
                  <w:rFonts w:ascii="Cambria Math" w:eastAsia="宋体" w:hAnsi="Cambria Math" w:cs="Times New Roman"/>
                  <w:kern w:val="0"/>
                  <w:sz w:val="24"/>
                  <w:szCs w:val="24"/>
                </w:rPr>
                <m:t>δ</m:t>
              </w:ins>
            </m:r>
            <m:r>
              <w:ins w:id="6423" w:author="Zhang Li" w:date="2022-06-12T15:21:00Z">
                <m:rPr>
                  <m:sty m:val="p"/>
                </m:rPr>
                <w:rPr>
                  <w:rFonts w:ascii="Cambria Math" w:eastAsia="宋体" w:hAnsi="Cambria Math" w:cs="Times New Roman"/>
                  <w:kern w:val="0"/>
                  <w:sz w:val="24"/>
                  <w:szCs w:val="24"/>
                </w:rPr>
                <m:t xml:space="preserve">, </m:t>
              </w:ins>
            </m:r>
            <m:r>
              <w:ins w:id="6424" w:author="Zhang Li" w:date="2022-06-12T15:21:00Z">
                <w:rPr>
                  <w:rFonts w:ascii="Cambria Math" w:eastAsia="宋体" w:hAnsi="Cambria Math" w:cs="Times New Roman"/>
                  <w:kern w:val="0"/>
                  <w:sz w:val="24"/>
                  <w:szCs w:val="24"/>
                </w:rPr>
                <m:t>T</m:t>
              </w:ins>
            </m:r>
          </m:e>
        </m:d>
      </m:oMath>
      <w:ins w:id="6425" w:author="Zhang Li" w:date="2022-06-12T15:21:00Z">
        <w:r>
          <w:rPr>
            <w:rFonts w:ascii="Times New Roman" w:eastAsia="宋体" w:hAnsi="Times New Roman" w:cs="Times New Roman" w:hint="eastAsia"/>
            <w:kern w:val="0"/>
            <w:sz w:val="24"/>
            <w:szCs w:val="24"/>
          </w:rPr>
          <w:t>-</w:t>
        </w:r>
        <w:del w:id="6426"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6427" w:author="Zhang Li" w:date="2022-06-12T15:21:00Z">
            <w:rPr>
              <w:rFonts w:ascii="Cambria Math" w:eastAsia="宋体" w:hAnsi="Cambria Math" w:cs="Times New Roman"/>
              <w:kern w:val="0"/>
              <w:sz w:val="24"/>
              <w:szCs w:val="24"/>
            </w:rPr>
            <m:t>0≤ς&lt;1</m:t>
          </w:ins>
        </m:r>
      </m:oMath>
      <w:ins w:id="642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6429" w:author="Zhang Li" w:date="2022-06-12T15:21:00Z"/>
          <w:rFonts w:ascii="Times New Roman" w:eastAsia="宋体" w:hAnsi="Times New Roman" w:cs="Times New Roman"/>
          <w:kern w:val="0"/>
          <w:sz w:val="24"/>
          <w:szCs w:val="24"/>
        </w:rPr>
      </w:pPr>
      <w:ins w:id="6430"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6431" w:author="ThinkPad" w:date="2022-06-19T10:40:00Z">
          <w:r w:rsidDel="005225F5">
            <w:rPr>
              <w:rFonts w:ascii="Times New Roman" w:eastAsia="宋体" w:hAnsi="Times New Roman" w:cs="Times New Roman"/>
              <w:kern w:val="0"/>
              <w:sz w:val="24"/>
              <w:szCs w:val="24"/>
            </w:rPr>
            <w:delText>According Proposition 1, l</w:delText>
          </w:r>
        </w:del>
      </w:ins>
      <w:ins w:id="6432" w:author="ThinkPad" w:date="2022-06-19T10:40:00Z">
        <w:r w:rsidR="005225F5">
          <w:rPr>
            <w:rFonts w:ascii="Times New Roman" w:eastAsia="宋体" w:hAnsi="Times New Roman" w:cs="Times New Roman"/>
            <w:kern w:val="0"/>
            <w:sz w:val="24"/>
            <w:szCs w:val="24"/>
          </w:rPr>
          <w:t>L</w:t>
        </w:r>
      </w:ins>
      <w:ins w:id="6433" w:author="Zhang Li" w:date="2022-06-12T15:21:00Z">
        <w:r>
          <w:rPr>
            <w:rFonts w:ascii="Times New Roman" w:eastAsia="宋体" w:hAnsi="Times New Roman" w:cs="Times New Roman"/>
            <w:kern w:val="0"/>
            <w:sz w:val="24"/>
            <w:szCs w:val="24"/>
          </w:rPr>
          <w:t xml:space="preserve">et </w:t>
        </w:r>
      </w:ins>
      <m:oMath>
        <m:sSub>
          <m:sSubPr>
            <m:ctrlPr>
              <w:ins w:id="6434" w:author="Zhang Li" w:date="2022-06-12T15:21:00Z">
                <w:rPr>
                  <w:rFonts w:ascii="Cambria Math" w:eastAsia="宋体" w:hAnsi="Cambria Math" w:cs="Times New Roman"/>
                  <w:i/>
                  <w:kern w:val="0"/>
                  <w:sz w:val="24"/>
                  <w:szCs w:val="24"/>
                </w:rPr>
              </w:ins>
            </m:ctrlPr>
          </m:sSubPr>
          <m:e>
            <m:r>
              <w:ins w:id="6435" w:author="Zhang Li" w:date="2022-06-12T15:21:00Z">
                <w:rPr>
                  <w:rFonts w:ascii="Cambria Math" w:eastAsia="宋体" w:hAnsi="Cambria Math" w:cs="Times New Roman"/>
                  <w:kern w:val="0"/>
                  <w:sz w:val="24"/>
                  <w:szCs w:val="24"/>
                </w:rPr>
                <m:t>p</m:t>
              </w:ins>
            </m:r>
          </m:e>
          <m:sub>
            <m:r>
              <w:ins w:id="6436" w:author="Zhang Li" w:date="2022-06-12T15:21:00Z">
                <w:rPr>
                  <w:rFonts w:ascii="Cambria Math" w:eastAsia="宋体" w:hAnsi="Cambria Math" w:cs="Times New Roman"/>
                  <w:kern w:val="0"/>
                  <w:sz w:val="24"/>
                  <w:szCs w:val="24"/>
                </w:rPr>
                <m:t>s</m:t>
              </w:ins>
            </m:r>
          </m:sub>
        </m:sSub>
        <m:r>
          <w:ins w:id="6437" w:author="Zhang Li" w:date="2022-06-12T15:21:00Z">
            <w:rPr>
              <w:rFonts w:ascii="Cambria Math" w:eastAsia="宋体" w:hAnsi="Cambria Math" w:cs="Times New Roman"/>
              <w:kern w:val="0"/>
              <w:sz w:val="24"/>
              <w:szCs w:val="24"/>
            </w:rPr>
            <m:t xml:space="preserve">= </m:t>
          </w:ins>
        </m:r>
        <m:d>
          <m:dPr>
            <m:ctrlPr>
              <w:ins w:id="6438" w:author="Zhang Li" w:date="2022-06-12T15:21:00Z">
                <w:rPr>
                  <w:rFonts w:ascii="Cambria Math" w:eastAsia="宋体" w:hAnsi="Cambria Math" w:cs="Times New Roman"/>
                  <w:i/>
                  <w:kern w:val="0"/>
                  <w:sz w:val="24"/>
                  <w:szCs w:val="24"/>
                </w:rPr>
              </w:ins>
            </m:ctrlPr>
          </m:dPr>
          <m:e>
            <m:f>
              <m:fPr>
                <m:type m:val="noBar"/>
                <m:ctrlPr>
                  <w:ins w:id="6439" w:author="Zhang Li" w:date="2022-06-12T15:21:00Z">
                    <w:rPr>
                      <w:rFonts w:ascii="Cambria Math" w:eastAsia="宋体" w:hAnsi="Cambria Math" w:cs="Times New Roman"/>
                      <w:i/>
                      <w:kern w:val="0"/>
                      <w:sz w:val="24"/>
                      <w:szCs w:val="24"/>
                    </w:rPr>
                  </w:ins>
                </m:ctrlPr>
              </m:fPr>
              <m:num>
                <m:r>
                  <w:ins w:id="6440" w:author="Zhang Li" w:date="2022-06-12T15:21:00Z">
                    <w:rPr>
                      <w:rFonts w:ascii="Cambria Math" w:eastAsia="宋体" w:hAnsi="Cambria Math" w:cs="Times New Roman"/>
                      <w:kern w:val="0"/>
                      <w:sz w:val="24"/>
                      <w:szCs w:val="24"/>
                    </w:rPr>
                    <m:t>N</m:t>
                  </w:ins>
                </m:r>
              </m:num>
              <m:den>
                <m:r>
                  <w:ins w:id="6441" w:author="Zhang Li" w:date="2022-06-12T15:21:00Z">
                    <w:rPr>
                      <w:rFonts w:ascii="Cambria Math" w:eastAsia="宋体" w:hAnsi="Cambria Math" w:cs="Times New Roman"/>
                      <w:kern w:val="0"/>
                      <w:sz w:val="24"/>
                      <w:szCs w:val="24"/>
                    </w:rPr>
                    <m:t>1</m:t>
                  </w:ins>
                </m:r>
              </m:den>
            </m:f>
          </m:e>
        </m:d>
        <m:r>
          <w:ins w:id="6442" w:author="Zhang Li" w:date="2022-06-12T15:21:00Z">
            <w:rPr>
              <w:rFonts w:ascii="Cambria Math" w:eastAsia="宋体" w:hAnsi="Cambria Math" w:cs="Times New Roman"/>
              <w:kern w:val="0"/>
              <w:sz w:val="24"/>
              <w:szCs w:val="24"/>
            </w:rPr>
            <m:t>p⋅</m:t>
          </w:ins>
        </m:r>
        <m:sSup>
          <m:sSupPr>
            <m:ctrlPr>
              <w:ins w:id="6443" w:author="Zhang Li" w:date="2022-06-12T15:21:00Z">
                <w:rPr>
                  <w:rFonts w:ascii="Cambria Math" w:eastAsia="宋体" w:hAnsi="Cambria Math" w:cs="Times New Roman"/>
                  <w:i/>
                  <w:kern w:val="0"/>
                  <w:sz w:val="24"/>
                  <w:szCs w:val="24"/>
                </w:rPr>
              </w:ins>
            </m:ctrlPr>
          </m:sSupPr>
          <m:e>
            <m:d>
              <m:dPr>
                <m:ctrlPr>
                  <w:ins w:id="6444" w:author="Zhang Li" w:date="2022-06-12T15:21:00Z">
                    <w:rPr>
                      <w:rFonts w:ascii="Cambria Math" w:eastAsia="宋体" w:hAnsi="Cambria Math" w:cs="Times New Roman"/>
                      <w:i/>
                      <w:kern w:val="0"/>
                      <w:sz w:val="24"/>
                      <w:szCs w:val="24"/>
                    </w:rPr>
                  </w:ins>
                </m:ctrlPr>
              </m:dPr>
              <m:e>
                <m:r>
                  <w:ins w:id="6445" w:author="Zhang Li" w:date="2022-06-12T15:21:00Z">
                    <w:rPr>
                      <w:rFonts w:ascii="Cambria Math" w:eastAsia="宋体" w:hAnsi="Cambria Math" w:cs="Times New Roman"/>
                      <w:kern w:val="0"/>
                      <w:sz w:val="24"/>
                      <w:szCs w:val="24"/>
                    </w:rPr>
                    <m:t>1-p</m:t>
                  </w:ins>
                </m:r>
              </m:e>
            </m:d>
          </m:e>
          <m:sup>
            <m:r>
              <w:ins w:id="6446" w:author="Zhang Li" w:date="2022-06-12T15:21:00Z">
                <w:rPr>
                  <w:rFonts w:ascii="Cambria Math" w:eastAsia="宋体" w:hAnsi="Cambria Math" w:cs="Times New Roman"/>
                  <w:kern w:val="0"/>
                  <w:sz w:val="24"/>
                  <w:szCs w:val="24"/>
                </w:rPr>
                <m:t>N-1</m:t>
              </w:ins>
            </m:r>
          </m:sup>
        </m:sSup>
      </m:oMath>
      <w:ins w:id="6447" w:author="Zhang Li" w:date="2022-06-12T15:21:00Z">
        <w:del w:id="6448"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6449" w:author="Zhang Li" w:date="2022-06-12T15:21:00Z">
            <w:del w:id="6450" w:author="ThinkPad" w:date="2022-06-19T10:40:00Z">
              <w:rPr>
                <w:rFonts w:ascii="Cambria Math" w:eastAsia="宋体" w:hAnsi="Cambria Math" w:cs="Times New Roman"/>
                <w:kern w:val="0"/>
                <w:sz w:val="24"/>
                <w:szCs w:val="24"/>
              </w:rPr>
              <m:t>0≤ς&lt;1</m:t>
            </w:del>
          </w:ins>
        </m:r>
      </m:oMath>
      <w:ins w:id="6451" w:author="Zhang Li" w:date="2022-06-12T15:21:00Z">
        <w:del w:id="6452"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453" w:author="ThinkPad" w:date="2022-06-19T10:40:00Z">
          <w:r w:rsidDel="005225F5">
            <w:rPr>
              <w:rFonts w:ascii="Times New Roman" w:eastAsia="宋体" w:hAnsi="Times New Roman" w:cs="Times New Roman"/>
              <w:kern w:val="0"/>
              <w:sz w:val="24"/>
              <w:szCs w:val="24"/>
            </w:rPr>
            <w:delText>Then, t</w:delText>
          </w:r>
        </w:del>
      </w:ins>
      <w:ins w:id="6454" w:author="ThinkPad" w:date="2022-06-19T10:40:00Z">
        <w:r w:rsidR="005225F5">
          <w:rPr>
            <w:rFonts w:ascii="Times New Roman" w:eastAsia="宋体" w:hAnsi="Times New Roman" w:cs="Times New Roman"/>
            <w:kern w:val="0"/>
            <w:sz w:val="24"/>
            <w:szCs w:val="24"/>
          </w:rPr>
          <w:t>T</w:t>
        </w:r>
      </w:ins>
      <w:ins w:id="6455"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6456" w:author="Zhang Li" w:date="2022-06-12T15:21:00Z">
            <w:rPr>
              <w:rFonts w:ascii="Cambria Math" w:eastAsia="宋体" w:hAnsi="Cambria Math" w:cs="Times New Roman"/>
              <w:kern w:val="0"/>
              <w:sz w:val="24"/>
              <w:szCs w:val="24"/>
            </w:rPr>
            <m:t>x=⌈</m:t>
          </w:ins>
        </m:r>
        <m:f>
          <m:fPr>
            <m:ctrlPr>
              <w:ins w:id="6457" w:author="Zhang Li" w:date="2022-06-12T15:21:00Z">
                <w:rPr>
                  <w:rFonts w:ascii="Cambria Math" w:eastAsia="宋体" w:hAnsi="Cambria Math" w:cs="Times New Roman"/>
                  <w:i/>
                  <w:kern w:val="0"/>
                  <w:sz w:val="24"/>
                  <w:szCs w:val="24"/>
                </w:rPr>
              </w:ins>
            </m:ctrlPr>
          </m:fPr>
          <m:num>
            <m:func>
              <m:funcPr>
                <m:ctrlPr>
                  <w:ins w:id="6458" w:author="Zhang Li" w:date="2022-06-12T15:21:00Z">
                    <w:rPr>
                      <w:rFonts w:ascii="Cambria Math" w:eastAsia="宋体" w:hAnsi="Cambria Math" w:cs="Times New Roman"/>
                      <w:i/>
                      <w:kern w:val="0"/>
                      <w:sz w:val="24"/>
                      <w:szCs w:val="24"/>
                    </w:rPr>
                  </w:ins>
                </m:ctrlPr>
              </m:funcPr>
              <m:fName>
                <m:r>
                  <w:ins w:id="6459" w:author="Zhang Li" w:date="2022-06-12T15:21:00Z">
                    <m:rPr>
                      <m:sty m:val="p"/>
                    </m:rPr>
                    <w:rPr>
                      <w:rFonts w:ascii="Cambria Math" w:eastAsia="宋体" w:hAnsi="Cambria Math" w:cs="Times New Roman"/>
                      <w:kern w:val="0"/>
                      <w:sz w:val="24"/>
                      <w:szCs w:val="24"/>
                    </w:rPr>
                    <m:t>log</m:t>
                  </w:ins>
                </m:r>
              </m:fName>
              <m:e>
                <m:r>
                  <w:ins w:id="6460" w:author="Zhang Li" w:date="2022-06-12T15:21:00Z">
                    <w:rPr>
                      <w:rFonts w:ascii="Cambria Math" w:eastAsia="宋体" w:hAnsi="Cambria Math" w:cs="Times New Roman"/>
                      <w:kern w:val="0"/>
                      <w:sz w:val="24"/>
                      <w:szCs w:val="24"/>
                    </w:rPr>
                    <m:t>(1-ς)</m:t>
                  </w:ins>
                </m:r>
              </m:e>
            </m:func>
          </m:num>
          <m:den>
            <m:func>
              <m:funcPr>
                <m:ctrlPr>
                  <w:ins w:id="6461" w:author="Zhang Li" w:date="2022-06-12T15:21:00Z">
                    <w:rPr>
                      <w:rFonts w:ascii="Cambria Math" w:eastAsia="宋体" w:hAnsi="Cambria Math" w:cs="Times New Roman"/>
                      <w:i/>
                      <w:kern w:val="0"/>
                      <w:sz w:val="24"/>
                      <w:szCs w:val="24"/>
                    </w:rPr>
                  </w:ins>
                </m:ctrlPr>
              </m:funcPr>
              <m:fName>
                <m:r>
                  <w:ins w:id="6462" w:author="Zhang Li" w:date="2022-06-12T15:21:00Z">
                    <m:rPr>
                      <m:sty m:val="p"/>
                    </m:rPr>
                    <w:rPr>
                      <w:rFonts w:ascii="Cambria Math" w:eastAsia="宋体" w:hAnsi="Cambria Math" w:cs="Times New Roman"/>
                      <w:kern w:val="0"/>
                      <w:sz w:val="24"/>
                      <w:szCs w:val="24"/>
                    </w:rPr>
                    <m:t>log</m:t>
                  </w:ins>
                </m:r>
              </m:fName>
              <m:e>
                <m:r>
                  <w:ins w:id="6463" w:author="Zhang Li" w:date="2022-06-12T15:21:00Z">
                    <w:rPr>
                      <w:rFonts w:ascii="Cambria Math" w:eastAsia="宋体" w:hAnsi="Cambria Math" w:cs="Times New Roman"/>
                      <w:kern w:val="0"/>
                      <w:sz w:val="24"/>
                      <w:szCs w:val="24"/>
                    </w:rPr>
                    <m:t>(1-</m:t>
                  </w:ins>
                </m:r>
                <m:sSub>
                  <m:sSubPr>
                    <m:ctrlPr>
                      <w:ins w:id="6464" w:author="Zhang Li" w:date="2022-06-12T15:21:00Z">
                        <w:rPr>
                          <w:rFonts w:ascii="Cambria Math" w:eastAsia="宋体" w:hAnsi="Cambria Math" w:cs="Times New Roman"/>
                          <w:i/>
                          <w:kern w:val="0"/>
                          <w:sz w:val="24"/>
                          <w:szCs w:val="24"/>
                        </w:rPr>
                      </w:ins>
                    </m:ctrlPr>
                  </m:sSubPr>
                  <m:e>
                    <m:r>
                      <w:ins w:id="6465" w:author="Zhang Li" w:date="2022-06-12T15:21:00Z">
                        <w:rPr>
                          <w:rFonts w:ascii="Cambria Math" w:eastAsia="宋体" w:hAnsi="Cambria Math" w:cs="Times New Roman"/>
                          <w:kern w:val="0"/>
                          <w:sz w:val="24"/>
                          <w:szCs w:val="24"/>
                        </w:rPr>
                        <m:t>p</m:t>
                      </w:ins>
                    </m:r>
                  </m:e>
                  <m:sub>
                    <m:r>
                      <w:ins w:id="6466" w:author="Zhang Li" w:date="2022-06-12T15:21:00Z">
                        <w:rPr>
                          <w:rFonts w:ascii="Cambria Math" w:eastAsia="宋体" w:hAnsi="Cambria Math" w:cs="Times New Roman"/>
                          <w:kern w:val="0"/>
                          <w:sz w:val="24"/>
                          <w:szCs w:val="24"/>
                        </w:rPr>
                        <m:t>s</m:t>
                      </w:ins>
                    </m:r>
                  </m:sub>
                </m:sSub>
                <m:r>
                  <w:ins w:id="6467" w:author="Zhang Li" w:date="2022-06-12T15:21:00Z">
                    <w:rPr>
                      <w:rFonts w:ascii="Cambria Math" w:eastAsia="宋体" w:hAnsi="Cambria Math" w:cs="Times New Roman"/>
                      <w:kern w:val="0"/>
                      <w:sz w:val="24"/>
                      <w:szCs w:val="24"/>
                    </w:rPr>
                    <m:t>)</m:t>
                  </w:ins>
                </m:r>
              </m:e>
            </m:func>
          </m:den>
        </m:f>
        <m:r>
          <w:ins w:id="6468" w:author="Zhang Li" w:date="2022-06-12T15:21:00Z">
            <w:rPr>
              <w:rFonts w:ascii="Cambria Math" w:eastAsia="宋体" w:hAnsi="Cambria Math" w:cs="Times New Roman"/>
              <w:kern w:val="0"/>
              <w:sz w:val="24"/>
              <w:szCs w:val="24"/>
            </w:rPr>
            <m:t>⌉</m:t>
          </w:ins>
        </m:r>
      </m:oMath>
      <w:ins w:id="646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6470" w:author="Zhang Li" w:date="2022-06-12T15:21:00Z">
            <w:rPr>
              <w:rFonts w:ascii="Cambria Math" w:eastAsia="宋体" w:hAnsi="Cambria Math" w:cs="Times New Roman"/>
              <w:kern w:val="0"/>
              <w:sz w:val="24"/>
              <w:szCs w:val="24"/>
            </w:rPr>
            <m:t>ς</m:t>
          </w:ins>
        </m:r>
      </m:oMath>
      <w:ins w:id="647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6472" w:author="Zhang Li" w:date="2022-06-12T15:21:00Z">
            <w:rPr>
              <w:rFonts w:ascii="Cambria Math" w:eastAsia="宋体" w:hAnsi="Cambria Math" w:cs="Times New Roman"/>
              <w:kern w:val="0"/>
              <w:sz w:val="24"/>
              <w:szCs w:val="24"/>
            </w:rPr>
            <m:t>T</m:t>
          </w:ins>
        </m:r>
        <m:r>
          <w:ins w:id="6473" w:author="Zhang Li" w:date="2022-06-12T15:21:00Z">
            <m:rPr>
              <m:sty m:val="p"/>
            </m:rPr>
            <w:rPr>
              <w:rFonts w:ascii="Cambria Math" w:eastAsia="宋体" w:hAnsi="Cambria Math" w:cs="Times New Roman"/>
              <w:kern w:val="0"/>
              <w:sz w:val="24"/>
              <w:szCs w:val="24"/>
            </w:rPr>
            <m:t xml:space="preserve"> </m:t>
          </w:ins>
        </m:r>
      </m:oMath>
      <w:ins w:id="6474"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6475" w:author="Zhang Li" w:date="2022-06-12T15:21:00Z">
            <m:rPr>
              <m:sty m:val="p"/>
            </m:rPr>
            <w:rPr>
              <w:rFonts w:ascii="Cambria Math" w:eastAsia="宋体" w:hAnsi="Cambria Math" w:cs="Times New Roman"/>
              <w:kern w:val="0"/>
              <w:sz w:val="24"/>
              <w:szCs w:val="24"/>
            </w:rPr>
            <m:t xml:space="preserve">(1- </m:t>
          </w:ins>
        </m:r>
        <m:r>
          <w:ins w:id="6476" w:author="Zhang Li" w:date="2022-06-12T15:21:00Z">
            <w:rPr>
              <w:rFonts w:ascii="Cambria Math" w:eastAsia="宋体" w:hAnsi="Cambria Math" w:cs="Times New Roman"/>
              <w:kern w:val="0"/>
              <w:sz w:val="24"/>
              <w:szCs w:val="24"/>
            </w:rPr>
            <m:t>δ</m:t>
          </w:ins>
        </m:r>
        <m:r>
          <w:ins w:id="6477" w:author="Zhang Li" w:date="2022-06-12T15:21:00Z">
            <m:rPr>
              <m:sty m:val="p"/>
            </m:rPr>
            <w:rPr>
              <w:rFonts w:ascii="Cambria Math" w:eastAsia="宋体" w:hAnsi="Cambria Math" w:cs="Times New Roman"/>
              <w:kern w:val="0"/>
              <w:sz w:val="24"/>
              <w:szCs w:val="24"/>
            </w:rPr>
            <m:t xml:space="preserve">) </m:t>
          </w:ins>
        </m:r>
        <m:r>
          <w:ins w:id="6478" w:author="Zhang Li" w:date="2022-06-12T15:21:00Z">
            <w:rPr>
              <w:rFonts w:ascii="Cambria Math" w:eastAsia="宋体" w:hAnsi="Cambria Math" w:cs="Times New Roman"/>
              <w:kern w:val="0"/>
              <w:sz w:val="24"/>
              <w:szCs w:val="24"/>
            </w:rPr>
            <m:t>T</m:t>
          </w:ins>
        </m:r>
      </m:oMath>
      <w:ins w:id="6479"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6480" w:author="Zhang Li" w:date="2022-06-12T15:21:00Z">
            <w:rPr>
              <w:rFonts w:ascii="Cambria Math" w:eastAsia="宋体" w:hAnsi="Cambria Math" w:cs="Times New Roman"/>
              <w:kern w:val="0"/>
              <w:sz w:val="24"/>
              <w:szCs w:val="24"/>
            </w:rPr>
            <m:t>T</m:t>
          </w:ins>
        </m:r>
        <m:r>
          <w:ins w:id="6481" w:author="Zhang Li" w:date="2022-06-12T15:21:00Z">
            <m:rPr>
              <m:scr m:val="double-struck"/>
              <m:sty m:val="p"/>
            </m:rPr>
            <w:rPr>
              <w:rFonts w:ascii="Cambria Math" w:eastAsia="宋体" w:hAnsi="Cambria Math" w:cs="Times New Roman"/>
              <w:kern w:val="0"/>
              <w:sz w:val="24"/>
              <w:szCs w:val="24"/>
            </w:rPr>
            <m:t>∈N</m:t>
          </w:ins>
        </m:r>
      </m:oMath>
      <w:ins w:id="648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6483" w:author="Zhang Li" w:date="2022-06-12T15:21:00Z">
            <w:rPr>
              <w:rFonts w:ascii="Cambria Math" w:eastAsia="宋体" w:hAnsi="Cambria Math" w:cs="Times New Roman"/>
              <w:kern w:val="0"/>
              <w:sz w:val="24"/>
              <w:szCs w:val="24"/>
            </w:rPr>
            <m:t>δ</m:t>
          </w:ins>
        </m:r>
      </m:oMath>
      <w:ins w:id="6484"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6485" w:author="Zhang Li" w:date="2022-06-12T15:21:00Z">
            <w:rPr>
              <w:rFonts w:ascii="Cambria Math" w:eastAsia="宋体" w:hAnsi="Cambria Math" w:cs="Times New Roman"/>
              <w:kern w:val="0"/>
              <w:sz w:val="24"/>
              <w:szCs w:val="24"/>
            </w:rPr>
            <m:t>δ</m:t>
          </w:ins>
        </m:r>
      </m:oMath>
      <w:ins w:id="6486"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6487"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6488" w:author="Zhang Li" w:date="2022-06-12T15:21:00Z">
                <w:rPr>
                  <w:rFonts w:ascii="Cambria Math" w:eastAsia="宋体" w:hAnsi="Cambria Math" w:cs="Times New Roman"/>
                  <w:i/>
                  <w:kern w:val="0"/>
                  <w:sz w:val="24"/>
                  <w:szCs w:val="24"/>
                  <w:highlight w:val="yellow"/>
                </w:rPr>
              </w:ins>
            </m:ctrlPr>
          </m:fPr>
          <m:num>
            <m:r>
              <w:ins w:id="6489" w:author="Zhang Li" w:date="2022-06-12T15:21:00Z">
                <w:rPr>
                  <w:rFonts w:ascii="Cambria Math" w:eastAsia="宋体" w:hAnsi="Cambria Math" w:cs="Times New Roman"/>
                  <w:kern w:val="0"/>
                  <w:sz w:val="24"/>
                  <w:szCs w:val="24"/>
                  <w:highlight w:val="yellow"/>
                  <w:rPrChange w:id="6490" w:author="ThinkPad" w:date="2022-06-19T10:41:00Z">
                    <w:rPr>
                      <w:rFonts w:ascii="Cambria Math" w:eastAsia="宋体" w:hAnsi="Cambria Math" w:cs="Times New Roman"/>
                      <w:kern w:val="0"/>
                      <w:sz w:val="24"/>
                      <w:szCs w:val="24"/>
                    </w:rPr>
                  </w:rPrChange>
                </w:rPr>
                <m:t>⌈</m:t>
              </w:ins>
            </m:r>
            <m:f>
              <m:fPr>
                <m:ctrlPr>
                  <w:ins w:id="6491" w:author="Zhang Li" w:date="2022-06-12T15:21:00Z">
                    <w:rPr>
                      <w:rFonts w:ascii="Cambria Math" w:eastAsia="宋体" w:hAnsi="Cambria Math" w:cs="Times New Roman"/>
                      <w:i/>
                      <w:kern w:val="0"/>
                      <w:sz w:val="24"/>
                      <w:szCs w:val="24"/>
                      <w:highlight w:val="yellow"/>
                    </w:rPr>
                  </w:ins>
                </m:ctrlPr>
              </m:fPr>
              <m:num>
                <m:func>
                  <m:funcPr>
                    <m:ctrlPr>
                      <w:ins w:id="6492" w:author="Zhang Li" w:date="2022-06-12T15:21:00Z">
                        <w:rPr>
                          <w:rFonts w:ascii="Cambria Math" w:eastAsia="宋体" w:hAnsi="Cambria Math" w:cs="Times New Roman"/>
                          <w:i/>
                          <w:kern w:val="0"/>
                          <w:sz w:val="24"/>
                          <w:szCs w:val="24"/>
                          <w:highlight w:val="yellow"/>
                        </w:rPr>
                      </w:ins>
                    </m:ctrlPr>
                  </m:funcPr>
                  <m:fName>
                    <m:r>
                      <w:ins w:id="6493" w:author="Zhang Li" w:date="2022-06-12T15:21:00Z">
                        <m:rPr>
                          <m:sty m:val="p"/>
                        </m:rPr>
                        <w:rPr>
                          <w:rFonts w:ascii="Cambria Math" w:eastAsia="宋体" w:hAnsi="Cambria Math" w:cs="Times New Roman"/>
                          <w:kern w:val="0"/>
                          <w:sz w:val="24"/>
                          <w:szCs w:val="24"/>
                          <w:highlight w:val="yellow"/>
                          <w:rPrChange w:id="6494" w:author="ThinkPad" w:date="2022-06-19T10:41:00Z">
                            <w:rPr>
                              <w:rFonts w:ascii="Cambria Math" w:eastAsia="宋体" w:hAnsi="Cambria Math" w:cs="Times New Roman"/>
                              <w:kern w:val="0"/>
                              <w:sz w:val="24"/>
                              <w:szCs w:val="24"/>
                            </w:rPr>
                          </w:rPrChange>
                        </w:rPr>
                        <m:t>log</m:t>
                      </w:ins>
                    </m:r>
                  </m:fName>
                  <m:e>
                    <m:r>
                      <w:ins w:id="6495" w:author="Zhang Li" w:date="2022-06-12T15:21:00Z">
                        <w:rPr>
                          <w:rFonts w:ascii="Cambria Math" w:eastAsia="宋体" w:hAnsi="Cambria Math" w:cs="Times New Roman"/>
                          <w:kern w:val="0"/>
                          <w:sz w:val="24"/>
                          <w:szCs w:val="24"/>
                          <w:highlight w:val="yellow"/>
                          <w:rPrChange w:id="6496" w:author="ThinkPad" w:date="2022-06-19T10:41:00Z">
                            <w:rPr>
                              <w:rFonts w:ascii="Cambria Math" w:eastAsia="宋体" w:hAnsi="Cambria Math" w:cs="Times New Roman"/>
                              <w:kern w:val="0"/>
                              <w:sz w:val="24"/>
                              <w:szCs w:val="24"/>
                            </w:rPr>
                          </w:rPrChange>
                        </w:rPr>
                        <m:t>(1-ς)</m:t>
                      </w:ins>
                    </m:r>
                  </m:e>
                </m:func>
              </m:num>
              <m:den>
                <m:func>
                  <m:funcPr>
                    <m:ctrlPr>
                      <w:ins w:id="6497" w:author="Zhang Li" w:date="2022-06-12T15:21:00Z">
                        <w:rPr>
                          <w:rFonts w:ascii="Cambria Math" w:eastAsia="宋体" w:hAnsi="Cambria Math" w:cs="Times New Roman"/>
                          <w:i/>
                          <w:kern w:val="0"/>
                          <w:sz w:val="24"/>
                          <w:szCs w:val="24"/>
                          <w:highlight w:val="yellow"/>
                        </w:rPr>
                      </w:ins>
                    </m:ctrlPr>
                  </m:funcPr>
                  <m:fName>
                    <m:r>
                      <w:ins w:id="6498" w:author="Zhang Li" w:date="2022-06-12T15:21:00Z">
                        <m:rPr>
                          <m:sty m:val="p"/>
                        </m:rPr>
                        <w:rPr>
                          <w:rFonts w:ascii="Cambria Math" w:eastAsia="宋体" w:hAnsi="Cambria Math" w:cs="Times New Roman"/>
                          <w:kern w:val="0"/>
                          <w:sz w:val="24"/>
                          <w:szCs w:val="24"/>
                          <w:highlight w:val="yellow"/>
                          <w:rPrChange w:id="6499" w:author="ThinkPad" w:date="2022-06-19T10:41:00Z">
                            <w:rPr>
                              <w:rFonts w:ascii="Cambria Math" w:eastAsia="宋体" w:hAnsi="Cambria Math" w:cs="Times New Roman"/>
                              <w:kern w:val="0"/>
                              <w:sz w:val="24"/>
                              <w:szCs w:val="24"/>
                            </w:rPr>
                          </w:rPrChange>
                        </w:rPr>
                        <m:t>log</m:t>
                      </w:ins>
                    </m:r>
                  </m:fName>
                  <m:e>
                    <m:r>
                      <w:ins w:id="6500" w:author="Zhang Li" w:date="2022-06-12T15:21:00Z">
                        <w:rPr>
                          <w:rFonts w:ascii="Cambria Math" w:eastAsia="宋体" w:hAnsi="Cambria Math" w:cs="Times New Roman"/>
                          <w:kern w:val="0"/>
                          <w:sz w:val="24"/>
                          <w:szCs w:val="24"/>
                          <w:highlight w:val="yellow"/>
                          <w:rPrChange w:id="6501" w:author="ThinkPad" w:date="2022-06-19T10:41:00Z">
                            <w:rPr>
                              <w:rFonts w:ascii="Cambria Math" w:eastAsia="宋体" w:hAnsi="Cambria Math" w:cs="Times New Roman"/>
                              <w:kern w:val="0"/>
                              <w:sz w:val="24"/>
                              <w:szCs w:val="24"/>
                            </w:rPr>
                          </w:rPrChange>
                        </w:rPr>
                        <m:t>(1-</m:t>
                      </w:ins>
                    </m:r>
                    <m:sSub>
                      <m:sSubPr>
                        <m:ctrlPr>
                          <w:ins w:id="6502" w:author="Zhang Li" w:date="2022-06-12T15:21:00Z">
                            <w:rPr>
                              <w:rFonts w:ascii="Cambria Math" w:eastAsia="宋体" w:hAnsi="Cambria Math" w:cs="Times New Roman"/>
                              <w:i/>
                              <w:kern w:val="0"/>
                              <w:sz w:val="24"/>
                              <w:szCs w:val="24"/>
                              <w:highlight w:val="yellow"/>
                            </w:rPr>
                          </w:ins>
                        </m:ctrlPr>
                      </m:sSubPr>
                      <m:e>
                        <m:r>
                          <w:ins w:id="6503" w:author="Zhang Li" w:date="2022-06-12T15:21:00Z">
                            <w:rPr>
                              <w:rFonts w:ascii="Cambria Math" w:eastAsia="宋体" w:hAnsi="Cambria Math" w:cs="Times New Roman"/>
                              <w:kern w:val="0"/>
                              <w:sz w:val="24"/>
                              <w:szCs w:val="24"/>
                              <w:highlight w:val="yellow"/>
                              <w:rPrChange w:id="6504" w:author="ThinkPad" w:date="2022-06-19T10:41:00Z">
                                <w:rPr>
                                  <w:rFonts w:ascii="Cambria Math" w:eastAsia="宋体" w:hAnsi="Cambria Math" w:cs="Times New Roman"/>
                                  <w:kern w:val="0"/>
                                  <w:sz w:val="24"/>
                                  <w:szCs w:val="24"/>
                                </w:rPr>
                              </w:rPrChange>
                            </w:rPr>
                            <m:t>p</m:t>
                          </w:ins>
                        </m:r>
                      </m:e>
                      <m:sub>
                        <m:r>
                          <w:ins w:id="6505" w:author="Zhang Li" w:date="2022-06-12T15:21:00Z">
                            <w:rPr>
                              <w:rFonts w:ascii="Cambria Math" w:eastAsia="宋体" w:hAnsi="Cambria Math" w:cs="Times New Roman"/>
                              <w:kern w:val="0"/>
                              <w:sz w:val="24"/>
                              <w:szCs w:val="24"/>
                              <w:highlight w:val="yellow"/>
                              <w:rPrChange w:id="6506" w:author="ThinkPad" w:date="2022-06-19T10:41:00Z">
                                <w:rPr>
                                  <w:rFonts w:ascii="Cambria Math" w:eastAsia="宋体" w:hAnsi="Cambria Math" w:cs="Times New Roman"/>
                                  <w:kern w:val="0"/>
                                  <w:sz w:val="24"/>
                                  <w:szCs w:val="24"/>
                                </w:rPr>
                              </w:rPrChange>
                            </w:rPr>
                            <m:t>s</m:t>
                          </w:ins>
                        </m:r>
                      </m:sub>
                    </m:sSub>
                    <m:r>
                      <w:ins w:id="6507" w:author="Zhang Li" w:date="2022-06-12T15:21:00Z">
                        <w:rPr>
                          <w:rFonts w:ascii="Cambria Math" w:eastAsia="宋体" w:hAnsi="Cambria Math" w:cs="Times New Roman"/>
                          <w:kern w:val="0"/>
                          <w:sz w:val="24"/>
                          <w:szCs w:val="24"/>
                          <w:highlight w:val="yellow"/>
                          <w:rPrChange w:id="6508" w:author="ThinkPad" w:date="2022-06-19T10:41:00Z">
                            <w:rPr>
                              <w:rFonts w:ascii="Cambria Math" w:eastAsia="宋体" w:hAnsi="Cambria Math" w:cs="Times New Roman"/>
                              <w:kern w:val="0"/>
                              <w:sz w:val="24"/>
                              <w:szCs w:val="24"/>
                            </w:rPr>
                          </w:rPrChange>
                        </w:rPr>
                        <m:t>)</m:t>
                      </w:ins>
                    </m:r>
                  </m:e>
                </m:func>
              </m:den>
            </m:f>
            <m:r>
              <w:ins w:id="6509" w:author="Zhang Li" w:date="2022-06-12T15:21:00Z">
                <w:rPr>
                  <w:rFonts w:ascii="Cambria Math" w:eastAsia="宋体" w:hAnsi="Cambria Math" w:cs="Times New Roman"/>
                  <w:kern w:val="0"/>
                  <w:sz w:val="24"/>
                  <w:szCs w:val="24"/>
                  <w:highlight w:val="yellow"/>
                  <w:rPrChange w:id="6510" w:author="ThinkPad" w:date="2022-06-19T10:41:00Z">
                    <w:rPr>
                      <w:rFonts w:ascii="Cambria Math" w:eastAsia="宋体" w:hAnsi="Cambria Math" w:cs="Times New Roman"/>
                      <w:kern w:val="0"/>
                      <w:sz w:val="24"/>
                      <w:szCs w:val="24"/>
                    </w:rPr>
                  </w:rPrChange>
                </w:rPr>
                <m:t>⌉</m:t>
              </w:ins>
            </m:r>
          </m:num>
          <m:den>
            <m:r>
              <w:ins w:id="6511" w:author="Zhang Li" w:date="2022-06-12T15:21:00Z">
                <w:rPr>
                  <w:rFonts w:ascii="Cambria Math" w:eastAsia="宋体" w:hAnsi="Cambria Math" w:cs="Times New Roman"/>
                  <w:kern w:val="0"/>
                  <w:sz w:val="24"/>
                  <w:szCs w:val="24"/>
                  <w:highlight w:val="yellow"/>
                  <w:rPrChange w:id="6512" w:author="ThinkPad" w:date="2022-06-19T10:41:00Z">
                    <w:rPr>
                      <w:rFonts w:ascii="Cambria Math" w:eastAsia="宋体" w:hAnsi="Cambria Math" w:cs="Times New Roman"/>
                      <w:kern w:val="0"/>
                      <w:sz w:val="24"/>
                      <w:szCs w:val="24"/>
                    </w:rPr>
                  </w:rPrChange>
                </w:rPr>
                <m:t>δ</m:t>
              </w:ins>
            </m:r>
          </m:den>
        </m:f>
      </m:oMath>
      <w:ins w:id="6513" w:author="Zhang Li" w:date="2022-06-12T15:21:00Z">
        <w:r w:rsidRPr="005225F5">
          <w:rPr>
            <w:rFonts w:ascii="Times New Roman" w:eastAsia="宋体" w:hAnsi="Times New Roman" w:cs="Times New Roman"/>
            <w:kern w:val="0"/>
            <w:sz w:val="24"/>
            <w:szCs w:val="24"/>
            <w:highlight w:val="yellow"/>
            <w:rPrChange w:id="6514"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6515" w:author="ThinkPad" w:date="2022-06-19T10:41:00Z">
        <w:r w:rsidR="005225F5">
          <w:rPr>
            <w:rFonts w:ascii="Times New Roman" w:eastAsia="宋体" w:hAnsi="Times New Roman" w:cs="Times New Roman"/>
            <w:kern w:val="0"/>
            <w:sz w:val="24"/>
            <w:szCs w:val="24"/>
          </w:rPr>
          <w:t>[</w:t>
        </w:r>
      </w:ins>
      <w:ins w:id="6516" w:author="ThinkPad" w:date="2022-06-19T10:42:00Z">
        <w:r w:rsidR="005225F5">
          <w:rPr>
            <w:rFonts w:ascii="Times New Roman" w:eastAsia="宋体" w:hAnsi="Times New Roman" w:cs="Times New Roman" w:hint="eastAsia"/>
            <w:kern w:val="0"/>
            <w:sz w:val="24"/>
            <w:szCs w:val="24"/>
          </w:rPr>
          <w:t>这</w:t>
        </w:r>
      </w:ins>
      <w:ins w:id="6517" w:author="ThinkPad" w:date="2022-06-19T10:41:00Z">
        <w:r w:rsidR="005225F5">
          <w:rPr>
            <w:rFonts w:ascii="Times New Roman" w:eastAsia="宋体" w:hAnsi="Times New Roman" w:cs="Times New Roman" w:hint="eastAsia"/>
            <w:kern w:val="0"/>
            <w:sz w:val="24"/>
            <w:szCs w:val="24"/>
          </w:rPr>
          <w:t>是说检测到信道</w:t>
        </w:r>
      </w:ins>
      <w:ins w:id="6518"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6519" w:author="ThinkPad" w:date="2022-06-19T10:41:00Z">
        <w:r w:rsidR="005225F5">
          <w:rPr>
            <w:rFonts w:ascii="Times New Roman" w:eastAsia="宋体" w:hAnsi="Times New Roman" w:cs="Times New Roman"/>
            <w:kern w:val="0"/>
            <w:sz w:val="24"/>
            <w:szCs w:val="24"/>
          </w:rPr>
          <w:t xml:space="preserve">] </w:t>
        </w:r>
      </w:ins>
      <w:ins w:id="6520"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6521" w:author="Zhang Li" w:date="2022-06-12T15:21:00Z">
                <w:rPr>
                  <w:rFonts w:ascii="Cambria Math" w:eastAsia="宋体" w:hAnsi="Cambria Math" w:cs="Times New Roman"/>
                  <w:i/>
                  <w:kern w:val="0"/>
                  <w:sz w:val="24"/>
                  <w:szCs w:val="24"/>
                </w:rPr>
              </w:ins>
            </m:ctrlPr>
          </m:sSubSupPr>
          <m:e>
            <m:r>
              <w:ins w:id="6522" w:author="Zhang Li" w:date="2022-06-12T15:21:00Z">
                <w:rPr>
                  <w:rFonts w:ascii="Cambria Math" w:eastAsia="宋体" w:hAnsi="Cambria Math" w:cs="Times New Roman"/>
                  <w:kern w:val="0"/>
                  <w:sz w:val="24"/>
                  <w:szCs w:val="24"/>
                </w:rPr>
                <m:t>T</m:t>
              </w:ins>
            </m:r>
          </m:e>
          <m:sub>
            <m:r>
              <w:ins w:id="6523" w:author="Zhang Li" w:date="2022-06-12T15:21:00Z">
                <w:rPr>
                  <w:rFonts w:ascii="Cambria Math" w:eastAsia="宋体" w:hAnsi="Cambria Math" w:cs="Times New Roman"/>
                  <w:kern w:val="0"/>
                  <w:sz w:val="24"/>
                  <w:szCs w:val="24"/>
                </w:rPr>
                <m:t>C</m:t>
              </w:ins>
            </m:r>
          </m:sub>
          <m:sup>
            <m:r>
              <w:ins w:id="6524" w:author="Zhang Li" w:date="2022-06-12T15:21:00Z">
                <w:rPr>
                  <w:rFonts w:ascii="Cambria Math" w:eastAsia="宋体" w:hAnsi="Cambria Math" w:cs="Times New Roman"/>
                  <w:kern w:val="0"/>
                  <w:sz w:val="24"/>
                  <w:szCs w:val="24"/>
                </w:rPr>
                <m:t>max</m:t>
              </w:ins>
            </m:r>
          </m:sup>
        </m:sSubSup>
        <m:r>
          <w:ins w:id="6525" w:author="Zhang Li" w:date="2022-06-12T15:21:00Z">
            <w:rPr>
              <w:rFonts w:ascii="Cambria Math" w:eastAsia="宋体" w:hAnsi="Cambria Math" w:cs="Times New Roman"/>
              <w:kern w:val="0"/>
              <w:sz w:val="24"/>
              <w:szCs w:val="24"/>
            </w:rPr>
            <m:t>=</m:t>
          </w:ins>
        </m:r>
        <m:sSubSup>
          <m:sSubSupPr>
            <m:ctrlPr>
              <w:ins w:id="6526" w:author="Zhang Li" w:date="2022-06-12T15:21:00Z">
                <w:rPr>
                  <w:rFonts w:ascii="Cambria Math" w:eastAsia="宋体" w:hAnsi="Cambria Math" w:cs="Times New Roman"/>
                  <w:i/>
                  <w:kern w:val="0"/>
                  <w:sz w:val="24"/>
                  <w:szCs w:val="24"/>
                </w:rPr>
              </w:ins>
            </m:ctrlPr>
          </m:sSubSupPr>
          <m:e>
            <m:r>
              <w:ins w:id="6527" w:author="Zhang Li" w:date="2022-06-12T15:21:00Z">
                <w:rPr>
                  <w:rFonts w:ascii="Cambria Math" w:eastAsia="宋体" w:hAnsi="Cambria Math" w:cs="Times New Roman"/>
                  <w:kern w:val="0"/>
                  <w:sz w:val="24"/>
                  <w:szCs w:val="24"/>
                </w:rPr>
                <m:t>T</m:t>
              </w:ins>
            </m:r>
          </m:e>
          <m:sub>
            <m:r>
              <w:ins w:id="6528" w:author="Zhang Li" w:date="2022-06-12T15:21:00Z">
                <w:rPr>
                  <w:rFonts w:ascii="Cambria Math" w:eastAsia="宋体" w:hAnsi="Cambria Math" w:cs="Times New Roman"/>
                  <w:kern w:val="0"/>
                  <w:sz w:val="24"/>
                  <w:szCs w:val="24"/>
                </w:rPr>
                <m:t>B</m:t>
              </w:ins>
            </m:r>
          </m:sub>
          <m:sup>
            <m:r>
              <w:ins w:id="6529" w:author="Zhang Li" w:date="2022-06-12T15:21:00Z">
                <w:rPr>
                  <w:rFonts w:ascii="Cambria Math" w:eastAsia="宋体" w:hAnsi="Cambria Math" w:cs="Times New Roman"/>
                  <w:kern w:val="0"/>
                  <w:sz w:val="24"/>
                  <w:szCs w:val="24"/>
                </w:rPr>
                <m:t>max</m:t>
              </w:ins>
            </m:r>
          </m:sup>
        </m:sSubSup>
        <m:r>
          <w:ins w:id="6530" w:author="Zhang Li" w:date="2022-06-12T15:21:00Z">
            <w:rPr>
              <w:rFonts w:ascii="Cambria Math" w:eastAsia="宋体" w:hAnsi="Cambria Math" w:cs="Times New Roman"/>
              <w:kern w:val="0"/>
              <w:sz w:val="24"/>
              <w:szCs w:val="24"/>
            </w:rPr>
            <m:t>+N⋅</m:t>
          </w:ins>
        </m:r>
        <m:sSub>
          <m:sSubPr>
            <m:ctrlPr>
              <w:ins w:id="6531" w:author="Zhang Li" w:date="2022-06-12T15:21:00Z">
                <w:rPr>
                  <w:rFonts w:ascii="Cambria Math" w:eastAsia="宋体" w:hAnsi="Cambria Math" w:cs="Times New Roman"/>
                  <w:i/>
                  <w:kern w:val="0"/>
                  <w:sz w:val="24"/>
                  <w:szCs w:val="24"/>
                </w:rPr>
              </w:ins>
            </m:ctrlPr>
          </m:sSubPr>
          <m:e>
            <m:r>
              <w:ins w:id="6532" w:author="Zhang Li" w:date="2022-06-12T15:21:00Z">
                <w:rPr>
                  <w:rFonts w:ascii="Cambria Math" w:eastAsia="宋体" w:hAnsi="Cambria Math" w:cs="Times New Roman"/>
                  <w:kern w:val="0"/>
                  <w:sz w:val="24"/>
                  <w:szCs w:val="24"/>
                </w:rPr>
                <m:t>T</m:t>
              </w:ins>
            </m:r>
          </m:e>
          <m:sub>
            <m:r>
              <w:ins w:id="6533" w:author="Zhang Li" w:date="2022-06-12T15:21:00Z">
                <w:rPr>
                  <w:rFonts w:ascii="Cambria Math" w:eastAsia="宋体" w:hAnsi="Cambria Math" w:cs="Times New Roman"/>
                  <w:kern w:val="0"/>
                  <w:sz w:val="24"/>
                  <w:szCs w:val="24"/>
                </w:rPr>
                <m:t>sig</m:t>
              </w:ins>
            </m:r>
          </m:sub>
        </m:sSub>
      </m:oMath>
      <w:ins w:id="653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6535" w:author="Zhang Li" w:date="2022-06-12T15:21:00Z">
                <w:rPr>
                  <w:rFonts w:ascii="Cambria Math" w:eastAsia="宋体" w:hAnsi="Cambria Math" w:cs="Times New Roman"/>
                  <w:i/>
                  <w:kern w:val="0"/>
                  <w:sz w:val="24"/>
                  <w:szCs w:val="24"/>
                </w:rPr>
              </w:ins>
            </m:ctrlPr>
          </m:sSubSupPr>
          <m:e>
            <m:r>
              <w:ins w:id="6536" w:author="Zhang Li" w:date="2022-06-12T15:21:00Z">
                <w:rPr>
                  <w:rFonts w:ascii="Cambria Math" w:eastAsia="宋体" w:hAnsi="Cambria Math" w:cs="Times New Roman"/>
                  <w:kern w:val="0"/>
                  <w:sz w:val="24"/>
                  <w:szCs w:val="24"/>
                </w:rPr>
                <m:t>T</m:t>
              </w:ins>
            </m:r>
          </m:e>
          <m:sub>
            <m:r>
              <w:ins w:id="6537" w:author="Zhang Li" w:date="2022-06-12T15:21:00Z">
                <w:rPr>
                  <w:rFonts w:ascii="Cambria Math" w:eastAsia="宋体" w:hAnsi="Cambria Math" w:cs="Times New Roman"/>
                  <w:kern w:val="0"/>
                  <w:sz w:val="24"/>
                  <w:szCs w:val="24"/>
                </w:rPr>
                <m:t>C</m:t>
              </w:ins>
            </m:r>
          </m:sub>
          <m:sup>
            <m:r>
              <w:ins w:id="6538" w:author="Zhang Li" w:date="2022-06-12T15:21:00Z">
                <w:rPr>
                  <w:rFonts w:ascii="Cambria Math" w:eastAsia="宋体" w:hAnsi="Cambria Math" w:cs="Times New Roman"/>
                  <w:kern w:val="0"/>
                  <w:sz w:val="24"/>
                  <w:szCs w:val="24"/>
                </w:rPr>
                <m:t>max</m:t>
              </w:ins>
            </m:r>
          </m:sup>
        </m:sSubSup>
        <m:r>
          <w:ins w:id="6539" w:author="Zhang Li" w:date="2022-06-12T15:21:00Z">
            <w:rPr>
              <w:rFonts w:ascii="Cambria Math" w:eastAsia="宋体" w:hAnsi="Cambria Math" w:cs="Times New Roman"/>
              <w:kern w:val="0"/>
              <w:sz w:val="24"/>
              <w:szCs w:val="24"/>
            </w:rPr>
            <m:t>⋅⌈</m:t>
          </w:ins>
        </m:r>
        <m:f>
          <m:fPr>
            <m:ctrlPr>
              <w:ins w:id="6540" w:author="Zhang Li" w:date="2022-06-12T15:21:00Z">
                <w:rPr>
                  <w:rFonts w:ascii="Cambria Math" w:eastAsia="宋体" w:hAnsi="Cambria Math" w:cs="Times New Roman"/>
                  <w:i/>
                  <w:kern w:val="0"/>
                  <w:sz w:val="24"/>
                  <w:szCs w:val="24"/>
                </w:rPr>
              </w:ins>
            </m:ctrlPr>
          </m:fPr>
          <m:num>
            <m:func>
              <m:funcPr>
                <m:ctrlPr>
                  <w:ins w:id="6541" w:author="Zhang Li" w:date="2022-06-12T15:21:00Z">
                    <w:rPr>
                      <w:rFonts w:ascii="Cambria Math" w:eastAsia="宋体" w:hAnsi="Cambria Math" w:cs="Times New Roman"/>
                      <w:i/>
                      <w:kern w:val="0"/>
                      <w:sz w:val="24"/>
                      <w:szCs w:val="24"/>
                    </w:rPr>
                  </w:ins>
                </m:ctrlPr>
              </m:funcPr>
              <m:fName>
                <m:r>
                  <w:ins w:id="6542" w:author="Zhang Li" w:date="2022-06-12T15:21:00Z">
                    <m:rPr>
                      <m:sty m:val="p"/>
                    </m:rPr>
                    <w:rPr>
                      <w:rFonts w:ascii="Cambria Math" w:eastAsia="宋体" w:hAnsi="Cambria Math" w:cs="Times New Roman"/>
                      <w:kern w:val="0"/>
                      <w:sz w:val="24"/>
                      <w:szCs w:val="24"/>
                    </w:rPr>
                    <m:t>log</m:t>
                  </w:ins>
                </m:r>
              </m:fName>
              <m:e>
                <m:r>
                  <w:ins w:id="6543" w:author="Zhang Li" w:date="2022-06-12T15:21:00Z">
                    <w:rPr>
                      <w:rFonts w:ascii="Cambria Math" w:eastAsia="宋体" w:hAnsi="Cambria Math" w:cs="Times New Roman"/>
                      <w:kern w:val="0"/>
                      <w:sz w:val="24"/>
                      <w:szCs w:val="24"/>
                    </w:rPr>
                    <m:t>(1-ς)</m:t>
                  </w:ins>
                </m:r>
              </m:e>
            </m:func>
          </m:num>
          <m:den>
            <m:func>
              <m:funcPr>
                <m:ctrlPr>
                  <w:ins w:id="6544" w:author="Zhang Li" w:date="2022-06-12T15:21:00Z">
                    <w:rPr>
                      <w:rFonts w:ascii="Cambria Math" w:eastAsia="宋体" w:hAnsi="Cambria Math" w:cs="Times New Roman"/>
                      <w:i/>
                      <w:kern w:val="0"/>
                      <w:sz w:val="24"/>
                      <w:szCs w:val="24"/>
                    </w:rPr>
                  </w:ins>
                </m:ctrlPr>
              </m:funcPr>
              <m:fName>
                <m:r>
                  <w:ins w:id="6545" w:author="Zhang Li" w:date="2022-06-12T15:21:00Z">
                    <m:rPr>
                      <m:sty m:val="p"/>
                    </m:rPr>
                    <w:rPr>
                      <w:rFonts w:ascii="Cambria Math" w:eastAsia="宋体" w:hAnsi="Cambria Math" w:cs="Times New Roman"/>
                      <w:kern w:val="0"/>
                      <w:sz w:val="24"/>
                      <w:szCs w:val="24"/>
                    </w:rPr>
                    <m:t>δ⋅log</m:t>
                  </w:ins>
                </m:r>
              </m:fName>
              <m:e>
                <m:r>
                  <w:ins w:id="6546" w:author="Zhang Li" w:date="2022-06-12T15:21:00Z">
                    <w:rPr>
                      <w:rFonts w:ascii="Cambria Math" w:eastAsia="宋体" w:hAnsi="Cambria Math" w:cs="Times New Roman"/>
                      <w:kern w:val="0"/>
                      <w:sz w:val="24"/>
                      <w:szCs w:val="24"/>
                    </w:rPr>
                    <m:t>(1-</m:t>
                  </w:ins>
                </m:r>
                <m:sSub>
                  <m:sSubPr>
                    <m:ctrlPr>
                      <w:ins w:id="6547" w:author="Zhang Li" w:date="2022-06-12T15:21:00Z">
                        <w:rPr>
                          <w:rFonts w:ascii="Cambria Math" w:eastAsia="宋体" w:hAnsi="Cambria Math" w:cs="Times New Roman"/>
                          <w:i/>
                          <w:kern w:val="0"/>
                          <w:sz w:val="24"/>
                          <w:szCs w:val="24"/>
                        </w:rPr>
                      </w:ins>
                    </m:ctrlPr>
                  </m:sSubPr>
                  <m:e>
                    <m:r>
                      <w:ins w:id="6548" w:author="Zhang Li" w:date="2022-06-12T15:21:00Z">
                        <w:rPr>
                          <w:rFonts w:ascii="Cambria Math" w:eastAsia="宋体" w:hAnsi="Cambria Math" w:cs="Times New Roman"/>
                          <w:kern w:val="0"/>
                          <w:sz w:val="24"/>
                          <w:szCs w:val="24"/>
                        </w:rPr>
                        <m:t>p</m:t>
                      </w:ins>
                    </m:r>
                  </m:e>
                  <m:sub>
                    <m:r>
                      <w:ins w:id="6549" w:author="Zhang Li" w:date="2022-06-12T15:21:00Z">
                        <w:rPr>
                          <w:rFonts w:ascii="Cambria Math" w:eastAsia="宋体" w:hAnsi="Cambria Math" w:cs="Times New Roman"/>
                          <w:kern w:val="0"/>
                          <w:sz w:val="24"/>
                          <w:szCs w:val="24"/>
                        </w:rPr>
                        <m:t>s</m:t>
                      </w:ins>
                    </m:r>
                  </m:sub>
                </m:sSub>
                <m:r>
                  <w:ins w:id="6550" w:author="Zhang Li" w:date="2022-06-12T15:21:00Z">
                    <w:rPr>
                      <w:rFonts w:ascii="Cambria Math" w:eastAsia="宋体" w:hAnsi="Cambria Math" w:cs="Times New Roman"/>
                      <w:kern w:val="0"/>
                      <w:sz w:val="24"/>
                      <w:szCs w:val="24"/>
                    </w:rPr>
                    <m:t>)</m:t>
                  </w:ins>
                </m:r>
              </m:e>
            </m:func>
          </m:den>
        </m:f>
        <m:r>
          <w:ins w:id="6551" w:author="Zhang Li" w:date="2022-06-12T15:21:00Z">
            <w:rPr>
              <w:rFonts w:ascii="Cambria Math" w:eastAsia="宋体" w:hAnsi="Cambria Math" w:cs="Times New Roman"/>
              <w:kern w:val="0"/>
              <w:sz w:val="24"/>
              <w:szCs w:val="24"/>
            </w:rPr>
            <m:t>⌉</m:t>
          </w:ins>
        </m:r>
      </m:oMath>
      <w:ins w:id="655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6553" w:author="Zhang Li" w:date="2022-06-12T15:21:00Z">
            <w:rPr>
              <w:rFonts w:ascii="Cambria Math" w:eastAsia="宋体" w:hAnsi="Cambria Math" w:cs="Times New Roman"/>
              <w:kern w:val="0"/>
              <w:sz w:val="24"/>
              <w:szCs w:val="24"/>
            </w:rPr>
            <m:t>0≤ς&lt;1</m:t>
          </w:ins>
        </m:r>
      </m:oMath>
      <w:ins w:id="6554"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6555" w:author="Zhang Li" w:date="2022-06-12T15:21:00Z">
            <w:rPr>
              <w:rFonts w:ascii="Cambria Math" w:eastAsia="宋体" w:hAnsi="Cambria Math" w:cs="Times New Roman"/>
              <w:kern w:val="0"/>
              <w:sz w:val="24"/>
              <w:szCs w:val="24"/>
            </w:rPr>
            <m:t>T⋅</m:t>
          </w:ins>
        </m:r>
        <m:sSubSup>
          <m:sSubSupPr>
            <m:ctrlPr>
              <w:ins w:id="6556" w:author="Zhang Li" w:date="2022-06-12T15:21:00Z">
                <w:rPr>
                  <w:rFonts w:ascii="Cambria Math" w:eastAsia="宋体" w:hAnsi="Cambria Math" w:cs="Times New Roman"/>
                  <w:i/>
                  <w:kern w:val="0"/>
                  <w:sz w:val="24"/>
                  <w:szCs w:val="24"/>
                </w:rPr>
              </w:ins>
            </m:ctrlPr>
          </m:sSubSupPr>
          <m:e>
            <m:r>
              <w:ins w:id="6557" w:author="Zhang Li" w:date="2022-06-12T15:21:00Z">
                <w:rPr>
                  <w:rFonts w:ascii="Cambria Math" w:eastAsia="宋体" w:hAnsi="Cambria Math" w:cs="Times New Roman"/>
                  <w:kern w:val="0"/>
                  <w:sz w:val="24"/>
                  <w:szCs w:val="24"/>
                </w:rPr>
                <m:t>T</m:t>
              </w:ins>
            </m:r>
          </m:e>
          <m:sub>
            <m:r>
              <w:ins w:id="6558" w:author="Zhang Li" w:date="2022-06-12T15:21:00Z">
                <w:rPr>
                  <w:rFonts w:ascii="Cambria Math" w:eastAsia="宋体" w:hAnsi="Cambria Math" w:cs="Times New Roman"/>
                  <w:kern w:val="0"/>
                  <w:sz w:val="24"/>
                  <w:szCs w:val="24"/>
                </w:rPr>
                <m:t>C</m:t>
              </w:ins>
            </m:r>
          </m:sub>
          <m:sup>
            <m:r>
              <w:ins w:id="6559" w:author="Zhang Li" w:date="2022-06-12T15:21:00Z">
                <w:rPr>
                  <w:rFonts w:ascii="Cambria Math" w:eastAsia="宋体" w:hAnsi="Cambria Math" w:cs="Times New Roman"/>
                  <w:kern w:val="0"/>
                  <w:sz w:val="24"/>
                  <w:szCs w:val="24"/>
                </w:rPr>
                <m:t>max</m:t>
              </w:ins>
            </m:r>
          </m:sup>
        </m:sSubSup>
        <m:r>
          <w:ins w:id="6560" w:author="Zhang Li" w:date="2022-06-12T15:21:00Z">
            <w:rPr>
              <w:rFonts w:ascii="Cambria Math" w:eastAsia="宋体" w:hAnsi="Cambria Math" w:cs="Times New Roman"/>
              <w:kern w:val="0"/>
              <w:sz w:val="24"/>
              <w:szCs w:val="24"/>
            </w:rPr>
            <m:t>⋅⌈</m:t>
          </w:ins>
        </m:r>
        <m:f>
          <m:fPr>
            <m:ctrlPr>
              <w:ins w:id="6561" w:author="Zhang Li" w:date="2022-06-12T15:21:00Z">
                <w:rPr>
                  <w:rFonts w:ascii="Cambria Math" w:eastAsia="宋体" w:hAnsi="Cambria Math" w:cs="Times New Roman"/>
                  <w:i/>
                  <w:kern w:val="0"/>
                  <w:sz w:val="24"/>
                  <w:szCs w:val="24"/>
                </w:rPr>
              </w:ins>
            </m:ctrlPr>
          </m:fPr>
          <m:num>
            <m:func>
              <m:funcPr>
                <m:ctrlPr>
                  <w:ins w:id="6562" w:author="Zhang Li" w:date="2022-06-12T15:21:00Z">
                    <w:rPr>
                      <w:rFonts w:ascii="Cambria Math" w:eastAsia="宋体" w:hAnsi="Cambria Math" w:cs="Times New Roman"/>
                      <w:i/>
                      <w:kern w:val="0"/>
                      <w:sz w:val="24"/>
                      <w:szCs w:val="24"/>
                    </w:rPr>
                  </w:ins>
                </m:ctrlPr>
              </m:funcPr>
              <m:fName>
                <m:r>
                  <w:ins w:id="6563" w:author="Zhang Li" w:date="2022-06-12T15:21:00Z">
                    <m:rPr>
                      <m:sty m:val="p"/>
                    </m:rPr>
                    <w:rPr>
                      <w:rFonts w:ascii="Cambria Math" w:eastAsia="宋体" w:hAnsi="Cambria Math" w:cs="Times New Roman"/>
                      <w:kern w:val="0"/>
                      <w:sz w:val="24"/>
                      <w:szCs w:val="24"/>
                    </w:rPr>
                    <m:t>log</m:t>
                  </w:ins>
                </m:r>
              </m:fName>
              <m:e>
                <m:r>
                  <w:ins w:id="6564" w:author="Zhang Li" w:date="2022-06-12T15:21:00Z">
                    <w:rPr>
                      <w:rFonts w:ascii="Cambria Math" w:eastAsia="宋体" w:hAnsi="Cambria Math" w:cs="Times New Roman"/>
                      <w:kern w:val="0"/>
                      <w:sz w:val="24"/>
                      <w:szCs w:val="24"/>
                    </w:rPr>
                    <m:t>(1-ς)</m:t>
                  </w:ins>
                </m:r>
              </m:e>
            </m:func>
          </m:num>
          <m:den>
            <m:func>
              <m:funcPr>
                <m:ctrlPr>
                  <w:ins w:id="6565" w:author="Zhang Li" w:date="2022-06-12T15:21:00Z">
                    <w:rPr>
                      <w:rFonts w:ascii="Cambria Math" w:eastAsia="宋体" w:hAnsi="Cambria Math" w:cs="Times New Roman"/>
                      <w:i/>
                      <w:kern w:val="0"/>
                      <w:sz w:val="24"/>
                      <w:szCs w:val="24"/>
                    </w:rPr>
                  </w:ins>
                </m:ctrlPr>
              </m:funcPr>
              <m:fName>
                <m:r>
                  <w:ins w:id="6566" w:author="Zhang Li" w:date="2022-06-12T15:21:00Z">
                    <m:rPr>
                      <m:sty m:val="p"/>
                    </m:rPr>
                    <w:rPr>
                      <w:rFonts w:ascii="Cambria Math" w:eastAsia="宋体" w:hAnsi="Cambria Math" w:cs="Times New Roman"/>
                      <w:kern w:val="0"/>
                      <w:sz w:val="24"/>
                      <w:szCs w:val="24"/>
                    </w:rPr>
                    <m:t>δ⋅log</m:t>
                  </w:ins>
                </m:r>
              </m:fName>
              <m:e>
                <m:r>
                  <w:ins w:id="6567" w:author="Zhang Li" w:date="2022-06-12T15:21:00Z">
                    <w:rPr>
                      <w:rFonts w:ascii="Cambria Math" w:eastAsia="宋体" w:hAnsi="Cambria Math" w:cs="Times New Roman"/>
                      <w:kern w:val="0"/>
                      <w:sz w:val="24"/>
                      <w:szCs w:val="24"/>
                    </w:rPr>
                    <m:t>(1-</m:t>
                  </w:ins>
                </m:r>
                <m:sSub>
                  <m:sSubPr>
                    <m:ctrlPr>
                      <w:ins w:id="6568" w:author="Zhang Li" w:date="2022-06-12T15:21:00Z">
                        <w:rPr>
                          <w:rFonts w:ascii="Cambria Math" w:eastAsia="宋体" w:hAnsi="Cambria Math" w:cs="Times New Roman"/>
                          <w:i/>
                          <w:kern w:val="0"/>
                          <w:sz w:val="24"/>
                          <w:szCs w:val="24"/>
                        </w:rPr>
                      </w:ins>
                    </m:ctrlPr>
                  </m:sSubPr>
                  <m:e>
                    <m:r>
                      <w:ins w:id="6569" w:author="Zhang Li" w:date="2022-06-12T15:21:00Z">
                        <w:rPr>
                          <w:rFonts w:ascii="Cambria Math" w:eastAsia="宋体" w:hAnsi="Cambria Math" w:cs="Times New Roman"/>
                          <w:kern w:val="0"/>
                          <w:sz w:val="24"/>
                          <w:szCs w:val="24"/>
                        </w:rPr>
                        <m:t>p</m:t>
                      </w:ins>
                    </m:r>
                  </m:e>
                  <m:sub>
                    <m:r>
                      <w:ins w:id="6570" w:author="Zhang Li" w:date="2022-06-12T15:21:00Z">
                        <w:rPr>
                          <w:rFonts w:ascii="Cambria Math" w:eastAsia="宋体" w:hAnsi="Cambria Math" w:cs="Times New Roman"/>
                          <w:kern w:val="0"/>
                          <w:sz w:val="24"/>
                          <w:szCs w:val="24"/>
                        </w:rPr>
                        <m:t>s</m:t>
                      </w:ins>
                    </m:r>
                  </m:sub>
                </m:sSub>
                <m:r>
                  <w:ins w:id="6571" w:author="Zhang Li" w:date="2022-06-12T15:21:00Z">
                    <w:rPr>
                      <w:rFonts w:ascii="Cambria Math" w:eastAsia="宋体" w:hAnsi="Cambria Math" w:cs="Times New Roman"/>
                      <w:kern w:val="0"/>
                      <w:sz w:val="24"/>
                      <w:szCs w:val="24"/>
                    </w:rPr>
                    <m:t>)</m:t>
                  </w:ins>
                </m:r>
              </m:e>
            </m:func>
          </m:den>
        </m:f>
        <m:r>
          <w:ins w:id="6572" w:author="Zhang Li" w:date="2022-06-12T15:21:00Z">
            <w:rPr>
              <w:rFonts w:ascii="Cambria Math" w:eastAsia="宋体" w:hAnsi="Cambria Math" w:cs="Times New Roman"/>
              <w:kern w:val="0"/>
              <w:sz w:val="24"/>
              <w:szCs w:val="24"/>
            </w:rPr>
            <m:t>⌉</m:t>
          </w:ins>
        </m:r>
      </m:oMath>
      <w:ins w:id="657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6574" w:author="Zhang Li" w:date="2022-06-12T15:21:00Z">
            <m:rPr>
              <m:sty m:val="p"/>
            </m:rPr>
            <w:rPr>
              <w:rFonts w:ascii="Cambria Math" w:eastAsia="宋体" w:hAnsi="Cambria Math" w:cs="Times New Roman"/>
              <w:kern w:val="0"/>
              <w:sz w:val="24"/>
              <w:szCs w:val="24"/>
            </w:rPr>
            <m:t>(1-</m:t>
          </w:ins>
        </m:r>
        <m:r>
          <w:ins w:id="6575" w:author="Zhang Li" w:date="2022-06-12T15:21:00Z">
            <w:rPr>
              <w:rFonts w:ascii="Cambria Math" w:eastAsia="宋体" w:hAnsi="Cambria Math" w:cs="Times New Roman"/>
              <w:kern w:val="0"/>
              <w:sz w:val="24"/>
              <w:szCs w:val="24"/>
            </w:rPr>
            <m:t>δ</m:t>
          </w:ins>
        </m:r>
        <m:r>
          <w:ins w:id="6576" w:author="Zhang Li" w:date="2022-06-12T15:21:00Z">
            <m:rPr>
              <m:sty m:val="p"/>
            </m:rPr>
            <w:rPr>
              <w:rFonts w:ascii="Cambria Math" w:eastAsia="宋体" w:hAnsi="Cambria Math" w:cs="Times New Roman"/>
              <w:kern w:val="0"/>
              <w:sz w:val="24"/>
              <w:szCs w:val="24"/>
            </w:rPr>
            <m:t xml:space="preserve">, </m:t>
          </w:ins>
        </m:r>
        <m:r>
          <w:ins w:id="6577" w:author="Zhang Li" w:date="2022-06-12T15:21:00Z">
            <w:rPr>
              <w:rFonts w:ascii="Cambria Math" w:eastAsia="宋体" w:hAnsi="Cambria Math" w:cs="Times New Roman"/>
              <w:kern w:val="0"/>
              <w:sz w:val="24"/>
              <w:szCs w:val="24"/>
            </w:rPr>
            <m:t>T</m:t>
          </w:ins>
        </m:r>
        <m:r>
          <w:ins w:id="6578" w:author="Zhang Li" w:date="2022-06-12T15:21:00Z">
            <m:rPr>
              <m:sty m:val="p"/>
            </m:rPr>
            <w:rPr>
              <w:rFonts w:ascii="Cambria Math" w:eastAsia="宋体" w:hAnsi="Cambria Math" w:cs="Times New Roman"/>
              <w:kern w:val="0"/>
              <w:sz w:val="24"/>
              <w:szCs w:val="24"/>
            </w:rPr>
            <m:t>)</m:t>
          </w:ins>
        </m:r>
      </m:oMath>
      <w:ins w:id="6579"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6580"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6581"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6582"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6583"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6584"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6585" w:author="ThinkPad" w:date="2022-06-19T10:44:00Z">
        <w:r w:rsidR="00DA669C">
          <w:rPr>
            <w:rFonts w:ascii="Times New Roman" w:eastAsia="宋体" w:hAnsi="Times New Roman" w:cs="Times New Roman" w:hint="eastAsia"/>
            <w:kern w:val="0"/>
            <w:sz w:val="24"/>
            <w:szCs w:val="24"/>
          </w:rPr>
          <w:t>吧？</w:t>
        </w:r>
      </w:ins>
      <w:ins w:id="6586"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6587"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6588"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6589"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6590"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6591" w:author="ThinkPad" w:date="2022-06-19T10:45:00Z">
        <w:r w:rsidDel="002C0CE5">
          <w:rPr>
            <w:rFonts w:ascii="Times New Roman" w:eastAsia="宋体" w:hAnsi="Times New Roman" w:cs="Times New Roman"/>
            <w:kern w:val="0"/>
            <w:sz w:val="24"/>
            <w:szCs w:val="24"/>
          </w:rPr>
          <w:delText xml:space="preserve">through </w:delText>
        </w:r>
      </w:del>
      <w:ins w:id="6592"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6593"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6594"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6595"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6596" w:author="ThinkPad" w:date="2022-06-20T09:00:00Z">
        <w:r w:rsidDel="002D4C6A">
          <w:rPr>
            <w:rFonts w:ascii="Times New Roman" w:eastAsia="宋体" w:hAnsi="Times New Roman" w:cs="Times New Roman"/>
            <w:kern w:val="0"/>
            <w:sz w:val="24"/>
            <w:szCs w:val="24"/>
          </w:rPr>
          <w:delText xml:space="preserve">are </w:delText>
        </w:r>
      </w:del>
      <w:ins w:id="6597"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6598" w:author="ThinkPad" w:date="2022-06-20T09:00:00Z">
        <w:r w:rsidDel="002D4C6A">
          <w:rPr>
            <w:rFonts w:ascii="Times New Roman" w:eastAsia="宋体" w:hAnsi="Times New Roman" w:cs="Times New Roman"/>
            <w:kern w:val="0"/>
            <w:sz w:val="24"/>
            <w:szCs w:val="24"/>
          </w:rPr>
          <w:delText xml:space="preserve">are </w:delText>
        </w:r>
      </w:del>
      <w:ins w:id="6599"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6600" w:author="ThinkPad" w:date="2022-06-20T09:00:00Z">
        <w:r w:rsidDel="002D4C6A">
          <w:rPr>
            <w:rFonts w:ascii="Times New Roman" w:eastAsia="宋体" w:hAnsi="Times New Roman" w:cs="Times New Roman"/>
            <w:kern w:val="0"/>
            <w:sz w:val="24"/>
            <w:szCs w:val="24"/>
          </w:rPr>
          <w:delText>runs</w:delText>
        </w:r>
      </w:del>
      <w:ins w:id="6601"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6602" w:author="ThinkPad" w:date="2022-06-19T10:54:00Z"/>
          <w:rFonts w:ascii="Times New Roman" w:eastAsia="宋体" w:hAnsi="Times New Roman" w:cs="Times New Roman"/>
          <w:kern w:val="0"/>
          <w:sz w:val="24"/>
          <w:szCs w:val="24"/>
        </w:rPr>
      </w:pPr>
      <w:ins w:id="6603" w:author="Zhang Li" w:date="2022-06-12T15:22:00Z">
        <w:r>
          <w:rPr>
            <w:rFonts w:ascii="Times New Roman" w:eastAsia="宋体" w:hAnsi="Times New Roman" w:cs="Times New Roman"/>
            <w:kern w:val="0"/>
            <w:sz w:val="24"/>
            <w:szCs w:val="24"/>
          </w:rPr>
          <w:t xml:space="preserve">We set </w:t>
        </w:r>
        <w:del w:id="6604" w:author="ThinkPad" w:date="2022-06-19T20:39:00Z">
          <w:r w:rsidDel="002928BF">
            <w:rPr>
              <w:rFonts w:ascii="Times New Roman" w:eastAsia="宋体" w:hAnsi="Times New Roman" w:cs="Times New Roman"/>
              <w:kern w:val="0"/>
              <w:sz w:val="24"/>
              <w:szCs w:val="24"/>
            </w:rPr>
            <w:delText>the</w:delText>
          </w:r>
        </w:del>
      </w:ins>
      <w:ins w:id="6605" w:author="ThinkPad" w:date="2022-06-19T20:39:00Z">
        <w:r w:rsidR="002928BF">
          <w:rPr>
            <w:rFonts w:ascii="Times New Roman" w:eastAsia="宋体" w:hAnsi="Times New Roman" w:cs="Times New Roman"/>
            <w:kern w:val="0"/>
            <w:sz w:val="24"/>
            <w:szCs w:val="24"/>
          </w:rPr>
          <w:t>a uniform</w:t>
        </w:r>
      </w:ins>
      <w:ins w:id="6606" w:author="Zhang Li" w:date="2022-06-12T15:22:00Z">
        <w:r>
          <w:rPr>
            <w:rFonts w:ascii="Times New Roman" w:eastAsia="宋体" w:hAnsi="Times New Roman" w:cs="Times New Roman"/>
            <w:kern w:val="0"/>
            <w:sz w:val="24"/>
            <w:szCs w:val="24"/>
          </w:rPr>
          <w:t xml:space="preserve"> transmit power </w:t>
        </w:r>
        <w:del w:id="6607" w:author="ThinkPad" w:date="2022-06-19T20:39:00Z">
          <w:r w:rsidDel="002928BF">
            <w:rPr>
              <w:rFonts w:ascii="Times New Roman" w:eastAsia="宋体" w:hAnsi="Times New Roman" w:cs="Times New Roman"/>
              <w:kern w:val="0"/>
              <w:sz w:val="24"/>
              <w:szCs w:val="24"/>
            </w:rPr>
            <w:delText>at</w:delText>
          </w:r>
        </w:del>
      </w:ins>
      <w:ins w:id="6608" w:author="ThinkPad" w:date="2022-06-19T20:39:00Z">
        <w:r w:rsidR="002928BF">
          <w:rPr>
            <w:rFonts w:ascii="Times New Roman" w:eastAsia="宋体" w:hAnsi="Times New Roman" w:cs="Times New Roman"/>
            <w:kern w:val="0"/>
            <w:sz w:val="24"/>
            <w:szCs w:val="24"/>
          </w:rPr>
          <w:t>for</w:t>
        </w:r>
      </w:ins>
      <w:ins w:id="6609" w:author="Zhang Li" w:date="2022-06-12T15:22:00Z">
        <w:r>
          <w:rPr>
            <w:rFonts w:ascii="Times New Roman" w:eastAsia="宋体" w:hAnsi="Times New Roman" w:cs="Times New Roman"/>
            <w:kern w:val="0"/>
            <w:sz w:val="24"/>
            <w:szCs w:val="24"/>
          </w:rPr>
          <w:t xml:space="preserve"> </w:t>
        </w:r>
        <w:del w:id="6610" w:author="ThinkPad" w:date="2022-06-19T20:39:00Z">
          <w:r w:rsidDel="002928BF">
            <w:rPr>
              <w:rFonts w:ascii="Times New Roman" w:eastAsia="宋体" w:hAnsi="Times New Roman" w:cs="Times New Roman"/>
              <w:kern w:val="0"/>
              <w:sz w:val="24"/>
              <w:szCs w:val="24"/>
            </w:rPr>
            <w:delText>each</w:delText>
          </w:r>
        </w:del>
      </w:ins>
      <w:ins w:id="6611" w:author="ThinkPad" w:date="2022-06-19T20:39:00Z">
        <w:r w:rsidR="002928BF">
          <w:rPr>
            <w:rFonts w:ascii="Times New Roman" w:eastAsia="宋体" w:hAnsi="Times New Roman" w:cs="Times New Roman"/>
            <w:kern w:val="0"/>
            <w:sz w:val="24"/>
            <w:szCs w:val="24"/>
          </w:rPr>
          <w:t>all</w:t>
        </w:r>
      </w:ins>
      <w:ins w:id="6612" w:author="Zhang Li" w:date="2022-06-12T15:22:00Z">
        <w:r>
          <w:rPr>
            <w:rFonts w:ascii="Times New Roman" w:eastAsia="宋体" w:hAnsi="Times New Roman" w:cs="Times New Roman"/>
            <w:kern w:val="0"/>
            <w:sz w:val="24"/>
            <w:szCs w:val="24"/>
          </w:rPr>
          <w:t xml:space="preserve"> node</w:t>
        </w:r>
      </w:ins>
      <w:ins w:id="6613" w:author="ThinkPad" w:date="2022-06-19T20:39:00Z">
        <w:r w:rsidR="002928BF">
          <w:rPr>
            <w:rFonts w:ascii="Times New Roman" w:eastAsia="宋体" w:hAnsi="Times New Roman" w:cs="Times New Roman"/>
            <w:kern w:val="0"/>
            <w:sz w:val="24"/>
            <w:szCs w:val="24"/>
          </w:rPr>
          <w:t>s</w:t>
        </w:r>
      </w:ins>
      <w:ins w:id="6614" w:author="Zhang Li" w:date="2022-06-12T15:22:00Z">
        <w:r>
          <w:rPr>
            <w:rFonts w:ascii="Times New Roman" w:eastAsia="宋体" w:hAnsi="Times New Roman" w:cs="Times New Roman"/>
            <w:kern w:val="0"/>
            <w:sz w:val="24"/>
            <w:szCs w:val="24"/>
          </w:rPr>
          <w:t xml:space="preserve"> </w:t>
        </w:r>
        <w:del w:id="6615"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6616" w:author="ThinkPad" w:date="2022-06-19T20:39:00Z">
        <w:r w:rsidR="002928BF">
          <w:rPr>
            <w:rFonts w:ascii="Times New Roman" w:eastAsia="宋体" w:hAnsi="Times New Roman" w:cs="Times New Roman"/>
            <w:kern w:val="0"/>
            <w:sz w:val="24"/>
            <w:szCs w:val="24"/>
          </w:rPr>
          <w:t xml:space="preserve">as </w:t>
        </w:r>
      </w:ins>
      <m:oMath>
        <m:sSub>
          <m:sSubPr>
            <m:ctrlPr>
              <w:ins w:id="6617" w:author="Zhang Li" w:date="2022-06-12T15:22:00Z">
                <w:rPr>
                  <w:rFonts w:ascii="Cambria Math" w:eastAsia="宋体" w:hAnsi="Cambria Math" w:cs="Times New Roman"/>
                  <w:kern w:val="0"/>
                  <w:sz w:val="24"/>
                  <w:szCs w:val="24"/>
                </w:rPr>
              </w:ins>
            </m:ctrlPr>
          </m:sSubPr>
          <m:e>
            <m:r>
              <w:ins w:id="6618" w:author="Zhang Li" w:date="2022-06-12T15:22:00Z">
                <w:rPr>
                  <w:rFonts w:ascii="Cambria Math" w:eastAsia="宋体" w:hAnsi="Cambria Math" w:cs="Times New Roman"/>
                  <w:kern w:val="0"/>
                  <w:sz w:val="24"/>
                  <w:szCs w:val="24"/>
                </w:rPr>
                <m:t>P</m:t>
              </w:ins>
            </m:r>
          </m:e>
          <m:sub>
            <m:r>
              <w:ins w:id="6619" w:author="Zhang Li" w:date="2022-06-12T15:22:00Z">
                <w:rPr>
                  <w:rFonts w:ascii="Cambria Math" w:eastAsia="宋体" w:hAnsi="Cambria Math" w:cs="Times New Roman"/>
                  <w:kern w:val="0"/>
                  <w:sz w:val="24"/>
                  <w:szCs w:val="24"/>
                </w:rPr>
                <m:t>t</m:t>
              </w:ins>
            </m:r>
          </m:sub>
        </m:sSub>
        <m:r>
          <w:ins w:id="6620" w:author="Zhang Li" w:date="2022-06-12T15:22:00Z">
            <m:rPr>
              <m:sty m:val="p"/>
            </m:rPr>
            <w:rPr>
              <w:rFonts w:ascii="Cambria Math" w:eastAsia="宋体" w:hAnsi="Cambria Math" w:cs="Times New Roman"/>
              <w:kern w:val="0"/>
              <w:sz w:val="24"/>
              <w:szCs w:val="24"/>
            </w:rPr>
            <m:t>=100</m:t>
          </w:ins>
        </m:r>
      </m:oMath>
      <w:ins w:id="6621"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6622" w:author="ThinkPad" w:date="2022-06-19T20:39:00Z">
          <w:r w:rsidDel="002928BF">
            <w:rPr>
              <w:rFonts w:ascii="Times New Roman" w:eastAsia="宋体" w:hAnsi="Times New Roman" w:cs="Times New Roman"/>
              <w:kern w:val="0"/>
              <w:sz w:val="24"/>
              <w:szCs w:val="24"/>
            </w:rPr>
            <w:delText>to be</w:delText>
          </w:r>
        </w:del>
      </w:ins>
      <w:ins w:id="6623" w:author="ThinkPad" w:date="2022-06-19T20:39:00Z">
        <w:r w:rsidR="002928BF">
          <w:rPr>
            <w:rFonts w:ascii="Times New Roman" w:eastAsia="宋体" w:hAnsi="Times New Roman" w:cs="Times New Roman"/>
            <w:kern w:val="0"/>
            <w:sz w:val="24"/>
            <w:szCs w:val="24"/>
          </w:rPr>
          <w:t>as</w:t>
        </w:r>
      </w:ins>
      <w:ins w:id="6624" w:author="Zhang Li" w:date="2022-06-12T15:22:00Z">
        <w:r>
          <w:rPr>
            <w:rFonts w:ascii="Times New Roman" w:eastAsia="宋体" w:hAnsi="Times New Roman" w:cs="Times New Roman"/>
            <w:kern w:val="0"/>
            <w:sz w:val="24"/>
            <w:szCs w:val="24"/>
          </w:rPr>
          <w:t xml:space="preserve"> </w:t>
        </w:r>
      </w:ins>
      <m:oMath>
        <m:sSub>
          <m:sSubPr>
            <m:ctrlPr>
              <w:ins w:id="6625" w:author="Zhang Li" w:date="2022-06-12T15:22:00Z">
                <w:rPr>
                  <w:rFonts w:ascii="Cambria Math" w:eastAsia="宋体" w:hAnsi="Cambria Math" w:cs="Times New Roman"/>
                  <w:kern w:val="0"/>
                  <w:sz w:val="24"/>
                  <w:szCs w:val="24"/>
                </w:rPr>
              </w:ins>
            </m:ctrlPr>
          </m:sSubPr>
          <m:e>
            <m:r>
              <w:ins w:id="6626" w:author="Zhang Li" w:date="2022-06-12T15:22:00Z">
                <w:rPr>
                  <w:rFonts w:ascii="Cambria Math" w:eastAsia="宋体" w:hAnsi="Cambria Math" w:cs="Times New Roman"/>
                  <w:kern w:val="0"/>
                  <w:sz w:val="24"/>
                  <w:szCs w:val="24"/>
                </w:rPr>
                <m:t>P</m:t>
              </w:ins>
            </m:r>
          </m:e>
          <m:sub>
            <m:r>
              <w:ins w:id="6627" w:author="Zhang Li" w:date="2022-06-12T15:22:00Z">
                <w:rPr>
                  <w:rFonts w:ascii="Cambria Math" w:eastAsia="宋体" w:hAnsi="Cambria Math" w:cs="Times New Roman"/>
                  <w:kern w:val="0"/>
                  <w:sz w:val="24"/>
                  <w:szCs w:val="24"/>
                </w:rPr>
                <m:t>n</m:t>
              </w:ins>
            </m:r>
          </m:sub>
        </m:sSub>
        <m:r>
          <w:ins w:id="6628" w:author="Zhang Li" w:date="2022-06-12T15:22:00Z">
            <m:rPr>
              <m:sty m:val="p"/>
            </m:rPr>
            <w:rPr>
              <w:rFonts w:ascii="Cambria Math" w:eastAsia="宋体" w:hAnsi="Cambria Math" w:cs="Times New Roman"/>
              <w:kern w:val="0"/>
              <w:sz w:val="24"/>
              <w:szCs w:val="24"/>
            </w:rPr>
            <m:t>=</m:t>
          </w:ins>
        </m:r>
        <m:sSup>
          <m:sSupPr>
            <m:ctrlPr>
              <w:ins w:id="6629" w:author="Zhang Li" w:date="2022-06-12T15:22:00Z">
                <w:rPr>
                  <w:rFonts w:ascii="Cambria Math" w:eastAsia="宋体" w:hAnsi="Cambria Math" w:cs="Times New Roman"/>
                  <w:kern w:val="0"/>
                  <w:sz w:val="24"/>
                  <w:szCs w:val="24"/>
                </w:rPr>
              </w:ins>
            </m:ctrlPr>
          </m:sSupPr>
          <m:e>
            <m:r>
              <w:ins w:id="6630" w:author="Zhang Li" w:date="2022-06-12T15:22:00Z">
                <m:rPr>
                  <m:sty m:val="p"/>
                </m:rPr>
                <w:rPr>
                  <w:rFonts w:ascii="Cambria Math" w:eastAsia="宋体" w:hAnsi="Cambria Math" w:cs="Times New Roman"/>
                  <w:kern w:val="0"/>
                  <w:sz w:val="24"/>
                  <w:szCs w:val="24"/>
                </w:rPr>
                <m:t>10</m:t>
              </w:ins>
            </m:r>
          </m:e>
          <m:sup>
            <m:r>
              <w:ins w:id="6631" w:author="Zhang Li" w:date="2022-06-12T15:22:00Z">
                <m:rPr>
                  <m:sty m:val="p"/>
                </m:rPr>
                <w:rPr>
                  <w:rFonts w:ascii="Cambria Math" w:eastAsia="宋体" w:hAnsi="Cambria Math" w:cs="Times New Roman"/>
                  <w:kern w:val="0"/>
                  <w:sz w:val="24"/>
                  <w:szCs w:val="24"/>
                </w:rPr>
                <m:t>-10</m:t>
              </w:ins>
            </m:r>
          </m:sup>
        </m:sSup>
      </m:oMath>
      <w:ins w:id="6632"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6633" w:author="Zhang Li" w:date="2022-06-12T15:22:00Z">
            <w:rPr>
              <w:rFonts w:ascii="Cambria Math" w:eastAsia="宋体" w:hAnsi="Cambria Math" w:cs="Times New Roman"/>
              <w:kern w:val="0"/>
              <w:sz w:val="24"/>
              <w:szCs w:val="24"/>
            </w:rPr>
            <m:t>ς=0.9999</m:t>
          </w:ins>
        </m:r>
      </m:oMath>
      <w:ins w:id="6634"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6635" w:author="Zhang Li" w:date="2022-06-12T15:22:00Z">
            <w:rPr>
              <w:rFonts w:ascii="Cambria Math" w:eastAsia="宋体" w:hAnsi="Cambria Math" w:cs="Times New Roman"/>
              <w:kern w:val="0"/>
              <w:sz w:val="24"/>
              <w:szCs w:val="24"/>
            </w:rPr>
            <m:t>β=10</m:t>
          </w:ins>
        </m:r>
      </m:oMath>
      <w:ins w:id="6636"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6637" w:author="Zhang Li" w:date="2022-06-12T15:22:00Z">
            <w:rPr>
              <w:rFonts w:ascii="Cambria Math" w:eastAsia="宋体" w:hAnsi="Cambria Math" w:cs="Times New Roman"/>
              <w:kern w:val="0"/>
              <w:sz w:val="24"/>
              <w:szCs w:val="24"/>
            </w:rPr>
            <m:t>α</m:t>
          </w:ins>
        </m:r>
        <m:r>
          <w:ins w:id="6638" w:author="Zhang Li" w:date="2022-06-12T15:22:00Z">
            <m:rPr>
              <m:sty m:val="p"/>
            </m:rPr>
            <w:rPr>
              <w:rFonts w:ascii="Cambria Math" w:eastAsia="宋体" w:hAnsi="Cambria Math" w:cs="Times New Roman"/>
              <w:kern w:val="0"/>
              <w:sz w:val="24"/>
              <w:szCs w:val="24"/>
            </w:rPr>
            <m:t>=3</m:t>
          </w:ins>
        </m:r>
      </m:oMath>
      <w:ins w:id="6639"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6640" w:author="Zhang Li" w:date="2022-06-12T15:22:00Z">
            <w:rPr>
              <w:rFonts w:ascii="Cambria Math" w:eastAsia="宋体" w:hAnsi="Cambria Math" w:cs="Times New Roman"/>
              <w:kern w:val="0"/>
              <w:sz w:val="24"/>
              <w:szCs w:val="24"/>
            </w:rPr>
            <m:t>B=20</m:t>
          </w:ins>
        </m:r>
      </m:oMath>
      <w:ins w:id="6641"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642" w:author="ThinkPad" w:date="2022-06-20T09:01:00Z">
          <w:r w:rsidDel="002D4C6A">
            <w:rPr>
              <w:rFonts w:ascii="Times New Roman" w:eastAsia="宋体" w:hAnsi="Times New Roman" w:cs="Times New Roman"/>
              <w:kern w:val="0"/>
              <w:sz w:val="24"/>
              <w:szCs w:val="24"/>
            </w:rPr>
            <w:delText>network</w:delText>
          </w:r>
        </w:del>
      </w:ins>
      <w:ins w:id="6643" w:author="ThinkPad" w:date="2022-06-20T09:01:00Z">
        <w:r w:rsidR="002D4C6A">
          <w:rPr>
            <w:rFonts w:ascii="Times New Roman" w:eastAsia="宋体" w:hAnsi="Times New Roman" w:cs="Times New Roman"/>
            <w:kern w:val="0"/>
            <w:sz w:val="24"/>
            <w:szCs w:val="24"/>
          </w:rPr>
          <w:t>squar</w:t>
        </w:r>
      </w:ins>
      <w:ins w:id="6644" w:author="ThinkPad" w:date="2022-06-20T09:02:00Z">
        <w:r w:rsidR="002D4C6A">
          <w:rPr>
            <w:rFonts w:ascii="Times New Roman" w:eastAsia="宋体" w:hAnsi="Times New Roman" w:cs="Times New Roman"/>
            <w:kern w:val="0"/>
            <w:sz w:val="24"/>
            <w:szCs w:val="24"/>
          </w:rPr>
          <w:t>e</w:t>
        </w:r>
      </w:ins>
      <w:ins w:id="6645" w:author="Zhang Li" w:date="2022-06-12T15:22:00Z">
        <w:r>
          <w:rPr>
            <w:rFonts w:ascii="Times New Roman" w:eastAsia="宋体" w:hAnsi="Times New Roman" w:cs="Times New Roman"/>
            <w:kern w:val="0"/>
            <w:sz w:val="24"/>
            <w:szCs w:val="24"/>
          </w:rPr>
          <w:t xml:space="preserve"> area with size </w:t>
        </w:r>
      </w:ins>
      <m:oMath>
        <m:r>
          <w:ins w:id="6646" w:author="Zhang Li" w:date="2022-06-12T15:22:00Z">
            <m:rPr>
              <m:sty m:val="p"/>
            </m:rPr>
            <w:rPr>
              <w:rFonts w:ascii="Cambria Math" w:eastAsia="宋体" w:hAnsi="Cambria Math" w:cs="Times New Roman"/>
              <w:kern w:val="0"/>
              <w:sz w:val="24"/>
              <w:szCs w:val="24"/>
            </w:rPr>
            <m:t xml:space="preserve">100×100 </m:t>
          </w:ins>
        </m:r>
        <m:sSup>
          <m:sSupPr>
            <m:ctrlPr>
              <w:ins w:id="6647" w:author="Zhang Li" w:date="2022-06-12T15:22:00Z">
                <w:rPr>
                  <w:rFonts w:ascii="Cambria Math" w:eastAsia="宋体" w:hAnsi="Cambria Math" w:cs="Times New Roman"/>
                  <w:kern w:val="0"/>
                  <w:sz w:val="24"/>
                  <w:szCs w:val="24"/>
                </w:rPr>
              </w:ins>
            </m:ctrlPr>
          </m:sSupPr>
          <m:e>
            <m:r>
              <w:ins w:id="6648" w:author="Zhang Li" w:date="2022-06-12T15:22:00Z">
                <w:rPr>
                  <w:rFonts w:ascii="Cambria Math" w:eastAsia="宋体" w:hAnsi="Cambria Math" w:cs="Times New Roman"/>
                  <w:kern w:val="0"/>
                  <w:sz w:val="24"/>
                  <w:szCs w:val="24"/>
                </w:rPr>
                <m:t>m</m:t>
              </w:ins>
            </m:r>
          </m:e>
          <m:sup>
            <m:r>
              <w:ins w:id="6649" w:author="Zhang Li" w:date="2022-06-12T15:22:00Z">
                <m:rPr>
                  <m:sty m:val="p"/>
                </m:rPr>
                <w:rPr>
                  <w:rFonts w:ascii="Cambria Math" w:eastAsia="宋体" w:hAnsi="Cambria Math" w:cs="Times New Roman"/>
                  <w:kern w:val="0"/>
                  <w:sz w:val="24"/>
                  <w:szCs w:val="24"/>
                </w:rPr>
                <m:t>2</m:t>
              </w:ins>
            </m:r>
          </m:sup>
        </m:sSup>
      </m:oMath>
      <w:ins w:id="6650" w:author="Zhang Li" w:date="2022-06-12T15:22:00Z">
        <w:r>
          <w:rPr>
            <w:rFonts w:ascii="Times New Roman" w:eastAsia="宋体" w:hAnsi="Times New Roman" w:cs="Times New Roman"/>
            <w:kern w:val="0"/>
            <w:sz w:val="24"/>
            <w:szCs w:val="24"/>
          </w:rPr>
          <w:t xml:space="preserve"> , and the minimum distance between nodes is </w:t>
        </w:r>
      </w:ins>
      <m:oMath>
        <m:r>
          <w:ins w:id="6651" w:author="Zhang Li" w:date="2022-06-12T15:22:00Z">
            <m:rPr>
              <m:sty m:val="p"/>
            </m:rPr>
            <w:rPr>
              <w:rFonts w:ascii="Cambria Math" w:eastAsia="宋体" w:hAnsi="Cambria Math" w:cs="Times New Roman"/>
              <w:kern w:val="0"/>
              <w:sz w:val="24"/>
              <w:szCs w:val="24"/>
            </w:rPr>
            <m:t>1</m:t>
          </w:ins>
        </m:r>
      </m:oMath>
      <w:ins w:id="665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653" w:author="Zhang Li" w:date="2022-06-12T15:22:00Z">
            <m:rPr>
              <m:sty m:val="p"/>
            </m:rPr>
            <w:rPr>
              <w:rFonts w:ascii="Cambria Math" w:eastAsia="宋体" w:hAnsi="Cambria Math" w:cs="Times New Roman"/>
              <w:kern w:val="0"/>
              <w:sz w:val="24"/>
              <w:szCs w:val="24"/>
            </w:rPr>
            <m:t xml:space="preserve"> </m:t>
          </w:ins>
        </m:r>
        <m:r>
          <w:ins w:id="6654" w:author="Zhang Li" w:date="2022-06-12T15:22:00Z">
            <w:rPr>
              <w:rFonts w:ascii="Cambria Math" w:eastAsia="宋体" w:hAnsi="Cambria Math" w:cs="Times New Roman"/>
              <w:kern w:val="0"/>
              <w:sz w:val="24"/>
              <w:szCs w:val="24"/>
            </w:rPr>
            <m:t>P</m:t>
          </w:ins>
        </m:r>
        <m:sSub>
          <m:sSubPr>
            <m:ctrlPr>
              <w:ins w:id="6655" w:author="Zhang Li" w:date="2022-06-12T15:22:00Z">
                <w:rPr>
                  <w:rFonts w:ascii="Cambria Math" w:eastAsia="宋体" w:hAnsi="Cambria Math" w:cs="Times New Roman"/>
                  <w:kern w:val="0"/>
                  <w:sz w:val="24"/>
                  <w:szCs w:val="24"/>
                </w:rPr>
              </w:ins>
            </m:ctrlPr>
          </m:sSubPr>
          <m:e>
            <m:r>
              <w:ins w:id="6656" w:author="Zhang Li" w:date="2022-06-12T15:22:00Z">
                <w:rPr>
                  <w:rFonts w:ascii="Cambria Math" w:eastAsia="宋体" w:hAnsi="Cambria Math" w:cs="Times New Roman"/>
                  <w:kern w:val="0"/>
                  <w:sz w:val="24"/>
                  <w:szCs w:val="24"/>
                </w:rPr>
                <m:t>L</m:t>
              </w:ins>
            </m:r>
          </m:e>
          <m:sub>
            <m:r>
              <w:ins w:id="6657" w:author="Zhang Li" w:date="2022-06-12T15:22:00Z">
                <w:rPr>
                  <w:rFonts w:ascii="Cambria Math" w:eastAsia="宋体" w:hAnsi="Cambria Math" w:cs="Times New Roman"/>
                  <w:kern w:val="0"/>
                  <w:sz w:val="24"/>
                  <w:szCs w:val="24"/>
                </w:rPr>
                <m:t>dB</m:t>
              </w:ins>
            </m:r>
          </m:sub>
        </m:sSub>
        <m:d>
          <m:dPr>
            <m:ctrlPr>
              <w:ins w:id="6658" w:author="Zhang Li" w:date="2022-06-12T15:22:00Z">
                <w:rPr>
                  <w:rFonts w:ascii="Cambria Math" w:eastAsia="宋体" w:hAnsi="Cambria Math" w:cs="Times New Roman"/>
                  <w:kern w:val="0"/>
                  <w:sz w:val="24"/>
                  <w:szCs w:val="24"/>
                </w:rPr>
              </w:ins>
            </m:ctrlPr>
          </m:dPr>
          <m:e>
            <m:sSub>
              <m:sSubPr>
                <m:ctrlPr>
                  <w:ins w:id="6659" w:author="Zhang Li" w:date="2022-06-12T15:22:00Z">
                    <w:rPr>
                      <w:rFonts w:ascii="Cambria Math" w:eastAsia="宋体" w:hAnsi="Cambria Math" w:cs="Times New Roman"/>
                      <w:kern w:val="0"/>
                      <w:sz w:val="24"/>
                      <w:szCs w:val="24"/>
                    </w:rPr>
                  </w:ins>
                </m:ctrlPr>
              </m:sSubPr>
              <m:e>
                <m:r>
                  <w:ins w:id="6660" w:author="Zhang Li" w:date="2022-06-12T15:22:00Z">
                    <w:rPr>
                      <w:rFonts w:ascii="Cambria Math" w:eastAsia="宋体" w:hAnsi="Cambria Math" w:cs="Times New Roman"/>
                      <w:kern w:val="0"/>
                      <w:sz w:val="24"/>
                      <w:szCs w:val="24"/>
                    </w:rPr>
                    <m:t>d</m:t>
                  </w:ins>
                </m:r>
              </m:e>
              <m:sub>
                <m:r>
                  <w:ins w:id="6661" w:author="Zhang Li" w:date="2022-06-12T15:22:00Z">
                    <m:rPr>
                      <m:sty m:val="p"/>
                    </m:rPr>
                    <w:rPr>
                      <w:rFonts w:ascii="Cambria Math" w:eastAsia="宋体" w:hAnsi="Cambria Math" w:cs="Times New Roman"/>
                      <w:kern w:val="0"/>
                      <w:sz w:val="24"/>
                      <w:szCs w:val="24"/>
                    </w:rPr>
                    <m:t>0</m:t>
                  </w:ins>
                </m:r>
              </m:sub>
            </m:sSub>
          </m:e>
        </m:d>
        <m:r>
          <w:ins w:id="6662" w:author="Zhang Li" w:date="2022-06-12T15:22:00Z">
            <m:rPr>
              <m:sty m:val="p"/>
            </m:rPr>
            <w:rPr>
              <w:rFonts w:ascii="Cambria Math" w:eastAsia="宋体" w:hAnsi="Cambria Math" w:cs="Times New Roman"/>
              <w:kern w:val="0"/>
              <w:sz w:val="24"/>
              <w:szCs w:val="24"/>
            </w:rPr>
            <m:t>=20</m:t>
          </w:ins>
        </m:r>
        <m:func>
          <m:funcPr>
            <m:ctrlPr>
              <w:ins w:id="6663" w:author="Zhang Li" w:date="2022-06-12T15:22:00Z">
                <w:rPr>
                  <w:rFonts w:ascii="Cambria Math" w:eastAsia="宋体" w:hAnsi="Cambria Math" w:cs="Times New Roman"/>
                  <w:kern w:val="0"/>
                  <w:sz w:val="24"/>
                  <w:szCs w:val="24"/>
                </w:rPr>
              </w:ins>
            </m:ctrlPr>
          </m:funcPr>
          <m:fName>
            <m:sSub>
              <m:sSubPr>
                <m:ctrlPr>
                  <w:ins w:id="6664" w:author="Zhang Li" w:date="2022-06-12T15:22:00Z">
                    <w:rPr>
                      <w:rFonts w:ascii="Cambria Math" w:eastAsia="宋体" w:hAnsi="Cambria Math" w:cs="Times New Roman"/>
                      <w:kern w:val="0"/>
                      <w:sz w:val="24"/>
                      <w:szCs w:val="24"/>
                    </w:rPr>
                  </w:ins>
                </m:ctrlPr>
              </m:sSubPr>
              <m:e>
                <m:r>
                  <w:ins w:id="6665" w:author="Zhang Li" w:date="2022-06-12T15:22:00Z">
                    <m:rPr>
                      <m:sty m:val="p"/>
                    </m:rPr>
                    <w:rPr>
                      <w:rFonts w:ascii="Cambria Math" w:eastAsia="宋体" w:hAnsi="Cambria Math" w:cs="Times New Roman"/>
                      <w:kern w:val="0"/>
                      <w:sz w:val="24"/>
                      <w:szCs w:val="24"/>
                    </w:rPr>
                    <m:t>log</m:t>
                  </w:ins>
                </m:r>
              </m:e>
              <m:sub>
                <m:r>
                  <w:ins w:id="6666" w:author="Zhang Li" w:date="2022-06-12T15:22:00Z">
                    <m:rPr>
                      <m:sty m:val="p"/>
                    </m:rPr>
                    <w:rPr>
                      <w:rFonts w:ascii="Cambria Math" w:eastAsia="宋体" w:hAnsi="Cambria Math" w:cs="Times New Roman"/>
                      <w:kern w:val="0"/>
                      <w:sz w:val="24"/>
                      <w:szCs w:val="24"/>
                    </w:rPr>
                    <m:t>10</m:t>
                  </w:ins>
                </m:r>
              </m:sub>
            </m:sSub>
          </m:fName>
          <m:e>
            <m:f>
              <m:fPr>
                <m:ctrlPr>
                  <w:ins w:id="6667" w:author="Zhang Li" w:date="2022-06-12T15:22:00Z">
                    <w:rPr>
                      <w:rFonts w:ascii="Cambria Math" w:eastAsia="宋体" w:hAnsi="Cambria Math" w:cs="Times New Roman"/>
                      <w:kern w:val="0"/>
                      <w:sz w:val="24"/>
                      <w:szCs w:val="24"/>
                    </w:rPr>
                  </w:ins>
                </m:ctrlPr>
              </m:fPr>
              <m:num>
                <m:r>
                  <w:ins w:id="6668" w:author="Zhang Li" w:date="2022-06-12T15:22:00Z">
                    <w:rPr>
                      <w:rFonts w:ascii="Cambria Math" w:eastAsia="宋体" w:hAnsi="Cambria Math" w:cs="Times New Roman"/>
                      <w:kern w:val="0"/>
                      <w:sz w:val="24"/>
                      <w:szCs w:val="24"/>
                    </w:rPr>
                    <m:t>λ</m:t>
                  </w:ins>
                </m:r>
              </m:num>
              <m:den>
                <m:r>
                  <w:ins w:id="6669" w:author="Zhang Li" w:date="2022-06-12T15:22:00Z">
                    <m:rPr>
                      <m:sty m:val="p"/>
                    </m:rPr>
                    <w:rPr>
                      <w:rFonts w:ascii="Cambria Math" w:eastAsia="宋体" w:hAnsi="Cambria Math" w:cs="Times New Roman"/>
                      <w:kern w:val="0"/>
                      <w:sz w:val="24"/>
                      <w:szCs w:val="24"/>
                    </w:rPr>
                    <m:t>4</m:t>
                  </w:ins>
                </m:r>
                <m:r>
                  <w:ins w:id="6670" w:author="Zhang Li" w:date="2022-06-12T15:22:00Z">
                    <w:rPr>
                      <w:rFonts w:ascii="Cambria Math" w:eastAsia="宋体" w:hAnsi="Cambria Math" w:cs="Times New Roman"/>
                      <w:kern w:val="0"/>
                      <w:sz w:val="24"/>
                      <w:szCs w:val="24"/>
                    </w:rPr>
                    <m:t>π</m:t>
                  </w:ins>
                </m:r>
                <m:sSub>
                  <m:sSubPr>
                    <m:ctrlPr>
                      <w:ins w:id="6671" w:author="Zhang Li" w:date="2022-06-12T15:22:00Z">
                        <w:rPr>
                          <w:rFonts w:ascii="Cambria Math" w:eastAsia="宋体" w:hAnsi="Cambria Math" w:cs="Times New Roman"/>
                          <w:kern w:val="0"/>
                          <w:sz w:val="24"/>
                          <w:szCs w:val="24"/>
                        </w:rPr>
                      </w:ins>
                    </m:ctrlPr>
                  </m:sSubPr>
                  <m:e>
                    <m:r>
                      <w:ins w:id="6672" w:author="Zhang Li" w:date="2022-06-12T15:22:00Z">
                        <w:rPr>
                          <w:rFonts w:ascii="Cambria Math" w:eastAsia="宋体" w:hAnsi="Cambria Math" w:cs="Times New Roman"/>
                          <w:kern w:val="0"/>
                          <w:sz w:val="24"/>
                          <w:szCs w:val="24"/>
                        </w:rPr>
                        <m:t>d</m:t>
                      </w:ins>
                    </m:r>
                  </m:e>
                  <m:sub>
                    <m:r>
                      <w:ins w:id="6673" w:author="Zhang Li" w:date="2022-06-12T15:22:00Z">
                        <m:rPr>
                          <m:sty m:val="p"/>
                        </m:rPr>
                        <w:rPr>
                          <w:rFonts w:ascii="Cambria Math" w:eastAsia="宋体" w:hAnsi="Cambria Math" w:cs="Times New Roman"/>
                          <w:kern w:val="0"/>
                          <w:sz w:val="24"/>
                          <w:szCs w:val="24"/>
                        </w:rPr>
                        <m:t>0</m:t>
                      </w:ins>
                    </m:r>
                  </m:sub>
                </m:sSub>
              </m:den>
            </m:f>
          </m:e>
        </m:func>
        <m:r>
          <w:ins w:id="6674" w:author="Zhang Li" w:date="2022-06-12T15:22:00Z">
            <m:rPr>
              <m:sty m:val="p"/>
            </m:rPr>
            <w:rPr>
              <w:rFonts w:ascii="Cambria Math" w:eastAsia="宋体" w:hAnsi="Cambria Math" w:cs="Times New Roman"/>
              <w:kern w:val="0"/>
              <w:sz w:val="24"/>
              <w:szCs w:val="24"/>
            </w:rPr>
            <m:t xml:space="preserve"> </m:t>
          </w:ins>
        </m:r>
      </m:oMath>
      <w:ins w:id="6675"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676" w:author="Zhang Li" w:date="2022-06-12T15:22:00Z">
                <w:rPr>
                  <w:rFonts w:ascii="Cambria Math" w:eastAsia="宋体" w:hAnsi="Cambria Math" w:cs="Times New Roman"/>
                  <w:kern w:val="0"/>
                  <w:sz w:val="24"/>
                  <w:szCs w:val="24"/>
                </w:rPr>
              </w:ins>
            </m:ctrlPr>
          </m:sSubPr>
          <m:e>
            <m:r>
              <w:ins w:id="6677" w:author="Zhang Li" w:date="2022-06-12T15:22:00Z">
                <w:rPr>
                  <w:rFonts w:ascii="Cambria Math" w:eastAsia="宋体" w:hAnsi="Cambria Math" w:cs="Times New Roman"/>
                  <w:kern w:val="0"/>
                  <w:sz w:val="24"/>
                  <w:szCs w:val="24"/>
                </w:rPr>
                <m:t>d</m:t>
              </w:ins>
            </m:r>
          </m:e>
          <m:sub>
            <m:r>
              <w:ins w:id="6678" w:author="Zhang Li" w:date="2022-06-12T15:22:00Z">
                <m:rPr>
                  <m:sty m:val="p"/>
                </m:rPr>
                <w:rPr>
                  <w:rFonts w:ascii="Cambria Math" w:eastAsia="宋体" w:hAnsi="Cambria Math" w:cs="Times New Roman"/>
                  <w:kern w:val="0"/>
                  <w:sz w:val="24"/>
                  <w:szCs w:val="24"/>
                </w:rPr>
                <m:t>0</m:t>
              </w:ins>
            </m:r>
          </m:sub>
        </m:sSub>
        <m:r>
          <w:ins w:id="6679" w:author="Zhang Li" w:date="2022-06-12T15:22:00Z">
            <m:rPr>
              <m:sty m:val="p"/>
            </m:rPr>
            <w:rPr>
              <w:rFonts w:ascii="Cambria Math" w:eastAsia="宋体" w:hAnsi="Cambria Math" w:cs="Times New Roman"/>
              <w:kern w:val="0"/>
              <w:sz w:val="24"/>
              <w:szCs w:val="24"/>
            </w:rPr>
            <m:t>=1</m:t>
          </w:ins>
        </m:r>
      </m:oMath>
      <w:ins w:id="668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681" w:author="Zhang Li" w:date="2022-06-12T15:22:00Z">
            <w:rPr>
              <w:rFonts w:ascii="Cambria Math" w:eastAsia="宋体" w:hAnsi="Cambria Math" w:cs="Times New Roman"/>
              <w:kern w:val="0"/>
              <w:sz w:val="24"/>
              <w:szCs w:val="24"/>
            </w:rPr>
            <m:t>λ</m:t>
          </w:ins>
        </m:r>
        <m:r>
          <w:ins w:id="6682" w:author="Zhang Li" w:date="2022-06-12T15:22:00Z">
            <m:rPr>
              <m:sty m:val="p"/>
            </m:rPr>
            <w:rPr>
              <w:rFonts w:ascii="Cambria Math" w:eastAsia="宋体" w:hAnsi="Cambria Math" w:cs="Times New Roman"/>
              <w:kern w:val="0"/>
              <w:sz w:val="24"/>
              <w:szCs w:val="24"/>
            </w:rPr>
            <m:t>=0.125</m:t>
          </w:ins>
        </m:r>
      </m:oMath>
      <w:ins w:id="6683"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684"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685" w:author="ThinkPad" w:date="2022-06-20T09:02:00Z">
          <w:r w:rsidDel="002D4C6A">
            <w:rPr>
              <w:rFonts w:ascii="Times New Roman" w:eastAsia="宋体" w:hAnsi="Times New Roman" w:cs="Times New Roman"/>
              <w:kern w:val="0"/>
              <w:sz w:val="24"/>
              <w:szCs w:val="24"/>
            </w:rPr>
            <w:delText xml:space="preserve"> </w:delText>
          </w:r>
        </w:del>
      </w:ins>
      <w:ins w:id="6686" w:author="ThinkPad" w:date="2022-06-20T09:02:00Z">
        <w:r w:rsidR="002D4C6A">
          <w:rPr>
            <w:rFonts w:ascii="Times New Roman" w:eastAsia="宋体" w:hAnsi="Times New Roman" w:cs="Times New Roman"/>
            <w:kern w:val="0"/>
            <w:sz w:val="24"/>
            <w:szCs w:val="24"/>
          </w:rPr>
          <w:t xml:space="preserve"> </w:t>
        </w:r>
      </w:ins>
      <w:ins w:id="6687"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6688" w:author="ThinkPad" w:date="2022-06-21T12:12:00Z">
        <w:r w:rsidR="00CE43C5">
          <w:rPr>
            <w:rFonts w:ascii="Times New Roman" w:eastAsia="宋体" w:hAnsi="Times New Roman" w:cs="Times New Roman"/>
            <w:kern w:val="0"/>
            <w:sz w:val="24"/>
            <w:szCs w:val="24"/>
          </w:rPr>
          <w:t xml:space="preserve">default </w:t>
        </w:r>
      </w:ins>
      <w:ins w:id="6689" w:author="Zhang Li" w:date="2022-06-12T15:22:00Z">
        <w:r>
          <w:rPr>
            <w:rFonts w:ascii="Times New Roman" w:eastAsia="宋体" w:hAnsi="Times New Roman" w:cs="Times New Roman"/>
            <w:kern w:val="0"/>
            <w:sz w:val="24"/>
            <w:szCs w:val="24"/>
          </w:rPr>
          <w:t>transmission probability of each node</w:t>
        </w:r>
      </w:ins>
      <w:ins w:id="6690" w:author="ThinkPad" w:date="2022-06-19T10:46:00Z">
        <w:r w:rsidR="002C0CE5">
          <w:rPr>
            <w:rFonts w:ascii="Times New Roman" w:eastAsia="宋体" w:hAnsi="Times New Roman" w:cs="Times New Roman"/>
            <w:kern w:val="0"/>
            <w:sz w:val="24"/>
            <w:szCs w:val="24"/>
          </w:rPr>
          <w:t xml:space="preserve"> in a time slot</w:t>
        </w:r>
      </w:ins>
      <w:ins w:id="6691"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692" w:author="Zhang Li" w:date="2022-06-12T15:22:00Z">
                <w:rPr>
                  <w:rFonts w:ascii="Cambria Math" w:eastAsia="宋体" w:hAnsi="Cambria Math" w:cs="Times New Roman"/>
                  <w:kern w:val="0"/>
                  <w:sz w:val="24"/>
                  <w:szCs w:val="24"/>
                </w:rPr>
              </w:ins>
            </m:ctrlPr>
          </m:accPr>
          <m:e>
            <m:r>
              <w:ins w:id="6693" w:author="Zhang Li" w:date="2022-06-12T15:22:00Z">
                <w:rPr>
                  <w:rFonts w:ascii="Cambria Math" w:eastAsia="宋体" w:hAnsi="Cambria Math" w:cs="Times New Roman"/>
                  <w:kern w:val="0"/>
                  <w:sz w:val="24"/>
                  <w:szCs w:val="24"/>
                </w:rPr>
                <m:t>p</m:t>
              </w:ins>
            </m:r>
          </m:e>
        </m:acc>
        <m:r>
          <w:ins w:id="6694" w:author="Zhang Li" w:date="2022-06-12T15:22:00Z">
            <m:rPr>
              <m:sty m:val="p"/>
            </m:rPr>
            <w:rPr>
              <w:rFonts w:ascii="Cambria Math" w:eastAsia="宋体" w:hAnsi="Cambria Math" w:cs="Times New Roman"/>
              <w:kern w:val="0"/>
              <w:sz w:val="24"/>
              <w:szCs w:val="24"/>
            </w:rPr>
            <m:t>=0.0125</m:t>
          </w:ins>
        </m:r>
      </m:oMath>
      <w:ins w:id="6695" w:author="Zhang Li" w:date="2022-06-12T15:22:00Z">
        <w:r>
          <w:rPr>
            <w:rFonts w:ascii="Times New Roman" w:eastAsia="宋体" w:hAnsi="Times New Roman" w:cs="Times New Roman"/>
            <w:kern w:val="0"/>
            <w:sz w:val="24"/>
            <w:szCs w:val="24"/>
          </w:rPr>
          <w:t>.</w:t>
        </w:r>
      </w:ins>
      <w:ins w:id="6696"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697"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698" w:author="ThinkPad" w:date="2022-06-20T09:04:00Z">
        <w:r w:rsidR="002D4C6A">
          <w:rPr>
            <w:rFonts w:ascii="Times New Roman" w:eastAsia="宋体" w:hAnsi="Times New Roman" w:cs="Times New Roman" w:hint="eastAsia"/>
            <w:kern w:val="0"/>
            <w:sz w:val="24"/>
            <w:szCs w:val="24"/>
          </w:rPr>
          <w:t>再有，</w:t>
        </w:r>
      </w:ins>
      <w:ins w:id="6699" w:author="ThinkPad" w:date="2022-06-20T09:03:00Z">
        <w:r w:rsidR="002D4C6A">
          <w:rPr>
            <w:rFonts w:ascii="Times New Roman" w:eastAsia="宋体" w:hAnsi="Times New Roman" w:cs="Times New Roman" w:hint="eastAsia"/>
            <w:kern w:val="0"/>
            <w:sz w:val="24"/>
            <w:szCs w:val="24"/>
          </w:rPr>
          <w:t>你</w:t>
        </w:r>
      </w:ins>
      <w:ins w:id="6700" w:author="ThinkPad" w:date="2022-06-20T09:04:00Z">
        <w:r w:rsidR="002D4C6A">
          <w:rPr>
            <w:rFonts w:ascii="Times New Roman" w:eastAsia="宋体" w:hAnsi="Times New Roman" w:cs="Times New Roman" w:hint="eastAsia"/>
            <w:kern w:val="0"/>
            <w:sz w:val="24"/>
            <w:szCs w:val="24"/>
          </w:rPr>
          <w:t>是否计算</w:t>
        </w:r>
      </w:ins>
      <w:ins w:id="6701"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702"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703" w:author="ThinkPad" w:date="2022-06-20T09:04:00Z">
        <w:r w:rsidR="002D4C6A">
          <w:rPr>
            <w:rFonts w:ascii="Times New Roman" w:eastAsia="宋体" w:hAnsi="Times New Roman" w:cs="Times New Roman" w:hint="eastAsia"/>
            <w:kern w:val="0"/>
            <w:sz w:val="24"/>
            <w:szCs w:val="24"/>
          </w:rPr>
          <w:t>会有多低？</w:t>
        </w:r>
      </w:ins>
      <w:ins w:id="6704"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705" w:author="ThinkPad" w:date="2022-06-19T10:54:00Z">
        <w:r w:rsidRPr="001E7F45">
          <w:rPr>
            <w:rFonts w:ascii="Times New Roman" w:eastAsia="宋体" w:hAnsi="Times New Roman" w:cs="Times New Roman" w:hint="eastAsia"/>
            <w:kern w:val="0"/>
            <w:sz w:val="24"/>
            <w:szCs w:val="24"/>
            <w:highlight w:val="yellow"/>
            <w:rPrChange w:id="6706"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707"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708"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709"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710" w:author="ThinkPad" w:date="2022-06-19T10:55:00Z">
              <w:rPr>
                <w:rFonts w:ascii="Times New Roman" w:eastAsia="宋体" w:hAnsi="Times New Roman" w:cs="Times New Roman" w:hint="eastAsia"/>
                <w:kern w:val="0"/>
                <w:sz w:val="24"/>
                <w:szCs w:val="24"/>
              </w:rPr>
            </w:rPrChange>
          </w:rPr>
          <w:t>传输中断率也好，</w:t>
        </w:r>
      </w:ins>
      <w:ins w:id="6711"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712" w:author="ThinkPad" w:date="2022-06-19T10:54:00Z">
        <w:r w:rsidRPr="001E7F45">
          <w:rPr>
            <w:rFonts w:ascii="Times New Roman" w:eastAsia="宋体" w:hAnsi="Times New Roman" w:cs="Times New Roman" w:hint="eastAsia"/>
            <w:kern w:val="0"/>
            <w:sz w:val="24"/>
            <w:szCs w:val="24"/>
            <w:highlight w:val="yellow"/>
            <w:rPrChange w:id="6713" w:author="ThinkPad" w:date="2022-06-19T10:55:00Z">
              <w:rPr>
                <w:rFonts w:ascii="Times New Roman" w:eastAsia="宋体" w:hAnsi="Times New Roman" w:cs="Times New Roman" w:hint="eastAsia"/>
                <w:kern w:val="0"/>
                <w:sz w:val="24"/>
                <w:szCs w:val="24"/>
              </w:rPr>
            </w:rPrChange>
          </w:rPr>
          <w:t>到底是</w:t>
        </w:r>
      </w:ins>
      <w:ins w:id="6714" w:author="ThinkPad" w:date="2022-06-20T09:04:00Z">
        <w:r w:rsidR="001933AD">
          <w:rPr>
            <w:rFonts w:ascii="Times New Roman" w:eastAsia="宋体" w:hAnsi="Times New Roman" w:cs="Times New Roman" w:hint="eastAsia"/>
            <w:kern w:val="0"/>
            <w:sz w:val="24"/>
            <w:szCs w:val="24"/>
            <w:highlight w:val="yellow"/>
          </w:rPr>
          <w:t>多少</w:t>
        </w:r>
      </w:ins>
      <w:ins w:id="6715" w:author="ThinkPad" w:date="2022-06-19T10:54:00Z">
        <w:r w:rsidRPr="001E7F45">
          <w:rPr>
            <w:rFonts w:ascii="Times New Roman" w:eastAsia="宋体" w:hAnsi="Times New Roman" w:cs="Times New Roman" w:hint="eastAsia"/>
            <w:kern w:val="0"/>
            <w:sz w:val="24"/>
            <w:szCs w:val="24"/>
            <w:highlight w:val="yellow"/>
            <w:rPrChange w:id="6716"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717" w:name="_Toc94273385"/>
      <w:r w:rsidRPr="00B16695">
        <w:rPr>
          <w:rFonts w:ascii="Times New Roman" w:eastAsia="黑体" w:hAnsi="Times New Roman" w:cs="Times New Roman"/>
          <w:sz w:val="28"/>
          <w:szCs w:val="28"/>
        </w:rPr>
        <w:t xml:space="preserve">6.1 </w:t>
      </w:r>
      <w:bookmarkEnd w:id="6717"/>
      <w:ins w:id="6718"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719"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720"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721"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722"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723" w:author="ThinkPad" w:date="2022-06-20T09:35:00Z"/>
          <w:rFonts w:ascii="Times New Roman" w:eastAsia="宋体" w:hAnsi="Times New Roman" w:cs="Times New Roman"/>
          <w:kern w:val="0"/>
          <w:sz w:val="24"/>
          <w:szCs w:val="24"/>
        </w:rPr>
      </w:pPr>
      <w:ins w:id="6724"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725" w:author="ThinkPad" w:date="2022-06-20T09:35:00Z">
                <w:rPr>
                  <w:rFonts w:ascii="Cambria Math" w:eastAsia="宋体" w:hAnsi="Cambria Math" w:cs="Times New Roman"/>
                  <w:kern w:val="0"/>
                  <w:sz w:val="24"/>
                  <w:szCs w:val="24"/>
                </w:rPr>
              </w:ins>
            </m:ctrlPr>
          </m:sSubPr>
          <m:e>
            <m:r>
              <w:ins w:id="6726" w:author="ThinkPad" w:date="2022-06-20T09:35:00Z">
                <w:rPr>
                  <w:rFonts w:ascii="Cambria Math" w:eastAsia="宋体" w:hAnsi="Cambria Math" w:cs="Times New Roman"/>
                  <w:kern w:val="0"/>
                  <w:sz w:val="24"/>
                  <w:szCs w:val="24"/>
                </w:rPr>
                <m:t>S</m:t>
              </w:ins>
            </m:r>
          </m:e>
          <m:sub>
            <m:r>
              <w:ins w:id="6727" w:author="ThinkPad" w:date="2022-06-20T09:35:00Z">
                <w:rPr>
                  <w:rFonts w:ascii="Cambria Math" w:eastAsia="宋体" w:hAnsi="Cambria Math" w:cs="Times New Roman"/>
                  <w:kern w:val="0"/>
                  <w:sz w:val="24"/>
                  <w:szCs w:val="24"/>
                </w:rPr>
                <m:t>v</m:t>
              </w:ins>
            </m:r>
          </m:sub>
        </m:sSub>
        <m:r>
          <w:ins w:id="6728" w:author="ThinkPad" w:date="2022-06-20T09:35:00Z">
            <m:rPr>
              <m:sty m:val="p"/>
            </m:rPr>
            <w:rPr>
              <w:rFonts w:ascii="Cambria Math" w:eastAsia="宋体" w:hAnsi="Cambria Math" w:cs="Times New Roman"/>
              <w:kern w:val="0"/>
              <w:sz w:val="24"/>
              <w:szCs w:val="24"/>
            </w:rPr>
            <m:t>=</m:t>
          </w:ins>
        </m:r>
        <m:r>
          <w:ins w:id="6729" w:author="ThinkPad" w:date="2022-06-20T09:35:00Z">
            <w:rPr>
              <w:rFonts w:ascii="Cambria Math" w:eastAsia="宋体" w:hAnsi="Cambria Math" w:cs="Times New Roman"/>
              <w:kern w:val="0"/>
              <w:sz w:val="24"/>
              <w:szCs w:val="24"/>
            </w:rPr>
            <m:t>a</m:t>
          </w:ins>
        </m:r>
        <m:r>
          <w:ins w:id="6730" w:author="ThinkPad" w:date="2022-06-20T09:35:00Z">
            <m:rPr>
              <m:sty m:val="p"/>
            </m:rPr>
            <w:rPr>
              <w:rFonts w:ascii="Cambria Math" w:eastAsia="宋体" w:hAnsi="Cambria Math" w:cs="Times New Roman" w:hint="eastAsia"/>
              <w:kern w:val="0"/>
              <w:sz w:val="24"/>
              <w:szCs w:val="24"/>
            </w:rPr>
            <m:t>×</m:t>
          </w:ins>
        </m:r>
        <m:sSub>
          <m:sSubPr>
            <m:ctrlPr>
              <w:ins w:id="6731" w:author="ThinkPad" w:date="2022-06-20T09:35:00Z">
                <w:rPr>
                  <w:rFonts w:ascii="Cambria Math" w:eastAsia="宋体" w:hAnsi="Cambria Math" w:cs="Times New Roman"/>
                  <w:kern w:val="0"/>
                  <w:sz w:val="24"/>
                  <w:szCs w:val="24"/>
                </w:rPr>
              </w:ins>
            </m:ctrlPr>
          </m:sSubPr>
          <m:e>
            <m:r>
              <w:ins w:id="6732" w:author="ThinkPad" w:date="2022-06-20T09:35:00Z">
                <m:rPr>
                  <m:sty m:val="p"/>
                </m:rPr>
                <w:rPr>
                  <w:rFonts w:ascii="Cambria Math" w:eastAsia="宋体" w:hAnsi="Cambria Math" w:cs="Times New Roman"/>
                  <w:kern w:val="0"/>
                  <w:sz w:val="24"/>
                  <w:szCs w:val="24"/>
                </w:rPr>
                <m:t>ρ</m:t>
              </w:ins>
            </m:r>
          </m:e>
          <m:sub>
            <m:r>
              <w:ins w:id="6733" w:author="ThinkPad" w:date="2022-06-20T09:35:00Z">
                <w:rPr>
                  <w:rFonts w:ascii="Cambria Math" w:eastAsia="宋体" w:hAnsi="Cambria Math" w:cs="Times New Roman"/>
                  <w:kern w:val="0"/>
                  <w:sz w:val="24"/>
                  <w:szCs w:val="24"/>
                </w:rPr>
                <m:t>v</m:t>
              </w:ins>
            </m:r>
          </m:sub>
        </m:sSub>
        <m:r>
          <w:ins w:id="6734" w:author="ThinkPad" w:date="2022-06-20T09:35:00Z">
            <m:rPr>
              <m:sty m:val="p"/>
            </m:rPr>
            <w:rPr>
              <w:rFonts w:ascii="Cambria Math" w:eastAsia="宋体" w:hAnsi="Cambria Math" w:cs="Times New Roman"/>
              <w:kern w:val="0"/>
              <w:sz w:val="24"/>
              <w:szCs w:val="24"/>
            </w:rPr>
            <m:t>+</m:t>
          </w:ins>
        </m:r>
        <m:r>
          <w:ins w:id="6735" w:author="ThinkPad" w:date="2022-06-20T09:35:00Z">
            <w:rPr>
              <w:rFonts w:ascii="Cambria Math" w:eastAsia="宋体" w:hAnsi="Cambria Math" w:cs="Times New Roman"/>
              <w:kern w:val="0"/>
              <w:sz w:val="24"/>
              <w:szCs w:val="24"/>
            </w:rPr>
            <m:t>b</m:t>
          </w:ins>
        </m:r>
        <m:r>
          <w:ins w:id="6736" w:author="ThinkPad" w:date="2022-06-20T09:35:00Z">
            <m:rPr>
              <m:sty m:val="p"/>
            </m:rPr>
            <w:rPr>
              <w:rFonts w:ascii="Cambria Math" w:eastAsia="宋体" w:hAnsi="Cambria Math" w:cs="Times New Roman" w:hint="eastAsia"/>
              <w:kern w:val="0"/>
              <w:sz w:val="24"/>
              <w:szCs w:val="24"/>
            </w:rPr>
            <m:t>×</m:t>
          </w:ins>
        </m:r>
        <m:sSub>
          <m:sSubPr>
            <m:ctrlPr>
              <w:ins w:id="6737" w:author="ThinkPad" w:date="2022-06-20T09:35:00Z">
                <w:rPr>
                  <w:rFonts w:ascii="Cambria Math" w:eastAsia="宋体" w:hAnsi="Cambria Math" w:cs="Times New Roman"/>
                  <w:kern w:val="0"/>
                  <w:sz w:val="24"/>
                  <w:szCs w:val="24"/>
                </w:rPr>
              </w:ins>
            </m:ctrlPr>
          </m:sSubPr>
          <m:e>
            <m:r>
              <w:ins w:id="6738" w:author="ThinkPad" w:date="2022-06-20T09:35:00Z">
                <w:rPr>
                  <w:rFonts w:ascii="Cambria Math" w:eastAsia="宋体" w:hAnsi="Cambria Math" w:cs="Times New Roman"/>
                  <w:kern w:val="0"/>
                  <w:sz w:val="24"/>
                  <w:szCs w:val="24"/>
                </w:rPr>
                <m:t>r</m:t>
              </w:ins>
            </m:r>
          </m:e>
          <m:sub>
            <m:r>
              <w:ins w:id="6739" w:author="ThinkPad" w:date="2022-06-20T09:35:00Z">
                <w:rPr>
                  <w:rFonts w:ascii="Cambria Math" w:eastAsia="宋体" w:hAnsi="Cambria Math" w:cs="Times New Roman"/>
                  <w:kern w:val="0"/>
                  <w:sz w:val="24"/>
                  <w:szCs w:val="24"/>
                </w:rPr>
                <m:t>v</m:t>
              </w:ins>
            </m:r>
          </m:sub>
        </m:sSub>
      </m:oMath>
      <w:ins w:id="6740"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741"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742" w:author="ThinkPad" w:date="2022-06-19T20:40:00Z">
        <w:r w:rsidR="002928BF">
          <w:rPr>
            <w:rFonts w:ascii="Times New Roman" w:eastAsia="宋体" w:hAnsi="Times New Roman" w:cs="Times New Roman" w:hint="eastAsia"/>
            <w:kern w:val="0"/>
            <w:sz w:val="24"/>
            <w:szCs w:val="24"/>
          </w:rPr>
          <w:t>说</w:t>
        </w:r>
      </w:ins>
      <w:ins w:id="6743"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744"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745" w:author="ThinkPad" w:date="2022-06-20T09:52:00Z">
        <w:r w:rsidR="00ED2531">
          <w:rPr>
            <w:rFonts w:ascii="Times New Roman" w:eastAsia="宋体" w:hAnsi="Times New Roman" w:cs="Times New Roman" w:hint="eastAsia"/>
            <w:kern w:val="0"/>
            <w:sz w:val="24"/>
            <w:szCs w:val="24"/>
          </w:rPr>
          <w:t>难以</w:t>
        </w:r>
      </w:ins>
      <w:ins w:id="6746" w:author="ThinkPad" w:date="2022-06-20T09:57:00Z">
        <w:r w:rsidR="00A92825">
          <w:rPr>
            <w:rFonts w:ascii="Times New Roman" w:eastAsia="宋体" w:hAnsi="Times New Roman" w:cs="Times New Roman" w:hint="eastAsia"/>
            <w:kern w:val="0"/>
            <w:sz w:val="24"/>
            <w:szCs w:val="24"/>
          </w:rPr>
          <w:t>卒</w:t>
        </w:r>
      </w:ins>
      <w:ins w:id="6747" w:author="ThinkPad" w:date="2022-06-20T09:52:00Z">
        <w:r w:rsidR="00ED2531">
          <w:rPr>
            <w:rFonts w:ascii="Times New Roman" w:eastAsia="宋体" w:hAnsi="Times New Roman" w:cs="Times New Roman" w:hint="eastAsia"/>
            <w:kern w:val="0"/>
            <w:sz w:val="24"/>
            <w:szCs w:val="24"/>
          </w:rPr>
          <w:t>读</w:t>
        </w:r>
      </w:ins>
      <w:ins w:id="6748"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6749"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750"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751" w:author="ThinkPad" w:date="2022-06-19T10:47:00Z">
        <w:r w:rsidR="00CA5769" w:rsidDel="00943558">
          <w:rPr>
            <w:rFonts w:ascii="Times New Roman" w:eastAsia="宋体" w:hAnsi="Times New Roman" w:cs="Times New Roman"/>
            <w:kern w:val="0"/>
            <w:sz w:val="24"/>
            <w:szCs w:val="24"/>
          </w:rPr>
          <w:delText xml:space="preserve">through </w:delText>
        </w:r>
      </w:del>
      <w:ins w:id="6752"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753" w:author="ThinkPad" w:date="2022-06-19T10:47:00Z">
        <w:r w:rsidR="00CA5769" w:rsidDel="00943558">
          <w:rPr>
            <w:rFonts w:ascii="Times New Roman" w:eastAsia="宋体" w:hAnsi="Times New Roman" w:cs="Times New Roman"/>
            <w:kern w:val="0"/>
            <w:sz w:val="24"/>
            <w:szCs w:val="24"/>
          </w:rPr>
          <w:delText xml:space="preserve">stability </w:delText>
        </w:r>
      </w:del>
      <w:ins w:id="6754"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755" w:author="ThinkPad" w:date="2022-06-20T09:26:00Z">
        <w:r w:rsidR="00CA5769" w:rsidDel="009106B6">
          <w:rPr>
            <w:rFonts w:ascii="Times New Roman" w:eastAsia="宋体" w:hAnsi="Times New Roman" w:cs="Times New Roman"/>
            <w:kern w:val="0"/>
            <w:sz w:val="24"/>
            <w:szCs w:val="24"/>
          </w:rPr>
          <w:delText>the defined formulation</w:delText>
        </w:r>
      </w:del>
      <w:del w:id="6756" w:author="ThinkPad" w:date="2022-06-20T09:27:00Z">
        <w:r w:rsidR="00CA5769" w:rsidDel="009106B6">
          <w:rPr>
            <w:rFonts w:ascii="Times New Roman" w:eastAsia="宋体" w:hAnsi="Times New Roman" w:cs="Times New Roman"/>
            <w:kern w:val="0"/>
            <w:sz w:val="24"/>
            <w:szCs w:val="24"/>
          </w:rPr>
          <w:delText xml:space="preserve"> of </w:delText>
        </w:r>
      </w:del>
      <w:ins w:id="6757" w:author="ThinkPad" w:date="2022-06-20T09:27:00Z">
        <w:r w:rsidR="009106B6">
          <w:rPr>
            <w:rFonts w:ascii="Times New Roman" w:eastAsia="宋体" w:hAnsi="Times New Roman" w:cs="Times New Roman"/>
            <w:kern w:val="0"/>
            <w:sz w:val="24"/>
            <w:szCs w:val="24"/>
          </w:rPr>
          <w:t>the</w:t>
        </w:r>
      </w:ins>
      <w:ins w:id="6758" w:author="ThinkPad" w:date="2022-06-20T09:26:00Z">
        <w:r w:rsidR="009106B6">
          <w:rPr>
            <w:rFonts w:ascii="Times New Roman" w:eastAsia="宋体" w:hAnsi="Times New Roman" w:cs="Times New Roman"/>
            <w:kern w:val="0"/>
            <w:sz w:val="24"/>
            <w:szCs w:val="24"/>
          </w:rPr>
          <w:t xml:space="preserve"> </w:t>
        </w:r>
      </w:ins>
      <w:ins w:id="6759"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760"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761"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762" w:author="ThinkPad" w:date="2022-06-20T09:27:00Z">
        <w:r w:rsidR="009106B6">
          <w:rPr>
            <w:rFonts w:ascii="Times New Roman" w:eastAsia="宋体" w:hAnsi="Times New Roman" w:cs="Times New Roman"/>
            <w:kern w:val="0"/>
            <w:sz w:val="24"/>
            <w:szCs w:val="24"/>
          </w:rPr>
          <w:t xml:space="preserve">That is, </w:t>
        </w:r>
      </w:ins>
      <w:del w:id="6763" w:author="ThinkPad" w:date="2022-06-20T09:27:00Z">
        <w:r w:rsidR="00CA5769" w:rsidDel="009106B6">
          <w:rPr>
            <w:rFonts w:ascii="Times New Roman" w:eastAsia="宋体" w:hAnsi="Times New Roman" w:cs="Times New Roman"/>
            <w:kern w:val="0"/>
            <w:sz w:val="24"/>
            <w:szCs w:val="24"/>
          </w:rPr>
          <w:delText>N</w:delText>
        </w:r>
      </w:del>
      <w:ins w:id="6764"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765"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766" w:author="ThinkPad" w:date="2022-06-19T10:48:00Z">
        <w:r w:rsidR="00CA5769" w:rsidDel="00943558">
          <w:rPr>
            <w:rFonts w:ascii="Times New Roman" w:eastAsia="宋体" w:hAnsi="Times New Roman" w:cs="Times New Roman"/>
            <w:kern w:val="0"/>
            <w:sz w:val="24"/>
            <w:szCs w:val="24"/>
          </w:rPr>
          <w:delText xml:space="preserve">have </w:delText>
        </w:r>
      </w:del>
      <w:ins w:id="6767"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768" w:author="ThinkPad" w:date="2022-06-19T10:48:00Z">
        <w:r w:rsidR="00CA5769" w:rsidDel="00943558">
          <w:rPr>
            <w:rFonts w:ascii="Times New Roman" w:eastAsia="宋体" w:hAnsi="Times New Roman" w:cs="Times New Roman"/>
            <w:kern w:val="0"/>
            <w:sz w:val="24"/>
            <w:szCs w:val="24"/>
          </w:rPr>
          <w:delText xml:space="preserve">generated </w:delText>
        </w:r>
      </w:del>
      <w:ins w:id="6769" w:author="ThinkPad" w:date="2022-06-20T09:28:00Z">
        <w:r w:rsidR="009106B6">
          <w:rPr>
            <w:rFonts w:ascii="Times New Roman" w:eastAsia="宋体" w:hAnsi="Times New Roman" w:cs="Times New Roman"/>
            <w:kern w:val="0"/>
            <w:sz w:val="24"/>
            <w:szCs w:val="24"/>
          </w:rPr>
          <w:t>pack</w:t>
        </w:r>
      </w:ins>
      <w:ins w:id="6770" w:author="ThinkPad" w:date="2022-06-19T10:48:00Z">
        <w:r w:rsidR="00943558">
          <w:rPr>
            <w:rFonts w:ascii="Times New Roman" w:eastAsia="宋体" w:hAnsi="Times New Roman" w:cs="Times New Roman"/>
            <w:kern w:val="0"/>
            <w:sz w:val="24"/>
            <w:szCs w:val="24"/>
          </w:rPr>
          <w:t xml:space="preserve">ing </w:t>
        </w:r>
      </w:ins>
      <w:del w:id="6771" w:author="ThinkPad" w:date="2022-06-19T10:48:00Z">
        <w:r w:rsidR="00CA5769" w:rsidDel="00943558">
          <w:rPr>
            <w:rFonts w:ascii="Times New Roman" w:eastAsia="宋体" w:hAnsi="Times New Roman" w:cs="Times New Roman"/>
            <w:kern w:val="0"/>
            <w:sz w:val="24"/>
            <w:szCs w:val="24"/>
          </w:rPr>
          <w:delText xml:space="preserve">some </w:delText>
        </w:r>
      </w:del>
      <w:ins w:id="6772"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6773"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774"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775" w:author="ThinkPad" w:date="2022-06-20T09:29:00Z">
        <w:r w:rsidR="00CA5769" w:rsidDel="009106B6">
          <w:rPr>
            <w:rFonts w:ascii="Times New Roman" w:eastAsia="宋体" w:hAnsi="Times New Roman" w:cs="Times New Roman"/>
            <w:kern w:val="0"/>
            <w:sz w:val="24"/>
            <w:szCs w:val="24"/>
          </w:rPr>
          <w:delText xml:space="preserve">indicates </w:delText>
        </w:r>
      </w:del>
      <w:ins w:id="6776"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777"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778"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779" w:author="ThinkPad" w:date="2022-06-20T09:30:00Z">
        <w:r w:rsidR="00CA5769" w:rsidDel="009106B6">
          <w:rPr>
            <w:rFonts w:ascii="Times New Roman" w:eastAsia="宋体" w:hAnsi="Times New Roman" w:cs="Times New Roman"/>
            <w:kern w:val="0"/>
            <w:sz w:val="24"/>
            <w:szCs w:val="24"/>
          </w:rPr>
          <w:delText xml:space="preserve">finalizing </w:delText>
        </w:r>
      </w:del>
      <w:ins w:id="6780" w:author="ThinkPad" w:date="2022-06-20T09:30:00Z">
        <w:r w:rsidR="009106B6">
          <w:rPr>
            <w:rFonts w:ascii="Times New Roman" w:eastAsia="宋体" w:hAnsi="Times New Roman" w:cs="Times New Roman"/>
            <w:kern w:val="0"/>
            <w:sz w:val="24"/>
            <w:szCs w:val="24"/>
          </w:rPr>
          <w:t xml:space="preserve">finalization of </w:t>
        </w:r>
      </w:ins>
      <w:del w:id="6781"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782"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783"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784" w:author="ThinkPad" w:date="2022-06-20T09:29:00Z">
        <w:r w:rsidR="00CA5769" w:rsidDel="009106B6">
          <w:rPr>
            <w:rFonts w:ascii="Times New Roman" w:eastAsia="宋体" w:hAnsi="Times New Roman" w:cs="Times New Roman"/>
            <w:kern w:val="0"/>
            <w:sz w:val="24"/>
            <w:szCs w:val="24"/>
          </w:rPr>
          <w:delText>s</w:delText>
        </w:r>
      </w:del>
      <w:ins w:id="6785"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786"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787" w:author="ThinkPad" w:date="2022-06-20T09:29:00Z">
        <w:r w:rsidR="009106B6">
          <w:rPr>
            <w:rFonts w:ascii="Times New Roman" w:eastAsia="宋体" w:hAnsi="Times New Roman" w:cs="Times New Roman"/>
            <w:kern w:val="0"/>
            <w:sz w:val="24"/>
            <w:szCs w:val="24"/>
          </w:rPr>
          <w:t xml:space="preserve"> </w:t>
        </w:r>
      </w:ins>
      <w:del w:id="6788"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789" w:author="ThinkPad" w:date="2022-06-20T09:31:00Z">
        <w:r w:rsidR="00CA5769" w:rsidDel="009106B6">
          <w:rPr>
            <w:rFonts w:ascii="Times New Roman" w:eastAsia="宋体" w:hAnsi="Times New Roman" w:cs="Times New Roman"/>
            <w:kern w:val="0"/>
            <w:sz w:val="24"/>
            <w:szCs w:val="24"/>
          </w:rPr>
          <w:delText xml:space="preserve">necessary </w:delText>
        </w:r>
      </w:del>
      <w:ins w:id="6790"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791"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792"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 xml:space="preserve">block </w:t>
        </w:r>
        <w:proofErr w:type="gramStart"/>
        <w:r w:rsidR="001575D9">
          <w:rPr>
            <w:rFonts w:ascii="Times New Roman" w:eastAsia="宋体" w:hAnsi="Times New Roman" w:cs="Times New Roman"/>
            <w:kern w:val="0"/>
            <w:sz w:val="24"/>
            <w:szCs w:val="24"/>
          </w:rPr>
          <w:t>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w:t>
      </w:r>
      <w:proofErr w:type="gramEnd"/>
      <w:r w:rsidR="00CA5769">
        <w:rPr>
          <w:rFonts w:ascii="Times New Roman" w:eastAsia="宋体" w:hAnsi="Times New Roman" w:cs="Times New Roman"/>
          <w:kern w:val="0"/>
          <w:sz w:val="24"/>
          <w:szCs w:val="24"/>
        </w:rPr>
        <w:t xml:space="preserve"> generate </w:t>
      </w:r>
      <w:del w:id="6793" w:author="ThinkPad" w:date="2022-06-20T09:31:00Z">
        <w:r w:rsidR="00CA5769" w:rsidDel="001575D9">
          <w:rPr>
            <w:rFonts w:ascii="Times New Roman" w:eastAsia="宋体" w:hAnsi="Times New Roman" w:cs="Times New Roman"/>
            <w:kern w:val="0"/>
            <w:sz w:val="24"/>
            <w:szCs w:val="24"/>
          </w:rPr>
          <w:delText xml:space="preserve">a </w:delText>
        </w:r>
      </w:del>
      <w:ins w:id="6794"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795" w:author="ThinkPad" w:date="2022-06-20T09:31:00Z">
        <w:r w:rsidR="001575D9">
          <w:rPr>
            <w:rFonts w:ascii="Times New Roman" w:eastAsia="宋体" w:hAnsi="Times New Roman" w:cs="Times New Roman"/>
            <w:kern w:val="0"/>
            <w:sz w:val="24"/>
            <w:szCs w:val="24"/>
          </w:rPr>
          <w:t>s</w:t>
        </w:r>
      </w:ins>
      <w:del w:id="6796"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797" w:author="ThinkPad" w:date="2022-06-19T10:48:00Z">
        <w:r w:rsidR="00CA5769" w:rsidDel="00943558">
          <w:rPr>
            <w:rFonts w:ascii="Times New Roman" w:eastAsia="宋体" w:hAnsi="Times New Roman" w:cs="Times New Roman"/>
            <w:kern w:val="0"/>
            <w:sz w:val="24"/>
            <w:szCs w:val="24"/>
          </w:rPr>
          <w:delText xml:space="preserve">relies </w:delText>
        </w:r>
      </w:del>
      <w:del w:id="6798"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6799"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800" w:author="ThinkPad" w:date="2022-06-20T09:32:00Z">
        <w:r w:rsidR="001575D9">
          <w:rPr>
            <w:rFonts w:ascii="Times New Roman" w:eastAsia="宋体" w:hAnsi="Times New Roman" w:cs="Times New Roman"/>
            <w:kern w:val="0"/>
            <w:sz w:val="24"/>
            <w:szCs w:val="24"/>
          </w:rPr>
          <w:t>nodes</w:t>
        </w:r>
      </w:ins>
      <w:del w:id="6801" w:author="ThinkPad" w:date="2022-06-20T09:32:00Z">
        <w:r w:rsidR="00CA5769" w:rsidRPr="00943558" w:rsidDel="001575D9">
          <w:rPr>
            <w:rFonts w:ascii="Times New Roman" w:eastAsia="宋体" w:hAnsi="Times New Roman" w:cs="Times New Roman"/>
            <w:kern w:val="0"/>
            <w:sz w:val="24"/>
            <w:szCs w:val="24"/>
            <w:highlight w:val="yellow"/>
            <w:rPrChange w:id="6802"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803"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804"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805"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806"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807" w:author="ThinkPad" w:date="2022-06-20T09:32:00Z">
        <w:r w:rsidR="007F1C2D">
          <w:rPr>
            <w:rFonts w:ascii="Times New Roman" w:eastAsia="宋体" w:hAnsi="Times New Roman" w:cs="Times New Roman"/>
            <w:kern w:val="0"/>
            <w:sz w:val="24"/>
            <w:szCs w:val="24"/>
          </w:rPr>
          <w:t>in different cases</w:t>
        </w:r>
      </w:ins>
      <w:del w:id="6808"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809"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810"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811"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812"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813"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814"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815"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816" w:author="ThinkPad" w:date="2022-06-20T09:49:00Z">
        <w:r w:rsidR="00200793">
          <w:rPr>
            <w:rFonts w:ascii="Times New Roman" w:eastAsia="宋体" w:hAnsi="Times New Roman" w:cs="Times New Roman"/>
            <w:kern w:val="0"/>
            <w:sz w:val="24"/>
            <w:szCs w:val="24"/>
          </w:rPr>
          <w:t>Fig. 6(a) shows how the nodes are distributed</w:t>
        </w:r>
      </w:ins>
      <w:del w:id="6817" w:author="ThinkPad" w:date="2022-06-20T09:50:00Z">
        <w:r w:rsidDel="00200793">
          <w:rPr>
            <w:rFonts w:ascii="Times New Roman" w:eastAsia="宋体" w:hAnsi="Times New Roman" w:cs="Times New Roman"/>
            <w:kern w:val="0"/>
            <w:sz w:val="24"/>
            <w:szCs w:val="24"/>
          </w:rPr>
          <w:delText>The parameters are shown in</w:delText>
        </w:r>
      </w:del>
      <w:del w:id="6818"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819"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820"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821" w:author="Zhang Li" w:date="2022-06-12T15:30:00Z"/>
          <w:rFonts w:ascii="Times New Roman" w:eastAsia="宋体" w:hAnsi="Times New Roman" w:cs="Times New Roman"/>
          <w:kern w:val="0"/>
          <w:sz w:val="24"/>
          <w:szCs w:val="24"/>
        </w:rPr>
      </w:pPr>
      <w:ins w:id="6822" w:author="Zhang Li" w:date="2022-06-12T15:30:00Z">
        <w:del w:id="6823"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824" w:author="ThinkPad" w:date="2022-06-20T09:06:00Z">
          <w:r w:rsidDel="00AC6691">
            <w:rPr>
              <w:rFonts w:ascii="Times New Roman" w:eastAsia="宋体" w:hAnsi="Times New Roman" w:cs="Times New Roman"/>
              <w:kern w:val="0"/>
              <w:sz w:val="24"/>
              <w:szCs w:val="24"/>
            </w:rPr>
            <w:delText>,</w:delText>
          </w:r>
        </w:del>
      </w:ins>
      <w:ins w:id="6825" w:author="ThinkPad" w:date="2022-06-20T09:06:00Z">
        <w:r w:rsidR="00AC6691">
          <w:rPr>
            <w:rFonts w:ascii="Times New Roman" w:eastAsia="宋体" w:hAnsi="Times New Roman" w:cs="Times New Roman"/>
            <w:kern w:val="0"/>
            <w:sz w:val="24"/>
            <w:szCs w:val="24"/>
          </w:rPr>
          <w:t xml:space="preserve"> shows that</w:t>
        </w:r>
      </w:ins>
      <w:ins w:id="6826" w:author="Zhang Li" w:date="2022-06-12T15:30:00Z">
        <w:r>
          <w:rPr>
            <w:rFonts w:ascii="Times New Roman" w:eastAsia="宋体" w:hAnsi="Times New Roman" w:cs="Times New Roman"/>
            <w:kern w:val="0"/>
            <w:sz w:val="24"/>
            <w:szCs w:val="24"/>
          </w:rPr>
          <w:t xml:space="preserve"> the percentage of high-quality node</w:t>
        </w:r>
      </w:ins>
      <w:ins w:id="6827" w:author="ThinkPad" w:date="2022-06-20T09:06:00Z">
        <w:r w:rsidR="00AC6691">
          <w:rPr>
            <w:rFonts w:ascii="Times New Roman" w:eastAsia="宋体" w:hAnsi="Times New Roman" w:cs="Times New Roman"/>
            <w:kern w:val="0"/>
            <w:sz w:val="24"/>
            <w:szCs w:val="24"/>
          </w:rPr>
          <w:t>s</w:t>
        </w:r>
      </w:ins>
      <w:ins w:id="6828" w:author="Zhang Li" w:date="2022-06-12T15:30:00Z">
        <w:r>
          <w:rPr>
            <w:rFonts w:ascii="Times New Roman" w:eastAsia="宋体" w:hAnsi="Times New Roman" w:cs="Times New Roman"/>
            <w:kern w:val="0"/>
            <w:sz w:val="24"/>
            <w:szCs w:val="24"/>
          </w:rPr>
          <w:t xml:space="preserve"> </w:t>
        </w:r>
      </w:ins>
      <w:ins w:id="6829"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830" w:author="ThinkPad" w:date="2022-06-20T09:06:00Z">
        <w:r w:rsidR="00AC6691">
          <w:rPr>
            <w:rFonts w:ascii="Times New Roman" w:eastAsia="宋体" w:hAnsi="Times New Roman" w:cs="Times New Roman"/>
            <w:kern w:val="0"/>
            <w:sz w:val="24"/>
            <w:szCs w:val="24"/>
          </w:rPr>
          <w:t xml:space="preserve">almost </w:t>
        </w:r>
      </w:ins>
      <w:ins w:id="6831" w:author="Zhang Li" w:date="2022-06-12T15:30:00Z">
        <w:r>
          <w:rPr>
            <w:rFonts w:ascii="Times New Roman" w:eastAsia="宋体" w:hAnsi="Times New Roman" w:cs="Times New Roman"/>
            <w:kern w:val="0"/>
            <w:sz w:val="24"/>
            <w:szCs w:val="24"/>
          </w:rPr>
          <w:t xml:space="preserve">linearly increases with the </w:t>
        </w:r>
        <w:del w:id="6832"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833" w:author="ThinkPad" w:date="2022-06-20T09:53:00Z">
        <w:r w:rsidR="005A02B5">
          <w:rPr>
            <w:rFonts w:ascii="Times New Roman" w:eastAsia="宋体" w:hAnsi="Times New Roman" w:cs="Times New Roman"/>
            <w:kern w:val="0"/>
            <w:sz w:val="24"/>
            <w:szCs w:val="24"/>
          </w:rPr>
          <w:t xml:space="preserve"> </w:t>
        </w:r>
        <w:proofErr w:type="gramStart"/>
        <w:r w:rsidR="005A02B5" w:rsidRPr="005A02B5">
          <w:rPr>
            <w:rFonts w:ascii="Times New Roman" w:eastAsia="宋体" w:hAnsi="Times New Roman" w:cs="Times New Roman"/>
            <w:i/>
            <w:iCs/>
            <w:kern w:val="0"/>
            <w:sz w:val="24"/>
            <w:szCs w:val="24"/>
            <w:rPrChange w:id="6834" w:author="ThinkPad" w:date="2022-06-20T09:53:00Z">
              <w:rPr>
                <w:rFonts w:ascii="Times New Roman" w:eastAsia="宋体" w:hAnsi="Times New Roman" w:cs="Times New Roman"/>
                <w:kern w:val="0"/>
                <w:sz w:val="24"/>
                <w:szCs w:val="24"/>
              </w:rPr>
            </w:rPrChange>
          </w:rPr>
          <w:t>a</w:t>
        </w:r>
        <w:proofErr w:type="gramEnd"/>
        <w:r w:rsidR="005A02B5">
          <w:rPr>
            <w:rFonts w:ascii="Times New Roman" w:eastAsia="宋体" w:hAnsi="Times New Roman" w:cs="Times New Roman"/>
            <w:kern w:val="0"/>
            <w:sz w:val="24"/>
            <w:szCs w:val="24"/>
          </w:rPr>
          <w:t xml:space="preserve"> increasing</w:t>
        </w:r>
      </w:ins>
      <w:ins w:id="6835"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836" w:author="ThinkPad" w:date="2022-06-20T09:06:00Z">
          <w:r w:rsidDel="0070518D">
            <w:rPr>
              <w:rFonts w:ascii="Times New Roman" w:eastAsia="宋体" w:hAnsi="Times New Roman" w:cs="Times New Roman"/>
              <w:kern w:val="0"/>
              <w:sz w:val="24"/>
              <w:szCs w:val="24"/>
            </w:rPr>
            <w:delText>influence</w:delText>
          </w:r>
        </w:del>
      </w:ins>
      <w:ins w:id="6837" w:author="ThinkPad" w:date="2022-06-20T09:06:00Z">
        <w:r w:rsidR="0070518D">
          <w:rPr>
            <w:rFonts w:ascii="Times New Roman" w:eastAsia="宋体" w:hAnsi="Times New Roman" w:cs="Times New Roman"/>
            <w:kern w:val="0"/>
            <w:sz w:val="24"/>
            <w:szCs w:val="24"/>
          </w:rPr>
          <w:t>affect</w:t>
        </w:r>
      </w:ins>
      <w:ins w:id="6838" w:author="Zhang Li" w:date="2022-06-12T15:30:00Z">
        <w:r>
          <w:rPr>
            <w:rFonts w:ascii="Times New Roman" w:eastAsia="宋体" w:hAnsi="Times New Roman" w:cs="Times New Roman"/>
            <w:kern w:val="0"/>
            <w:sz w:val="24"/>
            <w:szCs w:val="24"/>
          </w:rPr>
          <w:t xml:space="preserve"> the probability </w:t>
        </w:r>
        <w:del w:id="6839" w:author="ThinkPad" w:date="2022-06-19T10:52:00Z">
          <w:r w:rsidDel="00654622">
            <w:rPr>
              <w:rFonts w:ascii="Times New Roman" w:eastAsia="宋体" w:hAnsi="Times New Roman" w:cs="Times New Roman"/>
              <w:kern w:val="0"/>
              <w:sz w:val="24"/>
              <w:szCs w:val="24"/>
            </w:rPr>
            <w:delText>that</w:delText>
          </w:r>
        </w:del>
      </w:ins>
      <w:ins w:id="6840" w:author="ThinkPad" w:date="2022-06-20T09:54:00Z">
        <w:r w:rsidR="005A02B5">
          <w:rPr>
            <w:rFonts w:ascii="Times New Roman" w:eastAsia="宋体" w:hAnsi="Times New Roman" w:cs="Times New Roman"/>
            <w:kern w:val="0"/>
            <w:sz w:val="24"/>
            <w:szCs w:val="24"/>
          </w:rPr>
          <w:t>for</w:t>
        </w:r>
      </w:ins>
      <w:ins w:id="6841" w:author="Zhang Li" w:date="2022-06-12T15:30:00Z">
        <w:r>
          <w:rPr>
            <w:rFonts w:ascii="Times New Roman" w:eastAsia="宋体" w:hAnsi="Times New Roman" w:cs="Times New Roman"/>
            <w:kern w:val="0"/>
            <w:sz w:val="24"/>
            <w:szCs w:val="24"/>
          </w:rPr>
          <w:t xml:space="preserve"> </w:t>
        </w:r>
        <w:del w:id="6842"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843" w:author="ThinkPad" w:date="2022-06-20T09:54:00Z">
        <w:r w:rsidR="005A02B5">
          <w:rPr>
            <w:rFonts w:ascii="Times New Roman" w:eastAsia="宋体" w:hAnsi="Times New Roman" w:cs="Times New Roman"/>
            <w:kern w:val="0"/>
            <w:sz w:val="24"/>
            <w:szCs w:val="24"/>
          </w:rPr>
          <w:t>s</w:t>
        </w:r>
      </w:ins>
      <w:ins w:id="6844" w:author="ThinkPad" w:date="2022-06-20T09:07:00Z">
        <w:r w:rsidR="0070518D">
          <w:rPr>
            <w:rFonts w:ascii="Times New Roman" w:eastAsia="宋体" w:hAnsi="Times New Roman" w:cs="Times New Roman"/>
            <w:kern w:val="0"/>
            <w:sz w:val="24"/>
            <w:szCs w:val="24"/>
          </w:rPr>
          <w:t xml:space="preserve"> </w:t>
        </w:r>
      </w:ins>
      <w:ins w:id="6845" w:author="ThinkPad" w:date="2022-06-20T09:54:00Z">
        <w:r w:rsidR="005A02B5">
          <w:rPr>
            <w:rFonts w:ascii="Times New Roman" w:eastAsia="宋体" w:hAnsi="Times New Roman" w:cs="Times New Roman"/>
            <w:kern w:val="0"/>
            <w:sz w:val="24"/>
            <w:szCs w:val="24"/>
          </w:rPr>
          <w:t>to be</w:t>
        </w:r>
      </w:ins>
      <w:ins w:id="6846" w:author="ThinkPad" w:date="2022-06-20T09:07:00Z">
        <w:r w:rsidR="0070518D">
          <w:rPr>
            <w:rFonts w:ascii="Times New Roman" w:eastAsia="宋体" w:hAnsi="Times New Roman" w:cs="Times New Roman"/>
            <w:kern w:val="0"/>
            <w:sz w:val="24"/>
            <w:szCs w:val="24"/>
          </w:rPr>
          <w:t xml:space="preserve"> </w:t>
        </w:r>
      </w:ins>
      <w:ins w:id="6847" w:author="ThinkPad" w:date="2022-06-20T09:54:00Z">
        <w:r w:rsidR="005A02B5">
          <w:rPr>
            <w:rFonts w:ascii="Times New Roman" w:eastAsia="宋体" w:hAnsi="Times New Roman" w:cs="Times New Roman"/>
            <w:kern w:val="0"/>
            <w:sz w:val="24"/>
            <w:szCs w:val="24"/>
          </w:rPr>
          <w:t>s</w:t>
        </w:r>
      </w:ins>
      <w:ins w:id="6848" w:author="ThinkPad" w:date="2022-06-20T09:07:00Z">
        <w:r w:rsidR="0070518D">
          <w:rPr>
            <w:rFonts w:ascii="Times New Roman" w:eastAsia="宋体" w:hAnsi="Times New Roman" w:cs="Times New Roman"/>
            <w:kern w:val="0"/>
            <w:sz w:val="24"/>
            <w:szCs w:val="24"/>
          </w:rPr>
          <w:t>elected</w:t>
        </w:r>
      </w:ins>
      <w:ins w:id="6849" w:author="Zhang Li" w:date="2022-06-12T15:30:00Z">
        <w:r>
          <w:rPr>
            <w:rFonts w:ascii="Times New Roman" w:eastAsia="宋体" w:hAnsi="Times New Roman" w:cs="Times New Roman"/>
            <w:kern w:val="0"/>
            <w:sz w:val="24"/>
            <w:szCs w:val="24"/>
          </w:rPr>
          <w:t xml:space="preserve"> as block proposer</w:t>
        </w:r>
      </w:ins>
      <w:ins w:id="6850" w:author="ThinkPad" w:date="2022-06-20T09:54:00Z">
        <w:r w:rsidR="005A02B5">
          <w:rPr>
            <w:rFonts w:ascii="Times New Roman" w:eastAsia="宋体" w:hAnsi="Times New Roman" w:cs="Times New Roman"/>
            <w:kern w:val="0"/>
            <w:sz w:val="24"/>
            <w:szCs w:val="24"/>
          </w:rPr>
          <w:t>s</w:t>
        </w:r>
      </w:ins>
      <w:ins w:id="6851"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852"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853" w:author="ThinkPad" w:date="2022-06-19T10:52:00Z">
          <w:r w:rsidRPr="00C01EBE" w:rsidDel="00654622">
            <w:rPr>
              <w:rFonts w:ascii="Times New Roman" w:eastAsia="宋体" w:hAnsi="Times New Roman" w:cs="Times New Roman"/>
              <w:kern w:val="0"/>
              <w:sz w:val="24"/>
              <w:szCs w:val="24"/>
              <w:highlight w:val="yellow"/>
              <w:rPrChange w:id="6854"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855"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856"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857" w:author="ThinkPad" w:date="2022-06-20T09:55:00Z">
        <w:r w:rsidR="00C01EBE">
          <w:rPr>
            <w:rFonts w:ascii="Times New Roman" w:eastAsia="宋体" w:hAnsi="Times New Roman" w:cs="Times New Roman" w:hint="eastAsia"/>
            <w:kern w:val="0"/>
            <w:sz w:val="24"/>
            <w:szCs w:val="24"/>
          </w:rPr>
          <w:t>哪有此事？</w:t>
        </w:r>
      </w:ins>
      <w:ins w:id="6858" w:author="ThinkPad" w:date="2022-06-20T09:54:00Z">
        <w:r w:rsidR="00C01EBE">
          <w:rPr>
            <w:rFonts w:ascii="Times New Roman" w:eastAsia="宋体" w:hAnsi="Times New Roman" w:cs="Times New Roman"/>
            <w:kern w:val="0"/>
            <w:sz w:val="24"/>
            <w:szCs w:val="24"/>
          </w:rPr>
          <w:t xml:space="preserve">] </w:t>
        </w:r>
      </w:ins>
      <w:ins w:id="6859" w:author="Zhang Li" w:date="2022-06-12T15:30:00Z">
        <w:r>
          <w:rPr>
            <w:rFonts w:ascii="Times New Roman" w:eastAsia="宋体" w:hAnsi="Times New Roman" w:cs="Times New Roman"/>
            <w:kern w:val="0"/>
            <w:sz w:val="24"/>
            <w:szCs w:val="24"/>
          </w:rPr>
          <w:t xml:space="preserve">In this case, active time ratio </w:t>
        </w:r>
        <w:del w:id="6860" w:author="ThinkPad" w:date="2022-06-20T09:55:00Z">
          <w:r w:rsidDel="00C01EBE">
            <w:rPr>
              <w:rFonts w:ascii="Times New Roman" w:eastAsia="宋体" w:hAnsi="Times New Roman" w:cs="Times New Roman"/>
              <w:kern w:val="0"/>
              <w:sz w:val="24"/>
              <w:szCs w:val="24"/>
            </w:rPr>
            <w:delText>is more</w:delText>
          </w:r>
        </w:del>
      </w:ins>
      <w:ins w:id="6861" w:author="ThinkPad" w:date="2022-06-20T09:55:00Z">
        <w:r w:rsidR="00C01EBE">
          <w:rPr>
            <w:rFonts w:ascii="Times New Roman" w:eastAsia="宋体" w:hAnsi="Times New Roman" w:cs="Times New Roman"/>
            <w:kern w:val="0"/>
            <w:sz w:val="24"/>
            <w:szCs w:val="24"/>
          </w:rPr>
          <w:t>has larger</w:t>
        </w:r>
      </w:ins>
      <w:ins w:id="6862" w:author="Zhang Li" w:date="2022-06-12T15:30:00Z">
        <w:r>
          <w:rPr>
            <w:rFonts w:ascii="Times New Roman" w:eastAsia="宋体" w:hAnsi="Times New Roman" w:cs="Times New Roman"/>
            <w:kern w:val="0"/>
            <w:sz w:val="24"/>
            <w:szCs w:val="24"/>
          </w:rPr>
          <w:t xml:space="preserve"> </w:t>
        </w:r>
        <w:del w:id="6863" w:author="ThinkPad" w:date="2022-06-20T09:55:00Z">
          <w:r w:rsidDel="00C01EBE">
            <w:rPr>
              <w:rFonts w:ascii="Times New Roman" w:eastAsia="宋体" w:hAnsi="Times New Roman" w:cs="Times New Roman"/>
              <w:kern w:val="0"/>
              <w:sz w:val="24"/>
              <w:szCs w:val="24"/>
            </w:rPr>
            <w:delText>effect</w:delText>
          </w:r>
        </w:del>
      </w:ins>
      <w:ins w:id="6864" w:author="ThinkPad" w:date="2022-06-20T09:55:00Z">
        <w:r w:rsidR="00C01EBE">
          <w:rPr>
            <w:rFonts w:ascii="Times New Roman" w:eastAsia="宋体" w:hAnsi="Times New Roman" w:cs="Times New Roman"/>
            <w:kern w:val="0"/>
            <w:sz w:val="24"/>
            <w:szCs w:val="24"/>
          </w:rPr>
          <w:t>impact</w:t>
        </w:r>
      </w:ins>
      <w:ins w:id="6865" w:author="Zhang Li" w:date="2022-06-12T15:30:00Z">
        <w:r>
          <w:rPr>
            <w:rFonts w:ascii="Times New Roman" w:eastAsia="宋体" w:hAnsi="Times New Roman" w:cs="Times New Roman"/>
            <w:kern w:val="0"/>
            <w:sz w:val="24"/>
            <w:szCs w:val="24"/>
          </w:rPr>
          <w:t xml:space="preserve"> than consensus ratio </w:t>
        </w:r>
        <w:del w:id="6866" w:author="ThinkPad" w:date="2022-06-20T09:55:00Z">
          <w:r w:rsidDel="00C01EBE">
            <w:rPr>
              <w:rFonts w:ascii="Times New Roman" w:eastAsia="宋体" w:hAnsi="Times New Roman" w:cs="Times New Roman"/>
              <w:kern w:val="0"/>
              <w:sz w:val="24"/>
              <w:szCs w:val="24"/>
            </w:rPr>
            <w:delText>for</w:delText>
          </w:r>
        </w:del>
      </w:ins>
      <w:ins w:id="6867" w:author="ThinkPad" w:date="2022-06-20T09:55:00Z">
        <w:r w:rsidR="00C01EBE">
          <w:rPr>
            <w:rFonts w:ascii="Times New Roman" w:eastAsia="宋体" w:hAnsi="Times New Roman" w:cs="Times New Roman"/>
            <w:kern w:val="0"/>
            <w:sz w:val="24"/>
            <w:szCs w:val="24"/>
          </w:rPr>
          <w:t>in the</w:t>
        </w:r>
      </w:ins>
      <w:ins w:id="6868" w:author="Zhang Li" w:date="2022-06-12T15:30:00Z">
        <w:r>
          <w:rPr>
            <w:rFonts w:ascii="Times New Roman" w:eastAsia="宋体" w:hAnsi="Times New Roman" w:cs="Times New Roman"/>
            <w:kern w:val="0"/>
            <w:sz w:val="24"/>
            <w:szCs w:val="24"/>
          </w:rPr>
          <w:t xml:space="preserve"> stability</w:t>
        </w:r>
      </w:ins>
      <w:ins w:id="6869" w:author="ThinkPad" w:date="2022-06-20T09:55:00Z">
        <w:r w:rsidR="00C01EBE">
          <w:rPr>
            <w:rFonts w:ascii="Times New Roman" w:eastAsia="宋体" w:hAnsi="Times New Roman" w:cs="Times New Roman"/>
            <w:kern w:val="0"/>
            <w:sz w:val="24"/>
            <w:szCs w:val="24"/>
          </w:rPr>
          <w:t xml:space="preserve"> calculation</w:t>
        </w:r>
      </w:ins>
      <w:ins w:id="6870"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871" w:author="ThinkPad" w:date="2022-06-20T09:55:00Z">
          <w:r w:rsidDel="00C01EBE">
            <w:rPr>
              <w:rFonts w:ascii="Times New Roman" w:eastAsia="宋体" w:hAnsi="Times New Roman" w:cs="Times New Roman"/>
              <w:kern w:val="0"/>
              <w:sz w:val="24"/>
              <w:szCs w:val="24"/>
            </w:rPr>
            <w:delText>of</w:delText>
          </w:r>
        </w:del>
      </w:ins>
      <w:ins w:id="6872" w:author="ThinkPad" w:date="2022-06-20T09:55:00Z">
        <w:r w:rsidR="00C01EBE">
          <w:rPr>
            <w:rFonts w:ascii="Times New Roman" w:eastAsia="宋体" w:hAnsi="Times New Roman" w:cs="Times New Roman"/>
            <w:kern w:val="0"/>
            <w:sz w:val="24"/>
            <w:szCs w:val="24"/>
          </w:rPr>
          <w:t>in</w:t>
        </w:r>
      </w:ins>
      <w:ins w:id="6873" w:author="Zhang Li" w:date="2022-06-12T15:30:00Z">
        <w:r>
          <w:rPr>
            <w:rFonts w:ascii="Times New Roman" w:eastAsia="宋体" w:hAnsi="Times New Roman" w:cs="Times New Roman"/>
            <w:kern w:val="0"/>
            <w:sz w:val="24"/>
            <w:szCs w:val="24"/>
          </w:rPr>
          <w:t xml:space="preserve"> SWIB. To ensure</w:t>
        </w:r>
      </w:ins>
      <w:ins w:id="6874" w:author="ThinkPad" w:date="2022-06-20T09:56:00Z">
        <w:r w:rsidR="00C01EBE">
          <w:rPr>
            <w:rFonts w:ascii="Times New Roman" w:eastAsia="宋体" w:hAnsi="Times New Roman" w:cs="Times New Roman"/>
            <w:kern w:val="0"/>
            <w:sz w:val="24"/>
            <w:szCs w:val="24"/>
          </w:rPr>
          <w:t xml:space="preserve"> a</w:t>
        </w:r>
      </w:ins>
      <w:ins w:id="6875" w:author="Zhang Li" w:date="2022-06-12T15:30:00Z">
        <w:r>
          <w:rPr>
            <w:rFonts w:ascii="Times New Roman" w:eastAsia="宋体" w:hAnsi="Times New Roman" w:cs="Times New Roman"/>
            <w:kern w:val="0"/>
            <w:sz w:val="24"/>
            <w:szCs w:val="24"/>
          </w:rPr>
          <w:t xml:space="preserve"> relative high probability </w:t>
        </w:r>
        <w:del w:id="6876" w:author="ThinkPad" w:date="2022-06-20T09:56:00Z">
          <w:r w:rsidDel="00C01EBE">
            <w:rPr>
              <w:rFonts w:ascii="Times New Roman" w:eastAsia="宋体" w:hAnsi="Times New Roman" w:cs="Times New Roman"/>
              <w:kern w:val="0"/>
              <w:sz w:val="24"/>
              <w:szCs w:val="24"/>
            </w:rPr>
            <w:delText>that</w:delText>
          </w:r>
        </w:del>
      </w:ins>
      <w:ins w:id="6877" w:author="ThinkPad" w:date="2022-06-20T09:56:00Z">
        <w:r w:rsidR="00C01EBE">
          <w:rPr>
            <w:rFonts w:ascii="Times New Roman" w:eastAsia="宋体" w:hAnsi="Times New Roman" w:cs="Times New Roman"/>
            <w:kern w:val="0"/>
            <w:sz w:val="24"/>
            <w:szCs w:val="24"/>
          </w:rPr>
          <w:t>for</w:t>
        </w:r>
      </w:ins>
      <w:ins w:id="6878" w:author="Zhang Li" w:date="2022-06-12T15:30:00Z">
        <w:r>
          <w:rPr>
            <w:rFonts w:ascii="Times New Roman" w:eastAsia="宋体" w:hAnsi="Times New Roman" w:cs="Times New Roman"/>
            <w:kern w:val="0"/>
            <w:sz w:val="24"/>
            <w:szCs w:val="24"/>
          </w:rPr>
          <w:t xml:space="preserve"> high-quality nodes </w:t>
        </w:r>
        <w:del w:id="6879" w:author="ThinkPad" w:date="2022-06-20T09:56:00Z">
          <w:r w:rsidDel="00C01EBE">
            <w:rPr>
              <w:rFonts w:ascii="Times New Roman" w:eastAsia="宋体" w:hAnsi="Times New Roman" w:cs="Times New Roman"/>
              <w:kern w:val="0"/>
              <w:sz w:val="24"/>
              <w:szCs w:val="24"/>
            </w:rPr>
            <w:delText>are</w:delText>
          </w:r>
        </w:del>
      </w:ins>
      <w:ins w:id="6880" w:author="ThinkPad" w:date="2022-06-20T09:56:00Z">
        <w:r w:rsidR="00C01EBE">
          <w:rPr>
            <w:rFonts w:ascii="Times New Roman" w:eastAsia="宋体" w:hAnsi="Times New Roman" w:cs="Times New Roman"/>
            <w:kern w:val="0"/>
            <w:sz w:val="24"/>
            <w:szCs w:val="24"/>
          </w:rPr>
          <w:t>to be</w:t>
        </w:r>
      </w:ins>
      <w:ins w:id="6881" w:author="Zhang Li" w:date="2022-06-12T15:30:00Z">
        <w:r>
          <w:rPr>
            <w:rFonts w:ascii="Times New Roman" w:eastAsia="宋体" w:hAnsi="Times New Roman" w:cs="Times New Roman"/>
            <w:kern w:val="0"/>
            <w:sz w:val="24"/>
            <w:szCs w:val="24"/>
          </w:rPr>
          <w:t xml:space="preserve"> elected as block proposer</w:t>
        </w:r>
      </w:ins>
      <w:ins w:id="6882" w:author="ThinkPad" w:date="2022-06-20T09:56:00Z">
        <w:r w:rsidR="00C01EBE">
          <w:rPr>
            <w:rFonts w:ascii="Times New Roman" w:eastAsia="宋体" w:hAnsi="Times New Roman" w:cs="Times New Roman"/>
            <w:kern w:val="0"/>
            <w:sz w:val="24"/>
            <w:szCs w:val="24"/>
          </w:rPr>
          <w:t>s</w:t>
        </w:r>
      </w:ins>
      <w:ins w:id="6883"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884"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885" w:author="ThinkPad" w:date="2022-06-20T09:56:00Z">
              <w:rPr>
                <w:rFonts w:ascii="Times New Roman" w:eastAsia="宋体" w:hAnsi="Times New Roman" w:cs="Times New Roman"/>
                <w:kern w:val="0"/>
                <w:sz w:val="24"/>
                <w:szCs w:val="24"/>
              </w:rPr>
            </w:rPrChange>
          </w:rPr>
          <w:t>a</w:t>
        </w:r>
      </w:ins>
      <w:ins w:id="6886"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887"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888" w:author="ThinkPad" w:date="2022-06-20T09:56:00Z">
              <w:rPr>
                <w:rFonts w:ascii="Times New Roman" w:eastAsia="宋体" w:hAnsi="Times New Roman" w:cs="Times New Roman"/>
                <w:kern w:val="0"/>
                <w:sz w:val="24"/>
                <w:szCs w:val="24"/>
              </w:rPr>
            </w:rPrChange>
          </w:rPr>
          <w:t>b</w:t>
        </w:r>
      </w:ins>
      <w:ins w:id="6889"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890" w:author="ThinkPad" w:date="2022-06-20T09:59:00Z"/>
          <w:rFonts w:ascii="Times New Roman" w:eastAsia="宋体" w:hAnsi="Times New Roman" w:cs="Times New Roman"/>
          <w:kern w:val="0"/>
          <w:sz w:val="24"/>
          <w:szCs w:val="24"/>
        </w:rPr>
      </w:pPr>
      <w:ins w:id="6891" w:author="ThinkPad" w:date="2022-06-20T09:57:00Z">
        <w:r>
          <w:rPr>
            <w:rFonts w:ascii="Times New Roman" w:eastAsia="宋体" w:hAnsi="Times New Roman" w:cs="Times New Roman"/>
            <w:kern w:val="0"/>
            <w:sz w:val="24"/>
            <w:szCs w:val="24"/>
          </w:rPr>
          <w:t xml:space="preserve">In this subsection, </w:t>
        </w:r>
      </w:ins>
      <w:del w:id="6892" w:author="ThinkPad" w:date="2022-06-20T09:57:00Z">
        <w:r w:rsidR="00CA5769" w:rsidDel="00481933">
          <w:rPr>
            <w:rFonts w:ascii="Times New Roman" w:eastAsia="宋体" w:hAnsi="Times New Roman" w:cs="Times New Roman"/>
            <w:kern w:val="0"/>
            <w:sz w:val="24"/>
            <w:szCs w:val="24"/>
          </w:rPr>
          <w:delText xml:space="preserve">We </w:delText>
        </w:r>
      </w:del>
      <w:ins w:id="6893" w:author="ThinkPad" w:date="2022-06-20T09:57:00Z">
        <w:r>
          <w:rPr>
            <w:rFonts w:ascii="Times New Roman" w:eastAsia="宋体" w:hAnsi="Times New Roman" w:cs="Times New Roman"/>
            <w:kern w:val="0"/>
            <w:sz w:val="24"/>
            <w:szCs w:val="24"/>
          </w:rPr>
          <w:t xml:space="preserve">we </w:t>
        </w:r>
      </w:ins>
      <w:del w:id="6894" w:author="ThinkPad" w:date="2022-06-20T09:57:00Z">
        <w:r w:rsidR="00CA5769" w:rsidDel="00481933">
          <w:rPr>
            <w:rFonts w:ascii="Times New Roman" w:eastAsia="宋体" w:hAnsi="Times New Roman" w:cs="Times New Roman" w:hint="eastAsia"/>
            <w:kern w:val="0"/>
            <w:sz w:val="24"/>
            <w:szCs w:val="24"/>
          </w:rPr>
          <w:delText>analyze</w:delText>
        </w:r>
      </w:del>
      <w:ins w:id="6895"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896" w:author="ThinkPad" w:date="2022-06-20T09:57:00Z">
        <w:r w:rsidR="00CA5769" w:rsidDel="00481933">
          <w:rPr>
            <w:rFonts w:ascii="Times New Roman" w:eastAsia="宋体" w:hAnsi="Times New Roman" w:cs="Times New Roman"/>
            <w:kern w:val="0"/>
            <w:sz w:val="24"/>
            <w:szCs w:val="24"/>
          </w:rPr>
          <w:delText xml:space="preserve">influenced </w:delText>
        </w:r>
      </w:del>
      <w:ins w:id="6897"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898" w:author="ThinkPad" w:date="2022-06-20T09:58:00Z">
        <w:r>
          <w:rPr>
            <w:rFonts w:ascii="Times New Roman" w:eastAsia="宋体" w:hAnsi="Times New Roman" w:cs="Times New Roman"/>
            <w:kern w:val="0"/>
            <w:sz w:val="24"/>
            <w:szCs w:val="24"/>
          </w:rPr>
          <w:t>In this test, we compared the consensus interruption probability by SWIB with PBFT</w:t>
        </w:r>
      </w:ins>
      <w:ins w:id="6899" w:author="ThinkPad" w:date="2022-06-20T09:59:00Z">
        <w:r>
          <w:rPr>
            <w:rFonts w:ascii="Times New Roman" w:eastAsia="宋体" w:hAnsi="Times New Roman" w:cs="Times New Roman"/>
            <w:kern w:val="0"/>
            <w:sz w:val="24"/>
            <w:szCs w:val="24"/>
          </w:rPr>
          <w:t xml:space="preserve"> and assume all nodes are honest</w:t>
        </w:r>
      </w:ins>
      <w:ins w:id="6900"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901"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902"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903" w:author="ThinkPad" w:date="2022-06-20T10:02:00Z">
        <w:r w:rsidR="00976A58">
          <w:rPr>
            <w:rFonts w:ascii="Times New Roman" w:eastAsia="宋体" w:hAnsi="Times New Roman" w:cs="Times New Roman" w:hint="eastAsia"/>
            <w:kern w:val="0"/>
            <w:sz w:val="24"/>
            <w:szCs w:val="24"/>
          </w:rPr>
          <w:t>，或者说“也关心”</w:t>
        </w:r>
      </w:ins>
      <w:ins w:id="6904"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905" w:author="ThinkPad" w:date="2022-06-20T10:03:00Z">
        <w:r w:rsidRPr="00CC3BC9" w:rsidDel="00F70254">
          <w:rPr>
            <w:rFonts w:ascii="Times New Roman" w:hAnsi="Times New Roman" w:cs="Times New Roman"/>
            <w:highlight w:val="yellow"/>
            <w:rPrChange w:id="6906"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907"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908"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909" w:author="ThinkPad" w:date="2022-06-20T10:03:00Z">
        <w:r w:rsidDel="00F70254">
          <w:rPr>
            <w:rFonts w:ascii="Times New Roman" w:hAnsi="Times New Roman" w:cs="Times New Roman"/>
          </w:rPr>
          <w:delText>comparison</w:delText>
        </w:r>
      </w:del>
      <w:ins w:id="6910"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911" w:author="ThinkPad" w:date="2022-06-20T10:03:00Z">
        <w:r w:rsidRPr="00CC3BC9" w:rsidDel="00F70254">
          <w:rPr>
            <w:rFonts w:ascii="Times New Roman" w:hAnsi="Times New Roman" w:cs="Times New Roman"/>
            <w:highlight w:val="yellow"/>
            <w:rPrChange w:id="6912"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913"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914"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915" w:author="ThinkPad" w:date="2022-06-20T10:03:00Z">
        <w:r w:rsidRPr="00DE4965" w:rsidDel="00F70254">
          <w:rPr>
            <w:rFonts w:ascii="Times New Roman" w:hAnsi="Times New Roman" w:cs="Times New Roman"/>
          </w:rPr>
          <w:delText>Comparison</w:delText>
        </w:r>
      </w:del>
      <w:ins w:id="6916"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917"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918" w:author="ThinkPad" w:date="2022-06-19T20:46:00Z">
        <w:r w:rsidR="00CC3BC9">
          <w:rPr>
            <w:rFonts w:ascii="Times New Roman" w:hAnsi="Times New Roman" w:cs="Times New Roman" w:hint="eastAsia"/>
            <w:b/>
            <w:bCs/>
          </w:rPr>
          <w:t>怎么</w:t>
        </w:r>
        <w:proofErr w:type="gramStart"/>
        <w:r w:rsidR="00CC3BC9">
          <w:rPr>
            <w:rFonts w:ascii="Times New Roman" w:hAnsi="Times New Roman" w:cs="Times New Roman" w:hint="eastAsia"/>
            <w:b/>
            <w:bCs/>
          </w:rPr>
          <w:t>个</w:t>
        </w:r>
        <w:proofErr w:type="gramEnd"/>
        <w:r w:rsidR="00CC3BC9">
          <w:rPr>
            <w:rFonts w:ascii="Times New Roman" w:hAnsi="Times New Roman" w:cs="Times New Roman" w:hint="eastAsia"/>
            <w:b/>
            <w:bCs/>
          </w:rPr>
          <w:t>解释、</w:t>
        </w:r>
      </w:ins>
      <w:ins w:id="6919" w:author="ThinkPad" w:date="2022-06-19T20:45:00Z">
        <w:r w:rsidR="00CC3BC9">
          <w:rPr>
            <w:rFonts w:ascii="Times New Roman" w:hAnsi="Times New Roman" w:cs="Times New Roman" w:hint="eastAsia"/>
            <w:b/>
            <w:bCs/>
          </w:rPr>
          <w:t>什么差别，</w:t>
        </w:r>
      </w:ins>
      <w:ins w:id="6920" w:author="ThinkPad" w:date="2022-06-19T20:46:00Z">
        <w:r w:rsidR="00CC3BC9">
          <w:rPr>
            <w:rFonts w:ascii="Times New Roman" w:hAnsi="Times New Roman" w:cs="Times New Roman" w:hint="eastAsia"/>
            <w:b/>
            <w:bCs/>
          </w:rPr>
          <w:t>什么都不说，难道等着读者猜测</w:t>
        </w:r>
      </w:ins>
      <w:ins w:id="6921" w:author="ThinkPad" w:date="2022-06-20T10:02:00Z">
        <w:r w:rsidR="00575572">
          <w:rPr>
            <w:rFonts w:ascii="Times New Roman" w:hAnsi="Times New Roman" w:cs="Times New Roman" w:hint="eastAsia"/>
            <w:b/>
            <w:bCs/>
          </w:rPr>
          <w:t>个说法，</w:t>
        </w:r>
      </w:ins>
      <w:ins w:id="6922" w:author="ThinkPad" w:date="2022-06-20T10:03:00Z">
        <w:r w:rsidR="00575572">
          <w:rPr>
            <w:rFonts w:ascii="Times New Roman" w:hAnsi="Times New Roman" w:cs="Times New Roman" w:hint="eastAsia"/>
            <w:b/>
            <w:bCs/>
          </w:rPr>
          <w:t>安到你头上</w:t>
        </w:r>
      </w:ins>
      <w:ins w:id="6923" w:author="ThinkPad" w:date="2022-06-19T20:46:00Z">
        <w:r w:rsidR="00CC3BC9">
          <w:rPr>
            <w:rFonts w:ascii="Times New Roman" w:hAnsi="Times New Roman" w:cs="Times New Roman" w:hint="eastAsia"/>
            <w:b/>
            <w:bCs/>
          </w:rPr>
          <w:t>？</w:t>
        </w:r>
      </w:ins>
      <w:ins w:id="6924"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925" w:author="ThinkPad" w:date="2022-06-20T09:58:00Z">
        <w:r>
          <w:rPr>
            <w:rFonts w:ascii="Times New Roman" w:eastAsia="宋体" w:hAnsi="Times New Roman" w:cs="Times New Roman"/>
            <w:kern w:val="0"/>
            <w:sz w:val="24"/>
            <w:szCs w:val="24"/>
          </w:rPr>
          <w:t xml:space="preserve">Fig. 7 </w:t>
        </w:r>
      </w:ins>
      <w:ins w:id="6926" w:author="ThinkPad" w:date="2022-06-20T09:59:00Z">
        <w:r>
          <w:rPr>
            <w:rFonts w:ascii="Times New Roman" w:eastAsia="宋体" w:hAnsi="Times New Roman" w:cs="Times New Roman"/>
            <w:kern w:val="0"/>
            <w:sz w:val="24"/>
            <w:szCs w:val="24"/>
          </w:rPr>
          <w:t>compare</w:t>
        </w:r>
      </w:ins>
      <w:ins w:id="6927" w:author="ThinkPad" w:date="2022-06-20T09:58:00Z">
        <w:r>
          <w:rPr>
            <w:rFonts w:ascii="Times New Roman" w:eastAsia="宋体" w:hAnsi="Times New Roman" w:cs="Times New Roman"/>
            <w:kern w:val="0"/>
            <w:sz w:val="24"/>
            <w:szCs w:val="24"/>
          </w:rPr>
          <w:t>s</w:t>
        </w:r>
      </w:ins>
      <w:ins w:id="6928" w:author="ThinkPad" w:date="2022-06-20T09:59:00Z">
        <w:r>
          <w:rPr>
            <w:rFonts w:ascii="Times New Roman" w:eastAsia="宋体" w:hAnsi="Times New Roman" w:cs="Times New Roman"/>
            <w:kern w:val="0"/>
            <w:sz w:val="24"/>
            <w:szCs w:val="24"/>
          </w:rPr>
          <w:t xml:space="preserve"> the</w:t>
        </w:r>
      </w:ins>
      <w:ins w:id="6929" w:author="ThinkPad" w:date="2022-06-20T09:58:00Z">
        <w:r>
          <w:rPr>
            <w:rFonts w:ascii="Times New Roman" w:eastAsia="宋体" w:hAnsi="Times New Roman" w:cs="Times New Roman"/>
            <w:kern w:val="0"/>
            <w:sz w:val="24"/>
            <w:szCs w:val="24"/>
          </w:rPr>
          <w:t xml:space="preserve"> consensus interruption probability </w:t>
        </w:r>
      </w:ins>
      <w:ins w:id="6930" w:author="ThinkPad" w:date="2022-06-20T10:01:00Z">
        <w:r w:rsidR="00976A58">
          <w:rPr>
            <w:rFonts w:ascii="Times New Roman" w:eastAsia="宋体" w:hAnsi="Times New Roman" w:cs="Times New Roman"/>
            <w:kern w:val="0"/>
            <w:sz w:val="24"/>
            <w:szCs w:val="24"/>
          </w:rPr>
          <w:t xml:space="preserve">by different protocols </w:t>
        </w:r>
      </w:ins>
      <w:ins w:id="6931" w:author="ThinkPad" w:date="2022-06-20T09:58:00Z">
        <w:r>
          <w:rPr>
            <w:rFonts w:ascii="Times New Roman" w:eastAsia="宋体" w:hAnsi="Times New Roman" w:cs="Times New Roman"/>
            <w:kern w:val="0"/>
            <w:sz w:val="24"/>
            <w:szCs w:val="24"/>
          </w:rPr>
          <w:t xml:space="preserve">with varying communication interruption probability. </w:t>
        </w:r>
      </w:ins>
      <w:ins w:id="6932" w:author="Zhang Li" w:date="2022-06-12T15:29:00Z">
        <w:del w:id="6933"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934"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935" w:author="ThinkPad" w:date="2022-06-20T09:59:00Z">
          <w:r w:rsidR="0067227F" w:rsidDel="00481933">
            <w:rPr>
              <w:rFonts w:ascii="Times New Roman" w:eastAsia="宋体" w:hAnsi="Times New Roman" w:cs="Times New Roman"/>
              <w:kern w:val="0"/>
              <w:sz w:val="24"/>
              <w:szCs w:val="24"/>
            </w:rPr>
            <w:delText>for Byzantine environment.</w:delText>
          </w:r>
        </w:del>
        <w:del w:id="6936"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937"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938" w:author="ThinkPad" w:date="2022-06-20T10:11:00Z">
        <w:r w:rsidR="00C620F3">
          <w:rPr>
            <w:rFonts w:ascii="Times New Roman" w:eastAsia="宋体" w:hAnsi="Times New Roman" w:cs="Times New Roman"/>
            <w:kern w:val="0"/>
            <w:sz w:val="24"/>
            <w:szCs w:val="24"/>
          </w:rPr>
          <w:t xml:space="preserve">theoretical </w:t>
        </w:r>
      </w:ins>
      <w:ins w:id="6939" w:author="Zhang Li" w:date="2022-06-12T15:29:00Z">
        <w:del w:id="6940"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941" w:author="ThinkPad" w:date="2022-06-20T10:03:00Z">
          <w:r w:rsidR="0067227F" w:rsidDel="00F70254">
            <w:rPr>
              <w:rFonts w:ascii="Times New Roman" w:eastAsia="宋体" w:hAnsi="Times New Roman" w:cs="Times New Roman" w:hint="eastAsia"/>
              <w:kern w:val="0"/>
              <w:sz w:val="24"/>
              <w:szCs w:val="24"/>
            </w:rPr>
            <w:delText>in</w:delText>
          </w:r>
        </w:del>
      </w:ins>
      <w:ins w:id="6942" w:author="ThinkPad" w:date="2022-06-20T10:03:00Z">
        <w:r w:rsidR="00F70254">
          <w:rPr>
            <w:rFonts w:ascii="Times New Roman" w:eastAsia="宋体" w:hAnsi="Times New Roman" w:cs="Times New Roman" w:hint="eastAsia"/>
            <w:kern w:val="0"/>
            <w:sz w:val="24"/>
            <w:szCs w:val="24"/>
          </w:rPr>
          <w:t>by</w:t>
        </w:r>
      </w:ins>
      <w:ins w:id="6943" w:author="Zhang Li" w:date="2022-06-12T15:29:00Z">
        <w:r w:rsidR="0067227F">
          <w:rPr>
            <w:rFonts w:ascii="Times New Roman" w:eastAsia="宋体" w:hAnsi="Times New Roman" w:cs="Times New Roman"/>
            <w:kern w:val="0"/>
            <w:sz w:val="24"/>
            <w:szCs w:val="24"/>
          </w:rPr>
          <w:t xml:space="preserve"> the two protocols</w:t>
        </w:r>
      </w:ins>
      <w:ins w:id="6944" w:author="ThinkPad" w:date="2022-06-20T10:10:00Z">
        <w:r w:rsidR="00C620F3">
          <w:rPr>
            <w:rFonts w:ascii="Times New Roman" w:eastAsia="宋体" w:hAnsi="Times New Roman" w:cs="Times New Roman"/>
            <w:kern w:val="0"/>
            <w:sz w:val="24"/>
            <w:szCs w:val="24"/>
          </w:rPr>
          <w:t xml:space="preserve"> </w:t>
        </w:r>
      </w:ins>
      <w:ins w:id="6945" w:author="Zhang Li" w:date="2022-06-12T15:29:00Z">
        <w:del w:id="6946"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947" w:author="ThinkPad" w:date="2022-06-20T10:11:00Z">
          <w:r w:rsidR="0067227F" w:rsidDel="00C620F3">
            <w:rPr>
              <w:rFonts w:ascii="Times New Roman" w:eastAsia="宋体" w:hAnsi="Times New Roman" w:cs="Times New Roman"/>
              <w:kern w:val="0"/>
              <w:sz w:val="24"/>
              <w:szCs w:val="24"/>
            </w:rPr>
            <w:delText>1.0 and stabilizes at this value</w:delText>
          </w:r>
        </w:del>
      </w:ins>
      <w:ins w:id="6948" w:author="ThinkPad" w:date="2022-06-20T10:11:00Z">
        <w:r w:rsidR="00C620F3">
          <w:rPr>
            <w:rFonts w:ascii="Times New Roman" w:eastAsia="宋体" w:hAnsi="Times New Roman" w:cs="Times New Roman"/>
            <w:kern w:val="0"/>
            <w:sz w:val="24"/>
            <w:szCs w:val="24"/>
          </w:rPr>
          <w:t>1, which means no cons</w:t>
        </w:r>
      </w:ins>
      <w:ins w:id="6949" w:author="ThinkPad" w:date="2022-06-20T10:12:00Z">
        <w:r w:rsidR="00C620F3">
          <w:rPr>
            <w:rFonts w:ascii="Times New Roman" w:eastAsia="宋体" w:hAnsi="Times New Roman" w:cs="Times New Roman"/>
            <w:kern w:val="0"/>
            <w:sz w:val="24"/>
            <w:szCs w:val="24"/>
          </w:rPr>
          <w:t>ensus can be reached in this case</w:t>
        </w:r>
      </w:ins>
      <w:ins w:id="6950" w:author="Zhang Li" w:date="2022-06-12T15:29:00Z">
        <w:r w:rsidR="0067227F">
          <w:rPr>
            <w:rFonts w:ascii="Times New Roman" w:eastAsia="宋体" w:hAnsi="Times New Roman" w:cs="Times New Roman"/>
            <w:kern w:val="0"/>
            <w:sz w:val="24"/>
            <w:szCs w:val="24"/>
          </w:rPr>
          <w:t xml:space="preserve">. </w:t>
        </w:r>
      </w:ins>
      <w:ins w:id="6951" w:author="ThinkPad" w:date="2022-06-20T10:12:00Z">
        <w:r w:rsidR="00C620F3">
          <w:rPr>
            <w:rFonts w:ascii="Times New Roman" w:eastAsia="宋体" w:hAnsi="Times New Roman" w:cs="Times New Roman"/>
            <w:kern w:val="0"/>
            <w:sz w:val="24"/>
            <w:szCs w:val="24"/>
          </w:rPr>
          <w:t xml:space="preserve">The </w:t>
        </w:r>
      </w:ins>
      <w:ins w:id="6952" w:author="Zhang Li" w:date="2022-06-12T15:29:00Z">
        <w:del w:id="6953" w:author="ThinkPad" w:date="2022-06-20T10:12:00Z">
          <w:r w:rsidR="0067227F" w:rsidDel="00C620F3">
            <w:rPr>
              <w:rFonts w:ascii="Times New Roman" w:eastAsia="宋体" w:hAnsi="Times New Roman" w:cs="Times New Roman"/>
              <w:kern w:val="0"/>
              <w:sz w:val="24"/>
              <w:szCs w:val="24"/>
            </w:rPr>
            <w:delText>C</w:delText>
          </w:r>
        </w:del>
      </w:ins>
      <w:ins w:id="6954" w:author="ThinkPad" w:date="2022-06-20T10:12:00Z">
        <w:r w:rsidR="00C620F3">
          <w:rPr>
            <w:rFonts w:ascii="Times New Roman" w:eastAsia="宋体" w:hAnsi="Times New Roman" w:cs="Times New Roman"/>
            <w:kern w:val="0"/>
            <w:sz w:val="24"/>
            <w:szCs w:val="24"/>
          </w:rPr>
          <w:t>c</w:t>
        </w:r>
      </w:ins>
      <w:ins w:id="6955" w:author="Zhang Li" w:date="2022-06-12T15:29:00Z">
        <w:r w:rsidR="0067227F">
          <w:rPr>
            <w:rFonts w:ascii="Times New Roman" w:eastAsia="宋体" w:hAnsi="Times New Roman" w:cs="Times New Roman"/>
            <w:kern w:val="0"/>
            <w:sz w:val="24"/>
            <w:szCs w:val="24"/>
          </w:rPr>
          <w:t xml:space="preserve">onsensus </w:t>
        </w:r>
        <w:del w:id="6956"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6957" w:author="ThinkPad" w:date="2022-06-19T20:43:00Z">
          <w:r w:rsidR="0067227F" w:rsidDel="00CC3BC9">
            <w:rPr>
              <w:rFonts w:ascii="Times New Roman" w:eastAsia="宋体" w:hAnsi="Times New Roman" w:cs="Times New Roman"/>
              <w:kern w:val="0"/>
              <w:sz w:val="24"/>
              <w:szCs w:val="24"/>
            </w:rPr>
            <w:delText>big</w:delText>
          </w:r>
        </w:del>
      </w:ins>
      <w:ins w:id="6958" w:author="ThinkPad" w:date="2022-06-19T20:43:00Z">
        <w:r w:rsidR="00CC3BC9">
          <w:rPr>
            <w:rFonts w:ascii="Times New Roman" w:eastAsia="宋体" w:hAnsi="Times New Roman" w:cs="Times New Roman"/>
            <w:kern w:val="0"/>
            <w:sz w:val="24"/>
            <w:szCs w:val="24"/>
          </w:rPr>
          <w:t>lar</w:t>
        </w:r>
      </w:ins>
      <w:ins w:id="6959" w:author="Zhang Li" w:date="2022-06-12T15:29:00Z">
        <w:r w:rsidR="0067227F">
          <w:rPr>
            <w:rFonts w:ascii="Times New Roman" w:eastAsia="宋体" w:hAnsi="Times New Roman" w:cs="Times New Roman"/>
            <w:kern w:val="0"/>
            <w:sz w:val="24"/>
            <w:szCs w:val="24"/>
          </w:rPr>
          <w:t xml:space="preserve">ger than 0.4. However, consensus process </w:t>
        </w:r>
        <w:del w:id="6960"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961" w:author="ThinkPad" w:date="2022-06-20T10:12:00Z">
        <w:r w:rsidR="00C620F3">
          <w:rPr>
            <w:rFonts w:ascii="Times New Roman" w:eastAsia="宋体" w:hAnsi="Times New Roman" w:cs="Times New Roman"/>
            <w:kern w:val="0"/>
            <w:sz w:val="24"/>
            <w:szCs w:val="24"/>
          </w:rPr>
          <w:t>by SWIB</w:t>
        </w:r>
      </w:ins>
      <w:ins w:id="6962" w:author="Zhang Li" w:date="2022-06-12T15:29:00Z">
        <w:r w:rsidR="0067227F">
          <w:rPr>
            <w:rFonts w:ascii="Times New Roman" w:eastAsia="宋体" w:hAnsi="Times New Roman" w:cs="Times New Roman"/>
            <w:kern w:val="0"/>
            <w:sz w:val="24"/>
            <w:szCs w:val="24"/>
          </w:rPr>
          <w:t xml:space="preserve"> can </w:t>
        </w:r>
      </w:ins>
      <w:ins w:id="6963" w:author="ThinkPad" w:date="2022-06-20T10:12:00Z">
        <w:r w:rsidR="00C620F3">
          <w:rPr>
            <w:rFonts w:ascii="Times New Roman" w:eastAsia="宋体" w:hAnsi="Times New Roman" w:cs="Times New Roman"/>
            <w:kern w:val="0"/>
            <w:sz w:val="24"/>
            <w:szCs w:val="24"/>
          </w:rPr>
          <w:t xml:space="preserve">still </w:t>
        </w:r>
      </w:ins>
      <w:ins w:id="6964" w:author="Zhang Li" w:date="2022-06-12T15:29:00Z">
        <w:r w:rsidR="0067227F">
          <w:rPr>
            <w:rFonts w:ascii="Times New Roman" w:eastAsia="宋体" w:hAnsi="Times New Roman" w:cs="Times New Roman"/>
            <w:kern w:val="0"/>
            <w:sz w:val="24"/>
            <w:szCs w:val="24"/>
          </w:rPr>
          <w:t>work smoothly wh</w:t>
        </w:r>
        <w:del w:id="6965" w:author="ThinkPad" w:date="2022-06-19T20:44:00Z">
          <w:r w:rsidR="0067227F" w:rsidDel="00CC3BC9">
            <w:rPr>
              <w:rFonts w:ascii="Times New Roman" w:eastAsia="宋体" w:hAnsi="Times New Roman" w:cs="Times New Roman"/>
              <w:kern w:val="0"/>
              <w:sz w:val="24"/>
              <w:szCs w:val="24"/>
            </w:rPr>
            <w:delText>ile</w:delText>
          </w:r>
        </w:del>
      </w:ins>
      <w:ins w:id="6966" w:author="ThinkPad" w:date="2022-06-19T20:44:00Z">
        <w:r w:rsidR="00CC3BC9">
          <w:rPr>
            <w:rFonts w:ascii="Times New Roman" w:eastAsia="宋体" w:hAnsi="Times New Roman" w:cs="Times New Roman"/>
            <w:kern w:val="0"/>
            <w:sz w:val="24"/>
            <w:szCs w:val="24"/>
          </w:rPr>
          <w:t>en</w:t>
        </w:r>
      </w:ins>
      <w:ins w:id="6967"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968" w:author="ThinkPad" w:date="2022-06-20T10:13:00Z">
        <w:r w:rsidR="00C620F3">
          <w:rPr>
            <w:rFonts w:ascii="Times New Roman" w:eastAsia="宋体" w:hAnsi="Times New Roman" w:cs="Times New Roman"/>
            <w:kern w:val="0"/>
            <w:sz w:val="24"/>
            <w:szCs w:val="24"/>
          </w:rPr>
          <w:t xml:space="preserve">This is </w:t>
        </w:r>
      </w:ins>
      <w:ins w:id="6969" w:author="Zhang Li" w:date="2022-06-12T15:29:00Z">
        <w:del w:id="6970" w:author="ThinkPad" w:date="2022-06-20T10:13:00Z">
          <w:r w:rsidR="0067227F" w:rsidDel="00C620F3">
            <w:rPr>
              <w:rFonts w:ascii="Times New Roman" w:eastAsia="宋体" w:hAnsi="Times New Roman" w:cs="Times New Roman"/>
              <w:kern w:val="0"/>
              <w:sz w:val="24"/>
              <w:szCs w:val="24"/>
            </w:rPr>
            <w:delText>Since</w:delText>
          </w:r>
        </w:del>
      </w:ins>
      <w:ins w:id="6971" w:author="ThinkPad" w:date="2022-06-20T10:13:00Z">
        <w:r w:rsidR="00C620F3">
          <w:rPr>
            <w:rFonts w:ascii="Times New Roman" w:eastAsia="宋体" w:hAnsi="Times New Roman" w:cs="Times New Roman"/>
            <w:kern w:val="0"/>
            <w:sz w:val="24"/>
            <w:szCs w:val="24"/>
          </w:rPr>
          <w:t>because</w:t>
        </w:r>
      </w:ins>
      <w:ins w:id="6972" w:author="Zhang Li" w:date="2022-06-12T15:29:00Z">
        <w:r w:rsidR="0067227F">
          <w:rPr>
            <w:rFonts w:ascii="Times New Roman" w:eastAsia="宋体" w:hAnsi="Times New Roman" w:cs="Times New Roman"/>
            <w:kern w:val="0"/>
            <w:sz w:val="24"/>
            <w:szCs w:val="24"/>
          </w:rPr>
          <w:t xml:space="preserve"> our protocol</w:t>
        </w:r>
      </w:ins>
      <w:ins w:id="6973" w:author="ThinkPad" w:date="2022-06-20T10:13:00Z">
        <w:r w:rsidR="00C620F3">
          <w:rPr>
            <w:rFonts w:ascii="Times New Roman" w:eastAsia="宋体" w:hAnsi="Times New Roman" w:cs="Times New Roman"/>
            <w:kern w:val="0"/>
            <w:sz w:val="24"/>
            <w:szCs w:val="24"/>
          </w:rPr>
          <w:t xml:space="preserve"> SWIB</w:t>
        </w:r>
      </w:ins>
      <w:ins w:id="6974" w:author="Zhang Li" w:date="2022-06-12T15:29:00Z">
        <w:r w:rsidR="0067227F">
          <w:rPr>
            <w:rFonts w:ascii="Times New Roman" w:eastAsia="宋体" w:hAnsi="Times New Roman" w:cs="Times New Roman"/>
            <w:kern w:val="0"/>
            <w:sz w:val="24"/>
            <w:szCs w:val="24"/>
          </w:rPr>
          <w:t xml:space="preserve"> decouples leader </w:t>
        </w:r>
      </w:ins>
      <w:ins w:id="6975" w:author="ThinkPad" w:date="2022-06-20T10:13:00Z">
        <w:r w:rsidR="00C620F3">
          <w:rPr>
            <w:rFonts w:ascii="Times New Roman" w:eastAsia="宋体" w:hAnsi="Times New Roman" w:cs="Times New Roman"/>
            <w:kern w:val="0"/>
            <w:sz w:val="24"/>
            <w:szCs w:val="24"/>
          </w:rPr>
          <w:t xml:space="preserve">selection </w:t>
        </w:r>
      </w:ins>
      <w:ins w:id="6976" w:author="Zhang Li" w:date="2022-06-12T15:29:00Z">
        <w:r w:rsidR="0067227F">
          <w:rPr>
            <w:rFonts w:ascii="Times New Roman" w:eastAsia="宋体" w:hAnsi="Times New Roman" w:cs="Times New Roman"/>
            <w:kern w:val="0"/>
            <w:sz w:val="24"/>
            <w:szCs w:val="24"/>
          </w:rPr>
          <w:t>(</w:t>
        </w:r>
        <w:del w:id="6977" w:author="ThinkPad" w:date="2022-06-19T20:44:00Z">
          <w:r w:rsidR="0067227F" w:rsidDel="00CC3BC9">
            <w:rPr>
              <w:rFonts w:ascii="Times New Roman" w:eastAsia="宋体" w:hAnsi="Times New Roman" w:cs="Times New Roman"/>
              <w:kern w:val="0"/>
              <w:sz w:val="24"/>
              <w:szCs w:val="24"/>
            </w:rPr>
            <w:delText>also denote as</w:delText>
          </w:r>
        </w:del>
      </w:ins>
      <w:ins w:id="6978" w:author="ThinkPad" w:date="2022-06-19T20:44:00Z">
        <w:r w:rsidR="00CC3BC9">
          <w:rPr>
            <w:rFonts w:ascii="Times New Roman" w:eastAsia="宋体" w:hAnsi="Times New Roman" w:cs="Times New Roman"/>
            <w:kern w:val="0"/>
            <w:sz w:val="24"/>
            <w:szCs w:val="24"/>
          </w:rPr>
          <w:t>i.e.,</w:t>
        </w:r>
      </w:ins>
      <w:ins w:id="6979" w:author="Zhang Li" w:date="2022-06-12T15:29:00Z">
        <w:r w:rsidR="0067227F">
          <w:rPr>
            <w:rFonts w:ascii="Times New Roman" w:eastAsia="宋体" w:hAnsi="Times New Roman" w:cs="Times New Roman"/>
            <w:kern w:val="0"/>
            <w:sz w:val="24"/>
            <w:szCs w:val="24"/>
          </w:rPr>
          <w:t xml:space="preserve"> block proposer) from communication driven</w:t>
        </w:r>
      </w:ins>
      <w:ins w:id="6980" w:author="ThinkPad" w:date="2022-06-20T10:14:00Z">
        <w:r w:rsidR="00C620F3">
          <w:rPr>
            <w:rFonts w:ascii="Times New Roman" w:eastAsia="宋体" w:hAnsi="Times New Roman" w:cs="Times New Roman"/>
            <w:kern w:val="0"/>
            <w:sz w:val="24"/>
            <w:szCs w:val="24"/>
          </w:rPr>
          <w:t xml:space="preserve"> consensus</w:t>
        </w:r>
      </w:ins>
      <w:ins w:id="6981" w:author="Zhang Li" w:date="2022-06-12T15:29:00Z">
        <w:r w:rsidR="0067227F">
          <w:rPr>
            <w:rFonts w:ascii="Times New Roman" w:eastAsia="宋体" w:hAnsi="Times New Roman" w:cs="Times New Roman"/>
            <w:kern w:val="0"/>
            <w:sz w:val="24"/>
            <w:szCs w:val="24"/>
          </w:rPr>
          <w:t xml:space="preserve"> process, our protocol is more stable than </w:t>
        </w:r>
        <w:del w:id="6982"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6983" w:author="ThinkPad" w:date="2022-06-20T10:13:00Z">
        <w:r w:rsidR="00C620F3">
          <w:rPr>
            <w:rFonts w:ascii="Times New Roman" w:eastAsia="宋体" w:hAnsi="Times New Roman" w:cs="Times New Roman"/>
            <w:kern w:val="0"/>
            <w:sz w:val="24"/>
            <w:szCs w:val="24"/>
          </w:rPr>
          <w:t xml:space="preserve">start to </w:t>
        </w:r>
      </w:ins>
      <w:ins w:id="6984" w:author="Zhang Li" w:date="2022-06-12T15:29:00Z">
        <w:del w:id="6985" w:author="ThinkPad" w:date="2022-06-19T20:44:00Z">
          <w:r w:rsidR="0067227F" w:rsidDel="00CC3BC9">
            <w:rPr>
              <w:rFonts w:ascii="Times New Roman" w:eastAsia="宋体" w:hAnsi="Times New Roman" w:cs="Times New Roman"/>
              <w:kern w:val="0"/>
              <w:sz w:val="24"/>
              <w:szCs w:val="24"/>
            </w:rPr>
            <w:delText>lost</w:delText>
          </w:r>
        </w:del>
      </w:ins>
      <w:ins w:id="6986" w:author="ThinkPad" w:date="2022-06-19T20:44:00Z">
        <w:r w:rsidR="00CC3BC9">
          <w:rPr>
            <w:rFonts w:ascii="Times New Roman" w:eastAsia="宋体" w:hAnsi="Times New Roman" w:cs="Times New Roman"/>
            <w:kern w:val="0"/>
            <w:sz w:val="24"/>
            <w:szCs w:val="24"/>
          </w:rPr>
          <w:t xml:space="preserve">fail </w:t>
        </w:r>
      </w:ins>
      <w:ins w:id="6987" w:author="ThinkPad" w:date="2022-06-20T10:13:00Z">
        <w:r w:rsidR="00C620F3">
          <w:rPr>
            <w:rFonts w:ascii="Times New Roman" w:eastAsia="宋体" w:hAnsi="Times New Roman" w:cs="Times New Roman"/>
            <w:kern w:val="0"/>
            <w:sz w:val="24"/>
            <w:szCs w:val="24"/>
          </w:rPr>
          <w:t>in</w:t>
        </w:r>
      </w:ins>
      <w:ins w:id="6988" w:author="ThinkPad" w:date="2022-06-19T20:44:00Z">
        <w:r w:rsidR="00CC3BC9">
          <w:rPr>
            <w:rFonts w:ascii="Times New Roman" w:eastAsia="宋体" w:hAnsi="Times New Roman" w:cs="Times New Roman"/>
            <w:kern w:val="0"/>
            <w:sz w:val="24"/>
            <w:szCs w:val="24"/>
          </w:rPr>
          <w:t xml:space="preserve"> re</w:t>
        </w:r>
      </w:ins>
      <w:ins w:id="6989" w:author="ThinkPad" w:date="2022-06-19T20:45:00Z">
        <w:r w:rsidR="00CC3BC9">
          <w:rPr>
            <w:rFonts w:ascii="Times New Roman" w:eastAsia="宋体" w:hAnsi="Times New Roman" w:cs="Times New Roman"/>
            <w:kern w:val="0"/>
            <w:sz w:val="24"/>
            <w:szCs w:val="24"/>
          </w:rPr>
          <w:t>ceiv</w:t>
        </w:r>
      </w:ins>
      <w:ins w:id="6990" w:author="ThinkPad" w:date="2022-06-20T10:13:00Z">
        <w:r w:rsidR="00C620F3">
          <w:rPr>
            <w:rFonts w:ascii="Times New Roman" w:eastAsia="宋体" w:hAnsi="Times New Roman" w:cs="Times New Roman"/>
            <w:kern w:val="0"/>
            <w:sz w:val="24"/>
            <w:szCs w:val="24"/>
          </w:rPr>
          <w:t>ing</w:t>
        </w:r>
      </w:ins>
      <w:ins w:id="6991" w:author="Zhang Li" w:date="2022-06-12T15:29:00Z">
        <w:r w:rsidR="0067227F">
          <w:rPr>
            <w:rFonts w:ascii="Times New Roman" w:eastAsia="宋体" w:hAnsi="Times New Roman" w:cs="Times New Roman"/>
            <w:kern w:val="0"/>
            <w:sz w:val="24"/>
            <w:szCs w:val="24"/>
          </w:rPr>
          <w:t xml:space="preserve"> some messages.</w:t>
        </w:r>
      </w:ins>
      <w:ins w:id="6992"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993"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994"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995" w:author="ThinkPad" w:date="2022-06-19T20:47:00Z">
        <w:r w:rsidR="008E1EF3">
          <w:rPr>
            <w:rFonts w:ascii="Times New Roman" w:eastAsia="宋体" w:hAnsi="Times New Roman" w:cs="Times New Roman" w:hint="eastAsia"/>
            <w:kern w:val="0"/>
            <w:sz w:val="24"/>
            <w:szCs w:val="24"/>
          </w:rPr>
          <w:t>】</w:t>
        </w:r>
      </w:ins>
      <w:ins w:id="6996" w:author="Zhang Li" w:date="2022-06-12T15:29:00Z">
        <w:r w:rsidR="0067227F">
          <w:rPr>
            <w:rFonts w:ascii="Times New Roman" w:eastAsia="宋体" w:hAnsi="Times New Roman" w:cs="Times New Roman"/>
            <w:kern w:val="0"/>
            <w:sz w:val="24"/>
            <w:szCs w:val="24"/>
          </w:rPr>
          <w:t xml:space="preserve"> </w:t>
        </w:r>
      </w:ins>
      <w:ins w:id="6997" w:author="ThinkPad" w:date="2022-06-20T10:14:00Z">
        <w:r w:rsidR="00C620F3">
          <w:rPr>
            <w:rFonts w:ascii="Times New Roman" w:eastAsia="宋体" w:hAnsi="Times New Roman" w:cs="Times New Roman"/>
            <w:kern w:val="0"/>
            <w:sz w:val="24"/>
            <w:szCs w:val="24"/>
          </w:rPr>
          <w:t xml:space="preserve">The </w:t>
        </w:r>
      </w:ins>
      <w:ins w:id="6998" w:author="Zhang Li" w:date="2022-06-12T15:29:00Z">
        <w:del w:id="6999" w:author="ThinkPad" w:date="2022-06-20T10:14:00Z">
          <w:r w:rsidR="0067227F" w:rsidDel="00C620F3">
            <w:rPr>
              <w:rFonts w:ascii="Times New Roman" w:eastAsia="宋体" w:hAnsi="Times New Roman" w:cs="Times New Roman"/>
              <w:kern w:val="0"/>
              <w:sz w:val="24"/>
              <w:szCs w:val="24"/>
            </w:rPr>
            <w:delText>E</w:delText>
          </w:r>
        </w:del>
      </w:ins>
      <w:ins w:id="7000" w:author="ThinkPad" w:date="2022-06-20T10:14:00Z">
        <w:r w:rsidR="00C620F3">
          <w:rPr>
            <w:rFonts w:ascii="Times New Roman" w:eastAsia="宋体" w:hAnsi="Times New Roman" w:cs="Times New Roman"/>
            <w:kern w:val="0"/>
            <w:sz w:val="24"/>
            <w:szCs w:val="24"/>
          </w:rPr>
          <w:t>e</w:t>
        </w:r>
      </w:ins>
      <w:ins w:id="7001" w:author="Zhang Li" w:date="2022-06-12T15:29:00Z">
        <w:r w:rsidR="0067227F">
          <w:rPr>
            <w:rFonts w:ascii="Times New Roman" w:eastAsia="宋体" w:hAnsi="Times New Roman" w:cs="Times New Roman"/>
            <w:kern w:val="0"/>
            <w:sz w:val="24"/>
            <w:szCs w:val="24"/>
          </w:rPr>
          <w:t>xperiment result</w:t>
        </w:r>
      </w:ins>
      <w:ins w:id="7002" w:author="ThinkPad" w:date="2022-06-20T10:14:00Z">
        <w:r w:rsidR="00C620F3">
          <w:rPr>
            <w:rFonts w:ascii="Times New Roman" w:eastAsia="宋体" w:hAnsi="Times New Roman" w:cs="Times New Roman"/>
            <w:kern w:val="0"/>
            <w:sz w:val="24"/>
            <w:szCs w:val="24"/>
          </w:rPr>
          <w:t>s</w:t>
        </w:r>
      </w:ins>
      <w:ins w:id="7003" w:author="Zhang Li" w:date="2022-06-12T15:29:00Z">
        <w:r w:rsidR="0067227F">
          <w:rPr>
            <w:rFonts w:ascii="Times New Roman" w:eastAsia="宋体" w:hAnsi="Times New Roman" w:cs="Times New Roman"/>
            <w:kern w:val="0"/>
            <w:sz w:val="24"/>
            <w:szCs w:val="24"/>
          </w:rPr>
          <w:t xml:space="preserve"> </w:t>
        </w:r>
        <w:del w:id="7004"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7005" w:author="ThinkPad" w:date="2022-06-20T10:14:00Z">
          <w:r w:rsidR="0067227F" w:rsidDel="00C620F3">
            <w:rPr>
              <w:rFonts w:ascii="Times New Roman" w:eastAsia="宋体" w:hAnsi="Times New Roman" w:cs="Times New Roman"/>
              <w:kern w:val="0"/>
              <w:sz w:val="24"/>
              <w:szCs w:val="24"/>
            </w:rPr>
            <w:delText>prove</w:delText>
          </w:r>
        </w:del>
      </w:ins>
      <w:ins w:id="7006" w:author="ThinkPad" w:date="2022-06-20T10:14:00Z">
        <w:r w:rsidR="00C620F3">
          <w:rPr>
            <w:rFonts w:ascii="Times New Roman" w:eastAsia="宋体" w:hAnsi="Times New Roman" w:cs="Times New Roman"/>
            <w:kern w:val="0"/>
            <w:sz w:val="24"/>
            <w:szCs w:val="24"/>
          </w:rPr>
          <w:t>validate</w:t>
        </w:r>
      </w:ins>
      <w:ins w:id="7007" w:author="Zhang Li" w:date="2022-06-12T15:29:00Z">
        <w:del w:id="7008"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7009" w:author="ThinkPad" w:date="2022-06-20T10:14:00Z">
        <w:r w:rsidR="00C620F3">
          <w:rPr>
            <w:rFonts w:ascii="Times New Roman" w:eastAsia="宋体" w:hAnsi="Times New Roman" w:cs="Times New Roman"/>
            <w:kern w:val="0"/>
            <w:sz w:val="24"/>
            <w:szCs w:val="24"/>
          </w:rPr>
          <w:t xml:space="preserve"> the</w:t>
        </w:r>
      </w:ins>
      <w:ins w:id="7010" w:author="Zhang Li" w:date="2022-06-12T15:29:00Z">
        <w:r w:rsidR="0067227F">
          <w:rPr>
            <w:rFonts w:ascii="Times New Roman" w:eastAsia="宋体" w:hAnsi="Times New Roman" w:cs="Times New Roman"/>
            <w:kern w:val="0"/>
            <w:sz w:val="24"/>
            <w:szCs w:val="24"/>
          </w:rPr>
          <w:t xml:space="preserve"> theoretical </w:t>
        </w:r>
        <w:del w:id="7011" w:author="ThinkPad" w:date="2022-06-20T10:14:00Z">
          <w:r w:rsidR="0067227F" w:rsidDel="00C620F3">
            <w:rPr>
              <w:rFonts w:ascii="Times New Roman" w:eastAsia="宋体" w:hAnsi="Times New Roman" w:cs="Times New Roman"/>
              <w:kern w:val="0"/>
              <w:sz w:val="24"/>
              <w:szCs w:val="24"/>
            </w:rPr>
            <w:delText>analysis</w:delText>
          </w:r>
        </w:del>
      </w:ins>
      <w:ins w:id="7012" w:author="ThinkPad" w:date="2022-06-20T10:14:00Z">
        <w:r w:rsidR="00C620F3">
          <w:rPr>
            <w:rFonts w:ascii="Times New Roman" w:eastAsia="宋体" w:hAnsi="Times New Roman" w:cs="Times New Roman"/>
            <w:kern w:val="0"/>
            <w:sz w:val="24"/>
            <w:szCs w:val="24"/>
          </w:rPr>
          <w:t xml:space="preserve">results in </w:t>
        </w:r>
      </w:ins>
      <w:ins w:id="7013" w:author="ThinkPad" w:date="2022-06-20T10:15:00Z">
        <w:r w:rsidR="00C620F3">
          <w:rPr>
            <w:rFonts w:ascii="Times New Roman" w:eastAsia="宋体" w:hAnsi="Times New Roman" w:cs="Times New Roman"/>
            <w:kern w:val="0"/>
            <w:sz w:val="24"/>
            <w:szCs w:val="24"/>
          </w:rPr>
          <w:t>Fig. 7(a)</w:t>
        </w:r>
      </w:ins>
      <w:ins w:id="7014" w:author="Zhang Li" w:date="2022-06-12T15:29:00Z">
        <w:r w:rsidR="0067227F">
          <w:rPr>
            <w:rFonts w:ascii="Times New Roman" w:eastAsia="宋体" w:hAnsi="Times New Roman" w:cs="Times New Roman"/>
            <w:kern w:val="0"/>
            <w:sz w:val="24"/>
            <w:szCs w:val="24"/>
          </w:rPr>
          <w:t>.</w:t>
        </w:r>
      </w:ins>
      <w:ins w:id="7015"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7016" w:author="ThinkPad" w:date="2022-06-19T20:49:00Z">
            <w:rPr>
              <w:rFonts w:ascii="Times New Roman" w:eastAsia="黑体" w:hAnsi="Times New Roman" w:cs="Times New Roman"/>
              <w:sz w:val="28"/>
              <w:szCs w:val="28"/>
            </w:rPr>
          </w:rPrChange>
        </w:rPr>
        <w:t>Performance</w:t>
      </w:r>
      <w:ins w:id="7017"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7018" w:author="ThinkPad" w:date="2022-06-20T10:30:00Z"/>
          <w:rFonts w:ascii="Times New Roman" w:eastAsia="宋体" w:hAnsi="Times New Roman" w:cs="Times New Roman"/>
          <w:kern w:val="0"/>
          <w:sz w:val="24"/>
          <w:szCs w:val="24"/>
          <w:rPrChange w:id="7019" w:author="ThinkPad" w:date="2022-06-20T10:30:00Z">
            <w:rPr>
              <w:ins w:id="7020" w:author="ThinkPad" w:date="2022-06-20T10:30:00Z"/>
              <w:rFonts w:ascii="Times New Roman" w:eastAsia="宋体" w:hAnsi="Times New Roman" w:cs="Times New Roman"/>
              <w:i/>
              <w:iCs/>
              <w:kern w:val="0"/>
              <w:sz w:val="24"/>
              <w:szCs w:val="24"/>
            </w:rPr>
          </w:rPrChange>
        </w:rPr>
      </w:pPr>
      <w:ins w:id="7021" w:author="ThinkPad" w:date="2022-06-20T10:30:00Z">
        <w:r>
          <w:rPr>
            <w:rFonts w:ascii="Times New Roman" w:eastAsia="宋体" w:hAnsi="Times New Roman" w:cs="Times New Roman"/>
            <w:kern w:val="0"/>
            <w:sz w:val="24"/>
            <w:szCs w:val="24"/>
          </w:rPr>
          <w:t>In this subsect</w:t>
        </w:r>
      </w:ins>
      <w:ins w:id="7022" w:author="ThinkPad" w:date="2022-06-20T10:31:00Z">
        <w:r>
          <w:rPr>
            <w:rFonts w:ascii="Times New Roman" w:eastAsia="宋体" w:hAnsi="Times New Roman" w:cs="Times New Roman"/>
            <w:kern w:val="0"/>
            <w:sz w:val="24"/>
            <w:szCs w:val="24"/>
          </w:rPr>
          <w:t>i</w:t>
        </w:r>
      </w:ins>
      <w:ins w:id="7023" w:author="ThinkPad" w:date="2022-06-20T10:30:00Z">
        <w:r>
          <w:rPr>
            <w:rFonts w:ascii="Times New Roman" w:eastAsia="宋体" w:hAnsi="Times New Roman" w:cs="Times New Roman"/>
            <w:kern w:val="0"/>
            <w:sz w:val="24"/>
            <w:szCs w:val="24"/>
          </w:rPr>
          <w:t>o</w:t>
        </w:r>
      </w:ins>
      <w:ins w:id="7024" w:author="ThinkPad" w:date="2022-06-20T10:31:00Z">
        <w:r>
          <w:rPr>
            <w:rFonts w:ascii="Times New Roman" w:eastAsia="宋体" w:hAnsi="Times New Roman" w:cs="Times New Roman"/>
            <w:kern w:val="0"/>
            <w:sz w:val="24"/>
            <w:szCs w:val="24"/>
          </w:rPr>
          <w:t>n</w:t>
        </w:r>
      </w:ins>
      <w:ins w:id="7025" w:author="ThinkPad" w:date="2022-06-20T10:30:00Z">
        <w:r w:rsidRPr="00EF09F0">
          <w:rPr>
            <w:rFonts w:ascii="Times New Roman" w:eastAsia="宋体" w:hAnsi="Times New Roman" w:cs="Times New Roman"/>
            <w:kern w:val="0"/>
            <w:sz w:val="24"/>
            <w:szCs w:val="24"/>
            <w:rPrChange w:id="7026" w:author="ThinkPad" w:date="2022-06-20T10:30:00Z">
              <w:rPr>
                <w:rFonts w:ascii="Times New Roman" w:eastAsia="宋体" w:hAnsi="Times New Roman" w:cs="Times New Roman"/>
                <w:i/>
                <w:iCs/>
                <w:kern w:val="0"/>
                <w:sz w:val="24"/>
                <w:szCs w:val="24"/>
              </w:rPr>
            </w:rPrChange>
          </w:rPr>
          <w:t>,</w:t>
        </w:r>
      </w:ins>
      <w:ins w:id="7027"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7028" w:author="ThinkPad" w:date="2022-06-20T10:29:00Z"/>
          <w:rFonts w:ascii="Times New Roman" w:eastAsia="宋体" w:hAnsi="Times New Roman" w:cs="Times New Roman"/>
          <w:i/>
          <w:iCs/>
          <w:kern w:val="0"/>
          <w:sz w:val="24"/>
          <w:szCs w:val="24"/>
          <w:rPrChange w:id="7029" w:author="ThinkPad" w:date="2022-06-20T10:29:00Z">
            <w:rPr>
              <w:ins w:id="7030" w:author="ThinkPad" w:date="2022-06-20T10:29:00Z"/>
              <w:rFonts w:ascii="Times New Roman" w:eastAsia="宋体" w:hAnsi="Times New Roman" w:cs="Times New Roman"/>
              <w:kern w:val="0"/>
              <w:sz w:val="24"/>
              <w:szCs w:val="24"/>
            </w:rPr>
          </w:rPrChange>
        </w:rPr>
      </w:pPr>
      <w:ins w:id="7031" w:author="ThinkPad" w:date="2022-06-20T10:29:00Z">
        <w:r w:rsidRPr="006041CD">
          <w:rPr>
            <w:rFonts w:ascii="Times New Roman" w:eastAsia="宋体" w:hAnsi="Times New Roman" w:cs="Times New Roman"/>
            <w:i/>
            <w:iCs/>
            <w:kern w:val="0"/>
            <w:sz w:val="24"/>
            <w:szCs w:val="24"/>
            <w:rPrChange w:id="7032"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7033"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7034" w:author="ThinkPad" w:date="2022-06-20T10:30:00Z">
        <w:r w:rsidDel="006041CD">
          <w:rPr>
            <w:rFonts w:ascii="Times New Roman" w:eastAsia="宋体" w:hAnsi="Times New Roman" w:cs="Times New Roman"/>
            <w:kern w:val="0"/>
            <w:sz w:val="24"/>
            <w:szCs w:val="24"/>
          </w:rPr>
          <w:delText>subsection</w:delText>
        </w:r>
      </w:del>
      <w:ins w:id="7035"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7036" w:author="ThinkPad" w:date="2022-06-19T21:02:00Z">
        <w:r w:rsidRPr="00262075" w:rsidDel="00D0044E">
          <w:rPr>
            <w:rFonts w:ascii="Times New Roman" w:eastAsia="宋体" w:hAnsi="Times New Roman" w:cs="Times New Roman"/>
            <w:kern w:val="0"/>
            <w:sz w:val="24"/>
            <w:szCs w:val="24"/>
            <w:highlight w:val="yellow"/>
            <w:rPrChange w:id="7037"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7038" w:author="ThinkPad" w:date="2022-06-19T21:02:00Z">
        <w:r w:rsidR="00D0044E">
          <w:rPr>
            <w:rFonts w:ascii="Times New Roman" w:eastAsia="宋体" w:hAnsi="Times New Roman" w:cs="Times New Roman"/>
            <w:kern w:val="0"/>
            <w:sz w:val="24"/>
            <w:szCs w:val="24"/>
          </w:rPr>
          <w:t>evalu</w:t>
        </w:r>
      </w:ins>
      <w:ins w:id="7039" w:author="ThinkPad" w:date="2022-06-20T08:41:00Z">
        <w:r w:rsidR="00666527">
          <w:rPr>
            <w:rFonts w:ascii="Times New Roman" w:eastAsia="宋体" w:hAnsi="Times New Roman" w:cs="Times New Roman"/>
            <w:kern w:val="0"/>
            <w:sz w:val="24"/>
            <w:szCs w:val="24"/>
          </w:rPr>
          <w:t>a</w:t>
        </w:r>
      </w:ins>
      <w:ins w:id="7040"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7041" w:author="ThinkPad" w:date="2022-06-20T11:14:00Z">
        <w:r w:rsidR="001663AD">
          <w:rPr>
            <w:rFonts w:ascii="Times New Roman" w:eastAsia="宋体" w:hAnsi="Times New Roman" w:cs="Times New Roman"/>
            <w:kern w:val="0"/>
            <w:sz w:val="24"/>
            <w:szCs w:val="24"/>
          </w:rPr>
          <w:t xml:space="preserve"> on the performance of SWIB</w:t>
        </w:r>
      </w:ins>
      <w:del w:id="7042" w:author="ThinkPad" w:date="2022-06-20T10:34:00Z">
        <w:r w:rsidDel="005A74F8">
          <w:rPr>
            <w:rFonts w:ascii="Times New Roman" w:eastAsia="宋体" w:hAnsi="Times New Roman" w:cs="Times New Roman"/>
            <w:kern w:val="0"/>
            <w:sz w:val="24"/>
            <w:szCs w:val="24"/>
          </w:rPr>
          <w:delText xml:space="preserve"> </w:delText>
        </w:r>
      </w:del>
      <w:del w:id="7043" w:author="ThinkPad" w:date="2022-06-20T10:31:00Z">
        <w:r w:rsidDel="00EF09F0">
          <w:rPr>
            <w:rFonts w:ascii="Times New Roman" w:eastAsia="宋体" w:hAnsi="Times New Roman" w:cs="Times New Roman"/>
            <w:kern w:val="0"/>
            <w:sz w:val="24"/>
            <w:szCs w:val="24"/>
          </w:rPr>
          <w:delText xml:space="preserve">and network size </w:delText>
        </w:r>
      </w:del>
      <w:del w:id="7044"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7045"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7046" w:author="ThinkPad" w:date="2022-06-20T10:34:00Z">
        <w:r w:rsidR="005A74F8">
          <w:rPr>
            <w:rFonts w:ascii="Times New Roman" w:eastAsia="宋体" w:hAnsi="Times New Roman" w:cs="Times New Roman"/>
            <w:kern w:val="0"/>
            <w:sz w:val="24"/>
            <w:szCs w:val="24"/>
          </w:rPr>
          <w:t>Each test lasts for</w:t>
        </w:r>
      </w:ins>
      <w:ins w:id="7047" w:author="ThinkPad" w:date="2022-06-20T10:21:00Z">
        <w:r w:rsidR="00784603">
          <w:rPr>
            <w:rFonts w:ascii="Times New Roman" w:eastAsia="宋体" w:hAnsi="Times New Roman" w:cs="Times New Roman"/>
            <w:kern w:val="0"/>
            <w:sz w:val="24"/>
            <w:szCs w:val="24"/>
          </w:rPr>
          <w:t xml:space="preserve"> 10 rounds</w:t>
        </w:r>
      </w:ins>
      <w:ins w:id="7048" w:author="ThinkPad" w:date="2022-06-20T10:35:00Z">
        <w:r w:rsidR="005A74F8">
          <w:rPr>
            <w:rFonts w:ascii="Times New Roman" w:eastAsia="宋体" w:hAnsi="Times New Roman" w:cs="Times New Roman"/>
            <w:kern w:val="0"/>
            <w:sz w:val="24"/>
            <w:szCs w:val="24"/>
          </w:rPr>
          <w:t xml:space="preserve">. </w:t>
        </w:r>
      </w:ins>
      <w:ins w:id="7049" w:author="ThinkPad" w:date="2022-06-20T10:36:00Z">
        <w:r w:rsidR="003375DF">
          <w:rPr>
            <w:rFonts w:ascii="Times New Roman" w:eastAsia="宋体" w:hAnsi="Times New Roman" w:cs="Times New Roman"/>
            <w:kern w:val="0"/>
            <w:sz w:val="24"/>
            <w:szCs w:val="24"/>
          </w:rPr>
          <w:t>T</w:t>
        </w:r>
      </w:ins>
      <w:ins w:id="7050" w:author="ThinkPad" w:date="2022-06-20T10:21:00Z">
        <w:r w:rsidR="00784603">
          <w:rPr>
            <w:rFonts w:ascii="Times New Roman" w:eastAsia="宋体" w:hAnsi="Times New Roman" w:cs="Times New Roman"/>
            <w:kern w:val="0"/>
            <w:sz w:val="24"/>
            <w:szCs w:val="24"/>
          </w:rPr>
          <w:t>he block size</w:t>
        </w:r>
      </w:ins>
      <w:ins w:id="7051" w:author="ThinkPad" w:date="2022-06-20T10:36:00Z">
        <w:r w:rsidR="003375DF">
          <w:rPr>
            <w:rFonts w:ascii="Times New Roman" w:eastAsia="宋体" w:hAnsi="Times New Roman" w:cs="Times New Roman"/>
            <w:kern w:val="0"/>
            <w:sz w:val="24"/>
            <w:szCs w:val="24"/>
          </w:rPr>
          <w:t xml:space="preserve"> varies</w:t>
        </w:r>
      </w:ins>
      <w:ins w:id="7052"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7053" w:author="ThinkPad" w:date="2022-06-20T10:36:00Z">
        <w:r w:rsidR="003375DF">
          <w:rPr>
            <w:rFonts w:ascii="Times New Roman" w:eastAsia="宋体" w:hAnsi="Times New Roman" w:cs="Times New Roman"/>
            <w:kern w:val="0"/>
            <w:sz w:val="24"/>
            <w:szCs w:val="24"/>
          </w:rPr>
          <w:t xml:space="preserve">and the network size </w:t>
        </w:r>
      </w:ins>
      <w:ins w:id="7054" w:author="ThinkPad" w:date="2022-06-20T10:37:00Z">
        <w:r w:rsidR="003375DF">
          <w:rPr>
            <w:rFonts w:ascii="Times New Roman" w:eastAsia="宋体" w:hAnsi="Times New Roman" w:cs="Times New Roman"/>
            <w:kern w:val="0"/>
            <w:sz w:val="24"/>
            <w:szCs w:val="24"/>
          </w:rPr>
          <w:t>varies from 100 to 300 nodes</w:t>
        </w:r>
      </w:ins>
      <w:ins w:id="7055"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7056" w:author="ThinkPad" w:date="2022-06-20T10:37:00Z">
          <w:pPr>
            <w:spacing w:afterLines="50" w:after="156"/>
            <w:ind w:firstLineChars="200" w:firstLine="480"/>
          </w:pPr>
        </w:pPrChange>
      </w:pPr>
      <w:del w:id="7057" w:author="ThinkPad" w:date="2022-06-20T10:21:00Z">
        <w:r w:rsidDel="00784603">
          <w:rPr>
            <w:rFonts w:ascii="Times New Roman" w:eastAsia="宋体" w:hAnsi="Times New Roman" w:cs="Times New Roman"/>
            <w:kern w:val="0"/>
            <w:sz w:val="24"/>
            <w:szCs w:val="24"/>
          </w:rPr>
          <w:delText xml:space="preserve">We first </w:delText>
        </w:r>
      </w:del>
      <w:del w:id="7058" w:author="ThinkPad" w:date="2022-06-19T21:02:00Z">
        <w:r w:rsidDel="00262075">
          <w:rPr>
            <w:rFonts w:ascii="Times New Roman" w:eastAsia="宋体" w:hAnsi="Times New Roman" w:cs="Times New Roman"/>
            <w:kern w:val="0"/>
            <w:sz w:val="24"/>
            <w:szCs w:val="24"/>
          </w:rPr>
          <w:delText>analyze</w:delText>
        </w:r>
      </w:del>
      <w:del w:id="7059" w:author="ThinkPad" w:date="2022-06-20T10:21:00Z">
        <w:r w:rsidDel="00784603">
          <w:rPr>
            <w:rFonts w:ascii="Times New Roman" w:eastAsia="宋体" w:hAnsi="Times New Roman" w:cs="Times New Roman"/>
            <w:kern w:val="0"/>
            <w:sz w:val="24"/>
            <w:szCs w:val="24"/>
          </w:rPr>
          <w:delText xml:space="preserve"> how block size</w:delText>
        </w:r>
      </w:del>
      <w:del w:id="7060" w:author="ThinkPad" w:date="2022-06-20T08:42:00Z">
        <w:r w:rsidDel="00666527">
          <w:rPr>
            <w:rFonts w:ascii="Times New Roman" w:eastAsia="宋体" w:hAnsi="Times New Roman" w:cs="Times New Roman"/>
            <w:kern w:val="0"/>
            <w:sz w:val="24"/>
            <w:szCs w:val="24"/>
          </w:rPr>
          <w:delText>s</w:delText>
        </w:r>
      </w:del>
      <w:del w:id="7061" w:author="ThinkPad" w:date="2022-06-20T10:21:00Z">
        <w:r w:rsidDel="00784603">
          <w:rPr>
            <w:rFonts w:ascii="Times New Roman" w:eastAsia="宋体" w:hAnsi="Times New Roman" w:cs="Times New Roman"/>
            <w:kern w:val="0"/>
            <w:sz w:val="24"/>
            <w:szCs w:val="24"/>
          </w:rPr>
          <w:delText xml:space="preserve"> </w:delText>
        </w:r>
      </w:del>
      <w:del w:id="7062" w:author="ThinkPad" w:date="2022-06-19T20:57:00Z">
        <w:r w:rsidDel="00262075">
          <w:rPr>
            <w:rFonts w:ascii="Times New Roman" w:eastAsia="宋体" w:hAnsi="Times New Roman" w:cs="Times New Roman"/>
            <w:kern w:val="0"/>
            <w:sz w:val="24"/>
            <w:szCs w:val="24"/>
          </w:rPr>
          <w:delText xml:space="preserve">used in consensus protocol </w:delText>
        </w:r>
      </w:del>
      <w:del w:id="7063" w:author="ThinkPad" w:date="2022-06-20T10:21:00Z">
        <w:r w:rsidDel="00784603">
          <w:rPr>
            <w:rFonts w:ascii="Times New Roman" w:eastAsia="宋体" w:hAnsi="Times New Roman" w:cs="Times New Roman"/>
            <w:kern w:val="0"/>
            <w:sz w:val="24"/>
            <w:szCs w:val="24"/>
          </w:rPr>
          <w:delText>impacts the consensus latency</w:delText>
        </w:r>
      </w:del>
      <w:del w:id="7064"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7065" w:author="ThinkPad" w:date="2022-06-20T08:42:00Z">
        <w:r w:rsidDel="00666527">
          <w:rPr>
            <w:rFonts w:ascii="Times New Roman" w:eastAsia="宋体" w:hAnsi="Times New Roman" w:cs="Times New Roman"/>
            <w:kern w:val="0"/>
            <w:sz w:val="24"/>
            <w:szCs w:val="24"/>
          </w:rPr>
          <w:delText>the time interval</w:delText>
        </w:r>
      </w:del>
      <w:del w:id="7066" w:author="ThinkPad" w:date="2022-06-20T10:20:00Z">
        <w:r w:rsidDel="00784603">
          <w:rPr>
            <w:rFonts w:ascii="Times New Roman" w:eastAsia="宋体" w:hAnsi="Times New Roman" w:cs="Times New Roman"/>
            <w:kern w:val="0"/>
            <w:sz w:val="24"/>
            <w:szCs w:val="24"/>
          </w:rPr>
          <w:delText xml:space="preserve"> of a round </w:delText>
        </w:r>
      </w:del>
      <w:del w:id="7067" w:author="ThinkPad" w:date="2022-06-20T08:42:00Z">
        <w:r w:rsidDel="00666527">
          <w:rPr>
            <w:rFonts w:ascii="Times New Roman" w:eastAsia="宋体" w:hAnsi="Times New Roman" w:cs="Times New Roman"/>
            <w:kern w:val="0"/>
            <w:sz w:val="24"/>
            <w:szCs w:val="24"/>
          </w:rPr>
          <w:delText xml:space="preserve">of </w:delText>
        </w:r>
      </w:del>
      <w:del w:id="7068" w:author="ThinkPad" w:date="2022-06-20T10:20:00Z">
        <w:r w:rsidDel="00784603">
          <w:rPr>
            <w:rFonts w:ascii="Times New Roman" w:eastAsia="宋体" w:hAnsi="Times New Roman" w:cs="Times New Roman"/>
            <w:kern w:val="0"/>
            <w:sz w:val="24"/>
            <w:szCs w:val="24"/>
          </w:rPr>
          <w:delText>SWIB</w:delText>
        </w:r>
      </w:del>
      <w:del w:id="7069" w:author="ThinkPad" w:date="2022-06-20T08:42:00Z">
        <w:r w:rsidDel="00666527">
          <w:rPr>
            <w:rFonts w:ascii="Times New Roman" w:eastAsia="宋体" w:hAnsi="Times New Roman" w:cs="Times New Roman"/>
            <w:kern w:val="0"/>
            <w:sz w:val="24"/>
            <w:szCs w:val="24"/>
          </w:rPr>
          <w:delText xml:space="preserve"> protocol</w:delText>
        </w:r>
      </w:del>
      <w:del w:id="7070" w:author="ThinkPad" w:date="2022-06-20T10:21:00Z">
        <w:r w:rsidDel="00784603">
          <w:rPr>
            <w:rFonts w:ascii="Times New Roman" w:eastAsia="宋体" w:hAnsi="Times New Roman" w:cs="Times New Roman"/>
            <w:kern w:val="0"/>
            <w:sz w:val="24"/>
            <w:szCs w:val="24"/>
          </w:rPr>
          <w:delText xml:space="preserve">. </w:delText>
        </w:r>
      </w:del>
      <w:del w:id="7071" w:author="ThinkPad" w:date="2022-06-19T20:58:00Z">
        <w:r w:rsidDel="00262075">
          <w:rPr>
            <w:rFonts w:ascii="Times New Roman" w:eastAsia="宋体" w:hAnsi="Times New Roman" w:cs="Times New Roman"/>
            <w:kern w:val="0"/>
            <w:sz w:val="24"/>
            <w:szCs w:val="24"/>
          </w:rPr>
          <w:delText>And a</w:delText>
        </w:r>
      </w:del>
      <w:del w:id="7072"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7073"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7074" w:author="ThinkPad" w:date="2022-06-20T10:21:00Z">
        <w:r w:rsidDel="00784603">
          <w:rPr>
            <w:rFonts w:ascii="Times New Roman" w:eastAsia="宋体" w:hAnsi="Times New Roman" w:cs="Times New Roman"/>
            <w:kern w:val="0"/>
            <w:sz w:val="24"/>
            <w:szCs w:val="24"/>
          </w:rPr>
          <w:delText>.</w:delText>
        </w:r>
      </w:del>
      <w:del w:id="7075" w:author="ThinkPad" w:date="2022-06-20T08:47:00Z">
        <w:r w:rsidDel="004866E5">
          <w:rPr>
            <w:rFonts w:ascii="Times New Roman" w:eastAsia="宋体" w:hAnsi="Times New Roman" w:cs="Times New Roman" w:hint="eastAsia"/>
            <w:kern w:val="0"/>
            <w:sz w:val="24"/>
            <w:szCs w:val="24"/>
          </w:rPr>
          <w:delText xml:space="preserve"> </w:delText>
        </w:r>
      </w:del>
      <w:del w:id="7076" w:author="ThinkPad" w:date="2022-06-20T08:44:00Z">
        <w:r w:rsidDel="004866E5">
          <w:rPr>
            <w:rFonts w:ascii="Times New Roman" w:eastAsia="宋体" w:hAnsi="Times New Roman" w:cs="Times New Roman"/>
            <w:kern w:val="0"/>
            <w:sz w:val="24"/>
            <w:szCs w:val="24"/>
          </w:rPr>
          <w:delText xml:space="preserve">We </w:delText>
        </w:r>
      </w:del>
      <w:del w:id="7077"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7078" w:author="ThinkPad" w:date="2022-06-20T08:44:00Z">
        <w:r w:rsidDel="004866E5">
          <w:rPr>
            <w:rFonts w:ascii="Times New Roman" w:eastAsia="宋体" w:hAnsi="Times New Roman" w:cs="Times New Roman"/>
            <w:kern w:val="0"/>
            <w:sz w:val="24"/>
            <w:szCs w:val="24"/>
          </w:rPr>
          <w:delText xml:space="preserve">increasing </w:delText>
        </w:r>
      </w:del>
      <w:del w:id="7079"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7080" w:author="ThinkPad" w:date="2022-06-20T08:44:00Z">
        <w:r w:rsidDel="004866E5">
          <w:rPr>
            <w:rFonts w:ascii="Times New Roman" w:eastAsia="宋体" w:hAnsi="Times New Roman" w:cs="Times New Roman"/>
            <w:kern w:val="0"/>
            <w:sz w:val="24"/>
            <w:szCs w:val="24"/>
          </w:rPr>
          <w:delText xml:space="preserve">with </w:delText>
        </w:r>
      </w:del>
      <w:del w:id="7081"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7082"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7083"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7084"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7085"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7086" w:author="ThinkPad" w:date="2022-06-19T21:04:00Z">
        <w:r w:rsidDel="00C32665">
          <w:rPr>
            <w:rFonts w:ascii="Times New Roman" w:hAnsi="Times New Roman" w:cs="Times New Roman"/>
            <w:b/>
            <w:bCs/>
          </w:rPr>
          <w:delText>vs.</w:delText>
        </w:r>
      </w:del>
      <w:ins w:id="7087"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7088" w:author="ThinkPad" w:date="2022-06-19T21:05:00Z">
        <w:r w:rsidR="00C32665">
          <w:rPr>
            <w:rFonts w:ascii="Times New Roman" w:hAnsi="Times New Roman" w:cs="Times New Roman"/>
            <w:b/>
            <w:bCs/>
          </w:rPr>
          <w:t>.</w:t>
        </w:r>
      </w:ins>
      <w:ins w:id="7089"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7090" w:author="ThinkPad" w:date="2022-06-20T08:46:00Z">
        <w:r w:rsidR="004866E5">
          <w:rPr>
            <w:rFonts w:ascii="Times New Roman" w:hAnsi="Times New Roman" w:cs="Times New Roman" w:hint="eastAsia"/>
            <w:b/>
            <w:bCs/>
          </w:rPr>
          <w:t>左图</w:t>
        </w:r>
      </w:ins>
      <w:ins w:id="7091"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7092"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7093" w:author="ThinkPad" w:date="2022-06-20T11:17:00Z">
        <w:r w:rsidR="003B0EB6">
          <w:rPr>
            <w:rFonts w:ascii="Times New Roman" w:hAnsi="Times New Roman" w:cs="Times New Roman"/>
            <w:b/>
            <w:bCs/>
          </w:rPr>
          <w:t>s</w:t>
        </w:r>
      </w:ins>
      <w:ins w:id="7094" w:author="ThinkPad" w:date="2022-06-20T10:41:00Z">
        <w:r w:rsidR="00A627D4">
          <w:rPr>
            <w:rFonts w:ascii="Times New Roman" w:hAnsi="Times New Roman" w:cs="Times New Roman"/>
            <w:b/>
            <w:bCs/>
          </w:rPr>
          <w:t>. 9</w:t>
        </w:r>
      </w:ins>
      <w:ins w:id="7095" w:author="ThinkPad" w:date="2022-06-20T11:17:00Z">
        <w:r w:rsidR="003B0EB6">
          <w:rPr>
            <w:rFonts w:ascii="Times New Roman" w:hAnsi="Times New Roman" w:cs="Times New Roman"/>
            <w:b/>
            <w:bCs/>
          </w:rPr>
          <w:t>-10</w:t>
        </w:r>
      </w:ins>
      <w:ins w:id="7096" w:author="ThinkPad" w:date="2022-06-20T10:41:00Z">
        <w:r w:rsidR="00A627D4">
          <w:rPr>
            <w:rFonts w:ascii="Times New Roman" w:hAnsi="Times New Roman" w:cs="Times New Roman" w:hint="eastAsia"/>
            <w:b/>
            <w:bCs/>
          </w:rPr>
          <w:t>同样处理</w:t>
        </w:r>
      </w:ins>
      <w:ins w:id="7097" w:author="ThinkPad" w:date="2022-06-20T08:45:00Z">
        <w:r w:rsidR="004866E5">
          <w:rPr>
            <w:rFonts w:ascii="Times New Roman" w:hAnsi="Times New Roman" w:cs="Times New Roman"/>
            <w:b/>
            <w:bCs/>
          </w:rPr>
          <w:t>]</w:t>
        </w:r>
      </w:ins>
    </w:p>
    <w:p w14:paraId="283A1BF3" w14:textId="41DC987A" w:rsidR="001F6F61" w:rsidRPr="001F6F61" w:rsidRDefault="001F6F61">
      <w:pPr>
        <w:rPr>
          <w:rPrChange w:id="7098" w:author="ThinkPad" w:date="2022-06-20T08:51:00Z">
            <w:rPr>
              <w:rFonts w:ascii="Times New Roman" w:hAnsi="Times New Roman" w:cs="Times New Roman"/>
              <w:b/>
              <w:bCs/>
            </w:rPr>
          </w:rPrChange>
        </w:rPr>
        <w:pPrChange w:id="7099" w:author="ThinkPad" w:date="2022-06-20T08:51:00Z">
          <w:pPr>
            <w:pStyle w:val="ac"/>
            <w:jc w:val="left"/>
          </w:pPr>
        </w:pPrChange>
      </w:pPr>
      <w:ins w:id="7100" w:author="ThinkPad" w:date="2022-06-20T08:51:00Z">
        <w:r>
          <w:t xml:space="preserve"> [</w:t>
        </w:r>
        <w:r>
          <w:rPr>
            <w:rFonts w:hint="eastAsia"/>
          </w:rPr>
          <w:t>就图8里的</w:t>
        </w:r>
      </w:ins>
      <w:ins w:id="7101" w:author="ThinkPad" w:date="2022-06-20T08:52:00Z">
        <w:r>
          <w:rPr>
            <w:rFonts w:hint="eastAsia"/>
          </w:rPr>
          <w:t>试验，是怎么进行的？是从头到尾</w:t>
        </w:r>
      </w:ins>
      <w:ins w:id="7102" w:author="ThinkPad" w:date="2022-06-20T10:21:00Z">
        <w:r w:rsidR="00784603">
          <w:rPr>
            <w:rFonts w:hint="eastAsia"/>
          </w:rPr>
          <w:t>,</w:t>
        </w:r>
        <w:r w:rsidR="00784603">
          <w:t xml:space="preserve"> </w:t>
        </w:r>
        <w:r w:rsidR="00784603">
          <w:rPr>
            <w:rFonts w:hint="eastAsia"/>
          </w:rPr>
          <w:t>完整地把</w:t>
        </w:r>
      </w:ins>
      <w:ins w:id="7103" w:author="ThinkPad" w:date="2022-06-20T08:52:00Z">
        <w:r>
          <w:rPr>
            <w:rFonts w:hint="eastAsia"/>
          </w:rPr>
          <w:t>S</w:t>
        </w:r>
        <w:r>
          <w:t>WIB</w:t>
        </w:r>
        <w:r>
          <w:rPr>
            <w:rFonts w:hint="eastAsia"/>
          </w:rPr>
          <w:t>在你的仿真设置下按你说的</w:t>
        </w:r>
      </w:ins>
      <w:ins w:id="7104" w:author="ThinkPad" w:date="2022-06-20T10:21:00Z">
        <w:r w:rsidR="00784603">
          <w:rPr>
            <w:rFonts w:hint="eastAsia"/>
          </w:rPr>
          <w:t>设置</w:t>
        </w:r>
      </w:ins>
      <w:ins w:id="7105" w:author="ThinkPad" w:date="2022-06-20T08:52:00Z">
        <w:r>
          <w:rPr>
            <w:rFonts w:hint="eastAsia"/>
          </w:rPr>
          <w:t>跑的，然后画出相应的性能曲线？</w:t>
        </w:r>
      </w:ins>
      <w:ins w:id="7106" w:author="ThinkPad" w:date="2022-06-20T08:51:00Z">
        <w:r>
          <w:t>]</w:t>
        </w:r>
      </w:ins>
      <w:ins w:id="7107"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7108" w:author="Zhang Li" w:date="2022-06-12T15:31:00Z"/>
          <w:rFonts w:ascii="Times New Roman" w:eastAsia="宋体" w:hAnsi="Times New Roman" w:cs="Times New Roman"/>
          <w:kern w:val="0"/>
          <w:sz w:val="24"/>
          <w:szCs w:val="24"/>
        </w:rPr>
      </w:pPr>
      <w:ins w:id="7109" w:author="Zhang Li" w:date="2022-06-12T15:31:00Z">
        <w:del w:id="7110"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7111" w:author="ThinkPad" w:date="2022-06-20T08:48:00Z">
          <w:r w:rsidDel="004866E5">
            <w:rPr>
              <w:rFonts w:ascii="Times New Roman" w:eastAsia="宋体" w:hAnsi="Times New Roman" w:cs="Times New Roman"/>
              <w:kern w:val="0"/>
              <w:sz w:val="24"/>
              <w:szCs w:val="24"/>
            </w:rPr>
            <w:delText>,</w:delText>
          </w:r>
        </w:del>
      </w:ins>
      <w:ins w:id="7112" w:author="ThinkPad" w:date="2022-06-20T08:48:00Z">
        <w:r w:rsidR="004866E5">
          <w:rPr>
            <w:rFonts w:ascii="Times New Roman" w:eastAsia="宋体" w:hAnsi="Times New Roman" w:cs="Times New Roman"/>
            <w:kern w:val="0"/>
            <w:sz w:val="24"/>
            <w:szCs w:val="24"/>
          </w:rPr>
          <w:t xml:space="preserve"> shows that the</w:t>
        </w:r>
      </w:ins>
      <w:ins w:id="7113" w:author="Zhang Li" w:date="2022-06-12T15:31:00Z">
        <w:r>
          <w:rPr>
            <w:rFonts w:ascii="Times New Roman" w:eastAsia="宋体" w:hAnsi="Times New Roman" w:cs="Times New Roman"/>
            <w:kern w:val="0"/>
            <w:sz w:val="24"/>
            <w:szCs w:val="24"/>
          </w:rPr>
          <w:t xml:space="preserve"> consensus latency </w:t>
        </w:r>
      </w:ins>
      <w:ins w:id="7114" w:author="ThinkPad" w:date="2022-06-20T08:48:00Z">
        <w:r w:rsidR="004866E5">
          <w:rPr>
            <w:rFonts w:ascii="Times New Roman" w:eastAsia="宋体" w:hAnsi="Times New Roman" w:cs="Times New Roman"/>
            <w:kern w:val="0"/>
            <w:sz w:val="24"/>
            <w:szCs w:val="24"/>
          </w:rPr>
          <w:t xml:space="preserve">almost </w:t>
        </w:r>
      </w:ins>
      <w:ins w:id="7115" w:author="Zhang Li" w:date="2022-06-12T15:31:00Z">
        <w:r>
          <w:rPr>
            <w:rFonts w:ascii="Times New Roman" w:eastAsia="宋体" w:hAnsi="Times New Roman" w:cs="Times New Roman"/>
            <w:kern w:val="0"/>
            <w:sz w:val="24"/>
            <w:szCs w:val="24"/>
          </w:rPr>
          <w:t xml:space="preserve">linearly increases with the </w:t>
        </w:r>
        <w:del w:id="7116"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7117"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7118"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7119" w:author="ThinkPad" w:date="2022-06-20T10:23:00Z">
        <w:r w:rsidR="00784603">
          <w:rPr>
            <w:rFonts w:ascii="Times New Roman" w:eastAsia="宋体" w:hAnsi="Times New Roman" w:cs="Times New Roman"/>
            <w:kern w:val="0"/>
            <w:sz w:val="24"/>
            <w:szCs w:val="24"/>
          </w:rPr>
          <w:t xml:space="preserve"> for all cases</w:t>
        </w:r>
      </w:ins>
      <w:ins w:id="7120" w:author="Zhang Li" w:date="2022-06-12T15:31:00Z">
        <w:r>
          <w:rPr>
            <w:rFonts w:ascii="Times New Roman" w:eastAsia="宋体" w:hAnsi="Times New Roman" w:cs="Times New Roman"/>
            <w:kern w:val="0"/>
            <w:sz w:val="24"/>
            <w:szCs w:val="24"/>
          </w:rPr>
          <w:t xml:space="preserve"> </w:t>
        </w:r>
      </w:ins>
      <w:ins w:id="7121" w:author="ThinkPad" w:date="2022-06-20T10:37:00Z">
        <w:r w:rsidR="003375DF">
          <w:rPr>
            <w:rFonts w:ascii="Times New Roman" w:eastAsia="宋体" w:hAnsi="Times New Roman" w:cs="Times New Roman"/>
            <w:kern w:val="0"/>
            <w:sz w:val="24"/>
            <w:szCs w:val="24"/>
          </w:rPr>
          <w:t xml:space="preserve">under study </w:t>
        </w:r>
      </w:ins>
      <w:ins w:id="7122" w:author="Zhang Li" w:date="2022-06-12T15:31:00Z">
        <w:r>
          <w:rPr>
            <w:rFonts w:ascii="Times New Roman" w:eastAsia="宋体" w:hAnsi="Times New Roman" w:cs="Times New Roman"/>
            <w:kern w:val="0"/>
            <w:sz w:val="24"/>
            <w:szCs w:val="24"/>
          </w:rPr>
          <w:t xml:space="preserve">is </w:t>
        </w:r>
        <w:del w:id="7123" w:author="ThinkPad" w:date="2022-06-20T08:50:00Z">
          <w:r w:rsidDel="000E532A">
            <w:rPr>
              <w:rFonts w:ascii="Times New Roman" w:eastAsia="宋体" w:hAnsi="Times New Roman" w:cs="Times New Roman"/>
              <w:kern w:val="0"/>
              <w:sz w:val="24"/>
              <w:szCs w:val="24"/>
            </w:rPr>
            <w:delText>approximate</w:delText>
          </w:r>
        </w:del>
      </w:ins>
      <w:ins w:id="7124" w:author="ThinkPad" w:date="2022-06-20T08:50:00Z">
        <w:r w:rsidR="000E532A">
          <w:rPr>
            <w:rFonts w:ascii="Times New Roman" w:eastAsia="宋体" w:hAnsi="Times New Roman" w:cs="Times New Roman"/>
            <w:kern w:val="0"/>
            <w:sz w:val="24"/>
            <w:szCs w:val="24"/>
          </w:rPr>
          <w:t>shown to be below</w:t>
        </w:r>
      </w:ins>
      <w:ins w:id="7125" w:author="Zhang Li" w:date="2022-06-12T15:31:00Z">
        <w:r>
          <w:rPr>
            <w:rFonts w:ascii="Times New Roman" w:eastAsia="宋体" w:hAnsi="Times New Roman" w:cs="Times New Roman"/>
            <w:kern w:val="0"/>
            <w:sz w:val="24"/>
            <w:szCs w:val="24"/>
          </w:rPr>
          <w:t xml:space="preserve"> </w:t>
        </w:r>
      </w:ins>
      <m:oMath>
        <m:r>
          <w:ins w:id="7126" w:author="Zhang Li" w:date="2022-06-12T15:31:00Z">
            <m:rPr>
              <m:sty m:val="p"/>
            </m:rPr>
            <w:rPr>
              <w:rFonts w:ascii="Cambria Math" w:eastAsia="宋体" w:hAnsi="Cambria Math" w:cs="Times New Roman"/>
              <w:kern w:val="0"/>
              <w:sz w:val="24"/>
              <w:szCs w:val="24"/>
            </w:rPr>
            <m:t>1</m:t>
          </w:ins>
        </m:r>
      </m:oMath>
      <w:ins w:id="7127"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7128" w:author="ThinkPad" w:date="2022-06-20T08:50:00Z">
          <w:r w:rsidDel="000E532A">
            <w:rPr>
              <w:rFonts w:ascii="Times New Roman" w:eastAsia="宋体" w:hAnsi="Times New Roman" w:cs="Times New Roman"/>
              <w:kern w:val="0"/>
              <w:sz w:val="24"/>
              <w:szCs w:val="24"/>
            </w:rPr>
            <w:delText xml:space="preserve"> in network</w:delText>
          </w:r>
        </w:del>
        <w:del w:id="7129"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130" w:author="ThinkPad" w:date="2022-06-20T10:25:00Z">
          <w:r w:rsidDel="00784603">
            <w:rPr>
              <w:rFonts w:ascii="Times New Roman" w:eastAsia="宋体" w:hAnsi="Times New Roman" w:cs="Times New Roman"/>
              <w:kern w:val="0"/>
              <w:sz w:val="24"/>
              <w:szCs w:val="24"/>
            </w:rPr>
            <w:delText>Experiment result show</w:delText>
          </w:r>
        </w:del>
        <w:del w:id="7131" w:author="ThinkPad" w:date="2022-06-20T08:50:00Z">
          <w:r w:rsidDel="001F6F61">
            <w:rPr>
              <w:rFonts w:ascii="Times New Roman" w:eastAsia="宋体" w:hAnsi="Times New Roman" w:cs="Times New Roman"/>
              <w:kern w:val="0"/>
              <w:sz w:val="24"/>
              <w:szCs w:val="24"/>
            </w:rPr>
            <w:delText>s</w:delText>
          </w:r>
        </w:del>
        <w:del w:id="7132"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7133" w:author="ThinkPad" w:date="2022-06-20T10:27:00Z">
        <w:r w:rsidR="006041CD">
          <w:rPr>
            <w:rFonts w:ascii="Times New Roman" w:eastAsia="宋体" w:hAnsi="Times New Roman" w:cs="Times New Roman"/>
            <w:kern w:val="0"/>
            <w:sz w:val="24"/>
            <w:szCs w:val="24"/>
          </w:rPr>
          <w:t xml:space="preserve">it is seen that </w:t>
        </w:r>
      </w:ins>
      <w:ins w:id="7134"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7135" w:author="ThinkPad" w:date="2022-06-20T10:27:00Z">
        <w:r w:rsidR="006041CD">
          <w:rPr>
            <w:rFonts w:ascii="Times New Roman" w:eastAsia="宋体" w:hAnsi="Times New Roman" w:cs="Times New Roman"/>
            <w:kern w:val="0"/>
            <w:sz w:val="24"/>
            <w:szCs w:val="24"/>
          </w:rPr>
          <w:t>, with the block size increasing</w:t>
        </w:r>
      </w:ins>
      <w:ins w:id="7136"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7137"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7138"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7139" w:author="ThinkPad" w:date="2022-06-19T21:01:00Z">
        <w:r w:rsidR="00262075">
          <w:rPr>
            <w:rFonts w:ascii="Times New Roman" w:eastAsia="宋体" w:hAnsi="Times New Roman" w:cs="Times New Roman"/>
            <w:kern w:val="0"/>
            <w:sz w:val="24"/>
            <w:szCs w:val="24"/>
          </w:rPr>
          <w:t>s</w:t>
        </w:r>
      </w:ins>
      <w:ins w:id="7140" w:author="Zhang Li" w:date="2022-06-12T15:31:00Z">
        <w:r>
          <w:rPr>
            <w:rFonts w:ascii="Times New Roman" w:eastAsia="宋体" w:hAnsi="Times New Roman" w:cs="Times New Roman"/>
            <w:kern w:val="0"/>
            <w:sz w:val="24"/>
            <w:szCs w:val="24"/>
          </w:rPr>
          <w:t xml:space="preserve"> </w:t>
        </w:r>
        <w:del w:id="7141"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7142" w:author="ThinkPad" w:date="2022-06-20T10:28:00Z">
          <w:r w:rsidRPr="00C91E2F" w:rsidDel="006041CD">
            <w:rPr>
              <w:rFonts w:ascii="Times New Roman" w:eastAsia="宋体" w:hAnsi="Times New Roman" w:cs="Times New Roman"/>
              <w:kern w:val="0"/>
              <w:sz w:val="24"/>
              <w:szCs w:val="24"/>
            </w:rPr>
            <w:delText>the protocol</w:delText>
          </w:r>
        </w:del>
      </w:ins>
      <w:ins w:id="7143" w:author="ThinkPad" w:date="2022-06-20T10:28:00Z">
        <w:r w:rsidR="006041CD">
          <w:rPr>
            <w:rFonts w:ascii="Times New Roman" w:eastAsia="宋体" w:hAnsi="Times New Roman" w:cs="Times New Roman"/>
            <w:kern w:val="0"/>
            <w:sz w:val="24"/>
            <w:szCs w:val="24"/>
          </w:rPr>
          <w:t>SWIB</w:t>
        </w:r>
      </w:ins>
      <w:ins w:id="7144"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7145" w:author="ThinkPad" w:date="2022-06-20T10:38:00Z">
        <w:r w:rsidR="003375DF">
          <w:rPr>
            <w:rFonts w:ascii="Times New Roman" w:eastAsia="宋体" w:hAnsi="Times New Roman" w:cs="Times New Roman" w:hint="eastAsia"/>
            <w:kern w:val="0"/>
            <w:sz w:val="24"/>
            <w:szCs w:val="24"/>
          </w:rPr>
          <w:t>【</w:t>
        </w:r>
      </w:ins>
      <w:ins w:id="7146" w:author="ThinkPad" w:date="2022-06-20T10:47:00Z">
        <w:r w:rsidR="00DB1C65">
          <w:rPr>
            <w:rFonts w:ascii="Times New Roman" w:eastAsia="宋体" w:hAnsi="Times New Roman" w:cs="Times New Roman" w:hint="eastAsia"/>
            <w:kern w:val="0"/>
            <w:sz w:val="24"/>
            <w:szCs w:val="24"/>
          </w:rPr>
          <w:t>感觉</w:t>
        </w:r>
      </w:ins>
      <w:ins w:id="7147" w:author="ThinkPad" w:date="2022-06-20T10:38:00Z">
        <w:r w:rsidR="003375DF">
          <w:rPr>
            <w:rFonts w:ascii="Times New Roman" w:eastAsia="宋体" w:hAnsi="Times New Roman" w:cs="Times New Roman" w:hint="eastAsia"/>
            <w:kern w:val="0"/>
            <w:sz w:val="24"/>
            <w:szCs w:val="24"/>
          </w:rPr>
          <w:t>不提</w:t>
        </w:r>
      </w:ins>
      <w:ins w:id="7148" w:author="ThinkPad" w:date="2022-06-20T10:39:00Z">
        <w:r w:rsidR="003375DF">
          <w:rPr>
            <w:rFonts w:ascii="Times New Roman" w:eastAsia="宋体" w:hAnsi="Times New Roman" w:cs="Times New Roman" w:hint="eastAsia"/>
            <w:kern w:val="0"/>
            <w:sz w:val="24"/>
            <w:szCs w:val="24"/>
          </w:rPr>
          <w:t>每个节点以什么速率</w:t>
        </w:r>
      </w:ins>
      <w:ins w:id="7149" w:author="ThinkPad" w:date="2022-06-20T10:46:00Z">
        <w:r w:rsidR="00DB1C65">
          <w:rPr>
            <w:rFonts w:ascii="Times New Roman" w:eastAsia="宋体" w:hAnsi="Times New Roman" w:cs="Times New Roman" w:hint="eastAsia"/>
            <w:kern w:val="0"/>
            <w:sz w:val="24"/>
            <w:szCs w:val="24"/>
          </w:rPr>
          <w:t>产生</w:t>
        </w:r>
      </w:ins>
      <w:ins w:id="7150" w:author="ThinkPad" w:date="2022-06-20T10:47:00Z">
        <w:r w:rsidR="00F5353D">
          <w:rPr>
            <w:rFonts w:ascii="Times New Roman" w:eastAsia="宋体" w:hAnsi="Times New Roman" w:cs="Times New Roman" w:hint="eastAsia"/>
            <w:kern w:val="0"/>
            <w:sz w:val="24"/>
            <w:szCs w:val="24"/>
          </w:rPr>
          <w:t>交易</w:t>
        </w:r>
      </w:ins>
      <w:ins w:id="7151" w:author="ThinkPad" w:date="2022-06-20T10:46:00Z">
        <w:r w:rsidR="00DB1C65">
          <w:rPr>
            <w:rFonts w:ascii="Times New Roman" w:eastAsia="宋体" w:hAnsi="Times New Roman" w:cs="Times New Roman" w:hint="eastAsia"/>
            <w:kern w:val="0"/>
            <w:sz w:val="24"/>
            <w:szCs w:val="24"/>
          </w:rPr>
          <w:t>、</w:t>
        </w:r>
      </w:ins>
      <w:ins w:id="7152" w:author="ThinkPad" w:date="2022-06-20T10:47:00Z">
        <w:r w:rsidR="00F5353D">
          <w:rPr>
            <w:rFonts w:ascii="Times New Roman" w:eastAsia="宋体" w:hAnsi="Times New Roman" w:cs="Times New Roman" w:hint="eastAsia"/>
            <w:kern w:val="0"/>
            <w:sz w:val="24"/>
            <w:szCs w:val="24"/>
          </w:rPr>
          <w:t>以及交易是</w:t>
        </w:r>
      </w:ins>
      <w:ins w:id="7153" w:author="ThinkPad" w:date="2022-06-20T10:46:00Z">
        <w:r w:rsidR="00DB1C65">
          <w:rPr>
            <w:rFonts w:ascii="Times New Roman" w:eastAsia="宋体" w:hAnsi="Times New Roman" w:cs="Times New Roman" w:hint="eastAsia"/>
            <w:kern w:val="0"/>
            <w:sz w:val="24"/>
            <w:szCs w:val="24"/>
          </w:rPr>
          <w:t>如何在网络中</w:t>
        </w:r>
      </w:ins>
      <w:ins w:id="7154" w:author="ThinkPad" w:date="2022-06-20T10:47:00Z">
        <w:r w:rsidR="00F5353D">
          <w:rPr>
            <w:rFonts w:ascii="Times New Roman" w:eastAsia="宋体" w:hAnsi="Times New Roman" w:cs="Times New Roman" w:hint="eastAsia"/>
            <w:kern w:val="0"/>
            <w:sz w:val="24"/>
            <w:szCs w:val="24"/>
          </w:rPr>
          <w:t>扩散</w:t>
        </w:r>
      </w:ins>
      <w:ins w:id="7155" w:author="ThinkPad" w:date="2022-06-20T10:46:00Z">
        <w:r w:rsidR="00DB1C65">
          <w:rPr>
            <w:rFonts w:ascii="Times New Roman" w:eastAsia="宋体" w:hAnsi="Times New Roman" w:cs="Times New Roman" w:hint="eastAsia"/>
            <w:kern w:val="0"/>
            <w:sz w:val="24"/>
            <w:szCs w:val="24"/>
          </w:rPr>
          <w:t>的</w:t>
        </w:r>
      </w:ins>
      <w:ins w:id="7156" w:author="ThinkPad" w:date="2022-06-20T10:39:00Z">
        <w:r w:rsidR="003375DF">
          <w:rPr>
            <w:rFonts w:ascii="Times New Roman" w:eastAsia="宋体" w:hAnsi="Times New Roman" w:cs="Times New Roman" w:hint="eastAsia"/>
            <w:kern w:val="0"/>
            <w:sz w:val="24"/>
            <w:szCs w:val="24"/>
          </w:rPr>
          <w:t>，</w:t>
        </w:r>
      </w:ins>
      <w:ins w:id="7157"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7158" w:author="ThinkPad" w:date="2022-06-20T10:39:00Z">
        <w:r w:rsidR="003375DF">
          <w:rPr>
            <w:rFonts w:ascii="Times New Roman" w:eastAsia="宋体" w:hAnsi="Times New Roman" w:cs="Times New Roman" w:hint="eastAsia"/>
            <w:kern w:val="0"/>
            <w:sz w:val="24"/>
            <w:szCs w:val="24"/>
          </w:rPr>
          <w:t>结果，很难在读者心中产生共鸣</w:t>
        </w:r>
      </w:ins>
      <w:ins w:id="7159" w:author="ThinkPad" w:date="2022-06-20T10:38:00Z">
        <w:r w:rsidR="003375DF">
          <w:rPr>
            <w:rFonts w:ascii="Times New Roman" w:eastAsia="宋体" w:hAnsi="Times New Roman" w:cs="Times New Roman" w:hint="eastAsia"/>
            <w:kern w:val="0"/>
            <w:sz w:val="24"/>
            <w:szCs w:val="24"/>
          </w:rPr>
          <w:t>】</w:t>
        </w:r>
      </w:ins>
      <w:ins w:id="7160" w:author="Zhang Li" w:date="2022-06-12T15:31:00Z">
        <w:del w:id="7161"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7162" w:author="ThinkPad" w:date="2022-06-20T10:29:00Z"/>
          <w:rFonts w:ascii="Times New Roman" w:eastAsia="宋体" w:hAnsi="Times New Roman" w:cs="Times New Roman"/>
          <w:i/>
          <w:iCs/>
          <w:kern w:val="0"/>
          <w:sz w:val="24"/>
          <w:szCs w:val="24"/>
        </w:rPr>
      </w:pPr>
      <w:ins w:id="7163"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7164" w:author="ThinkPad" w:date="2022-06-20T10:40:00Z"/>
          <w:rFonts w:ascii="Times New Roman" w:eastAsia="宋体" w:hAnsi="Times New Roman" w:cs="Times New Roman"/>
          <w:kern w:val="0"/>
          <w:sz w:val="24"/>
          <w:szCs w:val="24"/>
        </w:rPr>
      </w:pPr>
      <w:ins w:id="7165" w:author="ThinkPad" w:date="2022-06-20T10:30:00Z">
        <w:r>
          <w:rPr>
            <w:rFonts w:ascii="Times New Roman" w:eastAsia="宋体" w:hAnsi="Times New Roman" w:cs="Times New Roman"/>
            <w:kern w:val="0"/>
            <w:sz w:val="24"/>
            <w:szCs w:val="24"/>
          </w:rPr>
          <w:t xml:space="preserve">In this experiment, </w:t>
        </w:r>
      </w:ins>
      <w:del w:id="7166"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7167"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7168"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7169" w:author="ThinkPad" w:date="2022-06-19T21:02:00Z">
        <w:r w:rsidR="00CA5769" w:rsidDel="00262075">
          <w:rPr>
            <w:rFonts w:ascii="Times New Roman" w:eastAsia="宋体" w:hAnsi="Times New Roman" w:cs="Times New Roman"/>
            <w:kern w:val="0"/>
            <w:sz w:val="24"/>
            <w:szCs w:val="24"/>
          </w:rPr>
          <w:delText xml:space="preserve">analyze </w:delText>
        </w:r>
      </w:del>
      <w:ins w:id="7170"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7171"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7172"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7173"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7174"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7175"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7176" w:author="ThinkPad" w:date="2022-06-20T10:40:00Z"/>
          <w:rFonts w:ascii="Times New Roman" w:eastAsia="宋体" w:hAnsi="Times New Roman" w:cs="Times New Roman"/>
          <w:kern w:val="0"/>
          <w:sz w:val="24"/>
          <w:szCs w:val="24"/>
        </w:rPr>
      </w:pPr>
      <w:del w:id="7177"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7178" w:author="Zhang Li" w:date="2022-06-12T15:31:00Z">
        <w:del w:id="7179" w:author="ThinkPad" w:date="2022-06-20T10:40:00Z">
          <w:r w:rsidR="0067227F" w:rsidDel="008E274D">
            <w:rPr>
              <w:rFonts w:ascii="Times New Roman" w:eastAsia="宋体" w:hAnsi="Times New Roman" w:cs="Times New Roman"/>
              <w:kern w:val="0"/>
              <w:sz w:val="24"/>
              <w:szCs w:val="24"/>
            </w:rPr>
            <w:delText>600</w:delText>
          </w:r>
        </w:del>
      </w:ins>
      <w:del w:id="7180"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7181" w:author="ThinkPad" w:date="2022-06-20T10:41:00Z">
          <w:pPr>
            <w:pStyle w:val="ac"/>
            <w:numPr>
              <w:numId w:val="25"/>
            </w:numPr>
            <w:ind w:left="780" w:hanging="360"/>
            <w:jc w:val="left"/>
          </w:pPr>
        </w:pPrChange>
      </w:pPr>
      <w:ins w:id="7182"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7183"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7184" w:author="ThinkPad" w:date="2022-06-20T10:41:00Z">
        <w:r>
          <w:rPr>
            <w:rFonts w:ascii="Times New Roman" w:hAnsi="Times New Roman" w:cs="Times New Roman"/>
          </w:rPr>
          <w:t xml:space="preserve">                      </w:t>
        </w:r>
        <w:proofErr w:type="gramStart"/>
        <w:r>
          <w:rPr>
            <w:rFonts w:ascii="Times New Roman" w:hAnsi="Times New Roman" w:cs="Times New Roman"/>
          </w:rPr>
          <w:t xml:space="preserve">   </w:t>
        </w:r>
      </w:ins>
      <w:r w:rsidR="00CA5769" w:rsidRPr="00101385">
        <w:rPr>
          <w:rFonts w:ascii="Times New Roman" w:hAnsi="Times New Roman" w:cs="Times New Roman"/>
        </w:rPr>
        <w:t>(</w:t>
      </w:r>
      <w:proofErr w:type="gramEnd"/>
      <w:r w:rsidR="00CA5769" w:rsidRPr="00101385">
        <w:rPr>
          <w:rFonts w:ascii="Times New Roman" w:hAnsi="Times New Roman" w:cs="Times New Roman"/>
        </w:rPr>
        <w:t xml:space="preserve">b) Average throughput </w:t>
      </w:r>
      <w:del w:id="7185"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7186" w:author="ThinkPad" w:date="2022-06-19T21:04:00Z">
        <w:r w:rsidDel="00C32665">
          <w:rPr>
            <w:rFonts w:ascii="Times New Roman" w:hAnsi="Times New Roman" w:cs="Times New Roman"/>
            <w:b/>
            <w:bCs/>
          </w:rPr>
          <w:delText>vs.</w:delText>
        </w:r>
      </w:del>
      <w:ins w:id="7187"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7188" w:author="ThinkPad" w:date="2022-06-19T21:04:00Z">
        <w:r w:rsidDel="00C32665">
          <w:rPr>
            <w:rFonts w:ascii="Times New Roman" w:hAnsi="Times New Roman" w:cs="Times New Roman"/>
            <w:b/>
            <w:bCs/>
          </w:rPr>
          <w:delText>s</w:delText>
        </w:r>
      </w:del>
      <w:ins w:id="7189" w:author="ThinkPad" w:date="2022-06-19T21:04:00Z">
        <w:r w:rsidR="00C32665">
          <w:rPr>
            <w:rFonts w:ascii="Times New Roman" w:hAnsi="Times New Roman" w:cs="Times New Roman"/>
            <w:b/>
            <w:bCs/>
          </w:rPr>
          <w:t>.</w:t>
        </w:r>
      </w:ins>
      <w:ins w:id="7190"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7191"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7192" w:author="ThinkPad" w:date="2022-06-20T11:19:00Z">
        <w:r>
          <w:rPr>
            <w:rFonts w:ascii="Times New Roman" w:eastAsia="宋体" w:hAnsi="Times New Roman" w:cs="Times New Roman"/>
            <w:kern w:val="0"/>
            <w:sz w:val="24"/>
            <w:szCs w:val="24"/>
          </w:rPr>
          <w:t>SWIB when t</w:t>
        </w:r>
      </w:ins>
      <w:ins w:id="7193"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7194"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7195" w:author="ThinkPad" w:date="2022-06-20T10:54:00Z">
        <w:r w:rsidR="005E04D3">
          <w:rPr>
            <w:rFonts w:ascii="Times New Roman" w:eastAsia="宋体" w:hAnsi="Times New Roman" w:cs="Times New Roman"/>
            <w:kern w:val="0"/>
            <w:sz w:val="24"/>
            <w:szCs w:val="24"/>
          </w:rPr>
          <w:t xml:space="preserve">the average consensus latency versus network size. </w:t>
        </w:r>
      </w:ins>
      <w:ins w:id="7196" w:author="Zhang Li" w:date="2022-06-12T15:31:00Z">
        <w:del w:id="7197" w:author="ThinkPad" w:date="2022-06-20T10:55:00Z">
          <w:r w:rsidR="0067227F" w:rsidDel="00342CF0">
            <w:rPr>
              <w:rFonts w:ascii="Times New Roman" w:eastAsia="宋体" w:hAnsi="Times New Roman" w:cs="Times New Roman"/>
              <w:kern w:val="0"/>
              <w:sz w:val="24"/>
              <w:szCs w:val="24"/>
            </w:rPr>
            <w:delText>As shown in above</w:delText>
          </w:r>
        </w:del>
      </w:ins>
      <w:ins w:id="7198" w:author="ThinkPad" w:date="2022-06-20T10:55:00Z">
        <w:r w:rsidR="00342CF0">
          <w:rPr>
            <w:rFonts w:ascii="Times New Roman" w:eastAsia="宋体" w:hAnsi="Times New Roman" w:cs="Times New Roman"/>
            <w:kern w:val="0"/>
            <w:sz w:val="24"/>
            <w:szCs w:val="24"/>
          </w:rPr>
          <w:t>In</w:t>
        </w:r>
      </w:ins>
      <w:ins w:id="7199" w:author="Zhang Li" w:date="2022-06-12T15:31:00Z">
        <w:r w:rsidR="0067227F">
          <w:rPr>
            <w:rFonts w:ascii="Times New Roman" w:eastAsia="宋体" w:hAnsi="Times New Roman" w:cs="Times New Roman"/>
            <w:kern w:val="0"/>
            <w:sz w:val="24"/>
            <w:szCs w:val="24"/>
          </w:rPr>
          <w:t xml:space="preserve"> Fig. 9 (a),</w:t>
        </w:r>
      </w:ins>
      <w:ins w:id="7200" w:author="ThinkPad" w:date="2022-06-20T10:55:00Z">
        <w:r w:rsidR="00342CF0">
          <w:rPr>
            <w:rFonts w:ascii="Times New Roman" w:eastAsia="宋体" w:hAnsi="Times New Roman" w:cs="Times New Roman"/>
            <w:kern w:val="0"/>
            <w:sz w:val="24"/>
            <w:szCs w:val="24"/>
          </w:rPr>
          <w:t xml:space="preserve"> it is seen that the</w:t>
        </w:r>
      </w:ins>
      <w:ins w:id="7201" w:author="Zhang Li" w:date="2022-06-12T15:31:00Z">
        <w:r w:rsidR="0067227F">
          <w:rPr>
            <w:rFonts w:ascii="Times New Roman" w:eastAsia="宋体" w:hAnsi="Times New Roman" w:cs="Times New Roman"/>
            <w:kern w:val="0"/>
            <w:sz w:val="24"/>
            <w:szCs w:val="24"/>
          </w:rPr>
          <w:t xml:space="preserve"> consensus latency increases with </w:t>
        </w:r>
      </w:ins>
      <w:ins w:id="7202"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7203" w:author="Zhang Li" w:date="2022-06-12T15:31:00Z">
        <w:del w:id="7204" w:author="ThinkPad" w:date="2022-06-20T10:46:00Z">
          <w:r w:rsidR="0067227F" w:rsidDel="001E4DFD">
            <w:rPr>
              <w:rFonts w:ascii="Times New Roman" w:eastAsia="宋体" w:hAnsi="Times New Roman" w:cs="Times New Roman"/>
              <w:kern w:val="0"/>
              <w:sz w:val="24"/>
              <w:szCs w:val="24"/>
            </w:rPr>
            <w:delText>the number of consensus nodes</w:delText>
          </w:r>
        </w:del>
        <w:del w:id="7205"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7206" w:author="ThinkPad" w:date="2022-06-20T10:55:00Z">
          <w:r w:rsidR="0067227F" w:rsidDel="00342CF0">
            <w:rPr>
              <w:rFonts w:ascii="Times New Roman" w:eastAsia="宋体" w:hAnsi="Times New Roman" w:cs="Times New Roman"/>
              <w:kern w:val="0"/>
              <w:sz w:val="24"/>
              <w:szCs w:val="24"/>
            </w:rPr>
            <w:delText>and</w:delText>
          </w:r>
        </w:del>
      </w:ins>
      <w:ins w:id="7207" w:author="ThinkPad" w:date="2022-06-20T10:55:00Z">
        <w:r w:rsidR="00342CF0">
          <w:rPr>
            <w:rFonts w:ascii="Times New Roman" w:eastAsia="宋体" w:hAnsi="Times New Roman" w:cs="Times New Roman"/>
            <w:kern w:val="0"/>
            <w:sz w:val="24"/>
            <w:szCs w:val="24"/>
          </w:rPr>
          <w:t>while still</w:t>
        </w:r>
      </w:ins>
      <w:ins w:id="7208" w:author="Zhang Li" w:date="2022-06-12T15:31:00Z">
        <w:r w:rsidR="0067227F">
          <w:rPr>
            <w:rFonts w:ascii="Times New Roman" w:eastAsia="宋体" w:hAnsi="Times New Roman" w:cs="Times New Roman"/>
            <w:kern w:val="0"/>
            <w:sz w:val="24"/>
            <w:szCs w:val="24"/>
          </w:rPr>
          <w:t xml:space="preserve"> </w:t>
        </w:r>
        <w:del w:id="7209"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7210" w:author="ThinkPad" w:date="2022-06-20T10:55:00Z">
          <w:r w:rsidR="0067227F" w:rsidDel="00342CF0">
            <w:rPr>
              <w:rFonts w:ascii="Times New Roman" w:eastAsia="宋体" w:hAnsi="Times New Roman" w:cs="Times New Roman"/>
              <w:kern w:val="0"/>
              <w:sz w:val="24"/>
              <w:szCs w:val="24"/>
            </w:rPr>
            <w:delText>values</w:delText>
          </w:r>
        </w:del>
        <w:del w:id="7211"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7212" w:author="ThinkPad" w:date="2022-06-20T10:56:00Z">
        <w:r w:rsidR="00342CF0">
          <w:rPr>
            <w:rFonts w:ascii="Times New Roman" w:eastAsia="宋体" w:hAnsi="Times New Roman" w:cs="Times New Roman"/>
            <w:kern w:val="0"/>
            <w:sz w:val="24"/>
            <w:szCs w:val="24"/>
          </w:rPr>
          <w:t xml:space="preserve">600-node </w:t>
        </w:r>
      </w:ins>
      <w:ins w:id="7213" w:author="Zhang Li" w:date="2022-06-12T15:31:00Z">
        <w:r w:rsidR="0067227F">
          <w:rPr>
            <w:rFonts w:ascii="Times New Roman" w:eastAsia="宋体" w:hAnsi="Times New Roman" w:cs="Times New Roman"/>
            <w:kern w:val="0"/>
            <w:sz w:val="24"/>
            <w:szCs w:val="24"/>
          </w:rPr>
          <w:t>network</w:t>
        </w:r>
      </w:ins>
      <w:ins w:id="7214" w:author="ThinkPad" w:date="2022-06-20T10:56:00Z">
        <w:r w:rsidR="00342CF0">
          <w:rPr>
            <w:rFonts w:ascii="Times New Roman" w:eastAsia="宋体" w:hAnsi="Times New Roman" w:cs="Times New Roman"/>
            <w:kern w:val="0"/>
            <w:sz w:val="24"/>
            <w:szCs w:val="24"/>
          </w:rPr>
          <w:t>s</w:t>
        </w:r>
      </w:ins>
      <w:ins w:id="7215" w:author="Zhang Li" w:date="2022-06-12T15:31:00Z">
        <w:r w:rsidR="0067227F">
          <w:rPr>
            <w:rFonts w:ascii="Times New Roman" w:eastAsia="宋体" w:hAnsi="Times New Roman" w:cs="Times New Roman"/>
            <w:kern w:val="0"/>
            <w:sz w:val="24"/>
            <w:szCs w:val="24"/>
          </w:rPr>
          <w:t xml:space="preserve"> </w:t>
        </w:r>
        <w:del w:id="7216"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7217" w:author="ThinkPad" w:date="2022-06-20T10:56:00Z">
        <w:r w:rsidR="00342CF0">
          <w:rPr>
            <w:rFonts w:ascii="Times New Roman" w:eastAsia="宋体" w:hAnsi="Times New Roman" w:cs="Times New Roman"/>
            <w:kern w:val="0"/>
            <w:sz w:val="24"/>
            <w:szCs w:val="24"/>
          </w:rPr>
          <w:t xml:space="preserve">1-MB </w:t>
        </w:r>
      </w:ins>
      <w:ins w:id="7218" w:author="Zhang Li" w:date="2022-06-12T15:31:00Z">
        <w:r w:rsidR="0067227F">
          <w:rPr>
            <w:rFonts w:ascii="Times New Roman" w:eastAsia="宋体" w:hAnsi="Times New Roman" w:cs="Times New Roman"/>
            <w:kern w:val="0"/>
            <w:sz w:val="24"/>
            <w:szCs w:val="24"/>
          </w:rPr>
          <w:t>block</w:t>
        </w:r>
      </w:ins>
      <w:ins w:id="7219" w:author="ThinkPad" w:date="2022-06-20T10:56:00Z">
        <w:r w:rsidR="00342CF0">
          <w:rPr>
            <w:rFonts w:ascii="Times New Roman" w:eastAsia="宋体" w:hAnsi="Times New Roman" w:cs="Times New Roman"/>
            <w:kern w:val="0"/>
            <w:sz w:val="24"/>
            <w:szCs w:val="24"/>
          </w:rPr>
          <w:t>s</w:t>
        </w:r>
      </w:ins>
      <w:ins w:id="7220" w:author="Zhang Li" w:date="2022-06-12T15:31:00Z">
        <w:del w:id="7221"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7222" w:author="ThinkPad" w:date="2022-06-20T11:25:00Z">
          <w:r w:rsidR="0067227F" w:rsidDel="001D262B">
            <w:rPr>
              <w:rFonts w:ascii="Times New Roman" w:eastAsia="宋体" w:hAnsi="Times New Roman" w:cs="Times New Roman"/>
              <w:kern w:val="0"/>
              <w:sz w:val="24"/>
              <w:szCs w:val="24"/>
            </w:rPr>
            <w:delText>communication</w:delText>
          </w:r>
        </w:del>
      </w:ins>
      <w:ins w:id="7223" w:author="ThinkPad" w:date="2022-06-20T11:25:00Z">
        <w:r w:rsidR="001D262B">
          <w:rPr>
            <w:rFonts w:ascii="Times New Roman" w:eastAsia="宋体" w:hAnsi="Times New Roman" w:cs="Times New Roman"/>
            <w:kern w:val="0"/>
            <w:sz w:val="24"/>
            <w:szCs w:val="24"/>
          </w:rPr>
          <w:t>channel</w:t>
        </w:r>
      </w:ins>
      <w:ins w:id="7224" w:author="Zhang Li" w:date="2022-06-12T15:31:00Z">
        <w:r w:rsidR="0067227F">
          <w:rPr>
            <w:rFonts w:ascii="Times New Roman" w:eastAsia="宋体" w:hAnsi="Times New Roman" w:cs="Times New Roman"/>
            <w:kern w:val="0"/>
            <w:sz w:val="24"/>
            <w:szCs w:val="24"/>
          </w:rPr>
          <w:t xml:space="preserve">, block transmission time </w:t>
        </w:r>
        <w:del w:id="7225"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7226" w:author="ThinkPad" w:date="2022-06-20T11:21:00Z">
        <w:r>
          <w:rPr>
            <w:rFonts w:ascii="Times New Roman" w:eastAsia="宋体" w:hAnsi="Times New Roman" w:cs="Times New Roman"/>
            <w:kern w:val="0"/>
            <w:sz w:val="24"/>
            <w:szCs w:val="24"/>
          </w:rPr>
          <w:t>does not vary with</w:t>
        </w:r>
      </w:ins>
      <w:ins w:id="7227" w:author="Zhang Li" w:date="2022-06-12T15:31:00Z">
        <w:r w:rsidR="0067227F">
          <w:rPr>
            <w:rFonts w:ascii="Times New Roman" w:eastAsia="宋体" w:hAnsi="Times New Roman" w:cs="Times New Roman"/>
            <w:kern w:val="0"/>
            <w:sz w:val="24"/>
            <w:szCs w:val="24"/>
          </w:rPr>
          <w:t xml:space="preserve"> network size</w:t>
        </w:r>
        <w:del w:id="7228" w:author="ThinkPad" w:date="2022-06-20T11:21:00Z">
          <w:r w:rsidR="0067227F" w:rsidDel="00972967">
            <w:rPr>
              <w:rFonts w:ascii="Times New Roman" w:eastAsia="宋体" w:hAnsi="Times New Roman" w:cs="Times New Roman"/>
              <w:kern w:val="0"/>
              <w:sz w:val="24"/>
              <w:szCs w:val="24"/>
            </w:rPr>
            <w:delText>s</w:delText>
          </w:r>
        </w:del>
      </w:ins>
      <w:ins w:id="7229" w:author="ThinkPad" w:date="2022-06-20T11:21:00Z">
        <w:r>
          <w:rPr>
            <w:rFonts w:ascii="Times New Roman" w:eastAsia="宋体" w:hAnsi="Times New Roman" w:cs="Times New Roman"/>
            <w:kern w:val="0"/>
            <w:sz w:val="24"/>
            <w:szCs w:val="24"/>
          </w:rPr>
          <w:t xml:space="preserve"> </w:t>
        </w:r>
      </w:ins>
      <w:ins w:id="7230" w:author="ThinkPad" w:date="2022-06-20T11:25:00Z">
        <w:r w:rsidR="001D262B">
          <w:rPr>
            <w:rFonts w:ascii="Times New Roman" w:eastAsia="宋体" w:hAnsi="Times New Roman" w:cs="Times New Roman"/>
            <w:kern w:val="0"/>
            <w:sz w:val="24"/>
            <w:szCs w:val="24"/>
          </w:rPr>
          <w:t>as we focus on studying</w:t>
        </w:r>
      </w:ins>
      <w:ins w:id="7231" w:author="ThinkPad" w:date="2022-06-20T11:21:00Z">
        <w:r>
          <w:rPr>
            <w:rFonts w:ascii="Times New Roman" w:eastAsia="宋体" w:hAnsi="Times New Roman" w:cs="Times New Roman"/>
            <w:kern w:val="0"/>
            <w:sz w:val="24"/>
            <w:szCs w:val="24"/>
          </w:rPr>
          <w:t xml:space="preserve"> </w:t>
        </w:r>
      </w:ins>
      <w:ins w:id="7232" w:author="ThinkPad" w:date="2022-06-20T11:22:00Z">
        <w:r>
          <w:rPr>
            <w:rFonts w:ascii="Times New Roman" w:eastAsia="宋体" w:hAnsi="Times New Roman" w:cs="Times New Roman"/>
            <w:kern w:val="0"/>
            <w:sz w:val="24"/>
            <w:szCs w:val="24"/>
          </w:rPr>
          <w:t>one-hop wireless</w:t>
        </w:r>
      </w:ins>
      <w:ins w:id="7233" w:author="ThinkPad" w:date="2022-06-20T11:21:00Z">
        <w:r>
          <w:rPr>
            <w:rFonts w:ascii="Times New Roman" w:eastAsia="宋体" w:hAnsi="Times New Roman" w:cs="Times New Roman"/>
            <w:kern w:val="0"/>
            <w:sz w:val="24"/>
            <w:szCs w:val="24"/>
          </w:rPr>
          <w:t xml:space="preserve"> </w:t>
        </w:r>
      </w:ins>
      <w:ins w:id="7234" w:author="ThinkPad" w:date="2022-06-20T11:22:00Z">
        <w:r>
          <w:rPr>
            <w:rFonts w:ascii="Times New Roman" w:eastAsia="宋体" w:hAnsi="Times New Roman" w:cs="Times New Roman"/>
            <w:kern w:val="0"/>
            <w:sz w:val="24"/>
            <w:szCs w:val="24"/>
          </w:rPr>
          <w:t>network</w:t>
        </w:r>
      </w:ins>
      <w:ins w:id="7235" w:author="ThinkPad" w:date="2022-06-20T11:25:00Z">
        <w:r w:rsidR="001D262B">
          <w:rPr>
            <w:rFonts w:ascii="Times New Roman" w:eastAsia="宋体" w:hAnsi="Times New Roman" w:cs="Times New Roman"/>
            <w:kern w:val="0"/>
            <w:sz w:val="24"/>
            <w:szCs w:val="24"/>
          </w:rPr>
          <w:t>s</w:t>
        </w:r>
      </w:ins>
      <w:ins w:id="7236" w:author="Zhang Li" w:date="2022-06-12T15:31:00Z">
        <w:r w:rsidR="0067227F">
          <w:rPr>
            <w:rFonts w:ascii="Times New Roman" w:eastAsia="宋体" w:hAnsi="Times New Roman" w:cs="Times New Roman"/>
            <w:kern w:val="0"/>
            <w:sz w:val="24"/>
            <w:szCs w:val="24"/>
          </w:rPr>
          <w:t>. However, block finalization requires enough partial signature shares, wh</w:t>
        </w:r>
        <w:del w:id="7237" w:author="ThinkPad" w:date="2022-06-20T11:22:00Z">
          <w:r w:rsidR="0067227F" w:rsidDel="00972967">
            <w:rPr>
              <w:rFonts w:ascii="Times New Roman" w:eastAsia="宋体" w:hAnsi="Times New Roman" w:cs="Times New Roman"/>
              <w:kern w:val="0"/>
              <w:sz w:val="24"/>
              <w:szCs w:val="24"/>
            </w:rPr>
            <w:delText>ich</w:delText>
          </w:r>
        </w:del>
      </w:ins>
      <w:ins w:id="7238" w:author="ThinkPad" w:date="2022-06-20T11:22:00Z">
        <w:r>
          <w:rPr>
            <w:rFonts w:ascii="Times New Roman" w:eastAsia="宋体" w:hAnsi="Times New Roman" w:cs="Times New Roman"/>
            <w:kern w:val="0"/>
            <w:sz w:val="24"/>
            <w:szCs w:val="24"/>
          </w:rPr>
          <w:t>ose collection time</w:t>
        </w:r>
      </w:ins>
      <w:ins w:id="7239" w:author="Zhang Li" w:date="2022-06-12T15:31:00Z">
        <w:r w:rsidR="0067227F">
          <w:rPr>
            <w:rFonts w:ascii="Times New Roman" w:eastAsia="宋体" w:hAnsi="Times New Roman" w:cs="Times New Roman"/>
            <w:kern w:val="0"/>
            <w:sz w:val="24"/>
            <w:szCs w:val="24"/>
          </w:rPr>
          <w:t xml:space="preserve"> </w:t>
        </w:r>
        <w:del w:id="7240"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7241" w:author="ThinkPad" w:date="2022-06-20T11:22:00Z">
        <w:r>
          <w:rPr>
            <w:rFonts w:ascii="Times New Roman" w:eastAsia="宋体" w:hAnsi="Times New Roman" w:cs="Times New Roman"/>
            <w:kern w:val="0"/>
            <w:sz w:val="24"/>
            <w:szCs w:val="24"/>
          </w:rPr>
          <w:t>s</w:t>
        </w:r>
      </w:ins>
      <w:ins w:id="7242" w:author="Zhang Li" w:date="2022-06-12T15:31:00Z">
        <w:r w:rsidR="0067227F">
          <w:rPr>
            <w:rFonts w:ascii="Times New Roman" w:eastAsia="宋体" w:hAnsi="Times New Roman" w:cs="Times New Roman"/>
            <w:kern w:val="0"/>
            <w:sz w:val="24"/>
            <w:szCs w:val="24"/>
          </w:rPr>
          <w:t xml:space="preserve"> proportionally with </w:t>
        </w:r>
        <w:del w:id="7243"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7244"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7245" w:author="ThinkPad" w:date="2022-06-20T11:26:00Z">
        <w:r w:rsidR="00990DA7">
          <w:rPr>
            <w:rFonts w:ascii="Times New Roman" w:eastAsia="宋体" w:hAnsi="Times New Roman" w:cs="Times New Roman"/>
            <w:kern w:val="0"/>
            <w:sz w:val="24"/>
            <w:szCs w:val="24"/>
          </w:rPr>
          <w:t xml:space="preserve">are </w:t>
        </w:r>
      </w:ins>
      <w:ins w:id="7246" w:author="Zhang Li" w:date="2022-06-12T15:31:00Z">
        <w:r w:rsidR="0067227F">
          <w:rPr>
            <w:rFonts w:ascii="Times New Roman" w:eastAsia="宋体" w:hAnsi="Times New Roman" w:cs="Times New Roman"/>
            <w:kern w:val="0"/>
            <w:sz w:val="24"/>
            <w:szCs w:val="24"/>
          </w:rPr>
          <w:t>require</w:t>
        </w:r>
      </w:ins>
      <w:ins w:id="7247" w:author="ThinkPad" w:date="2022-06-20T11:26:00Z">
        <w:r w:rsidR="00990DA7">
          <w:rPr>
            <w:rFonts w:ascii="Times New Roman" w:eastAsia="宋体" w:hAnsi="Times New Roman" w:cs="Times New Roman"/>
            <w:kern w:val="0"/>
            <w:sz w:val="24"/>
            <w:szCs w:val="24"/>
          </w:rPr>
          <w:t>d</w:t>
        </w:r>
      </w:ins>
      <w:ins w:id="7248"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7249" w:author="ThinkPad" w:date="2022-06-20T11:27:00Z">
          <w:r w:rsidR="0067227F" w:rsidDel="00990DA7">
            <w:rPr>
              <w:rFonts w:ascii="Times New Roman" w:eastAsia="宋体" w:hAnsi="Times New Roman" w:cs="Times New Roman"/>
              <w:kern w:val="0"/>
              <w:sz w:val="24"/>
              <w:szCs w:val="24"/>
            </w:rPr>
            <w:delText>high frequency</w:delText>
          </w:r>
        </w:del>
      </w:ins>
      <w:ins w:id="7250" w:author="ThinkPad" w:date="2022-06-20T11:27:00Z">
        <w:r w:rsidR="00990DA7">
          <w:rPr>
            <w:rFonts w:ascii="Times New Roman" w:eastAsia="宋体" w:hAnsi="Times New Roman" w:cs="Times New Roman"/>
            <w:kern w:val="0"/>
            <w:sz w:val="24"/>
            <w:szCs w:val="24"/>
          </w:rPr>
          <w:t>more severe</w:t>
        </w:r>
      </w:ins>
      <w:ins w:id="7251" w:author="Zhang Li" w:date="2022-06-12T15:31:00Z">
        <w:r w:rsidR="0067227F">
          <w:rPr>
            <w:rFonts w:ascii="Times New Roman" w:eastAsia="宋体" w:hAnsi="Times New Roman" w:cs="Times New Roman"/>
            <w:kern w:val="0"/>
            <w:sz w:val="24"/>
            <w:szCs w:val="24"/>
          </w:rPr>
          <w:t xml:space="preserve"> </w:t>
        </w:r>
        <w:del w:id="7252"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7253" w:author="ThinkPad" w:date="2022-06-20T11:27:00Z">
        <w:r w:rsidR="00990DA7">
          <w:rPr>
            <w:rFonts w:ascii="Times New Roman" w:eastAsia="宋体" w:hAnsi="Times New Roman" w:cs="Times New Roman"/>
            <w:kern w:val="0"/>
            <w:sz w:val="24"/>
            <w:szCs w:val="24"/>
          </w:rPr>
          <w:t xml:space="preserve">accessing </w:t>
        </w:r>
      </w:ins>
      <w:ins w:id="7254"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7255" w:author="ThinkPad" w:date="2022-06-20T11:27:00Z">
        <w:r w:rsidR="00990DA7">
          <w:rPr>
            <w:rFonts w:ascii="Times New Roman" w:eastAsia="宋体" w:hAnsi="Times New Roman" w:cs="Times New Roman"/>
            <w:kern w:val="0"/>
            <w:sz w:val="24"/>
            <w:szCs w:val="24"/>
          </w:rPr>
          <w:t xml:space="preserve">SWIB </w:t>
        </w:r>
      </w:ins>
      <w:ins w:id="7256" w:author="Zhang Li" w:date="2022-06-12T15:31:00Z">
        <w:r w:rsidR="0067227F">
          <w:rPr>
            <w:rFonts w:ascii="Times New Roman" w:eastAsia="宋体" w:hAnsi="Times New Roman" w:cs="Times New Roman"/>
            <w:kern w:val="0"/>
            <w:sz w:val="24"/>
            <w:szCs w:val="24"/>
          </w:rPr>
          <w:t xml:space="preserve">node </w:t>
        </w:r>
        <w:del w:id="7257"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7258" w:author="ThinkPad" w:date="2022-06-20T11:27:00Z">
        <w:r w:rsidR="00990DA7">
          <w:rPr>
            <w:rFonts w:ascii="Times New Roman" w:eastAsia="宋体" w:hAnsi="Times New Roman" w:cs="Times New Roman"/>
            <w:kern w:val="0"/>
            <w:sz w:val="24"/>
            <w:szCs w:val="24"/>
          </w:rPr>
          <w:t xml:space="preserve">is assumed to </w:t>
        </w:r>
      </w:ins>
      <w:ins w:id="7259" w:author="Zhang Li" w:date="2022-06-12T15:31:00Z">
        <w:r w:rsidR="0067227F">
          <w:rPr>
            <w:rFonts w:ascii="Times New Roman" w:eastAsia="宋体" w:hAnsi="Times New Roman" w:cs="Times New Roman"/>
            <w:kern w:val="0"/>
            <w:sz w:val="24"/>
            <w:szCs w:val="24"/>
          </w:rPr>
          <w:t>dynamically adjust</w:t>
        </w:r>
        <w:del w:id="7260" w:author="ThinkPad" w:date="2022-06-20T11:28:00Z">
          <w:r w:rsidR="0067227F" w:rsidDel="00990DA7">
            <w:rPr>
              <w:rFonts w:ascii="Times New Roman" w:eastAsia="宋体" w:hAnsi="Times New Roman" w:cs="Times New Roman"/>
              <w:kern w:val="0"/>
              <w:sz w:val="24"/>
              <w:szCs w:val="24"/>
            </w:rPr>
            <w:delText>s</w:delText>
          </w:r>
        </w:del>
      </w:ins>
      <w:ins w:id="7261" w:author="ThinkPad" w:date="2022-06-20T11:28:00Z">
        <w:r w:rsidR="00990DA7">
          <w:rPr>
            <w:rFonts w:ascii="Times New Roman" w:eastAsia="宋体" w:hAnsi="Times New Roman" w:cs="Times New Roman"/>
            <w:kern w:val="0"/>
            <w:sz w:val="24"/>
            <w:szCs w:val="24"/>
          </w:rPr>
          <w:t xml:space="preserve"> its</w:t>
        </w:r>
      </w:ins>
      <w:ins w:id="7262" w:author="Zhang Li" w:date="2022-06-12T15:31:00Z">
        <w:r w:rsidR="0067227F">
          <w:rPr>
            <w:rFonts w:ascii="Times New Roman" w:eastAsia="宋体" w:hAnsi="Times New Roman" w:cs="Times New Roman"/>
            <w:kern w:val="0"/>
            <w:sz w:val="24"/>
            <w:szCs w:val="24"/>
          </w:rPr>
          <w:t xml:space="preserve"> transmission probability by sensing</w:t>
        </w:r>
      </w:ins>
      <w:ins w:id="7263" w:author="ThinkPad" w:date="2022-06-20T11:28:00Z">
        <w:r w:rsidR="00990DA7">
          <w:rPr>
            <w:rFonts w:ascii="Times New Roman" w:eastAsia="宋体" w:hAnsi="Times New Roman" w:cs="Times New Roman"/>
            <w:kern w:val="0"/>
            <w:sz w:val="24"/>
            <w:szCs w:val="24"/>
          </w:rPr>
          <w:t xml:space="preserve"> the</w:t>
        </w:r>
      </w:ins>
      <w:ins w:id="7264" w:author="Zhang Li" w:date="2022-06-12T15:31:00Z">
        <w:r w:rsidR="0067227F">
          <w:rPr>
            <w:rFonts w:ascii="Times New Roman" w:eastAsia="宋体" w:hAnsi="Times New Roman" w:cs="Times New Roman"/>
            <w:kern w:val="0"/>
            <w:sz w:val="24"/>
            <w:szCs w:val="24"/>
          </w:rPr>
          <w:t xml:space="preserve"> channel</w:t>
        </w:r>
        <w:del w:id="7265"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7266"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7267" w:author="ThinkPad" w:date="2022-06-20T11:28:00Z">
        <w:r w:rsidR="00990DA7">
          <w:rPr>
            <w:rFonts w:ascii="Times New Roman" w:eastAsia="宋体" w:hAnsi="Times New Roman" w:cs="Times New Roman"/>
            <w:kern w:val="0"/>
            <w:sz w:val="24"/>
            <w:szCs w:val="24"/>
          </w:rPr>
          <w:t>d</w:t>
        </w:r>
      </w:ins>
      <w:ins w:id="7268"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7269"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7270"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7271"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7272"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7273"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7274"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7275" w:author="ThinkPad" w:date="2022-06-20T11:30:00Z">
              <w:rPr>
                <w:rFonts w:ascii="Times New Roman" w:eastAsia="宋体" w:hAnsi="Times New Roman" w:cs="Times New Roman"/>
                <w:kern w:val="0"/>
                <w:sz w:val="24"/>
                <w:szCs w:val="24"/>
              </w:rPr>
            </w:rPrChange>
          </w:rPr>
          <w:t>]</w:t>
        </w:r>
      </w:ins>
      <w:ins w:id="7276" w:author="Zhang Li" w:date="2022-06-12T15:31:00Z">
        <w:r w:rsidR="0067227F">
          <w:rPr>
            <w:rFonts w:ascii="Times New Roman" w:eastAsia="宋体" w:hAnsi="Times New Roman" w:cs="Times New Roman"/>
            <w:kern w:val="0"/>
            <w:sz w:val="24"/>
            <w:szCs w:val="24"/>
          </w:rPr>
          <w:t xml:space="preserve"> This design</w:t>
        </w:r>
      </w:ins>
      <w:ins w:id="7277" w:author="ThinkPad" w:date="2022-06-20T11:28:00Z">
        <w:r w:rsidR="000443EE">
          <w:rPr>
            <w:rFonts w:ascii="Times New Roman" w:eastAsia="宋体" w:hAnsi="Times New Roman" w:cs="Times New Roman"/>
            <w:kern w:val="0"/>
            <w:sz w:val="24"/>
            <w:szCs w:val="24"/>
          </w:rPr>
          <w:t xml:space="preserve"> choice</w:t>
        </w:r>
      </w:ins>
      <w:ins w:id="7278" w:author="Zhang Li" w:date="2022-06-12T15:31:00Z">
        <w:r w:rsidR="0067227F">
          <w:rPr>
            <w:rFonts w:ascii="Times New Roman" w:eastAsia="宋体" w:hAnsi="Times New Roman" w:cs="Times New Roman"/>
            <w:kern w:val="0"/>
            <w:sz w:val="24"/>
            <w:szCs w:val="24"/>
          </w:rPr>
          <w:t xml:space="preserve"> </w:t>
        </w:r>
        <w:del w:id="7279"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7280" w:author="ThinkPad" w:date="2022-06-20T11:28:00Z">
        <w:r w:rsidR="000443EE">
          <w:rPr>
            <w:rFonts w:ascii="Times New Roman" w:eastAsia="宋体" w:hAnsi="Times New Roman" w:cs="Times New Roman"/>
            <w:kern w:val="0"/>
            <w:sz w:val="24"/>
            <w:szCs w:val="24"/>
          </w:rPr>
          <w:t>can avoid sharp increase of</w:t>
        </w:r>
      </w:ins>
      <w:ins w:id="7281" w:author="Zhang Li" w:date="2022-06-12T15:31:00Z">
        <w:r w:rsidR="0067227F">
          <w:rPr>
            <w:rFonts w:ascii="Times New Roman" w:eastAsia="宋体" w:hAnsi="Times New Roman" w:cs="Times New Roman"/>
            <w:kern w:val="0"/>
            <w:sz w:val="24"/>
            <w:szCs w:val="24"/>
          </w:rPr>
          <w:t xml:space="preserve"> consensus latency </w:t>
        </w:r>
        <w:del w:id="7282"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7283" w:author="ThinkPad" w:date="2022-06-20T11:29:00Z">
          <w:r w:rsidR="0067227F" w:rsidDel="000443EE">
            <w:rPr>
              <w:rFonts w:ascii="Times New Roman" w:eastAsia="宋体" w:hAnsi="Times New Roman" w:cs="Times New Roman"/>
              <w:kern w:val="0"/>
              <w:sz w:val="24"/>
              <w:szCs w:val="24"/>
            </w:rPr>
            <w:delText xml:space="preserve"> and</w:delText>
          </w:r>
        </w:del>
      </w:ins>
      <w:ins w:id="7284" w:author="ThinkPad" w:date="2022-06-20T11:29:00Z">
        <w:r w:rsidR="000443EE">
          <w:rPr>
            <w:rFonts w:ascii="Times New Roman" w:eastAsia="宋体" w:hAnsi="Times New Roman" w:cs="Times New Roman"/>
            <w:kern w:val="0"/>
            <w:sz w:val="24"/>
            <w:szCs w:val="24"/>
          </w:rPr>
          <w:t>, as</w:t>
        </w:r>
      </w:ins>
      <w:ins w:id="7285"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7286" w:author="ThinkPad" w:date="2022-06-20T11:29:00Z">
          <w:r w:rsidR="0067227F" w:rsidDel="000443EE">
            <w:rPr>
              <w:rFonts w:ascii="Times New Roman" w:eastAsia="宋体" w:hAnsi="Times New Roman" w:cs="Times New Roman"/>
              <w:kern w:val="0"/>
              <w:sz w:val="24"/>
              <w:szCs w:val="24"/>
            </w:rPr>
            <w:delText xml:space="preserve">will </w:delText>
          </w:r>
        </w:del>
        <w:del w:id="7287" w:author="ThinkPad" w:date="2022-06-20T11:24:00Z">
          <w:r w:rsidR="0067227F" w:rsidDel="001D262B">
            <w:rPr>
              <w:rFonts w:ascii="Times New Roman" w:eastAsia="宋体" w:hAnsi="Times New Roman" w:cs="Times New Roman"/>
              <w:kern w:val="0"/>
              <w:sz w:val="24"/>
              <w:szCs w:val="24"/>
            </w:rPr>
            <w:delText>reduce</w:delText>
          </w:r>
        </w:del>
      </w:ins>
      <w:ins w:id="7288" w:author="ThinkPad" w:date="2022-06-20T11:24:00Z">
        <w:r w:rsidR="001D262B">
          <w:rPr>
            <w:rFonts w:ascii="Times New Roman" w:eastAsia="宋体" w:hAnsi="Times New Roman" w:cs="Times New Roman"/>
            <w:kern w:val="0"/>
            <w:sz w:val="24"/>
            <w:szCs w:val="24"/>
          </w:rPr>
          <w:t>drop</w:t>
        </w:r>
      </w:ins>
      <w:ins w:id="7289" w:author="ThinkPad" w:date="2022-06-20T11:29:00Z">
        <w:r w:rsidR="000443EE">
          <w:rPr>
            <w:rFonts w:ascii="Times New Roman" w:eastAsia="宋体" w:hAnsi="Times New Roman" w:cs="Times New Roman"/>
            <w:kern w:val="0"/>
            <w:sz w:val="24"/>
            <w:szCs w:val="24"/>
          </w:rPr>
          <w:t>s</w:t>
        </w:r>
      </w:ins>
      <w:ins w:id="7290" w:author="Zhang Li" w:date="2022-06-12T15:31:00Z">
        <w:r w:rsidR="0067227F">
          <w:rPr>
            <w:rFonts w:ascii="Times New Roman" w:eastAsia="宋体" w:hAnsi="Times New Roman" w:cs="Times New Roman"/>
            <w:kern w:val="0"/>
            <w:sz w:val="24"/>
            <w:szCs w:val="24"/>
          </w:rPr>
          <w:t xml:space="preserve">. </w:t>
        </w:r>
        <w:del w:id="7291"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7292" w:author="ThinkPad" w:date="2022-06-20T11:29:00Z">
        <w:r w:rsidR="000443EE">
          <w:rPr>
            <w:rFonts w:ascii="Times New Roman" w:eastAsia="宋体" w:hAnsi="Times New Roman" w:cs="Times New Roman"/>
            <w:kern w:val="0"/>
            <w:sz w:val="24"/>
            <w:szCs w:val="24"/>
          </w:rPr>
          <w:t xml:space="preserve">600-node </w:t>
        </w:r>
      </w:ins>
      <w:ins w:id="7293" w:author="Zhang Li" w:date="2022-06-12T15:31:00Z">
        <w:r w:rsidR="0067227F">
          <w:rPr>
            <w:rFonts w:ascii="Times New Roman" w:eastAsia="宋体" w:hAnsi="Times New Roman" w:cs="Times New Roman"/>
            <w:kern w:val="0"/>
            <w:sz w:val="24"/>
            <w:szCs w:val="24"/>
          </w:rPr>
          <w:t>network</w:t>
        </w:r>
      </w:ins>
      <w:ins w:id="7294" w:author="ThinkPad" w:date="2022-06-20T11:29:00Z">
        <w:r w:rsidR="000443EE">
          <w:rPr>
            <w:rFonts w:ascii="Times New Roman" w:eastAsia="宋体" w:hAnsi="Times New Roman" w:cs="Times New Roman"/>
            <w:kern w:val="0"/>
            <w:sz w:val="24"/>
            <w:szCs w:val="24"/>
          </w:rPr>
          <w:t>s</w:t>
        </w:r>
      </w:ins>
      <w:ins w:id="7295" w:author="Zhang Li" w:date="2022-06-12T15:31:00Z">
        <w:r w:rsidR="0067227F">
          <w:rPr>
            <w:rFonts w:ascii="Times New Roman" w:eastAsia="宋体" w:hAnsi="Times New Roman" w:cs="Times New Roman"/>
            <w:kern w:val="0"/>
            <w:sz w:val="24"/>
            <w:szCs w:val="24"/>
          </w:rPr>
          <w:t xml:space="preserve"> </w:t>
        </w:r>
        <w:del w:id="7296"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7297" w:author="ThinkPad" w:date="2022-06-20T11:29:00Z">
        <w:r w:rsidR="000443EE">
          <w:rPr>
            <w:rFonts w:ascii="Times New Roman" w:eastAsia="宋体" w:hAnsi="Times New Roman" w:cs="Times New Roman"/>
            <w:kern w:val="0"/>
            <w:sz w:val="24"/>
            <w:szCs w:val="24"/>
          </w:rPr>
          <w:t xml:space="preserve">1-MB </w:t>
        </w:r>
      </w:ins>
      <w:ins w:id="7298" w:author="Zhang Li" w:date="2022-06-12T15:31:00Z">
        <w:r w:rsidR="0067227F">
          <w:rPr>
            <w:rFonts w:ascii="Times New Roman" w:eastAsia="宋体" w:hAnsi="Times New Roman" w:cs="Times New Roman"/>
            <w:kern w:val="0"/>
            <w:sz w:val="24"/>
            <w:szCs w:val="24"/>
          </w:rPr>
          <w:t>block</w:t>
        </w:r>
        <w:del w:id="7299" w:author="ThinkPad" w:date="2022-06-20T11:29:00Z">
          <w:r w:rsidR="0067227F" w:rsidDel="000443EE">
            <w:rPr>
              <w:rFonts w:ascii="Times New Roman" w:eastAsia="宋体" w:hAnsi="Times New Roman" w:cs="Times New Roman"/>
              <w:kern w:val="0"/>
              <w:sz w:val="24"/>
              <w:szCs w:val="24"/>
            </w:rPr>
            <w:delText xml:space="preserve"> size of 1 MB</w:delText>
          </w:r>
        </w:del>
      </w:ins>
      <w:ins w:id="7300" w:author="ThinkPad" w:date="2022-06-20T11:29:00Z">
        <w:r w:rsidR="000443EE">
          <w:rPr>
            <w:rFonts w:ascii="Times New Roman" w:eastAsia="宋体" w:hAnsi="Times New Roman" w:cs="Times New Roman"/>
            <w:kern w:val="0"/>
            <w:sz w:val="24"/>
            <w:szCs w:val="24"/>
          </w:rPr>
          <w:t>s</w:t>
        </w:r>
      </w:ins>
      <w:ins w:id="7301" w:author="Zhang Li" w:date="2022-06-12T15:31:00Z">
        <w:r w:rsidR="0067227F">
          <w:rPr>
            <w:rFonts w:ascii="Times New Roman" w:eastAsia="宋体" w:hAnsi="Times New Roman" w:cs="Times New Roman"/>
            <w:kern w:val="0"/>
            <w:sz w:val="24"/>
            <w:szCs w:val="24"/>
          </w:rPr>
          <w:t xml:space="preserve">. Thus, we can </w:t>
        </w:r>
        <w:del w:id="7302" w:author="ThinkPad" w:date="2022-06-20T11:30:00Z">
          <w:r w:rsidR="0067227F" w:rsidDel="000443EE">
            <w:rPr>
              <w:rFonts w:ascii="Times New Roman" w:eastAsia="宋体" w:hAnsi="Times New Roman" w:cs="Times New Roman"/>
              <w:kern w:val="0"/>
              <w:sz w:val="24"/>
              <w:szCs w:val="24"/>
            </w:rPr>
            <w:delText>handle</w:delText>
          </w:r>
        </w:del>
      </w:ins>
      <w:ins w:id="7303" w:author="ThinkPad" w:date="2022-06-20T11:30:00Z">
        <w:r w:rsidR="000443EE">
          <w:rPr>
            <w:rFonts w:ascii="Times New Roman" w:eastAsia="宋体" w:hAnsi="Times New Roman" w:cs="Times New Roman"/>
            <w:kern w:val="0"/>
            <w:sz w:val="24"/>
            <w:szCs w:val="24"/>
          </w:rPr>
          <w:t>adjust the</w:t>
        </w:r>
      </w:ins>
      <w:ins w:id="7304"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7305"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7306" w:author="ThinkPad" w:date="2022-06-20T11:30:00Z">
          <w:r w:rsidR="0067227F" w:rsidRPr="003C67CB" w:rsidDel="000443EE">
            <w:rPr>
              <w:rFonts w:ascii="Times New Roman" w:eastAsia="宋体" w:hAnsi="Times New Roman" w:cs="Times New Roman"/>
              <w:kern w:val="0"/>
              <w:sz w:val="24"/>
              <w:szCs w:val="24"/>
            </w:rPr>
            <w:delText>scenario</w:delText>
          </w:r>
        </w:del>
      </w:ins>
      <w:ins w:id="7307" w:author="ThinkPad" w:date="2022-06-20T11:30:00Z">
        <w:r w:rsidR="000443EE">
          <w:rPr>
            <w:rFonts w:ascii="Times New Roman" w:eastAsia="宋体" w:hAnsi="Times New Roman" w:cs="Times New Roman"/>
            <w:kern w:val="0"/>
            <w:sz w:val="24"/>
            <w:szCs w:val="24"/>
          </w:rPr>
          <w:t>settings</w:t>
        </w:r>
      </w:ins>
      <w:ins w:id="7308" w:author="Zhang Li" w:date="2022-06-12T15:31:00Z">
        <w:r w:rsidR="0067227F" w:rsidRPr="00C91E2F">
          <w:rPr>
            <w:rFonts w:ascii="Times New Roman" w:eastAsia="宋体" w:hAnsi="Times New Roman" w:cs="Times New Roman"/>
            <w:kern w:val="0"/>
            <w:sz w:val="24"/>
            <w:szCs w:val="24"/>
          </w:rPr>
          <w:t>.</w:t>
        </w:r>
      </w:ins>
      <w:ins w:id="7309"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7310" w:author="ThinkPad" w:date="2022-06-20T11:31:00Z">
        <w:r w:rsidRPr="00101385" w:rsidDel="00232DD1">
          <w:rPr>
            <w:rFonts w:ascii="Times New Roman" w:hAnsi="Times New Roman" w:cs="Times New Roman"/>
          </w:rPr>
          <w:delText>Vs</w:delText>
        </w:r>
      </w:del>
      <w:ins w:id="7311"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7312" w:author="ThinkPad" w:date="2022-06-20T11:31:00Z">
        <w:r w:rsidRPr="00101385" w:rsidDel="00232DD1">
          <w:rPr>
            <w:rFonts w:ascii="Times New Roman" w:hAnsi="Times New Roman" w:cs="Times New Roman"/>
          </w:rPr>
          <w:delText>Vs</w:delText>
        </w:r>
      </w:del>
      <w:ins w:id="7313"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7314" w:author="ThinkPad" w:date="2022-06-20T11:31:00Z">
        <w:r w:rsidDel="00232DD1">
          <w:rPr>
            <w:rFonts w:ascii="Times New Roman" w:hAnsi="Times New Roman" w:cs="Times New Roman" w:hint="eastAsia"/>
            <w:b/>
            <w:bCs/>
          </w:rPr>
          <w:delText>The</w:delText>
        </w:r>
      </w:del>
      <w:ins w:id="7315"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7316" w:author="ThinkPad" w:date="2022-06-20T11:31:00Z">
        <w:r w:rsidDel="00232DD1">
          <w:rPr>
            <w:rFonts w:ascii="Times New Roman" w:hAnsi="Times New Roman" w:cs="Times New Roman"/>
            <w:b/>
            <w:bCs/>
          </w:rPr>
          <w:delText xml:space="preserve">of SWIB </w:delText>
        </w:r>
      </w:del>
      <w:del w:id="7317" w:author="ThinkPad" w:date="2022-06-19T21:04:00Z">
        <w:r w:rsidDel="00C32665">
          <w:rPr>
            <w:rFonts w:ascii="Times New Roman" w:hAnsi="Times New Roman" w:cs="Times New Roman"/>
            <w:b/>
            <w:bCs/>
          </w:rPr>
          <w:delText>vs.</w:delText>
        </w:r>
      </w:del>
      <w:del w:id="7318" w:author="ThinkPad" w:date="2022-06-20T11:31:00Z">
        <w:r w:rsidDel="00232DD1">
          <w:rPr>
            <w:rFonts w:ascii="Times New Roman" w:hAnsi="Times New Roman" w:cs="Times New Roman"/>
            <w:b/>
            <w:bCs/>
          </w:rPr>
          <w:delText xml:space="preserve"> network size</w:delText>
        </w:r>
      </w:del>
      <w:ins w:id="7319" w:author="ThinkPad" w:date="2022-06-20T11:31:00Z">
        <w:r w:rsidR="00232DD1">
          <w:rPr>
            <w:rFonts w:ascii="Times New Roman" w:hAnsi="Times New Roman" w:cs="Times New Roman"/>
            <w:b/>
            <w:bCs/>
          </w:rPr>
          <w:t>by different protocols</w:t>
        </w:r>
      </w:ins>
      <w:del w:id="7320" w:author="ThinkPad" w:date="2022-06-19T21:04:00Z">
        <w:r w:rsidDel="00C32665">
          <w:rPr>
            <w:rFonts w:ascii="Times New Roman" w:hAnsi="Times New Roman" w:cs="Times New Roman"/>
            <w:b/>
            <w:bCs/>
          </w:rPr>
          <w:delText>s</w:delText>
        </w:r>
      </w:del>
      <w:ins w:id="7321"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7322" w:author="ThinkPad" w:date="2022-06-20T11:40:00Z"/>
          <w:rFonts w:ascii="Times New Roman" w:eastAsia="宋体" w:hAnsi="Times New Roman" w:cs="Times New Roman"/>
          <w:kern w:val="0"/>
          <w:sz w:val="24"/>
          <w:szCs w:val="24"/>
        </w:rPr>
      </w:pPr>
      <w:ins w:id="7323" w:author="ThinkPad" w:date="2022-06-20T11:39:00Z">
        <w:r>
          <w:rPr>
            <w:rFonts w:ascii="Times New Roman" w:eastAsia="宋体" w:hAnsi="Times New Roman" w:cs="Times New Roman"/>
            <w:kern w:val="0"/>
            <w:sz w:val="24"/>
            <w:szCs w:val="24"/>
          </w:rPr>
          <w:t xml:space="preserve">Fig. 10 </w:t>
        </w:r>
      </w:ins>
      <w:ins w:id="7324" w:author="Zhang Li" w:date="2022-06-12T15:32:00Z">
        <w:del w:id="7325"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7326" w:author="ThinkPad" w:date="2022-06-20T11:39:00Z">
        <w:r>
          <w:rPr>
            <w:rFonts w:ascii="Times New Roman" w:eastAsia="宋体" w:hAnsi="Times New Roman" w:cs="Times New Roman"/>
            <w:kern w:val="0"/>
            <w:sz w:val="24"/>
            <w:szCs w:val="24"/>
          </w:rPr>
          <w:t xml:space="preserve">s </w:t>
        </w:r>
      </w:ins>
      <w:ins w:id="7327" w:author="Zhang Li" w:date="2022-06-12T15:32:00Z">
        <w:del w:id="7328"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7329" w:author="ThinkPad" w:date="2022-06-20T11:39:00Z">
        <w:r>
          <w:rPr>
            <w:rFonts w:ascii="Times New Roman" w:eastAsia="宋体" w:hAnsi="Times New Roman" w:cs="Times New Roman"/>
            <w:kern w:val="0"/>
            <w:sz w:val="24"/>
            <w:szCs w:val="24"/>
          </w:rPr>
          <w:t xml:space="preserve"> by SWIB and PBFT</w:t>
        </w:r>
      </w:ins>
      <w:ins w:id="7330" w:author="Zhang Li" w:date="2022-06-12T15:32:00Z">
        <w:r w:rsidR="0067227F">
          <w:rPr>
            <w:rFonts w:ascii="Times New Roman" w:eastAsia="宋体" w:hAnsi="Times New Roman" w:cs="Times New Roman"/>
            <w:kern w:val="0"/>
            <w:sz w:val="24"/>
            <w:szCs w:val="24"/>
          </w:rPr>
          <w:t xml:space="preserve"> under fault-free scenario </w:t>
        </w:r>
        <w:del w:id="7331"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7332" w:author="ThinkPad" w:date="2022-06-20T11:40:00Z">
        <w:r>
          <w:rPr>
            <w:rFonts w:ascii="Times New Roman" w:eastAsia="宋体" w:hAnsi="Times New Roman" w:cs="Times New Roman"/>
            <w:kern w:val="0"/>
            <w:sz w:val="24"/>
            <w:szCs w:val="24"/>
          </w:rPr>
          <w:t>with varying network size and</w:t>
        </w:r>
      </w:ins>
      <w:ins w:id="7333" w:author="Zhang Li" w:date="2022-06-12T15:32:00Z">
        <w:r w:rsidR="0067227F">
          <w:rPr>
            <w:rFonts w:ascii="Times New Roman" w:eastAsia="宋体" w:hAnsi="Times New Roman" w:cs="Times New Roman"/>
            <w:kern w:val="0"/>
            <w:sz w:val="24"/>
            <w:szCs w:val="24"/>
          </w:rPr>
          <w:t xml:space="preserve"> adversary power</w:t>
        </w:r>
        <w:del w:id="7334"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7335" w:author="ThinkPad" w:date="2022-06-20T11:41:00Z">
        <w:r>
          <w:rPr>
            <w:rFonts w:ascii="Times New Roman" w:eastAsia="宋体" w:hAnsi="Times New Roman" w:cs="Times New Roman"/>
            <w:kern w:val="0"/>
            <w:sz w:val="24"/>
            <w:szCs w:val="24"/>
          </w:rPr>
          <w:t xml:space="preserve">In this experiment, </w:t>
        </w:r>
      </w:ins>
      <w:ins w:id="7336" w:author="Zhang Li" w:date="2022-06-12T15:32:00Z">
        <w:del w:id="7337" w:author="ThinkPad" w:date="2022-06-20T11:41:00Z">
          <w:r w:rsidR="0067227F" w:rsidDel="00BC7EED">
            <w:rPr>
              <w:rFonts w:ascii="Times New Roman" w:eastAsia="宋体" w:hAnsi="Times New Roman" w:cs="Times New Roman"/>
              <w:kern w:val="0"/>
              <w:sz w:val="24"/>
              <w:szCs w:val="24"/>
            </w:rPr>
            <w:delText>We run protocols</w:delText>
          </w:r>
        </w:del>
      </w:ins>
      <w:ins w:id="7338" w:author="ThinkPad" w:date="2022-06-20T11:41:00Z">
        <w:r>
          <w:rPr>
            <w:rFonts w:ascii="Times New Roman" w:eastAsia="宋体" w:hAnsi="Times New Roman" w:cs="Times New Roman"/>
            <w:kern w:val="0"/>
            <w:sz w:val="24"/>
            <w:szCs w:val="24"/>
          </w:rPr>
          <w:t>each test lasts</w:t>
        </w:r>
      </w:ins>
      <w:ins w:id="7339" w:author="Zhang Li" w:date="2022-06-12T15:32:00Z">
        <w:r w:rsidR="0067227F">
          <w:rPr>
            <w:rFonts w:ascii="Times New Roman" w:eastAsia="宋体" w:hAnsi="Times New Roman" w:cs="Times New Roman"/>
            <w:kern w:val="0"/>
            <w:sz w:val="24"/>
            <w:szCs w:val="24"/>
          </w:rPr>
          <w:t xml:space="preserve"> for 10 </w:t>
        </w:r>
        <w:del w:id="7340"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7341" w:author="ThinkPad" w:date="2022-06-20T11:41:00Z">
        <w:r>
          <w:rPr>
            <w:rFonts w:ascii="Times New Roman" w:eastAsia="宋体" w:hAnsi="Times New Roman" w:cs="Times New Roman"/>
            <w:kern w:val="0"/>
            <w:sz w:val="24"/>
            <w:szCs w:val="24"/>
          </w:rPr>
          <w:t>,</w:t>
        </w:r>
      </w:ins>
      <w:ins w:id="7342" w:author="Zhang Li" w:date="2022-06-12T15:32:00Z">
        <w:r w:rsidR="0067227F">
          <w:rPr>
            <w:rFonts w:ascii="Times New Roman" w:eastAsia="宋体" w:hAnsi="Times New Roman" w:cs="Times New Roman"/>
            <w:kern w:val="0"/>
            <w:sz w:val="24"/>
            <w:szCs w:val="24"/>
          </w:rPr>
          <w:t xml:space="preserve"> </w:t>
        </w:r>
        <w:del w:id="7343"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7344"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7345" w:author="ThinkPad" w:date="2022-06-20T11:41:00Z">
          <w:r w:rsidR="0067227F" w:rsidDel="00BC7EED">
            <w:rPr>
              <w:rFonts w:ascii="Times New Roman" w:eastAsia="宋体" w:hAnsi="Times New Roman" w:cs="Times New Roman"/>
              <w:kern w:val="0"/>
              <w:sz w:val="24"/>
              <w:szCs w:val="24"/>
            </w:rPr>
            <w:delText>ing</w:delText>
          </w:r>
        </w:del>
      </w:ins>
      <w:ins w:id="7346" w:author="ThinkPad" w:date="2022-06-20T11:41:00Z">
        <w:r>
          <w:rPr>
            <w:rFonts w:ascii="Times New Roman" w:eastAsia="宋体" w:hAnsi="Times New Roman" w:cs="Times New Roman"/>
            <w:kern w:val="0"/>
            <w:sz w:val="24"/>
            <w:szCs w:val="24"/>
          </w:rPr>
          <w:t>es</w:t>
        </w:r>
      </w:ins>
      <w:ins w:id="7347" w:author="Zhang Li" w:date="2022-06-12T15:32:00Z">
        <w:r w:rsidR="0067227F">
          <w:rPr>
            <w:rFonts w:ascii="Times New Roman" w:eastAsia="宋体" w:hAnsi="Times New Roman" w:cs="Times New Roman"/>
            <w:kern w:val="0"/>
            <w:sz w:val="24"/>
            <w:szCs w:val="24"/>
          </w:rPr>
          <w:t xml:space="preserve"> from 50 to 600</w:t>
        </w:r>
      </w:ins>
      <w:ins w:id="7348" w:author="ThinkPad" w:date="2022-06-20T11:41:00Z">
        <w:r>
          <w:rPr>
            <w:rFonts w:ascii="Times New Roman" w:eastAsia="宋体" w:hAnsi="Times New Roman" w:cs="Times New Roman"/>
            <w:kern w:val="0"/>
            <w:sz w:val="24"/>
            <w:szCs w:val="24"/>
          </w:rPr>
          <w:t>,</w:t>
        </w:r>
      </w:ins>
      <w:ins w:id="7349" w:author="Zhang Li" w:date="2022-06-12T15:32:00Z">
        <w:r w:rsidR="0067227F">
          <w:rPr>
            <w:rFonts w:ascii="Times New Roman" w:eastAsia="宋体" w:hAnsi="Times New Roman" w:cs="Times New Roman"/>
            <w:kern w:val="0"/>
            <w:sz w:val="24"/>
            <w:szCs w:val="24"/>
          </w:rPr>
          <w:t xml:space="preserve"> and </w:t>
        </w:r>
        <w:del w:id="7350"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7351"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7352"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7353" w:author="Zhang Li" w:date="2022-06-12T15:32:00Z">
        <w:r>
          <w:rPr>
            <w:rFonts w:ascii="Times New Roman" w:eastAsia="宋体" w:hAnsi="Times New Roman" w:cs="Times New Roman"/>
            <w:kern w:val="0"/>
            <w:sz w:val="24"/>
            <w:szCs w:val="24"/>
          </w:rPr>
          <w:t xml:space="preserve">Fig. 10(a) shows that the average consensus latency </w:t>
        </w:r>
        <w:del w:id="7354" w:author="ThinkPad" w:date="2022-06-20T11:42:00Z">
          <w:r w:rsidDel="00BC7EED">
            <w:rPr>
              <w:rFonts w:ascii="Times New Roman" w:eastAsia="宋体" w:hAnsi="Times New Roman" w:cs="Times New Roman"/>
              <w:kern w:val="0"/>
              <w:sz w:val="24"/>
              <w:szCs w:val="24"/>
            </w:rPr>
            <w:delText xml:space="preserve">needed to finalize a 1 MB block </w:delText>
          </w:r>
        </w:del>
      </w:ins>
      <w:ins w:id="7355" w:author="ThinkPad" w:date="2022-06-20T11:42:00Z">
        <w:r w:rsidR="00BC7EED">
          <w:rPr>
            <w:rFonts w:ascii="Times New Roman" w:eastAsia="宋体" w:hAnsi="Times New Roman" w:cs="Times New Roman"/>
            <w:kern w:val="0"/>
            <w:sz w:val="24"/>
            <w:szCs w:val="24"/>
          </w:rPr>
          <w:t xml:space="preserve">by different protocols </w:t>
        </w:r>
      </w:ins>
      <w:ins w:id="7356" w:author="Zhang Li" w:date="2022-06-12T15:32:00Z">
        <w:r>
          <w:rPr>
            <w:rFonts w:ascii="Times New Roman" w:eastAsia="宋体" w:hAnsi="Times New Roman" w:cs="Times New Roman"/>
            <w:kern w:val="0"/>
            <w:sz w:val="24"/>
            <w:szCs w:val="24"/>
          </w:rPr>
          <w:t>with different network size</w:t>
        </w:r>
        <w:del w:id="7357"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7358" w:author="ThinkPad" w:date="2022-06-20T11:42:00Z">
        <w:r w:rsidR="00BC7EED">
          <w:rPr>
            <w:rFonts w:ascii="Times New Roman" w:eastAsia="宋体" w:hAnsi="Times New Roman" w:cs="Times New Roman"/>
            <w:kern w:val="0"/>
            <w:sz w:val="24"/>
            <w:szCs w:val="24"/>
          </w:rPr>
          <w:t xml:space="preserve"> </w:t>
        </w:r>
      </w:ins>
      <w:ins w:id="7359" w:author="Zhang Li" w:date="2022-06-12T15:32:00Z">
        <w:del w:id="7360" w:author="ThinkPad" w:date="2022-06-20T11:42:00Z">
          <w:r w:rsidDel="00BC7EED">
            <w:rPr>
              <w:rFonts w:ascii="Times New Roman" w:eastAsia="宋体" w:hAnsi="Times New Roman" w:cs="Times New Roman"/>
              <w:kern w:val="0"/>
              <w:sz w:val="24"/>
              <w:szCs w:val="24"/>
            </w:rPr>
            <w:delText xml:space="preserve"> </w:delText>
          </w:r>
        </w:del>
        <w:del w:id="7361" w:author="ThinkPad" w:date="2022-06-20T11:44:00Z">
          <w:r w:rsidDel="00BC7EED">
            <w:rPr>
              <w:rFonts w:ascii="Times New Roman" w:eastAsia="宋体" w:hAnsi="Times New Roman" w:cs="Times New Roman"/>
              <w:kern w:val="0"/>
              <w:sz w:val="24"/>
              <w:szCs w:val="24"/>
            </w:rPr>
            <w:delText>Compared with PBFT</w:delText>
          </w:r>
        </w:del>
      </w:ins>
      <w:ins w:id="7362" w:author="ThinkPad" w:date="2022-06-20T11:44:00Z">
        <w:r w:rsidR="00BC7EED">
          <w:rPr>
            <w:rFonts w:ascii="Times New Roman" w:eastAsia="宋体" w:hAnsi="Times New Roman" w:cs="Times New Roman"/>
            <w:kern w:val="0"/>
            <w:sz w:val="24"/>
            <w:szCs w:val="24"/>
          </w:rPr>
          <w:t>In Fig. 10(a)</w:t>
        </w:r>
      </w:ins>
      <w:ins w:id="7363" w:author="Zhang Li" w:date="2022-06-12T15:32:00Z">
        <w:r>
          <w:rPr>
            <w:rFonts w:ascii="Times New Roman" w:eastAsia="宋体" w:hAnsi="Times New Roman" w:cs="Times New Roman"/>
            <w:kern w:val="0"/>
            <w:sz w:val="24"/>
            <w:szCs w:val="24"/>
          </w:rPr>
          <w:t>,</w:t>
        </w:r>
      </w:ins>
      <w:ins w:id="7364" w:author="ThinkPad" w:date="2022-06-20T11:44:00Z">
        <w:r w:rsidR="00BC7EED">
          <w:rPr>
            <w:rFonts w:ascii="Times New Roman" w:eastAsia="宋体" w:hAnsi="Times New Roman" w:cs="Times New Roman"/>
            <w:kern w:val="0"/>
            <w:sz w:val="24"/>
            <w:szCs w:val="24"/>
          </w:rPr>
          <w:t xml:space="preserve"> it is clearly seen that</w:t>
        </w:r>
      </w:ins>
      <w:ins w:id="7365" w:author="Zhang Li" w:date="2022-06-12T15:32:00Z">
        <w:r>
          <w:rPr>
            <w:rFonts w:ascii="Times New Roman" w:eastAsia="宋体" w:hAnsi="Times New Roman" w:cs="Times New Roman"/>
            <w:kern w:val="0"/>
            <w:sz w:val="24"/>
            <w:szCs w:val="24"/>
          </w:rPr>
          <w:t xml:space="preserve"> </w:t>
        </w:r>
      </w:ins>
      <w:ins w:id="7366"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7367" w:author="Zhang Li" w:date="2022-06-12T15:32:00Z">
        <w:del w:id="7368" w:author="ThinkPad" w:date="2022-06-20T11:42:00Z">
          <w:r w:rsidDel="00BC7EED">
            <w:rPr>
              <w:rFonts w:ascii="Times New Roman" w:eastAsia="宋体" w:hAnsi="Times New Roman" w:cs="Times New Roman"/>
              <w:kern w:val="0"/>
              <w:sz w:val="24"/>
              <w:szCs w:val="24"/>
            </w:rPr>
            <w:delText>our protocol</w:delText>
          </w:r>
        </w:del>
        <w:del w:id="7369"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7370" w:author="ThinkPad" w:date="2022-06-20T11:45:00Z">
        <w:r w:rsidR="00CF266F">
          <w:rPr>
            <w:rFonts w:ascii="Times New Roman" w:eastAsia="宋体" w:hAnsi="Times New Roman" w:cs="Times New Roman"/>
            <w:kern w:val="0"/>
            <w:sz w:val="24"/>
            <w:szCs w:val="24"/>
          </w:rPr>
          <w:t xml:space="preserve">much </w:t>
        </w:r>
      </w:ins>
      <w:ins w:id="7371" w:author="Zhang Li" w:date="2022-06-12T15:32:00Z">
        <w:del w:id="7372"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7373"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7374" w:author="ThinkPad" w:date="2022-06-20T11:45:00Z">
        <w:r w:rsidR="00CF266F">
          <w:rPr>
            <w:rFonts w:ascii="Times New Roman" w:eastAsia="宋体" w:hAnsi="Times New Roman" w:cs="Times New Roman"/>
            <w:kern w:val="0"/>
            <w:sz w:val="24"/>
            <w:szCs w:val="24"/>
          </w:rPr>
          <w:t>PBFT</w:t>
        </w:r>
      </w:ins>
      <w:ins w:id="7375"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7376" w:author="ThinkPad" w:date="2022-06-20T11:45:00Z">
        <w:r w:rsidR="00CF266F">
          <w:rPr>
            <w:rFonts w:ascii="Times New Roman" w:eastAsia="宋体" w:hAnsi="Times New Roman" w:cs="Times New Roman"/>
            <w:kern w:val="0"/>
            <w:sz w:val="24"/>
            <w:szCs w:val="24"/>
          </w:rPr>
          <w:t xml:space="preserve">For example, </w:t>
        </w:r>
      </w:ins>
      <w:ins w:id="7377" w:author="Zhang Li" w:date="2022-06-12T15:32:00Z">
        <w:del w:id="7378" w:author="ThinkPad" w:date="2022-06-20T11:45:00Z">
          <w:r w:rsidDel="00CF266F">
            <w:rPr>
              <w:rFonts w:ascii="Times New Roman" w:eastAsia="宋体" w:hAnsi="Times New Roman" w:cs="Times New Roman"/>
              <w:kern w:val="0"/>
              <w:sz w:val="24"/>
              <w:szCs w:val="24"/>
            </w:rPr>
            <w:delText>O</w:delText>
          </w:r>
        </w:del>
      </w:ins>
      <w:ins w:id="7379" w:author="ThinkPad" w:date="2022-06-20T11:45:00Z">
        <w:r w:rsidR="00CF266F">
          <w:rPr>
            <w:rFonts w:ascii="Times New Roman" w:eastAsia="宋体" w:hAnsi="Times New Roman" w:cs="Times New Roman"/>
            <w:kern w:val="0"/>
            <w:sz w:val="24"/>
            <w:szCs w:val="24"/>
          </w:rPr>
          <w:t>o</w:t>
        </w:r>
      </w:ins>
      <w:ins w:id="7380" w:author="Zhang Li" w:date="2022-06-12T15:32:00Z">
        <w:r>
          <w:rPr>
            <w:rFonts w:ascii="Times New Roman" w:eastAsia="宋体" w:hAnsi="Times New Roman" w:cs="Times New Roman"/>
            <w:kern w:val="0"/>
            <w:sz w:val="24"/>
            <w:szCs w:val="24"/>
          </w:rPr>
          <w:t xml:space="preserve">ur protocol </w:t>
        </w:r>
      </w:ins>
      <w:ins w:id="7381" w:author="ThinkPad" w:date="2022-06-20T11:45:00Z">
        <w:r w:rsidR="00CF266F">
          <w:rPr>
            <w:rFonts w:ascii="Times New Roman" w:eastAsia="宋体" w:hAnsi="Times New Roman" w:cs="Times New Roman"/>
            <w:kern w:val="0"/>
            <w:sz w:val="24"/>
            <w:szCs w:val="24"/>
          </w:rPr>
          <w:t xml:space="preserve">SWIB </w:t>
        </w:r>
      </w:ins>
      <w:ins w:id="7382" w:author="Zhang Li" w:date="2022-06-12T15:32:00Z">
        <w:r>
          <w:rPr>
            <w:rFonts w:ascii="Times New Roman" w:eastAsia="宋体" w:hAnsi="Times New Roman" w:cs="Times New Roman"/>
            <w:kern w:val="0"/>
            <w:sz w:val="24"/>
            <w:szCs w:val="24"/>
          </w:rPr>
          <w:t xml:space="preserve">can achieve consensus within 1 second in </w:t>
        </w:r>
      </w:ins>
      <w:ins w:id="7383" w:author="ThinkPad" w:date="2022-06-20T11:45:00Z">
        <w:r w:rsidR="00CF266F">
          <w:rPr>
            <w:rFonts w:ascii="Times New Roman" w:eastAsia="宋体" w:hAnsi="Times New Roman" w:cs="Times New Roman"/>
            <w:kern w:val="0"/>
            <w:sz w:val="24"/>
            <w:szCs w:val="24"/>
          </w:rPr>
          <w:t xml:space="preserve">600-node </w:t>
        </w:r>
      </w:ins>
      <w:ins w:id="7384" w:author="Zhang Li" w:date="2022-06-12T15:32:00Z">
        <w:r>
          <w:rPr>
            <w:rFonts w:ascii="Times New Roman" w:eastAsia="宋体" w:hAnsi="Times New Roman" w:cs="Times New Roman"/>
            <w:kern w:val="0"/>
            <w:sz w:val="24"/>
            <w:szCs w:val="24"/>
          </w:rPr>
          <w:t>wireless network</w:t>
        </w:r>
      </w:ins>
      <w:ins w:id="7385" w:author="ThinkPad" w:date="2022-06-20T11:45:00Z">
        <w:r w:rsidR="00CF266F">
          <w:rPr>
            <w:rFonts w:ascii="Times New Roman" w:eastAsia="宋体" w:hAnsi="Times New Roman" w:cs="Times New Roman"/>
            <w:kern w:val="0"/>
            <w:sz w:val="24"/>
            <w:szCs w:val="24"/>
          </w:rPr>
          <w:t>s</w:t>
        </w:r>
      </w:ins>
      <w:ins w:id="7386" w:author="Zhang Li" w:date="2022-06-12T15:32:00Z">
        <w:r>
          <w:rPr>
            <w:rFonts w:ascii="Times New Roman" w:eastAsia="宋体" w:hAnsi="Times New Roman" w:cs="Times New Roman"/>
            <w:kern w:val="0"/>
            <w:sz w:val="24"/>
            <w:szCs w:val="24"/>
          </w:rPr>
          <w:t xml:space="preserve"> </w:t>
        </w:r>
        <w:del w:id="7387"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7388" w:author="ThinkPad" w:date="2022-06-20T11:45:00Z">
          <w:r w:rsidDel="00CF266F">
            <w:rPr>
              <w:rFonts w:ascii="Times New Roman" w:eastAsia="宋体" w:hAnsi="Times New Roman" w:cs="Times New Roman"/>
              <w:kern w:val="0"/>
              <w:sz w:val="24"/>
              <w:szCs w:val="24"/>
            </w:rPr>
            <w:delText>the consensus latency</w:delText>
          </w:r>
        </w:del>
      </w:ins>
      <w:ins w:id="7389" w:author="ThinkPad" w:date="2022-06-20T11:45:00Z">
        <w:r w:rsidR="00CF266F">
          <w:rPr>
            <w:rFonts w:ascii="Times New Roman" w:eastAsia="宋体" w:hAnsi="Times New Roman" w:cs="Times New Roman"/>
            <w:kern w:val="0"/>
            <w:sz w:val="24"/>
            <w:szCs w:val="24"/>
          </w:rPr>
          <w:t>that for PBFT</w:t>
        </w:r>
      </w:ins>
      <w:ins w:id="7390" w:author="Zhang Li" w:date="2022-06-12T15:32:00Z">
        <w:r>
          <w:rPr>
            <w:rFonts w:ascii="Times New Roman" w:eastAsia="宋体" w:hAnsi="Times New Roman" w:cs="Times New Roman"/>
            <w:kern w:val="0"/>
            <w:sz w:val="24"/>
            <w:szCs w:val="24"/>
          </w:rPr>
          <w:t xml:space="preserve"> will </w:t>
        </w:r>
        <w:del w:id="7391" w:author="ThinkPad" w:date="2022-06-20T11:45:00Z">
          <w:r w:rsidDel="00CF266F">
            <w:rPr>
              <w:rFonts w:ascii="Times New Roman" w:eastAsia="宋体" w:hAnsi="Times New Roman" w:cs="Times New Roman"/>
              <w:kern w:val="0"/>
              <w:sz w:val="24"/>
              <w:szCs w:val="24"/>
            </w:rPr>
            <w:delText>increase quickly in</w:delText>
          </w:r>
        </w:del>
      </w:ins>
      <w:ins w:id="7392" w:author="ThinkPad" w:date="2022-06-20T11:45:00Z">
        <w:r w:rsidR="00CF266F">
          <w:rPr>
            <w:rFonts w:ascii="Times New Roman" w:eastAsia="宋体" w:hAnsi="Times New Roman" w:cs="Times New Roman"/>
            <w:kern w:val="0"/>
            <w:sz w:val="24"/>
            <w:szCs w:val="24"/>
          </w:rPr>
          <w:t xml:space="preserve">be </w:t>
        </w:r>
      </w:ins>
      <w:ins w:id="7393" w:author="ThinkPad" w:date="2022-06-20T11:46:00Z">
        <w:r w:rsidR="00CF266F">
          <w:rPr>
            <w:rFonts w:ascii="Times New Roman" w:eastAsia="宋体" w:hAnsi="Times New Roman" w:cs="Times New Roman"/>
            <w:kern w:val="0"/>
            <w:sz w:val="24"/>
            <w:szCs w:val="24"/>
          </w:rPr>
          <w:t>2.7 second</w:t>
        </w:r>
      </w:ins>
      <w:ins w:id="7394" w:author="Zhang Li" w:date="2022-06-12T15:32:00Z">
        <w:del w:id="7395"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7396" w:author="ThinkPad" w:date="2022-06-20T11:46:00Z">
        <w:r w:rsidR="00CF266F">
          <w:rPr>
            <w:rFonts w:ascii="Times New Roman" w:eastAsia="宋体" w:hAnsi="Times New Roman" w:cs="Times New Roman"/>
            <w:kern w:val="0"/>
            <w:sz w:val="24"/>
            <w:szCs w:val="24"/>
          </w:rPr>
          <w:t xml:space="preserve">This is </w:t>
        </w:r>
      </w:ins>
      <w:ins w:id="7397" w:author="Zhang Li" w:date="2022-06-12T15:32:00Z">
        <w:del w:id="7398" w:author="ThinkPad" w:date="2022-06-20T11:46:00Z">
          <w:r w:rsidDel="00CF266F">
            <w:rPr>
              <w:rFonts w:ascii="Times New Roman" w:eastAsia="宋体" w:hAnsi="Times New Roman" w:cs="Times New Roman"/>
              <w:kern w:val="0"/>
              <w:sz w:val="24"/>
              <w:szCs w:val="24"/>
            </w:rPr>
            <w:delText>B</w:delText>
          </w:r>
        </w:del>
      </w:ins>
      <w:ins w:id="7399" w:author="ThinkPad" w:date="2022-06-20T11:46:00Z">
        <w:r w:rsidR="00CF266F">
          <w:rPr>
            <w:rFonts w:ascii="Times New Roman" w:eastAsia="宋体" w:hAnsi="Times New Roman" w:cs="Times New Roman"/>
            <w:kern w:val="0"/>
            <w:sz w:val="24"/>
            <w:szCs w:val="24"/>
          </w:rPr>
          <w:t>b</w:t>
        </w:r>
      </w:ins>
      <w:ins w:id="7400" w:author="Zhang Li" w:date="2022-06-12T15:32:00Z">
        <w:r>
          <w:rPr>
            <w:rFonts w:ascii="Times New Roman" w:eastAsia="宋体" w:hAnsi="Times New Roman" w:cs="Times New Roman"/>
            <w:kern w:val="0"/>
            <w:sz w:val="24"/>
            <w:szCs w:val="24"/>
          </w:rPr>
          <w:t xml:space="preserve">ecause SWIB </w:t>
        </w:r>
        <w:del w:id="7401" w:author="ThinkPad" w:date="2022-06-20T11:46:00Z">
          <w:r w:rsidDel="00CF266F">
            <w:rPr>
              <w:rFonts w:ascii="Times New Roman" w:eastAsia="宋体" w:hAnsi="Times New Roman" w:cs="Times New Roman"/>
              <w:kern w:val="0"/>
              <w:sz w:val="24"/>
              <w:szCs w:val="24"/>
            </w:rPr>
            <w:delText>allows to</w:delText>
          </w:r>
        </w:del>
      </w:ins>
      <w:ins w:id="7402" w:author="ThinkPad" w:date="2022-06-20T11:46:00Z">
        <w:r w:rsidR="00CF266F">
          <w:rPr>
            <w:rFonts w:ascii="Times New Roman" w:eastAsia="宋体" w:hAnsi="Times New Roman" w:cs="Times New Roman"/>
            <w:kern w:val="0"/>
            <w:sz w:val="24"/>
            <w:szCs w:val="24"/>
          </w:rPr>
          <w:t>can</w:t>
        </w:r>
      </w:ins>
      <w:ins w:id="7403" w:author="Zhang Li" w:date="2022-06-12T15:32:00Z">
        <w:r>
          <w:rPr>
            <w:rFonts w:ascii="Times New Roman" w:eastAsia="宋体" w:hAnsi="Times New Roman" w:cs="Times New Roman"/>
            <w:kern w:val="0"/>
            <w:sz w:val="24"/>
            <w:szCs w:val="24"/>
          </w:rPr>
          <w:t xml:space="preserve"> securely reach block consensus in </w:t>
        </w:r>
        <w:del w:id="7404" w:author="ThinkPad" w:date="2022-06-20T11:46:00Z">
          <w:r w:rsidDel="00CF266F">
            <w:rPr>
              <w:rFonts w:ascii="Times New Roman" w:eastAsia="宋体" w:hAnsi="Times New Roman" w:cs="Times New Roman"/>
              <w:kern w:val="0"/>
              <w:sz w:val="24"/>
              <w:szCs w:val="24"/>
            </w:rPr>
            <w:delText>a</w:delText>
          </w:r>
        </w:del>
      </w:ins>
      <w:ins w:id="7405" w:author="ThinkPad" w:date="2022-06-20T11:46:00Z">
        <w:r w:rsidR="00CF266F">
          <w:rPr>
            <w:rFonts w:ascii="Times New Roman" w:eastAsia="宋体" w:hAnsi="Times New Roman" w:cs="Times New Roman"/>
            <w:kern w:val="0"/>
            <w:sz w:val="24"/>
            <w:szCs w:val="24"/>
          </w:rPr>
          <w:t>one</w:t>
        </w:r>
      </w:ins>
      <w:ins w:id="7406" w:author="Zhang Li" w:date="2022-06-12T15:32:00Z">
        <w:r>
          <w:rPr>
            <w:rFonts w:ascii="Times New Roman" w:eastAsia="宋体" w:hAnsi="Times New Roman" w:cs="Times New Roman"/>
            <w:kern w:val="0"/>
            <w:sz w:val="24"/>
            <w:szCs w:val="24"/>
          </w:rPr>
          <w:t xml:space="preserve"> round of voting</w:t>
        </w:r>
        <w:del w:id="7407"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7408" w:author="ThinkPad" w:date="2022-06-20T11:46:00Z">
          <w:r w:rsidDel="00CF266F">
            <w:rPr>
              <w:rFonts w:ascii="Times New Roman" w:eastAsia="宋体" w:hAnsi="Times New Roman" w:cs="Times New Roman"/>
              <w:kern w:val="0"/>
              <w:sz w:val="24"/>
              <w:szCs w:val="24"/>
            </w:rPr>
            <w:delText xml:space="preserve"> </w:delText>
          </w:r>
        </w:del>
      </w:ins>
      <w:ins w:id="7409" w:author="ThinkPad" w:date="2022-06-20T11:46:00Z">
        <w:r w:rsidR="00CF266F">
          <w:rPr>
            <w:rFonts w:ascii="Times New Roman" w:eastAsia="宋体" w:hAnsi="Times New Roman" w:cs="Times New Roman"/>
            <w:kern w:val="0"/>
            <w:sz w:val="24"/>
            <w:szCs w:val="24"/>
          </w:rPr>
          <w:t>-</w:t>
        </w:r>
      </w:ins>
      <w:ins w:id="7410" w:author="Zhang Li" w:date="2022-06-12T15:32:00Z">
        <w:r>
          <w:rPr>
            <w:rFonts w:ascii="Times New Roman" w:eastAsia="宋体" w:hAnsi="Times New Roman" w:cs="Times New Roman"/>
            <w:kern w:val="0"/>
            <w:sz w:val="24"/>
            <w:szCs w:val="24"/>
          </w:rPr>
          <w:t>round</w:t>
        </w:r>
      </w:ins>
      <w:ins w:id="7411" w:author="ThinkPad" w:date="2022-06-20T11:46:00Z">
        <w:r w:rsidR="00CF266F">
          <w:rPr>
            <w:rFonts w:ascii="Times New Roman" w:eastAsia="宋体" w:hAnsi="Times New Roman" w:cs="Times New Roman"/>
            <w:kern w:val="0"/>
            <w:sz w:val="24"/>
            <w:szCs w:val="24"/>
          </w:rPr>
          <w:t>s</w:t>
        </w:r>
      </w:ins>
      <w:ins w:id="7412" w:author="Zhang Li" w:date="2022-06-12T15:32:00Z">
        <w:del w:id="7413"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7414"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7415" w:author="ThinkPad" w:date="2022-06-20T13:28:00Z"/>
          <w:rFonts w:ascii="Times New Roman" w:eastAsia="宋体" w:hAnsi="Times New Roman" w:cs="Times New Roman"/>
          <w:kern w:val="0"/>
          <w:sz w:val="24"/>
          <w:szCs w:val="24"/>
        </w:rPr>
      </w:pPr>
      <w:ins w:id="7416" w:author="Zhang Li" w:date="2022-06-12T15:32:00Z">
        <w:del w:id="7417"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7418" w:author="ThinkPad" w:date="2022-06-20T11:47:00Z">
          <w:r w:rsidDel="0035529A">
            <w:rPr>
              <w:rFonts w:ascii="Times New Roman" w:eastAsia="宋体" w:hAnsi="Times New Roman" w:cs="Times New Roman"/>
              <w:kern w:val="0"/>
              <w:sz w:val="24"/>
              <w:szCs w:val="24"/>
            </w:rPr>
            <w:delText>d</w:delText>
          </w:r>
        </w:del>
        <w:del w:id="7419"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7420"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7421" w:author="ThinkPad" w:date="2022-06-20T11:52:00Z">
        <w:r w:rsidR="00833881">
          <w:rPr>
            <w:rFonts w:ascii="Times New Roman" w:eastAsia="宋体" w:hAnsi="Times New Roman" w:cs="Times New Roman"/>
            <w:kern w:val="0"/>
            <w:sz w:val="24"/>
            <w:szCs w:val="24"/>
          </w:rPr>
          <w:t xml:space="preserve">compares the consensus latency </w:t>
        </w:r>
      </w:ins>
      <w:ins w:id="7422" w:author="ThinkPad" w:date="2022-06-20T11:53:00Z">
        <w:r w:rsidR="00833881">
          <w:rPr>
            <w:rFonts w:ascii="Times New Roman" w:eastAsia="宋体" w:hAnsi="Times New Roman" w:cs="Times New Roman"/>
            <w:kern w:val="0"/>
            <w:sz w:val="24"/>
            <w:szCs w:val="24"/>
          </w:rPr>
          <w:t xml:space="preserve">by different protocols </w:t>
        </w:r>
      </w:ins>
      <w:ins w:id="7423" w:author="Zhang Li" w:date="2022-06-12T15:32:00Z">
        <w:del w:id="7424" w:author="ThinkPad" w:date="2022-06-20T11:53:00Z">
          <w:r w:rsidDel="00833881">
            <w:rPr>
              <w:rFonts w:ascii="Times New Roman" w:eastAsia="宋体" w:hAnsi="Times New Roman" w:cs="Times New Roman"/>
              <w:kern w:val="0"/>
              <w:sz w:val="24"/>
              <w:szCs w:val="24"/>
            </w:rPr>
            <w:delText xml:space="preserve">shows </w:delText>
          </w:r>
        </w:del>
        <w:del w:id="7425" w:author="ThinkPad" w:date="2022-06-19T21:06:00Z">
          <w:r w:rsidDel="00C32665">
            <w:rPr>
              <w:rFonts w:ascii="Times New Roman" w:eastAsia="宋体" w:hAnsi="Times New Roman" w:cs="Times New Roman"/>
              <w:kern w:val="0"/>
              <w:sz w:val="24"/>
              <w:szCs w:val="24"/>
            </w:rPr>
            <w:delText xml:space="preserve">a comparison of </w:delText>
          </w:r>
        </w:del>
        <w:del w:id="7426"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7427" w:author="ThinkPad" w:date="2022-06-20T11:53:00Z">
        <w:r w:rsidR="00833881">
          <w:rPr>
            <w:rFonts w:ascii="Times New Roman" w:eastAsia="宋体" w:hAnsi="Times New Roman" w:cs="Times New Roman"/>
            <w:kern w:val="0"/>
            <w:sz w:val="24"/>
            <w:szCs w:val="24"/>
          </w:rPr>
          <w:t>with varying adversary power</w:t>
        </w:r>
      </w:ins>
      <w:ins w:id="7428" w:author="Zhang Li" w:date="2022-06-12T15:32:00Z">
        <w:r>
          <w:rPr>
            <w:rFonts w:ascii="Times New Roman" w:eastAsia="宋体" w:hAnsi="Times New Roman" w:cs="Times New Roman"/>
            <w:kern w:val="0"/>
            <w:sz w:val="24"/>
            <w:szCs w:val="24"/>
          </w:rPr>
          <w:t xml:space="preserve"> in </w:t>
        </w:r>
      </w:ins>
      <w:ins w:id="7429" w:author="ThinkPad" w:date="2022-06-19T21:07:00Z">
        <w:r w:rsidR="009322A9">
          <w:rPr>
            <w:rFonts w:ascii="Times New Roman" w:eastAsia="宋体" w:hAnsi="Times New Roman" w:cs="Times New Roman"/>
            <w:kern w:val="0"/>
            <w:sz w:val="24"/>
            <w:szCs w:val="24"/>
          </w:rPr>
          <w:t xml:space="preserve">500-node </w:t>
        </w:r>
      </w:ins>
      <w:ins w:id="7430" w:author="Zhang Li" w:date="2022-06-12T15:32:00Z">
        <w:r>
          <w:rPr>
            <w:rFonts w:ascii="Times New Roman" w:eastAsia="宋体" w:hAnsi="Times New Roman" w:cs="Times New Roman"/>
            <w:kern w:val="0"/>
            <w:sz w:val="24"/>
            <w:szCs w:val="24"/>
          </w:rPr>
          <w:t>network</w:t>
        </w:r>
      </w:ins>
      <w:ins w:id="7431" w:author="ThinkPad" w:date="2022-06-19T21:07:00Z">
        <w:r w:rsidR="009322A9">
          <w:rPr>
            <w:rFonts w:ascii="Times New Roman" w:eastAsia="宋体" w:hAnsi="Times New Roman" w:cs="Times New Roman"/>
            <w:kern w:val="0"/>
            <w:sz w:val="24"/>
            <w:szCs w:val="24"/>
          </w:rPr>
          <w:t>s</w:t>
        </w:r>
      </w:ins>
      <w:ins w:id="7432" w:author="Zhang Li" w:date="2022-06-12T15:32:00Z">
        <w:del w:id="7433"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7434"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7435" w:author="Zhang Li" w:date="2022-06-12T15:32:00Z">
        <w:r>
          <w:rPr>
            <w:rFonts w:ascii="Times New Roman" w:eastAsia="宋体" w:hAnsi="Times New Roman" w:cs="Times New Roman"/>
            <w:kern w:val="0"/>
            <w:sz w:val="24"/>
            <w:szCs w:val="24"/>
          </w:rPr>
          <w:t xml:space="preserve"> </w:t>
        </w:r>
      </w:ins>
      <w:ins w:id="7436" w:author="ThinkPad" w:date="2022-06-20T12:10:00Z">
        <w:r w:rsidR="00473B95">
          <w:rPr>
            <w:rFonts w:ascii="Times New Roman" w:eastAsia="宋体" w:hAnsi="Times New Roman" w:cs="Times New Roman"/>
            <w:kern w:val="0"/>
            <w:sz w:val="24"/>
            <w:szCs w:val="24"/>
          </w:rPr>
          <w:t xml:space="preserve">In </w:t>
        </w:r>
      </w:ins>
      <w:ins w:id="7437" w:author="Zhang Li" w:date="2022-06-12T15:32:00Z">
        <w:del w:id="7438" w:author="ThinkPad" w:date="2022-06-20T12:10:00Z">
          <w:r w:rsidDel="00473B95">
            <w:rPr>
              <w:rFonts w:ascii="Times New Roman" w:eastAsia="宋体" w:hAnsi="Times New Roman" w:cs="Times New Roman"/>
              <w:kern w:val="0"/>
              <w:sz w:val="24"/>
              <w:szCs w:val="24"/>
            </w:rPr>
            <w:delText>T</w:delText>
          </w:r>
        </w:del>
      </w:ins>
      <w:ins w:id="7439" w:author="ThinkPad" w:date="2022-06-20T12:10:00Z">
        <w:r w:rsidR="00473B95">
          <w:rPr>
            <w:rFonts w:ascii="Times New Roman" w:eastAsia="宋体" w:hAnsi="Times New Roman" w:cs="Times New Roman"/>
            <w:kern w:val="0"/>
            <w:sz w:val="24"/>
            <w:szCs w:val="24"/>
          </w:rPr>
          <w:t>t</w:t>
        </w:r>
      </w:ins>
      <w:ins w:id="7440" w:author="Zhang Li" w:date="2022-06-12T15:32:00Z">
        <w:r>
          <w:rPr>
            <w:rFonts w:ascii="Times New Roman" w:eastAsia="宋体" w:hAnsi="Times New Roman" w:cs="Times New Roman"/>
            <w:kern w:val="0"/>
            <w:sz w:val="24"/>
            <w:szCs w:val="24"/>
          </w:rPr>
          <w:t>h</w:t>
        </w:r>
        <w:del w:id="7441" w:author="ThinkPad" w:date="2022-06-20T12:11:00Z">
          <w:r w:rsidDel="00473B95">
            <w:rPr>
              <w:rFonts w:ascii="Times New Roman" w:eastAsia="宋体" w:hAnsi="Times New Roman" w:cs="Times New Roman"/>
              <w:kern w:val="0"/>
              <w:sz w:val="24"/>
              <w:szCs w:val="24"/>
            </w:rPr>
            <w:delText>is</w:delText>
          </w:r>
        </w:del>
      </w:ins>
      <w:ins w:id="7442" w:author="ThinkPad" w:date="2022-06-20T12:11:00Z">
        <w:r w:rsidR="00473B95">
          <w:rPr>
            <w:rFonts w:ascii="Times New Roman" w:eastAsia="宋体" w:hAnsi="Times New Roman" w:cs="Times New Roman"/>
            <w:kern w:val="0"/>
            <w:sz w:val="24"/>
            <w:szCs w:val="24"/>
          </w:rPr>
          <w:t>e</w:t>
        </w:r>
      </w:ins>
      <w:ins w:id="7443" w:author="Zhang Li" w:date="2022-06-12T15:32:00Z">
        <w:r>
          <w:rPr>
            <w:rFonts w:ascii="Times New Roman" w:eastAsia="宋体" w:hAnsi="Times New Roman" w:cs="Times New Roman"/>
            <w:kern w:val="0"/>
            <w:sz w:val="24"/>
            <w:szCs w:val="24"/>
          </w:rPr>
          <w:t xml:space="preserve"> experiment</w:t>
        </w:r>
      </w:ins>
      <w:ins w:id="7444" w:author="ThinkPad" w:date="2022-06-20T12:11:00Z">
        <w:r w:rsidR="00473B95">
          <w:rPr>
            <w:rFonts w:ascii="Times New Roman" w:eastAsia="宋体" w:hAnsi="Times New Roman" w:cs="Times New Roman"/>
            <w:kern w:val="0"/>
            <w:sz w:val="24"/>
            <w:szCs w:val="24"/>
          </w:rPr>
          <w:t xml:space="preserve"> here</w:t>
        </w:r>
      </w:ins>
      <w:ins w:id="7445" w:author="ThinkPad" w:date="2022-06-20T12:10:00Z">
        <w:r w:rsidR="00473B95">
          <w:rPr>
            <w:rFonts w:ascii="Times New Roman" w:eastAsia="宋体" w:hAnsi="Times New Roman" w:cs="Times New Roman"/>
            <w:kern w:val="0"/>
            <w:sz w:val="24"/>
            <w:szCs w:val="24"/>
          </w:rPr>
          <w:t>,</w:t>
        </w:r>
      </w:ins>
      <w:ins w:id="7446" w:author="Zhang Li" w:date="2022-06-12T15:32:00Z">
        <w:r>
          <w:rPr>
            <w:rFonts w:ascii="Times New Roman" w:eastAsia="宋体" w:hAnsi="Times New Roman" w:cs="Times New Roman"/>
            <w:kern w:val="0"/>
            <w:sz w:val="24"/>
            <w:szCs w:val="24"/>
          </w:rPr>
          <w:t xml:space="preserve"> </w:t>
        </w:r>
        <w:del w:id="7447"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7448" w:author="ThinkPad" w:date="2022-06-20T12:10:00Z">
        <w:r w:rsidR="00473B95">
          <w:rPr>
            <w:rFonts w:ascii="Times New Roman" w:eastAsia="宋体" w:hAnsi="Times New Roman" w:cs="Times New Roman"/>
            <w:kern w:val="0"/>
            <w:sz w:val="24"/>
            <w:szCs w:val="24"/>
          </w:rPr>
          <w:t xml:space="preserve">are assumed </w:t>
        </w:r>
      </w:ins>
      <w:ins w:id="7449" w:author="Zhang Li" w:date="2022-06-12T15:32:00Z">
        <w:r>
          <w:rPr>
            <w:rFonts w:ascii="Times New Roman" w:eastAsia="宋体" w:hAnsi="Times New Roman" w:cs="Times New Roman" w:hint="eastAsia"/>
            <w:kern w:val="0"/>
            <w:sz w:val="24"/>
            <w:szCs w:val="24"/>
          </w:rPr>
          <w:t>not</w:t>
        </w:r>
      </w:ins>
      <w:ins w:id="7450" w:author="ThinkPad" w:date="2022-06-20T12:10:00Z">
        <w:r w:rsidR="00473B95">
          <w:rPr>
            <w:rFonts w:ascii="Times New Roman" w:eastAsia="宋体" w:hAnsi="Times New Roman" w:cs="Times New Roman"/>
            <w:kern w:val="0"/>
            <w:sz w:val="24"/>
            <w:szCs w:val="24"/>
          </w:rPr>
          <w:t xml:space="preserve"> to</w:t>
        </w:r>
      </w:ins>
      <w:ins w:id="7451" w:author="Zhang Li" w:date="2022-06-12T15:32:00Z">
        <w:r>
          <w:rPr>
            <w:rFonts w:ascii="Times New Roman" w:eastAsia="宋体" w:hAnsi="Times New Roman" w:cs="Times New Roman"/>
            <w:kern w:val="0"/>
            <w:sz w:val="24"/>
            <w:szCs w:val="24"/>
          </w:rPr>
          <w:t xml:space="preserve"> send any messages in a consensus round. Under this assumption, </w:t>
        </w:r>
      </w:ins>
      <w:ins w:id="7452" w:author="ThinkPad" w:date="2022-06-20T12:12:00Z">
        <w:r w:rsidR="00473B95">
          <w:rPr>
            <w:rFonts w:ascii="Times New Roman" w:eastAsia="宋体" w:hAnsi="Times New Roman" w:cs="Times New Roman"/>
            <w:kern w:val="0"/>
            <w:sz w:val="24"/>
            <w:szCs w:val="24"/>
          </w:rPr>
          <w:t xml:space="preserve">in Fig. 10(b), it is seen </w:t>
        </w:r>
      </w:ins>
      <w:ins w:id="7453" w:author="Zhang Li" w:date="2022-06-12T15:32:00Z">
        <w:del w:id="7454"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7455"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7456"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7457" w:author="ThinkPad" w:date="2022-06-20T12:12:00Z">
          <w:r w:rsidDel="00473B95">
            <w:rPr>
              <w:rFonts w:ascii="Times New Roman" w:eastAsia="宋体" w:hAnsi="Times New Roman" w:cs="Times New Roman"/>
              <w:kern w:val="0"/>
              <w:sz w:val="24"/>
              <w:szCs w:val="24"/>
            </w:rPr>
            <w:delText>ing</w:delText>
          </w:r>
        </w:del>
      </w:ins>
      <w:ins w:id="7458" w:author="ThinkPad" w:date="2022-06-20T12:12:00Z">
        <w:r w:rsidR="00473B95">
          <w:rPr>
            <w:rFonts w:ascii="Times New Roman" w:eastAsia="宋体" w:hAnsi="Times New Roman" w:cs="Times New Roman"/>
            <w:kern w:val="0"/>
            <w:sz w:val="24"/>
            <w:szCs w:val="24"/>
          </w:rPr>
          <w:t xml:space="preserve"> correctly</w:t>
        </w:r>
      </w:ins>
      <w:ins w:id="7459" w:author="Zhang Li" w:date="2022-06-12T15:32:00Z">
        <w:r>
          <w:rPr>
            <w:rFonts w:ascii="Times New Roman" w:eastAsia="宋体" w:hAnsi="Times New Roman" w:cs="Times New Roman"/>
            <w:kern w:val="0"/>
            <w:sz w:val="24"/>
            <w:szCs w:val="24"/>
          </w:rPr>
          <w:t xml:space="preserve"> </w:t>
        </w:r>
        <w:del w:id="7460" w:author="ThinkPad" w:date="2022-06-20T12:12:00Z">
          <w:r w:rsidDel="00473B95">
            <w:rPr>
              <w:rFonts w:ascii="Times New Roman" w:eastAsia="宋体" w:hAnsi="Times New Roman" w:cs="Times New Roman"/>
              <w:kern w:val="0"/>
              <w:sz w:val="24"/>
              <w:szCs w:val="24"/>
            </w:rPr>
            <w:delText>with</w:delText>
          </w:r>
        </w:del>
      </w:ins>
      <w:ins w:id="7461" w:author="ThinkPad" w:date="2022-06-20T12:12:00Z">
        <w:r w:rsidR="00473B95">
          <w:rPr>
            <w:rFonts w:ascii="Times New Roman" w:eastAsia="宋体" w:hAnsi="Times New Roman" w:cs="Times New Roman"/>
            <w:kern w:val="0"/>
            <w:sz w:val="24"/>
            <w:szCs w:val="24"/>
          </w:rPr>
          <w:t>when</w:t>
        </w:r>
      </w:ins>
      <w:ins w:id="7462" w:author="Zhang Li" w:date="2022-06-12T15:32:00Z">
        <w:r>
          <w:rPr>
            <w:rFonts w:ascii="Times New Roman" w:eastAsia="宋体" w:hAnsi="Times New Roman" w:cs="Times New Roman"/>
            <w:kern w:val="0"/>
            <w:sz w:val="24"/>
            <w:szCs w:val="24"/>
          </w:rPr>
          <w:t xml:space="preserve"> adversary power</w:t>
        </w:r>
      </w:ins>
      <w:ins w:id="7463" w:author="ThinkPad" w:date="2022-06-20T12:12:00Z">
        <w:r w:rsidR="00473B95">
          <w:rPr>
            <w:rFonts w:ascii="Times New Roman" w:eastAsia="宋体" w:hAnsi="Times New Roman" w:cs="Times New Roman"/>
            <w:kern w:val="0"/>
            <w:sz w:val="24"/>
            <w:szCs w:val="24"/>
          </w:rPr>
          <w:t xml:space="preserve"> is</w:t>
        </w:r>
      </w:ins>
      <w:ins w:id="7464"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7465" w:author="ThinkPad" w:date="2022-06-20T12:12:00Z">
        <w:r w:rsidR="00473B95">
          <w:rPr>
            <w:rFonts w:ascii="Times New Roman" w:eastAsia="宋体" w:hAnsi="Times New Roman" w:cs="Times New Roman"/>
            <w:kern w:val="0"/>
            <w:sz w:val="24"/>
            <w:szCs w:val="24"/>
          </w:rPr>
          <w:t xml:space="preserve">is </w:t>
        </w:r>
      </w:ins>
      <w:ins w:id="7466" w:author="Zhang Li" w:date="2022-06-12T15:32:00Z">
        <w:r>
          <w:rPr>
            <w:rFonts w:ascii="Times New Roman" w:eastAsia="宋体" w:hAnsi="Times New Roman" w:cs="Times New Roman"/>
            <w:kern w:val="0"/>
            <w:sz w:val="24"/>
            <w:szCs w:val="24"/>
          </w:rPr>
          <w:t>more than 33%. This indicates that our protocol has better fault tolerance</w:t>
        </w:r>
      </w:ins>
      <w:ins w:id="7467" w:author="ThinkPad" w:date="2022-06-20T12:13:00Z">
        <w:r w:rsidR="00473B95">
          <w:rPr>
            <w:rFonts w:ascii="Times New Roman" w:eastAsia="宋体" w:hAnsi="Times New Roman" w:cs="Times New Roman"/>
            <w:kern w:val="0"/>
            <w:sz w:val="24"/>
            <w:szCs w:val="24"/>
          </w:rPr>
          <w:t xml:space="preserve"> performance</w:t>
        </w:r>
      </w:ins>
      <w:ins w:id="7468" w:author="Zhang Li" w:date="2022-06-12T15:32:00Z">
        <w:r>
          <w:rPr>
            <w:rFonts w:ascii="Times New Roman" w:eastAsia="宋体" w:hAnsi="Times New Roman" w:cs="Times New Roman"/>
            <w:kern w:val="0"/>
            <w:sz w:val="24"/>
            <w:szCs w:val="24"/>
          </w:rPr>
          <w:t xml:space="preserve"> than PBFT. </w:t>
        </w:r>
        <w:del w:id="7469"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7470"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7471" w:author="ThinkPad" w:date="2022-06-20T13:29:00Z">
        <w:r>
          <w:rPr>
            <w:rFonts w:ascii="Times New Roman" w:eastAsia="宋体" w:hAnsi="Times New Roman" w:cs="Times New Roman" w:hint="eastAsia"/>
            <w:kern w:val="0"/>
            <w:sz w:val="24"/>
            <w:szCs w:val="24"/>
          </w:rPr>
          <w:t>从上面</w:t>
        </w:r>
      </w:ins>
      <w:ins w:id="7472" w:author="ThinkPad" w:date="2022-06-20T13:30:00Z">
        <w:r w:rsidR="00A3582A">
          <w:rPr>
            <w:rFonts w:ascii="Times New Roman" w:eastAsia="宋体" w:hAnsi="Times New Roman" w:cs="Times New Roman" w:hint="eastAsia"/>
            <w:kern w:val="0"/>
            <w:sz w:val="24"/>
            <w:szCs w:val="24"/>
          </w:rPr>
          <w:t>这一小节</w:t>
        </w:r>
      </w:ins>
      <w:ins w:id="7473" w:author="ThinkPad" w:date="2022-06-20T13:29:00Z">
        <w:r>
          <w:rPr>
            <w:rFonts w:ascii="Times New Roman" w:eastAsia="宋体" w:hAnsi="Times New Roman" w:cs="Times New Roman" w:hint="eastAsia"/>
            <w:kern w:val="0"/>
            <w:sz w:val="24"/>
            <w:szCs w:val="24"/>
          </w:rPr>
          <w:t>的修改，</w:t>
        </w:r>
      </w:ins>
      <w:ins w:id="7474" w:author="ThinkPad" w:date="2022-06-20T13:30:00Z">
        <w:r w:rsidR="00A3582A">
          <w:rPr>
            <w:rFonts w:ascii="Times New Roman" w:eastAsia="宋体" w:hAnsi="Times New Roman" w:cs="Times New Roman" w:hint="eastAsia"/>
            <w:kern w:val="0"/>
            <w:sz w:val="24"/>
            <w:szCs w:val="24"/>
          </w:rPr>
          <w:t>和你以前写的对比，</w:t>
        </w:r>
      </w:ins>
      <w:ins w:id="7475" w:author="ThinkPad" w:date="2022-06-20T13:28:00Z">
        <w:r>
          <w:rPr>
            <w:rFonts w:ascii="Times New Roman" w:eastAsia="宋体" w:hAnsi="Times New Roman" w:cs="Times New Roman" w:hint="eastAsia"/>
            <w:kern w:val="0"/>
            <w:sz w:val="24"/>
            <w:szCs w:val="24"/>
          </w:rPr>
          <w:t>真正</w:t>
        </w:r>
      </w:ins>
      <w:ins w:id="7476" w:author="ThinkPad" w:date="2022-06-20T13:30:00Z">
        <w:r w:rsidR="00A3582A">
          <w:rPr>
            <w:rFonts w:ascii="Times New Roman" w:eastAsia="宋体" w:hAnsi="Times New Roman" w:cs="Times New Roman" w:hint="eastAsia"/>
            <w:kern w:val="0"/>
            <w:sz w:val="24"/>
            <w:szCs w:val="24"/>
          </w:rPr>
          <w:t>地</w:t>
        </w:r>
      </w:ins>
      <w:ins w:id="7477" w:author="ThinkPad" w:date="2022-06-20T13:29:00Z">
        <w:r>
          <w:rPr>
            <w:rFonts w:ascii="Times New Roman" w:eastAsia="宋体" w:hAnsi="Times New Roman" w:cs="Times New Roman" w:hint="eastAsia"/>
            <w:kern w:val="0"/>
            <w:sz w:val="24"/>
            <w:szCs w:val="24"/>
          </w:rPr>
          <w:t>学习</w:t>
        </w:r>
      </w:ins>
      <w:ins w:id="7478" w:author="ThinkPad" w:date="2022-06-20T13:30:00Z">
        <w:r w:rsidR="00A3582A">
          <w:rPr>
            <w:rFonts w:ascii="Times New Roman" w:eastAsia="宋体" w:hAnsi="Times New Roman" w:cs="Times New Roman" w:hint="eastAsia"/>
            <w:kern w:val="0"/>
            <w:sz w:val="24"/>
            <w:szCs w:val="24"/>
          </w:rPr>
          <w:t>到</w:t>
        </w:r>
      </w:ins>
      <w:ins w:id="7479"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7480"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7481"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7482"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7483" w:author="ThinkPad" w:date="2022-06-20T12:20:00Z">
        <w:r w:rsidR="00B36A4B">
          <w:rPr>
            <w:rFonts w:ascii="Times New Roman" w:eastAsia="宋体" w:hAnsi="Times New Roman" w:cs="Times New Roman"/>
            <w:kern w:val="0"/>
            <w:sz w:val="24"/>
            <w:szCs w:val="24"/>
          </w:rPr>
          <w:t xml:space="preserve">In this subsection, </w:t>
        </w:r>
      </w:ins>
      <w:del w:id="7484" w:author="ThinkPad" w:date="2022-06-20T12:20:00Z">
        <w:r w:rsidDel="00B36A4B">
          <w:rPr>
            <w:rFonts w:ascii="Times New Roman" w:eastAsia="宋体" w:hAnsi="Times New Roman" w:cs="Times New Roman"/>
            <w:kern w:val="0"/>
            <w:sz w:val="24"/>
            <w:szCs w:val="24"/>
          </w:rPr>
          <w:delText xml:space="preserve">We </w:delText>
        </w:r>
      </w:del>
      <w:ins w:id="7485" w:author="ThinkPad" w:date="2022-06-20T12:20:00Z">
        <w:r w:rsidR="00B36A4B">
          <w:rPr>
            <w:rFonts w:ascii="Times New Roman" w:eastAsia="宋体" w:hAnsi="Times New Roman" w:cs="Times New Roman"/>
            <w:kern w:val="0"/>
            <w:sz w:val="24"/>
            <w:szCs w:val="24"/>
          </w:rPr>
          <w:t xml:space="preserve">we </w:t>
        </w:r>
      </w:ins>
      <w:del w:id="7486" w:author="ThinkPad" w:date="2022-06-20T12:20:00Z">
        <w:r w:rsidDel="00B36A4B">
          <w:rPr>
            <w:rFonts w:ascii="Times New Roman" w:eastAsia="宋体" w:hAnsi="Times New Roman" w:cs="Times New Roman"/>
            <w:kern w:val="0"/>
            <w:sz w:val="24"/>
            <w:szCs w:val="24"/>
          </w:rPr>
          <w:delText xml:space="preserve">analyze </w:delText>
        </w:r>
      </w:del>
      <w:ins w:id="7487"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7488"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7489"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7490"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7491" w:author="ThinkPad" w:date="2022-06-20T12:21:00Z">
        <w:r w:rsidDel="00B36A4B">
          <w:rPr>
            <w:rFonts w:ascii="Times New Roman" w:eastAsia="宋体" w:hAnsi="Times New Roman" w:cs="Times New Roman"/>
            <w:kern w:val="0"/>
            <w:sz w:val="24"/>
            <w:szCs w:val="24"/>
          </w:rPr>
          <w:delText xml:space="preserve">average </w:delText>
        </w:r>
      </w:del>
      <w:ins w:id="7492" w:author="ThinkPad" w:date="2022-06-20T12:21:00Z">
        <w:r w:rsidR="00B36A4B">
          <w:rPr>
            <w:rFonts w:ascii="Times New Roman" w:eastAsia="宋体" w:hAnsi="Times New Roman" w:cs="Times New Roman"/>
            <w:kern w:val="0"/>
            <w:sz w:val="24"/>
            <w:szCs w:val="24"/>
          </w:rPr>
          <w:t xml:space="preserve">system </w:t>
        </w:r>
      </w:ins>
      <w:del w:id="7493"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7494"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7495"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7496" w:author="ThinkPad" w:date="2022-06-20T12:22:00Z">
        <w:r w:rsidDel="00B36A4B">
          <w:rPr>
            <w:rFonts w:ascii="Times New Roman" w:eastAsia="宋体" w:hAnsi="Times New Roman" w:cs="Times New Roman"/>
            <w:kern w:val="0"/>
            <w:sz w:val="24"/>
            <w:szCs w:val="24"/>
          </w:rPr>
          <w:delText xml:space="preserve">with </w:delText>
        </w:r>
      </w:del>
      <w:ins w:id="7497"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7498"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network</w:t>
      </w:r>
      <w:proofErr w:type="gramEnd"/>
      <w:del w:id="7499"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7500" w:author="ThinkPad" w:date="2022-06-20T12:22:00Z">
        <w:r w:rsidDel="00B36A4B">
          <w:rPr>
            <w:rFonts w:ascii="Times New Roman" w:eastAsia="宋体" w:hAnsi="Times New Roman" w:cs="Times New Roman"/>
            <w:kern w:val="0"/>
            <w:sz w:val="24"/>
            <w:szCs w:val="24"/>
          </w:rPr>
          <w:delText xml:space="preserve">and </w:delText>
        </w:r>
      </w:del>
      <w:ins w:id="7501"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7502" w:author="ThinkPad" w:date="2022-06-20T12:22:00Z">
        <w:r w:rsidDel="00B36A4B">
          <w:rPr>
            <w:rFonts w:ascii="Times New Roman" w:eastAsia="宋体" w:hAnsi="Times New Roman" w:cs="Times New Roman"/>
            <w:kern w:val="0"/>
            <w:sz w:val="24"/>
            <w:szCs w:val="24"/>
          </w:rPr>
          <w:delText xml:space="preserve">of </w:delText>
        </w:r>
      </w:del>
      <w:ins w:id="7503"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7504" w:author="Zhang Li" w:date="2022-06-12T15:32:00Z"/>
          <w:rFonts w:ascii="Times New Roman" w:eastAsia="宋体" w:hAnsi="Times New Roman" w:cs="Times New Roman"/>
          <w:kern w:val="0"/>
          <w:sz w:val="24"/>
          <w:szCs w:val="24"/>
        </w:rPr>
      </w:pPr>
      <w:ins w:id="7505"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7506" w:author="Zhang Li" w:date="2022-06-12T15:33:00Z">
        <w:del w:id="7507"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7508" w:author="ThinkPad" w:date="2022-06-20T13:00:00Z">
        <w:r>
          <w:rPr>
            <w:rFonts w:ascii="Times New Roman" w:eastAsia="宋体" w:hAnsi="Times New Roman" w:cs="Times New Roman"/>
            <w:kern w:val="0"/>
            <w:sz w:val="24"/>
            <w:szCs w:val="24"/>
          </w:rPr>
          <w:t>, it is</w:t>
        </w:r>
      </w:ins>
      <w:ins w:id="7509" w:author="ThinkPad" w:date="2022-06-20T13:01:00Z">
        <w:r>
          <w:rPr>
            <w:rFonts w:ascii="Times New Roman" w:eastAsia="宋体" w:hAnsi="Times New Roman" w:cs="Times New Roman"/>
            <w:kern w:val="0"/>
            <w:sz w:val="24"/>
            <w:szCs w:val="24"/>
          </w:rPr>
          <w:t xml:space="preserve"> seen </w:t>
        </w:r>
      </w:ins>
      <w:ins w:id="7510" w:author="Zhang Li" w:date="2022-06-12T15:33:00Z">
        <w:del w:id="7511"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7512" w:author="ThinkPad" w:date="2022-06-20T13:01:00Z">
        <w:r>
          <w:rPr>
            <w:rFonts w:ascii="Times New Roman" w:eastAsia="宋体" w:hAnsi="Times New Roman" w:cs="Times New Roman"/>
            <w:kern w:val="0"/>
            <w:sz w:val="24"/>
            <w:szCs w:val="24"/>
          </w:rPr>
          <w:t xml:space="preserve">the </w:t>
        </w:r>
      </w:ins>
      <w:ins w:id="7513" w:author="Zhang Li" w:date="2022-06-12T15:33:00Z">
        <w:r w:rsidR="0067227F">
          <w:rPr>
            <w:rFonts w:ascii="Times New Roman" w:eastAsia="宋体" w:hAnsi="Times New Roman" w:cs="Times New Roman"/>
            <w:kern w:val="0"/>
            <w:sz w:val="24"/>
            <w:szCs w:val="24"/>
          </w:rPr>
          <w:t>consensus latency</w:t>
        </w:r>
      </w:ins>
      <w:ins w:id="7514" w:author="ThinkPad" w:date="2022-06-20T12:30:00Z">
        <w:r w:rsidR="002D6022">
          <w:rPr>
            <w:rFonts w:ascii="Times New Roman" w:eastAsia="宋体" w:hAnsi="Times New Roman" w:cs="Times New Roman"/>
            <w:kern w:val="0"/>
            <w:sz w:val="24"/>
            <w:szCs w:val="24"/>
          </w:rPr>
          <w:t xml:space="preserve"> by SWIB</w:t>
        </w:r>
      </w:ins>
      <w:ins w:id="7515" w:author="Zhang Li" w:date="2022-06-12T15:33:00Z">
        <w:r w:rsidR="0067227F">
          <w:rPr>
            <w:rFonts w:ascii="Times New Roman" w:eastAsia="宋体" w:hAnsi="Times New Roman" w:cs="Times New Roman"/>
            <w:kern w:val="0"/>
            <w:sz w:val="24"/>
            <w:szCs w:val="24"/>
          </w:rPr>
          <w:t xml:space="preserve"> decreases with the </w:t>
        </w:r>
      </w:ins>
      <w:ins w:id="7516"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7517" w:author="Zhang Li" w:date="2022-06-12T15:33:00Z">
        <w:del w:id="7518"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7519" w:author="ThinkPad" w:date="2022-06-20T13:01:00Z">
        <w:r>
          <w:rPr>
            <w:rFonts w:ascii="Times New Roman" w:eastAsia="宋体" w:hAnsi="Times New Roman" w:cs="Times New Roman"/>
            <w:kern w:val="0"/>
            <w:sz w:val="24"/>
            <w:szCs w:val="24"/>
          </w:rPr>
          <w:t xml:space="preserve"> increasing</w:t>
        </w:r>
      </w:ins>
      <w:ins w:id="7520" w:author="Zhang Li" w:date="2022-06-12T15:33:00Z">
        <w:del w:id="7521"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7522" w:author="ThinkPad" w:date="2022-06-20T13:02:00Z">
          <w:r w:rsidR="0067227F" w:rsidDel="004C5855">
            <w:rPr>
              <w:rFonts w:ascii="Times New Roman" w:eastAsia="宋体" w:hAnsi="Times New Roman" w:cs="Times New Roman"/>
              <w:kern w:val="0"/>
              <w:sz w:val="24"/>
              <w:szCs w:val="24"/>
            </w:rPr>
            <w:delText>Since</w:delText>
          </w:r>
        </w:del>
      </w:ins>
      <w:ins w:id="7523" w:author="ThinkPad" w:date="2022-06-20T13:02:00Z">
        <w:r>
          <w:rPr>
            <w:rFonts w:ascii="Times New Roman" w:eastAsia="宋体" w:hAnsi="Times New Roman" w:cs="Times New Roman"/>
            <w:kern w:val="0"/>
            <w:sz w:val="24"/>
            <w:szCs w:val="24"/>
          </w:rPr>
          <w:t>In SWIB, when a</w:t>
        </w:r>
      </w:ins>
      <w:ins w:id="7524" w:author="Zhang Li" w:date="2022-06-12T15:33:00Z">
        <w:r w:rsidR="0067227F">
          <w:rPr>
            <w:rFonts w:ascii="Times New Roman" w:eastAsia="宋体" w:hAnsi="Times New Roman" w:cs="Times New Roman"/>
            <w:kern w:val="0"/>
            <w:sz w:val="24"/>
            <w:szCs w:val="24"/>
          </w:rPr>
          <w:t xml:space="preserve"> Sybil node</w:t>
        </w:r>
        <w:del w:id="7525" w:author="ThinkPad" w:date="2022-06-20T13:02:00Z">
          <w:r w:rsidR="0067227F" w:rsidDel="004C5855">
            <w:rPr>
              <w:rFonts w:ascii="Times New Roman" w:eastAsia="宋体" w:hAnsi="Times New Roman" w:cs="Times New Roman"/>
              <w:kern w:val="0"/>
              <w:sz w:val="24"/>
              <w:szCs w:val="24"/>
            </w:rPr>
            <w:delText>s are not absent from block</w:delText>
          </w:r>
        </w:del>
      </w:ins>
      <w:ins w:id="7526" w:author="ThinkPad" w:date="2022-06-20T13:02:00Z">
        <w:r>
          <w:rPr>
            <w:rFonts w:ascii="Times New Roman" w:eastAsia="宋体" w:hAnsi="Times New Roman" w:cs="Times New Roman"/>
            <w:kern w:val="0"/>
            <w:sz w:val="24"/>
            <w:szCs w:val="24"/>
          </w:rPr>
          <w:t xml:space="preserve"> is selected to serve as</w:t>
        </w:r>
      </w:ins>
      <w:ins w:id="7527" w:author="Zhang Li" w:date="2022-06-12T15:33:00Z">
        <w:r w:rsidR="0067227F">
          <w:rPr>
            <w:rFonts w:ascii="Times New Roman" w:eastAsia="宋体" w:hAnsi="Times New Roman" w:cs="Times New Roman"/>
            <w:kern w:val="0"/>
            <w:sz w:val="24"/>
            <w:szCs w:val="24"/>
          </w:rPr>
          <w:t xml:space="preserve"> </w:t>
        </w:r>
      </w:ins>
      <w:ins w:id="7528" w:author="ThinkPad" w:date="2022-06-20T13:02:00Z">
        <w:r>
          <w:rPr>
            <w:rFonts w:ascii="Times New Roman" w:eastAsia="宋体" w:hAnsi="Times New Roman" w:cs="Times New Roman"/>
            <w:kern w:val="0"/>
            <w:sz w:val="24"/>
            <w:szCs w:val="24"/>
          </w:rPr>
          <w:t xml:space="preserve">block </w:t>
        </w:r>
      </w:ins>
      <w:ins w:id="7529" w:author="Zhang Li" w:date="2022-06-12T15:33:00Z">
        <w:r w:rsidR="0067227F">
          <w:rPr>
            <w:rFonts w:ascii="Times New Roman" w:eastAsia="宋体" w:hAnsi="Times New Roman" w:cs="Times New Roman"/>
            <w:kern w:val="0"/>
            <w:sz w:val="24"/>
            <w:szCs w:val="24"/>
          </w:rPr>
          <w:t>proposer</w:t>
        </w:r>
        <w:del w:id="7530"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7531" w:author="ThinkPad" w:date="2022-06-20T13:02:00Z">
        <w:r>
          <w:rPr>
            <w:rFonts w:ascii="Times New Roman" w:eastAsia="宋体" w:hAnsi="Times New Roman" w:cs="Times New Roman"/>
            <w:kern w:val="0"/>
            <w:sz w:val="24"/>
            <w:szCs w:val="24"/>
          </w:rPr>
          <w:t xml:space="preserve">eventually </w:t>
        </w:r>
      </w:ins>
      <w:ins w:id="7532" w:author="Zhang Li" w:date="2022-06-12T15:33:00Z">
        <w:r w:rsidR="0067227F">
          <w:rPr>
            <w:rFonts w:ascii="Times New Roman" w:eastAsia="宋体" w:hAnsi="Times New Roman" w:cs="Times New Roman"/>
            <w:kern w:val="0"/>
            <w:sz w:val="24"/>
            <w:szCs w:val="24"/>
          </w:rPr>
          <w:t>generated</w:t>
        </w:r>
        <w:del w:id="7533"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7534" w:author="ThinkPad" w:date="2022-06-20T13:02:00Z">
          <w:r w:rsidR="0067227F" w:rsidDel="004C5855">
            <w:rPr>
              <w:rFonts w:ascii="Times New Roman" w:eastAsia="宋体" w:hAnsi="Times New Roman" w:cs="Times New Roman"/>
              <w:kern w:val="0"/>
              <w:sz w:val="24"/>
              <w:szCs w:val="24"/>
            </w:rPr>
            <w:delText>propagating a</w:delText>
          </w:r>
        </w:del>
      </w:ins>
      <w:ins w:id="7535" w:author="ThinkPad" w:date="2022-06-20T13:02:00Z">
        <w:r>
          <w:rPr>
            <w:rFonts w:ascii="Times New Roman" w:eastAsia="宋体" w:hAnsi="Times New Roman" w:cs="Times New Roman"/>
            <w:kern w:val="0"/>
            <w:sz w:val="24"/>
            <w:szCs w:val="24"/>
          </w:rPr>
          <w:t>the</w:t>
        </w:r>
      </w:ins>
      <w:ins w:id="7536" w:author="Zhang Li" w:date="2022-06-12T15:33:00Z">
        <w:r w:rsidR="0067227F">
          <w:rPr>
            <w:rFonts w:ascii="Times New Roman" w:eastAsia="宋体" w:hAnsi="Times New Roman" w:cs="Times New Roman"/>
            <w:kern w:val="0"/>
            <w:sz w:val="24"/>
            <w:szCs w:val="24"/>
          </w:rPr>
          <w:t xml:space="preserve"> valid block</w:t>
        </w:r>
      </w:ins>
      <w:ins w:id="7537" w:author="ThinkPad" w:date="2022-06-20T13:02:00Z">
        <w:r>
          <w:rPr>
            <w:rFonts w:ascii="Times New Roman" w:eastAsia="宋体" w:hAnsi="Times New Roman" w:cs="Times New Roman"/>
            <w:kern w:val="0"/>
            <w:sz w:val="24"/>
            <w:szCs w:val="24"/>
          </w:rPr>
          <w:t xml:space="preserve"> case</w:t>
        </w:r>
      </w:ins>
      <w:ins w:id="7538" w:author="Zhang Li" w:date="2022-06-12T15:33:00Z">
        <w:r w:rsidR="0067227F">
          <w:rPr>
            <w:rFonts w:ascii="Times New Roman" w:eastAsia="宋体" w:hAnsi="Times New Roman" w:cs="Times New Roman"/>
            <w:kern w:val="0"/>
            <w:sz w:val="24"/>
            <w:szCs w:val="24"/>
          </w:rPr>
          <w:t>, propagati</w:t>
        </w:r>
        <w:del w:id="7539" w:author="ThinkPad" w:date="2022-06-20T13:02:00Z">
          <w:r w:rsidR="0067227F" w:rsidDel="004C5855">
            <w:rPr>
              <w:rFonts w:ascii="Times New Roman" w:eastAsia="宋体" w:hAnsi="Times New Roman" w:cs="Times New Roman"/>
              <w:kern w:val="0"/>
              <w:sz w:val="24"/>
              <w:szCs w:val="24"/>
            </w:rPr>
            <w:delText>ng</w:delText>
          </w:r>
        </w:del>
      </w:ins>
      <w:ins w:id="7540" w:author="ThinkPad" w:date="2022-06-20T13:02:00Z">
        <w:r>
          <w:rPr>
            <w:rFonts w:ascii="Times New Roman" w:eastAsia="宋体" w:hAnsi="Times New Roman" w:cs="Times New Roman"/>
            <w:kern w:val="0"/>
            <w:sz w:val="24"/>
            <w:szCs w:val="24"/>
          </w:rPr>
          <w:t>on of</w:t>
        </w:r>
      </w:ins>
      <w:ins w:id="7541"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7542"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7543" w:author="ThinkPad" w:date="2022-06-20T13:04:00Z">
        <w:r>
          <w:rPr>
            <w:rFonts w:ascii="Times New Roman" w:eastAsia="宋体" w:hAnsi="Times New Roman" w:cs="Times New Roman"/>
            <w:kern w:val="0"/>
            <w:sz w:val="24"/>
            <w:szCs w:val="24"/>
          </w:rPr>
          <w:t>s</w:t>
        </w:r>
      </w:ins>
      <w:ins w:id="7544"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7545" w:author="ThinkPad" w:date="2022-06-20T13:04:00Z">
          <w:r w:rsidR="0067227F" w:rsidDel="004C5855">
            <w:rPr>
              <w:rFonts w:ascii="Times New Roman" w:eastAsia="宋体" w:hAnsi="Times New Roman" w:cs="Times New Roman"/>
              <w:kern w:val="0"/>
              <w:sz w:val="24"/>
              <w:szCs w:val="24"/>
            </w:rPr>
            <w:delText>As shown i</w:delText>
          </w:r>
        </w:del>
      </w:ins>
      <w:ins w:id="7546" w:author="ThinkPad" w:date="2022-06-20T13:04:00Z">
        <w:r>
          <w:rPr>
            <w:rFonts w:ascii="Times New Roman" w:eastAsia="宋体" w:hAnsi="Times New Roman" w:cs="Times New Roman"/>
            <w:kern w:val="0"/>
            <w:sz w:val="24"/>
            <w:szCs w:val="24"/>
          </w:rPr>
          <w:t>I</w:t>
        </w:r>
      </w:ins>
      <w:ins w:id="7547" w:author="Zhang Li" w:date="2022-06-12T15:33:00Z">
        <w:r w:rsidR="0067227F">
          <w:rPr>
            <w:rFonts w:ascii="Times New Roman" w:eastAsia="宋体" w:hAnsi="Times New Roman" w:cs="Times New Roman"/>
            <w:kern w:val="0"/>
            <w:sz w:val="24"/>
            <w:szCs w:val="24"/>
          </w:rPr>
          <w:t xml:space="preserve">n Fig. 11 (b), </w:t>
        </w:r>
      </w:ins>
      <w:ins w:id="7548" w:author="ThinkPad" w:date="2022-06-20T13:04:00Z">
        <w:r>
          <w:rPr>
            <w:rFonts w:ascii="Times New Roman" w:eastAsia="宋体" w:hAnsi="Times New Roman" w:cs="Times New Roman"/>
            <w:kern w:val="0"/>
            <w:sz w:val="24"/>
            <w:szCs w:val="24"/>
          </w:rPr>
          <w:t xml:space="preserve">it can be seen that </w:t>
        </w:r>
      </w:ins>
      <w:ins w:id="7549"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7550"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7551" w:author="ThinkPad" w:date="2022-06-20T13:05:00Z">
          <w:r w:rsidR="0067227F" w:rsidDel="004C5855">
            <w:rPr>
              <w:rFonts w:ascii="Times New Roman" w:eastAsia="宋体" w:hAnsi="Times New Roman" w:cs="Times New Roman"/>
              <w:kern w:val="0"/>
              <w:sz w:val="24"/>
              <w:szCs w:val="24"/>
            </w:rPr>
            <w:delText>Meanwhile</w:delText>
          </w:r>
        </w:del>
      </w:ins>
      <w:ins w:id="7552" w:author="ThinkPad" w:date="2022-06-20T13:05:00Z">
        <w:r>
          <w:rPr>
            <w:rFonts w:ascii="Times New Roman" w:eastAsia="宋体" w:hAnsi="Times New Roman" w:cs="Times New Roman"/>
            <w:kern w:val="0"/>
            <w:sz w:val="24"/>
            <w:szCs w:val="24"/>
          </w:rPr>
          <w:t>Also</w:t>
        </w:r>
      </w:ins>
      <w:ins w:id="7553" w:author="Zhang Li" w:date="2022-06-12T15:33:00Z">
        <w:r w:rsidR="0067227F">
          <w:rPr>
            <w:rFonts w:ascii="Times New Roman" w:eastAsia="宋体" w:hAnsi="Times New Roman" w:cs="Times New Roman"/>
            <w:kern w:val="0"/>
            <w:sz w:val="24"/>
            <w:szCs w:val="24"/>
          </w:rPr>
          <w:t xml:space="preserve">, </w:t>
        </w:r>
      </w:ins>
      <w:ins w:id="7554" w:author="ThinkPad" w:date="2022-06-20T13:05:00Z">
        <w:r>
          <w:rPr>
            <w:rFonts w:ascii="Times New Roman" w:eastAsia="宋体" w:hAnsi="Times New Roman" w:cs="Times New Roman"/>
            <w:kern w:val="0"/>
            <w:sz w:val="24"/>
            <w:szCs w:val="24"/>
          </w:rPr>
          <w:t xml:space="preserve">it is seen that </w:t>
        </w:r>
      </w:ins>
      <w:ins w:id="7555" w:author="Zhang Li" w:date="2022-06-12T15:33:00Z">
        <w:del w:id="7556" w:author="ThinkPad" w:date="2022-06-20T13:05:00Z">
          <w:r w:rsidR="0067227F" w:rsidDel="004C5855">
            <w:rPr>
              <w:rFonts w:ascii="Times New Roman" w:eastAsia="宋体" w:hAnsi="Times New Roman" w:cs="Times New Roman"/>
              <w:kern w:val="0"/>
              <w:sz w:val="24"/>
              <w:szCs w:val="24"/>
            </w:rPr>
            <w:delText>our protocol</w:delText>
          </w:r>
        </w:del>
      </w:ins>
      <w:ins w:id="7557" w:author="ThinkPad" w:date="2022-06-20T13:05:00Z">
        <w:r>
          <w:rPr>
            <w:rFonts w:ascii="Times New Roman" w:eastAsia="宋体" w:hAnsi="Times New Roman" w:cs="Times New Roman"/>
            <w:kern w:val="0"/>
            <w:sz w:val="24"/>
            <w:szCs w:val="24"/>
          </w:rPr>
          <w:t>SWIB</w:t>
        </w:r>
      </w:ins>
      <w:ins w:id="7558"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7559"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w:t>
        </w:r>
        <w:proofErr w:type="gramStart"/>
        <w:r w:rsidR="00886531">
          <w:rPr>
            <w:rFonts w:ascii="Times New Roman" w:eastAsia="宋体" w:hAnsi="Times New Roman" w:cs="Times New Roman" w:hint="eastAsia"/>
            <w:kern w:val="0"/>
            <w:sz w:val="24"/>
            <w:szCs w:val="24"/>
          </w:rPr>
          <w:t>没太看</w:t>
        </w:r>
      </w:ins>
      <w:ins w:id="7560" w:author="ThinkPad" w:date="2022-06-20T13:06:00Z">
        <w:r w:rsidR="00886531">
          <w:rPr>
            <w:rFonts w:ascii="Times New Roman" w:eastAsia="宋体" w:hAnsi="Times New Roman" w:cs="Times New Roman" w:hint="eastAsia"/>
            <w:kern w:val="0"/>
            <w:sz w:val="24"/>
            <w:szCs w:val="24"/>
          </w:rPr>
          <w:t>明白</w:t>
        </w:r>
        <w:proofErr w:type="gramEnd"/>
        <w:r w:rsidR="00886531">
          <w:rPr>
            <w:rFonts w:ascii="Times New Roman" w:eastAsia="宋体" w:hAnsi="Times New Roman" w:cs="Times New Roman" w:hint="eastAsia"/>
            <w:kern w:val="0"/>
            <w:sz w:val="24"/>
            <w:szCs w:val="24"/>
          </w:rPr>
          <w:t>里面的逻辑</w:t>
        </w:r>
      </w:ins>
      <w:ins w:id="7561"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7562" w:author="ThinkPad" w:date="2022-06-20T13:06:00Z">
        <w:r>
          <w:rPr>
            <w:rFonts w:ascii="Times New Roman" w:eastAsia="宋体" w:hAnsi="Times New Roman" w:cs="Times New Roman" w:hint="eastAsia"/>
            <w:kern w:val="0"/>
            <w:sz w:val="24"/>
            <w:szCs w:val="24"/>
          </w:rPr>
          <w:t xml:space="preserve">Next, </w:t>
        </w:r>
      </w:ins>
      <w:del w:id="7563" w:author="ThinkPad" w:date="2022-06-20T13:06:00Z">
        <w:r w:rsidR="00CA5769" w:rsidRPr="00795B9A" w:rsidDel="001E41EB">
          <w:rPr>
            <w:rFonts w:ascii="Times New Roman" w:eastAsia="宋体" w:hAnsi="Times New Roman" w:cs="Times New Roman"/>
            <w:kern w:val="0"/>
            <w:sz w:val="24"/>
            <w:szCs w:val="24"/>
          </w:rPr>
          <w:delText xml:space="preserve">We </w:delText>
        </w:r>
      </w:del>
      <w:ins w:id="7564"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7565"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7566"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7567" w:author="ThinkPad" w:date="2022-06-20T13:07:00Z">
        <w:r w:rsidR="00CA5769" w:rsidDel="001E41EB">
          <w:rPr>
            <w:rFonts w:ascii="Times New Roman" w:eastAsia="宋体" w:hAnsi="Times New Roman" w:cs="Times New Roman"/>
            <w:kern w:val="0"/>
            <w:sz w:val="24"/>
            <w:szCs w:val="24"/>
          </w:rPr>
          <w:delText>protocol when</w:delText>
        </w:r>
      </w:del>
      <w:ins w:id="7568" w:author="ThinkPad" w:date="2022-06-20T13:07:00Z">
        <w:r>
          <w:rPr>
            <w:rFonts w:ascii="Times New Roman" w:eastAsia="宋体" w:hAnsi="Times New Roman" w:cs="Times New Roman"/>
            <w:kern w:val="0"/>
            <w:sz w:val="24"/>
            <w:szCs w:val="24"/>
          </w:rPr>
          <w:t xml:space="preserve">in the presence of </w:t>
        </w:r>
      </w:ins>
      <m:oMath>
        <m:r>
          <w:ins w:id="7569" w:author="ThinkPad" w:date="2022-06-20T13:07:00Z">
            <w:rPr>
              <w:rFonts w:ascii="Cambria Math" w:eastAsia="宋体" w:hAnsi="Cambria Math" w:cs="Times New Roman"/>
              <w:kern w:val="0"/>
              <w:sz w:val="24"/>
              <w:szCs w:val="24"/>
            </w:rPr>
            <m:t>(1-δ, T)</m:t>
          </w:ins>
        </m:r>
      </m:oMath>
      <w:ins w:id="7570"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7571"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7572" w:author="ThinkPad" w:date="2022-06-20T13:07:00Z">
            <m:rPr>
              <m:sty m:val="p"/>
            </m:rPr>
            <w:rPr>
              <w:rFonts w:ascii="Cambria Math" w:eastAsia="宋体" w:hAnsi="Cambria Math" w:cs="Times New Roman"/>
              <w:kern w:val="0"/>
              <w:sz w:val="24"/>
              <w:szCs w:val="24"/>
            </w:rPr>
            <m:t>(1-</m:t>
          </w:del>
        </m:r>
        <m:r>
          <w:del w:id="7573" w:author="ThinkPad" w:date="2022-06-20T13:07:00Z">
            <w:rPr>
              <w:rFonts w:ascii="Cambria Math" w:eastAsia="宋体" w:hAnsi="Cambria Math" w:cs="Times New Roman"/>
              <w:kern w:val="0"/>
              <w:sz w:val="24"/>
              <w:szCs w:val="24"/>
            </w:rPr>
            <m:t>δ</m:t>
          </w:del>
        </m:r>
        <m:r>
          <w:del w:id="7574" w:author="ThinkPad" w:date="2022-06-20T13:07:00Z">
            <m:rPr>
              <m:sty m:val="p"/>
            </m:rPr>
            <w:rPr>
              <w:rFonts w:ascii="Cambria Math" w:eastAsia="宋体" w:hAnsi="Cambria Math" w:cs="Times New Roman"/>
              <w:kern w:val="0"/>
              <w:sz w:val="24"/>
              <w:szCs w:val="24"/>
            </w:rPr>
            <m:t>)</m:t>
          </w:del>
        </m:r>
        <m:r>
          <w:del w:id="7575"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7576"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7577" w:author="ThinkPad" w:date="2022-06-20T13:08:00Z">
            <m:rPr>
              <m:sty m:val="p"/>
            </m:rPr>
            <w:rPr>
              <w:rFonts w:ascii="Cambria Math" w:eastAsia="宋体" w:hAnsi="Cambria Math" w:cs="Times New Roman"/>
              <w:kern w:val="0"/>
              <w:sz w:val="24"/>
              <w:szCs w:val="24"/>
            </w:rPr>
            <m:t>(1-</m:t>
          </w:del>
        </m:r>
        <m:r>
          <w:del w:id="7578" w:author="ThinkPad" w:date="2022-06-20T13:08:00Z">
            <w:rPr>
              <w:rFonts w:ascii="Cambria Math" w:eastAsia="宋体" w:hAnsi="Cambria Math" w:cs="Times New Roman"/>
              <w:kern w:val="0"/>
              <w:sz w:val="24"/>
              <w:szCs w:val="24"/>
            </w:rPr>
            <m:t>δ</m:t>
          </w:del>
        </m:r>
        <m:r>
          <w:del w:id="7579" w:author="ThinkPad" w:date="2022-06-20T13:08:00Z">
            <m:rPr>
              <m:sty m:val="p"/>
            </m:rPr>
            <w:rPr>
              <w:rFonts w:ascii="Cambria Math" w:eastAsia="宋体" w:hAnsi="Cambria Math" w:cs="Times New Roman"/>
              <w:kern w:val="0"/>
              <w:sz w:val="24"/>
              <w:szCs w:val="24"/>
            </w:rPr>
            <m:t>)</m:t>
          </w:del>
        </m:r>
        <m:r>
          <w:del w:id="7580" w:author="ThinkPad" w:date="2022-06-20T13:08:00Z">
            <w:rPr>
              <w:rFonts w:ascii="Cambria Math" w:eastAsia="宋体" w:hAnsi="Cambria Math" w:cs="Times New Roman"/>
              <w:kern w:val="0"/>
              <w:sz w:val="24"/>
              <w:szCs w:val="24"/>
            </w:rPr>
            <m:t>T</m:t>
          </w:del>
        </m:r>
      </m:oMath>
      <w:del w:id="7581"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7582" w:author="ThinkPad" w:date="2022-06-20T13:08:00Z">
            <w:rPr>
              <w:rFonts w:ascii="Cambria Math" w:eastAsia="宋体" w:hAnsi="Cambria Math" w:cs="Times New Roman"/>
              <w:kern w:val="0"/>
              <w:sz w:val="24"/>
              <w:szCs w:val="24"/>
            </w:rPr>
            <m:t>T</m:t>
          </w:del>
        </m:r>
      </m:oMath>
      <w:del w:id="758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7584"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7585" w:author="ThinkPad" w:date="2022-06-20T13:08:00Z">
            <w:rPr>
              <w:rFonts w:ascii="Cambria Math" w:eastAsia="宋体" w:hAnsi="Cambria Math" w:cs="Times New Roman"/>
              <w:kern w:val="0"/>
              <w:sz w:val="24"/>
              <w:szCs w:val="24"/>
            </w:rPr>
            <m:t>δ</m:t>
          </w:del>
        </m:r>
      </m:oMath>
      <w:del w:id="7586"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7587"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7588" w:author="ThinkPad" w:date="2022-06-20T13:15:00Z">
            <w:rPr>
              <w:rFonts w:ascii="Cambria Math" w:eastAsia="宋体" w:hAnsi="Cambria Math" w:cs="Times New Roman"/>
              <w:kern w:val="0"/>
              <w:sz w:val="24"/>
              <w:szCs w:val="24"/>
            </w:rPr>
            <m:t>(1-δ, T)</m:t>
          </w:del>
        </m:r>
      </m:oMath>
      <w:del w:id="7589"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7590"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7591" w:author="ThinkPad" w:date="2022-06-20T13:15:00Z">
        <w:r w:rsidR="00CA5769" w:rsidDel="006501B8">
          <w:rPr>
            <w:rFonts w:ascii="Times New Roman" w:eastAsia="宋体" w:hAnsi="Times New Roman" w:cs="Times New Roman"/>
            <w:kern w:val="0"/>
            <w:sz w:val="24"/>
            <w:szCs w:val="24"/>
          </w:rPr>
          <w:delText>adopting different attack strategies</w:delText>
        </w:r>
      </w:del>
      <w:ins w:id="7592" w:author="ThinkPad" w:date="2022-06-20T13:15:00Z">
        <w:r w:rsidR="006501B8">
          <w:rPr>
            <w:rFonts w:ascii="Times New Roman" w:eastAsia="宋体" w:hAnsi="Times New Roman" w:cs="Times New Roman"/>
            <w:kern w:val="0"/>
            <w:sz w:val="24"/>
            <w:szCs w:val="24"/>
          </w:rPr>
          <w:t>in the attacks</w:t>
        </w:r>
      </w:ins>
      <w:del w:id="7593" w:author="ThinkPad" w:date="2022-06-20T13:15:00Z">
        <w:r w:rsidR="00CA5769" w:rsidDel="006501B8">
          <w:rPr>
            <w:rFonts w:ascii="Times New Roman" w:eastAsia="宋体" w:hAnsi="Times New Roman" w:cs="Times New Roman"/>
            <w:kern w:val="0"/>
            <w:sz w:val="24"/>
            <w:szCs w:val="24"/>
          </w:rPr>
          <w:delText xml:space="preserve">. </w:delText>
        </w:r>
      </w:del>
      <w:ins w:id="7594" w:author="ThinkPad" w:date="2022-06-20T13:15:00Z">
        <w:r w:rsidR="006501B8">
          <w:rPr>
            <w:rFonts w:ascii="Times New Roman" w:eastAsia="宋体" w:hAnsi="Times New Roman" w:cs="Times New Roman"/>
            <w:kern w:val="0"/>
            <w:sz w:val="24"/>
            <w:szCs w:val="24"/>
          </w:rPr>
          <w:t xml:space="preserve">: one is </w:t>
        </w:r>
      </w:ins>
      <w:del w:id="7595"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7596" w:author="ThinkPad" w:date="2022-06-20T13:16:00Z">
        <w:r w:rsidR="00CA5769" w:rsidDel="006501B8">
          <w:rPr>
            <w:rFonts w:ascii="Times New Roman" w:eastAsia="宋体" w:hAnsi="Times New Roman" w:cs="Times New Roman"/>
            <w:kern w:val="0"/>
            <w:sz w:val="24"/>
            <w:szCs w:val="24"/>
          </w:rPr>
          <w:delText xml:space="preserve">strategy </w:delText>
        </w:r>
      </w:del>
      <w:ins w:id="7597" w:author="ThinkPad" w:date="2022-06-20T13:16:00Z">
        <w:r w:rsidR="006501B8">
          <w:rPr>
            <w:rFonts w:ascii="Times New Roman" w:eastAsia="宋体" w:hAnsi="Times New Roman" w:cs="Times New Roman"/>
            <w:kern w:val="0"/>
            <w:sz w:val="24"/>
            <w:szCs w:val="24"/>
          </w:rPr>
          <w:t xml:space="preserve">jamming such that the jammer </w:t>
        </w:r>
      </w:ins>
      <w:del w:id="7598"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7599"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600" w:author="ThinkPad" w:date="2022-06-20T13:18:00Z">
        <w:r w:rsidR="00CA5769" w:rsidDel="00E53C0C">
          <w:rPr>
            <w:rFonts w:ascii="Times New Roman" w:eastAsia="宋体" w:hAnsi="Times New Roman" w:cs="Times New Roman"/>
            <w:kern w:val="0"/>
            <w:sz w:val="24"/>
            <w:szCs w:val="24"/>
          </w:rPr>
          <w:delText xml:space="preserve">at </w:delText>
        </w:r>
      </w:del>
      <w:ins w:id="7601" w:author="ThinkPad" w:date="2022-06-20T13:18:00Z">
        <w:r w:rsidR="00E53C0C">
          <w:rPr>
            <w:rFonts w:ascii="Times New Roman" w:eastAsia="宋体" w:hAnsi="Times New Roman" w:cs="Times New Roman"/>
            <w:kern w:val="0"/>
            <w:sz w:val="24"/>
            <w:szCs w:val="24"/>
          </w:rPr>
          <w:t xml:space="preserve">among </w:t>
        </w:r>
      </w:ins>
      <w:del w:id="7602"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7603" w:author="ThinkPad" w:date="2022-06-20T13:16:00Z">
        <w:r w:rsidR="00CA5769" w:rsidDel="006501B8">
          <w:rPr>
            <w:rFonts w:ascii="Times New Roman" w:eastAsia="宋体" w:hAnsi="Times New Roman" w:cs="Times New Roman"/>
            <w:kern w:val="0"/>
            <w:sz w:val="24"/>
            <w:szCs w:val="24"/>
          </w:rPr>
          <w:delText xml:space="preserve">. </w:delText>
        </w:r>
      </w:del>
      <w:ins w:id="7604" w:author="ThinkPad" w:date="2022-06-20T13:16:00Z">
        <w:r w:rsidR="006501B8">
          <w:rPr>
            <w:rFonts w:ascii="Times New Roman" w:eastAsia="宋体" w:hAnsi="Times New Roman" w:cs="Times New Roman"/>
            <w:kern w:val="0"/>
            <w:sz w:val="24"/>
            <w:szCs w:val="24"/>
          </w:rPr>
          <w:t xml:space="preserve">, another is </w:t>
        </w:r>
      </w:ins>
      <w:del w:id="7605"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7606"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7607" w:author="ThinkPad" w:date="2022-06-20T13:16:00Z">
        <w:r w:rsidR="00CA5769" w:rsidDel="006501B8">
          <w:rPr>
            <w:rFonts w:ascii="Times New Roman" w:eastAsia="宋体" w:hAnsi="Times New Roman" w:cs="Times New Roman"/>
            <w:kern w:val="0"/>
            <w:sz w:val="24"/>
            <w:szCs w:val="24"/>
          </w:rPr>
          <w:delText xml:space="preserve">jammers </w:delText>
        </w:r>
      </w:del>
      <w:ins w:id="7608" w:author="ThinkPad" w:date="2022-06-20T13:16:00Z">
        <w:r w:rsidR="006501B8">
          <w:rPr>
            <w:rFonts w:ascii="Times New Roman" w:eastAsia="宋体" w:hAnsi="Times New Roman" w:cs="Times New Roman"/>
            <w:kern w:val="0"/>
            <w:sz w:val="24"/>
            <w:szCs w:val="24"/>
          </w:rPr>
          <w:t>jamm</w:t>
        </w:r>
      </w:ins>
      <w:ins w:id="7609" w:author="ThinkPad" w:date="2022-06-20T13:18:00Z">
        <w:r w:rsidR="006501B8">
          <w:rPr>
            <w:rFonts w:ascii="Times New Roman" w:eastAsia="宋体" w:hAnsi="Times New Roman" w:cs="Times New Roman"/>
            <w:kern w:val="0"/>
            <w:sz w:val="24"/>
            <w:szCs w:val="24"/>
          </w:rPr>
          <w:t>i</w:t>
        </w:r>
      </w:ins>
      <w:ins w:id="7610" w:author="ThinkPad" w:date="2022-06-20T13:16:00Z">
        <w:r w:rsidR="006501B8">
          <w:rPr>
            <w:rFonts w:ascii="Times New Roman" w:eastAsia="宋体" w:hAnsi="Times New Roman" w:cs="Times New Roman"/>
            <w:kern w:val="0"/>
            <w:sz w:val="24"/>
            <w:szCs w:val="24"/>
          </w:rPr>
          <w:t xml:space="preserve">ng such that the jammer </w:t>
        </w:r>
      </w:ins>
      <w:del w:id="7611"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7612"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7613" w:author="ThinkPad" w:date="2022-06-20T13:18:00Z">
        <w:r w:rsidR="00E53C0C">
          <w:rPr>
            <w:rFonts w:ascii="Times New Roman" w:eastAsia="宋体" w:hAnsi="Times New Roman" w:cs="Times New Roman"/>
            <w:kern w:val="0"/>
            <w:sz w:val="24"/>
            <w:szCs w:val="24"/>
          </w:rPr>
          <w:t xml:space="preserve"> p</w:t>
        </w:r>
      </w:ins>
      <w:ins w:id="7614"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615"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7616"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7617"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7618"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7619" w:author="ThinkPad" w:date="2022-06-20T13:17:00Z">
        <w:r w:rsidR="00CA5769" w:rsidDel="006501B8">
          <w:rPr>
            <w:rFonts w:ascii="Times New Roman" w:eastAsia="宋体" w:hAnsi="Times New Roman" w:cs="Times New Roman"/>
            <w:kern w:val="0"/>
            <w:sz w:val="24"/>
            <w:szCs w:val="24"/>
          </w:rPr>
          <w:delText xml:space="preserve">with </w:delText>
        </w:r>
      </w:del>
      <w:ins w:id="7620"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7621"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7622" w:author="ThinkPad" w:date="2022-06-20T13:18:00Z">
        <w:r w:rsidR="006501B8">
          <w:rPr>
            <w:rFonts w:ascii="Times New Roman" w:eastAsia="宋体" w:hAnsi="Times New Roman" w:cs="Times New Roman"/>
            <w:kern w:val="0"/>
            <w:sz w:val="24"/>
            <w:szCs w:val="24"/>
          </w:rPr>
          <w:t>.</w:t>
        </w:r>
      </w:ins>
      <w:ins w:id="7623" w:author="ThinkPad" w:date="2022-06-20T13:23:00Z">
        <w:r w:rsidR="000C0CDD">
          <w:rPr>
            <w:rFonts w:ascii="Times New Roman" w:eastAsia="宋体" w:hAnsi="Times New Roman" w:cs="Times New Roman"/>
            <w:kern w:val="0"/>
            <w:sz w:val="24"/>
            <w:szCs w:val="24"/>
          </w:rPr>
          <w:t xml:space="preserve"> The smaller </w:t>
        </w:r>
      </w:ins>
      <m:oMath>
        <m:r>
          <w:ins w:id="7624" w:author="ThinkPad" w:date="2022-06-20T13:23:00Z">
            <w:rPr>
              <w:rFonts w:ascii="Cambria Math" w:eastAsia="宋体" w:hAnsi="Cambria Math" w:cs="Times New Roman"/>
              <w:kern w:val="0"/>
              <w:sz w:val="24"/>
              <w:szCs w:val="24"/>
            </w:rPr>
            <m:t>δ</m:t>
          </w:ins>
        </m:r>
      </m:oMath>
      <w:ins w:id="7625"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7626" w:author="ThinkPad" w:date="2022-06-20T13:18:00Z">
        <w:r w:rsidR="00CA5769" w:rsidDel="006501B8">
          <w:rPr>
            <w:rFonts w:ascii="Times New Roman" w:eastAsia="宋体" w:hAnsi="Times New Roman" w:cs="Times New Roman"/>
            <w:kern w:val="0"/>
            <w:sz w:val="24"/>
            <w:szCs w:val="24"/>
          </w:rPr>
          <w:delText xml:space="preserve">and </w:delText>
        </w:r>
      </w:del>
      <w:ins w:id="7627"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7628" w:author="ThinkPad" w:date="2022-06-20T13:18:00Z">
        <w:r w:rsidR="00CA5769" w:rsidDel="006501B8">
          <w:rPr>
            <w:rFonts w:ascii="Times New Roman" w:eastAsia="宋体" w:hAnsi="Times New Roman" w:cs="Times New Roman"/>
            <w:kern w:val="0"/>
            <w:sz w:val="24"/>
            <w:szCs w:val="24"/>
          </w:rPr>
          <w:delText xml:space="preserve">of </w:delText>
        </w:r>
      </w:del>
      <w:ins w:id="7629"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7630"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7631"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7632" w:author="ThinkPad" w:date="2022-06-20T13:59:00Z">
          <w:pPr>
            <w:pStyle w:val="ac"/>
            <w:numPr>
              <w:numId w:val="26"/>
            </w:numPr>
            <w:ind w:left="780" w:hanging="360"/>
            <w:jc w:val="left"/>
          </w:pPr>
        </w:pPrChange>
      </w:pPr>
      <w:ins w:id="7633"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7634"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7635" w:author="ThinkPad" w:date="2022-06-20T12:29:00Z">
        <w:r w:rsidR="00CA5769" w:rsidRPr="007767DD" w:rsidDel="002D6022">
          <w:rPr>
            <w:rFonts w:ascii="Times New Roman" w:hAnsi="Times New Roman" w:cs="Times New Roman"/>
          </w:rPr>
          <w:delText xml:space="preserve"> Vs. value </w:delText>
        </w:r>
      </w:del>
      <m:oMath>
        <m:r>
          <w:del w:id="7636"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7637" w:author="ThinkPad" w:date="2022-06-20T12:29:00Z">
        <w:r w:rsidR="00CA5769" w:rsidRPr="007767DD" w:rsidDel="002D6022">
          <w:rPr>
            <w:rFonts w:ascii="Times New Roman" w:hAnsi="Times New Roman" w:cs="Times New Roman"/>
          </w:rPr>
          <w:delText xml:space="preserve"> Vs. value </w:delText>
        </w:r>
      </w:del>
      <m:oMath>
        <m:r>
          <w:del w:id="7638"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7639" w:author="ThinkPad" w:date="2022-06-20T13:59:00Z">
        <w:r w:rsidR="0050450F">
          <w:rPr>
            <w:rFonts w:ascii="Times New Roman" w:hAnsi="Times New Roman" w:cs="Times New Roman"/>
            <w:b/>
            <w:bCs/>
          </w:rPr>
          <w:t>.</w:t>
        </w:r>
      </w:ins>
      <w:ins w:id="7640"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7641" w:author="Zhang Li" w:date="2022-06-12T15:33:00Z"/>
          <w:rFonts w:ascii="Times New Roman" w:eastAsia="宋体" w:hAnsi="Times New Roman" w:cs="Times New Roman"/>
          <w:kern w:val="0"/>
          <w:sz w:val="24"/>
          <w:szCs w:val="24"/>
        </w:rPr>
      </w:pPr>
      <w:ins w:id="7642" w:author="Zhang Li" w:date="2022-06-12T15:33:00Z">
        <w:del w:id="7643" w:author="ThinkPad" w:date="2022-06-20T13:21:00Z">
          <w:r w:rsidRPr="0088243E" w:rsidDel="000C0CDD">
            <w:rPr>
              <w:rFonts w:ascii="Times New Roman" w:eastAsia="宋体" w:hAnsi="Times New Roman" w:cs="Times New Roman"/>
              <w:kern w:val="0"/>
              <w:sz w:val="24"/>
              <w:szCs w:val="24"/>
            </w:rPr>
            <w:delText>As shown in the</w:delText>
          </w:r>
        </w:del>
        <w:del w:id="7644"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645"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646" w:author="ThinkPad" w:date="2022-06-20T13:24:00Z">
        <w:r w:rsidR="009A3065">
          <w:rPr>
            <w:rFonts w:ascii="Times New Roman" w:eastAsia="宋体" w:hAnsi="Times New Roman" w:cs="Times New Roman"/>
            <w:kern w:val="0"/>
            <w:sz w:val="24"/>
            <w:szCs w:val="24"/>
          </w:rPr>
          <w:t xml:space="preserve">shows that the </w:t>
        </w:r>
      </w:ins>
      <w:ins w:id="7647"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648" w:author="Zhang Li" w:date="2022-06-12T15:33:00Z">
            <w:rPr>
              <w:rFonts w:ascii="Cambria Math" w:eastAsia="宋体" w:hAnsi="Cambria Math" w:cs="Times New Roman"/>
              <w:kern w:val="0"/>
              <w:sz w:val="24"/>
              <w:szCs w:val="24"/>
            </w:rPr>
            <m:t>δ</m:t>
          </w:ins>
        </m:r>
      </m:oMath>
      <w:ins w:id="7649"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650"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651" w:author="ThinkPad" w:date="2022-06-20T13:24:00Z">
          <w:r w:rsidDel="009A3065">
            <w:rPr>
              <w:rFonts w:ascii="Times New Roman" w:eastAsia="宋体" w:hAnsi="Times New Roman" w:cs="Times New Roman"/>
              <w:kern w:val="0"/>
              <w:sz w:val="24"/>
              <w:szCs w:val="24"/>
            </w:rPr>
            <w:delText>s</w:delText>
          </w:r>
        </w:del>
      </w:ins>
      <w:ins w:id="7652" w:author="ThinkPad" w:date="2022-06-20T13:24:00Z">
        <w:r w:rsidR="009A3065">
          <w:rPr>
            <w:rFonts w:ascii="Times New Roman" w:eastAsia="宋体" w:hAnsi="Times New Roman" w:cs="Times New Roman"/>
            <w:kern w:val="0"/>
            <w:sz w:val="24"/>
            <w:szCs w:val="24"/>
          </w:rPr>
          <w:t>ing</w:t>
        </w:r>
      </w:ins>
      <w:ins w:id="7653"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654" w:author="ThinkPad" w:date="2022-06-20T13:25:00Z">
        <w:r w:rsidR="00762A0A">
          <w:rPr>
            <w:rFonts w:ascii="Times New Roman" w:eastAsia="宋体" w:hAnsi="Times New Roman" w:cs="Times New Roman"/>
            <w:kern w:val="0"/>
            <w:sz w:val="24"/>
            <w:szCs w:val="24"/>
          </w:rPr>
          <w:t>, for SWIB,</w:t>
        </w:r>
      </w:ins>
      <w:ins w:id="7655" w:author="Zhang Li" w:date="2022-06-12T15:33:00Z">
        <w:r>
          <w:rPr>
            <w:rFonts w:ascii="Times New Roman" w:eastAsia="宋体" w:hAnsi="Times New Roman" w:cs="Times New Roman"/>
            <w:kern w:val="0"/>
            <w:sz w:val="24"/>
            <w:szCs w:val="24"/>
          </w:rPr>
          <w:t xml:space="preserve"> random jamming attack is more power</w:t>
        </w:r>
      </w:ins>
      <w:ins w:id="7656" w:author="ThinkPad" w:date="2022-06-20T13:25:00Z">
        <w:r w:rsidR="00762A0A">
          <w:rPr>
            <w:rFonts w:ascii="Times New Roman" w:eastAsia="宋体" w:hAnsi="Times New Roman" w:cs="Times New Roman"/>
            <w:kern w:val="0"/>
            <w:sz w:val="24"/>
            <w:szCs w:val="24"/>
          </w:rPr>
          <w:t>ful</w:t>
        </w:r>
      </w:ins>
      <w:ins w:id="7657"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7658"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659" w:author="ThinkPad" w:date="2022-06-20T13:25:00Z">
        <w:r w:rsidR="00022272">
          <w:rPr>
            <w:rFonts w:ascii="Times New Roman" w:eastAsia="宋体" w:hAnsi="Times New Roman" w:cs="Times New Roman"/>
            <w:kern w:val="0"/>
            <w:sz w:val="24"/>
            <w:szCs w:val="24"/>
          </w:rPr>
          <w:t xml:space="preserve">is </w:t>
        </w:r>
      </w:ins>
      <w:ins w:id="7660"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661" w:author="Zhang Li" w:date="2022-06-12T15:33:00Z">
                <w:rPr>
                  <w:rFonts w:ascii="Cambria Math" w:eastAsia="宋体" w:hAnsi="Cambria Math" w:cs="Times New Roman"/>
                  <w:i/>
                  <w:kern w:val="0"/>
                  <w:sz w:val="24"/>
                  <w:szCs w:val="24"/>
                </w:rPr>
              </w:ins>
            </m:ctrlPr>
          </m:sSubPr>
          <m:e>
            <m:acc>
              <m:accPr>
                <m:ctrlPr>
                  <w:ins w:id="7662" w:author="Zhang Li" w:date="2022-06-12T15:33:00Z">
                    <w:rPr>
                      <w:rFonts w:ascii="Cambria Math" w:eastAsia="宋体" w:hAnsi="Cambria Math" w:cs="Times New Roman"/>
                      <w:i/>
                      <w:kern w:val="0"/>
                      <w:sz w:val="24"/>
                      <w:szCs w:val="24"/>
                    </w:rPr>
                  </w:ins>
                </m:ctrlPr>
              </m:accPr>
              <m:e>
                <m:r>
                  <w:ins w:id="7663" w:author="Zhang Li" w:date="2022-06-12T15:33:00Z">
                    <w:rPr>
                      <w:rFonts w:ascii="Cambria Math" w:eastAsia="宋体" w:hAnsi="Cambria Math" w:cs="Times New Roman"/>
                      <w:kern w:val="0"/>
                      <w:sz w:val="24"/>
                      <w:szCs w:val="24"/>
                    </w:rPr>
                    <m:t>T</m:t>
                  </w:ins>
                </m:r>
              </m:e>
            </m:acc>
          </m:e>
          <m:sub>
            <m:r>
              <w:ins w:id="7664" w:author="Zhang Li" w:date="2022-06-12T15:33:00Z">
                <w:rPr>
                  <w:rFonts w:ascii="Cambria Math" w:eastAsia="宋体" w:hAnsi="Cambria Math" w:cs="Times New Roman"/>
                  <w:kern w:val="0"/>
                  <w:sz w:val="24"/>
                  <w:szCs w:val="24"/>
                </w:rPr>
                <m:t>v</m:t>
              </w:ins>
            </m:r>
          </m:sub>
        </m:sSub>
      </m:oMath>
      <w:ins w:id="7665" w:author="Zhang Li" w:date="2022-06-12T15:33:00Z">
        <w:r>
          <w:rPr>
            <w:rFonts w:ascii="Times New Roman" w:eastAsia="宋体" w:hAnsi="Times New Roman" w:cs="Times New Roman"/>
            <w:kern w:val="0"/>
            <w:sz w:val="24"/>
            <w:szCs w:val="24"/>
          </w:rPr>
          <w:t xml:space="preserve">. In this case, channel contentions </w:t>
        </w:r>
        <w:del w:id="7666" w:author="ThinkPad" w:date="2022-06-20T13:26:00Z">
          <w:r w:rsidDel="00022272">
            <w:rPr>
              <w:rFonts w:ascii="Times New Roman" w:eastAsia="宋体" w:hAnsi="Times New Roman" w:cs="Times New Roman"/>
              <w:kern w:val="0"/>
              <w:sz w:val="24"/>
              <w:szCs w:val="24"/>
            </w:rPr>
            <w:delText>in</w:delText>
          </w:r>
        </w:del>
      </w:ins>
      <w:ins w:id="7667" w:author="ThinkPad" w:date="2022-06-20T13:26:00Z">
        <w:r w:rsidR="00022272">
          <w:rPr>
            <w:rFonts w:ascii="Times New Roman" w:eastAsia="宋体" w:hAnsi="Times New Roman" w:cs="Times New Roman"/>
            <w:kern w:val="0"/>
            <w:sz w:val="24"/>
            <w:szCs w:val="24"/>
          </w:rPr>
          <w:t xml:space="preserve">in </w:t>
        </w:r>
        <w:proofErr w:type="gramStart"/>
        <w:r w:rsidR="00022272">
          <w:rPr>
            <w:rFonts w:ascii="Times New Roman" w:eastAsia="宋体" w:hAnsi="Times New Roman" w:cs="Times New Roman"/>
            <w:kern w:val="0"/>
            <w:sz w:val="24"/>
            <w:szCs w:val="24"/>
          </w:rPr>
          <w:t xml:space="preserve">the </w:t>
        </w:r>
      </w:ins>
      <w:ins w:id="7668" w:author="Zhang Li" w:date="2022-06-12T15:33:00Z">
        <w:r>
          <w:rPr>
            <w:rFonts w:ascii="Times New Roman" w:eastAsia="宋体" w:hAnsi="Times New Roman" w:cs="Times New Roman"/>
            <w:kern w:val="0"/>
            <w:sz w:val="24"/>
            <w:szCs w:val="24"/>
          </w:rPr>
          <w:t xml:space="preserve"> network</w:t>
        </w:r>
        <w:proofErr w:type="gram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jam attack, transmission probability of nodes will not reduce </w:t>
        </w:r>
        <w:del w:id="7669" w:author="ThinkPad" w:date="2022-06-20T13:26:00Z">
          <w:r w:rsidDel="00022272">
            <w:rPr>
              <w:rFonts w:ascii="Times New Roman" w:eastAsia="宋体" w:hAnsi="Times New Roman" w:cs="Times New Roman"/>
              <w:kern w:val="0"/>
              <w:sz w:val="24"/>
              <w:szCs w:val="24"/>
            </w:rPr>
            <w:delText>frequent</w:delText>
          </w:r>
        </w:del>
      </w:ins>
      <w:ins w:id="7670" w:author="ThinkPad" w:date="2022-06-20T13:26:00Z">
        <w:r w:rsidR="00022272">
          <w:rPr>
            <w:rFonts w:ascii="Times New Roman" w:eastAsia="宋体" w:hAnsi="Times New Roman" w:cs="Times New Roman"/>
            <w:kern w:val="0"/>
            <w:sz w:val="24"/>
            <w:szCs w:val="24"/>
          </w:rPr>
          <w:t>significant</w:t>
        </w:r>
      </w:ins>
      <w:ins w:id="7671"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672" w:author="Zhang Li" w:date="2022-06-12T15:33:00Z">
                <w:rPr>
                  <w:rFonts w:ascii="Cambria Math" w:eastAsia="宋体" w:hAnsi="Cambria Math" w:cs="Times New Roman"/>
                  <w:i/>
                  <w:kern w:val="0"/>
                  <w:sz w:val="24"/>
                  <w:szCs w:val="24"/>
                </w:rPr>
              </w:ins>
            </m:ctrlPr>
          </m:sSubPr>
          <m:e>
            <m:acc>
              <m:accPr>
                <m:ctrlPr>
                  <w:ins w:id="7673" w:author="Zhang Li" w:date="2022-06-12T15:33:00Z">
                    <w:rPr>
                      <w:rFonts w:ascii="Cambria Math" w:eastAsia="宋体" w:hAnsi="Cambria Math" w:cs="Times New Roman"/>
                      <w:i/>
                      <w:kern w:val="0"/>
                      <w:sz w:val="24"/>
                      <w:szCs w:val="24"/>
                    </w:rPr>
                  </w:ins>
                </m:ctrlPr>
              </m:accPr>
              <m:e>
                <m:r>
                  <w:ins w:id="7674" w:author="Zhang Li" w:date="2022-06-12T15:33:00Z">
                    <w:rPr>
                      <w:rFonts w:ascii="Cambria Math" w:eastAsia="宋体" w:hAnsi="Cambria Math" w:cs="Times New Roman"/>
                      <w:kern w:val="0"/>
                      <w:sz w:val="24"/>
                      <w:szCs w:val="24"/>
                    </w:rPr>
                    <m:t>T</m:t>
                  </w:ins>
                </m:r>
              </m:e>
            </m:acc>
          </m:e>
          <m:sub>
            <m:r>
              <w:ins w:id="7675" w:author="Zhang Li" w:date="2022-06-12T15:33:00Z">
                <w:rPr>
                  <w:rFonts w:ascii="Cambria Math" w:eastAsia="宋体" w:hAnsi="Cambria Math" w:cs="Times New Roman"/>
                  <w:kern w:val="0"/>
                  <w:sz w:val="24"/>
                  <w:szCs w:val="24"/>
                </w:rPr>
                <m:t>v</m:t>
              </w:ins>
            </m:r>
          </m:sub>
        </m:sSub>
      </m:oMath>
      <w:ins w:id="7676"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677" w:author="Zhang Li" w:date="2022-06-12T15:33:00Z">
            <w:rPr>
              <w:rFonts w:ascii="Cambria Math" w:eastAsia="宋体" w:hAnsi="Cambria Math" w:cs="Times New Roman"/>
              <w:kern w:val="0"/>
              <w:sz w:val="24"/>
              <w:szCs w:val="24"/>
            </w:rPr>
            <m:t>δ</m:t>
          </w:ins>
        </m:r>
      </m:oMath>
      <w:ins w:id="7678"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679" w:author="Zhang Li" w:date="2022-06-12T15:33:00Z">
            <w:rPr>
              <w:rFonts w:ascii="Cambria Math" w:eastAsia="宋体" w:hAnsi="Cambria Math" w:cs="Times New Roman"/>
              <w:kern w:val="0"/>
              <w:sz w:val="24"/>
              <w:szCs w:val="24"/>
            </w:rPr>
            <m:t>δ</m:t>
          </w:ins>
        </m:r>
      </m:oMath>
      <w:ins w:id="7680"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681"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682" w:author="ThinkPad" w:date="2022-06-20T13:26:00Z">
        <w:r w:rsidR="00022272">
          <w:rPr>
            <w:rFonts w:ascii="Times New Roman" w:eastAsia="宋体" w:hAnsi="Times New Roman" w:cs="Times New Roman"/>
            <w:kern w:val="0"/>
            <w:sz w:val="24"/>
            <w:szCs w:val="24"/>
          </w:rPr>
          <w:t>.</w:t>
        </w:r>
      </w:ins>
      <w:ins w:id="7683" w:author="Zhang Li" w:date="2022-06-12T15:33:00Z">
        <w:r>
          <w:rPr>
            <w:rFonts w:ascii="Times New Roman" w:eastAsia="宋体" w:hAnsi="Times New Roman" w:cs="Times New Roman"/>
            <w:kern w:val="0"/>
            <w:sz w:val="24"/>
            <w:szCs w:val="24"/>
          </w:rPr>
          <w:t xml:space="preserve"> 12 (b) shows that the throughput of </w:t>
        </w:r>
        <w:del w:id="7684" w:author="ThinkPad" w:date="2022-06-20T13:27:00Z">
          <w:r w:rsidDel="00A41980">
            <w:rPr>
              <w:rFonts w:ascii="Times New Roman" w:eastAsia="宋体" w:hAnsi="Times New Roman" w:cs="Times New Roman"/>
              <w:kern w:val="0"/>
              <w:sz w:val="24"/>
              <w:szCs w:val="24"/>
            </w:rPr>
            <w:delText>our protocol</w:delText>
          </w:r>
        </w:del>
      </w:ins>
      <w:ins w:id="7685" w:author="ThinkPad" w:date="2022-06-20T13:27:00Z">
        <w:r w:rsidR="00A41980">
          <w:rPr>
            <w:rFonts w:ascii="Times New Roman" w:eastAsia="宋体" w:hAnsi="Times New Roman" w:cs="Times New Roman"/>
            <w:kern w:val="0"/>
            <w:sz w:val="24"/>
            <w:szCs w:val="24"/>
          </w:rPr>
          <w:t>SWIB</w:t>
        </w:r>
      </w:ins>
      <w:ins w:id="7686"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687" w:author="Zhang Li" w:date="2022-06-12T15:33:00Z">
            <w:rPr>
              <w:rFonts w:ascii="Cambria Math" w:eastAsia="宋体" w:hAnsi="Cambria Math" w:cs="Times New Roman"/>
              <w:kern w:val="0"/>
              <w:sz w:val="24"/>
              <w:szCs w:val="24"/>
            </w:rPr>
            <m:t>δ</m:t>
          </w:ins>
        </m:r>
      </m:oMath>
      <w:ins w:id="7688"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689" w:author="ThinkPad" w:date="2022-06-20T13:27:00Z">
        <w:r w:rsidR="00120826">
          <w:rPr>
            <w:rFonts w:ascii="Times New Roman" w:eastAsia="宋体" w:hAnsi="Times New Roman" w:cs="Times New Roman"/>
            <w:kern w:val="0"/>
            <w:sz w:val="24"/>
            <w:szCs w:val="24"/>
          </w:rPr>
          <w:t xml:space="preserve">500-node </w:t>
        </w:r>
      </w:ins>
      <w:ins w:id="7690" w:author="Zhang Li" w:date="2022-06-12T15:33:00Z">
        <w:r>
          <w:rPr>
            <w:rFonts w:ascii="Times New Roman" w:eastAsia="宋体" w:hAnsi="Times New Roman" w:cs="Times New Roman"/>
            <w:kern w:val="0"/>
            <w:sz w:val="24"/>
            <w:szCs w:val="24"/>
          </w:rPr>
          <w:t>network</w:t>
        </w:r>
      </w:ins>
      <w:ins w:id="7691" w:author="ThinkPad" w:date="2022-06-20T13:27:00Z">
        <w:r w:rsidR="00120826">
          <w:rPr>
            <w:rFonts w:ascii="Times New Roman" w:eastAsia="宋体" w:hAnsi="Times New Roman" w:cs="Times New Roman"/>
            <w:kern w:val="0"/>
            <w:sz w:val="24"/>
            <w:szCs w:val="24"/>
          </w:rPr>
          <w:t>s</w:t>
        </w:r>
      </w:ins>
      <w:ins w:id="7692" w:author="Zhang Li" w:date="2022-06-12T15:33:00Z">
        <w:del w:id="7693"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694" w:author="Zhang Li" w:date="2022-06-12T15:33:00Z">
                <w:rPr>
                  <w:rFonts w:ascii="Cambria Math" w:eastAsia="宋体" w:hAnsi="Cambria Math" w:cs="Times New Roman"/>
                  <w:i/>
                  <w:kern w:val="0"/>
                  <w:sz w:val="24"/>
                  <w:szCs w:val="24"/>
                </w:rPr>
              </w:ins>
            </m:ctrlPr>
          </m:dPr>
          <m:e>
            <m:r>
              <w:ins w:id="7695" w:author="Zhang Li" w:date="2022-06-12T15:33:00Z">
                <w:rPr>
                  <w:rFonts w:ascii="Cambria Math" w:eastAsia="宋体" w:hAnsi="Cambria Math" w:cs="Times New Roman"/>
                  <w:kern w:val="0"/>
                  <w:sz w:val="24"/>
                  <w:szCs w:val="24"/>
                </w:rPr>
                <m:t>0.7, 100</m:t>
              </w:ins>
            </m:r>
          </m:e>
        </m:d>
      </m:oMath>
      <w:ins w:id="7696"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697" w:author="ThinkPad" w:date="2022-06-20T13:27:00Z">
        <w:r w:rsidR="00120826">
          <w:rPr>
            <w:rFonts w:ascii="Times New Roman" w:eastAsia="宋体" w:hAnsi="Times New Roman" w:cs="Times New Roman"/>
            <w:kern w:val="0"/>
            <w:sz w:val="24"/>
            <w:szCs w:val="24"/>
          </w:rPr>
          <w:t>s</w:t>
        </w:r>
      </w:ins>
      <w:ins w:id="7698"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699"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700"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7701" w:author="ThinkPad" w:date="2022-06-20T14:00:00Z">
        <w:r w:rsidR="0050450F">
          <w:rPr>
            <w:rFonts w:ascii="Times New Roman" w:eastAsia="宋体" w:hAnsi="Times New Roman" w:cs="Times New Roman"/>
            <w:kern w:val="0"/>
            <w:sz w:val="24"/>
            <w:szCs w:val="24"/>
          </w:rPr>
          <w:t xml:space="preserve"> in </w:t>
        </w:r>
      </w:ins>
      <w:ins w:id="7702" w:author="ThinkPad" w:date="2022-06-20T14:04:00Z">
        <w:r w:rsidR="00626770">
          <w:rPr>
            <w:rFonts w:ascii="Times New Roman" w:eastAsia="宋体" w:hAnsi="Times New Roman" w:cs="Times New Roman"/>
            <w:kern w:val="0"/>
            <w:sz w:val="24"/>
            <w:szCs w:val="24"/>
          </w:rPr>
          <w:t>one</w:t>
        </w:r>
      </w:ins>
      <w:ins w:id="7703"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704" w:name="_Ref70412353"/>
      <w:r w:rsidRPr="00513ED5">
        <w:rPr>
          <w:rFonts w:ascii="Times New Roman" w:hAnsi="Times New Roman" w:cs="Times New Roman"/>
          <w:sz w:val="20"/>
          <w:szCs w:val="20"/>
        </w:rPr>
        <w:t>J. Xu, S. Wang, A. Zhou</w:t>
      </w:r>
      <w:ins w:id="7705"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"Edgence: A blockchain-enabled edge-computing platform for intelligent IoT-based </w:t>
      </w:r>
      <w:r w:rsidRPr="004302FE">
        <w:rPr>
          <w:rFonts w:ascii="Times New Roman" w:hAnsi="Times New Roman" w:cs="Times New Roman"/>
          <w:sz w:val="20"/>
          <w:szCs w:val="20"/>
          <w:highlight w:val="yellow"/>
          <w:rPrChange w:id="7706"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 xml:space="preserve">Apps," </w:t>
      </w:r>
      <w:del w:id="7707"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708"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[2] T. Maksymyuk, J. Gazda, L. Han</w:t>
      </w:r>
      <w:ins w:id="7709"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7710"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711" w:author="ThinkPad" w:date="2022-06-20T08:39:00Z">
            <w:rPr>
              <w:rFonts w:ascii="Times New Roman" w:hAnsi="Times New Roman" w:cs="Times New Roman"/>
              <w:sz w:val="20"/>
              <w:szCs w:val="20"/>
            </w:rPr>
          </w:rPrChange>
        </w:rPr>
        <w:t>rd</w:t>
      </w:r>
      <w:ins w:id="7712" w:author="ThinkPad" w:date="2022-06-20T08:39:00Z">
        <w:r w:rsidR="004302FE">
          <w:rPr>
            <w:rFonts w:ascii="Times New Roman" w:hAnsi="Times New Roman" w:cs="Times New Roman"/>
            <w:sz w:val="20"/>
            <w:szCs w:val="20"/>
          </w:rPr>
          <w:t xml:space="preserve"> </w:t>
        </w:r>
      </w:ins>
      <w:del w:id="7713"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7714"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w:t>
      </w:r>
      <w:ins w:id="7715"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w:t>
      </w:r>
      <w:del w:id="7716"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717"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7718"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719" w:name="_Ref70424734"/>
      <w:bookmarkEnd w:id="7704"/>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719"/>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720"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721" w:author="ThinkPad" w:date="2022-06-20T08:40:00Z">
        <w:r w:rsidRPr="00513ED5" w:rsidDel="004302FE">
          <w:rPr>
            <w:rFonts w:ascii="Times New Roman" w:hAnsi="Times New Roman" w:cs="Times New Roman"/>
            <w:sz w:val="20"/>
            <w:szCs w:val="20"/>
          </w:rPr>
          <w:delText xml:space="preserve">. </w:delText>
        </w:r>
      </w:del>
      <w:ins w:id="7722"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723"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724"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725" w:author="ThinkPad" w:date="2022-06-20T14:03:00Z">
        <w:r w:rsidRPr="00513ED5" w:rsidDel="004D3D24">
          <w:rPr>
            <w:rFonts w:ascii="Times New Roman" w:hAnsi="Times New Roman" w:cs="Times New Roman"/>
            <w:sz w:val="20"/>
            <w:szCs w:val="20"/>
          </w:rPr>
          <w:delText xml:space="preserve">August </w:delText>
        </w:r>
      </w:del>
      <w:ins w:id="7726"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w:t>
      </w:r>
      <w:ins w:id="7727"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728"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729"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7730"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731"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6"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00C4EF1" w14:textId="77777777" w:rsidR="0040728A" w:rsidRPr="00053A35" w:rsidRDefault="0040728A" w:rsidP="0040728A">
      <w:pPr>
        <w:widowControl/>
        <w:shd w:val="clear" w:color="auto" w:fill="FFFFFF"/>
        <w:spacing w:line="450" w:lineRule="atLeast"/>
        <w:rPr>
          <w:ins w:id="7732" w:author="Zhang Li" w:date="2022-06-27T11:00:00Z"/>
          <w:rFonts w:ascii="Times New Roman" w:eastAsia="宋体" w:hAnsi="Times New Roman" w:cs="Times New Roman"/>
          <w:kern w:val="0"/>
          <w:sz w:val="20"/>
          <w:szCs w:val="20"/>
        </w:rPr>
      </w:pPr>
      <w:ins w:id="7733" w:author="Zhang Li" w:date="2022-06-27T11:00:00Z">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Commun. Autom. Technol., 2009, pp. 1–7.</w:t>
        </w:r>
      </w:ins>
    </w:p>
    <w:p w14:paraId="333D5722" w14:textId="77777777" w:rsidR="0040728A" w:rsidRPr="00053A35" w:rsidRDefault="0040728A" w:rsidP="0040728A">
      <w:pPr>
        <w:widowControl/>
        <w:shd w:val="clear" w:color="auto" w:fill="FFFFFF"/>
        <w:spacing w:line="450" w:lineRule="atLeast"/>
        <w:rPr>
          <w:ins w:id="7734" w:author="Zhang Li" w:date="2022-06-27T11:00:00Z"/>
          <w:rFonts w:ascii="Times New Roman" w:eastAsia="宋体" w:hAnsi="Times New Roman" w:cs="Times New Roman"/>
          <w:kern w:val="0"/>
          <w:sz w:val="20"/>
          <w:szCs w:val="20"/>
        </w:rPr>
      </w:pPr>
      <w:ins w:id="7735" w:author="Zhang Li" w:date="2022-06-27T11:00:00Z">
        <w:r w:rsidRPr="00053A35">
          <w:rPr>
            <w:rFonts w:ascii="Times New Roman" w:eastAsia="宋体" w:hAnsi="Times New Roman" w:cs="Times New Roman"/>
            <w:kern w:val="0"/>
            <w:sz w:val="20"/>
            <w:szCs w:val="20"/>
          </w:rPr>
          <w:t>[34] A. Boldyreva. Threshold signature, multisignature and blind signature schemes based on the gap-Diffie-Hellman-group signature scheme. In Y. Desmedt, editor, Proceedings of PKC 2003, volume 2567 of LNCS, pages 31–46. Springer-Verlag, Jan. 2003.</w:t>
        </w:r>
      </w:ins>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7"/>
      <w:headerReference w:type="default" r:id="rId38"/>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10"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63E76" w14:textId="77777777" w:rsidR="002F13AB" w:rsidRDefault="002F13AB" w:rsidP="00CA5769">
      <w:r>
        <w:separator/>
      </w:r>
    </w:p>
  </w:endnote>
  <w:endnote w:type="continuationSeparator" w:id="0">
    <w:p w14:paraId="2D8EE74C" w14:textId="77777777" w:rsidR="002F13AB" w:rsidRDefault="002F13AB"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2CBD2" w14:textId="77777777" w:rsidR="002F13AB" w:rsidRDefault="002F13AB" w:rsidP="00CA5769">
      <w:r>
        <w:separator/>
      </w:r>
    </w:p>
  </w:footnote>
  <w:footnote w:type="continuationSeparator" w:id="0">
    <w:p w14:paraId="03896BF4" w14:textId="77777777" w:rsidR="002F13AB" w:rsidRDefault="002F13AB"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4"/>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5"/>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6"/>
  </w:num>
  <w:num w:numId="13" w16cid:durableId="442463122">
    <w:abstractNumId w:val="15"/>
  </w:num>
  <w:num w:numId="14" w16cid:durableId="62142707">
    <w:abstractNumId w:val="17"/>
  </w:num>
  <w:num w:numId="15" w16cid:durableId="24605555">
    <w:abstractNumId w:val="28"/>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7"/>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 w:numId="29" w16cid:durableId="38923278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isplayBackgroundShape/>
  <w:bordersDoNotSurroundHeader/>
  <w:bordersDoNotSurroundFooter/>
  <w:proofState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101F6"/>
    <w:rsid w:val="00012659"/>
    <w:rsid w:val="000208D6"/>
    <w:rsid w:val="00022272"/>
    <w:rsid w:val="00023E52"/>
    <w:rsid w:val="0002475C"/>
    <w:rsid w:val="00025597"/>
    <w:rsid w:val="000266E3"/>
    <w:rsid w:val="0003112B"/>
    <w:rsid w:val="00034DEE"/>
    <w:rsid w:val="00037045"/>
    <w:rsid w:val="000443EE"/>
    <w:rsid w:val="0004535F"/>
    <w:rsid w:val="000512CE"/>
    <w:rsid w:val="0005162B"/>
    <w:rsid w:val="00053135"/>
    <w:rsid w:val="000552DB"/>
    <w:rsid w:val="00056290"/>
    <w:rsid w:val="000572D8"/>
    <w:rsid w:val="00060406"/>
    <w:rsid w:val="000608E0"/>
    <w:rsid w:val="00061A5F"/>
    <w:rsid w:val="000659A8"/>
    <w:rsid w:val="00067CE9"/>
    <w:rsid w:val="00072CE8"/>
    <w:rsid w:val="000758A2"/>
    <w:rsid w:val="000856F0"/>
    <w:rsid w:val="00087CC8"/>
    <w:rsid w:val="00097E7D"/>
    <w:rsid w:val="000A1A07"/>
    <w:rsid w:val="000A2B3A"/>
    <w:rsid w:val="000B450F"/>
    <w:rsid w:val="000C0CDD"/>
    <w:rsid w:val="000C0D61"/>
    <w:rsid w:val="000C1D2D"/>
    <w:rsid w:val="000C4685"/>
    <w:rsid w:val="000C690C"/>
    <w:rsid w:val="000C791B"/>
    <w:rsid w:val="000C7DF7"/>
    <w:rsid w:val="000E121E"/>
    <w:rsid w:val="000E17A2"/>
    <w:rsid w:val="000E532A"/>
    <w:rsid w:val="000E57E1"/>
    <w:rsid w:val="000F14D0"/>
    <w:rsid w:val="000F2911"/>
    <w:rsid w:val="000F2D07"/>
    <w:rsid w:val="000F5046"/>
    <w:rsid w:val="000F68F1"/>
    <w:rsid w:val="001007CE"/>
    <w:rsid w:val="001020F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5599"/>
    <w:rsid w:val="00146468"/>
    <w:rsid w:val="001470E3"/>
    <w:rsid w:val="00147211"/>
    <w:rsid w:val="001509A9"/>
    <w:rsid w:val="00156A43"/>
    <w:rsid w:val="001575D9"/>
    <w:rsid w:val="00157A4E"/>
    <w:rsid w:val="00157DB7"/>
    <w:rsid w:val="00157EAB"/>
    <w:rsid w:val="00160716"/>
    <w:rsid w:val="00162500"/>
    <w:rsid w:val="0016447D"/>
    <w:rsid w:val="001646DA"/>
    <w:rsid w:val="00165D0C"/>
    <w:rsid w:val="0016613B"/>
    <w:rsid w:val="0016627A"/>
    <w:rsid w:val="001663AD"/>
    <w:rsid w:val="00166F72"/>
    <w:rsid w:val="00170ACC"/>
    <w:rsid w:val="001711D7"/>
    <w:rsid w:val="00171DC8"/>
    <w:rsid w:val="001740DE"/>
    <w:rsid w:val="001933AD"/>
    <w:rsid w:val="001A075B"/>
    <w:rsid w:val="001A0851"/>
    <w:rsid w:val="001A432E"/>
    <w:rsid w:val="001B63D5"/>
    <w:rsid w:val="001B669E"/>
    <w:rsid w:val="001C18FA"/>
    <w:rsid w:val="001C482B"/>
    <w:rsid w:val="001D0E21"/>
    <w:rsid w:val="001D1983"/>
    <w:rsid w:val="001D262B"/>
    <w:rsid w:val="001D3BAA"/>
    <w:rsid w:val="001E194A"/>
    <w:rsid w:val="001E2C6F"/>
    <w:rsid w:val="001E41EB"/>
    <w:rsid w:val="001E4DFD"/>
    <w:rsid w:val="001E5ADF"/>
    <w:rsid w:val="001E5EB7"/>
    <w:rsid w:val="001E7F45"/>
    <w:rsid w:val="001F1305"/>
    <w:rsid w:val="001F1934"/>
    <w:rsid w:val="001F5994"/>
    <w:rsid w:val="001F6F61"/>
    <w:rsid w:val="001F777D"/>
    <w:rsid w:val="00200793"/>
    <w:rsid w:val="00200F99"/>
    <w:rsid w:val="00211341"/>
    <w:rsid w:val="00214948"/>
    <w:rsid w:val="0021585D"/>
    <w:rsid w:val="0022369C"/>
    <w:rsid w:val="00232DD1"/>
    <w:rsid w:val="002352B0"/>
    <w:rsid w:val="00236658"/>
    <w:rsid w:val="0024174B"/>
    <w:rsid w:val="00242D90"/>
    <w:rsid w:val="00242EB2"/>
    <w:rsid w:val="00246515"/>
    <w:rsid w:val="0025115E"/>
    <w:rsid w:val="00251204"/>
    <w:rsid w:val="00255F9F"/>
    <w:rsid w:val="0025634E"/>
    <w:rsid w:val="00262075"/>
    <w:rsid w:val="00262840"/>
    <w:rsid w:val="0026755E"/>
    <w:rsid w:val="00267A14"/>
    <w:rsid w:val="0027043C"/>
    <w:rsid w:val="00274FD6"/>
    <w:rsid w:val="00281B5F"/>
    <w:rsid w:val="00282598"/>
    <w:rsid w:val="00290D9D"/>
    <w:rsid w:val="002915FC"/>
    <w:rsid w:val="002928BF"/>
    <w:rsid w:val="0029311B"/>
    <w:rsid w:val="00294A96"/>
    <w:rsid w:val="00296A4D"/>
    <w:rsid w:val="002A07C2"/>
    <w:rsid w:val="002A08F2"/>
    <w:rsid w:val="002A36C1"/>
    <w:rsid w:val="002A7270"/>
    <w:rsid w:val="002B305E"/>
    <w:rsid w:val="002C0CE5"/>
    <w:rsid w:val="002C5824"/>
    <w:rsid w:val="002C6CAA"/>
    <w:rsid w:val="002D4BE7"/>
    <w:rsid w:val="002D4C6A"/>
    <w:rsid w:val="002D52E9"/>
    <w:rsid w:val="002D6022"/>
    <w:rsid w:val="002E2FD5"/>
    <w:rsid w:val="002E3F72"/>
    <w:rsid w:val="002E5CF7"/>
    <w:rsid w:val="002F0010"/>
    <w:rsid w:val="002F1121"/>
    <w:rsid w:val="002F13AB"/>
    <w:rsid w:val="002F1B0D"/>
    <w:rsid w:val="002F4472"/>
    <w:rsid w:val="00300694"/>
    <w:rsid w:val="00302BA5"/>
    <w:rsid w:val="00303612"/>
    <w:rsid w:val="00306EC7"/>
    <w:rsid w:val="0031098F"/>
    <w:rsid w:val="003125EA"/>
    <w:rsid w:val="00314812"/>
    <w:rsid w:val="003148C9"/>
    <w:rsid w:val="00316998"/>
    <w:rsid w:val="00323DEA"/>
    <w:rsid w:val="00327390"/>
    <w:rsid w:val="00330618"/>
    <w:rsid w:val="003316AA"/>
    <w:rsid w:val="003364B9"/>
    <w:rsid w:val="0033662D"/>
    <w:rsid w:val="00337235"/>
    <w:rsid w:val="003375DF"/>
    <w:rsid w:val="00337B3D"/>
    <w:rsid w:val="00340647"/>
    <w:rsid w:val="00342CF0"/>
    <w:rsid w:val="0034302A"/>
    <w:rsid w:val="00345056"/>
    <w:rsid w:val="003474E8"/>
    <w:rsid w:val="00347BB0"/>
    <w:rsid w:val="00352844"/>
    <w:rsid w:val="00352A71"/>
    <w:rsid w:val="0035529A"/>
    <w:rsid w:val="003568BA"/>
    <w:rsid w:val="003627FC"/>
    <w:rsid w:val="00365195"/>
    <w:rsid w:val="003662E8"/>
    <w:rsid w:val="003663E4"/>
    <w:rsid w:val="00371036"/>
    <w:rsid w:val="003721D5"/>
    <w:rsid w:val="00375A43"/>
    <w:rsid w:val="00377F2A"/>
    <w:rsid w:val="003809DC"/>
    <w:rsid w:val="00382442"/>
    <w:rsid w:val="00386558"/>
    <w:rsid w:val="00387514"/>
    <w:rsid w:val="00396841"/>
    <w:rsid w:val="003A1C42"/>
    <w:rsid w:val="003A340D"/>
    <w:rsid w:val="003A46FD"/>
    <w:rsid w:val="003A5D16"/>
    <w:rsid w:val="003A6F60"/>
    <w:rsid w:val="003B03F0"/>
    <w:rsid w:val="003B0EB6"/>
    <w:rsid w:val="003B3E9E"/>
    <w:rsid w:val="003C3725"/>
    <w:rsid w:val="003C45FF"/>
    <w:rsid w:val="003C5E1B"/>
    <w:rsid w:val="003C64C2"/>
    <w:rsid w:val="003C6D09"/>
    <w:rsid w:val="003C7754"/>
    <w:rsid w:val="003C7B9E"/>
    <w:rsid w:val="003D00A1"/>
    <w:rsid w:val="003D585E"/>
    <w:rsid w:val="003E1AA0"/>
    <w:rsid w:val="003E67AB"/>
    <w:rsid w:val="003F09C8"/>
    <w:rsid w:val="003F0BD0"/>
    <w:rsid w:val="003F2405"/>
    <w:rsid w:val="00401530"/>
    <w:rsid w:val="00402A08"/>
    <w:rsid w:val="004053A2"/>
    <w:rsid w:val="0040728A"/>
    <w:rsid w:val="004101B5"/>
    <w:rsid w:val="004127C5"/>
    <w:rsid w:val="00414167"/>
    <w:rsid w:val="00416928"/>
    <w:rsid w:val="004259B5"/>
    <w:rsid w:val="00425EFA"/>
    <w:rsid w:val="004273AE"/>
    <w:rsid w:val="004277CB"/>
    <w:rsid w:val="004302FE"/>
    <w:rsid w:val="00431AB3"/>
    <w:rsid w:val="00436497"/>
    <w:rsid w:val="0044093A"/>
    <w:rsid w:val="00446699"/>
    <w:rsid w:val="00452D23"/>
    <w:rsid w:val="00455324"/>
    <w:rsid w:val="004555BE"/>
    <w:rsid w:val="0045739C"/>
    <w:rsid w:val="004573B5"/>
    <w:rsid w:val="004636E6"/>
    <w:rsid w:val="00466AF6"/>
    <w:rsid w:val="00470288"/>
    <w:rsid w:val="00473B95"/>
    <w:rsid w:val="00475216"/>
    <w:rsid w:val="00481933"/>
    <w:rsid w:val="00486234"/>
    <w:rsid w:val="004866E5"/>
    <w:rsid w:val="00493839"/>
    <w:rsid w:val="00493902"/>
    <w:rsid w:val="004A0308"/>
    <w:rsid w:val="004A2973"/>
    <w:rsid w:val="004B22DD"/>
    <w:rsid w:val="004B3780"/>
    <w:rsid w:val="004B3D0C"/>
    <w:rsid w:val="004B4172"/>
    <w:rsid w:val="004B5AC9"/>
    <w:rsid w:val="004B601B"/>
    <w:rsid w:val="004B6D14"/>
    <w:rsid w:val="004C0605"/>
    <w:rsid w:val="004C4EE5"/>
    <w:rsid w:val="004C5855"/>
    <w:rsid w:val="004C6620"/>
    <w:rsid w:val="004D1E37"/>
    <w:rsid w:val="004D3D24"/>
    <w:rsid w:val="004E279A"/>
    <w:rsid w:val="004E5317"/>
    <w:rsid w:val="004E5784"/>
    <w:rsid w:val="004F2710"/>
    <w:rsid w:val="004F2D6E"/>
    <w:rsid w:val="004F365E"/>
    <w:rsid w:val="004F46A4"/>
    <w:rsid w:val="004F4779"/>
    <w:rsid w:val="004F530E"/>
    <w:rsid w:val="00501078"/>
    <w:rsid w:val="0050450F"/>
    <w:rsid w:val="00511231"/>
    <w:rsid w:val="005205A4"/>
    <w:rsid w:val="00520E7A"/>
    <w:rsid w:val="00521BFA"/>
    <w:rsid w:val="005225F5"/>
    <w:rsid w:val="005242A1"/>
    <w:rsid w:val="00525BAC"/>
    <w:rsid w:val="00526771"/>
    <w:rsid w:val="005278C4"/>
    <w:rsid w:val="00527A5B"/>
    <w:rsid w:val="005312B7"/>
    <w:rsid w:val="005376C1"/>
    <w:rsid w:val="00542400"/>
    <w:rsid w:val="0055231C"/>
    <w:rsid w:val="00553AE9"/>
    <w:rsid w:val="00563B51"/>
    <w:rsid w:val="00565C46"/>
    <w:rsid w:val="005746E3"/>
    <w:rsid w:val="00575572"/>
    <w:rsid w:val="00580A55"/>
    <w:rsid w:val="00581210"/>
    <w:rsid w:val="00582263"/>
    <w:rsid w:val="00582B93"/>
    <w:rsid w:val="0058365D"/>
    <w:rsid w:val="005844C7"/>
    <w:rsid w:val="00590021"/>
    <w:rsid w:val="0059668D"/>
    <w:rsid w:val="005967DC"/>
    <w:rsid w:val="005A02B5"/>
    <w:rsid w:val="005A2F6E"/>
    <w:rsid w:val="005A74F8"/>
    <w:rsid w:val="005B0B90"/>
    <w:rsid w:val="005B1C31"/>
    <w:rsid w:val="005B287C"/>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B2F"/>
    <w:rsid w:val="005E5D6A"/>
    <w:rsid w:val="005F06B5"/>
    <w:rsid w:val="005F227A"/>
    <w:rsid w:val="005F26B1"/>
    <w:rsid w:val="005F2F74"/>
    <w:rsid w:val="005F3382"/>
    <w:rsid w:val="00600E59"/>
    <w:rsid w:val="00601FA1"/>
    <w:rsid w:val="006041CD"/>
    <w:rsid w:val="006055B0"/>
    <w:rsid w:val="006058D3"/>
    <w:rsid w:val="006060D3"/>
    <w:rsid w:val="006075B6"/>
    <w:rsid w:val="00610A78"/>
    <w:rsid w:val="00612C0E"/>
    <w:rsid w:val="00613351"/>
    <w:rsid w:val="00613EE3"/>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57C86"/>
    <w:rsid w:val="00665610"/>
    <w:rsid w:val="00666527"/>
    <w:rsid w:val="00666B2E"/>
    <w:rsid w:val="00666F87"/>
    <w:rsid w:val="00670A0F"/>
    <w:rsid w:val="0067227F"/>
    <w:rsid w:val="0067637B"/>
    <w:rsid w:val="00676563"/>
    <w:rsid w:val="006811E9"/>
    <w:rsid w:val="0068181E"/>
    <w:rsid w:val="006839DE"/>
    <w:rsid w:val="00690446"/>
    <w:rsid w:val="0069332E"/>
    <w:rsid w:val="00693A56"/>
    <w:rsid w:val="006961A3"/>
    <w:rsid w:val="006965FC"/>
    <w:rsid w:val="006A01B3"/>
    <w:rsid w:val="006A1BFE"/>
    <w:rsid w:val="006A2054"/>
    <w:rsid w:val="006A2A99"/>
    <w:rsid w:val="006A3B9F"/>
    <w:rsid w:val="006B218C"/>
    <w:rsid w:val="006B77C1"/>
    <w:rsid w:val="006C323F"/>
    <w:rsid w:val="006D0C65"/>
    <w:rsid w:val="006D0D07"/>
    <w:rsid w:val="006D457C"/>
    <w:rsid w:val="006D4C05"/>
    <w:rsid w:val="006D7BB0"/>
    <w:rsid w:val="006E1168"/>
    <w:rsid w:val="006E427B"/>
    <w:rsid w:val="006E4CA7"/>
    <w:rsid w:val="006E72D0"/>
    <w:rsid w:val="006F080B"/>
    <w:rsid w:val="006F21CF"/>
    <w:rsid w:val="006F3538"/>
    <w:rsid w:val="006F466C"/>
    <w:rsid w:val="006F6C71"/>
    <w:rsid w:val="006F74B8"/>
    <w:rsid w:val="00702E23"/>
    <w:rsid w:val="0070492F"/>
    <w:rsid w:val="0070518D"/>
    <w:rsid w:val="007127DC"/>
    <w:rsid w:val="00712FEB"/>
    <w:rsid w:val="0071589E"/>
    <w:rsid w:val="00720CF3"/>
    <w:rsid w:val="0072268C"/>
    <w:rsid w:val="00730614"/>
    <w:rsid w:val="00731D24"/>
    <w:rsid w:val="00732ECD"/>
    <w:rsid w:val="00750759"/>
    <w:rsid w:val="007524EE"/>
    <w:rsid w:val="0075433E"/>
    <w:rsid w:val="00760B77"/>
    <w:rsid w:val="00762A0A"/>
    <w:rsid w:val="00763388"/>
    <w:rsid w:val="0077581E"/>
    <w:rsid w:val="007760AD"/>
    <w:rsid w:val="00776AC6"/>
    <w:rsid w:val="007844E6"/>
    <w:rsid w:val="00784603"/>
    <w:rsid w:val="00787E0C"/>
    <w:rsid w:val="00792A11"/>
    <w:rsid w:val="007946BB"/>
    <w:rsid w:val="0079479F"/>
    <w:rsid w:val="007A65A2"/>
    <w:rsid w:val="007B104D"/>
    <w:rsid w:val="007B3D51"/>
    <w:rsid w:val="007B3FE0"/>
    <w:rsid w:val="007B6A40"/>
    <w:rsid w:val="007C1B12"/>
    <w:rsid w:val="007C2FB0"/>
    <w:rsid w:val="007C52F2"/>
    <w:rsid w:val="007D0AEE"/>
    <w:rsid w:val="007D4019"/>
    <w:rsid w:val="007D6106"/>
    <w:rsid w:val="007E6549"/>
    <w:rsid w:val="007F1C2D"/>
    <w:rsid w:val="007F50C2"/>
    <w:rsid w:val="007F6EB3"/>
    <w:rsid w:val="008003B7"/>
    <w:rsid w:val="008025E5"/>
    <w:rsid w:val="00823ECF"/>
    <w:rsid w:val="00825191"/>
    <w:rsid w:val="00831269"/>
    <w:rsid w:val="008312F0"/>
    <w:rsid w:val="0083163F"/>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2EB2"/>
    <w:rsid w:val="00874525"/>
    <w:rsid w:val="008758BC"/>
    <w:rsid w:val="0087667B"/>
    <w:rsid w:val="00876953"/>
    <w:rsid w:val="00876E49"/>
    <w:rsid w:val="0087742F"/>
    <w:rsid w:val="00881A3C"/>
    <w:rsid w:val="008856CB"/>
    <w:rsid w:val="00886531"/>
    <w:rsid w:val="008A0856"/>
    <w:rsid w:val="008A3C6F"/>
    <w:rsid w:val="008A6B22"/>
    <w:rsid w:val="008B0C61"/>
    <w:rsid w:val="008B0E82"/>
    <w:rsid w:val="008B2C1F"/>
    <w:rsid w:val="008B37AD"/>
    <w:rsid w:val="008B58E5"/>
    <w:rsid w:val="008B5D2C"/>
    <w:rsid w:val="008C2D89"/>
    <w:rsid w:val="008C4C8E"/>
    <w:rsid w:val="008C540F"/>
    <w:rsid w:val="008C6877"/>
    <w:rsid w:val="008C73C1"/>
    <w:rsid w:val="008D0987"/>
    <w:rsid w:val="008D4381"/>
    <w:rsid w:val="008D44D5"/>
    <w:rsid w:val="008D7124"/>
    <w:rsid w:val="008E1EF3"/>
    <w:rsid w:val="008E274D"/>
    <w:rsid w:val="008E6D62"/>
    <w:rsid w:val="008F067B"/>
    <w:rsid w:val="008F1BB9"/>
    <w:rsid w:val="008F5A36"/>
    <w:rsid w:val="009076DC"/>
    <w:rsid w:val="009106B6"/>
    <w:rsid w:val="00910A28"/>
    <w:rsid w:val="0091161A"/>
    <w:rsid w:val="009118A3"/>
    <w:rsid w:val="00911CF3"/>
    <w:rsid w:val="0091328B"/>
    <w:rsid w:val="00913C17"/>
    <w:rsid w:val="00914357"/>
    <w:rsid w:val="00916D8F"/>
    <w:rsid w:val="00924528"/>
    <w:rsid w:val="00930DFC"/>
    <w:rsid w:val="00931E79"/>
    <w:rsid w:val="009322A9"/>
    <w:rsid w:val="0093291B"/>
    <w:rsid w:val="00933A6F"/>
    <w:rsid w:val="00936B4D"/>
    <w:rsid w:val="00940783"/>
    <w:rsid w:val="00940843"/>
    <w:rsid w:val="009410AE"/>
    <w:rsid w:val="00943558"/>
    <w:rsid w:val="00955F3A"/>
    <w:rsid w:val="00956C1D"/>
    <w:rsid w:val="00960F46"/>
    <w:rsid w:val="009613EC"/>
    <w:rsid w:val="00961F3D"/>
    <w:rsid w:val="00966DEC"/>
    <w:rsid w:val="009721A9"/>
    <w:rsid w:val="00972967"/>
    <w:rsid w:val="00976A58"/>
    <w:rsid w:val="00980EC8"/>
    <w:rsid w:val="009812EF"/>
    <w:rsid w:val="00987604"/>
    <w:rsid w:val="00987CFE"/>
    <w:rsid w:val="0099099F"/>
    <w:rsid w:val="00990DA7"/>
    <w:rsid w:val="00990E6D"/>
    <w:rsid w:val="009916A8"/>
    <w:rsid w:val="00994C8C"/>
    <w:rsid w:val="00995401"/>
    <w:rsid w:val="009957DD"/>
    <w:rsid w:val="00995932"/>
    <w:rsid w:val="009964FF"/>
    <w:rsid w:val="00996FBD"/>
    <w:rsid w:val="009A2C36"/>
    <w:rsid w:val="009A3065"/>
    <w:rsid w:val="009B1C07"/>
    <w:rsid w:val="009B6041"/>
    <w:rsid w:val="009B7DD2"/>
    <w:rsid w:val="009C44B1"/>
    <w:rsid w:val="009C46C4"/>
    <w:rsid w:val="009C4D92"/>
    <w:rsid w:val="009C56B7"/>
    <w:rsid w:val="009D2DD3"/>
    <w:rsid w:val="009D628C"/>
    <w:rsid w:val="009E1AA6"/>
    <w:rsid w:val="009E1FCC"/>
    <w:rsid w:val="009F0AA7"/>
    <w:rsid w:val="009F1490"/>
    <w:rsid w:val="009F4622"/>
    <w:rsid w:val="00A005ED"/>
    <w:rsid w:val="00A02398"/>
    <w:rsid w:val="00A02E56"/>
    <w:rsid w:val="00A06539"/>
    <w:rsid w:val="00A069AD"/>
    <w:rsid w:val="00A079C8"/>
    <w:rsid w:val="00A07C80"/>
    <w:rsid w:val="00A07CBA"/>
    <w:rsid w:val="00A1050D"/>
    <w:rsid w:val="00A217FD"/>
    <w:rsid w:val="00A249FE"/>
    <w:rsid w:val="00A3582A"/>
    <w:rsid w:val="00A35905"/>
    <w:rsid w:val="00A37202"/>
    <w:rsid w:val="00A41980"/>
    <w:rsid w:val="00A41D89"/>
    <w:rsid w:val="00A43B22"/>
    <w:rsid w:val="00A5163F"/>
    <w:rsid w:val="00A517C5"/>
    <w:rsid w:val="00A51855"/>
    <w:rsid w:val="00A61EAA"/>
    <w:rsid w:val="00A627D4"/>
    <w:rsid w:val="00A639E5"/>
    <w:rsid w:val="00A70B53"/>
    <w:rsid w:val="00A70B6B"/>
    <w:rsid w:val="00A7259D"/>
    <w:rsid w:val="00A734F1"/>
    <w:rsid w:val="00A76662"/>
    <w:rsid w:val="00A7780B"/>
    <w:rsid w:val="00A8166D"/>
    <w:rsid w:val="00A915AF"/>
    <w:rsid w:val="00A920EA"/>
    <w:rsid w:val="00A92825"/>
    <w:rsid w:val="00AA0195"/>
    <w:rsid w:val="00AA37C0"/>
    <w:rsid w:val="00AA5A89"/>
    <w:rsid w:val="00AC6691"/>
    <w:rsid w:val="00AC6947"/>
    <w:rsid w:val="00AC6BA8"/>
    <w:rsid w:val="00AD15BE"/>
    <w:rsid w:val="00AD35A4"/>
    <w:rsid w:val="00AD737D"/>
    <w:rsid w:val="00AD7C4F"/>
    <w:rsid w:val="00AE05BA"/>
    <w:rsid w:val="00AE1392"/>
    <w:rsid w:val="00AE582E"/>
    <w:rsid w:val="00AE6A96"/>
    <w:rsid w:val="00AE7003"/>
    <w:rsid w:val="00AF198A"/>
    <w:rsid w:val="00B06A52"/>
    <w:rsid w:val="00B13702"/>
    <w:rsid w:val="00B13B5F"/>
    <w:rsid w:val="00B13C0A"/>
    <w:rsid w:val="00B23B87"/>
    <w:rsid w:val="00B269E2"/>
    <w:rsid w:val="00B302BA"/>
    <w:rsid w:val="00B30FD4"/>
    <w:rsid w:val="00B36A4B"/>
    <w:rsid w:val="00B41777"/>
    <w:rsid w:val="00B43A38"/>
    <w:rsid w:val="00B44054"/>
    <w:rsid w:val="00B45B8E"/>
    <w:rsid w:val="00B4699D"/>
    <w:rsid w:val="00B47771"/>
    <w:rsid w:val="00B53D2D"/>
    <w:rsid w:val="00B55AC6"/>
    <w:rsid w:val="00B5630F"/>
    <w:rsid w:val="00B574F0"/>
    <w:rsid w:val="00B602EE"/>
    <w:rsid w:val="00B661EC"/>
    <w:rsid w:val="00B725DB"/>
    <w:rsid w:val="00B73DC7"/>
    <w:rsid w:val="00B75446"/>
    <w:rsid w:val="00B77050"/>
    <w:rsid w:val="00B8086E"/>
    <w:rsid w:val="00B82FC2"/>
    <w:rsid w:val="00B873CD"/>
    <w:rsid w:val="00B90A60"/>
    <w:rsid w:val="00B92E32"/>
    <w:rsid w:val="00B95139"/>
    <w:rsid w:val="00B96F5F"/>
    <w:rsid w:val="00BA05C5"/>
    <w:rsid w:val="00BA10EF"/>
    <w:rsid w:val="00BA2153"/>
    <w:rsid w:val="00BA4987"/>
    <w:rsid w:val="00BA7C4D"/>
    <w:rsid w:val="00BB5C00"/>
    <w:rsid w:val="00BB5F48"/>
    <w:rsid w:val="00BC278B"/>
    <w:rsid w:val="00BC34B9"/>
    <w:rsid w:val="00BC35AF"/>
    <w:rsid w:val="00BC49E1"/>
    <w:rsid w:val="00BC7EED"/>
    <w:rsid w:val="00BD001E"/>
    <w:rsid w:val="00BD3D7B"/>
    <w:rsid w:val="00BD5A66"/>
    <w:rsid w:val="00BE08AD"/>
    <w:rsid w:val="00BE233C"/>
    <w:rsid w:val="00BE579F"/>
    <w:rsid w:val="00BF19C7"/>
    <w:rsid w:val="00C01301"/>
    <w:rsid w:val="00C01EBE"/>
    <w:rsid w:val="00C054AC"/>
    <w:rsid w:val="00C05D41"/>
    <w:rsid w:val="00C14A09"/>
    <w:rsid w:val="00C14D7D"/>
    <w:rsid w:val="00C16346"/>
    <w:rsid w:val="00C1693B"/>
    <w:rsid w:val="00C22986"/>
    <w:rsid w:val="00C22BF5"/>
    <w:rsid w:val="00C258D5"/>
    <w:rsid w:val="00C27B1A"/>
    <w:rsid w:val="00C30625"/>
    <w:rsid w:val="00C32665"/>
    <w:rsid w:val="00C354B2"/>
    <w:rsid w:val="00C358B8"/>
    <w:rsid w:val="00C37654"/>
    <w:rsid w:val="00C40C47"/>
    <w:rsid w:val="00C42386"/>
    <w:rsid w:val="00C46C0F"/>
    <w:rsid w:val="00C60DCA"/>
    <w:rsid w:val="00C620F3"/>
    <w:rsid w:val="00C62853"/>
    <w:rsid w:val="00C62888"/>
    <w:rsid w:val="00C62DA4"/>
    <w:rsid w:val="00C633E7"/>
    <w:rsid w:val="00C635D0"/>
    <w:rsid w:val="00C65B30"/>
    <w:rsid w:val="00C65D73"/>
    <w:rsid w:val="00C6630C"/>
    <w:rsid w:val="00C71DC5"/>
    <w:rsid w:val="00C818DD"/>
    <w:rsid w:val="00C83CE0"/>
    <w:rsid w:val="00C875CF"/>
    <w:rsid w:val="00C916C4"/>
    <w:rsid w:val="00C946B2"/>
    <w:rsid w:val="00C971EF"/>
    <w:rsid w:val="00CA16E4"/>
    <w:rsid w:val="00CA20F8"/>
    <w:rsid w:val="00CA332C"/>
    <w:rsid w:val="00CA3DEA"/>
    <w:rsid w:val="00CA50DD"/>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1342"/>
    <w:rsid w:val="00CF266F"/>
    <w:rsid w:val="00CF30CD"/>
    <w:rsid w:val="00CF31DC"/>
    <w:rsid w:val="00CF6013"/>
    <w:rsid w:val="00D0044E"/>
    <w:rsid w:val="00D021A8"/>
    <w:rsid w:val="00D04290"/>
    <w:rsid w:val="00D049A6"/>
    <w:rsid w:val="00D05654"/>
    <w:rsid w:val="00D1110A"/>
    <w:rsid w:val="00D325DC"/>
    <w:rsid w:val="00D33D3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44D8"/>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0669B"/>
    <w:rsid w:val="00E27085"/>
    <w:rsid w:val="00E309F6"/>
    <w:rsid w:val="00E30BE4"/>
    <w:rsid w:val="00E34671"/>
    <w:rsid w:val="00E355B3"/>
    <w:rsid w:val="00E3591C"/>
    <w:rsid w:val="00E40322"/>
    <w:rsid w:val="00E41371"/>
    <w:rsid w:val="00E435FD"/>
    <w:rsid w:val="00E44783"/>
    <w:rsid w:val="00E447FB"/>
    <w:rsid w:val="00E44CC5"/>
    <w:rsid w:val="00E501B9"/>
    <w:rsid w:val="00E5263E"/>
    <w:rsid w:val="00E53C0C"/>
    <w:rsid w:val="00E561B0"/>
    <w:rsid w:val="00E56351"/>
    <w:rsid w:val="00E6095C"/>
    <w:rsid w:val="00E6161A"/>
    <w:rsid w:val="00E61F20"/>
    <w:rsid w:val="00E73151"/>
    <w:rsid w:val="00E7661A"/>
    <w:rsid w:val="00E8114C"/>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C5EA1"/>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16C2"/>
    <w:rsid w:val="00F12D64"/>
    <w:rsid w:val="00F22D59"/>
    <w:rsid w:val="00F26748"/>
    <w:rsid w:val="00F274CF"/>
    <w:rsid w:val="00F27F94"/>
    <w:rsid w:val="00F32010"/>
    <w:rsid w:val="00F32165"/>
    <w:rsid w:val="00F33A48"/>
    <w:rsid w:val="00F37166"/>
    <w:rsid w:val="00F37A96"/>
    <w:rsid w:val="00F42EA2"/>
    <w:rsid w:val="00F5353D"/>
    <w:rsid w:val="00F55831"/>
    <w:rsid w:val="00F63CDD"/>
    <w:rsid w:val="00F6591B"/>
    <w:rsid w:val="00F66D40"/>
    <w:rsid w:val="00F67340"/>
    <w:rsid w:val="00F70254"/>
    <w:rsid w:val="00F71446"/>
    <w:rsid w:val="00F7212D"/>
    <w:rsid w:val="00F75717"/>
    <w:rsid w:val="00F7631C"/>
    <w:rsid w:val="00F8022C"/>
    <w:rsid w:val="00F81A63"/>
    <w:rsid w:val="00F82002"/>
    <w:rsid w:val="00F82A09"/>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2E8F"/>
    <w:rsid w:val="00FD3419"/>
    <w:rsid w:val="00FD40B4"/>
    <w:rsid w:val="00FE2090"/>
    <w:rsid w:val="00FE3283"/>
    <w:rsid w:val="00FE3850"/>
    <w:rsid w:val="00FE4673"/>
    <w:rsid w:val="00FE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abs/2105.07459"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52</Pages>
  <Words>20531</Words>
  <Characters>117031</Characters>
  <Application>Microsoft Office Word</Application>
  <DocSecurity>0</DocSecurity>
  <Lines>975</Lines>
  <Paragraphs>274</Paragraphs>
  <ScaleCrop>false</ScaleCrop>
  <Company/>
  <LinksUpToDate>false</LinksUpToDate>
  <CharactersWithSpaces>137288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137</cp:revision>
  <dcterms:created xsi:type="dcterms:W3CDTF">2022-06-16T06:39:00Z</dcterms:created>
  <dcterms:modified xsi:type="dcterms:W3CDTF">2022-06-27T09:33:00Z</dcterms:modified>
</cp:coreProperties>
</file>
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4BE00EEB"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w:t>
      </w:r>
      <w:r w:rsidR="00324E8C">
        <w:rPr>
          <w:rFonts w:ascii="Times New Roman" w:eastAsia="宋体" w:hAnsi="Times New Roman" w:cs="Times New Roman" w:hint="eastAsia"/>
          <w:b/>
          <w:bCs/>
          <w:color w:val="800000"/>
          <w:kern w:val="0"/>
          <w:sz w:val="32"/>
          <w:szCs w:val="32"/>
        </w:rPr>
        <w:t>Byzantine</w:t>
      </w:r>
      <w:r w:rsidR="00324E8C">
        <w:rPr>
          <w:rFonts w:ascii="Times New Roman" w:eastAsia="宋体" w:hAnsi="Times New Roman" w:cs="Times New Roman"/>
          <w:b/>
          <w:bCs/>
          <w:color w:val="800000"/>
          <w:kern w:val="0"/>
          <w:sz w:val="32"/>
          <w:szCs w:val="32"/>
        </w:rPr>
        <w:t xml:space="preserve"> Fault Tolerance </w:t>
      </w:r>
      <w:r w:rsidRPr="00756C87">
        <w:rPr>
          <w:rFonts w:ascii="Times New Roman" w:eastAsia="宋体" w:hAnsi="Times New Roman" w:cs="Times New Roman"/>
          <w:b/>
          <w:bCs/>
          <w:color w:val="800000"/>
          <w:kern w:val="0"/>
          <w:sz w:val="32"/>
          <w:szCs w:val="32"/>
        </w:rPr>
        <w:t>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9D48986"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 xml:space="preserve">for blockchain in wireless networks. SWIB </w:t>
      </w:r>
      <w:r w:rsidR="00EF4DBE">
        <w:rPr>
          <w:rFonts w:ascii="Times New Roman" w:hAnsi="Times New Roman" w:cs="Times New Roman"/>
          <w:sz w:val="24"/>
          <w:szCs w:val="24"/>
        </w:rPr>
        <w:t>randomly</w:t>
      </w:r>
      <w:r w:rsidR="00EF4DBE">
        <w:rPr>
          <w:rFonts w:ascii="Times New Roman" w:hAnsi="Times New Roman" w:cs="Times New Roman"/>
          <w:sz w:val="24"/>
          <w:szCs w:val="24"/>
        </w:rPr>
        <w:t xml:space="preserve"> </w:t>
      </w:r>
      <w:r>
        <w:rPr>
          <w:rFonts w:ascii="Times New Roman" w:hAnsi="Times New Roman" w:cs="Times New Roman"/>
          <w:sz w:val="24"/>
          <w:szCs w:val="24"/>
        </w:rPr>
        <w:t>selects a block proposer to prevent adversary corrupti</w:t>
      </w:r>
      <w:r w:rsidR="00EF4DBE">
        <w:rPr>
          <w:rFonts w:ascii="Times New Roman" w:hAnsi="Times New Roman" w:cs="Times New Roman" w:hint="eastAsia"/>
          <w:sz w:val="24"/>
          <w:szCs w:val="24"/>
        </w:rPr>
        <w:t>on</w:t>
      </w:r>
      <w:r>
        <w:rPr>
          <w:rFonts w:ascii="Times New Roman" w:hAnsi="Times New Roman" w:cs="Times New Roman"/>
          <w:sz w:val="24"/>
          <w:szCs w:val="24"/>
        </w:rPr>
        <w:t>,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voting mechanism to improve the performance of blockchain system. Because only one block will be confirmed in per round, SWIB protocol can avoid the occurrence of blockchain forks. Moreover, it can tolerat</w:t>
      </w:r>
      <w:r w:rsidR="00AA183E">
        <w:rPr>
          <w:rFonts w:ascii="Times New Roman" w:hAnsi="Times New Roman" w:cs="Times New Roman"/>
          <w:sz w:val="24"/>
          <w:szCs w:val="24"/>
        </w:rPr>
        <w:t>e up to</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sidR="00AA183E">
        <w:rPr>
          <w:rFonts w:ascii="Times New Roman" w:hAnsi="Times New Roman" w:cs="Times New Roman"/>
          <w:kern w:val="0"/>
          <w:sz w:val="24"/>
          <w:szCs w:val="24"/>
        </w:rPr>
        <w:t>malicious</w:t>
      </w:r>
      <w:r>
        <w:rPr>
          <w:rFonts w:ascii="Times New Roman" w:hAnsi="Times New Roman" w:cs="Times New Roman"/>
          <w:kern w:val="0"/>
          <w:sz w:val="24"/>
          <w:szCs w:val="24"/>
        </w:rPr>
        <w:t xml:space="preserve">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w:t>
      </w:r>
      <w:r>
        <w:rPr>
          <w:rFonts w:ascii="Times New Roman" w:eastAsia="宋体" w:hAnsi="Times New Roman" w:cs="Times New Roman"/>
          <w:sz w:val="24"/>
          <w:szCs w:val="24"/>
        </w:rPr>
        <w:lastRenderedPageBreak/>
        <w:t>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wChain.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SWIB</w:t>
      </w:r>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SWIB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(Boneh-Lynn-Shacham)</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SWIB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SWIB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r w:rsidR="00EB5CE3">
        <w:rPr>
          <w:rFonts w:ascii="Times New Roman" w:eastAsia="宋体" w:hAnsi="Times New Roman" w:cs="Times New Roman"/>
          <w:sz w:val="24"/>
          <w:szCs w:val="24"/>
        </w:rPr>
        <w:lastRenderedPageBreak/>
        <w:t>SWIB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SWIB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(PoW) [4], which is adopted in Bitcoin and Ethereum. In PoW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PoW-based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PoW-based blockchain protocol is in general large, and transaction throughput is limited. In order </w:t>
      </w:r>
      <w:r>
        <w:rPr>
          <w:rFonts w:ascii="Times New Roman" w:eastAsia="宋体" w:hAnsi="Times New Roman" w:cs="Times New Roman"/>
          <w:sz w:val="24"/>
          <w:szCs w:val="24"/>
        </w:rPr>
        <w:lastRenderedPageBreak/>
        <w:t xml:space="preserve">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(PoS) [5] is a typical consensus protocol in this aspect. In PoS, consensus nodes are elected as block proposer according to their held stakes. The more stakes a node holds, the higher the probability it is elected. In order to solve the “Nothing at stake” problem of PoS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(PBFT)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BFT consensus protocol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PoW and PoS, aiming to replace the PoW consensus algorithm with PoS consensus algorithm in Ethereum. This consensus protocol improves the security of blockchain system by </w:t>
      </w:r>
      <w:r>
        <w:rPr>
          <w:rFonts w:ascii="Times New Roman" w:eastAsia="宋体" w:hAnsi="Times New Roman" w:cs="Times New Roman"/>
          <w:sz w:val="24"/>
          <w:szCs w:val="24"/>
        </w:rPr>
        <w:lastRenderedPageBreak/>
        <w:t>reducing the risk of chain fork. Fruitchain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uses a hybrid consensus protocol of PoW and DPoS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In order to prevent chain fork and achieve high performance, some hybrid consensus protocols combining resource-proof-based and BFT consensus algorithms have been proposed. ByzCoin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improves transaction throughput by adopting a hybrid consensus protocol of PoW and BFT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decrease the waste of resources, Tendermint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uses a hybrid consensus protocol combining PoS and BFT consensus algorithms. This protocol adopts leader rotation mechanism to avoid adversary corruption, and achieve high security and performance of system by BFT consensus algorithm. Besides, Algorand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is a hybrid consensus protocol of PoS and Byzantine agreement algorithms. This protocol uses VRF-based leader and committee election algorithm to prevent adversary knowing the information of leader and committee in advance. Byzantine agreement protocol can make sure high performance and strong consistency of system. However, these consensus protocols adopting BFT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Our protocol is a type of hybrid consensus protocol combining PoS and communication-based consensus algorithms. This protocol uses PoS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wChain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lastRenderedPageBreak/>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w:t>
      </w:r>
      <w:r>
        <w:rPr>
          <w:rFonts w:ascii="Times New Roman" w:eastAsia="宋体" w:hAnsi="Times New Roman" w:cs="Times New Roman"/>
          <w:kern w:val="0"/>
          <w:sz w:val="24"/>
          <w:szCs w:val="24"/>
        </w:rPr>
        <w:lastRenderedPageBreak/>
        <w:t xml:space="preserve">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hreshold Boneh-Lynn-Shacham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w:t>
      </w:r>
      <w:r w:rsidR="00183C43" w:rsidRPr="0084285A">
        <w:rPr>
          <w:rFonts w:ascii="Times New Roman" w:eastAsia="宋体" w:hAnsi="Times New Roman" w:cs="Times New Roman"/>
          <w:kern w:val="0"/>
          <w:sz w:val="24"/>
          <w:szCs w:val="24"/>
        </w:rPr>
        <w:lastRenderedPageBreak/>
        <w:t>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6F7F5D59" w14:textId="79ACA667" w:rsidR="009A11E8" w:rsidRPr="00795BC0" w:rsidRDefault="00000000" w:rsidP="00F433AC">
      <w:pPr>
        <w:spacing w:afterLines="50" w:after="156"/>
        <w:rPr>
          <w:rFonts w:ascii="Times New Roman" w:eastAsia="宋体" w:hAnsi="Times New Roman" w:cs="Times New Roman" w:hint="eastAsia"/>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exponent</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9"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6D5F24BB"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00151953">
        <w:rPr>
          <w:rFonts w:ascii="Times New Roman" w:eastAsia="宋体" w:hAnsi="Times New Roman" w:cs="Times New Roman"/>
          <w:kern w:val="0"/>
          <w:sz w:val="24"/>
          <w:szCs w:val="24"/>
        </w:rPr>
        <w:t xml:space="preserve">of a node </w:t>
      </w:r>
      <w:r w:rsidRPr="00795BC0">
        <w:rPr>
          <w:rFonts w:ascii="Times New Roman" w:eastAsia="宋体" w:hAnsi="Times New Roman" w:cs="Times New Roman"/>
          <w:kern w:val="0"/>
          <w:sz w:val="24"/>
          <w:szCs w:val="24"/>
        </w:rPr>
        <w:t>can be expressed as</w:t>
      </w:r>
    </w:p>
    <w:p w14:paraId="199C844B" w14:textId="78924274"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51091F9F" w:rsidR="005C3412" w:rsidRPr="002A49AF"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node. </w:t>
      </w:r>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lastRenderedPageBreak/>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51397FCE"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1E0C65DC"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5C341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3B4584D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6BE2C3BC"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77777777"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 slot</w:t>
      </w:r>
      <w:r>
        <w:rPr>
          <w:rFonts w:ascii="Times New Roman" w:eastAsia="宋体" w:hAnsi="Times New Roman" w:cs="Times New Roman"/>
          <w:kern w:val="0"/>
          <w:sz w:val="24"/>
          <w:szCs w:val="24"/>
        </w:rPr>
        <w:t>s to broadcast a packet from a node to its target nodes is</w:t>
      </w:r>
    </w:p>
    <w:p w14:paraId="08CEA35B" w14:textId="0332698E" w:rsidR="005C3412" w:rsidRPr="00262951" w:rsidRDefault="00000000" w:rsidP="005C3412">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547A05E1"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p>
    <w:p w14:paraId="6FD54BEA" w14:textId="548C59C4"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time slots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68388A5A"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#(10)#</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nodes.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159BCB0A"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,#(11)</m:t>
              </m:r>
            </m:e>
          </m:eqArr>
          <m:r>
            <w:rPr>
              <w:rFonts w:ascii="Cambria Math" w:eastAsia="宋体" w:hAnsi="Cambria Math" w:cs="Times New Roman"/>
              <w:kern w:val="0"/>
              <w:sz w:val="24"/>
              <w:szCs w:val="24"/>
            </w:rPr>
            <m:t xml:space="preserve"> </m:t>
          </m:r>
        </m:oMath>
      </m:oMathPara>
    </w:p>
    <w:p w14:paraId="10E7D65D" w14:textId="77777777"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node.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673E1B4E" w14:textId="0DF26684" w:rsidR="005C3412" w:rsidRPr="00C007E0"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generation of blocks and prevent other new nodes </w:t>
      </w:r>
      <w:r>
        <w:rPr>
          <w:rFonts w:ascii="Times New Roman" w:eastAsia="宋体" w:hAnsi="Times New Roman" w:cs="Times New Roman"/>
          <w:kern w:val="0"/>
          <w:sz w:val="24"/>
          <w:szCs w:val="24"/>
        </w:rPr>
        <w:lastRenderedPageBreak/>
        <w:t>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lastRenderedPageBreak/>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1B8B259"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p>
    <w:p w14:paraId="6FB01D8C" w14:textId="28C41B3F" w:rsidR="008437DB" w:rsidRDefault="00A21FFC"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512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647.15pt" o:ole="">
            <v:imagedata r:id="rId10" o:title=""/>
          </v:shape>
          <o:OLEObject Type="Embed" ProgID="Equation.Ribbit" ShapeID="_x0000_i1025" DrawAspect="Content" ObjectID="_1719682577" r:id="rId11"/>
        </w:object>
      </w:r>
    </w:p>
    <w:p w14:paraId="0560E709" w14:textId="1710FF18" w:rsidR="00C222FC" w:rsidRDefault="00E27731" w:rsidP="00565E0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w:t>
      </w:r>
      <w:r w:rsidR="002B18A0">
        <w:rPr>
          <w:rFonts w:ascii="Times New Roman" w:eastAsia="宋体" w:hAnsi="Times New Roman" w:cs="Times New Roman"/>
          <w:kern w:val="0"/>
          <w:sz w:val="24"/>
          <w:szCs w:val="24"/>
        </w:rPr>
        <w:lastRenderedPageBreak/>
        <w:t xml:space="preserve">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10"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0"/>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1"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2"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58C6E0C3"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637862A7"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w:t>
      </w:r>
      <w:r w:rsidR="00DB3AED" w:rsidRPr="008645C7">
        <w:rPr>
          <w:rFonts w:ascii="Times New Roman" w:eastAsia="宋体" w:hAnsi="Times New Roman" w:cs="Times New Roman"/>
          <w:kern w:val="0"/>
          <w:sz w:val="24"/>
          <w:szCs w:val="24"/>
        </w:rPr>
        <w:lastRenderedPageBreak/>
        <w:t xml:space="preserve">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7879CFC5"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message </w:t>
      </w:r>
      <w:r w:rsidR="00565E0B">
        <w:rPr>
          <w:rFonts w:ascii="Times New Roman" w:eastAsia="宋体" w:hAnsi="Times New Roman" w:cs="Times New Roman"/>
          <w:kern w:val="0"/>
          <w:sz w:val="24"/>
          <w:szCs w:val="24"/>
        </w:rPr>
        <w:t>function</w:t>
      </w:r>
      <w:r w:rsidR="00465E30">
        <w:rPr>
          <w:rFonts w:ascii="Times New Roman" w:eastAsia="宋体" w:hAnsi="Times New Roman" w:cs="Times New Roman"/>
          <w:kern w:val="0"/>
          <w:sz w:val="24"/>
          <w:szCs w:val="24"/>
        </w:rPr>
        <w:t xml:space="preserve"> (Algorithm </w:t>
      </w:r>
      <w:r w:rsidR="00565E0B">
        <w:rPr>
          <w:rFonts w:ascii="Times New Roman" w:eastAsia="宋体" w:hAnsi="Times New Roman" w:cs="Times New Roman"/>
          <w:kern w:val="0"/>
          <w:sz w:val="24"/>
          <w:szCs w:val="24"/>
        </w:rPr>
        <w:t>1, lines 36-58</w:t>
      </w:r>
      <w:r w:rsidR="00465E3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2F4F22A2" w14:textId="726A5DEE"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p>
    <w:p w14:paraId="65ADA130" w14:textId="7F9CAE79"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SWIB.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4716958D" w14:textId="77777777" w:rsidR="00ED431D" w:rsidRDefault="00ED431D" w:rsidP="00ED431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 in a consensus round, and only one block will be committed in a consensus round. We have the following theorem.</w:t>
      </w:r>
    </w:p>
    <w:p w14:paraId="487428B9" w14:textId="735DA78A" w:rsidR="00ED431D" w:rsidRDefault="00ED431D" w:rsidP="00ED431D">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r w:rsidR="00240663">
        <w:rPr>
          <w:rFonts w:ascii="Times New Roman" w:eastAsia="宋体" w:hAnsi="Times New Roman" w:cs="Times New Roman"/>
          <w:kern w:val="0"/>
          <w:sz w:val="24"/>
          <w:szCs w:val="24"/>
        </w:rPr>
        <w:t>I</w:t>
      </w:r>
      <w:r w:rsidR="00240663">
        <w:rPr>
          <w:rFonts w:ascii="Times New Roman" w:eastAsia="宋体" w:hAnsi="Times New Roman" w:cs="Times New Roman"/>
          <w:kern w:val="0"/>
          <w:sz w:val="24"/>
          <w:szCs w:val="24"/>
        </w:rPr>
        <w:t xml:space="preserve">n blockchain system consisting of </w:t>
      </w:r>
      <m:oMath>
        <m:r>
          <w:rPr>
            <w:rFonts w:ascii="Cambria Math" w:eastAsia="宋体" w:hAnsi="Cambria Math" w:cs="Times New Roman"/>
            <w:kern w:val="0"/>
            <w:sz w:val="24"/>
            <w:szCs w:val="24"/>
          </w:rPr>
          <m:t>N</m:t>
        </m:r>
      </m:oMath>
      <w:r w:rsidR="00240663">
        <w:rPr>
          <w:rFonts w:ascii="Times New Roman" w:eastAsia="宋体" w:hAnsi="Times New Roman" w:cs="Times New Roman" w:hint="eastAsia"/>
          <w:kern w:val="0"/>
          <w:sz w:val="24"/>
          <w:szCs w:val="24"/>
        </w:rPr>
        <w:t xml:space="preserve"> </w:t>
      </w:r>
      <w:r w:rsidR="00240663">
        <w:rPr>
          <w:rFonts w:ascii="Times New Roman" w:eastAsia="宋体" w:hAnsi="Times New Roman" w:cs="Times New Roman"/>
          <w:kern w:val="0"/>
          <w:sz w:val="24"/>
          <w:szCs w:val="24"/>
        </w:rPr>
        <w:t>nodes</w:t>
      </w:r>
      <w:r w:rsidR="0024066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SWIB can tolerate up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Byzantine </w:t>
      </w:r>
      <w:r w:rsidR="00A32C80">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w:t>
      </w:r>
    </w:p>
    <w:p w14:paraId="38DE66B2" w14:textId="25B1DE12" w:rsidR="00ED431D" w:rsidRPr="00ED431D" w:rsidRDefault="00ED431D" w:rsidP="00ED431D">
      <w:pPr>
        <w:spacing w:afterLines="50" w:after="156"/>
        <w:rPr>
          <w:rFonts w:ascii="Times New Roman" w:eastAsia="宋体" w:hAnsi="Times New Roman" w:cs="Times New Roman"/>
          <w:kern w:val="0"/>
          <w:sz w:val="24"/>
          <w:szCs w:val="24"/>
        </w:rPr>
      </w:pPr>
      <w:r w:rsidRPr="00240663">
        <w:rPr>
          <w:rFonts w:ascii="Times New Roman" w:eastAsia="宋体" w:hAnsi="Times New Roman" w:cs="Times New Roman"/>
          <w:b/>
          <w:bCs/>
          <w:kern w:val="0"/>
          <w:sz w:val="24"/>
          <w:szCs w:val="24"/>
        </w:rPr>
        <w:t xml:space="preserve">Proof.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will be finalized. Since </w:t>
      </w:r>
      <w:r w:rsidR="00833524">
        <w:rPr>
          <w:rFonts w:ascii="Times New Roman" w:eastAsia="宋体" w:hAnsi="Times New Roman" w:cs="Times New Roman"/>
          <w:kern w:val="0"/>
          <w:sz w:val="24"/>
          <w:szCs w:val="24"/>
        </w:rPr>
        <w:t xml:space="preserve">all </w:t>
      </w:r>
      <w:r>
        <w:rPr>
          <w:rFonts w:ascii="Times New Roman" w:eastAsia="宋体" w:hAnsi="Times New Roman" w:cs="Times New Roman"/>
          <w:kern w:val="0"/>
          <w:sz w:val="24"/>
          <w:szCs w:val="24"/>
        </w:rPr>
        <w:t>honest node</w:t>
      </w:r>
      <w:r w:rsidR="008335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833524">
        <w:rPr>
          <w:rFonts w:ascii="Times New Roman" w:eastAsia="宋体" w:hAnsi="Times New Roman" w:cs="Times New Roman"/>
          <w:kern w:val="0"/>
          <w:sz w:val="24"/>
          <w:szCs w:val="24"/>
        </w:rPr>
        <w:t>will</w:t>
      </w:r>
      <w:r>
        <w:rPr>
          <w:rFonts w:ascii="Times New Roman" w:eastAsia="宋体" w:hAnsi="Times New Roman" w:cs="Times New Roman"/>
          <w:kern w:val="0"/>
          <w:sz w:val="24"/>
          <w:szCs w:val="24"/>
        </w:rPr>
        <w:t xml:space="preserve"> vote for </w:t>
      </w:r>
      <w:r w:rsidR="00FA21E6">
        <w:rPr>
          <w:rFonts w:ascii="Times New Roman" w:eastAsia="宋体" w:hAnsi="Times New Roman" w:cs="Times New Roman"/>
          <w:kern w:val="0"/>
          <w:sz w:val="24"/>
          <w:szCs w:val="24"/>
        </w:rPr>
        <w:t>the same</w:t>
      </w:r>
      <w:r>
        <w:rPr>
          <w:rFonts w:ascii="Times New Roman" w:eastAsia="宋体" w:hAnsi="Times New Roman" w:cs="Times New Roman"/>
          <w:kern w:val="0"/>
          <w:sz w:val="24"/>
          <w:szCs w:val="24"/>
        </w:rPr>
        <w:t xml:space="preserve"> block</w:t>
      </w:r>
      <w:r w:rsidR="00E74CFF">
        <w:rPr>
          <w:rFonts w:ascii="Times New Roman" w:eastAsia="宋体" w:hAnsi="Times New Roman" w:cs="Times New Roman"/>
          <w:kern w:val="0"/>
          <w:sz w:val="24"/>
          <w:szCs w:val="24"/>
        </w:rPr>
        <w:t xml:space="preserve"> once</w:t>
      </w:r>
      <w:r>
        <w:rPr>
          <w:rFonts w:ascii="Times New Roman" w:eastAsia="宋体" w:hAnsi="Times New Roman" w:cs="Times New Roman"/>
          <w:kern w:val="0"/>
          <w:sz w:val="24"/>
          <w:szCs w:val="24"/>
        </w:rPr>
        <w:t xml:space="preserve">, either only one of the blocks or </w:t>
      </w:r>
      <w:r w:rsidR="00240663">
        <w:rPr>
          <w:rFonts w:ascii="Times New Roman" w:eastAsia="宋体" w:hAnsi="Times New Roman" w:cs="Times New Roman"/>
          <w:kern w:val="0"/>
          <w:sz w:val="24"/>
          <w:szCs w:val="24"/>
        </w:rPr>
        <w:t xml:space="preserve">an </w:t>
      </w:r>
      <w:r w:rsidR="00240663">
        <w:rPr>
          <w:rFonts w:ascii="Times New Roman" w:eastAsia="宋体" w:hAnsi="Times New Roman" w:cs="Times New Roman"/>
          <w:kern w:val="0"/>
          <w:sz w:val="24"/>
          <w:szCs w:val="24"/>
        </w:rPr>
        <w:lastRenderedPageBreak/>
        <w:t>empty</w:t>
      </w:r>
      <w:r>
        <w:rPr>
          <w:rFonts w:ascii="Times New Roman" w:eastAsia="宋体" w:hAnsi="Times New Roman" w:cs="Times New Roman"/>
          <w:kern w:val="0"/>
          <w:sz w:val="24"/>
          <w:szCs w:val="24"/>
        </w:rPr>
        <w:t xml:space="preserve"> block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to recover full signature. </w:t>
      </w:r>
      <w:r w:rsidR="00FA21E6">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two blocks may be finalized by recovering two distinct valid full signatures in the same consensus round. However, this contrary with the uniqueness of SWIB. In addition, </w:t>
      </w:r>
      <w:r w:rsidR="00C94D4C">
        <w:rPr>
          <w:rFonts w:ascii="Times New Roman" w:eastAsia="宋体" w:hAnsi="Times New Roman" w:cs="Times New Roman"/>
          <w:kern w:val="0"/>
          <w:sz w:val="24"/>
          <w:szCs w:val="24"/>
        </w:rPr>
        <w:t>adversary controls more than</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94D4C">
        <w:rPr>
          <w:rFonts w:ascii="Times New Roman" w:eastAsia="宋体" w:hAnsi="Times New Roman" w:cs="Times New Roman" w:hint="eastAsia"/>
          <w:kern w:val="0"/>
          <w:sz w:val="24"/>
          <w:szCs w:val="24"/>
        </w:rPr>
        <w:t xml:space="preserve"> </w:t>
      </w:r>
      <w:r w:rsidR="0019182A">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 xml:space="preserve">can control the recovery of full signature or forge a valid full signature through their private keys. </w:t>
      </w:r>
      <w:r w:rsidR="0019182A">
        <w:rPr>
          <w:rFonts w:ascii="Times New Roman" w:eastAsia="宋体" w:hAnsi="Times New Roman" w:cs="Times New Roman"/>
          <w:kern w:val="0"/>
          <w:sz w:val="24"/>
          <w:szCs w:val="24"/>
        </w:rPr>
        <w:t xml:space="preserve">Thus, </w:t>
      </w:r>
      <w:r>
        <w:rPr>
          <w:rFonts w:ascii="Times New Roman" w:eastAsia="宋体" w:hAnsi="Times New Roman" w:cs="Times New Roman"/>
          <w:kern w:val="0"/>
          <w:sz w:val="24"/>
          <w:szCs w:val="24"/>
        </w:rPr>
        <w:t xml:space="preserve">SWIB </w:t>
      </w:r>
      <w:r w:rsidR="00A32C80">
        <w:rPr>
          <w:rFonts w:ascii="Times New Roman" w:eastAsia="宋体" w:hAnsi="Times New Roman" w:cs="Times New Roman"/>
          <w:kern w:val="0"/>
          <w:sz w:val="24"/>
          <w:szCs w:val="24"/>
        </w:rPr>
        <w:t>can only tolerate up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00A32C80">
        <w:rPr>
          <w:rFonts w:ascii="Times New Roman" w:eastAsia="宋体" w:hAnsi="Times New Roman" w:cs="Times New Roman"/>
          <w:kern w:val="0"/>
          <w:sz w:val="24"/>
          <w:szCs w:val="24"/>
        </w:rPr>
        <w:t>Byzantine nodes</w:t>
      </w:r>
      <w:r>
        <w:rPr>
          <w:rFonts w:ascii="Times New Roman" w:eastAsia="宋体" w:hAnsi="Times New Roman" w:cs="Times New Roman"/>
          <w:kern w:val="0"/>
          <w:sz w:val="24"/>
          <w:szCs w:val="24"/>
        </w:rPr>
        <w:t>.</w:t>
      </w:r>
      <w:r>
        <w:rPr>
          <w:rFonts w:ascii="Lucida Sans Unicode" w:eastAsia="宋体" w:hAnsi="Lucida Sans Unicode" w:cs="Lucida Sans Unicode"/>
          <w:kern w:val="0"/>
          <w:sz w:val="24"/>
          <w:szCs w:val="24"/>
        </w:rPr>
        <w:t>■</w:t>
      </w:r>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386FD908"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w:t>
      </w:r>
      <w:r w:rsidR="002D65F7">
        <w:rPr>
          <w:rFonts w:ascii="Times New Roman" w:eastAsia="宋体" w:hAnsi="Times New Roman" w:cs="Times New Roman"/>
          <w:kern w:val="0"/>
          <w:sz w:val="24"/>
          <w:szCs w:val="24"/>
        </w:rPr>
        <w:t>receive</w:t>
      </w:r>
      <w:r>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w:t>
      </w:r>
      <w:r w:rsidR="008E1536">
        <w:rPr>
          <w:rFonts w:ascii="Times New Roman" w:eastAsia="宋体" w:hAnsi="Times New Roman" w:cs="Times New Roman"/>
          <w:kern w:val="0"/>
          <w:sz w:val="24"/>
          <w:szCs w:val="24"/>
        </w:rPr>
        <w:t xml:space="preserve"> </w:t>
      </w:r>
      <w:r w:rsidR="008E1536">
        <w:rPr>
          <w:rFonts w:ascii="Times New Roman" w:eastAsia="宋体" w:hAnsi="Times New Roman" w:cs="Times New Roman" w:hint="eastAsia"/>
          <w:kern w:val="0"/>
          <w:sz w:val="24"/>
          <w:szCs w:val="24"/>
        </w:rPr>
        <w:t>from</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an</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honest</w:t>
      </w:r>
      <w:r w:rsidR="008E1536">
        <w:rPr>
          <w:rFonts w:ascii="Times New Roman" w:eastAsia="宋体" w:hAnsi="Times New Roman" w:cs="Times New Roman"/>
          <w:kern w:val="0"/>
          <w:sz w:val="24"/>
          <w:szCs w:val="24"/>
        </w:rPr>
        <w:t xml:space="preserve"> block proposer</w:t>
      </w:r>
      <w:r>
        <w:rPr>
          <w:rFonts w:ascii="Times New Roman" w:eastAsia="宋体" w:hAnsi="Times New Roman" w:cs="Times New Roman"/>
          <w:kern w:val="0"/>
          <w:sz w:val="24"/>
          <w:szCs w:val="24"/>
        </w:rPr>
        <w:t xml:space="preserve"> with </w:t>
      </w:r>
      <w:r w:rsidR="00140B7A">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probability </w:t>
      </w:r>
      <m:oMath>
        <m:r>
          <w:rPr>
            <w:rFonts w:ascii="Cambria Math" w:eastAsia="宋体" w:hAnsi="Cambria Math" w:cs="Times New Roman"/>
            <w:kern w:val="0"/>
            <w:sz w:val="24"/>
            <w:szCs w:val="24"/>
          </w:rPr>
          <m:t>ξ</m:t>
        </m:r>
        <m:r>
          <w:rPr>
            <w:rFonts w:ascii="Cambria Math" w:eastAsia="宋体" w:hAnsi="Cambria Math" w:cs="Times New Roman"/>
            <w:kern w:val="0"/>
            <w:sz w:val="24"/>
            <w:szCs w:val="24"/>
          </w:rPr>
          <m:t xml:space="preserve">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which</w:t>
      </w:r>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w:t>
      </w:r>
      <w:r w:rsidR="00F44F9F">
        <w:rPr>
          <w:rFonts w:ascii="Times New Roman" w:eastAsia="宋体" w:hAnsi="Times New Roman" w:cs="Times New Roman"/>
          <w:kern w:val="0"/>
          <w:sz w:val="24"/>
          <w:szCs w:val="24"/>
        </w:rPr>
        <w:t>a</w:t>
      </w:r>
      <w:r w:rsidR="0024224B">
        <w:rPr>
          <w:rFonts w:ascii="Times New Roman" w:eastAsia="宋体" w:hAnsi="Times New Roman" w:cs="Times New Roman"/>
          <w:kern w:val="0"/>
          <w:sz w:val="24"/>
          <w:szCs w:val="24"/>
        </w:rPr>
        <w:t xml:space="preserve"> </w:t>
      </w:r>
      <w:r w:rsidR="00097695">
        <w:rPr>
          <w:rFonts w:ascii="Times New Roman" w:eastAsia="宋体" w:hAnsi="Times New Roman" w:cs="Times New Roman"/>
          <w:kern w:val="0"/>
          <w:sz w:val="24"/>
          <w:szCs w:val="24"/>
        </w:rPr>
        <w:t xml:space="preserve">target transmission success probability </w:t>
      </w:r>
      <w:r w:rsidR="00140B7A">
        <w:rPr>
          <w:rFonts w:ascii="Times New Roman" w:eastAsia="宋体" w:hAnsi="Times New Roman" w:cs="Times New Roman"/>
          <w:kern w:val="0"/>
          <w:sz w:val="24"/>
          <w:szCs w:val="24"/>
        </w:rPr>
        <w:t>of a block</w:t>
      </w:r>
      <w:r>
        <w:rPr>
          <w:rFonts w:ascii="Times New Roman" w:eastAsia="宋体" w:hAnsi="Times New Roman" w:cs="Times New Roman" w:hint="eastAsia"/>
          <w:kern w:val="0"/>
          <w:sz w:val="24"/>
          <w:szCs w:val="24"/>
        </w:rPr>
        <w:t>.</w:t>
      </w:r>
    </w:p>
    <w:p w14:paraId="5EB1E216" w14:textId="18F45CB0"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sidR="00246B12">
        <w:rPr>
          <w:rFonts w:ascii="Times New Roman" w:eastAsia="宋体" w:hAnsi="Times New Roman" w:cs="Times New Roman"/>
          <w:kern w:val="0"/>
          <w:sz w:val="24"/>
          <w:szCs w:val="24"/>
        </w:rPr>
        <w:t xml:space="preserve">The </w:t>
      </w:r>
      <w:r w:rsidR="00246B12">
        <w:rPr>
          <w:rFonts w:ascii="Times New Roman" w:eastAsia="宋体" w:hAnsi="Times New Roman" w:cs="Times New Roman"/>
          <w:kern w:val="0"/>
          <w:sz w:val="24"/>
          <w:szCs w:val="24"/>
        </w:rPr>
        <w:t>target transmission success</w:t>
      </w:r>
      <w:r w:rsidR="00246B12">
        <w:rPr>
          <w:rFonts w:ascii="Times New Roman" w:eastAsia="宋体" w:hAnsi="Times New Roman" w:cs="Times New Roman"/>
          <w:kern w:val="0"/>
          <w:sz w:val="24"/>
          <w:szCs w:val="24"/>
        </w:rPr>
        <w:t xml:space="preserve"> probability that</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a b</w:t>
      </w:r>
      <w:r w:rsidR="00246B12">
        <w:rPr>
          <w:rFonts w:ascii="Times New Roman" w:eastAsia="宋体" w:hAnsi="Times New Roman" w:cs="Times New Roman"/>
          <w:kern w:val="0"/>
          <w:sz w:val="24"/>
          <w:szCs w:val="24"/>
        </w:rPr>
        <w:t>lock</w:t>
      </w:r>
      <w:r w:rsidR="00246B1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proposer broadcast</w:t>
      </w:r>
      <w:r w:rsidR="00246B1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new </w:t>
      </w:r>
      <w:r>
        <w:rPr>
          <w:rFonts w:ascii="Times New Roman" w:eastAsia="宋体" w:hAnsi="Times New Roman" w:cs="Times New Roman"/>
          <w:kern w:val="0"/>
          <w:sz w:val="24"/>
          <w:szCs w:val="24"/>
        </w:rPr>
        <w:t>block</w:t>
      </w:r>
      <w:r w:rsidR="00D02FA6">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all other nodes</w:t>
      </w:r>
      <w:r w:rsidR="00F44F9F">
        <w:rPr>
          <w:rFonts w:ascii="Times New Roman" w:eastAsia="宋体" w:hAnsi="Times New Roman" w:cs="Times New Roman"/>
          <w:kern w:val="0"/>
          <w:sz w:val="24"/>
          <w:szCs w:val="24"/>
        </w:rPr>
        <w:t xml:space="preserve"> </w:t>
      </w:r>
      <w:r w:rsidR="008E1536">
        <w:rPr>
          <w:rFonts w:ascii="Times New Roman" w:eastAsia="宋体" w:hAnsi="Times New Roman" w:cs="Times New Roman"/>
          <w:kern w:val="0"/>
          <w:sz w:val="24"/>
          <w:szCs w:val="24"/>
        </w:rPr>
        <w:t>is</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kern w:val="0"/>
          <w:sz w:val="24"/>
          <w:szCs w:val="24"/>
        </w:rPr>
        <w:t>. Th</w:t>
      </w:r>
      <w:r w:rsidR="00246B12">
        <w:rPr>
          <w:rFonts w:ascii="Times New Roman" w:eastAsia="宋体" w:hAnsi="Times New Roman" w:cs="Times New Roman"/>
          <w:kern w:val="0"/>
          <w:sz w:val="24"/>
          <w:szCs w:val="24"/>
        </w:rPr>
        <w:t>us</w:t>
      </w:r>
      <w:r w:rsidR="00575840">
        <w:rPr>
          <w:rFonts w:ascii="Times New Roman" w:eastAsia="宋体" w:hAnsi="Times New Roman" w:cs="Times New Roman"/>
          <w:kern w:val="0"/>
          <w:sz w:val="24"/>
          <w:szCs w:val="24"/>
        </w:rPr>
        <w:t>,</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6E2594">
        <w:rPr>
          <w:rFonts w:ascii="Times New Roman" w:eastAsia="宋体" w:hAnsi="Times New Roman" w:cs="Times New Roman"/>
          <w:kern w:val="0"/>
          <w:sz w:val="24"/>
          <w:szCs w:val="24"/>
        </w:rPr>
        <w:t>broadcasting</w:t>
      </w:r>
      <w:r w:rsidR="009D42A7">
        <w:rPr>
          <w:rFonts w:ascii="Times New Roman" w:eastAsia="宋体" w:hAnsi="Times New Roman" w:cs="Times New Roman"/>
          <w:kern w:val="0"/>
          <w:sz w:val="24"/>
          <w:szCs w:val="24"/>
        </w:rPr>
        <w:t xml:space="preserve"> a block with probability </w:t>
      </w:r>
      <m:oMath>
        <m:r>
          <w:rPr>
            <w:rFonts w:ascii="Cambria Math" w:eastAsia="宋体" w:hAnsi="Cambria Math" w:cs="Times New Roman"/>
            <w:kern w:val="0"/>
            <w:sz w:val="24"/>
            <w:szCs w:val="24"/>
          </w:rPr>
          <m:t>ξ</m:t>
        </m:r>
      </m:oMath>
      <w:r w:rsidR="009D42A7">
        <w:rPr>
          <w:rFonts w:ascii="Times New Roman" w:eastAsia="宋体" w:hAnsi="Times New Roman" w:cs="Times New Roman"/>
          <w:kern w:val="0"/>
          <w:sz w:val="24"/>
          <w:szCs w:val="24"/>
        </w:rPr>
        <w:t xml:space="preserve">. </w:t>
      </w:r>
      <w:r w:rsidR="009D42A7">
        <w:rPr>
          <w:rFonts w:ascii="Lucida Sans Unicode" w:eastAsia="宋体" w:hAnsi="Lucida Sans Unicode" w:cs="Lucida Sans Unicode"/>
          <w:kern w:val="0"/>
          <w:sz w:val="24"/>
          <w:szCs w:val="24"/>
        </w:rPr>
        <w:t>■</w:t>
      </w:r>
    </w:p>
    <w:p w14:paraId="3D86D8F4" w14:textId="6081B8D8"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t>
      </w:r>
      <w:r w:rsidR="00B34933">
        <w:rPr>
          <w:rFonts w:ascii="Times New Roman" w:eastAsia="宋体" w:hAnsi="Times New Roman" w:cs="Times New Roman"/>
          <w:kern w:val="0"/>
          <w:sz w:val="24"/>
          <w:szCs w:val="24"/>
        </w:rPr>
        <w:t xml:space="preserve">When block verification stage ends, </w:t>
      </w:r>
      <w:r>
        <w:rPr>
          <w:rFonts w:ascii="Times New Roman" w:eastAsia="宋体" w:hAnsi="Times New Roman" w:cs="Times New Roman"/>
          <w:kern w:val="0"/>
          <w:sz w:val="24"/>
          <w:szCs w:val="24"/>
        </w:rPr>
        <w:t xml:space="preserve">at least one </w:t>
      </w:r>
      <w:r w:rsidR="00B34933">
        <w:rPr>
          <w:rFonts w:ascii="Times New Roman" w:eastAsia="宋体" w:hAnsi="Times New Roman" w:cs="Times New Roman"/>
          <w:kern w:val="0"/>
          <w:sz w:val="24"/>
          <w:szCs w:val="24"/>
        </w:rPr>
        <w:t xml:space="preserve">honest </w:t>
      </w:r>
      <w:r>
        <w:rPr>
          <w:rFonts w:ascii="Times New Roman" w:eastAsia="宋体" w:hAnsi="Times New Roman" w:cs="Times New Roman"/>
          <w:kern w:val="0"/>
          <w:sz w:val="24"/>
          <w:szCs w:val="24"/>
        </w:rPr>
        <w:t>node know</w:t>
      </w:r>
      <w:r w:rsidR="00F671B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F671B8">
        <w:rPr>
          <w:rFonts w:ascii="Times New Roman" w:eastAsia="宋体" w:hAnsi="Times New Roman" w:cs="Times New Roman" w:hint="eastAsia"/>
          <w:kern w:val="0"/>
          <w:sz w:val="24"/>
          <w:szCs w:val="24"/>
        </w:rPr>
        <w:t>,</w:t>
      </w:r>
      <w:r w:rsidR="00F671B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F</m:t>
        </m:r>
      </m:oMath>
      <w:r w:rsidR="00B34933">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malicious</w:t>
      </w:r>
      <w:r w:rsidR="00B34933">
        <w:rPr>
          <w:rFonts w:ascii="Times New Roman" w:eastAsia="宋体" w:hAnsi="Times New Roman" w:cs="Times New Roman"/>
          <w:kern w:val="0"/>
          <w:sz w:val="24"/>
          <w:szCs w:val="24"/>
        </w:rPr>
        <w:t xml:space="preserve"> node</w:t>
      </w:r>
      <w:r w:rsidR="00F671B8">
        <w:rPr>
          <w:rFonts w:ascii="Times New Roman" w:eastAsia="宋体" w:hAnsi="Times New Roman" w:cs="Times New Roman"/>
          <w:kern w:val="0"/>
          <w:sz w:val="24"/>
          <w:szCs w:val="24"/>
        </w:rPr>
        <w:t xml:space="preserve">s and </w:t>
      </w:r>
      <m:oMath>
        <m:r>
          <w:rPr>
            <w:rFonts w:ascii="Cambria Math" w:eastAsia="宋体" w:hAnsi="Cambria Math" w:cs="Times New Roman"/>
            <w:kern w:val="0"/>
            <w:sz w:val="24"/>
            <w:szCs w:val="24"/>
          </w:rPr>
          <m:t>f</m:t>
        </m:r>
      </m:oMath>
      <w:r w:rsidR="00F671B8">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nodes that fail to transmitting message to</w:t>
      </w:r>
      <w:r w:rsidR="00C901A6">
        <w:rPr>
          <w:rFonts w:ascii="Times New Roman" w:eastAsia="宋体" w:hAnsi="Times New Roman" w:cs="Times New Roman"/>
          <w:kern w:val="0"/>
          <w:sz w:val="24"/>
          <w:szCs w:val="24"/>
        </w:rPr>
        <w:t xml:space="preserve"> the honest node</w:t>
      </w:r>
      <w:r w:rsidR="001D603D">
        <w:rPr>
          <w:rFonts w:ascii="Times New Roman" w:eastAsia="宋体" w:hAnsi="Times New Roman" w:cs="Times New Roman"/>
          <w:kern w:val="0"/>
          <w:sz w:val="24"/>
          <w:szCs w:val="24"/>
        </w:rPr>
        <w:t>.</w:t>
      </w:r>
    </w:p>
    <w:p w14:paraId="6C84715A" w14:textId="3FCECD0F"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r>
          <w:rPr>
            <w:rFonts w:ascii="Cambria Math" w:eastAsia="宋体" w:hAnsi="Cambria Math" w:cs="Times New Roman"/>
            <w:kern w:val="0"/>
            <w:sz w:val="24"/>
            <w:szCs w:val="24"/>
          </w:rPr>
          <m:t>ξ</m:t>
        </m:r>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 xml:space="preserve">he following analysis is based on the assumption that a block has been generated by </w:t>
      </w:r>
      <w:r w:rsidR="007551E0">
        <w:rPr>
          <w:rFonts w:ascii="Times New Roman" w:eastAsia="宋体" w:hAnsi="Times New Roman" w:cs="Times New Roman"/>
          <w:kern w:val="0"/>
          <w:sz w:val="24"/>
          <w:szCs w:val="24"/>
        </w:rPr>
        <w:t>an honest</w:t>
      </w:r>
      <w:r w:rsidR="009D42A7">
        <w:rPr>
          <w:rFonts w:ascii="Times New Roman" w:eastAsia="宋体" w:hAnsi="Times New Roman" w:cs="Times New Roman"/>
          <w:kern w:val="0"/>
          <w:sz w:val="24"/>
          <w:szCs w:val="24"/>
        </w:rPr>
        <w:t xml:space="preserve"> block proposer and received by all the other nodes.</w:t>
      </w:r>
    </w:p>
    <w:p w14:paraId="53FEA9DF" w14:textId="6CE205FA" w:rsidR="006B195A" w:rsidRDefault="00C901A6"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a</w:t>
      </w:r>
      <w:r w:rsidR="001C2583">
        <w:rPr>
          <w:rFonts w:ascii="Times New Roman" w:eastAsia="宋体" w:hAnsi="Times New Roman" w:cs="Times New Roman"/>
          <w:kern w:val="0"/>
          <w:sz w:val="24"/>
          <w:szCs w:val="24"/>
        </w:rPr>
        <w:t>ll nodes but block proposer will generate partial signatures if they verif</w:t>
      </w:r>
      <w:r w:rsidR="009624DB">
        <w:rPr>
          <w:rFonts w:ascii="Times New Roman" w:eastAsia="宋体" w:hAnsi="Times New Roman" w:cs="Times New Roman"/>
          <w:kern w:val="0"/>
          <w:sz w:val="24"/>
          <w:szCs w:val="24"/>
        </w:rPr>
        <w:t>y</w:t>
      </w:r>
      <w:r w:rsidR="001C2583">
        <w:rPr>
          <w:rFonts w:ascii="Times New Roman" w:eastAsia="宋体" w:hAnsi="Times New Roman" w:cs="Times New Roman"/>
          <w:kern w:val="0"/>
          <w:sz w:val="24"/>
          <w:szCs w:val="24"/>
        </w:rPr>
        <w:t xml:space="preserve"> the</w:t>
      </w:r>
      <w:r w:rsidR="009624DB">
        <w:rPr>
          <w:rFonts w:ascii="Times New Roman" w:eastAsia="宋体" w:hAnsi="Times New Roman" w:cs="Times New Roman"/>
          <w:kern w:val="0"/>
          <w:sz w:val="24"/>
          <w:szCs w:val="24"/>
        </w:rPr>
        <w:t xml:space="preserve"> new</w:t>
      </w:r>
      <w:r w:rsidR="001C2583">
        <w:rPr>
          <w:rFonts w:ascii="Times New Roman" w:eastAsia="宋体" w:hAnsi="Times New Roman" w:cs="Times New Roman"/>
          <w:kern w:val="0"/>
          <w:sz w:val="24"/>
          <w:szCs w:val="24"/>
        </w:rPr>
        <w:t xml:space="preserv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is </w:t>
      </w:r>
      <m:oMath>
        <m:r>
          <w:rPr>
            <w:rFonts w:ascii="Cambria Math" w:eastAsia="宋体" w:hAnsi="Cambria Math" w:cs="Times New Roman"/>
            <w:kern w:val="0"/>
            <w:sz w:val="24"/>
            <w:szCs w:val="24"/>
          </w:rPr>
          <m:t>ξ</m:t>
        </m:r>
        <m:r>
          <w:rPr>
            <w:rFonts w:ascii="Cambria Math" w:eastAsia="宋体" w:hAnsi="Cambria Math" w:cs="Times New Roman"/>
            <w:kern w:val="0"/>
            <w:sz w:val="24"/>
            <w:szCs w:val="24"/>
          </w:rPr>
          <m:t xml:space="preserve">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w:t>
      </w:r>
      <w:r w:rsidR="006E2594">
        <w:rPr>
          <w:rFonts w:ascii="Times New Roman" w:eastAsia="宋体" w:hAnsi="Times New Roman" w:cs="Times New Roman"/>
          <w:kern w:val="0"/>
          <w:sz w:val="24"/>
          <w:szCs w:val="24"/>
        </w:rPr>
        <w:t xml:space="preserve"> target</w:t>
      </w:r>
      <w:r w:rsidR="00F801B2">
        <w:rPr>
          <w:rFonts w:ascii="Times New Roman" w:eastAsia="宋体" w:hAnsi="Times New Roman" w:cs="Times New Roman"/>
          <w:kern w:val="0"/>
          <w:sz w:val="24"/>
          <w:szCs w:val="24"/>
        </w:rPr>
        <w:t xml:space="preserve"> channel </w:t>
      </w:r>
      <w:r w:rsidR="004F2218">
        <w:rPr>
          <w:rFonts w:ascii="Times New Roman" w:eastAsia="宋体" w:hAnsi="Times New Roman" w:cs="Times New Roman"/>
          <w:kern w:val="0"/>
          <w:sz w:val="24"/>
          <w:szCs w:val="24"/>
        </w:rPr>
        <w:t>contention</w:t>
      </w:r>
      <w:r w:rsidR="00F801B2">
        <w:rPr>
          <w:rFonts w:ascii="Times New Roman" w:eastAsia="宋体" w:hAnsi="Times New Roman" w:cs="Times New Roman"/>
          <w:kern w:val="0"/>
          <w:sz w:val="24"/>
          <w:szCs w:val="24"/>
        </w:rPr>
        <w:t xml:space="preserv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w:t>
      </w:r>
      <w:r w:rsidR="006E2594">
        <w:rPr>
          <w:rFonts w:ascii="Times New Roman" w:eastAsia="宋体" w:hAnsi="Times New Roman" w:cs="Times New Roman"/>
          <w:kern w:val="0"/>
          <w:sz w:val="24"/>
          <w:szCs w:val="24"/>
        </w:rPr>
        <w:t>broadcasting</w:t>
      </w:r>
      <w:r w:rsidR="00011537">
        <w:rPr>
          <w:rFonts w:ascii="Times New Roman" w:eastAsia="宋体" w:hAnsi="Times New Roman" w:cs="Times New Roman"/>
          <w:kern w:val="0"/>
          <w:sz w:val="24"/>
          <w:szCs w:val="24"/>
        </w:rPr>
        <w:t xml:space="preserve"> a partial signature with probability </w:t>
      </w:r>
      <m:oMath>
        <m:r>
          <w:rPr>
            <w:rFonts w:ascii="Cambria Math" w:eastAsia="宋体" w:hAnsi="Cambria Math" w:cs="Times New Roman"/>
            <w:kern w:val="0"/>
            <w:sz w:val="24"/>
            <w:szCs w:val="24"/>
          </w:rPr>
          <m:t>ς⋅</m:t>
        </m:r>
        <m:r>
          <w:rPr>
            <w:rFonts w:ascii="Cambria Math" w:eastAsia="宋体" w:hAnsi="Cambria Math" w:cs="Times New Roman"/>
            <w:kern w:val="0"/>
            <w:sz w:val="24"/>
            <w:szCs w:val="24"/>
          </w:rPr>
          <m:t>ξ</m:t>
        </m:r>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25D87D29"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fails to recover a full signature in</w:t>
      </w:r>
      <w:r w:rsidR="006E2594">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w:t>
      </w:r>
      <w:r w:rsidR="006E2594">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w:t>
      </w:r>
      <w:r w:rsidR="00096694">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F</m:t>
        </m:r>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number of </w:t>
      </w:r>
      <w:r w:rsidR="00BA5E83">
        <w:rPr>
          <w:rFonts w:ascii="Times New Roman" w:eastAsia="宋体" w:hAnsi="Times New Roman" w:cs="Times New Roman"/>
          <w:kern w:val="0"/>
          <w:sz w:val="24"/>
          <w:szCs w:val="24"/>
        </w:rPr>
        <w:t>malicious</w:t>
      </w:r>
      <w:r w:rsidR="00096694">
        <w:rPr>
          <w:rFonts w:ascii="Times New Roman" w:eastAsia="宋体" w:hAnsi="Times New Roman" w:cs="Times New Roman"/>
          <w:kern w:val="0"/>
          <w:sz w:val="24"/>
          <w:szCs w:val="24"/>
        </w:rPr>
        <w:t xml:space="preserve">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set of these nodes. </w:t>
      </w:r>
      <w:r w:rsidR="00F57AD0">
        <w:rPr>
          <w:rFonts w:ascii="Times New Roman" w:eastAsia="宋体" w:hAnsi="Times New Roman" w:cs="Times New Roman"/>
          <w:kern w:val="0"/>
          <w:sz w:val="24"/>
          <w:szCs w:val="24"/>
        </w:rPr>
        <w:t xml:space="preserve">The number of partial signatures recovering a full signature should be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sidR="00F57AD0">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Then,</w:t>
      </w:r>
      <w:r>
        <w:rPr>
          <w:rFonts w:ascii="Times New Roman" w:eastAsia="宋体" w:hAnsi="Times New Roman" w:cs="Times New Roman"/>
          <w:kern w:val="0"/>
          <w:sz w:val="24"/>
          <w:szCs w:val="24"/>
        </w:rPr>
        <w:t xml:space="preserve"> the </w:t>
      </w:r>
      <w:r w:rsidR="00F57AD0">
        <w:rPr>
          <w:rFonts w:ascii="Times New Roman" w:eastAsia="宋体" w:hAnsi="Times New Roman" w:cs="Times New Roman"/>
          <w:kern w:val="0"/>
          <w:sz w:val="24"/>
          <w:szCs w:val="24"/>
        </w:rPr>
        <w:t>probability</w:t>
      </w:r>
      <w:r w:rsidR="00F57AD0">
        <w:rPr>
          <w:rFonts w:ascii="Times New Roman" w:eastAsia="宋体" w:hAnsi="Times New Roman" w:cs="Times New Roman"/>
          <w:kern w:val="0"/>
          <w:sz w:val="24"/>
          <w:szCs w:val="24"/>
        </w:rPr>
        <w:t xml:space="preserve"> of </w:t>
      </w:r>
      <w:r>
        <w:rPr>
          <w:rFonts w:ascii="Times New Roman" w:eastAsia="宋体" w:hAnsi="Times New Roman" w:cs="Times New Roman"/>
          <w:kern w:val="0"/>
          <w:sz w:val="24"/>
          <w:szCs w:val="24"/>
        </w:rPr>
        <w:t>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7971CB94" w14:textId="6D61C4F8"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N-F-1-f</m:t>
                      </m:r>
                    </m:sup>
                  </m:sSup>
                </m:e>
              </m:nary>
              <m:r>
                <w:rPr>
                  <w:rFonts w:ascii="Cambria Math" w:eastAsia="宋体" w:hAnsi="Cambria Math" w:cs="Times New Roman"/>
                  <w:kern w:val="0"/>
                  <w:sz w:val="24"/>
                  <w:szCs w:val="24"/>
                </w:rPr>
                <m:t>#(14)</m:t>
              </m:r>
            </m:e>
          </m:eqArr>
        </m:oMath>
      </m:oMathPara>
    </w:p>
    <w:p w14:paraId="1D9BF091" w14:textId="73BE9083"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If all </w:t>
      </w:r>
      <w:r w:rsidR="00096694">
        <w:rPr>
          <w:rFonts w:ascii="Times New Roman" w:eastAsia="宋体" w:hAnsi="Times New Roman" w:cs="Times New Roman"/>
          <w:kern w:val="0"/>
          <w:sz w:val="24"/>
          <w:szCs w:val="24"/>
        </w:rPr>
        <w:t>honest</w:t>
      </w:r>
      <w:r>
        <w:rPr>
          <w:rFonts w:ascii="Times New Roman" w:eastAsia="宋体" w:hAnsi="Times New Roman" w:cs="Times New Roman"/>
          <w:kern w:val="0"/>
          <w:sz w:val="24"/>
          <w:szCs w:val="24"/>
        </w:rPr>
        <w:t xml:space="preserve"> nodes failed to recover the full signature, a consensus process will be interrupted. The probability that recover</w:t>
      </w:r>
      <w:r w:rsidR="0009669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a full signature is calculated as</w:t>
      </w:r>
    </w:p>
    <w:p w14:paraId="0268B1A3" w14:textId="6BD38814"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40D4F6BE"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N-F-1-f</m:t>
                          </m:r>
                        </m:sup>
                      </m:sSup>
                    </m:e>
                  </m:nary>
                </m:e>
              </m:nary>
            </m:e>
          </m:eqArr>
        </m:oMath>
      </m:oMathPara>
    </w:p>
    <w:p w14:paraId="07F38A7C" w14:textId="51DE71DF"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N-F</m:t>
                  </m:r>
                </m:sup>
              </m:sSup>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2645385" w14:textId="2BBB58B2"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probability</w:t>
      </w:r>
      <w:r w:rsidR="002A028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Pr>
          <w:rFonts w:ascii="Times New Roman" w:eastAsia="宋体" w:hAnsi="Times New Roman" w:cs="Times New Roman"/>
          <w:kern w:val="0"/>
          <w:sz w:val="24"/>
          <w:szCs w:val="24"/>
        </w:rPr>
        <w:t>.</w:t>
      </w:r>
    </w:p>
    <w:p w14:paraId="6AF0A49A" w14:textId="1F7F2571"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 xml:space="preserve">From the Lemma 3, we know that at least one </w:t>
      </w:r>
      <w:r w:rsidR="007551E0">
        <w:rPr>
          <w:rFonts w:ascii="Times New Roman" w:eastAsia="宋体" w:hAnsi="Times New Roman" w:cs="Times New Roman"/>
          <w:kern w:val="0"/>
          <w:sz w:val="24"/>
          <w:szCs w:val="24"/>
        </w:rPr>
        <w:t xml:space="preserve">honest </w:t>
      </w:r>
      <w:r w:rsidR="00D52608">
        <w:rPr>
          <w:rFonts w:ascii="Times New Roman" w:eastAsia="宋体" w:hAnsi="Times New Roman" w:cs="Times New Roman"/>
          <w:kern w:val="0"/>
          <w:sz w:val="24"/>
          <w:szCs w:val="24"/>
        </w:rPr>
        <w:t xml:space="preserve">node knows that a sufficient number of nodes agreeing on the generated block. </w:t>
      </w:r>
      <w:r w:rsidR="003E2810">
        <w:rPr>
          <w:rFonts w:ascii="Times New Roman" w:eastAsia="宋体" w:hAnsi="Times New Roman" w:cs="Times New Roman"/>
          <w:kern w:val="0"/>
          <w:sz w:val="24"/>
          <w:szCs w:val="24"/>
        </w:rPr>
        <w:t xml:space="preserve">The probability transmitting a full signature to all other nodes is </w:t>
      </w:r>
      <m:oMath>
        <m:r>
          <w:rPr>
            <w:rFonts w:ascii="Cambria Math" w:eastAsia="宋体" w:hAnsi="Cambria Math" w:cs="Times New Roman"/>
            <w:kern w:val="0"/>
            <w:sz w:val="24"/>
            <w:szCs w:val="24"/>
          </w:rPr>
          <m:t>ς⋅ξ</m:t>
        </m:r>
      </m:oMath>
      <w:r w:rsidR="003E2810">
        <w:rPr>
          <w:rFonts w:ascii="Times New Roman" w:eastAsia="宋体" w:hAnsi="Times New Roman" w:cs="Times New Roman" w:hint="eastAsia"/>
          <w:kern w:val="0"/>
          <w:sz w:val="24"/>
          <w:szCs w:val="24"/>
        </w:rPr>
        <w:t>.</w:t>
      </w:r>
      <w:r w:rsidR="003E2810">
        <w:rPr>
          <w:rFonts w:ascii="Times New Roman" w:eastAsia="宋体" w:hAnsi="Times New Roman" w:cs="Times New Roman"/>
          <w:kern w:val="0"/>
          <w:sz w:val="24"/>
          <w:szCs w:val="24"/>
        </w:rPr>
        <w:t xml:space="preserve"> </w:t>
      </w:r>
      <w:r w:rsidR="007465BF">
        <w:rPr>
          <w:rFonts w:ascii="Times New Roman" w:eastAsia="宋体" w:hAnsi="Times New Roman" w:cs="Times New Roman"/>
          <w:kern w:val="0"/>
          <w:sz w:val="24"/>
          <w:szCs w:val="24"/>
        </w:rPr>
        <w:t>When</w:t>
      </w:r>
      <w:r w:rsidR="00D52608">
        <w:rPr>
          <w:rFonts w:ascii="Times New Roman" w:eastAsia="宋体" w:hAnsi="Times New Roman" w:cs="Times New Roman"/>
          <w:kern w:val="0"/>
          <w:sz w:val="24"/>
          <w:szCs w:val="24"/>
        </w:rPr>
        <w:t xml:space="preserve"> </w:t>
      </w:r>
      <w:r w:rsidR="00CC1393">
        <w:rPr>
          <w:rFonts w:ascii="Times New Roman" w:eastAsia="宋体" w:hAnsi="Times New Roman" w:cs="Times New Roman"/>
          <w:kern w:val="0"/>
          <w:sz w:val="24"/>
          <w:szCs w:val="24"/>
        </w:rPr>
        <w:t>receiving a valid</w:t>
      </w:r>
      <w:r w:rsidR="00D52608">
        <w:rPr>
          <w:rFonts w:ascii="Times New Roman" w:eastAsia="宋体" w:hAnsi="Times New Roman" w:cs="Times New Roman"/>
          <w:kern w:val="0"/>
          <w:sz w:val="24"/>
          <w:szCs w:val="24"/>
        </w:rPr>
        <w:t xml:space="preserve"> full signature, nodes will update the block in their local blockchains. If not receive</w:t>
      </w:r>
      <w:r w:rsidR="003E2810">
        <w:rPr>
          <w:rFonts w:ascii="Times New Roman" w:eastAsia="宋体" w:hAnsi="Times New Roman" w:cs="Times New Roman"/>
          <w:kern w:val="0"/>
          <w:sz w:val="24"/>
          <w:szCs w:val="24"/>
        </w:rPr>
        <w:t xml:space="preserve"> the</w:t>
      </w:r>
      <w:r w:rsidR="00D52608">
        <w:rPr>
          <w:rFonts w:ascii="Times New Roman" w:eastAsia="宋体" w:hAnsi="Times New Roman" w:cs="Times New Roman"/>
          <w:kern w:val="0"/>
          <w:sz w:val="24"/>
          <w:szCs w:val="24"/>
        </w:rPr>
        <w:t xml:space="preserve"> full signature, then nodes will commit an empty block. If receive a full signature of the empty block, nodes will update the block in their local blockchains. Otherwise, all nodes will not change their local blockchain.</w:t>
      </w:r>
      <w:r w:rsidR="00D52608">
        <w:rPr>
          <w:rFonts w:ascii="Lucida Sans Unicode" w:eastAsia="宋体" w:hAnsi="Lucida Sans Unicode" w:cs="Lucida Sans Unicode"/>
          <w:kern w:val="0"/>
          <w:sz w:val="24"/>
          <w:szCs w:val="24"/>
        </w:rPr>
        <w:t>■</w:t>
      </w:r>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0A8A3ACC"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2</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24D76598"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hint="eastAsia"/>
          <w:kern w:val="0"/>
          <w:sz w:val="24"/>
          <w:szCs w:val="24"/>
        </w:rPr>
        <w:t xml:space="preserve"> </w:t>
      </w:r>
      <w:r w:rsidR="00AF3870">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m:t>
            </m:r>
          </m:sub>
        </m:sSub>
      </m:oMath>
      <w:r w:rsidR="00AF387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blocks at </w:t>
      </w:r>
      <w:r w:rsidR="00AF3870">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255300D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which is not permissioned in SWIB</w:t>
      </w:r>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w:t>
      </w:r>
      <w:r w:rsidR="00826B03">
        <w:rPr>
          <w:rFonts w:ascii="Times New Roman" w:eastAsia="宋体" w:hAnsi="Times New Roman" w:cs="Times New Roman"/>
          <w:kern w:val="0"/>
          <w:sz w:val="24"/>
          <w:szCs w:val="24"/>
        </w:rPr>
        <w:t>with the uniqueness of SWIB</w:t>
      </w:r>
      <w:r>
        <w:rPr>
          <w:rFonts w:ascii="Times New Roman" w:eastAsia="宋体" w:hAnsi="Times New Roman" w:cs="Times New Roman"/>
          <w:kern w:val="0"/>
          <w:sz w:val="24"/>
          <w:szCs w:val="24"/>
        </w:rPr>
        <w:t>.</w:t>
      </w:r>
    </w:p>
    <w:p w14:paraId="658D8776" w14:textId="54D9D08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w:t>
      </w:r>
      <w:r w:rsidR="00826B03">
        <w:rPr>
          <w:rFonts w:ascii="Times New Roman" w:eastAsia="宋体" w:hAnsi="Times New Roman" w:cs="Times New Roman"/>
          <w:kern w:val="0"/>
          <w:sz w:val="24"/>
          <w:szCs w:val="24"/>
        </w:rPr>
        <w:t>We a</w:t>
      </w:r>
      <w:r>
        <w:rPr>
          <w:rFonts w:ascii="Times New Roman" w:eastAsia="宋体" w:hAnsi="Times New Roman" w:cs="Times New Roman"/>
          <w:kern w:val="0"/>
          <w:sz w:val="24"/>
          <w:szCs w:val="24"/>
        </w:rPr>
        <w:t>ssum</w:t>
      </w:r>
      <w:r w:rsidR="00826B03">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4C85D43D"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 guarantee</w:t>
      </w:r>
      <w:r w:rsidR="00D540CE">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liveness </w:t>
      </w:r>
      <w:r w:rsidR="00D540CE">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w:t>
      </w:r>
      <w:r w:rsidR="00D540CE">
        <w:rPr>
          <w:rFonts w:ascii="Times New Roman" w:eastAsia="宋体" w:hAnsi="Times New Roman" w:cs="Times New Roman"/>
          <w:kern w:val="0"/>
          <w:sz w:val="24"/>
          <w:szCs w:val="24"/>
        </w:rPr>
        <w:t>the number of hones</w:t>
      </w:r>
      <w:r>
        <w:rPr>
          <w:rFonts w:ascii="Times New Roman" w:eastAsia="宋体" w:hAnsi="Times New Roman" w:cs="Times New Roman"/>
          <w:kern w:val="0"/>
          <w:sz w:val="24"/>
          <w:szCs w:val="24"/>
        </w:rPr>
        <w:t>t</w:t>
      </w:r>
      <w:r w:rsidR="00D540CE">
        <w:rPr>
          <w:rFonts w:ascii="Times New Roman" w:eastAsia="宋体" w:hAnsi="Times New Roman" w:cs="Times New Roman"/>
          <w:kern w:val="0"/>
          <w:sz w:val="24"/>
          <w:szCs w:val="24"/>
        </w:rPr>
        <w:t xml:space="preserve"> nodes satisfy the requirement of the protocol</w:t>
      </w:r>
      <w:r w:rsidRPr="000446F0">
        <w:rPr>
          <w:rFonts w:ascii="Times New Roman" w:eastAsia="宋体" w:hAnsi="Times New Roman" w:cs="Times New Roman"/>
          <w:kern w:val="0"/>
          <w:sz w:val="24"/>
          <w:szCs w:val="24"/>
        </w:rPr>
        <w:t>.</w:t>
      </w:r>
    </w:p>
    <w:p w14:paraId="1B6A681F" w14:textId="42DD4D79"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3</w:t>
      </w:r>
      <w:r w:rsidRPr="000975DA">
        <w:rPr>
          <w:rFonts w:ascii="Times New Roman" w:eastAsia="宋体" w:hAnsi="Times New Roman" w:cs="Times New Roman"/>
          <w:b/>
          <w:bCs/>
          <w:kern w:val="0"/>
          <w:sz w:val="24"/>
          <w:szCs w:val="24"/>
        </w:rPr>
        <w:t>.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w:t>
      </w:r>
      <w:r w:rsidR="00C940B9">
        <w:rPr>
          <w:rFonts w:ascii="Times New Roman" w:eastAsia="宋体" w:hAnsi="Times New Roman" w:cs="Times New Roman"/>
          <w:kern w:val="0"/>
          <w:sz w:val="24"/>
          <w:szCs w:val="24"/>
        </w:rPr>
        <w:t>up to</w:t>
      </w:r>
      <w:r w:rsidR="00E406B3">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SWIB can </w:t>
      </w:r>
      <w:r w:rsidR="00C940B9">
        <w:rPr>
          <w:rFonts w:ascii="Times New Roman" w:eastAsia="宋体" w:hAnsi="Times New Roman" w:cs="Times New Roman"/>
          <w:kern w:val="0"/>
          <w:sz w:val="24"/>
          <w:szCs w:val="24"/>
        </w:rPr>
        <w:t>complete</w:t>
      </w:r>
      <w:r>
        <w:rPr>
          <w:rFonts w:ascii="Times New Roman" w:eastAsia="宋体" w:hAnsi="Times New Roman" w:cs="Times New Roman"/>
          <w:kern w:val="0"/>
          <w:sz w:val="24"/>
          <w:szCs w:val="24"/>
        </w:rPr>
        <w:t xml:space="preserve"> a consensus round. And all nodes will obtain the following round random seed with a constant probability.</w:t>
      </w:r>
    </w:p>
    <w:p w14:paraId="5C292D53" w14:textId="7F4C9BD7"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require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05B2D042"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w:t>
      </w:r>
      <w:r w:rsidR="00483D0B">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onest nodes will refuse to vote for the invalid block and commit an empty block finally. In this case, each honest node generate</w:t>
      </w:r>
      <w:r w:rsidR="006668D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partial signature for </w:t>
      </w:r>
      <w:r w:rsidR="001638FF">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empty block</w:t>
      </w:r>
      <w:r w:rsidR="001638FF">
        <w:rPr>
          <w:rFonts w:ascii="Times New Roman" w:eastAsia="宋体" w:hAnsi="Times New Roman" w:cs="Times New Roman"/>
          <w:kern w:val="0"/>
          <w:sz w:val="24"/>
          <w:szCs w:val="24"/>
        </w:rPr>
        <w:t xml:space="preserve"> eventually</w:t>
      </w:r>
      <w:r>
        <w:rPr>
          <w:rFonts w:ascii="Times New Roman" w:eastAsia="宋体" w:hAnsi="Times New Roman" w:cs="Times New Roman"/>
          <w:kern w:val="0"/>
          <w:sz w:val="24"/>
          <w:szCs w:val="24"/>
        </w:rPr>
        <w:t xml:space="preserve">.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w:t>
      </w:r>
      <w:r w:rsidR="00483D0B">
        <w:rPr>
          <w:rFonts w:ascii="Times New Roman" w:eastAsia="宋体" w:hAnsi="Times New Roman" w:cs="Times New Roman"/>
          <w:kern w:val="0"/>
          <w:sz w:val="24"/>
          <w:szCs w:val="24"/>
        </w:rPr>
        <w:t>by</w:t>
      </w:r>
      <w:r>
        <w:rPr>
          <w:rFonts w:ascii="Times New Roman" w:eastAsia="宋体" w:hAnsi="Times New Roman" w:cs="Times New Roman"/>
          <w:kern w:val="0"/>
          <w:sz w:val="24"/>
          <w:szCs w:val="24"/>
        </w:rPr>
        <w:t xml:space="preserve">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w:t>
      </w:r>
      <w:r w:rsidR="001C239E">
        <w:rPr>
          <w:rFonts w:ascii="Times New Roman" w:eastAsia="宋体" w:hAnsi="Times New Roman" w:cs="Times New Roman"/>
          <w:kern w:val="0"/>
          <w:sz w:val="24"/>
          <w:szCs w:val="24"/>
        </w:rPr>
        <w:t xml:space="preserve"> seed </w:t>
      </w:r>
      <w:r>
        <w:rPr>
          <w:rFonts w:ascii="Times New Roman" w:eastAsia="宋体" w:hAnsi="Times New Roman" w:cs="Times New Roman"/>
          <w:kern w:val="0"/>
          <w:sz w:val="24"/>
          <w:szCs w:val="24"/>
        </w:rPr>
        <w:t>is generated successfully.</w:t>
      </w:r>
    </w:p>
    <w:p w14:paraId="0B8347E7" w14:textId="754A9A2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w:t>
      </w:r>
      <w:r w:rsidR="001C239E">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C23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Once collecting a sufficient number of partial signature shares, nodes can recover a full signature. </w:t>
      </w:r>
      <w:r w:rsidR="0019370D">
        <w:rPr>
          <w:rFonts w:ascii="Times New Roman" w:eastAsia="宋体" w:hAnsi="Times New Roman" w:cs="Times New Roman"/>
          <w:kern w:val="0"/>
          <w:sz w:val="24"/>
          <w:szCs w:val="24"/>
        </w:rPr>
        <w:t xml:space="preserve">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new consensus round by generating or receiving the full signature, which is the random</w:t>
      </w:r>
      <w:r w:rsidR="00CB7239">
        <w:rPr>
          <w:rFonts w:ascii="Times New Roman" w:eastAsia="宋体" w:hAnsi="Times New Roman" w:cs="Times New Roman"/>
          <w:kern w:val="0"/>
          <w:sz w:val="24"/>
          <w:szCs w:val="24"/>
        </w:rPr>
        <w:t xml:space="preserve"> seed</w:t>
      </w:r>
      <w:r>
        <w:rPr>
          <w:rFonts w:ascii="Times New Roman" w:eastAsia="宋体" w:hAnsi="Times New Roman" w:cs="Times New Roman"/>
          <w:kern w:val="0"/>
          <w:sz w:val="24"/>
          <w:szCs w:val="24"/>
        </w:rPr>
        <w:t xml:space="preserve">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4A724977" w14:textId="413FA2A1" w:rsidR="00953F16" w:rsidRDefault="00953F16"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addition,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WIB can resist Sybil attack and jamming attack.</w:t>
      </w:r>
      <w:r w:rsidR="000A4EC3">
        <w:rPr>
          <w:rFonts w:ascii="Times New Roman" w:eastAsia="宋体" w:hAnsi="Times New Roman" w:cs="Times New Roman"/>
          <w:kern w:val="0"/>
          <w:sz w:val="24"/>
          <w:szCs w:val="24"/>
        </w:rPr>
        <w:t xml:space="preserve"> We will discuss in the following.</w:t>
      </w:r>
    </w:p>
    <w:p w14:paraId="77503C4F" w14:textId="34A21E54" w:rsidR="00CE36D1" w:rsidRDefault="00CE36D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 Sybil Attack</w:t>
      </w:r>
    </w:p>
    <w:p w14:paraId="34E5A6A2" w14:textId="23FA38B6"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launches Sybil attack by generating pseudonyms. </w:t>
      </w:r>
      <w:r w:rsidR="00BE17F2">
        <w:rPr>
          <w:rFonts w:ascii="Times New Roman" w:eastAsia="宋体" w:hAnsi="Times New Roman" w:cs="Times New Roman"/>
          <w:kern w:val="0"/>
          <w:sz w:val="24"/>
          <w:szCs w:val="24"/>
        </w:rPr>
        <w:t xml:space="preserve">SWIB </w:t>
      </w:r>
      <w:r w:rsidR="003B0EDC">
        <w:rPr>
          <w:rFonts w:ascii="Times New Roman" w:eastAsia="宋体" w:hAnsi="Times New Roman" w:cs="Times New Roman"/>
          <w:kern w:val="0"/>
          <w:sz w:val="24"/>
          <w:szCs w:val="24"/>
        </w:rPr>
        <w:t>adopts</w:t>
      </w:r>
      <w:r w:rsidR="0032773F">
        <w:rPr>
          <w:rFonts w:ascii="Times New Roman" w:eastAsia="宋体" w:hAnsi="Times New Roman" w:cs="Times New Roman"/>
          <w:kern w:val="0"/>
          <w:sz w:val="24"/>
          <w:szCs w:val="24"/>
        </w:rPr>
        <w:t xml:space="preserve"> stability as weight </w:t>
      </w:r>
      <w:r w:rsidR="00CB7239">
        <w:rPr>
          <w:rFonts w:ascii="Times New Roman" w:eastAsia="宋体" w:hAnsi="Times New Roman" w:cs="Times New Roman"/>
          <w:kern w:val="0"/>
          <w:sz w:val="24"/>
          <w:szCs w:val="24"/>
        </w:rPr>
        <w:t>to</w:t>
      </w:r>
      <w:r w:rsidR="00BE17F2">
        <w:rPr>
          <w:rFonts w:ascii="Times New Roman" w:eastAsia="宋体" w:hAnsi="Times New Roman" w:cs="Times New Roman"/>
          <w:kern w:val="0"/>
          <w:sz w:val="24"/>
          <w:szCs w:val="24"/>
        </w:rPr>
        <w:t xml:space="preserve"> prevent adversary benefi</w:t>
      </w:r>
      <w:r w:rsidR="00965C27">
        <w:rPr>
          <w:rFonts w:ascii="Times New Roman" w:eastAsia="宋体" w:hAnsi="Times New Roman" w:cs="Times New Roman"/>
          <w:kern w:val="0"/>
          <w:sz w:val="24"/>
          <w:szCs w:val="24"/>
        </w:rPr>
        <w:t>ting</w:t>
      </w:r>
      <w:r w:rsidR="00BE17F2">
        <w:rPr>
          <w:rFonts w:ascii="Times New Roman" w:eastAsia="宋体" w:hAnsi="Times New Roman" w:cs="Times New Roman"/>
          <w:kern w:val="0"/>
          <w:sz w:val="24"/>
          <w:szCs w:val="24"/>
        </w:rPr>
        <w:t xml:space="preserve"> from block proposer election.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3518092C"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w:t>
      </w:r>
      <w:r w:rsidR="001D66EB">
        <w:rPr>
          <w:rFonts w:ascii="Times New Roman" w:eastAsia="宋体" w:hAnsi="Times New Roman" w:cs="Times New Roman"/>
          <w:kern w:val="0"/>
          <w:sz w:val="24"/>
          <w:szCs w:val="24"/>
        </w:rPr>
        <w:t xml:space="preserve">In block proposer election stage, </w:t>
      </w:r>
      <w:r w:rsidR="001D66EB">
        <w:rPr>
          <w:rFonts w:ascii="Times New Roman" w:eastAsia="宋体" w:hAnsi="Times New Roman" w:cs="Times New Roman"/>
          <w:kern w:val="0"/>
          <w:sz w:val="24"/>
          <w:szCs w:val="24"/>
        </w:rPr>
        <w:t xml:space="preserve">the elected probability of </w:t>
      </w:r>
      <w:r w:rsidR="001D66EB">
        <w:rPr>
          <w:rFonts w:ascii="Times New Roman" w:eastAsia="宋体" w:hAnsi="Times New Roman" w:cs="Times New Roman"/>
          <w:kern w:val="0"/>
          <w:sz w:val="24"/>
          <w:szCs w:val="24"/>
        </w:rPr>
        <w:t>adversary</w:t>
      </w:r>
      <w:r w:rsidR="001D66EB">
        <w:rPr>
          <w:rFonts w:ascii="Times New Roman" w:eastAsia="宋体" w:hAnsi="Times New Roman" w:cs="Times New Roman"/>
          <w:kern w:val="0"/>
          <w:sz w:val="24"/>
          <w:szCs w:val="24"/>
        </w:rPr>
        <w:t xml:space="preserve"> will not increase due to increasing the number of pseudonyms.</w:t>
      </w:r>
    </w:p>
    <w:p w14:paraId="100C94C4" w14:textId="5F073866"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lastRenderedPageBreak/>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pseudonyms is</w:t>
      </w:r>
    </w:p>
    <w:p w14:paraId="5805DB98" w14:textId="330B84DC"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e>
          </m:eqArr>
        </m:oMath>
      </m:oMathPara>
    </w:p>
    <w:p w14:paraId="2FEDF1D7" w14:textId="2E3B024E" w:rsidR="00CB108E" w:rsidRDefault="00AA6E17"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w:t>
      </w:r>
      <w:r w:rsidR="00BE17F2">
        <w:rPr>
          <w:rFonts w:ascii="Times New Roman" w:eastAsia="宋体" w:hAnsi="Times New Roman" w:cs="Times New Roman"/>
          <w:kern w:val="0"/>
          <w:sz w:val="24"/>
          <w:szCs w:val="24"/>
        </w:rPr>
        <w:t xml:space="preserve"> </w:t>
      </w:r>
      <w:r w:rsidR="00BE17F2" w:rsidRPr="002526EE">
        <w:rPr>
          <w:rFonts w:ascii="Times New Roman" w:eastAsia="宋体" w:hAnsi="Times New Roman" w:cs="Times New Roman"/>
          <w:kern w:val="0"/>
          <w:sz w:val="24"/>
          <w:szCs w:val="24"/>
        </w:rPr>
        <w:t xml:space="preserve">indicates that generating multiple </w:t>
      </w:r>
      <w:r w:rsidR="00BE17F2">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w:t>
      </w:r>
      <w:r>
        <w:rPr>
          <w:rFonts w:ascii="Times New Roman" w:eastAsia="宋体" w:hAnsi="Times New Roman" w:cs="Times New Roman"/>
          <w:kern w:val="0"/>
          <w:sz w:val="24"/>
          <w:szCs w:val="24"/>
        </w:rPr>
        <w:t xml:space="preserve"> of adversary</w:t>
      </w:r>
      <w:r w:rsidR="00BE17F2">
        <w:rPr>
          <w:rFonts w:ascii="Times New Roman" w:eastAsia="宋体" w:hAnsi="Times New Roman" w:cs="Times New Roman"/>
          <w:kern w:val="0"/>
          <w:sz w:val="24"/>
          <w:szCs w:val="24"/>
        </w:rPr>
        <w:t>. As a result, our protocol can resistant Sybil attack in block proposer election.</w:t>
      </w:r>
      <w:r w:rsidR="000327A9">
        <w:rPr>
          <w:rFonts w:ascii="Lucida Sans Unicode" w:eastAsia="宋体" w:hAnsi="Lucida Sans Unicode" w:cs="Lucida Sans Unicode"/>
          <w:kern w:val="0"/>
          <w:sz w:val="24"/>
          <w:szCs w:val="24"/>
        </w:rPr>
        <w:t>■</w:t>
      </w:r>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37F0D7CD"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w:t>
      </w:r>
      <w:r w:rsidR="00AA6E17">
        <w:rPr>
          <w:rFonts w:ascii="Times New Roman" w:eastAsia="宋体" w:hAnsi="Times New Roman" w:cs="Times New Roman"/>
          <w:kern w:val="0"/>
          <w:sz w:val="24"/>
          <w:szCs w:val="24"/>
        </w:rPr>
        <w:t>at most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SWIB is secure under Sybil attack.</w:t>
      </w:r>
    </w:p>
    <w:p w14:paraId="2367937F" w14:textId="7884F8B2"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forge a valid full signature through their private keys.</w:t>
      </w:r>
      <w:r>
        <w:rPr>
          <w:rFonts w:ascii="Times New Roman" w:eastAsia="宋体" w:hAnsi="Times New Roman" w:cs="Times New Roman"/>
          <w:kern w:val="0"/>
          <w:sz w:val="24"/>
          <w:szCs w:val="24"/>
        </w:rPr>
        <w:t xml:space="preserve"> </w:t>
      </w:r>
      <w:r w:rsidR="00DF11E1">
        <w:rPr>
          <w:rFonts w:ascii="Times New Roman" w:eastAsia="宋体" w:hAnsi="Times New Roman" w:cs="Times New Roman"/>
          <w:kern w:val="0"/>
          <w:sz w:val="24"/>
          <w:szCs w:val="24"/>
        </w:rPr>
        <w:t xml:space="preserve">Either </w:t>
      </w:r>
      <w:r w:rsidR="00325EDC">
        <w:rPr>
          <w:rFonts w:ascii="Times New Roman" w:eastAsia="宋体" w:hAnsi="Times New Roman" w:cs="Times New Roman"/>
          <w:kern w:val="0"/>
          <w:sz w:val="24"/>
          <w:szCs w:val="24"/>
        </w:rPr>
        <w:t>honest node</w:t>
      </w:r>
      <w:r w:rsidR="00DF11E1">
        <w:rPr>
          <w:rFonts w:ascii="Times New Roman" w:eastAsia="宋体" w:hAnsi="Times New Roman" w:cs="Times New Roman"/>
          <w:kern w:val="0"/>
          <w:sz w:val="24"/>
          <w:szCs w:val="24"/>
        </w:rPr>
        <w:t xml:space="preserve"> or </w:t>
      </w:r>
      <w:r w:rsidR="00325EDC">
        <w:rPr>
          <w:rFonts w:ascii="Times New Roman" w:eastAsia="宋体" w:hAnsi="Times New Roman" w:cs="Times New Roman"/>
          <w:kern w:val="0"/>
          <w:sz w:val="24"/>
          <w:szCs w:val="24"/>
        </w:rPr>
        <w:t>malicious node being block proposer</w:t>
      </w:r>
      <w:r w:rsidR="00DF11E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remaining honest nodes </w:t>
      </w:r>
      <w:r w:rsidR="00C74554">
        <w:rPr>
          <w:rFonts w:ascii="Times New Roman" w:eastAsia="宋体" w:hAnsi="Times New Roman" w:cs="Times New Roman"/>
          <w:kern w:val="0"/>
          <w:sz w:val="24"/>
          <w:szCs w:val="24"/>
        </w:rPr>
        <w:t xml:space="preserve">will </w:t>
      </w:r>
      <w:r w:rsidR="00DF11E1">
        <w:rPr>
          <w:rFonts w:ascii="Times New Roman" w:eastAsia="宋体" w:hAnsi="Times New Roman" w:cs="Times New Roman"/>
          <w:kern w:val="0"/>
          <w:sz w:val="24"/>
          <w:szCs w:val="24"/>
        </w:rPr>
        <w:t>finalize</w:t>
      </w:r>
      <w:r w:rsidR="00C74554">
        <w:rPr>
          <w:rFonts w:ascii="Times New Roman" w:eastAsia="宋体" w:hAnsi="Times New Roman" w:cs="Times New Roman"/>
          <w:kern w:val="0"/>
          <w:sz w:val="24"/>
          <w:szCs w:val="24"/>
        </w:rPr>
        <w:t xml:space="preserve"> a valid/an empty block </w:t>
      </w:r>
      <w:r>
        <w:rPr>
          <w:rFonts w:ascii="Times New Roman" w:eastAsia="宋体" w:hAnsi="Times New Roman" w:cs="Times New Roman"/>
          <w:kern w:val="0"/>
          <w:sz w:val="24"/>
          <w:szCs w:val="24"/>
        </w:rPr>
        <w:t xml:space="preserve">by recovering a </w:t>
      </w:r>
      <w:r w:rsidR="00325EDC">
        <w:rPr>
          <w:rFonts w:ascii="Times New Roman" w:eastAsia="宋体" w:hAnsi="Times New Roman" w:cs="Times New Roman"/>
          <w:kern w:val="0"/>
          <w:sz w:val="24"/>
          <w:szCs w:val="24"/>
        </w:rPr>
        <w:t xml:space="preserve">valid </w:t>
      </w:r>
      <w:r>
        <w:rPr>
          <w:rFonts w:ascii="Times New Roman" w:eastAsia="宋体" w:hAnsi="Times New Roman" w:cs="Times New Roman"/>
          <w:kern w:val="0"/>
          <w:sz w:val="24"/>
          <w:szCs w:val="24"/>
        </w:rPr>
        <w:t>full signature.</w:t>
      </w:r>
      <w:r w:rsidR="0020570A">
        <w:rPr>
          <w:rFonts w:ascii="Times New Roman" w:eastAsia="宋体" w:hAnsi="Times New Roman" w:cs="Times New Roman"/>
          <w:kern w:val="0"/>
          <w:sz w:val="24"/>
          <w:szCs w:val="24"/>
        </w:rPr>
        <w:t xml:space="preserve"> Therefore, the block verification stage is secure if </w:t>
      </w:r>
      <w:r w:rsidR="004606E9">
        <w:rPr>
          <w:rFonts w:ascii="Times New Roman" w:eastAsia="宋体" w:hAnsi="Times New Roman" w:cs="Times New Roman"/>
          <w:kern w:val="0"/>
          <w:sz w:val="24"/>
          <w:szCs w:val="24"/>
        </w:rPr>
        <w:t xml:space="preserve">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606E9">
        <w:rPr>
          <w:rFonts w:ascii="Times New Roman" w:eastAsia="宋体" w:hAnsi="Times New Roman" w:cs="Times New Roman" w:hint="eastAsia"/>
          <w:kern w:val="0"/>
          <w:sz w:val="24"/>
          <w:szCs w:val="24"/>
        </w:rPr>
        <w:t>.</w:t>
      </w:r>
    </w:p>
    <w:p w14:paraId="6F2B414A" w14:textId="7194481F" w:rsidR="00CE36D1" w:rsidRDefault="00CE36D1" w:rsidP="00CE36D1">
      <w:pPr>
        <w:spacing w:afterLines="50" w:after="156"/>
        <w:ind w:firstLineChars="200" w:firstLine="480"/>
        <w:rPr>
          <w:ins w:id="13" w:author="Zhang Li" w:date="2022-07-09T10:12:00Z"/>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29244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Jamming Attack</w:t>
      </w:r>
    </w:p>
    <w:p w14:paraId="0E6E7B83" w14:textId="5CBF6940" w:rsidR="009461E4" w:rsidRDefault="00292449" w:rsidP="005A360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A3606">
        <w:rPr>
          <w:rFonts w:ascii="Times New Roman" w:eastAsia="宋体" w:hAnsi="Times New Roman" w:cs="Times New Roman"/>
          <w:kern w:val="0"/>
          <w:sz w:val="24"/>
          <w:szCs w:val="24"/>
        </w:rPr>
        <w:t>hen adversary launches jamming attack to prevent other nodes from broadcasting their messages, the liveness of b</w:t>
      </w:r>
      <w:r w:rsidR="002511B5">
        <w:rPr>
          <w:rFonts w:ascii="Times New Roman" w:eastAsia="宋体" w:hAnsi="Times New Roman" w:cs="Times New Roman"/>
          <w:kern w:val="0"/>
          <w:sz w:val="24"/>
          <w:szCs w:val="24"/>
        </w:rPr>
        <w:t xml:space="preserve">lockchain system </w:t>
      </w:r>
      <w:r w:rsidR="005A3606">
        <w:rPr>
          <w:rFonts w:ascii="Times New Roman" w:eastAsia="宋体" w:hAnsi="Times New Roman" w:cs="Times New Roman"/>
          <w:kern w:val="0"/>
          <w:sz w:val="24"/>
          <w:szCs w:val="24"/>
        </w:rPr>
        <w:t>may be not satisfied</w:t>
      </w:r>
      <w:r w:rsidR="002511B5">
        <w:rPr>
          <w:rFonts w:ascii="Times New Roman" w:eastAsia="宋体" w:hAnsi="Times New Roman" w:cs="Times New Roman"/>
          <w:kern w:val="0"/>
          <w:sz w:val="24"/>
          <w:szCs w:val="24"/>
        </w:rPr>
        <w:t>.</w:t>
      </w:r>
      <w:r w:rsidR="005A3606">
        <w:rPr>
          <w:rFonts w:ascii="Times New Roman" w:eastAsia="宋体" w:hAnsi="Times New Roman" w:cs="Times New Roman" w:hint="eastAsia"/>
          <w:kern w:val="0"/>
          <w:sz w:val="24"/>
          <w:szCs w:val="24"/>
        </w:rPr>
        <w:t xml:space="preserve"> </w:t>
      </w:r>
      <w:r w:rsidR="009461E4">
        <w:rPr>
          <w:rFonts w:ascii="Times New Roman" w:eastAsia="宋体" w:hAnsi="Times New Roman" w:cs="Times New Roman"/>
          <w:kern w:val="0"/>
          <w:sz w:val="24"/>
          <w:szCs w:val="24"/>
        </w:rPr>
        <w:t xml:space="preserve">Reducing channel contention </w:t>
      </w:r>
      <w:r w:rsidR="005A3606">
        <w:rPr>
          <w:rFonts w:ascii="Times New Roman" w:eastAsia="宋体" w:hAnsi="Times New Roman" w:cs="Times New Roman"/>
          <w:kern w:val="0"/>
          <w:sz w:val="24"/>
          <w:szCs w:val="24"/>
        </w:rPr>
        <w:t>and increasing waiting time of timeout are solutions to</w:t>
      </w:r>
      <w:r w:rsidR="009461E4">
        <w:rPr>
          <w:rFonts w:ascii="Times New Roman" w:eastAsia="宋体" w:hAnsi="Times New Roman" w:cs="Times New Roman"/>
          <w:kern w:val="0"/>
          <w:sz w:val="24"/>
          <w:szCs w:val="24"/>
        </w:rPr>
        <w:t xml:space="preserve"> </w:t>
      </w:r>
      <w:r w:rsidR="005A3606">
        <w:rPr>
          <w:rFonts w:ascii="Times New Roman" w:eastAsia="宋体" w:hAnsi="Times New Roman" w:cs="Times New Roman"/>
          <w:kern w:val="0"/>
          <w:sz w:val="24"/>
          <w:szCs w:val="24"/>
        </w:rPr>
        <w:t>resist</w:t>
      </w:r>
      <w:r w:rsidR="009461E4">
        <w:rPr>
          <w:rFonts w:ascii="Times New Roman" w:eastAsia="宋体" w:hAnsi="Times New Roman" w:cs="Times New Roman"/>
          <w:kern w:val="0"/>
          <w:sz w:val="24"/>
          <w:szCs w:val="24"/>
        </w:rPr>
        <w:t xml:space="preserve"> jamming attack. </w:t>
      </w:r>
      <w:r w:rsidR="005A3606">
        <w:rPr>
          <w:rFonts w:ascii="Times New Roman" w:eastAsia="宋体" w:hAnsi="Times New Roman" w:cs="Times New Roman"/>
          <w:kern w:val="0"/>
          <w:sz w:val="24"/>
          <w:szCs w:val="24"/>
        </w:rPr>
        <w:t>In SWIB, u</w:t>
      </w:r>
      <w:r w:rsidR="00D142A0">
        <w:rPr>
          <w:rFonts w:ascii="Times New Roman" w:eastAsia="宋体" w:hAnsi="Times New Roman" w:cs="Times New Roman"/>
          <w:kern w:val="0"/>
          <w:sz w:val="24"/>
          <w:szCs w:val="24"/>
        </w:rPr>
        <w:t xml:space="preserve">tilizing an estimate of adversary time window </w:t>
      </w:r>
      <w:r w:rsidR="009461E4">
        <w:rPr>
          <w:rFonts w:ascii="Times New Roman" w:eastAsia="宋体" w:hAnsi="Times New Roman" w:cs="Times New Roman"/>
          <w:kern w:val="0"/>
          <w:sz w:val="24"/>
          <w:szCs w:val="24"/>
        </w:rPr>
        <w:t xml:space="preserve">to adjust the channel compete probability of </w:t>
      </w:r>
      <w:r w:rsidR="00A21FFC">
        <w:rPr>
          <w:rFonts w:ascii="Times New Roman" w:eastAsia="宋体" w:hAnsi="Times New Roman" w:cs="Times New Roman"/>
          <w:kern w:val="0"/>
          <w:sz w:val="24"/>
          <w:szCs w:val="24"/>
        </w:rPr>
        <w:t>will</w:t>
      </w:r>
      <w:r w:rsidR="009461E4">
        <w:rPr>
          <w:rFonts w:ascii="Times New Roman" w:eastAsia="宋体" w:hAnsi="Times New Roman" w:cs="Times New Roman"/>
          <w:kern w:val="0"/>
          <w:sz w:val="24"/>
          <w:szCs w:val="24"/>
        </w:rPr>
        <w:t xml:space="preserve"> reduce channel contention. We have the following proposition.</w:t>
      </w:r>
    </w:p>
    <w:p w14:paraId="7B05950A" w14:textId="68659BBD"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Pr>
          <w:rFonts w:ascii="Times New Roman" w:eastAsia="宋体" w:hAnsi="Times New Roman" w:cs="Times New Roman"/>
          <w:kern w:val="0"/>
          <w:sz w:val="24"/>
          <w:szCs w:val="24"/>
        </w:rPr>
        <w:t>bounded, the</w:t>
      </w:r>
      <w:r w:rsidR="00413C77">
        <w:rPr>
          <w:rFonts w:ascii="Times New Roman" w:eastAsia="宋体" w:hAnsi="Times New Roman" w:cs="Times New Roman"/>
          <w:kern w:val="0"/>
          <w:sz w:val="24"/>
          <w:szCs w:val="24"/>
        </w:rPr>
        <w:t xml:space="preserve"> channel contention will be reduced</w:t>
      </w:r>
      <w:r w:rsidR="000A2C84">
        <w:rPr>
          <w:rFonts w:ascii="Times New Roman" w:eastAsia="宋体" w:hAnsi="Times New Roman" w:cs="Times New Roman"/>
          <w:kern w:val="0"/>
          <w:sz w:val="24"/>
          <w:szCs w:val="24"/>
        </w:rPr>
        <w:t xml:space="preserve"> under jamming attack.</w:t>
      </w:r>
    </w:p>
    <w:p w14:paraId="3B8D3E01" w14:textId="65211809" w:rsidR="00E369F4" w:rsidRDefault="009461E4" w:rsidP="00CB4BA6">
      <w:pPr>
        <w:spacing w:afterLines="50" w:after="156"/>
        <w:rPr>
          <w:rFonts w:ascii="Times New Roman" w:eastAsia="宋体" w:hAnsi="Times New Roman" w:cs="Times New Roman"/>
          <w:kern w:val="0"/>
          <w:sz w:val="24"/>
          <w:szCs w:val="24"/>
        </w:rPr>
      </w:pPr>
      <w:r w:rsidRPr="00630618">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13C77">
        <w:rPr>
          <w:rFonts w:ascii="Times New Roman" w:eastAsia="宋体" w:hAnsi="Times New Roman" w:cs="Times New Roman"/>
          <w:kern w:val="0"/>
          <w:sz w:val="24"/>
          <w:szCs w:val="24"/>
        </w:rPr>
        <w:t xml:space="preserve">When adversary launches jamming attack, the estimate adversary time window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CB4BA6">
        <w:rPr>
          <w:rFonts w:ascii="Times New Roman" w:eastAsia="宋体" w:hAnsi="Times New Roman" w:cs="Times New Roman" w:hint="eastAsia"/>
          <w:kern w:val="0"/>
          <w:sz w:val="24"/>
          <w:szCs w:val="24"/>
        </w:rPr>
        <w:t xml:space="preserve"> </w:t>
      </w:r>
      <w:r w:rsidR="00413C77">
        <w:rPr>
          <w:rFonts w:ascii="Times New Roman" w:eastAsia="宋体" w:hAnsi="Times New Roman" w:cs="Times New Roman"/>
          <w:kern w:val="0"/>
          <w:sz w:val="24"/>
          <w:szCs w:val="24"/>
        </w:rPr>
        <w:t xml:space="preserve">will increase. </w:t>
      </w:r>
      <w:r w:rsidR="00CB4BA6">
        <w:rPr>
          <w:rFonts w:ascii="Times New Roman" w:eastAsia="宋体" w:hAnsi="Times New Roman" w:cs="Times New Roman"/>
          <w:kern w:val="0"/>
          <w:sz w:val="24"/>
          <w:szCs w:val="24"/>
        </w:rPr>
        <w:t xml:space="preserve">The probability </w:t>
      </w:r>
      <w:r w:rsidR="00D543EB">
        <w:rPr>
          <w:rFonts w:ascii="Times New Roman" w:eastAsia="宋体" w:hAnsi="Times New Roman" w:cs="Times New Roman"/>
          <w:kern w:val="0"/>
          <w:sz w:val="24"/>
          <w:szCs w:val="24"/>
        </w:rPr>
        <w:t xml:space="preserve">that no node transmits in a slot is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oMath>
      <w:r w:rsidR="00D543EB">
        <w:rPr>
          <w:rFonts w:ascii="Times New Roman" w:eastAsia="宋体" w:hAnsi="Times New Roman" w:cs="Times New Roman" w:hint="eastAsia"/>
          <w:kern w:val="0"/>
          <w:sz w:val="24"/>
          <w:szCs w:val="24"/>
        </w:rPr>
        <w:t>.</w:t>
      </w:r>
      <w:r w:rsidR="00D543EB">
        <w:rPr>
          <w:rFonts w:ascii="Times New Roman" w:eastAsia="宋体" w:hAnsi="Times New Roman" w:cs="Times New Roman"/>
          <w:kern w:val="0"/>
          <w:sz w:val="24"/>
          <w:szCs w:val="24"/>
        </w:rPr>
        <w:t xml:space="preserve"> Then, the probability of at least one idle slot within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D543EB">
        <w:rPr>
          <w:rFonts w:ascii="Times New Roman" w:eastAsia="宋体" w:hAnsi="Times New Roman" w:cs="Times New Roman" w:hint="eastAsia"/>
          <w:kern w:val="0"/>
          <w:sz w:val="24"/>
          <w:szCs w:val="24"/>
        </w:rPr>
        <w:t xml:space="preserve"> </w:t>
      </w:r>
      <w:r w:rsidR="00D543EB">
        <w:rPr>
          <w:rFonts w:ascii="Times New Roman" w:eastAsia="宋体" w:hAnsi="Times New Roman" w:cs="Times New Roman"/>
          <w:kern w:val="0"/>
          <w:sz w:val="24"/>
          <w:szCs w:val="24"/>
        </w:rPr>
        <w:t>of a node is computed as</w:t>
      </w:r>
    </w:p>
    <w:p w14:paraId="321E6BCB" w14:textId="541A07BD" w:rsidR="00E9184E" w:rsidRPr="00E9184E" w:rsidRDefault="00000000" w:rsidP="00CB4BA6">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r>
                    <w:rPr>
                      <w:rFonts w:ascii="Cambria Math" w:eastAsia="宋体" w:hAnsi="Cambria Math" w:cs="Times New Roman"/>
                      <w:kern w:val="0"/>
                      <w:sz w:val="24"/>
                      <w:szCs w:val="24"/>
                    </w:rPr>
                    <m:t>=1-</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667F08DC" w14:textId="55C61B69" w:rsidR="00CB4BA6" w:rsidRDefault="00CB4BA6"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Since adversary jams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 </w:t>
      </w:r>
      <w:r w:rsidR="00D142A0">
        <w:rPr>
          <w:rFonts w:ascii="Times New Roman" w:eastAsia="宋体" w:hAnsi="Times New Roman" w:cs="Times New Roman"/>
          <w:kern w:val="0"/>
          <w:sz w:val="24"/>
          <w:szCs w:val="24"/>
        </w:rPr>
        <w:t>in any</w:t>
      </w:r>
      <w:r w:rsidR="00D142A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D142A0">
        <w:rPr>
          <w:rFonts w:ascii="Times New Roman" w:eastAsia="宋体" w:hAnsi="Times New Roman" w:cs="Times New Roman"/>
          <w:kern w:val="0"/>
          <w:sz w:val="24"/>
          <w:szCs w:val="24"/>
        </w:rPr>
        <w:t>consecutive slots</w:t>
      </w:r>
      <w:r w:rsidR="00D142A0" w:rsidRPr="00FF45A9">
        <w:rPr>
          <w:rFonts w:ascii="Times New Roman" w:eastAsia="宋体" w:hAnsi="Times New Roman" w:cs="Times New Roman"/>
          <w:kern w:val="0"/>
          <w:sz w:val="24"/>
          <w:szCs w:val="24"/>
        </w:rPr>
        <w:t>,</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00E369F4">
        <w:rPr>
          <w:rFonts w:ascii="Times New Roman" w:eastAsia="宋体" w:hAnsi="Times New Roman" w:cs="Times New Roman"/>
          <w:kern w:val="0"/>
          <w:sz w:val="24"/>
          <w:szCs w:val="24"/>
        </w:rPr>
        <w:t xml:space="preserve"> number of </w:t>
      </w:r>
      <w:r w:rsidR="00BB18B1">
        <w:rPr>
          <w:rFonts w:ascii="Times New Roman" w:eastAsia="宋体" w:hAnsi="Times New Roman" w:cs="Times New Roman"/>
          <w:kern w:val="0"/>
          <w:sz w:val="24"/>
          <w:szCs w:val="24"/>
        </w:rPr>
        <w:t>slots that honest nodes can transmit messages</w:t>
      </w:r>
      <w:r w:rsidR="00E369F4">
        <w:rPr>
          <w:rFonts w:ascii="Times New Roman" w:eastAsia="宋体" w:hAnsi="Times New Roman" w:cs="Times New Roman"/>
          <w:kern w:val="0"/>
          <w:sz w:val="24"/>
          <w:szCs w:val="24"/>
        </w:rPr>
        <w:t xml:space="preserve"> 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E369F4">
        <w:rPr>
          <w:rFonts w:ascii="Times New Roman" w:eastAsia="宋体" w:hAnsi="Times New Roman" w:cs="Times New Roman" w:hint="eastAsia"/>
          <w:kern w:val="0"/>
          <w:sz w:val="24"/>
          <w:szCs w:val="24"/>
        </w:rPr>
        <w:t xml:space="preserve"> </w:t>
      </w:r>
      <w:r w:rsidR="00E369F4">
        <w:rPr>
          <w:rFonts w:ascii="Times New Roman" w:eastAsia="宋体" w:hAnsi="Times New Roman" w:cs="Times New Roman"/>
          <w:kern w:val="0"/>
          <w:sz w:val="24"/>
          <w:szCs w:val="24"/>
        </w:rPr>
        <w:t>will decrease</w:t>
      </w:r>
      <w:r>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If the</w:t>
      </w:r>
      <w:r w:rsidR="00F7684E">
        <w:rPr>
          <w:rFonts w:ascii="Times New Roman" w:eastAsia="宋体" w:hAnsi="Times New Roman" w:cs="Times New Roman"/>
          <w:kern w:val="0"/>
          <w:sz w:val="24"/>
          <w:szCs w:val="24"/>
        </w:rPr>
        <w:t>re</w:t>
      </w:r>
      <w:r w:rsidR="008E1F4E">
        <w:rPr>
          <w:rFonts w:ascii="Times New Roman" w:eastAsia="宋体" w:hAnsi="Times New Roman" w:cs="Times New Roman"/>
          <w:kern w:val="0"/>
          <w:sz w:val="24"/>
          <w:szCs w:val="24"/>
        </w:rPr>
        <w:t xml:space="preserve"> is no</w:t>
      </w:r>
      <w:r w:rsidR="008E1F4E" w:rsidRPr="008E1F4E">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 xml:space="preserve">idle slot in the pass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slots,</w:t>
      </w:r>
      <w:r w:rsidR="00BB18B1">
        <w:rPr>
          <w:rFonts w:ascii="Times New Roman" w:eastAsia="宋体" w:hAnsi="Times New Roman" w:cs="Times New Roman"/>
          <w:kern w:val="0"/>
          <w:sz w:val="24"/>
          <w:szCs w:val="24"/>
        </w:rPr>
        <w:t xml:space="preserve"> the </w:t>
      </w:r>
      <w:r w:rsidR="008E1F4E">
        <w:rPr>
          <w:rFonts w:ascii="Times New Roman" w:eastAsia="宋体" w:hAnsi="Times New Roman" w:cs="Times New Roman"/>
          <w:kern w:val="0"/>
          <w:sz w:val="24"/>
          <w:szCs w:val="24"/>
        </w:rPr>
        <w:t xml:space="preserve">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will increase and the channel compete probability of node</w:t>
      </w:r>
      <w:r w:rsidR="0080288A">
        <w:rPr>
          <w:rFonts w:ascii="Times New Roman" w:eastAsia="宋体" w:hAnsi="Times New Roman" w:cs="Times New Roman"/>
          <w:kern w:val="0"/>
          <w:sz w:val="24"/>
          <w:szCs w:val="24"/>
        </w:rPr>
        <w:t>s</w:t>
      </w:r>
      <w:r w:rsidR="008E1F4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00913BA8">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decrease. As result, the 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which indicates that channel contention </w:t>
      </w:r>
      <w:r w:rsidR="00A61673">
        <w:rPr>
          <w:rFonts w:ascii="Times New Roman" w:eastAsia="宋体" w:hAnsi="Times New Roman" w:cs="Times New Roman"/>
          <w:kern w:val="0"/>
          <w:sz w:val="24"/>
          <w:szCs w:val="24"/>
        </w:rPr>
        <w:t>is reduced</w:t>
      </w:r>
      <w:r w:rsidR="00913BA8">
        <w:rPr>
          <w:rFonts w:ascii="Times New Roman" w:eastAsia="宋体" w:hAnsi="Times New Roman" w:cs="Times New Roman"/>
          <w:kern w:val="0"/>
          <w:sz w:val="24"/>
          <w:szCs w:val="24"/>
        </w:rPr>
        <w:t>.</w:t>
      </w:r>
    </w:p>
    <w:p w14:paraId="07BE34D9" w14:textId="5F902B5A" w:rsidR="00953F16" w:rsidRPr="000475E4" w:rsidRDefault="00953F16" w:rsidP="00953F16">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w:t>
      </w:r>
      <w:r>
        <w:rPr>
          <w:rFonts w:ascii="Times New Roman" w:eastAsia="黑体" w:hAnsi="Times New Roman" w:cs="Times New Roman"/>
          <w:sz w:val="28"/>
          <w:szCs w:val="28"/>
        </w:rPr>
        <w:t>2</w:t>
      </w:r>
      <w:r w:rsidRPr="000475E4">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5474F2E5" w14:textId="0A00F576" w:rsidR="00953F16" w:rsidRDefault="00292449" w:rsidP="002924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performance of SWIB is analyzed according to the consensus success probability under wireless networks with unstable and unreliable channel in this subsection.</w:t>
      </w:r>
    </w:p>
    <w:p w14:paraId="61D554A8" w14:textId="0E1A9B67" w:rsidR="00D62396" w:rsidRDefault="00D62396" w:rsidP="00D62396">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4</w:t>
      </w:r>
      <w:r w:rsidRPr="000975DA">
        <w:rPr>
          <w:rFonts w:ascii="Times New Roman" w:eastAsia="宋体" w:hAnsi="Times New Roman" w:cs="Times New Roman"/>
          <w:b/>
          <w:bCs/>
          <w:kern w:val="0"/>
          <w:sz w:val="24"/>
          <w:szCs w:val="24"/>
        </w:rPr>
        <w:t xml:space="preserve">. </w:t>
      </w:r>
      <w:r w:rsidR="000A351A">
        <w:rPr>
          <w:rFonts w:ascii="Times New Roman" w:eastAsia="宋体" w:hAnsi="Times New Roman" w:cs="Times New Roman"/>
          <w:kern w:val="0"/>
          <w:sz w:val="24"/>
          <w:szCs w:val="24"/>
        </w:rPr>
        <w:t xml:space="preserve">If there are </w:t>
      </w:r>
      <m:oMath>
        <m:r>
          <w:rPr>
            <w:rFonts w:ascii="Cambria Math" w:eastAsia="宋体" w:hAnsi="Cambria Math" w:cs="Times New Roman"/>
            <w:kern w:val="0"/>
            <w:sz w:val="24"/>
            <w:szCs w:val="24"/>
          </w:rPr>
          <m:t>F</m:t>
        </m:r>
      </m:oMath>
      <w:r w:rsidR="000A351A">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malicious nodes, S</w:t>
      </w:r>
      <w:r>
        <w:rPr>
          <w:rFonts w:ascii="Times New Roman" w:eastAsia="宋体" w:hAnsi="Times New Roman" w:cs="Times New Roman"/>
          <w:kern w:val="0"/>
          <w:sz w:val="24"/>
          <w:szCs w:val="24"/>
        </w:rPr>
        <w:t xml:space="preserve">WIB achieve consensus with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slots. The</w:t>
      </w:r>
      <w:r>
        <w:rPr>
          <w:rFonts w:ascii="Times New Roman" w:eastAsia="宋体" w:hAnsi="Times New Roman" w:cs="Times New Roman"/>
          <w:kern w:val="0"/>
          <w:sz w:val="24"/>
          <w:szCs w:val="24"/>
        </w:rPr>
        <w:t xml:space="preserve"> </w:t>
      </w:r>
      <w:r w:rsidR="00141040">
        <w:rPr>
          <w:rFonts w:ascii="Times New Roman" w:eastAsia="宋体" w:hAnsi="Times New Roman" w:cs="Times New Roman"/>
          <w:kern w:val="0"/>
          <w:sz w:val="24"/>
          <w:szCs w:val="24"/>
        </w:rPr>
        <w:t xml:space="preserve">consensus success </w:t>
      </w:r>
      <w:r>
        <w:rPr>
          <w:rFonts w:ascii="Times New Roman" w:eastAsia="宋体" w:hAnsi="Times New Roman" w:cs="Times New Roman"/>
          <w:kern w:val="0"/>
          <w:sz w:val="24"/>
          <w:szCs w:val="24"/>
        </w:rPr>
        <w:t>probability</w:t>
      </w:r>
      <w:r w:rsidR="000A351A">
        <w:rPr>
          <w:rFonts w:ascii="Times New Roman" w:eastAsia="宋体" w:hAnsi="Times New Roman" w:cs="Times New Roman"/>
          <w:kern w:val="0"/>
          <w:sz w:val="24"/>
          <w:szCs w:val="24"/>
        </w:rPr>
        <w:t xml:space="preserve"> is</w:t>
      </w:r>
      <w:r w:rsidR="00141040">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141040">
        <w:rPr>
          <w:rFonts w:ascii="Times New Roman" w:eastAsia="宋体" w:hAnsi="Times New Roman" w:cs="Times New Roman"/>
          <w:kern w:val="0"/>
          <w:sz w:val="24"/>
          <w:szCs w:val="24"/>
        </w:rPr>
        <w:t xml:space="preserve">, </w:t>
      </w:r>
      <w:r w:rsidR="000A351A">
        <w:rPr>
          <w:rFonts w:ascii="Times New Roman" w:eastAsia="宋体" w:hAnsi="Times New Roman" w:cs="Times New Roman"/>
          <w:kern w:val="0"/>
          <w:sz w:val="24"/>
          <w:szCs w:val="24"/>
        </w:rPr>
        <w:t>where</w:t>
      </w:r>
      <w:r w:rsidR="00141040">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is the number of packages of a signature.</w:t>
      </w:r>
    </w:p>
    <w:p w14:paraId="27BA69B7" w14:textId="128F3E28" w:rsidR="002B76BD" w:rsidRDefault="00D62396" w:rsidP="009E5F7D">
      <w:pPr>
        <w:spacing w:afterLines="50" w:after="156"/>
        <w:rPr>
          <w:rFonts w:ascii="Times New Roman" w:eastAsia="宋体" w:hAnsi="Times New Roman" w:cs="Times New Roman"/>
          <w:kern w:val="0"/>
          <w:sz w:val="24"/>
          <w:szCs w:val="24"/>
        </w:rPr>
      </w:pPr>
      <w:r w:rsidRPr="0014104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2B76BD">
        <w:rPr>
          <w:rFonts w:ascii="Times New Roman" w:eastAsia="宋体" w:hAnsi="Times New Roman" w:cs="Times New Roman"/>
          <w:kern w:val="0"/>
          <w:sz w:val="24"/>
          <w:szCs w:val="24"/>
        </w:rPr>
        <w:t>In channel access process, a</w:t>
      </w:r>
      <w:r w:rsidR="0037037B">
        <w:rPr>
          <w:rFonts w:ascii="Times New Roman" w:eastAsia="宋体" w:hAnsi="Times New Roman" w:cs="Times New Roman"/>
          <w:kern w:val="0"/>
          <w:sz w:val="24"/>
          <w:szCs w:val="24"/>
        </w:rPr>
        <w:t xml:space="preserve">ccording to channel contention success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C2296C">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(4), we derivate that the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1/e</m:t>
            </m:r>
          </m:num>
          <m:den>
            <m:r>
              <w:rPr>
                <w:rFonts w:ascii="Cambria Math" w:eastAsia="宋体" w:hAnsi="Cambria Math" w:cs="Times New Roman"/>
                <w:kern w:val="0"/>
                <w:sz w:val="24"/>
                <w:szCs w:val="24"/>
              </w:rPr>
              <m:t>1-1/e</m:t>
            </m:r>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r>
          <w:rPr>
            <w:rFonts w:ascii="Cambria Math" w:eastAsia="宋体" w:hAnsi="Cambria Math" w:cs="Times New Roman"/>
            <w:kern w:val="0"/>
            <w:sz w:val="24"/>
            <w:szCs w:val="24"/>
          </w:rPr>
          <m:t>.</m:t>
        </m:r>
      </m:oMath>
      <w:r w:rsidR="0037037B">
        <w:rPr>
          <w:rFonts w:ascii="Times New Roman" w:eastAsia="宋体" w:hAnsi="Times New Roman" w:cs="Times New Roman" w:hint="eastAsia"/>
          <w:kern w:val="0"/>
          <w:sz w:val="24"/>
          <w:szCs w:val="24"/>
        </w:rPr>
        <w:t xml:space="preserve"> </w:t>
      </w:r>
      <w:r w:rsidR="0037037B">
        <w:rPr>
          <w:rFonts w:ascii="Times New Roman" w:eastAsia="宋体" w:hAnsi="Times New Roman" w:cs="Times New Roman"/>
          <w:kern w:val="0"/>
          <w:sz w:val="24"/>
          <w:szCs w:val="24"/>
        </w:rPr>
        <w:t xml:space="preserve">Thus, </w:t>
      </w:r>
      <w:r w:rsidR="0098117B">
        <w:rPr>
          <w:rFonts w:ascii="Times New Roman" w:eastAsia="宋体" w:hAnsi="Times New Roman" w:cs="Times New Roman"/>
          <w:kern w:val="0"/>
          <w:sz w:val="24"/>
          <w:szCs w:val="24"/>
        </w:rPr>
        <w:t xml:space="preserve">for a given target channel contention success probability </w:t>
      </w:r>
      <m:oMath>
        <m:r>
          <w:rPr>
            <w:rFonts w:ascii="Cambria Math" w:eastAsia="宋体" w:hAnsi="Cambria Math" w:cs="Times New Roman"/>
            <w:kern w:val="0"/>
            <w:sz w:val="24"/>
            <w:szCs w:val="24"/>
          </w:rPr>
          <m:t>ς</m:t>
        </m:r>
      </m:oMath>
      <w:r w:rsidR="0098117B">
        <w:rPr>
          <w:rFonts w:ascii="Times New Roman" w:eastAsia="宋体" w:hAnsi="Times New Roman" w:cs="Times New Roman" w:hint="eastAsia"/>
          <w:kern w:val="0"/>
          <w:sz w:val="24"/>
          <w:szCs w:val="24"/>
        </w:rPr>
        <w:t>,</w:t>
      </w:r>
      <w:r w:rsidR="0098117B">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the required time slots </w:t>
      </w:r>
      <w:r w:rsidR="00C2296C">
        <w:rPr>
          <w:rFonts w:ascii="Times New Roman" w:eastAsia="宋体" w:hAnsi="Times New Roman" w:cs="Times New Roman"/>
          <w:kern w:val="0"/>
          <w:sz w:val="24"/>
          <w:szCs w:val="24"/>
        </w:rPr>
        <w:t xml:space="preserve">of </w:t>
      </w:r>
      <w:r w:rsidR="0037037B">
        <w:rPr>
          <w:rFonts w:ascii="Times New Roman" w:eastAsia="宋体" w:hAnsi="Times New Roman" w:cs="Times New Roman"/>
          <w:kern w:val="0"/>
          <w:sz w:val="24"/>
          <w:szCs w:val="24"/>
        </w:rPr>
        <w:t>channel contention</w:t>
      </w:r>
      <w:r w:rsidR="00C2296C">
        <w:rPr>
          <w:rFonts w:ascii="Times New Roman" w:eastAsia="宋体" w:hAnsi="Times New Roman" w:cs="Times New Roman"/>
          <w:kern w:val="0"/>
          <w:sz w:val="24"/>
          <w:szCs w:val="24"/>
        </w:rPr>
        <w:t xml:space="preserve"> process</w:t>
      </w:r>
      <w:r w:rsidR="0098117B">
        <w:rPr>
          <w:rFonts w:ascii="Times New Roman" w:eastAsia="宋体" w:hAnsi="Times New Roman" w:cs="Times New Roman"/>
          <w:kern w:val="0"/>
          <w:sz w:val="24"/>
          <w:szCs w:val="24"/>
        </w:rPr>
        <w:t xml:space="preserve"> is</w:t>
      </w:r>
      <w:r w:rsidR="00C2296C">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e>
                    </m:d>
                  </m:e>
                </m:func>
              </m:den>
            </m:f>
          </m:e>
        </m:d>
      </m:oMath>
      <w:r w:rsidR="0098117B">
        <w:rPr>
          <w:rFonts w:ascii="Times New Roman" w:eastAsia="宋体" w:hAnsi="Times New Roman" w:cs="Times New Roman"/>
          <w:kern w:val="0"/>
          <w:sz w:val="24"/>
          <w:szCs w:val="24"/>
        </w:rPr>
        <w:t>, which is constant</w:t>
      </w:r>
      <w:r w:rsidR="00C2296C">
        <w:rPr>
          <w:rFonts w:ascii="Times New Roman" w:eastAsia="宋体" w:hAnsi="Times New Roman" w:cs="Times New Roman"/>
          <w:kern w:val="0"/>
          <w:sz w:val="24"/>
          <w:szCs w:val="24"/>
        </w:rPr>
        <w:t>.</w:t>
      </w:r>
    </w:p>
    <w:p w14:paraId="22D4717A" w14:textId="36DCE354" w:rsidR="0097751B" w:rsidRDefault="002B76BD"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transmission process, s</w:t>
      </w:r>
      <w:r w:rsidR="00612542">
        <w:rPr>
          <w:rFonts w:ascii="Times New Roman" w:eastAsia="宋体" w:hAnsi="Times New Roman" w:cs="Times New Roman"/>
          <w:kern w:val="0"/>
          <w:sz w:val="24"/>
          <w:szCs w:val="24"/>
        </w:rPr>
        <w:t xml:space="preserve">ince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r>
          <w:rPr>
            <w:rFonts w:ascii="Cambria Math" w:eastAsia="宋体" w:hAnsi="Cambria Math" w:cs="Times New Roman"/>
            <w:kern w:val="0"/>
            <w:sz w:val="24"/>
            <w:szCs w:val="24"/>
          </w:rPr>
          <m:t>&gt;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oMath>
      <w:r w:rsidR="00612542">
        <w:rPr>
          <w:rFonts w:ascii="Times New Roman" w:eastAsia="宋体" w:hAnsi="Times New Roman" w:cs="Times New Roman" w:hint="eastAsia"/>
          <w:kern w:val="0"/>
          <w:sz w:val="24"/>
          <w:szCs w:val="24"/>
        </w:rPr>
        <w:t>,</w:t>
      </w:r>
      <w:r w:rsidR="00612542">
        <w:rPr>
          <w:rFonts w:ascii="Times New Roman" w:eastAsia="宋体" w:hAnsi="Times New Roman" w:cs="Times New Roman"/>
          <w:kern w:val="0"/>
          <w:sz w:val="24"/>
          <w:szCs w:val="24"/>
        </w:rPr>
        <w:t xml:space="preserve"> we obtain</w:t>
      </w:r>
      <w:r w:rsidR="007913B8" w:rsidRPr="007913B8">
        <w:rPr>
          <w:rFonts w:ascii="Times New Roman" w:eastAsia="宋体" w:hAnsi="Times New Roman" w:cs="Times New Roman"/>
          <w:kern w:val="0"/>
          <w:sz w:val="24"/>
          <w:szCs w:val="24"/>
        </w:rPr>
        <w:t xml:space="preserve"> </w:t>
      </w:r>
      <w:r w:rsidR="007913B8">
        <w:rPr>
          <w:rFonts w:ascii="Times New Roman" w:eastAsia="宋体" w:hAnsi="Times New Roman" w:cs="Times New Roman"/>
          <w:kern w:val="0"/>
          <w:sz w:val="24"/>
          <w:szCs w:val="24"/>
        </w:rPr>
        <w:t xml:space="preserve">the </w:t>
      </w:r>
      <w:r w:rsidR="005C3FC3">
        <w:rPr>
          <w:rFonts w:ascii="Times New Roman" w:eastAsia="宋体" w:hAnsi="Times New Roman" w:cs="Times New Roman"/>
          <w:kern w:val="0"/>
          <w:sz w:val="24"/>
          <w:szCs w:val="24"/>
        </w:rPr>
        <w:t xml:space="preserve">maximum </w:t>
      </w:r>
      <w:r w:rsidR="007913B8">
        <w:rPr>
          <w:rFonts w:ascii="Times New Roman" w:eastAsia="宋体" w:hAnsi="Times New Roman" w:cs="Times New Roman"/>
          <w:kern w:val="0"/>
          <w:sz w:val="24"/>
          <w:szCs w:val="24"/>
        </w:rPr>
        <w:t>required time slots of transmitting a package</w:t>
      </w:r>
      <w:r w:rsidR="00143FA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N</m:t>
        </m:r>
      </m:oMath>
      <w:r w:rsidR="00143FA3">
        <w:rPr>
          <w:rFonts w:ascii="Times New Roman" w:eastAsia="宋体" w:hAnsi="Times New Roman" w:cs="Times New Roman" w:hint="eastAsia"/>
          <w:kern w:val="0"/>
          <w:sz w:val="24"/>
          <w:szCs w:val="24"/>
        </w:rPr>
        <w:t xml:space="preserve"> n</w:t>
      </w:r>
      <w:r w:rsidR="00143FA3">
        <w:rPr>
          <w:rFonts w:ascii="Times New Roman" w:eastAsia="宋体" w:hAnsi="Times New Roman" w:cs="Times New Roman"/>
          <w:kern w:val="0"/>
          <w:sz w:val="24"/>
          <w:szCs w:val="24"/>
        </w:rPr>
        <w:t>odes</w:t>
      </w:r>
      <w:r w:rsidR="007913B8">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&lt;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7913B8">
        <w:rPr>
          <w:rFonts w:ascii="Times New Roman" w:eastAsia="宋体" w:hAnsi="Times New Roman" w:cs="Times New Roman"/>
          <w:kern w:val="0"/>
          <w:sz w:val="24"/>
          <w:szCs w:val="24"/>
        </w:rPr>
        <w:t xml:space="preserve"> (9)</w:t>
      </w:r>
      <w:r w:rsidR="00143FA3">
        <w:rPr>
          <w:rFonts w:ascii="Times New Roman" w:eastAsia="宋体" w:hAnsi="Times New Roman" w:cs="Times New Roman"/>
          <w:kern w:val="0"/>
          <w:sz w:val="24"/>
          <w:szCs w:val="24"/>
        </w:rPr>
        <w:t>.</w:t>
      </w:r>
    </w:p>
    <w:p w14:paraId="69806E0E" w14:textId="4D220A8C" w:rsidR="00C25162" w:rsidRDefault="0097751B"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143FA3">
        <w:rPr>
          <w:rFonts w:ascii="Times New Roman" w:eastAsia="宋体" w:hAnsi="Times New Roman" w:cs="Times New Roman"/>
          <w:kern w:val="0"/>
          <w:sz w:val="24"/>
          <w:szCs w:val="24"/>
        </w:rPr>
        <w:t>ccording to Lemma 1</w:t>
      </w:r>
      <w:r w:rsidR="00143FA3">
        <w:rPr>
          <w:rFonts w:ascii="Times New Roman" w:eastAsia="宋体" w:hAnsi="Times New Roman" w:cs="Times New Roman" w:hint="eastAsia"/>
          <w:kern w:val="0"/>
          <w:sz w:val="24"/>
          <w:szCs w:val="24"/>
        </w:rPr>
        <w:t xml:space="preserve"> </w:t>
      </w:r>
      <w:r w:rsidR="00D62396">
        <w:rPr>
          <w:rFonts w:ascii="Times New Roman" w:eastAsia="宋体" w:hAnsi="Times New Roman" w:cs="Times New Roman"/>
          <w:kern w:val="0"/>
          <w:sz w:val="24"/>
          <w:szCs w:val="24"/>
        </w:rPr>
        <w:t xml:space="preserve">and Lemma 2, we </w:t>
      </w:r>
      <w:r w:rsidR="00B87A53">
        <w:rPr>
          <w:rFonts w:ascii="Times New Roman" w:eastAsia="宋体" w:hAnsi="Times New Roman" w:cs="Times New Roman"/>
          <w:kern w:val="0"/>
          <w:sz w:val="24"/>
          <w:szCs w:val="24"/>
        </w:rPr>
        <w:t xml:space="preserve">know that </w:t>
      </w:r>
      <w:r w:rsidR="00141040">
        <w:rPr>
          <w:rFonts w:ascii="Times New Roman" w:eastAsia="宋体" w:hAnsi="Times New Roman" w:cs="Times New Roman"/>
          <w:kern w:val="0"/>
          <w:sz w:val="24"/>
          <w:szCs w:val="24"/>
        </w:rPr>
        <w:t>block proposer</w:t>
      </w:r>
      <w:r w:rsidR="00B87A53">
        <w:rPr>
          <w:rFonts w:ascii="Times New Roman" w:eastAsia="宋体" w:hAnsi="Times New Roman" w:cs="Times New Roman"/>
          <w:kern w:val="0"/>
          <w:sz w:val="24"/>
          <w:szCs w:val="24"/>
        </w:rPr>
        <w:t xml:space="preserve"> takes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B87A53">
        <w:rPr>
          <w:rFonts w:ascii="Times New Roman" w:eastAsia="宋体" w:hAnsi="Times New Roman" w:cs="Times New Roman" w:hint="eastAsia"/>
          <w:kern w:val="0"/>
          <w:sz w:val="24"/>
          <w:szCs w:val="24"/>
        </w:rPr>
        <w:t xml:space="preserve"> </w:t>
      </w:r>
      <w:r w:rsidR="00B87A53">
        <w:rPr>
          <w:rFonts w:ascii="Times New Roman" w:eastAsia="宋体" w:hAnsi="Times New Roman" w:cs="Times New Roman"/>
          <w:kern w:val="0"/>
          <w:sz w:val="24"/>
          <w:szCs w:val="24"/>
        </w:rPr>
        <w:t xml:space="preserve">slots for transmitting a block to other nodes. </w:t>
      </w:r>
      <w:r w:rsidR="008E1966">
        <w:rPr>
          <w:rFonts w:ascii="Times New Roman" w:eastAsia="宋体" w:hAnsi="Times New Roman" w:cs="Times New Roman"/>
          <w:kern w:val="0"/>
          <w:sz w:val="24"/>
          <w:szCs w:val="24"/>
        </w:rPr>
        <w:t>In addition, our protocol can</w:t>
      </w:r>
      <w:r>
        <w:rPr>
          <w:rFonts w:ascii="Times New Roman" w:eastAsia="宋体" w:hAnsi="Times New Roman" w:cs="Times New Roman"/>
          <w:kern w:val="0"/>
          <w:sz w:val="24"/>
          <w:szCs w:val="24"/>
        </w:rPr>
        <w:t xml:space="preserve"> recover</w:t>
      </w:r>
      <w:r w:rsidR="003E79E3">
        <w:rPr>
          <w:rFonts w:ascii="Times New Roman" w:eastAsia="宋体" w:hAnsi="Times New Roman" w:cs="Times New Roman"/>
          <w:kern w:val="0"/>
          <w:sz w:val="24"/>
          <w:szCs w:val="24"/>
        </w:rPr>
        <w:t xml:space="preserve"> a full signature</w:t>
      </w:r>
      <w:r w:rsidR="008E1966">
        <w:rPr>
          <w:rFonts w:ascii="Times New Roman" w:eastAsia="宋体" w:hAnsi="Times New Roman" w:cs="Times New Roman"/>
          <w:kern w:val="0"/>
          <w:sz w:val="24"/>
          <w:szCs w:val="24"/>
        </w:rPr>
        <w:t xml:space="preserve"> within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8E1966">
        <w:rPr>
          <w:rFonts w:ascii="Times New Roman" w:eastAsia="宋体" w:hAnsi="Times New Roman" w:cs="Times New Roman" w:hint="eastAsia"/>
          <w:kern w:val="0"/>
          <w:sz w:val="24"/>
          <w:szCs w:val="24"/>
        </w:rPr>
        <w:t xml:space="preserve"> </w:t>
      </w:r>
      <w:r w:rsidR="008E1966">
        <w:rPr>
          <w:rFonts w:ascii="Times New Roman" w:eastAsia="宋体" w:hAnsi="Times New Roman" w:cs="Times New Roman"/>
          <w:kern w:val="0"/>
          <w:sz w:val="24"/>
          <w:szCs w:val="24"/>
        </w:rPr>
        <w:t>slots</w:t>
      </w:r>
      <w:r w:rsidR="008E1966">
        <w:rPr>
          <w:rFonts w:ascii="Times New Roman" w:eastAsia="宋体" w:hAnsi="Times New Roman" w:cs="Times New Roman" w:hint="eastAsia"/>
          <w:kern w:val="0"/>
          <w:sz w:val="24"/>
          <w:szCs w:val="24"/>
        </w:rPr>
        <w:t>.</w:t>
      </w:r>
      <w:r w:rsidR="008E1966">
        <w:rPr>
          <w:rFonts w:ascii="Times New Roman" w:eastAsia="宋体" w:hAnsi="Times New Roman" w:cs="Times New Roman"/>
          <w:kern w:val="0"/>
          <w:sz w:val="24"/>
          <w:szCs w:val="24"/>
        </w:rPr>
        <w:t xml:space="preserve"> After that, node broadcast</w:t>
      </w:r>
      <w:r>
        <w:rPr>
          <w:rFonts w:ascii="Times New Roman" w:eastAsia="宋体" w:hAnsi="Times New Roman" w:cs="Times New Roman"/>
          <w:kern w:val="0"/>
          <w:sz w:val="24"/>
          <w:szCs w:val="24"/>
        </w:rPr>
        <w:t>s</w:t>
      </w:r>
      <w:r w:rsidR="008E196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full signature </w:t>
      </w:r>
      <w:r w:rsidR="008E1966">
        <w:rPr>
          <w:rFonts w:ascii="Times New Roman" w:eastAsia="宋体" w:hAnsi="Times New Roman" w:cs="Times New Roman"/>
          <w:kern w:val="0"/>
          <w:sz w:val="24"/>
          <w:szCs w:val="24"/>
        </w:rPr>
        <w:t xml:space="preserve">to all other </w:t>
      </w:r>
      <w:r w:rsidR="00141040">
        <w:rPr>
          <w:rFonts w:ascii="Times New Roman" w:eastAsia="宋体" w:hAnsi="Times New Roman" w:cs="Times New Roman"/>
          <w:kern w:val="0"/>
          <w:sz w:val="24"/>
          <w:szCs w:val="24"/>
        </w:rPr>
        <w:t xml:space="preserve">nodes within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slots</w:t>
      </w:r>
      <w:r w:rsidR="00141040">
        <w:rPr>
          <w:rFonts w:ascii="Times New Roman" w:eastAsia="宋体" w:hAnsi="Times New Roman" w:cs="Times New Roman" w:hint="eastAsia"/>
          <w:kern w:val="0"/>
          <w:sz w:val="24"/>
          <w:szCs w:val="24"/>
        </w:rPr>
        <w:t>.</w:t>
      </w:r>
      <w:r w:rsidR="00141040">
        <w:rPr>
          <w:rFonts w:ascii="Times New Roman" w:eastAsia="宋体" w:hAnsi="Times New Roman" w:cs="Times New Roman"/>
          <w:kern w:val="0"/>
          <w:sz w:val="24"/>
          <w:szCs w:val="24"/>
        </w:rPr>
        <w:t xml:space="preserve"> Therefore,</w:t>
      </w:r>
      <w:r w:rsidR="00A40251">
        <w:rPr>
          <w:rFonts w:ascii="Times New Roman" w:eastAsia="宋体" w:hAnsi="Times New Roman" w:cs="Times New Roman"/>
          <w:kern w:val="0"/>
          <w:sz w:val="24"/>
          <w:szCs w:val="24"/>
        </w:rPr>
        <w:t xml:space="preserve"> the time complexity of our protocol is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A40251">
        <w:rPr>
          <w:rFonts w:ascii="Times New Roman" w:eastAsia="宋体" w:hAnsi="Times New Roman" w:cs="Times New Roman" w:hint="eastAsia"/>
          <w:kern w:val="0"/>
          <w:sz w:val="24"/>
          <w:szCs w:val="24"/>
        </w:rPr>
        <w:t>.</w:t>
      </w:r>
      <w:r w:rsidR="00A40251">
        <w:rPr>
          <w:rFonts w:ascii="Times New Roman" w:eastAsia="宋体" w:hAnsi="Times New Roman" w:cs="Times New Roman"/>
          <w:kern w:val="0"/>
          <w:sz w:val="24"/>
          <w:szCs w:val="24"/>
        </w:rPr>
        <w:t xml:space="preserve"> </w:t>
      </w:r>
      <w:r w:rsidR="009E5F7D">
        <w:rPr>
          <w:rFonts w:ascii="Times New Roman" w:eastAsia="宋体" w:hAnsi="Times New Roman" w:cs="Times New Roman"/>
          <w:kern w:val="0"/>
          <w:sz w:val="24"/>
          <w:szCs w:val="24"/>
        </w:rPr>
        <w:t xml:space="preserve">Since consensus process success in recovering a full signature, the </w:t>
      </w:r>
      <w:r w:rsidR="00141040">
        <w:rPr>
          <w:rFonts w:ascii="Times New Roman" w:eastAsia="宋体" w:hAnsi="Times New Roman" w:cs="Times New Roman"/>
          <w:kern w:val="0"/>
          <w:sz w:val="24"/>
          <w:szCs w:val="24"/>
        </w:rPr>
        <w:t xml:space="preserve">consensus success probability is </w:t>
      </w:r>
      <w:r w:rsidR="00243B99">
        <w:rPr>
          <w:rFonts w:ascii="Times New Roman" w:eastAsia="宋体" w:hAnsi="Times New Roman" w:cs="Times New Roman" w:hint="eastAsia"/>
          <w:kern w:val="0"/>
          <w:sz w:val="24"/>
          <w:szCs w:val="24"/>
        </w:rPr>
        <w:t>c</w:t>
      </w:r>
      <w:r w:rsidR="00243B99">
        <w:rPr>
          <w:rFonts w:ascii="Times New Roman" w:eastAsia="宋体" w:hAnsi="Times New Roman" w:cs="Times New Roman"/>
          <w:kern w:val="0"/>
          <w:sz w:val="24"/>
          <w:szCs w:val="24"/>
        </w:rPr>
        <w:t xml:space="preserve">omputed </w:t>
      </w:r>
      <w:r w:rsidR="00C25162">
        <w:rPr>
          <w:rFonts w:ascii="Times New Roman" w:eastAsia="宋体" w:hAnsi="Times New Roman" w:cs="Times New Roman"/>
          <w:kern w:val="0"/>
          <w:sz w:val="24"/>
          <w:szCs w:val="24"/>
        </w:rPr>
        <w:t>as follows</w:t>
      </w:r>
    </w:p>
    <w:p w14:paraId="55A81452" w14:textId="79D382A4" w:rsidR="009E5F7D" w:rsidRPr="009E5F7D" w:rsidRDefault="00000000" w:rsidP="001B4EBC">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e>
          </m:d>
          <m:r>
            <w:rPr>
              <w:rFonts w:ascii="Cambria Math" w:eastAsia="宋体" w:hAnsi="Cambria Math" w:cs="Times New Roman"/>
              <w:kern w:val="0"/>
              <w:sz w:val="24"/>
              <w:szCs w:val="24"/>
            </w:rPr>
            <m:t>,</m:t>
          </m:r>
        </m:oMath>
      </m:oMathPara>
    </w:p>
    <w:p w14:paraId="59583BC1" w14:textId="0A3CF11B" w:rsidR="009E5F7D" w:rsidRPr="009E5F7D" w:rsidRDefault="009E5F7D" w:rsidP="001B4EBC">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malicious nodes.</w:t>
      </w:r>
      <w:r w:rsidR="002B76BD">
        <w:rPr>
          <w:rFonts w:ascii="Lucida Sans Unicode" w:eastAsia="宋体" w:hAnsi="Lucida Sans Unicode" w:cs="Lucida Sans Unicode"/>
          <w:kern w:val="0"/>
          <w:sz w:val="24"/>
          <w:szCs w:val="24"/>
        </w:rPr>
        <w:t>■</w:t>
      </w:r>
    </w:p>
    <w:p w14:paraId="0D6D812B" w14:textId="55E80142" w:rsidR="00C25162" w:rsidRDefault="005B6B16" w:rsidP="005B6B1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Consensus latency is defined as the time interval from a block proposal to its finalization. We assume that the computing time is negligible as compared with the time for channel contention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in wireless network. Consensus latency consists of channel contention latency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latency. We have the following proposition.</w:t>
      </w:r>
    </w:p>
    <w:p w14:paraId="27B3BCA3" w14:textId="7DC785C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43B99">
        <w:rPr>
          <w:rFonts w:ascii="Times New Roman" w:eastAsia="宋体" w:hAnsi="Times New Roman" w:cs="Times New Roman"/>
          <w:b/>
          <w:bCs/>
          <w:kern w:val="0"/>
          <w:sz w:val="24"/>
          <w:szCs w:val="24"/>
        </w:rPr>
        <w:t>6</w:t>
      </w:r>
      <w:r>
        <w:rPr>
          <w:rFonts w:ascii="Times New Roman" w:eastAsia="宋体" w:hAnsi="Times New Roman" w:cs="Times New Roman"/>
          <w:kern w:val="0"/>
          <w:sz w:val="24"/>
          <w:szCs w:val="24"/>
        </w:rPr>
        <w:t xml:space="preserve">. </w:t>
      </w:r>
      <w:r w:rsidR="005B6B16">
        <w:rPr>
          <w:rFonts w:ascii="Times New Roman" w:eastAsia="宋体" w:hAnsi="Times New Roman" w:cs="Times New Roman"/>
          <w:kern w:val="0"/>
          <w:sz w:val="24"/>
          <w:szCs w:val="24"/>
        </w:rPr>
        <w:t xml:space="preserve">Given a target channel contention success probability </w:t>
      </w:r>
      <m:oMath>
        <m:r>
          <w:rPr>
            <w:rFonts w:ascii="Cambria Math" w:eastAsia="宋体" w:hAnsi="Cambria Math" w:cs="Times New Roman"/>
            <w:kern w:val="0"/>
            <w:sz w:val="24"/>
            <w:szCs w:val="24"/>
          </w:rPr>
          <m:t>ς</m:t>
        </m:r>
      </m:oMath>
      <w:r w:rsidR="005B6B16">
        <w:rPr>
          <w:rFonts w:ascii="Times New Roman" w:eastAsia="宋体" w:hAnsi="Times New Roman" w:cs="Times New Roman" w:hint="eastAsia"/>
          <w:kern w:val="0"/>
          <w:sz w:val="24"/>
          <w:szCs w:val="24"/>
        </w:rPr>
        <w:t xml:space="preserve"> </w:t>
      </w:r>
      <w:r w:rsidR="005B6B16">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5B6B16">
        <w:rPr>
          <w:rFonts w:ascii="Times New Roman" w:eastAsia="宋体" w:hAnsi="Times New Roman" w:cs="Times New Roman" w:hint="eastAsia"/>
          <w:kern w:val="0"/>
          <w:sz w:val="24"/>
          <w:szCs w:val="24"/>
        </w:rPr>
        <w: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AE3EBB">
        <w:rPr>
          <w:rFonts w:ascii="Times New Roman" w:eastAsia="宋体" w:hAnsi="Times New Roman" w:cs="Times New Roman"/>
          <w:kern w:val="0"/>
          <w:sz w:val="24"/>
          <w:szCs w:val="24"/>
        </w:rPr>
        <w:t>seconds</w:t>
      </w:r>
      <w:r>
        <w:rPr>
          <w:rFonts w:ascii="Times New Roman" w:eastAsia="宋体" w:hAnsi="Times New Roman" w:cs="Times New Roman"/>
          <w:kern w:val="0"/>
          <w:sz w:val="24"/>
          <w:szCs w:val="24"/>
        </w:rPr>
        <w:t xml:space="preserve"> </w:t>
      </w:r>
      <w:r w:rsidR="00D61FD3">
        <w:rPr>
          <w:rFonts w:ascii="Times New Roman" w:eastAsia="宋体" w:hAnsi="Times New Roman" w:cs="Times New Roman"/>
          <w:kern w:val="0"/>
          <w:sz w:val="24"/>
          <w:szCs w:val="24"/>
        </w:rPr>
        <w:t>to against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1DE69661" w14:textId="5CBBD31D" w:rsidR="00DA1DBA" w:rsidRDefault="00D142A0" w:rsidP="004A780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channel contention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 xml:space="preserve">5)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F3342F">
        <w:rPr>
          <w:rFonts w:ascii="Times New Roman" w:eastAsia="宋体" w:hAnsi="Times New Roman" w:cs="Times New Roman" w:hint="eastAsia"/>
          <w:kern w:val="0"/>
          <w:sz w:val="24"/>
          <w:szCs w:val="24"/>
        </w:rPr>
        <w:t xml:space="preserve"> </w:t>
      </w:r>
      <w:r w:rsidR="00F3342F">
        <w:rPr>
          <w:rFonts w:ascii="Times New Roman" w:eastAsia="宋体" w:hAnsi="Times New Roman" w:cs="Times New Roman"/>
          <w:kern w:val="0"/>
          <w:sz w:val="24"/>
          <w:szCs w:val="24"/>
        </w:rPr>
        <w:t>(9), a node can transmit a</w:t>
      </w:r>
      <w:r w:rsidR="00F3342F" w:rsidRPr="005329EC">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packet</w:t>
      </w:r>
      <w:r w:rsidR="00F3342F" w:rsidRPr="005329EC">
        <w:rPr>
          <w:rFonts w:ascii="Times New Roman" w:eastAsia="宋体" w:hAnsi="Times New Roman" w:cs="Times New Roman"/>
          <w:kern w:val="0"/>
          <w:sz w:val="24"/>
          <w:szCs w:val="24"/>
        </w:rPr>
        <w:t xml:space="preserve"> successfully after at least</w:t>
      </w:r>
      <w:r w:rsidR="00F3342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F3342F" w:rsidRPr="005329EC">
        <w:rPr>
          <w:rFonts w:ascii="Times New Roman" w:eastAsia="宋体" w:hAnsi="Times New Roman" w:cs="Times New Roman"/>
          <w:kern w:val="0"/>
          <w:sz w:val="24"/>
          <w:szCs w:val="24"/>
        </w:rPr>
        <w:t xml:space="preserve"> time slots</w:t>
      </w:r>
      <w:r w:rsidR="00F3342F">
        <w:rPr>
          <w:rFonts w:ascii="Times New Roman" w:eastAsia="宋体" w:hAnsi="Times New Roman" w:cs="Times New Roman"/>
          <w:kern w:val="0"/>
          <w:sz w:val="24"/>
          <w:szCs w:val="24"/>
        </w:rPr>
        <w:t xml:space="preserve"> under jamming attack launched by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d>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bounded adversary.</w:t>
      </w:r>
      <w:r>
        <w:rPr>
          <w:rFonts w:ascii="Times New Roman" w:eastAsia="宋体" w:hAnsi="Times New Roman" w:cs="Times New Roman"/>
          <w:kern w:val="0"/>
          <w:sz w:val="24"/>
          <w:szCs w:val="24"/>
        </w:rPr>
        <w:t xml:space="preserve"> Thus</w:t>
      </w:r>
      <w:r>
        <w:rPr>
          <w:rFonts w:ascii="Times New Roman" w:eastAsia="宋体" w:hAnsi="Times New Roman" w:cs="Times New Roman" w:hint="eastAsia"/>
          <w:kern w:val="0"/>
          <w:sz w:val="24"/>
          <w:szCs w:val="24"/>
        </w:rPr>
        <w:t>,</w:t>
      </w:r>
      <w:r w:rsidR="0047080B">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generation stage </w:t>
      </w:r>
      <w:r w:rsidR="009D03D2">
        <w:rPr>
          <w:rFonts w:ascii="Times New Roman" w:eastAsia="宋体" w:hAnsi="Times New Roman" w:cs="Times New Roman"/>
          <w:kern w:val="0"/>
          <w:sz w:val="24"/>
          <w:szCs w:val="24"/>
        </w:rPr>
        <w:t>are</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2C9EEE95"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transmitted transactions,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transaction,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block. T</w:t>
      </w:r>
      <w:r w:rsidR="008271E0">
        <w:rPr>
          <w:rFonts w:ascii="Times New Roman" w:eastAsia="宋体" w:hAnsi="Times New Roman" w:cs="Times New Roman"/>
          <w:kern w:val="0"/>
          <w:sz w:val="24"/>
          <w:szCs w:val="24"/>
        </w:rPr>
        <w:t xml:space="preserve">he required time slots of block verification stage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683384F2"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signature. T</w:t>
      </w:r>
      <w:r w:rsidR="008271E0">
        <w:rPr>
          <w:rFonts w:ascii="Times New Roman" w:eastAsia="宋体" w:hAnsi="Times New Roman" w:cs="Times New Roman"/>
          <w:kern w:val="0"/>
          <w:sz w:val="24"/>
          <w:szCs w:val="24"/>
        </w:rPr>
        <w:t xml:space="preserve">he required time slots of block finalization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1D89AD2"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4A780D">
        <w:rPr>
          <w:rFonts w:ascii="Times New Roman" w:eastAsia="宋体" w:hAnsi="Times New Roman" w:cs="Times New Roman"/>
          <w:kern w:val="0"/>
          <w:sz w:val="24"/>
          <w:szCs w:val="24"/>
        </w:rPr>
        <w:t>3</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latency </w:t>
      </w:r>
      <w:r w:rsidR="00AE3EBB">
        <w:rPr>
          <w:rFonts w:ascii="Times New Roman" w:eastAsia="宋体" w:hAnsi="Times New Roman" w:cs="Times New Roman"/>
          <w:kern w:val="0"/>
          <w:sz w:val="24"/>
          <w:szCs w:val="24"/>
        </w:rPr>
        <w:t>of SWIB</w:t>
      </w:r>
      <w:r>
        <w:rPr>
          <w:rFonts w:ascii="Times New Roman" w:eastAsia="宋体" w:hAnsi="Times New Roman" w:cs="Times New Roman"/>
          <w:kern w:val="0"/>
          <w:sz w:val="24"/>
          <w:szCs w:val="24"/>
        </w:rPr>
        <w:t xml:space="preserve">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3B264C87"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BE15A6">
        <w:rPr>
          <w:rFonts w:ascii="Times New Roman" w:eastAsia="宋体" w:hAnsi="Times New Roman" w:cs="Times New Roman" w:hint="eastAsia"/>
          <w:kern w:val="0"/>
          <w:sz w:val="24"/>
          <w:szCs w:val="24"/>
        </w:rPr>
        <w:t>Speci</w:t>
      </w:r>
      <w:r w:rsidR="00BE15A6">
        <w:rPr>
          <w:rFonts w:ascii="Times New Roman" w:eastAsia="宋体" w:hAnsi="Times New Roman" w:cs="Times New Roman"/>
          <w:kern w:val="0"/>
          <w:sz w:val="24"/>
          <w:szCs w:val="24"/>
        </w:rPr>
        <w:t xml:space="preserve">fically, the number of slots used for achieving consensus in the wireless blockchain network </w:t>
      </w:r>
      <w:r w:rsidR="00BE15A6">
        <w:rPr>
          <w:rFonts w:ascii="Times New Roman" w:eastAsia="宋体" w:hAnsi="Times New Roman" w:cs="Times New Roman"/>
          <w:kern w:val="0"/>
          <w:sz w:val="24"/>
          <w:szCs w:val="24"/>
        </w:rPr>
        <w:lastRenderedPageBreak/>
        <w:t>when network size and other parameters vary is what we focus on</w:t>
      </w:r>
      <w:r w:rsidR="007F4C23">
        <w:rPr>
          <w:rFonts w:ascii="Times New Roman" w:eastAsia="宋体" w:hAnsi="Times New Roman" w:cs="Times New Roman"/>
          <w:kern w:val="0"/>
          <w:sz w:val="24"/>
          <w:szCs w:val="24"/>
        </w:rPr>
        <w:t>.</w:t>
      </w:r>
    </w:p>
    <w:p w14:paraId="21D56408" w14:textId="02A591FC" w:rsidR="007F4C23" w:rsidRPr="007F4C23" w:rsidRDefault="009071B6" w:rsidP="00FB78E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ISM (industrial scientific and medical) ratio bounds at 2.4GHz.</w:t>
      </w:r>
      <w:r w:rsidR="00FB78E1">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sidR="005D35E9">
        <w:rPr>
          <w:rFonts w:ascii="Times New Roman" w:eastAsia="宋体" w:hAnsi="Times New Roman" w:cs="Times New Roman"/>
          <w:kern w:val="0"/>
          <w:sz w:val="24"/>
          <w:szCs w:val="24"/>
        </w:rPr>
        <w:t>.</w:t>
      </w:r>
    </w:p>
    <w:p w14:paraId="4C143B78" w14:textId="7A165256"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59245328" w14:textId="4110D5BA" w:rsidR="00FB78E1" w:rsidRDefault="003D2199"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FB78E1">
        <w:rPr>
          <w:rFonts w:ascii="Times New Roman" w:eastAsia="宋体" w:hAnsi="Times New Roman" w:cs="Times New Roman"/>
          <w:kern w:val="0"/>
          <w:sz w:val="24"/>
          <w:szCs w:val="24"/>
        </w:rPr>
        <w:t xml:space="preserve">the </w:t>
      </w:r>
      <w:r w:rsidR="003A791B">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performance in terms of </w:t>
      </w:r>
      <w:r w:rsidR="005300AD">
        <w:rPr>
          <w:rFonts w:ascii="Times New Roman" w:eastAsia="宋体" w:hAnsi="Times New Roman" w:cs="Times New Roman"/>
          <w:kern w:val="0"/>
          <w:sz w:val="24"/>
          <w:szCs w:val="24"/>
        </w:rPr>
        <w:t xml:space="preserve">consensus success probability and </w:t>
      </w:r>
      <w:r>
        <w:rPr>
          <w:rFonts w:ascii="Times New Roman" w:eastAsia="宋体" w:hAnsi="Times New Roman" w:cs="Times New Roman"/>
          <w:kern w:val="0"/>
          <w:sz w:val="24"/>
          <w:szCs w:val="24"/>
        </w:rPr>
        <w:t>consensus latency.</w:t>
      </w:r>
    </w:p>
    <w:p w14:paraId="3DE4049B" w14:textId="42610C3E" w:rsidR="006A19F2" w:rsidRDefault="006A19F2"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测试节点数量与共识成功率的影响（绘制理论曲线和实际曲线作为对比（考虑存在故障节点数量占比为</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.49</w:t>
      </w:r>
      <w:r>
        <w:rPr>
          <w:rFonts w:ascii="Times New Roman" w:eastAsia="宋体" w:hAnsi="Times New Roman" w:cs="Times New Roman" w:hint="eastAsia"/>
          <w:kern w:val="0"/>
          <w:sz w:val="24"/>
          <w:szCs w:val="24"/>
        </w:rPr>
        <w:t>））</w:t>
      </w:r>
    </w:p>
    <w:p w14:paraId="71B7B689" w14:textId="77777777" w:rsidR="003556A8" w:rsidRDefault="003556A8" w:rsidP="003556A8">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aluate consensus success probability, which is affected by transmission success probability. In this test, we compared the consensus success probability by SWIB with PBFT.</w:t>
      </w:r>
    </w:p>
    <w:p w14:paraId="2FE292B7" w14:textId="77777777" w:rsidR="003556A8" w:rsidRDefault="003556A8" w:rsidP="003556A8">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Pr>
          <w:noProof/>
        </w:rPr>
        <w:drawing>
          <wp:inline distT="0" distB="0" distL="0" distR="0" wp14:anchorId="5BE5688E" wp14:editId="0AE8FC4F">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5740" cy="1708019"/>
                    </a:xfrm>
                    <a:prstGeom prst="rect">
                      <a:avLst/>
                    </a:prstGeom>
                  </pic:spPr>
                </pic:pic>
              </a:graphicData>
            </a:graphic>
          </wp:inline>
        </w:drawing>
      </w:r>
      <w:r>
        <w:rPr>
          <w:noProof/>
        </w:rPr>
        <w:drawing>
          <wp:inline distT="0" distB="0" distL="0" distR="0" wp14:anchorId="27242BAE" wp14:editId="31AC88E7">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7843" cy="1712102"/>
                    </a:xfrm>
                    <a:prstGeom prst="rect">
                      <a:avLst/>
                    </a:prstGeom>
                  </pic:spPr>
                </pic:pic>
              </a:graphicData>
            </a:graphic>
          </wp:inline>
        </w:drawing>
      </w:r>
    </w:p>
    <w:p w14:paraId="22235485" w14:textId="77777777" w:rsidR="003556A8" w:rsidRPr="00303612" w:rsidRDefault="003556A8" w:rsidP="003556A8">
      <w:pPr>
        <w:keepNext/>
        <w:spacing w:beforeLines="50" w:before="156" w:afterLines="50" w:after="156"/>
        <w:ind w:left="420"/>
        <w:rPr>
          <w:rFonts w:ascii="Times New Roman" w:hAnsi="Times New Roman" w:cs="Times New Roman"/>
        </w:rPr>
      </w:pPr>
      <w:r>
        <w:rPr>
          <w:rFonts w:ascii="Times New Roman" w:hAnsi="Times New Roman" w:cs="Times New Roman"/>
        </w:rPr>
        <w:t>(a) Network with no faulty nodes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Networks with 30% faulty nodes</w:t>
      </w:r>
    </w:p>
    <w:p w14:paraId="406E2438" w14:textId="77777777" w:rsidR="003556A8" w:rsidRPr="000941F3" w:rsidRDefault="003556A8" w:rsidP="003556A8">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success probability comparison. </w:t>
      </w:r>
    </w:p>
    <w:p w14:paraId="5C705122" w14:textId="77777777" w:rsidR="003556A8" w:rsidRDefault="003556A8" w:rsidP="003556A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4, we compare consensus success probability by different protocols with varying transmission success probability. Since transmission success probability is small, consensus success probabilities of the SWIB and PBFT are zero. Then, the two protocols can achieve consensus among nodes if the transmission success probability is high enough. As shown in Fig. 4(a), the consensus success </w:t>
      </w:r>
      <w:r>
        <w:rPr>
          <w:rFonts w:ascii="Times New Roman" w:eastAsia="宋体" w:hAnsi="Times New Roman" w:cs="Times New Roman"/>
          <w:kern w:val="0"/>
          <w:sz w:val="24"/>
          <w:szCs w:val="24"/>
        </w:rPr>
        <w:lastRenderedPageBreak/>
        <w:t xml:space="preserve">probability of SWIB is bigger than that of PBFT when transmission success probability is greater than 0.5. As shown in Fig. 4(b), when there are 30% faulty nodes in network, SWIB has higher consensus success probability than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PBFT, the consensus success probability is small even transmission success probability is equal to 1. Thus, our protocol is more stable than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under networks with unstable and unreliable communication channel.</w:t>
      </w:r>
    </w:p>
    <w:p w14:paraId="201F7427" w14:textId="77777777" w:rsidR="003556A8" w:rsidRPr="003556A8" w:rsidRDefault="003556A8" w:rsidP="005300AD">
      <w:pPr>
        <w:spacing w:beforeLines="50" w:before="156" w:afterLines="50" w:after="156"/>
        <w:ind w:firstLine="420"/>
        <w:rPr>
          <w:rFonts w:ascii="Times New Roman" w:eastAsia="宋体" w:hAnsi="Times New Roman" w:cs="Times New Roman"/>
          <w:kern w:val="0"/>
          <w:sz w:val="24"/>
          <w:szCs w:val="24"/>
        </w:rPr>
      </w:pPr>
    </w:p>
    <w:p w14:paraId="364F9FB8" w14:textId="1424DEC7" w:rsidR="00F06CEE" w:rsidRDefault="00F06CEE"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w:t>
      </w:r>
      <w:r w:rsidR="00BA2347">
        <w:rPr>
          <w:rFonts w:ascii="Times New Roman" w:eastAsia="宋体" w:hAnsi="Times New Roman" w:cs="Times New Roman" w:hint="eastAsia"/>
          <w:kern w:val="0"/>
          <w:sz w:val="24"/>
          <w:szCs w:val="24"/>
        </w:rPr>
        <w:t>通信中断概率对于共识成功概率的影响（相同用的节点数量下，中断概率作为变量）</w:t>
      </w:r>
    </w:p>
    <w:p w14:paraId="61E9315F" w14:textId="7F67FFBC" w:rsidR="006A19F2" w:rsidRDefault="006A19F2"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测试节点数量对于共识时延的影响</w:t>
      </w:r>
      <w:r w:rsidR="0069514D">
        <w:rPr>
          <w:rFonts w:ascii="Times New Roman" w:eastAsia="宋体" w:hAnsi="Times New Roman" w:cs="Times New Roman" w:hint="eastAsia"/>
          <w:kern w:val="0"/>
          <w:sz w:val="24"/>
          <w:szCs w:val="24"/>
        </w:rPr>
        <w:t>（考虑</w:t>
      </w:r>
      <w:r w:rsidR="00B04004">
        <w:rPr>
          <w:rFonts w:ascii="Times New Roman" w:eastAsia="宋体" w:hAnsi="Times New Roman" w:cs="Times New Roman" w:hint="eastAsia"/>
          <w:kern w:val="0"/>
          <w:sz w:val="24"/>
          <w:szCs w:val="24"/>
        </w:rPr>
        <w:t>不</w:t>
      </w:r>
      <w:r w:rsidR="0069514D">
        <w:rPr>
          <w:rFonts w:ascii="Times New Roman" w:eastAsia="宋体" w:hAnsi="Times New Roman" w:cs="Times New Roman" w:hint="eastAsia"/>
          <w:kern w:val="0"/>
          <w:sz w:val="24"/>
          <w:szCs w:val="24"/>
        </w:rPr>
        <w:t>存在故障节点</w:t>
      </w:r>
      <w:r w:rsidR="00B04004">
        <w:rPr>
          <w:rFonts w:ascii="Times New Roman" w:eastAsia="宋体" w:hAnsi="Times New Roman" w:cs="Times New Roman" w:hint="eastAsia"/>
          <w:kern w:val="0"/>
          <w:sz w:val="24"/>
          <w:szCs w:val="24"/>
        </w:rPr>
        <w:t>时，随着节点数量的增加，共识时延的变化情况</w:t>
      </w:r>
      <w:r w:rsidR="0069514D">
        <w:rPr>
          <w:rFonts w:ascii="Times New Roman" w:eastAsia="宋体" w:hAnsi="Times New Roman" w:cs="Times New Roman" w:hint="eastAsia"/>
          <w:kern w:val="0"/>
          <w:sz w:val="24"/>
          <w:szCs w:val="24"/>
        </w:rPr>
        <w:t>）</w:t>
      </w:r>
    </w:p>
    <w:p w14:paraId="0C0BE9BD" w14:textId="3A283A93" w:rsidR="00B04004" w:rsidRDefault="00B04004" w:rsidP="00B04004">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测试女巫故障节点数量对于共识时延的影响（考虑固定节点的数量时，随着故障节点数量的增加，共识时延的变化情况）</w:t>
      </w:r>
    </w:p>
    <w:p w14:paraId="009C6CF0" w14:textId="6CA5359C" w:rsidR="00B04004" w:rsidRPr="00B04004" w:rsidRDefault="00B04004"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测试干扰攻击对于共识时延的影响</w:t>
      </w:r>
    </w:p>
    <w:p w14:paraId="3B326C9D" w14:textId="65BFD6AA"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5300AD">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w:t>
      </w:r>
      <w:r w:rsidR="00B60809">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7D0C8FEF"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6D3116">
        <w:rPr>
          <w:rFonts w:ascii="Times New Roman" w:hAnsi="Times New Roman" w:cs="Times New Roman"/>
          <w:b/>
          <w:bCs/>
        </w:rPr>
        <w:t>P</w:t>
      </w:r>
      <w:r>
        <w:rPr>
          <w:rFonts w:ascii="Times New Roman" w:hAnsi="Times New Roman" w:cs="Times New Roman"/>
          <w:b/>
          <w:bCs/>
        </w:rPr>
        <w:t xml:space="preserve">erformance of SWIB </w:t>
      </w:r>
      <w:r w:rsidR="006D3116">
        <w:rPr>
          <w:rFonts w:ascii="Times New Roman" w:hAnsi="Times New Roman" w:cs="Times New Roman"/>
          <w:b/>
          <w:bCs/>
        </w:rPr>
        <w:t xml:space="preserve">for achieving consensus under different parameters </w:t>
      </w:r>
      <m:oMath>
        <m:r>
          <m:rPr>
            <m:sty m:val="bi"/>
          </m:rPr>
          <w:rPr>
            <w:rFonts w:ascii="Cambria Math" w:hAnsi="Cambria Math" w:cs="Times New Roman"/>
          </w:rPr>
          <m:t>α</m:t>
        </m:r>
      </m:oMath>
      <w:r w:rsidR="006D3116">
        <w:rPr>
          <w:rFonts w:ascii="Times New Roman" w:hAnsi="Times New Roman" w:cs="Times New Roman" w:hint="eastAsia"/>
          <w:b/>
          <w:bCs/>
        </w:rPr>
        <w:t xml:space="preserve"> </w:t>
      </w:r>
      <w:r w:rsidR="006D3116">
        <w:rPr>
          <w:rFonts w:ascii="Times New Roman" w:hAnsi="Times New Roman" w:cs="Times New Roman"/>
          <w:b/>
          <w:bCs/>
        </w:rPr>
        <w:t xml:space="preserve">and </w:t>
      </w:r>
      <m:oMath>
        <m:r>
          <m:rPr>
            <m:sty m:val="bi"/>
          </m:rPr>
          <w:rPr>
            <w:rFonts w:ascii="Cambria Math" w:hAnsi="Cambria Math" w:cs="Times New Roman"/>
          </w:rPr>
          <m:t>Pt</m:t>
        </m:r>
      </m:oMath>
      <w:r>
        <w:rPr>
          <w:rFonts w:ascii="Times New Roman" w:hAnsi="Times New Roman" w:cs="Times New Roman"/>
          <w:b/>
          <w:bCs/>
        </w:rPr>
        <w:t>.</w:t>
      </w:r>
    </w:p>
    <w:p w14:paraId="7576B451" w14:textId="78518334"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w:t>
      </w:r>
      <w:r w:rsidR="006D3116">
        <w:rPr>
          <w:rFonts w:ascii="Times New Roman" w:eastAsia="宋体" w:hAnsi="Times New Roman" w:cs="Times New Roman"/>
          <w:kern w:val="0"/>
          <w:sz w:val="24"/>
          <w:szCs w:val="24"/>
        </w:rPr>
        <w:t>6</w:t>
      </w:r>
      <w:r>
        <w:rPr>
          <w:rFonts w:ascii="Times New Roman" w:eastAsia="宋体" w:hAnsi="Times New Roman" w:cs="Times New Roman"/>
          <w:kern w:val="0"/>
          <w:sz w:val="24"/>
          <w:szCs w:val="24"/>
        </w:rPr>
        <w:t xml:space="preserve">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With the increase of Sybil nodes percentage, the 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w:t>
      </w:r>
      <w:r>
        <w:rPr>
          <w:rFonts w:ascii="Times New Roman" w:eastAsia="宋体" w:hAnsi="Times New Roman" w:cs="Times New Roman"/>
          <w:kern w:val="0"/>
          <w:sz w:val="24"/>
          <w:szCs w:val="24"/>
        </w:rPr>
        <w:lastRenderedPageBreak/>
        <w:t xml:space="preserve">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4"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"Edgence: A blockchain-enabled edge-computing platform for intelligent IoT-based </w:t>
      </w:r>
      <w:r>
        <w:rPr>
          <w:rFonts w:ascii="Times New Roman" w:hAnsi="Times New Roman" w:cs="Times New Roman"/>
          <w:sz w:val="20"/>
          <w:szCs w:val="20"/>
        </w:rPr>
        <w:t>D</w:t>
      </w:r>
      <w:r w:rsidRPr="00513ED5">
        <w:rPr>
          <w:rFonts w:ascii="Times New Roman" w:hAnsi="Times New Roman" w:cs="Times New Roman"/>
          <w:sz w:val="20"/>
          <w:szCs w:val="20"/>
        </w:rPr>
        <w:t>Apps,"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[2] T. Maksymyuk,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5G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(AICT),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Fetais, M. Kharbeche,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(V2X) Communication and Payment?" IEEE Sensors Journal, vol. 21, no. 14, pp. 15807-15823, July15,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5" w:name="_Ref70424734"/>
      <w:bookmarkEnd w:id="14"/>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5"/>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[6] M. Castro, B. Liskov</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Krishnamachari,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dversarial SINR,"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"wChain: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etworks," IEEE Transactions on Wireless Communications, vol. 20, no. 10, pp. 6915-6926, 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lastRenderedPageBreak/>
        <w:t>[14]</w:t>
      </w:r>
      <w:r w:rsidRPr="00CC6007">
        <w:rPr>
          <w:rFonts w:ascii="Times New Roman" w:hAnsi="Times New Roman" w:cs="Times New Roman"/>
          <w:sz w:val="20"/>
          <w:szCs w:val="20"/>
        </w:rPr>
        <w:t xml:space="preserve"> M. Vukolic, "The quest for scalable blockchain fabric: Proof-of-work vs. BFT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Dziembowski,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Karantias, A. Kiayias, and D. Zindros.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22"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[cs.DC]</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DBFT Protocol of NEO." </w:t>
      </w:r>
      <w:hyperlink r:id="rId23"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Alvisi,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4"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arXiv:1710.09437</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16"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Fruitchains: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16"/>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17" w:name="_Ref70424473"/>
      <w:r w:rsidRPr="000A723D">
        <w:rPr>
          <w:rFonts w:ascii="Times New Roman" w:hAnsi="Times New Roman" w:cs="Times New Roman"/>
          <w:sz w:val="20"/>
          <w:szCs w:val="20"/>
        </w:rPr>
        <w:t xml:space="preserve">E. Kokoris- Kogias, P. Jovanovic, N. Gailly,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USENIX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17"/>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"Tendermint: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[25] Y. Gilad, R. Hemo,</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"Algorand: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[29] D. Boneh, B. Lynn, and H. Shacham,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5"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2379F" w14:textId="77777777" w:rsidR="00461874" w:rsidRDefault="00461874" w:rsidP="005406CD">
      <w:r>
        <w:separator/>
      </w:r>
    </w:p>
  </w:endnote>
  <w:endnote w:type="continuationSeparator" w:id="0">
    <w:p w14:paraId="587D44A3" w14:textId="77777777" w:rsidR="00461874" w:rsidRDefault="00461874"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03F52" w14:textId="77777777" w:rsidR="00461874" w:rsidRDefault="00461874" w:rsidP="005406CD">
      <w:r>
        <w:separator/>
      </w:r>
    </w:p>
  </w:footnote>
  <w:footnote w:type="continuationSeparator" w:id="0">
    <w:p w14:paraId="2C7212A8" w14:textId="77777777" w:rsidR="00461874" w:rsidRDefault="00461874"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1BAE"/>
    <w:rsid w:val="000327A9"/>
    <w:rsid w:val="00036AF6"/>
    <w:rsid w:val="000378D9"/>
    <w:rsid w:val="00040F34"/>
    <w:rsid w:val="00043B2B"/>
    <w:rsid w:val="00045D52"/>
    <w:rsid w:val="000475CF"/>
    <w:rsid w:val="000475E4"/>
    <w:rsid w:val="00050F8F"/>
    <w:rsid w:val="00053F34"/>
    <w:rsid w:val="0005707B"/>
    <w:rsid w:val="000604B5"/>
    <w:rsid w:val="00061B6F"/>
    <w:rsid w:val="00062E27"/>
    <w:rsid w:val="00062EAA"/>
    <w:rsid w:val="0006391B"/>
    <w:rsid w:val="00067F39"/>
    <w:rsid w:val="00070296"/>
    <w:rsid w:val="00071F38"/>
    <w:rsid w:val="00072286"/>
    <w:rsid w:val="00072885"/>
    <w:rsid w:val="0007338D"/>
    <w:rsid w:val="00073AF0"/>
    <w:rsid w:val="0007403C"/>
    <w:rsid w:val="00074DFF"/>
    <w:rsid w:val="00077D2A"/>
    <w:rsid w:val="00077D7A"/>
    <w:rsid w:val="0008002A"/>
    <w:rsid w:val="00082685"/>
    <w:rsid w:val="00084900"/>
    <w:rsid w:val="00086D3E"/>
    <w:rsid w:val="000874F0"/>
    <w:rsid w:val="000903D7"/>
    <w:rsid w:val="000918BD"/>
    <w:rsid w:val="00092373"/>
    <w:rsid w:val="00093347"/>
    <w:rsid w:val="00096694"/>
    <w:rsid w:val="000972FF"/>
    <w:rsid w:val="000975DA"/>
    <w:rsid w:val="00097695"/>
    <w:rsid w:val="000A2BC2"/>
    <w:rsid w:val="000A2C84"/>
    <w:rsid w:val="000A351A"/>
    <w:rsid w:val="000A3BA0"/>
    <w:rsid w:val="000A4BE8"/>
    <w:rsid w:val="000A4EC3"/>
    <w:rsid w:val="000A723D"/>
    <w:rsid w:val="000A7BB0"/>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100326"/>
    <w:rsid w:val="001036C4"/>
    <w:rsid w:val="00111755"/>
    <w:rsid w:val="001118C3"/>
    <w:rsid w:val="00111D76"/>
    <w:rsid w:val="0011431D"/>
    <w:rsid w:val="00117CB5"/>
    <w:rsid w:val="001213EF"/>
    <w:rsid w:val="0012155B"/>
    <w:rsid w:val="00124944"/>
    <w:rsid w:val="00124D11"/>
    <w:rsid w:val="00130928"/>
    <w:rsid w:val="00130DC3"/>
    <w:rsid w:val="001313F3"/>
    <w:rsid w:val="001318EE"/>
    <w:rsid w:val="0013429C"/>
    <w:rsid w:val="00134754"/>
    <w:rsid w:val="00140B7A"/>
    <w:rsid w:val="00141040"/>
    <w:rsid w:val="00143FA3"/>
    <w:rsid w:val="001445EE"/>
    <w:rsid w:val="0014469D"/>
    <w:rsid w:val="00144880"/>
    <w:rsid w:val="00144B50"/>
    <w:rsid w:val="001452C9"/>
    <w:rsid w:val="001502B5"/>
    <w:rsid w:val="00151953"/>
    <w:rsid w:val="00151DD6"/>
    <w:rsid w:val="001541D7"/>
    <w:rsid w:val="001545AC"/>
    <w:rsid w:val="001550AD"/>
    <w:rsid w:val="001550DD"/>
    <w:rsid w:val="00155D45"/>
    <w:rsid w:val="00161BEB"/>
    <w:rsid w:val="00162006"/>
    <w:rsid w:val="001638FF"/>
    <w:rsid w:val="001666CD"/>
    <w:rsid w:val="00167535"/>
    <w:rsid w:val="00167ACE"/>
    <w:rsid w:val="00175152"/>
    <w:rsid w:val="0018246B"/>
    <w:rsid w:val="00182ABD"/>
    <w:rsid w:val="00183526"/>
    <w:rsid w:val="0018391C"/>
    <w:rsid w:val="00183C43"/>
    <w:rsid w:val="0018747B"/>
    <w:rsid w:val="00190792"/>
    <w:rsid w:val="00191384"/>
    <w:rsid w:val="0019182A"/>
    <w:rsid w:val="00191ED3"/>
    <w:rsid w:val="001922D3"/>
    <w:rsid w:val="00192831"/>
    <w:rsid w:val="00192A0C"/>
    <w:rsid w:val="0019370D"/>
    <w:rsid w:val="001939CF"/>
    <w:rsid w:val="00193F61"/>
    <w:rsid w:val="00194D19"/>
    <w:rsid w:val="00197B6C"/>
    <w:rsid w:val="00197B7C"/>
    <w:rsid w:val="001A49A7"/>
    <w:rsid w:val="001A702D"/>
    <w:rsid w:val="001B0D3B"/>
    <w:rsid w:val="001B3038"/>
    <w:rsid w:val="001B3371"/>
    <w:rsid w:val="001B3CA8"/>
    <w:rsid w:val="001B3CF9"/>
    <w:rsid w:val="001B4EBC"/>
    <w:rsid w:val="001C048C"/>
    <w:rsid w:val="001C0C60"/>
    <w:rsid w:val="001C13F1"/>
    <w:rsid w:val="001C14CD"/>
    <w:rsid w:val="001C1897"/>
    <w:rsid w:val="001C1AAE"/>
    <w:rsid w:val="001C239E"/>
    <w:rsid w:val="001C2583"/>
    <w:rsid w:val="001C2973"/>
    <w:rsid w:val="001C408D"/>
    <w:rsid w:val="001D1294"/>
    <w:rsid w:val="001D2547"/>
    <w:rsid w:val="001D3DBE"/>
    <w:rsid w:val="001D5408"/>
    <w:rsid w:val="001D603D"/>
    <w:rsid w:val="001D66EB"/>
    <w:rsid w:val="001E1096"/>
    <w:rsid w:val="001E2AE7"/>
    <w:rsid w:val="001E37DE"/>
    <w:rsid w:val="001F23AB"/>
    <w:rsid w:val="001F4846"/>
    <w:rsid w:val="001F5ED5"/>
    <w:rsid w:val="00201001"/>
    <w:rsid w:val="00203F77"/>
    <w:rsid w:val="00205481"/>
    <w:rsid w:val="0020570A"/>
    <w:rsid w:val="002063BB"/>
    <w:rsid w:val="00206EEB"/>
    <w:rsid w:val="00210F9A"/>
    <w:rsid w:val="00211353"/>
    <w:rsid w:val="00213036"/>
    <w:rsid w:val="0021465B"/>
    <w:rsid w:val="002146A3"/>
    <w:rsid w:val="00221A05"/>
    <w:rsid w:val="00221F40"/>
    <w:rsid w:val="00223076"/>
    <w:rsid w:val="00226C8C"/>
    <w:rsid w:val="002302D3"/>
    <w:rsid w:val="002335E6"/>
    <w:rsid w:val="00240663"/>
    <w:rsid w:val="0024224B"/>
    <w:rsid w:val="002422BB"/>
    <w:rsid w:val="00243B99"/>
    <w:rsid w:val="002451D0"/>
    <w:rsid w:val="00246B12"/>
    <w:rsid w:val="00246D6C"/>
    <w:rsid w:val="00247124"/>
    <w:rsid w:val="00251039"/>
    <w:rsid w:val="002511B5"/>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2449"/>
    <w:rsid w:val="0029711D"/>
    <w:rsid w:val="002A0019"/>
    <w:rsid w:val="002A00C2"/>
    <w:rsid w:val="002A0287"/>
    <w:rsid w:val="002A464E"/>
    <w:rsid w:val="002A49AF"/>
    <w:rsid w:val="002A65BC"/>
    <w:rsid w:val="002A6F5D"/>
    <w:rsid w:val="002A7742"/>
    <w:rsid w:val="002A7958"/>
    <w:rsid w:val="002B18A0"/>
    <w:rsid w:val="002B1D6B"/>
    <w:rsid w:val="002B37AE"/>
    <w:rsid w:val="002B48B1"/>
    <w:rsid w:val="002B644F"/>
    <w:rsid w:val="002B6694"/>
    <w:rsid w:val="002B76BD"/>
    <w:rsid w:val="002C1809"/>
    <w:rsid w:val="002C204E"/>
    <w:rsid w:val="002C38BB"/>
    <w:rsid w:val="002C4774"/>
    <w:rsid w:val="002C571E"/>
    <w:rsid w:val="002C69BA"/>
    <w:rsid w:val="002D1312"/>
    <w:rsid w:val="002D4D91"/>
    <w:rsid w:val="002D603E"/>
    <w:rsid w:val="002D64FF"/>
    <w:rsid w:val="002D65F7"/>
    <w:rsid w:val="002D6894"/>
    <w:rsid w:val="002E1DD7"/>
    <w:rsid w:val="002E4492"/>
    <w:rsid w:val="002E4A8D"/>
    <w:rsid w:val="002E5CBF"/>
    <w:rsid w:val="002E609D"/>
    <w:rsid w:val="002E71C6"/>
    <w:rsid w:val="002E7DEC"/>
    <w:rsid w:val="002F0391"/>
    <w:rsid w:val="002F382F"/>
    <w:rsid w:val="00300016"/>
    <w:rsid w:val="00302905"/>
    <w:rsid w:val="00304971"/>
    <w:rsid w:val="00310183"/>
    <w:rsid w:val="00312A63"/>
    <w:rsid w:val="0031365D"/>
    <w:rsid w:val="00317185"/>
    <w:rsid w:val="0032067E"/>
    <w:rsid w:val="00324E8C"/>
    <w:rsid w:val="00325EDC"/>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56A8"/>
    <w:rsid w:val="00357068"/>
    <w:rsid w:val="00357721"/>
    <w:rsid w:val="003577F3"/>
    <w:rsid w:val="003632CD"/>
    <w:rsid w:val="0036344F"/>
    <w:rsid w:val="0037037B"/>
    <w:rsid w:val="00374AA8"/>
    <w:rsid w:val="00375299"/>
    <w:rsid w:val="00376542"/>
    <w:rsid w:val="00376670"/>
    <w:rsid w:val="0038357A"/>
    <w:rsid w:val="00390198"/>
    <w:rsid w:val="00390F7E"/>
    <w:rsid w:val="00394952"/>
    <w:rsid w:val="00395453"/>
    <w:rsid w:val="00395B1B"/>
    <w:rsid w:val="003A100E"/>
    <w:rsid w:val="003A518B"/>
    <w:rsid w:val="003A791B"/>
    <w:rsid w:val="003A7BD1"/>
    <w:rsid w:val="003B0EDC"/>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38E2"/>
    <w:rsid w:val="003D580C"/>
    <w:rsid w:val="003D7FC1"/>
    <w:rsid w:val="003E2810"/>
    <w:rsid w:val="003E68C8"/>
    <w:rsid w:val="003E6997"/>
    <w:rsid w:val="003E79E3"/>
    <w:rsid w:val="003E7B9A"/>
    <w:rsid w:val="003F18ED"/>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3C77"/>
    <w:rsid w:val="00415924"/>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641E"/>
    <w:rsid w:val="00457915"/>
    <w:rsid w:val="0046024D"/>
    <w:rsid w:val="004606E9"/>
    <w:rsid w:val="00461874"/>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5081"/>
    <w:rsid w:val="004762AC"/>
    <w:rsid w:val="00481D8E"/>
    <w:rsid w:val="004824CB"/>
    <w:rsid w:val="004835B6"/>
    <w:rsid w:val="00483D0B"/>
    <w:rsid w:val="004845A7"/>
    <w:rsid w:val="0048540A"/>
    <w:rsid w:val="00486E57"/>
    <w:rsid w:val="0049175F"/>
    <w:rsid w:val="00493B40"/>
    <w:rsid w:val="00497EBC"/>
    <w:rsid w:val="004A10C0"/>
    <w:rsid w:val="004A780D"/>
    <w:rsid w:val="004A7C2F"/>
    <w:rsid w:val="004B13A5"/>
    <w:rsid w:val="004B1D94"/>
    <w:rsid w:val="004B2870"/>
    <w:rsid w:val="004B5F12"/>
    <w:rsid w:val="004C459B"/>
    <w:rsid w:val="004C5C05"/>
    <w:rsid w:val="004C66B3"/>
    <w:rsid w:val="004D0DAD"/>
    <w:rsid w:val="004D28B2"/>
    <w:rsid w:val="004D441E"/>
    <w:rsid w:val="004E1E36"/>
    <w:rsid w:val="004E6DC8"/>
    <w:rsid w:val="004F14DE"/>
    <w:rsid w:val="004F16E2"/>
    <w:rsid w:val="004F2218"/>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00AD"/>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4854"/>
    <w:rsid w:val="00565075"/>
    <w:rsid w:val="00565E0B"/>
    <w:rsid w:val="00573EC3"/>
    <w:rsid w:val="005753DE"/>
    <w:rsid w:val="00575840"/>
    <w:rsid w:val="00575D88"/>
    <w:rsid w:val="00577181"/>
    <w:rsid w:val="005800A3"/>
    <w:rsid w:val="005815F9"/>
    <w:rsid w:val="00581C35"/>
    <w:rsid w:val="00590924"/>
    <w:rsid w:val="005910CC"/>
    <w:rsid w:val="00591A0A"/>
    <w:rsid w:val="00595CB2"/>
    <w:rsid w:val="00595E77"/>
    <w:rsid w:val="00597D6A"/>
    <w:rsid w:val="005A275D"/>
    <w:rsid w:val="005A2D31"/>
    <w:rsid w:val="005A3606"/>
    <w:rsid w:val="005A5772"/>
    <w:rsid w:val="005B07BB"/>
    <w:rsid w:val="005B13D3"/>
    <w:rsid w:val="005B2E02"/>
    <w:rsid w:val="005B2F70"/>
    <w:rsid w:val="005B46B7"/>
    <w:rsid w:val="005B4DC5"/>
    <w:rsid w:val="005B6B16"/>
    <w:rsid w:val="005B7108"/>
    <w:rsid w:val="005C06B3"/>
    <w:rsid w:val="005C0F97"/>
    <w:rsid w:val="005C15AC"/>
    <w:rsid w:val="005C3412"/>
    <w:rsid w:val="005C3FC3"/>
    <w:rsid w:val="005C43E7"/>
    <w:rsid w:val="005C45C9"/>
    <w:rsid w:val="005C59BA"/>
    <w:rsid w:val="005C6435"/>
    <w:rsid w:val="005D14B7"/>
    <w:rsid w:val="005D246C"/>
    <w:rsid w:val="005D35E9"/>
    <w:rsid w:val="005D4039"/>
    <w:rsid w:val="005D4C31"/>
    <w:rsid w:val="005D6403"/>
    <w:rsid w:val="005D6B8E"/>
    <w:rsid w:val="005D7234"/>
    <w:rsid w:val="005E393D"/>
    <w:rsid w:val="005E3BCE"/>
    <w:rsid w:val="005E4176"/>
    <w:rsid w:val="005E41E7"/>
    <w:rsid w:val="005E4B44"/>
    <w:rsid w:val="005E6ECD"/>
    <w:rsid w:val="005F0BFE"/>
    <w:rsid w:val="005F317B"/>
    <w:rsid w:val="0060427D"/>
    <w:rsid w:val="00606757"/>
    <w:rsid w:val="00610FC7"/>
    <w:rsid w:val="006124E0"/>
    <w:rsid w:val="00612542"/>
    <w:rsid w:val="006130A1"/>
    <w:rsid w:val="00615399"/>
    <w:rsid w:val="00616C91"/>
    <w:rsid w:val="00625706"/>
    <w:rsid w:val="00627410"/>
    <w:rsid w:val="00630618"/>
    <w:rsid w:val="0063157D"/>
    <w:rsid w:val="0063239C"/>
    <w:rsid w:val="0063397A"/>
    <w:rsid w:val="0063466A"/>
    <w:rsid w:val="006426E1"/>
    <w:rsid w:val="00643F33"/>
    <w:rsid w:val="00660EB5"/>
    <w:rsid w:val="006627B2"/>
    <w:rsid w:val="00662CC6"/>
    <w:rsid w:val="00664A83"/>
    <w:rsid w:val="00664DA5"/>
    <w:rsid w:val="00664F6F"/>
    <w:rsid w:val="006659DE"/>
    <w:rsid w:val="006668D1"/>
    <w:rsid w:val="00671170"/>
    <w:rsid w:val="00673787"/>
    <w:rsid w:val="00673B7F"/>
    <w:rsid w:val="0067525B"/>
    <w:rsid w:val="006753E1"/>
    <w:rsid w:val="00680D6B"/>
    <w:rsid w:val="00683F34"/>
    <w:rsid w:val="00692AB9"/>
    <w:rsid w:val="006938DA"/>
    <w:rsid w:val="00693A9D"/>
    <w:rsid w:val="0069514D"/>
    <w:rsid w:val="00695F91"/>
    <w:rsid w:val="006A0F8E"/>
    <w:rsid w:val="006A1331"/>
    <w:rsid w:val="006A19F2"/>
    <w:rsid w:val="006A2370"/>
    <w:rsid w:val="006A5D83"/>
    <w:rsid w:val="006B195A"/>
    <w:rsid w:val="006B3588"/>
    <w:rsid w:val="006B6C9F"/>
    <w:rsid w:val="006C3B54"/>
    <w:rsid w:val="006C4FC3"/>
    <w:rsid w:val="006C6D20"/>
    <w:rsid w:val="006D2153"/>
    <w:rsid w:val="006D3116"/>
    <w:rsid w:val="006D40D0"/>
    <w:rsid w:val="006D5E83"/>
    <w:rsid w:val="006D658E"/>
    <w:rsid w:val="006E146C"/>
    <w:rsid w:val="006E2594"/>
    <w:rsid w:val="006E37BC"/>
    <w:rsid w:val="006E5786"/>
    <w:rsid w:val="006E748E"/>
    <w:rsid w:val="006E75D9"/>
    <w:rsid w:val="006F0888"/>
    <w:rsid w:val="006F7B58"/>
    <w:rsid w:val="0070232A"/>
    <w:rsid w:val="007042C4"/>
    <w:rsid w:val="00704CF0"/>
    <w:rsid w:val="00704E2D"/>
    <w:rsid w:val="007061D7"/>
    <w:rsid w:val="00706825"/>
    <w:rsid w:val="0070769F"/>
    <w:rsid w:val="00711F19"/>
    <w:rsid w:val="007131E7"/>
    <w:rsid w:val="00713359"/>
    <w:rsid w:val="007158CE"/>
    <w:rsid w:val="007234D4"/>
    <w:rsid w:val="007235B5"/>
    <w:rsid w:val="00723A73"/>
    <w:rsid w:val="00724B92"/>
    <w:rsid w:val="007275B7"/>
    <w:rsid w:val="00733688"/>
    <w:rsid w:val="0073458B"/>
    <w:rsid w:val="00734AF4"/>
    <w:rsid w:val="00737085"/>
    <w:rsid w:val="007465BF"/>
    <w:rsid w:val="00747D32"/>
    <w:rsid w:val="00751D06"/>
    <w:rsid w:val="007532CD"/>
    <w:rsid w:val="007544D5"/>
    <w:rsid w:val="007551E0"/>
    <w:rsid w:val="00757DA3"/>
    <w:rsid w:val="00762C8D"/>
    <w:rsid w:val="0076357C"/>
    <w:rsid w:val="007679A6"/>
    <w:rsid w:val="00767F1A"/>
    <w:rsid w:val="00772F98"/>
    <w:rsid w:val="0077523B"/>
    <w:rsid w:val="00775908"/>
    <w:rsid w:val="0078067E"/>
    <w:rsid w:val="00785BCF"/>
    <w:rsid w:val="00785D35"/>
    <w:rsid w:val="007879E1"/>
    <w:rsid w:val="00790D2C"/>
    <w:rsid w:val="007913B8"/>
    <w:rsid w:val="007958EC"/>
    <w:rsid w:val="00795BC0"/>
    <w:rsid w:val="007A10DB"/>
    <w:rsid w:val="007A1726"/>
    <w:rsid w:val="007A1CBB"/>
    <w:rsid w:val="007A1E59"/>
    <w:rsid w:val="007A2CDB"/>
    <w:rsid w:val="007A3F8B"/>
    <w:rsid w:val="007A7D3B"/>
    <w:rsid w:val="007B0C8F"/>
    <w:rsid w:val="007B338B"/>
    <w:rsid w:val="007B50CA"/>
    <w:rsid w:val="007B5769"/>
    <w:rsid w:val="007B6688"/>
    <w:rsid w:val="007C0B37"/>
    <w:rsid w:val="007C3249"/>
    <w:rsid w:val="007C6EB9"/>
    <w:rsid w:val="007D2E0C"/>
    <w:rsid w:val="007D544F"/>
    <w:rsid w:val="007E0EE4"/>
    <w:rsid w:val="007E1FDB"/>
    <w:rsid w:val="007E267E"/>
    <w:rsid w:val="007F0A28"/>
    <w:rsid w:val="007F283E"/>
    <w:rsid w:val="007F4C23"/>
    <w:rsid w:val="007F4CFC"/>
    <w:rsid w:val="007F6B01"/>
    <w:rsid w:val="007F78DF"/>
    <w:rsid w:val="0080288A"/>
    <w:rsid w:val="0080502C"/>
    <w:rsid w:val="008052E7"/>
    <w:rsid w:val="0080556C"/>
    <w:rsid w:val="008074C0"/>
    <w:rsid w:val="00810934"/>
    <w:rsid w:val="00810D76"/>
    <w:rsid w:val="00813D3F"/>
    <w:rsid w:val="008146EB"/>
    <w:rsid w:val="0081692A"/>
    <w:rsid w:val="0081763A"/>
    <w:rsid w:val="0082015F"/>
    <w:rsid w:val="008208AF"/>
    <w:rsid w:val="0082569F"/>
    <w:rsid w:val="00826A14"/>
    <w:rsid w:val="00826B03"/>
    <w:rsid w:val="008271E0"/>
    <w:rsid w:val="0083063E"/>
    <w:rsid w:val="0083093E"/>
    <w:rsid w:val="00831F2E"/>
    <w:rsid w:val="00832613"/>
    <w:rsid w:val="008333B6"/>
    <w:rsid w:val="00833524"/>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505E"/>
    <w:rsid w:val="00886DD8"/>
    <w:rsid w:val="008938C8"/>
    <w:rsid w:val="00894793"/>
    <w:rsid w:val="0089499F"/>
    <w:rsid w:val="008953A8"/>
    <w:rsid w:val="00895BA7"/>
    <w:rsid w:val="00896621"/>
    <w:rsid w:val="008979D2"/>
    <w:rsid w:val="008A165B"/>
    <w:rsid w:val="008A2082"/>
    <w:rsid w:val="008A2E38"/>
    <w:rsid w:val="008A5168"/>
    <w:rsid w:val="008A60EE"/>
    <w:rsid w:val="008A61D7"/>
    <w:rsid w:val="008A639E"/>
    <w:rsid w:val="008A70EA"/>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536"/>
    <w:rsid w:val="008E1655"/>
    <w:rsid w:val="008E165D"/>
    <w:rsid w:val="008E1966"/>
    <w:rsid w:val="008E1B21"/>
    <w:rsid w:val="008E1F4E"/>
    <w:rsid w:val="008E3301"/>
    <w:rsid w:val="008E45BB"/>
    <w:rsid w:val="008E4E94"/>
    <w:rsid w:val="008E55F1"/>
    <w:rsid w:val="008E7EC4"/>
    <w:rsid w:val="008F1A56"/>
    <w:rsid w:val="008F2496"/>
    <w:rsid w:val="008F279C"/>
    <w:rsid w:val="008F2899"/>
    <w:rsid w:val="008F2E69"/>
    <w:rsid w:val="008F620E"/>
    <w:rsid w:val="00903F59"/>
    <w:rsid w:val="00903F95"/>
    <w:rsid w:val="00906F72"/>
    <w:rsid w:val="009071B6"/>
    <w:rsid w:val="0090776D"/>
    <w:rsid w:val="0090792F"/>
    <w:rsid w:val="00910B2C"/>
    <w:rsid w:val="00913BA8"/>
    <w:rsid w:val="009140A7"/>
    <w:rsid w:val="009143CD"/>
    <w:rsid w:val="00916F00"/>
    <w:rsid w:val="00917CA7"/>
    <w:rsid w:val="00921CCB"/>
    <w:rsid w:val="00921F8A"/>
    <w:rsid w:val="00923365"/>
    <w:rsid w:val="00923D26"/>
    <w:rsid w:val="009265EA"/>
    <w:rsid w:val="00927872"/>
    <w:rsid w:val="00930CB5"/>
    <w:rsid w:val="0093342F"/>
    <w:rsid w:val="00933698"/>
    <w:rsid w:val="00933E6A"/>
    <w:rsid w:val="00937222"/>
    <w:rsid w:val="00941382"/>
    <w:rsid w:val="00944888"/>
    <w:rsid w:val="009460E1"/>
    <w:rsid w:val="009461E4"/>
    <w:rsid w:val="0095040B"/>
    <w:rsid w:val="00951E58"/>
    <w:rsid w:val="00953F16"/>
    <w:rsid w:val="009543F3"/>
    <w:rsid w:val="00955221"/>
    <w:rsid w:val="009553A9"/>
    <w:rsid w:val="00960160"/>
    <w:rsid w:val="009624DB"/>
    <w:rsid w:val="0096521B"/>
    <w:rsid w:val="00965C27"/>
    <w:rsid w:val="00966C1E"/>
    <w:rsid w:val="00967CA0"/>
    <w:rsid w:val="009723FC"/>
    <w:rsid w:val="009750B9"/>
    <w:rsid w:val="0097737C"/>
    <w:rsid w:val="0097751B"/>
    <w:rsid w:val="00980D26"/>
    <w:rsid w:val="0098117B"/>
    <w:rsid w:val="00981372"/>
    <w:rsid w:val="00981E40"/>
    <w:rsid w:val="009841BC"/>
    <w:rsid w:val="00984FB0"/>
    <w:rsid w:val="009860C0"/>
    <w:rsid w:val="0098704A"/>
    <w:rsid w:val="0099227B"/>
    <w:rsid w:val="0099378B"/>
    <w:rsid w:val="00995317"/>
    <w:rsid w:val="00995445"/>
    <w:rsid w:val="009A0745"/>
    <w:rsid w:val="009A11E8"/>
    <w:rsid w:val="009A363E"/>
    <w:rsid w:val="009A4590"/>
    <w:rsid w:val="009B12DE"/>
    <w:rsid w:val="009B431D"/>
    <w:rsid w:val="009B7BD8"/>
    <w:rsid w:val="009C0686"/>
    <w:rsid w:val="009C0CEB"/>
    <w:rsid w:val="009C20B0"/>
    <w:rsid w:val="009C381F"/>
    <w:rsid w:val="009C4004"/>
    <w:rsid w:val="009C53D0"/>
    <w:rsid w:val="009C5793"/>
    <w:rsid w:val="009D03D2"/>
    <w:rsid w:val="009D1441"/>
    <w:rsid w:val="009D301A"/>
    <w:rsid w:val="009D42A7"/>
    <w:rsid w:val="009D743C"/>
    <w:rsid w:val="009E0676"/>
    <w:rsid w:val="009E2E9F"/>
    <w:rsid w:val="009E34DB"/>
    <w:rsid w:val="009E3842"/>
    <w:rsid w:val="009E3FF6"/>
    <w:rsid w:val="009E43BA"/>
    <w:rsid w:val="009E4DA6"/>
    <w:rsid w:val="009E54DE"/>
    <w:rsid w:val="009E5F7D"/>
    <w:rsid w:val="009E6346"/>
    <w:rsid w:val="009E7919"/>
    <w:rsid w:val="009F3030"/>
    <w:rsid w:val="009F3585"/>
    <w:rsid w:val="009F5403"/>
    <w:rsid w:val="00A004A5"/>
    <w:rsid w:val="00A02878"/>
    <w:rsid w:val="00A05FB7"/>
    <w:rsid w:val="00A061D4"/>
    <w:rsid w:val="00A06FF7"/>
    <w:rsid w:val="00A074BB"/>
    <w:rsid w:val="00A1188E"/>
    <w:rsid w:val="00A122CB"/>
    <w:rsid w:val="00A20A04"/>
    <w:rsid w:val="00A2107C"/>
    <w:rsid w:val="00A21FFC"/>
    <w:rsid w:val="00A2272C"/>
    <w:rsid w:val="00A30977"/>
    <w:rsid w:val="00A30B35"/>
    <w:rsid w:val="00A3252A"/>
    <w:rsid w:val="00A32C80"/>
    <w:rsid w:val="00A32F10"/>
    <w:rsid w:val="00A33CEA"/>
    <w:rsid w:val="00A34840"/>
    <w:rsid w:val="00A35B9C"/>
    <w:rsid w:val="00A36A67"/>
    <w:rsid w:val="00A40251"/>
    <w:rsid w:val="00A43EC0"/>
    <w:rsid w:val="00A4461C"/>
    <w:rsid w:val="00A4776C"/>
    <w:rsid w:val="00A51F71"/>
    <w:rsid w:val="00A53507"/>
    <w:rsid w:val="00A54C52"/>
    <w:rsid w:val="00A55BD4"/>
    <w:rsid w:val="00A61673"/>
    <w:rsid w:val="00A61C9E"/>
    <w:rsid w:val="00A62377"/>
    <w:rsid w:val="00A62C93"/>
    <w:rsid w:val="00A64C0C"/>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83E"/>
    <w:rsid w:val="00AA1F72"/>
    <w:rsid w:val="00AA3B2E"/>
    <w:rsid w:val="00AA6E17"/>
    <w:rsid w:val="00AA7A66"/>
    <w:rsid w:val="00AB04C0"/>
    <w:rsid w:val="00AB3CF8"/>
    <w:rsid w:val="00AB4DCB"/>
    <w:rsid w:val="00AC4A95"/>
    <w:rsid w:val="00AC6D24"/>
    <w:rsid w:val="00AD0C0D"/>
    <w:rsid w:val="00AD2591"/>
    <w:rsid w:val="00AD3A6A"/>
    <w:rsid w:val="00AD5184"/>
    <w:rsid w:val="00AD6547"/>
    <w:rsid w:val="00AD6565"/>
    <w:rsid w:val="00AE1252"/>
    <w:rsid w:val="00AE3EBB"/>
    <w:rsid w:val="00AE4F9B"/>
    <w:rsid w:val="00AE5D01"/>
    <w:rsid w:val="00AF09C7"/>
    <w:rsid w:val="00AF1583"/>
    <w:rsid w:val="00AF3870"/>
    <w:rsid w:val="00AF5C4A"/>
    <w:rsid w:val="00AF7962"/>
    <w:rsid w:val="00B0040E"/>
    <w:rsid w:val="00B00DC6"/>
    <w:rsid w:val="00B04004"/>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34933"/>
    <w:rsid w:val="00B37993"/>
    <w:rsid w:val="00B4104B"/>
    <w:rsid w:val="00B43076"/>
    <w:rsid w:val="00B43D84"/>
    <w:rsid w:val="00B515A5"/>
    <w:rsid w:val="00B55CFC"/>
    <w:rsid w:val="00B56089"/>
    <w:rsid w:val="00B60809"/>
    <w:rsid w:val="00B60ABF"/>
    <w:rsid w:val="00B641FE"/>
    <w:rsid w:val="00B709CF"/>
    <w:rsid w:val="00B75C5E"/>
    <w:rsid w:val="00B76474"/>
    <w:rsid w:val="00B77D74"/>
    <w:rsid w:val="00B85256"/>
    <w:rsid w:val="00B858F0"/>
    <w:rsid w:val="00B85CE6"/>
    <w:rsid w:val="00B8692F"/>
    <w:rsid w:val="00B874ED"/>
    <w:rsid w:val="00B87A53"/>
    <w:rsid w:val="00B87D15"/>
    <w:rsid w:val="00B919FD"/>
    <w:rsid w:val="00B92A98"/>
    <w:rsid w:val="00B953BA"/>
    <w:rsid w:val="00B97BB8"/>
    <w:rsid w:val="00BA1FFB"/>
    <w:rsid w:val="00BA2347"/>
    <w:rsid w:val="00BA5127"/>
    <w:rsid w:val="00BA5E83"/>
    <w:rsid w:val="00BA69B5"/>
    <w:rsid w:val="00BA739C"/>
    <w:rsid w:val="00BB1252"/>
    <w:rsid w:val="00BB18B1"/>
    <w:rsid w:val="00BB1FE3"/>
    <w:rsid w:val="00BB4DEF"/>
    <w:rsid w:val="00BB557A"/>
    <w:rsid w:val="00BB58CA"/>
    <w:rsid w:val="00BB64EF"/>
    <w:rsid w:val="00BB67B3"/>
    <w:rsid w:val="00BB7CCC"/>
    <w:rsid w:val="00BC3F82"/>
    <w:rsid w:val="00BC6C06"/>
    <w:rsid w:val="00BD0F03"/>
    <w:rsid w:val="00BE15A6"/>
    <w:rsid w:val="00BE17F2"/>
    <w:rsid w:val="00BE3D43"/>
    <w:rsid w:val="00BE430A"/>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296C"/>
    <w:rsid w:val="00C23CC7"/>
    <w:rsid w:val="00C25162"/>
    <w:rsid w:val="00C312D6"/>
    <w:rsid w:val="00C32138"/>
    <w:rsid w:val="00C357FA"/>
    <w:rsid w:val="00C35CD1"/>
    <w:rsid w:val="00C37343"/>
    <w:rsid w:val="00C43811"/>
    <w:rsid w:val="00C43E30"/>
    <w:rsid w:val="00C451CF"/>
    <w:rsid w:val="00C46D7E"/>
    <w:rsid w:val="00C47F28"/>
    <w:rsid w:val="00C7205B"/>
    <w:rsid w:val="00C73149"/>
    <w:rsid w:val="00C74554"/>
    <w:rsid w:val="00C75008"/>
    <w:rsid w:val="00C82411"/>
    <w:rsid w:val="00C82998"/>
    <w:rsid w:val="00C834F8"/>
    <w:rsid w:val="00C84134"/>
    <w:rsid w:val="00C901A6"/>
    <w:rsid w:val="00C940B9"/>
    <w:rsid w:val="00C9449B"/>
    <w:rsid w:val="00C94D4C"/>
    <w:rsid w:val="00C960CA"/>
    <w:rsid w:val="00C968D7"/>
    <w:rsid w:val="00C97074"/>
    <w:rsid w:val="00CA3539"/>
    <w:rsid w:val="00CA4A15"/>
    <w:rsid w:val="00CA630D"/>
    <w:rsid w:val="00CA6670"/>
    <w:rsid w:val="00CA7A30"/>
    <w:rsid w:val="00CB108E"/>
    <w:rsid w:val="00CB2886"/>
    <w:rsid w:val="00CB4395"/>
    <w:rsid w:val="00CB4681"/>
    <w:rsid w:val="00CB4BA6"/>
    <w:rsid w:val="00CB7239"/>
    <w:rsid w:val="00CB7346"/>
    <w:rsid w:val="00CB7BBB"/>
    <w:rsid w:val="00CC1393"/>
    <w:rsid w:val="00CC1620"/>
    <w:rsid w:val="00CC503A"/>
    <w:rsid w:val="00CC6007"/>
    <w:rsid w:val="00CC63C9"/>
    <w:rsid w:val="00CC6917"/>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2FA6"/>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36CC"/>
    <w:rsid w:val="00D34536"/>
    <w:rsid w:val="00D349DD"/>
    <w:rsid w:val="00D37C83"/>
    <w:rsid w:val="00D40585"/>
    <w:rsid w:val="00D41DB2"/>
    <w:rsid w:val="00D42BD8"/>
    <w:rsid w:val="00D433A5"/>
    <w:rsid w:val="00D43B3D"/>
    <w:rsid w:val="00D44D27"/>
    <w:rsid w:val="00D44ED9"/>
    <w:rsid w:val="00D4524F"/>
    <w:rsid w:val="00D478F9"/>
    <w:rsid w:val="00D50FCD"/>
    <w:rsid w:val="00D51F85"/>
    <w:rsid w:val="00D52608"/>
    <w:rsid w:val="00D540CE"/>
    <w:rsid w:val="00D543EB"/>
    <w:rsid w:val="00D55869"/>
    <w:rsid w:val="00D562E0"/>
    <w:rsid w:val="00D57738"/>
    <w:rsid w:val="00D61FD3"/>
    <w:rsid w:val="00D622B8"/>
    <w:rsid w:val="00D62396"/>
    <w:rsid w:val="00D62BE8"/>
    <w:rsid w:val="00D70283"/>
    <w:rsid w:val="00D702B8"/>
    <w:rsid w:val="00D709BC"/>
    <w:rsid w:val="00D72799"/>
    <w:rsid w:val="00D73A34"/>
    <w:rsid w:val="00D73DD2"/>
    <w:rsid w:val="00D748F8"/>
    <w:rsid w:val="00D74A8E"/>
    <w:rsid w:val="00D80326"/>
    <w:rsid w:val="00D81915"/>
    <w:rsid w:val="00D8321A"/>
    <w:rsid w:val="00D832BD"/>
    <w:rsid w:val="00D851E6"/>
    <w:rsid w:val="00D86D6C"/>
    <w:rsid w:val="00D90757"/>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E78A9"/>
    <w:rsid w:val="00DF11E1"/>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6D30"/>
    <w:rsid w:val="00E27731"/>
    <w:rsid w:val="00E30A8F"/>
    <w:rsid w:val="00E3343F"/>
    <w:rsid w:val="00E33F9E"/>
    <w:rsid w:val="00E369F4"/>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4CFF"/>
    <w:rsid w:val="00E750A6"/>
    <w:rsid w:val="00E764B4"/>
    <w:rsid w:val="00E87E99"/>
    <w:rsid w:val="00E9184E"/>
    <w:rsid w:val="00E92410"/>
    <w:rsid w:val="00E9615B"/>
    <w:rsid w:val="00E97A74"/>
    <w:rsid w:val="00EA33AD"/>
    <w:rsid w:val="00EA413D"/>
    <w:rsid w:val="00EA528E"/>
    <w:rsid w:val="00EA6EA7"/>
    <w:rsid w:val="00EB249C"/>
    <w:rsid w:val="00EB3D94"/>
    <w:rsid w:val="00EB5CE3"/>
    <w:rsid w:val="00EB68B7"/>
    <w:rsid w:val="00EB6F56"/>
    <w:rsid w:val="00EC0506"/>
    <w:rsid w:val="00EC0641"/>
    <w:rsid w:val="00EC14B2"/>
    <w:rsid w:val="00EC5C0D"/>
    <w:rsid w:val="00EC6AFC"/>
    <w:rsid w:val="00EC7637"/>
    <w:rsid w:val="00EC7BB3"/>
    <w:rsid w:val="00ED0BB3"/>
    <w:rsid w:val="00ED10C8"/>
    <w:rsid w:val="00ED431D"/>
    <w:rsid w:val="00ED472E"/>
    <w:rsid w:val="00ED47C7"/>
    <w:rsid w:val="00EE0804"/>
    <w:rsid w:val="00EE3A57"/>
    <w:rsid w:val="00EE431C"/>
    <w:rsid w:val="00EE59DA"/>
    <w:rsid w:val="00EE5DB6"/>
    <w:rsid w:val="00EE602F"/>
    <w:rsid w:val="00EE6F53"/>
    <w:rsid w:val="00EE7095"/>
    <w:rsid w:val="00EF340A"/>
    <w:rsid w:val="00EF4DBE"/>
    <w:rsid w:val="00EF5593"/>
    <w:rsid w:val="00EF58B1"/>
    <w:rsid w:val="00EF64F7"/>
    <w:rsid w:val="00F02A32"/>
    <w:rsid w:val="00F02ACD"/>
    <w:rsid w:val="00F05C9C"/>
    <w:rsid w:val="00F06333"/>
    <w:rsid w:val="00F0659F"/>
    <w:rsid w:val="00F069F1"/>
    <w:rsid w:val="00F06CEE"/>
    <w:rsid w:val="00F07009"/>
    <w:rsid w:val="00F10625"/>
    <w:rsid w:val="00F11E40"/>
    <w:rsid w:val="00F14322"/>
    <w:rsid w:val="00F1637D"/>
    <w:rsid w:val="00F17D57"/>
    <w:rsid w:val="00F2045F"/>
    <w:rsid w:val="00F216FF"/>
    <w:rsid w:val="00F217E6"/>
    <w:rsid w:val="00F2236B"/>
    <w:rsid w:val="00F2277D"/>
    <w:rsid w:val="00F22C44"/>
    <w:rsid w:val="00F262F5"/>
    <w:rsid w:val="00F2671B"/>
    <w:rsid w:val="00F30F5B"/>
    <w:rsid w:val="00F32E36"/>
    <w:rsid w:val="00F3342F"/>
    <w:rsid w:val="00F35000"/>
    <w:rsid w:val="00F36494"/>
    <w:rsid w:val="00F433AC"/>
    <w:rsid w:val="00F44D42"/>
    <w:rsid w:val="00F44F9F"/>
    <w:rsid w:val="00F45FD7"/>
    <w:rsid w:val="00F50F26"/>
    <w:rsid w:val="00F538F2"/>
    <w:rsid w:val="00F53A8B"/>
    <w:rsid w:val="00F53D49"/>
    <w:rsid w:val="00F548C3"/>
    <w:rsid w:val="00F55689"/>
    <w:rsid w:val="00F55AE0"/>
    <w:rsid w:val="00F56D92"/>
    <w:rsid w:val="00F57AD0"/>
    <w:rsid w:val="00F613B1"/>
    <w:rsid w:val="00F64FEB"/>
    <w:rsid w:val="00F671B8"/>
    <w:rsid w:val="00F67C7F"/>
    <w:rsid w:val="00F731D3"/>
    <w:rsid w:val="00F73217"/>
    <w:rsid w:val="00F7412D"/>
    <w:rsid w:val="00F75EC7"/>
    <w:rsid w:val="00F7684E"/>
    <w:rsid w:val="00F77462"/>
    <w:rsid w:val="00F77981"/>
    <w:rsid w:val="00F801B2"/>
    <w:rsid w:val="00F80AD6"/>
    <w:rsid w:val="00F81110"/>
    <w:rsid w:val="00F8136E"/>
    <w:rsid w:val="00F83C52"/>
    <w:rsid w:val="00F85367"/>
    <w:rsid w:val="00F85B31"/>
    <w:rsid w:val="00F87088"/>
    <w:rsid w:val="00F91D57"/>
    <w:rsid w:val="00F92FF1"/>
    <w:rsid w:val="00F944CB"/>
    <w:rsid w:val="00F956D4"/>
    <w:rsid w:val="00FA0F71"/>
    <w:rsid w:val="00FA21E6"/>
    <w:rsid w:val="00FA2AC9"/>
    <w:rsid w:val="00FA4BB0"/>
    <w:rsid w:val="00FA4D12"/>
    <w:rsid w:val="00FA74B6"/>
    <w:rsid w:val="00FA763D"/>
    <w:rsid w:val="00FB218C"/>
    <w:rsid w:val="00FB78E1"/>
    <w:rsid w:val="00FC0BA8"/>
    <w:rsid w:val="00FC0CCD"/>
    <w:rsid w:val="00FD0B36"/>
    <w:rsid w:val="00FD0E3B"/>
    <w:rsid w:val="00FD12D7"/>
    <w:rsid w:val="00FD181B"/>
    <w:rsid w:val="00FD1D2C"/>
    <w:rsid w:val="00FD5BB3"/>
    <w:rsid w:val="00FD7397"/>
    <w:rsid w:val="00FE2097"/>
    <w:rsid w:val="00FE2650"/>
    <w:rsid w:val="00FE2EA5"/>
    <w:rsid w:val="00FE64C3"/>
    <w:rsid w:val="00FE69C4"/>
    <w:rsid w:val="00FE7A8B"/>
    <w:rsid w:val="00FF0581"/>
    <w:rsid w:val="00FF1C02"/>
    <w:rsid w:val="00FF1FCB"/>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ink.springer.com/conference/eurocrypt%20eurocryp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dl.acm.org/toc/tocs/2009/27/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abs/2105.07459" TargetMode="External"/><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rxiv.org/abs/2109.02480" TargetMode="External"/><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BC228-F4D1-46C1-84F6-6F778849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1</Pages>
  <Words>11173</Words>
  <Characters>63690</Characters>
  <Application>Microsoft Office Word</Application>
  <DocSecurity>0</DocSecurity>
  <Lines>530</Lines>
  <Paragraphs>149</Paragraphs>
  <ScaleCrop>false</ScaleCrop>
  <Company/>
  <LinksUpToDate>false</LinksUpToDate>
  <CharactersWithSpaces>74714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300</cp:revision>
  <dcterms:created xsi:type="dcterms:W3CDTF">2022-06-28T13:49:00Z</dcterms:created>
  <dcterms:modified xsi:type="dcterms:W3CDTF">2022-07-18T12:50:00Z</dcterms:modified>
</cp:coreProperties>
</file>
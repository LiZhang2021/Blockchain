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4E681F38"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w:t>
      </w:r>
      <w:ins w:id="0" w:author="Zhang Li" w:date="2022-06-22T19:36:00Z">
        <w:r w:rsidR="008E6D62">
          <w:rPr>
            <w:rFonts w:ascii="Times New Roman" w:eastAsia="宋体" w:hAnsi="Times New Roman" w:cs="Times New Roman"/>
            <w:b/>
            <w:bCs/>
            <w:color w:val="800000"/>
            <w:kern w:val="0"/>
            <w:sz w:val="32"/>
            <w:szCs w:val="32"/>
          </w:rPr>
          <w:t>-</w:t>
        </w:r>
        <w:r w:rsidR="008E6D62">
          <w:rPr>
            <w:rFonts w:ascii="Times New Roman" w:eastAsia="宋体" w:hAnsi="Times New Roman" w:cs="Times New Roman" w:hint="eastAsia"/>
            <w:b/>
            <w:bCs/>
            <w:color w:val="800000"/>
            <w:kern w:val="0"/>
            <w:sz w:val="32"/>
            <w:szCs w:val="32"/>
          </w:rPr>
          <w:t>aware</w:t>
        </w:r>
      </w:ins>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5AE2D7D"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1"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2" w:author="Zhang Li" w:date="2022-06-12T10:58:00Z">
        <w:r w:rsidR="00425EFA">
          <w:rPr>
            <w:rFonts w:ascii="Times New Roman" w:hAnsi="Times New Roman" w:cs="Times New Roman"/>
            <w:sz w:val="24"/>
            <w:szCs w:val="24"/>
          </w:rPr>
          <w:t>a</w:t>
        </w:r>
        <w:del w:id="3" w:author="ThinkPad" w:date="2022-06-15T20:24:00Z">
          <w:r w:rsidR="00425EFA" w:rsidDel="006965FC">
            <w:rPr>
              <w:rFonts w:ascii="Times New Roman" w:hAnsi="Times New Roman" w:cs="Times New Roman"/>
              <w:sz w:val="24"/>
              <w:szCs w:val="24"/>
            </w:rPr>
            <w:delText>n innovative</w:delText>
          </w:r>
        </w:del>
      </w:ins>
      <w:ins w:id="4"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ins w:id="5" w:author="Zhang Li" w:date="2022-06-22T09:47:00Z">
        <w:r w:rsidR="007C52F2">
          <w:rPr>
            <w:rFonts w:ascii="Times New Roman" w:eastAsia="宋体" w:hAnsi="Times New Roman" w:cs="Times New Roman"/>
            <w:kern w:val="0"/>
            <w:sz w:val="24"/>
            <w:szCs w:val="24"/>
          </w:rPr>
          <w:t>(</w:t>
        </w:r>
      </w:ins>
      <w:ins w:id="6" w:author="Zhang Li" w:date="2022-06-22T15:44:00Z">
        <w:r w:rsidR="00FC6839" w:rsidRPr="00FC6839">
          <w:rPr>
            <w:rFonts w:ascii="Times New Roman" w:eastAsia="宋体" w:hAnsi="Times New Roman" w:cs="Times New Roman"/>
            <w:b/>
            <w:bCs/>
            <w:sz w:val="24"/>
            <w:szCs w:val="24"/>
            <w:rPrChange w:id="7" w:author="Zhang Li" w:date="2022-06-22T15:44:00Z">
              <w:rPr>
                <w:rFonts w:ascii="Times New Roman" w:eastAsia="宋体" w:hAnsi="Times New Roman" w:cs="Times New Roman"/>
                <w:sz w:val="24"/>
                <w:szCs w:val="24"/>
              </w:rPr>
            </w:rPrChange>
          </w:rPr>
          <w:t>S</w:t>
        </w:r>
        <w:r w:rsidR="00FC6839">
          <w:rPr>
            <w:rFonts w:ascii="Times New Roman" w:eastAsia="宋体" w:hAnsi="Times New Roman" w:cs="Times New Roman"/>
            <w:sz w:val="24"/>
            <w:szCs w:val="24"/>
          </w:rPr>
          <w:t>tability-aware</w:t>
        </w:r>
      </w:ins>
      <w:ins w:id="8" w:author="Zhang Li" w:date="2022-06-22T09:47:00Z">
        <w:r w:rsidR="007C52F2">
          <w:rPr>
            <w:rFonts w:ascii="Times New Roman" w:eastAsia="宋体" w:hAnsi="Times New Roman" w:cs="Times New Roman"/>
            <w:kern w:val="0"/>
            <w:sz w:val="24"/>
            <w:szCs w:val="24"/>
          </w:rPr>
          <w:t xml:space="preserve"> </w:t>
        </w:r>
        <w:r w:rsidR="007C52F2" w:rsidRPr="00CB4930">
          <w:rPr>
            <w:rFonts w:ascii="Times New Roman" w:eastAsia="宋体" w:hAnsi="Times New Roman" w:cs="Times New Roman"/>
            <w:b/>
            <w:bCs/>
            <w:kern w:val="0"/>
            <w:sz w:val="24"/>
            <w:szCs w:val="24"/>
          </w:rPr>
          <w:t>Wi</w:t>
        </w:r>
        <w:r w:rsidR="007C52F2">
          <w:rPr>
            <w:rFonts w:ascii="Times New Roman" w:eastAsia="宋体" w:hAnsi="Times New Roman" w:cs="Times New Roman"/>
            <w:kern w:val="0"/>
            <w:sz w:val="24"/>
            <w:szCs w:val="24"/>
          </w:rPr>
          <w:t xml:space="preserve">reless </w:t>
        </w:r>
        <w:r w:rsidR="007C52F2" w:rsidRPr="00CB4930">
          <w:rPr>
            <w:rFonts w:ascii="Times New Roman" w:eastAsia="宋体" w:hAnsi="Times New Roman" w:cs="Times New Roman"/>
            <w:b/>
            <w:bCs/>
            <w:kern w:val="0"/>
            <w:sz w:val="24"/>
            <w:szCs w:val="24"/>
          </w:rPr>
          <w:t>B</w:t>
        </w:r>
        <w:r w:rsidR="007C52F2">
          <w:rPr>
            <w:rFonts w:ascii="Times New Roman" w:eastAsia="宋体" w:hAnsi="Times New Roman" w:cs="Times New Roman"/>
            <w:kern w:val="0"/>
            <w:sz w:val="24"/>
            <w:szCs w:val="24"/>
          </w:rPr>
          <w:t xml:space="preserve">lockchain) </w:t>
        </w:r>
      </w:ins>
      <w:r>
        <w:rPr>
          <w:rFonts w:ascii="Times New Roman" w:hAnsi="Times New Roman" w:cs="Times New Roman"/>
          <w:sz w:val="24"/>
          <w:szCs w:val="24"/>
        </w:rPr>
        <w:t xml:space="preserve">for blockchain in wireless networks, which do not rely on reliable </w:t>
      </w:r>
      <w:del w:id="9"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 xml:space="preserve">communications.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selects a block proposer randomly to prevent adversary</w:t>
      </w:r>
      <w:r w:rsidR="00425EFA">
        <w:rPr>
          <w:rFonts w:ascii="Times New Roman" w:hAnsi="Times New Roman" w:cs="Times New Roman"/>
          <w:sz w:val="24"/>
          <w:szCs w:val="24"/>
        </w:rPr>
        <w:t xml:space="preserve"> corrupt</w:t>
      </w:r>
      <w:ins w:id="10"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11"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12"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13"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w:t>
      </w:r>
      <w:del w:id="14"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5"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6"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7" w:author="Zhang Li" w:date="2022-06-12T11:07:00Z">
        <w:r w:rsidR="00B8086E" w:rsidDel="00B8086E">
          <w:rPr>
            <w:rFonts w:ascii="Times New Roman" w:eastAsia="宋体" w:hAnsi="Times New Roman" w:cs="Times New Roman"/>
            <w:sz w:val="24"/>
            <w:szCs w:val="24"/>
          </w:rPr>
          <w:delText xml:space="preserve">has </w:delText>
        </w:r>
      </w:del>
      <w:ins w:id="18" w:author="Zhang Li" w:date="2022-06-12T11:07:00Z">
        <w:r w:rsidR="00B8086E">
          <w:rPr>
            <w:rFonts w:ascii="Times New Roman" w:eastAsia="宋体" w:hAnsi="Times New Roman" w:cs="Times New Roman"/>
            <w:sz w:val="24"/>
            <w:szCs w:val="24"/>
          </w:rPr>
          <w:t>ha</w:t>
        </w:r>
        <w:del w:id="19" w:author="ThinkPad" w:date="2022-06-20T15:28:00Z">
          <w:r w:rsidR="00B8086E" w:rsidDel="00610A78">
            <w:rPr>
              <w:rFonts w:ascii="Times New Roman" w:eastAsia="宋体" w:hAnsi="Times New Roman" w:cs="Times New Roman"/>
              <w:sz w:val="24"/>
              <w:szCs w:val="24"/>
            </w:rPr>
            <w:delText>ve</w:delText>
          </w:r>
        </w:del>
      </w:ins>
      <w:ins w:id="20"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21"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22"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23"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24" w:author="ThinkPad" w:date="2022-06-20T15:28:00Z">
        <w:r w:rsidRPr="00CA5769" w:rsidDel="00610A78">
          <w:rPr>
            <w:rFonts w:ascii="Times New Roman" w:eastAsia="宋体" w:hAnsi="Times New Roman" w:cs="Times New Roman"/>
            <w:sz w:val="24"/>
            <w:szCs w:val="24"/>
          </w:rPr>
          <w:delText xml:space="preserve">to </w:delText>
        </w:r>
      </w:del>
      <w:ins w:id="25"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ins w:id="26"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7" w:author="Zhang Li" w:date="2022-06-12T11:07:00Z">
        <w:r w:rsidRPr="00920E1E" w:rsidDel="00B43A38">
          <w:rPr>
            <w:rFonts w:ascii="Times New Roman" w:eastAsia="宋体" w:hAnsi="Times New Roman" w:cs="Times New Roman"/>
            <w:sz w:val="24"/>
            <w:szCs w:val="24"/>
          </w:rPr>
          <w:delText xml:space="preserve">vehicles </w:delText>
        </w:r>
      </w:del>
      <w:ins w:id="28"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9"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30" w:author="ThinkPad" w:date="2022-06-20T15:29:00Z">
        <w:r w:rsidR="0012465F" w:rsidRPr="00920E1E" w:rsidDel="00610A78">
          <w:rPr>
            <w:rFonts w:ascii="Times New Roman" w:eastAsia="宋体" w:hAnsi="Times New Roman" w:cs="Times New Roman"/>
            <w:sz w:val="24"/>
            <w:szCs w:val="24"/>
          </w:rPr>
          <w:delText>that built on</w:delText>
        </w:r>
      </w:del>
      <w:ins w:id="31"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32"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33"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34"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5"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6" w:author="ThinkPad" w:date="2022-06-20T15:29:00Z">
        <w:r w:rsidR="00610A78">
          <w:rPr>
            <w:rFonts w:ascii="Times New Roman" w:eastAsia="宋体" w:hAnsi="Times New Roman" w:cs="Times New Roman"/>
            <w:sz w:val="24"/>
            <w:szCs w:val="24"/>
          </w:rPr>
          <w:t>s</w:t>
        </w:r>
      </w:ins>
      <w:ins w:id="37" w:author="Zhang Li" w:date="2022-06-12T11:18:00Z">
        <w:r w:rsidR="004C0605">
          <w:rPr>
            <w:rFonts w:ascii="Times New Roman" w:eastAsia="宋体" w:hAnsi="Times New Roman" w:cs="Times New Roman"/>
            <w:sz w:val="24"/>
            <w:szCs w:val="24"/>
          </w:rPr>
          <w:t xml:space="preserve"> make the communication </w:t>
        </w:r>
        <w:del w:id="38" w:author="ThinkPad" w:date="2022-06-20T15:29:00Z">
          <w:r w:rsidR="004C0605" w:rsidDel="00610A78">
            <w:rPr>
              <w:rFonts w:ascii="Times New Roman" w:eastAsia="宋体" w:hAnsi="Times New Roman" w:cs="Times New Roman"/>
              <w:sz w:val="24"/>
              <w:szCs w:val="24"/>
            </w:rPr>
            <w:delText>of</w:delText>
          </w:r>
        </w:del>
      </w:ins>
      <w:ins w:id="39" w:author="ThinkPad" w:date="2022-06-20T15:29:00Z">
        <w:r w:rsidR="00610A78">
          <w:rPr>
            <w:rFonts w:ascii="Times New Roman" w:eastAsia="宋体" w:hAnsi="Times New Roman" w:cs="Times New Roman"/>
            <w:sz w:val="24"/>
            <w:szCs w:val="24"/>
          </w:rPr>
          <w:t>in</w:t>
        </w:r>
      </w:ins>
      <w:ins w:id="40"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41"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42" w:author="ThinkPad" w:date="2022-06-20T15:30:00Z">
        <w:r w:rsidR="00610A78">
          <w:rPr>
            <w:rFonts w:ascii="Times New Roman" w:eastAsia="宋体" w:hAnsi="Times New Roman" w:cs="Times New Roman"/>
            <w:sz w:val="24"/>
            <w:szCs w:val="24"/>
          </w:rPr>
          <w:t>s</w:t>
        </w:r>
      </w:ins>
      <w:ins w:id="43"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44"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5" w:author="ThinkPad" w:date="2022-06-20T15:30:00Z">
        <w:r w:rsidRPr="00920E1E" w:rsidDel="00610A78">
          <w:rPr>
            <w:rFonts w:ascii="Times New Roman" w:eastAsia="宋体" w:hAnsi="Times New Roman" w:cs="Times New Roman"/>
            <w:sz w:val="24"/>
            <w:szCs w:val="24"/>
          </w:rPr>
          <w:delText xml:space="preserve">integrating </w:delText>
        </w:r>
      </w:del>
      <w:ins w:id="46"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7" w:author="ThinkPad" w:date="2022-06-20T15:30:00Z">
        <w:r w:rsidRPr="00920E1E" w:rsidDel="00610A78">
          <w:rPr>
            <w:rFonts w:ascii="Times New Roman" w:eastAsia="宋体" w:hAnsi="Times New Roman" w:cs="Times New Roman"/>
            <w:sz w:val="24"/>
            <w:szCs w:val="24"/>
          </w:rPr>
          <w:delText>technology into</w:delText>
        </w:r>
      </w:del>
      <w:ins w:id="48"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9"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50"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51" w:author="Zhang Li" w:date="2022-06-12T11:23:00Z">
        <w:r w:rsidR="007B6A40" w:rsidDel="007B6A40">
          <w:rPr>
            <w:rFonts w:ascii="Times New Roman" w:eastAsia="宋体" w:hAnsi="Times New Roman" w:cs="Times New Roman" w:hint="eastAsia"/>
            <w:sz w:val="24"/>
            <w:szCs w:val="24"/>
          </w:rPr>
          <w:delText>is</w:delText>
        </w:r>
      </w:del>
      <w:ins w:id="52" w:author="Zhang Li" w:date="2022-06-12T11:23:00Z">
        <w:del w:id="53" w:author="ThinkPad" w:date="2022-06-20T15:30:00Z">
          <w:r w:rsidR="007B6A40" w:rsidDel="00610A78">
            <w:rPr>
              <w:rFonts w:ascii="Times New Roman" w:eastAsia="宋体" w:hAnsi="Times New Roman" w:cs="Times New Roman" w:hint="eastAsia"/>
              <w:sz w:val="24"/>
              <w:szCs w:val="24"/>
            </w:rPr>
            <w:delText>are</w:delText>
          </w:r>
        </w:del>
      </w:ins>
      <w:ins w:id="54"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lastRenderedPageBreak/>
        <w:t xml:space="preserve">popular blockchain protocols </w:t>
      </w:r>
      <w:del w:id="55"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ins w:id="56" w:author="Zhang Li" w:date="2022-06-12T11:24:00Z">
        <w:r w:rsidR="007B6A40">
          <w:rPr>
            <w:rFonts w:ascii="Times New Roman" w:eastAsia="宋体" w:hAnsi="Times New Roman" w:cs="Times New Roman"/>
            <w:sz w:val="24"/>
            <w:szCs w:val="24"/>
          </w:rPr>
          <w:t>protocols</w:t>
        </w:r>
      </w:ins>
      <w:del w:id="57"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8"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9"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60"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61"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62" w:author="ThinkPad" w:date="2022-06-20T15:31:00Z">
        <w:r w:rsidR="00610A78">
          <w:rPr>
            <w:rFonts w:ascii="Times New Roman" w:eastAsia="宋体" w:hAnsi="Times New Roman" w:cs="Times New Roman"/>
            <w:sz w:val="24"/>
            <w:szCs w:val="24"/>
          </w:rPr>
          <w:t>s</w:t>
        </w:r>
      </w:ins>
      <w:ins w:id="63" w:author="Zhang Li" w:date="2022-06-12T11:28:00Z">
        <w:r w:rsidR="00A8166D" w:rsidRPr="00920E1E">
          <w:rPr>
            <w:rFonts w:ascii="Times New Roman" w:eastAsia="宋体" w:hAnsi="Times New Roman" w:cs="Times New Roman"/>
            <w:sz w:val="24"/>
            <w:szCs w:val="24"/>
          </w:rPr>
          <w:t xml:space="preserve"> </w:t>
        </w:r>
        <w:del w:id="64"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5" w:author="Zhang Li" w:date="2022-06-12T11:30:00Z">
        <w:r w:rsidR="00A8166D">
          <w:rPr>
            <w:rFonts w:ascii="Times New Roman" w:eastAsia="宋体" w:hAnsi="Times New Roman" w:cs="Times New Roman"/>
            <w:sz w:val="24"/>
            <w:szCs w:val="24"/>
          </w:rPr>
          <w:t>This</w:t>
        </w:r>
      </w:ins>
      <w:ins w:id="66"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7" w:author="Zhang Li" w:date="2022-06-12T11:30:00Z">
        <w:r w:rsidR="00A8166D">
          <w:rPr>
            <w:rFonts w:ascii="Times New Roman" w:eastAsia="宋体" w:hAnsi="Times New Roman" w:cs="Times New Roman"/>
            <w:sz w:val="24"/>
            <w:szCs w:val="24"/>
          </w:rPr>
          <w:t>s</w:t>
        </w:r>
      </w:ins>
      <w:ins w:id="68"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9" w:author="ThinkPad" w:date="2022-06-20T15:31:00Z">
        <w:r w:rsidR="00610A78">
          <w:rPr>
            <w:rFonts w:ascii="Times New Roman" w:eastAsia="宋体" w:hAnsi="Times New Roman" w:cs="Times New Roman"/>
            <w:sz w:val="24"/>
            <w:szCs w:val="24"/>
          </w:rPr>
          <w:t>s</w:t>
        </w:r>
      </w:ins>
      <w:ins w:id="70"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46D8342B" w14:textId="21FF23C9" w:rsidR="00FE4673" w:rsidRPr="00FE4673" w:rsidRDefault="00CA5769" w:rsidP="00F37166">
      <w:pPr>
        <w:spacing w:afterLines="100" w:after="312"/>
        <w:ind w:firstLine="420"/>
        <w:rPr>
          <w:rFonts w:ascii="Times New Roman" w:eastAsia="宋体" w:hAnsi="Times New Roman" w:cs="Times New Roman"/>
          <w:sz w:val="24"/>
          <w:szCs w:val="24"/>
        </w:rPr>
      </w:pPr>
      <w:bookmarkStart w:id="71" w:name="_Hlk106792080"/>
      <w:r w:rsidRPr="00920E1E">
        <w:rPr>
          <w:rFonts w:ascii="Times New Roman" w:eastAsia="宋体" w:hAnsi="Times New Roman" w:cs="Times New Roman"/>
          <w:sz w:val="24"/>
          <w:szCs w:val="24"/>
        </w:rPr>
        <w:t xml:space="preserve">Recently, </w:t>
      </w:r>
      <w:ins w:id="72" w:author="Zhang Li" w:date="2022-06-22T14:31:00Z">
        <w:r w:rsidR="000E121E">
          <w:rPr>
            <w:rFonts w:ascii="Times New Roman" w:eastAsia="宋体" w:hAnsi="Times New Roman" w:cs="Times New Roman"/>
            <w:sz w:val="24"/>
            <w:szCs w:val="24"/>
          </w:rPr>
          <w:t xml:space="preserve">some scholars proposed </w:t>
        </w:r>
      </w:ins>
      <w:ins w:id="73" w:author="Zhang Li" w:date="2022-06-22T14:32:00Z">
        <w:r w:rsidR="000E121E">
          <w:rPr>
            <w:rFonts w:ascii="Times New Roman" w:eastAsia="宋体" w:hAnsi="Times New Roman" w:cs="Times New Roman"/>
            <w:sz w:val="24"/>
            <w:szCs w:val="24"/>
          </w:rPr>
          <w:t xml:space="preserve">blockchain consensus protocols for wireless networks. Considering </w:t>
        </w:r>
        <w:r w:rsidR="000E121E" w:rsidRPr="00920E1E">
          <w:rPr>
            <w:rFonts w:ascii="Times New Roman" w:eastAsia="宋体" w:hAnsi="Times New Roman" w:cs="Times New Roman"/>
            <w:sz w:val="24"/>
            <w:szCs w:val="24"/>
          </w:rPr>
          <w:t>the high dynamics of</w:t>
        </w:r>
        <w:r w:rsidR="000E121E">
          <w:rPr>
            <w:rFonts w:ascii="Times New Roman" w:eastAsia="宋体" w:hAnsi="Times New Roman" w:cs="Times New Roman"/>
            <w:sz w:val="24"/>
            <w:szCs w:val="24"/>
          </w:rPr>
          <w:t xml:space="preserve"> </w:t>
        </w:r>
        <w:r w:rsidR="000E121E" w:rsidRPr="00920E1E">
          <w:rPr>
            <w:rFonts w:ascii="Times New Roman" w:eastAsia="宋体" w:hAnsi="Times New Roman" w:cs="Times New Roman"/>
            <w:sz w:val="24"/>
            <w:szCs w:val="24"/>
          </w:rPr>
          <w:t>mobile ad-hoc network, Jiao et al. [7] design</w:t>
        </w:r>
        <w:r w:rsidR="000E121E">
          <w:rPr>
            <w:rFonts w:ascii="Times New Roman" w:eastAsia="宋体" w:hAnsi="Times New Roman" w:cs="Times New Roman"/>
            <w:sz w:val="24"/>
            <w:szCs w:val="24"/>
          </w:rPr>
          <w:t>ed</w:t>
        </w:r>
        <w:r w:rsidR="000E121E" w:rsidRPr="00920E1E">
          <w:rPr>
            <w:rFonts w:ascii="Times New Roman" w:eastAsia="宋体" w:hAnsi="Times New Roman" w:cs="Times New Roman"/>
            <w:sz w:val="24"/>
            <w:szCs w:val="24"/>
          </w:rPr>
          <w:t xml:space="preserve"> a </w:t>
        </w:r>
        <w:proofErr w:type="spellStart"/>
        <w:r w:rsidR="000E121E" w:rsidRPr="00920E1E">
          <w:rPr>
            <w:rFonts w:ascii="Times New Roman" w:eastAsia="宋体" w:hAnsi="Times New Roman" w:cs="Times New Roman"/>
            <w:sz w:val="24"/>
            <w:szCs w:val="24"/>
          </w:rPr>
          <w:t>PoW</w:t>
        </w:r>
        <w:proofErr w:type="spellEnd"/>
        <w:r w:rsidR="000E121E" w:rsidRPr="00920E1E">
          <w:rPr>
            <w:rFonts w:ascii="Times New Roman" w:eastAsia="宋体" w:hAnsi="Times New Roman" w:cs="Times New Roman"/>
            <w:sz w:val="24"/>
            <w:szCs w:val="24"/>
          </w:rPr>
          <w:t>-based stability-aware consensus protocol, whose leader election is based on node information and</w:t>
        </w:r>
        <w:r w:rsidR="000E121E">
          <w:rPr>
            <w:rFonts w:ascii="Times New Roman" w:eastAsia="宋体" w:hAnsi="Times New Roman" w:cs="Times New Roman"/>
            <w:sz w:val="24"/>
            <w:szCs w:val="24"/>
          </w:rPr>
          <w:t xml:space="preserve"> P</w:t>
        </w:r>
        <w:r w:rsidR="000E121E" w:rsidRPr="00920E1E">
          <w:rPr>
            <w:rFonts w:ascii="Times New Roman" w:eastAsia="宋体" w:hAnsi="Times New Roman" w:cs="Times New Roman"/>
            <w:sz w:val="24"/>
            <w:szCs w:val="24"/>
          </w:rPr>
          <w:t xml:space="preserve">roof of </w:t>
        </w:r>
        <w:r w:rsidR="000E121E">
          <w:rPr>
            <w:rFonts w:ascii="Times New Roman" w:eastAsia="宋体" w:hAnsi="Times New Roman" w:cs="Times New Roman"/>
            <w:sz w:val="24"/>
            <w:szCs w:val="24"/>
          </w:rPr>
          <w:t>W</w:t>
        </w:r>
        <w:r w:rsidR="000E121E" w:rsidRPr="00920E1E">
          <w:rPr>
            <w:rFonts w:ascii="Times New Roman" w:eastAsia="宋体" w:hAnsi="Times New Roman" w:cs="Times New Roman"/>
            <w:sz w:val="24"/>
            <w:szCs w:val="24"/>
          </w:rPr>
          <w:t>ork. This novel design can make sure wireless blockchain system work efficiently and steadily.</w:t>
        </w:r>
        <w:r w:rsidR="000E121E">
          <w:rPr>
            <w:rFonts w:ascii="Times New Roman" w:eastAsia="宋体" w:hAnsi="Times New Roman" w:cs="Times New Roman"/>
            <w:sz w:val="24"/>
            <w:szCs w:val="24"/>
          </w:rPr>
          <w:t xml:space="preserve"> But nodes running this consensus protocol require to </w:t>
        </w:r>
        <w:r w:rsidR="000E121E" w:rsidRPr="00920E1E">
          <w:rPr>
            <w:rFonts w:ascii="Times New Roman" w:eastAsia="宋体" w:hAnsi="Times New Roman" w:cs="Times New Roman"/>
            <w:sz w:val="24"/>
            <w:szCs w:val="24"/>
          </w:rPr>
          <w:t>consum</w:t>
        </w:r>
        <w:r w:rsidR="000E121E">
          <w:rPr>
            <w:rFonts w:ascii="Times New Roman" w:eastAsia="宋体" w:hAnsi="Times New Roman" w:cs="Times New Roman"/>
            <w:sz w:val="24"/>
            <w:szCs w:val="24"/>
          </w:rPr>
          <w:t>e</w:t>
        </w:r>
        <w:r w:rsidR="000E121E" w:rsidRPr="00920E1E">
          <w:rPr>
            <w:rFonts w:ascii="Times New Roman" w:eastAsia="宋体" w:hAnsi="Times New Roman" w:cs="Times New Roman"/>
            <w:sz w:val="24"/>
            <w:szCs w:val="24"/>
          </w:rPr>
          <w:t xml:space="preserve"> massive resources</w:t>
        </w:r>
        <w:r w:rsidR="000E121E">
          <w:rPr>
            <w:rFonts w:ascii="Times New Roman" w:eastAsia="宋体" w:hAnsi="Times New Roman" w:cs="Times New Roman"/>
            <w:sz w:val="24"/>
            <w:szCs w:val="24"/>
          </w:rPr>
          <w:t>, which is a heavy burden for wireless devices.</w:t>
        </w:r>
        <w:r w:rsidR="000E121E">
          <w:rPr>
            <w:rFonts w:ascii="Times New Roman" w:eastAsia="宋体" w:hAnsi="Times New Roman" w:cs="Times New Roman" w:hint="eastAsia"/>
            <w:sz w:val="24"/>
            <w:szCs w:val="24"/>
          </w:rPr>
          <w:t xml:space="preserve"> </w:t>
        </w:r>
        <w:r w:rsidR="000E121E">
          <w:rPr>
            <w:rFonts w:ascii="Times New Roman" w:eastAsia="宋体" w:hAnsi="Times New Roman" w:cs="Times New Roman"/>
            <w:sz w:val="24"/>
            <w:szCs w:val="24"/>
          </w:rPr>
          <w:t>In order to dec</w:t>
        </w:r>
      </w:ins>
      <w:ins w:id="74" w:author="Zhang Li" w:date="2022-06-22T14:33:00Z">
        <w:r w:rsidR="000E121E">
          <w:rPr>
            <w:rFonts w:ascii="Times New Roman" w:eastAsia="宋体" w:hAnsi="Times New Roman" w:cs="Times New Roman"/>
            <w:sz w:val="24"/>
            <w:szCs w:val="24"/>
          </w:rPr>
          <w:t xml:space="preserve">rease computation power consumption, </w:t>
        </w:r>
      </w:ins>
      <w:r w:rsidRPr="00920E1E">
        <w:rPr>
          <w:rFonts w:ascii="Times New Roman" w:eastAsia="宋体" w:hAnsi="Times New Roman" w:cs="Times New Roman"/>
          <w:sz w:val="24"/>
          <w:szCs w:val="24"/>
        </w:rPr>
        <w:t xml:space="preserve">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75" w:author="ThinkPad" w:date="2022-06-20T15:32:00Z">
        <w:r w:rsidR="00610A78">
          <w:rPr>
            <w:rFonts w:ascii="Times New Roman" w:eastAsia="宋体" w:hAnsi="Times New Roman" w:cs="Times New Roman"/>
            <w:sz w:val="24"/>
            <w:szCs w:val="24"/>
          </w:rPr>
          <w:t>s</w:t>
        </w:r>
      </w:ins>
      <w:del w:id="76"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del w:id="77"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del w:id="78" w:author="Zhang Li" w:date="2022-06-22T09:58:00Z">
        <w:r w:rsidRPr="00920E1E" w:rsidDel="00876953">
          <w:rPr>
            <w:rFonts w:ascii="Times New Roman" w:eastAsia="宋体" w:hAnsi="Times New Roman" w:cs="Times New Roman"/>
            <w:sz w:val="24"/>
            <w:szCs w:val="24"/>
          </w:rPr>
          <w:delText>, Jiao et al. [7] design</w:delText>
        </w:r>
        <w:r w:rsidDel="00876953">
          <w:rPr>
            <w:rFonts w:ascii="Times New Roman" w:eastAsia="宋体" w:hAnsi="Times New Roman" w:cs="Times New Roman"/>
            <w:sz w:val="24"/>
            <w:szCs w:val="24"/>
          </w:rPr>
          <w:delText>ed</w:delText>
        </w:r>
        <w:r w:rsidRPr="00920E1E" w:rsidDel="00876953">
          <w:rPr>
            <w:rFonts w:ascii="Times New Roman" w:eastAsia="宋体" w:hAnsi="Times New Roman" w:cs="Times New Roman"/>
            <w:sz w:val="24"/>
            <w:szCs w:val="24"/>
          </w:rPr>
          <w:delText xml:space="preserve"> a PoW-based stability-aware consensus protocol, whose leader election is based on node information and</w:delText>
        </w:r>
        <w:r w:rsidR="000C690C" w:rsidDel="00876953">
          <w:rPr>
            <w:rFonts w:ascii="Times New Roman" w:eastAsia="宋体" w:hAnsi="Times New Roman" w:cs="Times New Roman"/>
            <w:sz w:val="24"/>
            <w:szCs w:val="24"/>
          </w:rPr>
          <w:delText xml:space="preserve"> </w:delText>
        </w:r>
      </w:del>
      <w:del w:id="79" w:author="Zhang Li" w:date="2022-06-12T11:44:00Z">
        <w:r w:rsidR="000C690C" w:rsidDel="000C690C">
          <w:rPr>
            <w:rFonts w:ascii="Times New Roman" w:eastAsia="宋体" w:hAnsi="Times New Roman" w:cs="Times New Roman"/>
            <w:sz w:val="24"/>
            <w:szCs w:val="24"/>
          </w:rPr>
          <w:delText>proof of work</w:delText>
        </w:r>
      </w:del>
      <w:del w:id="80" w:author="Zhang Li" w:date="2022-06-22T09:58:00Z">
        <w:r w:rsidRPr="00920E1E" w:rsidDel="00876953">
          <w:rPr>
            <w:rFonts w:ascii="Times New Roman" w:eastAsia="宋体" w:hAnsi="Times New Roman" w:cs="Times New Roman"/>
            <w:sz w:val="24"/>
            <w:szCs w:val="24"/>
          </w:rPr>
          <w:delText xml:space="preserve">. This novel design can make sure wireless blockchain system work efficiently and steadily. </w:delText>
        </w:r>
      </w:del>
      <w:del w:id="81" w:author="Zhang Li" w:date="2022-06-22T10:56:00Z">
        <w:r w:rsidRPr="00920E1E" w:rsidDel="00E34671">
          <w:rPr>
            <w:rFonts w:ascii="Times New Roman" w:eastAsia="宋体" w:hAnsi="Times New Roman" w:cs="Times New Roman"/>
            <w:sz w:val="24"/>
            <w:szCs w:val="24"/>
          </w:rPr>
          <w:delText xml:space="preserve">According to </w:delText>
        </w:r>
      </w:del>
      <w:ins w:id="82" w:author="ThinkPad" w:date="2022-06-20T15:32:00Z">
        <w:del w:id="83" w:author="Zhang Li" w:date="2022-06-22T10:56:00Z">
          <w:r w:rsidR="00670A0F" w:rsidDel="00E34671">
            <w:rPr>
              <w:rFonts w:ascii="Times New Roman" w:eastAsia="宋体" w:hAnsi="Times New Roman" w:cs="Times New Roman"/>
              <w:sz w:val="24"/>
              <w:szCs w:val="24"/>
            </w:rPr>
            <w:delText>s</w:delText>
          </w:r>
        </w:del>
      </w:ins>
      <w:del w:id="84"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del w:id="85" w:author="Zhang Li" w:date="2022-06-22T10:56:00Z">
        <w:r w:rsidRPr="00920E1E" w:rsidDel="00E34671">
          <w:rPr>
            <w:rFonts w:ascii="Times New Roman" w:eastAsia="宋体" w:hAnsi="Times New Roman" w:cs="Times New Roman"/>
            <w:sz w:val="24"/>
            <w:szCs w:val="24"/>
          </w:rPr>
          <w:delText>, Jiang et al. [8] propose</w:delText>
        </w:r>
        <w:r w:rsidDel="00E34671">
          <w:rPr>
            <w:rFonts w:ascii="Times New Roman" w:eastAsia="宋体" w:hAnsi="Times New Roman" w:cs="Times New Roman"/>
            <w:sz w:val="24"/>
            <w:szCs w:val="24"/>
          </w:rPr>
          <w:delText>d</w:delText>
        </w:r>
        <w:r w:rsidRPr="00920E1E" w:rsidDel="00E34671">
          <w:rPr>
            <w:rFonts w:ascii="Times New Roman" w:eastAsia="宋体" w:hAnsi="Times New Roman" w:cs="Times New Roman"/>
            <w:sz w:val="24"/>
            <w:szCs w:val="24"/>
          </w:rPr>
          <w:delText xml:space="preserve"> a </w:delText>
        </w:r>
        <w:r w:rsidRPr="00920E1E" w:rsidDel="00E34671">
          <w:rPr>
            <w:rFonts w:ascii="Times New Roman" w:eastAsia="宋体" w:hAnsi="Times New Roman" w:cs="Times New Roman" w:hint="eastAsia"/>
            <w:sz w:val="24"/>
            <w:szCs w:val="24"/>
          </w:rPr>
          <w:delText>Sybil</w:delText>
        </w:r>
        <w:r w:rsidRPr="00920E1E" w:rsidDel="00E34671">
          <w:rPr>
            <w:rFonts w:ascii="Times New Roman" w:eastAsia="宋体" w:hAnsi="Times New Roman" w:cs="Times New Roman"/>
            <w:sz w:val="24"/>
            <w:szCs w:val="24"/>
          </w:rPr>
          <w:delText xml:space="preserve">-proof-based Byzantine fault-tolerant consensus protocol, which can </w:delText>
        </w:r>
      </w:del>
      <w:del w:id="86" w:author="Zhang Li" w:date="2022-06-12T11:45:00Z">
        <w:r w:rsidR="000C690C" w:rsidDel="000C690C">
          <w:rPr>
            <w:rFonts w:ascii="Times New Roman" w:eastAsia="宋体" w:hAnsi="Times New Roman" w:cs="Times New Roman"/>
            <w:sz w:val="24"/>
            <w:szCs w:val="24"/>
          </w:rPr>
          <w:delText>realize</w:delText>
        </w:r>
      </w:del>
      <w:del w:id="87" w:author="Zhang Li" w:date="2022-06-22T10:56:00Z">
        <w:r w:rsidR="000C690C" w:rsidDel="00E34671">
          <w:rPr>
            <w:rFonts w:ascii="Times New Roman" w:eastAsia="宋体" w:hAnsi="Times New Roman" w:cs="Times New Roman"/>
            <w:sz w:val="24"/>
            <w:szCs w:val="24"/>
          </w:rPr>
          <w:delText xml:space="preserve"> </w:delText>
        </w:r>
        <w:r w:rsidRPr="00920E1E" w:rsidDel="00E34671">
          <w:rPr>
            <w:rFonts w:ascii="Times New Roman" w:eastAsia="宋体" w:hAnsi="Times New Roman" w:cs="Times New Roman"/>
            <w:sz w:val="24"/>
            <w:szCs w:val="24"/>
          </w:rPr>
          <w:delText xml:space="preserve">real-time consensus in wireless networks. </w:delText>
        </w:r>
      </w:del>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88"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89"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90" w:author="ThinkPad" w:date="2022-06-20T15:33:00Z">
        <w:r w:rsidRPr="00920E1E" w:rsidDel="00670A0F">
          <w:rPr>
            <w:rFonts w:ascii="Times New Roman" w:eastAsia="宋体" w:hAnsi="Times New Roman" w:cs="Times New Roman"/>
            <w:sz w:val="24"/>
            <w:szCs w:val="24"/>
          </w:rPr>
          <w:delText xml:space="preserve">in </w:delText>
        </w:r>
      </w:del>
      <w:ins w:id="91"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92"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93"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94"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w:t>
      </w:r>
      <w:del w:id="95"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96"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97"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ins w:id="98" w:author="Zhang Li" w:date="2022-06-22T10:40:00Z">
        <w:r w:rsidR="00C875CF">
          <w:rPr>
            <w:rFonts w:ascii="Times New Roman" w:eastAsia="宋体" w:hAnsi="Times New Roman" w:cs="Times New Roman" w:hint="eastAsia"/>
            <w:sz w:val="24"/>
            <w:szCs w:val="24"/>
          </w:rPr>
          <w:t xml:space="preserve"> </w:t>
        </w:r>
      </w:ins>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99"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 xml:space="preserve">wireless blockchain network </w:t>
      </w:r>
      <w:proofErr w:type="spellStart"/>
      <w:r w:rsidRPr="00920E1E">
        <w:rPr>
          <w:rFonts w:ascii="Times New Roman" w:eastAsia="宋体" w:hAnsi="Times New Roman" w:cs="Times New Roman"/>
          <w:sz w:val="24"/>
          <w:szCs w:val="24"/>
        </w:rPr>
        <w:t>wChain</w:t>
      </w:r>
      <w:proofErr w:type="spellEnd"/>
      <w:del w:id="100"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101" w:author="ThinkPad" w:date="2022-06-20T15:35:00Z">
        <w:r w:rsidRPr="00920E1E" w:rsidDel="00670A0F">
          <w:rPr>
            <w:rFonts w:ascii="Times New Roman" w:eastAsia="宋体" w:hAnsi="Times New Roman" w:cs="Times New Roman"/>
            <w:sz w:val="24"/>
            <w:szCs w:val="24"/>
          </w:rPr>
          <w:delText xml:space="preserve">the maximum </w:delText>
        </w:r>
      </w:del>
      <w:ins w:id="102"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w:t>
      </w:r>
      <w:ins w:id="103" w:author="Zhang Li" w:date="2022-06-22T11:06:00Z">
        <w:r w:rsidR="00676563">
          <w:rPr>
            <w:rFonts w:ascii="Times New Roman" w:eastAsia="宋体" w:hAnsi="Times New Roman" w:cs="Times New Roman"/>
            <w:sz w:val="24"/>
            <w:szCs w:val="24"/>
          </w:rPr>
          <w:t xml:space="preserve">However, these consensus protocol </w:t>
        </w:r>
      </w:ins>
      <w:ins w:id="104" w:author="Zhang Li" w:date="2022-06-22T11:07:00Z">
        <w:r w:rsidR="00676563">
          <w:rPr>
            <w:rFonts w:ascii="Times New Roman" w:eastAsia="宋体" w:hAnsi="Times New Roman" w:cs="Times New Roman"/>
            <w:sz w:val="24"/>
            <w:szCs w:val="24"/>
          </w:rPr>
          <w:t>cannot tolerate</w:t>
        </w:r>
      </w:ins>
      <w:ins w:id="105" w:author="Zhang Li" w:date="2022-06-22T11:06:00Z">
        <w:r w:rsidR="00676563">
          <w:rPr>
            <w:rFonts w:ascii="Times New Roman" w:eastAsia="宋体" w:hAnsi="Times New Roman" w:cs="Times New Roman"/>
            <w:sz w:val="24"/>
            <w:szCs w:val="24"/>
          </w:rPr>
          <w:t xml:space="preserve"> Byzantine failure, which </w:t>
        </w:r>
      </w:ins>
      <w:ins w:id="106" w:author="Zhang Li" w:date="2022-06-22T11:07:00Z">
        <w:r w:rsidR="00676563">
          <w:rPr>
            <w:rFonts w:ascii="Times New Roman" w:eastAsia="宋体" w:hAnsi="Times New Roman" w:cs="Times New Roman"/>
            <w:sz w:val="24"/>
            <w:szCs w:val="24"/>
          </w:rPr>
          <w:t>is</w:t>
        </w:r>
      </w:ins>
      <w:ins w:id="107" w:author="Zhang Li" w:date="2022-06-22T11:06:00Z">
        <w:r w:rsidR="00676563">
          <w:rPr>
            <w:rFonts w:ascii="Times New Roman" w:eastAsia="宋体" w:hAnsi="Times New Roman" w:cs="Times New Roman"/>
            <w:sz w:val="24"/>
            <w:szCs w:val="24"/>
          </w:rPr>
          <w:t xml:space="preserve"> the common phenomena in wireless networks.</w:t>
        </w:r>
      </w:ins>
      <w:ins w:id="108" w:author="Zhang Li" w:date="2022-06-22T11:17:00Z">
        <w:r w:rsidR="00B55AC6">
          <w:rPr>
            <w:rFonts w:ascii="Times New Roman" w:eastAsia="宋体" w:hAnsi="Times New Roman" w:cs="Times New Roman"/>
            <w:sz w:val="24"/>
            <w:szCs w:val="24"/>
          </w:rPr>
          <w:t xml:space="preserve"> </w:t>
        </w:r>
      </w:ins>
      <w:ins w:id="109" w:author="Zhang Li" w:date="2022-06-22T11:29:00Z">
        <w:r w:rsidR="00850E25">
          <w:rPr>
            <w:rFonts w:ascii="Times New Roman" w:eastAsia="宋体" w:hAnsi="Times New Roman" w:cs="Times New Roman"/>
            <w:sz w:val="24"/>
            <w:szCs w:val="24"/>
          </w:rPr>
          <w:t xml:space="preserve">Leveraging the </w:t>
        </w:r>
      </w:ins>
      <w:ins w:id="110" w:author="Zhang Li" w:date="2022-06-22T11:30:00Z">
        <w:r w:rsidR="00850E25">
          <w:rPr>
            <w:rFonts w:ascii="Times New Roman" w:eastAsia="宋体" w:hAnsi="Times New Roman" w:cs="Times New Roman"/>
            <w:sz w:val="24"/>
            <w:szCs w:val="24"/>
          </w:rPr>
          <w:t xml:space="preserve">transmit signal of wireless networks, </w:t>
        </w:r>
      </w:ins>
      <w:ins w:id="111" w:author="Zhang Li" w:date="2022-06-22T11:17:00Z">
        <w:r w:rsidR="00B55AC6" w:rsidRPr="00920E1E">
          <w:rPr>
            <w:rFonts w:ascii="Times New Roman" w:eastAsia="宋体" w:hAnsi="Times New Roman" w:cs="Times New Roman"/>
            <w:sz w:val="24"/>
            <w:szCs w:val="24"/>
          </w:rPr>
          <w:t>Jiang et al. [8] propose</w:t>
        </w:r>
        <w:r w:rsidR="00B55AC6">
          <w:rPr>
            <w:rFonts w:ascii="Times New Roman" w:eastAsia="宋体" w:hAnsi="Times New Roman" w:cs="Times New Roman"/>
            <w:sz w:val="24"/>
            <w:szCs w:val="24"/>
          </w:rPr>
          <w:t>d</w:t>
        </w:r>
        <w:r w:rsidR="00B55AC6" w:rsidRPr="00920E1E">
          <w:rPr>
            <w:rFonts w:ascii="Times New Roman" w:eastAsia="宋体" w:hAnsi="Times New Roman" w:cs="Times New Roman"/>
            <w:sz w:val="24"/>
            <w:szCs w:val="24"/>
          </w:rPr>
          <w:t xml:space="preserve"> a </w:t>
        </w:r>
        <w:r w:rsidR="00B55AC6" w:rsidRPr="00920E1E">
          <w:rPr>
            <w:rFonts w:ascii="Times New Roman" w:eastAsia="宋体" w:hAnsi="Times New Roman" w:cs="Times New Roman" w:hint="eastAsia"/>
            <w:sz w:val="24"/>
            <w:szCs w:val="24"/>
          </w:rPr>
          <w:t>Sybil</w:t>
        </w:r>
        <w:r w:rsidR="00B55AC6" w:rsidRPr="00920E1E">
          <w:rPr>
            <w:rFonts w:ascii="Times New Roman" w:eastAsia="宋体" w:hAnsi="Times New Roman" w:cs="Times New Roman"/>
            <w:sz w:val="24"/>
            <w:szCs w:val="24"/>
          </w:rPr>
          <w:t xml:space="preserve">-proof-based Byzantine fault-tolerant consensus protocol, which can </w:t>
        </w:r>
        <w:r w:rsidR="00B55AC6">
          <w:rPr>
            <w:rFonts w:ascii="Times New Roman" w:eastAsia="宋体" w:hAnsi="Times New Roman" w:cs="Times New Roman"/>
            <w:sz w:val="24"/>
            <w:szCs w:val="24"/>
          </w:rPr>
          <w:t xml:space="preserve">achieve </w:t>
        </w:r>
        <w:r w:rsidR="00B55AC6" w:rsidRPr="00920E1E">
          <w:rPr>
            <w:rFonts w:ascii="Times New Roman" w:eastAsia="宋体" w:hAnsi="Times New Roman" w:cs="Times New Roman"/>
            <w:sz w:val="24"/>
            <w:szCs w:val="24"/>
          </w:rPr>
          <w:t>real-time consensus in wireless networks</w:t>
        </w:r>
      </w:ins>
      <w:ins w:id="112" w:author="Zhang Li" w:date="2022-06-22T11:18:00Z">
        <w:r w:rsidR="00B55AC6">
          <w:rPr>
            <w:rFonts w:ascii="Times New Roman" w:eastAsia="宋体" w:hAnsi="Times New Roman" w:cs="Times New Roman"/>
            <w:sz w:val="24"/>
            <w:szCs w:val="24"/>
          </w:rPr>
          <w:t xml:space="preserve"> by select</w:t>
        </w:r>
      </w:ins>
      <w:ins w:id="113" w:author="Zhang Li" w:date="2022-06-22T11:19:00Z">
        <w:r w:rsidR="00B55AC6">
          <w:rPr>
            <w:rFonts w:ascii="Times New Roman" w:eastAsia="宋体" w:hAnsi="Times New Roman" w:cs="Times New Roman"/>
            <w:sz w:val="24"/>
            <w:szCs w:val="24"/>
          </w:rPr>
          <w:t>ed group of nodes</w:t>
        </w:r>
      </w:ins>
      <w:ins w:id="114" w:author="Zhang Li" w:date="2022-06-22T11:17:00Z">
        <w:r w:rsidR="00B55AC6" w:rsidRPr="00920E1E">
          <w:rPr>
            <w:rFonts w:ascii="Times New Roman" w:eastAsia="宋体" w:hAnsi="Times New Roman" w:cs="Times New Roman"/>
            <w:sz w:val="24"/>
            <w:szCs w:val="24"/>
          </w:rPr>
          <w:t>.</w:t>
        </w:r>
        <w:r w:rsidR="00B55AC6">
          <w:rPr>
            <w:rFonts w:ascii="Times New Roman" w:eastAsia="宋体" w:hAnsi="Times New Roman" w:cs="Times New Roman"/>
            <w:sz w:val="24"/>
            <w:szCs w:val="24"/>
          </w:rPr>
          <w:t xml:space="preserve"> </w:t>
        </w:r>
      </w:ins>
      <w:ins w:id="115" w:author="Zhang Li" w:date="2022-06-22T11:29:00Z">
        <w:r w:rsidR="00850E25">
          <w:rPr>
            <w:rFonts w:ascii="Times New Roman" w:eastAsia="宋体" w:hAnsi="Times New Roman" w:cs="Times New Roman"/>
            <w:sz w:val="24"/>
            <w:szCs w:val="24"/>
          </w:rPr>
          <w:t xml:space="preserve">This </w:t>
        </w:r>
      </w:ins>
      <w:ins w:id="116" w:author="Zhang Li" w:date="2022-06-22T11:31:00Z">
        <w:r w:rsidR="00340647">
          <w:rPr>
            <w:rFonts w:ascii="Times New Roman" w:eastAsia="宋体" w:hAnsi="Times New Roman" w:cs="Times New Roman"/>
            <w:sz w:val="24"/>
            <w:szCs w:val="24"/>
          </w:rPr>
          <w:t>consensus protocol</w:t>
        </w:r>
      </w:ins>
      <w:ins w:id="117" w:author="Zhang Li" w:date="2022-06-22T11:39:00Z">
        <w:r w:rsidR="00C27B1A">
          <w:rPr>
            <w:rFonts w:ascii="Times New Roman" w:eastAsia="宋体" w:hAnsi="Times New Roman" w:cs="Times New Roman"/>
            <w:sz w:val="24"/>
            <w:szCs w:val="24"/>
          </w:rPr>
          <w:t xml:space="preserve"> </w:t>
        </w:r>
      </w:ins>
      <w:del w:id="118" w:author="Zhang Li" w:date="2022-06-22T11:39:00Z">
        <w:r w:rsidRPr="00920E1E" w:rsidDel="00C27B1A">
          <w:rPr>
            <w:rFonts w:ascii="Times New Roman" w:eastAsia="宋体" w:hAnsi="Times New Roman" w:cs="Times New Roman"/>
            <w:sz w:val="24"/>
            <w:szCs w:val="24"/>
          </w:rPr>
          <w:delText>These blockchain protocols</w:delText>
        </w:r>
      </w:del>
      <w:r w:rsidRPr="00920E1E">
        <w:rPr>
          <w:rFonts w:ascii="Times New Roman" w:eastAsia="宋体" w:hAnsi="Times New Roman" w:cs="Times New Roman"/>
          <w:sz w:val="24"/>
          <w:szCs w:val="24"/>
        </w:rPr>
        <w:t xml:space="preserve"> </w:t>
      </w:r>
      <w:ins w:id="119" w:author="Zhang Li" w:date="2022-06-22T14:42:00Z">
        <w:r w:rsidR="0044093A">
          <w:rPr>
            <w:rFonts w:ascii="Times New Roman" w:eastAsia="宋体" w:hAnsi="Times New Roman" w:cs="Times New Roman"/>
            <w:sz w:val="24"/>
            <w:szCs w:val="24"/>
          </w:rPr>
          <w:t>requires quadra</w:t>
        </w:r>
      </w:ins>
      <w:ins w:id="120" w:author="Zhang Li" w:date="2022-06-22T14:44:00Z">
        <w:r w:rsidR="0044093A">
          <w:rPr>
            <w:rFonts w:ascii="Times New Roman" w:eastAsia="宋体" w:hAnsi="Times New Roman" w:cs="Times New Roman"/>
            <w:sz w:val="24"/>
            <w:szCs w:val="24"/>
          </w:rPr>
          <w:t>t</w:t>
        </w:r>
      </w:ins>
      <w:ins w:id="121" w:author="Zhang Li" w:date="2022-06-22T14:42:00Z">
        <w:r w:rsidR="0044093A">
          <w:rPr>
            <w:rFonts w:ascii="Times New Roman" w:eastAsia="宋体" w:hAnsi="Times New Roman" w:cs="Times New Roman"/>
            <w:sz w:val="24"/>
            <w:szCs w:val="24"/>
          </w:rPr>
          <w:t xml:space="preserve">ic message </w:t>
        </w:r>
      </w:ins>
      <w:ins w:id="122" w:author="Zhang Li" w:date="2022-06-22T14:57:00Z">
        <w:r w:rsidR="008A3C6F">
          <w:rPr>
            <w:rFonts w:ascii="Times New Roman" w:eastAsia="宋体" w:hAnsi="Times New Roman" w:cs="Times New Roman"/>
            <w:sz w:val="24"/>
            <w:szCs w:val="24"/>
          </w:rPr>
          <w:t xml:space="preserve">reliable </w:t>
        </w:r>
      </w:ins>
      <w:ins w:id="123" w:author="Zhang Li" w:date="2022-06-22T14:49:00Z">
        <w:r w:rsidR="00EF1B8E">
          <w:rPr>
            <w:rFonts w:ascii="Times New Roman" w:eastAsia="宋体" w:hAnsi="Times New Roman" w:cs="Times New Roman"/>
            <w:sz w:val="24"/>
            <w:szCs w:val="24"/>
          </w:rPr>
          <w:t>exchange</w:t>
        </w:r>
      </w:ins>
      <w:ins w:id="124" w:author="Zhang Li" w:date="2022-06-22T14:42:00Z">
        <w:r w:rsidR="0044093A">
          <w:rPr>
            <w:rFonts w:ascii="Times New Roman" w:eastAsia="宋体" w:hAnsi="Times New Roman" w:cs="Times New Roman"/>
            <w:sz w:val="24"/>
            <w:szCs w:val="24"/>
          </w:rPr>
          <w:t xml:space="preserve"> to </w:t>
        </w:r>
      </w:ins>
      <w:r w:rsidRPr="00920E1E">
        <w:rPr>
          <w:rFonts w:ascii="Times New Roman" w:eastAsia="宋体" w:hAnsi="Times New Roman" w:cs="Times New Roman"/>
          <w:sz w:val="24"/>
          <w:szCs w:val="24"/>
        </w:rPr>
        <w:t>achieve consensus</w:t>
      </w:r>
      <w:del w:id="125" w:author="Zhang Li" w:date="2022-06-22T14:58:00Z">
        <w:r w:rsidRPr="00920E1E" w:rsidDel="008A3C6F">
          <w:rPr>
            <w:rFonts w:ascii="Times New Roman" w:eastAsia="宋体" w:hAnsi="Times New Roman" w:cs="Times New Roman"/>
            <w:sz w:val="24"/>
            <w:szCs w:val="24"/>
          </w:rPr>
          <w:delText xml:space="preserve"> by </w:delText>
        </w:r>
      </w:del>
      <w:del w:id="126" w:author="Zhang Li" w:date="2022-06-22T11:39:00Z">
        <w:r w:rsidRPr="00920E1E" w:rsidDel="00C27B1A">
          <w:rPr>
            <w:rFonts w:ascii="Times New Roman" w:eastAsia="宋体" w:hAnsi="Times New Roman" w:cs="Times New Roman"/>
            <w:sz w:val="24"/>
            <w:szCs w:val="24"/>
          </w:rPr>
          <w:delText xml:space="preserve">either consuming massive resources or </w:delText>
        </w:r>
      </w:del>
      <w:del w:id="127" w:author="Zhang Li" w:date="2022-06-22T14:58:00Z">
        <w:r w:rsidRPr="00920E1E" w:rsidDel="008A3C6F">
          <w:rPr>
            <w:rFonts w:ascii="Times New Roman" w:eastAsia="宋体" w:hAnsi="Times New Roman" w:cs="Times New Roman"/>
            <w:sz w:val="24"/>
            <w:szCs w:val="24"/>
          </w:rPr>
          <w:delText>reliable interaction</w:delText>
        </w:r>
      </w:del>
      <w:r w:rsidRPr="00920E1E">
        <w:rPr>
          <w:rFonts w:ascii="Times New Roman" w:eastAsia="宋体" w:hAnsi="Times New Roman" w:cs="Times New Roman"/>
          <w:sz w:val="24"/>
          <w:szCs w:val="24"/>
        </w:rPr>
        <w:t xml:space="preserve">. </w:t>
      </w:r>
      <w:ins w:id="128" w:author="Zhang Li" w:date="2022-06-22T12:00:00Z">
        <w:r w:rsidR="004D1E37">
          <w:rPr>
            <w:rFonts w:ascii="Times New Roman" w:eastAsia="宋体" w:hAnsi="Times New Roman" w:cs="Times New Roman"/>
            <w:sz w:val="24"/>
            <w:szCs w:val="24"/>
          </w:rPr>
          <w:lastRenderedPageBreak/>
          <w:t>Actually, all these consensus p</w:t>
        </w:r>
      </w:ins>
      <w:ins w:id="129" w:author="Zhang Li" w:date="2022-06-22T12:01:00Z">
        <w:r w:rsidR="004D1E37">
          <w:rPr>
            <w:rFonts w:ascii="Times New Roman" w:eastAsia="宋体" w:hAnsi="Times New Roman" w:cs="Times New Roman"/>
            <w:sz w:val="24"/>
            <w:szCs w:val="24"/>
          </w:rPr>
          <w:t>rotocols</w:t>
        </w:r>
      </w:ins>
      <w:ins w:id="130" w:author="Zhang Li" w:date="2022-06-22T14:58:00Z">
        <w:r w:rsidR="008A3C6F">
          <w:rPr>
            <w:rFonts w:ascii="Times New Roman" w:eastAsia="宋体" w:hAnsi="Times New Roman" w:cs="Times New Roman"/>
            <w:sz w:val="24"/>
            <w:szCs w:val="24"/>
          </w:rPr>
          <w:t xml:space="preserve"> work under </w:t>
        </w:r>
      </w:ins>
      <w:ins w:id="131" w:author="Zhang Li" w:date="2022-06-22T14:59:00Z">
        <w:r w:rsidR="008A3C6F">
          <w:rPr>
            <w:rFonts w:ascii="Times New Roman" w:eastAsia="宋体" w:hAnsi="Times New Roman" w:cs="Times New Roman"/>
            <w:sz w:val="24"/>
            <w:szCs w:val="24"/>
          </w:rPr>
          <w:t xml:space="preserve">assumption of reliable message transmission, and </w:t>
        </w:r>
      </w:ins>
      <w:ins w:id="132" w:author="Zhang Li" w:date="2022-06-22T12:05:00Z">
        <w:r w:rsidR="00AE1392">
          <w:rPr>
            <w:rFonts w:ascii="Times New Roman" w:eastAsia="宋体" w:hAnsi="Times New Roman" w:cs="Times New Roman"/>
            <w:sz w:val="24"/>
            <w:szCs w:val="24"/>
          </w:rPr>
          <w:t>not</w:t>
        </w:r>
      </w:ins>
      <w:ins w:id="133" w:author="Zhang Li" w:date="2022-06-22T12:06:00Z">
        <w:r w:rsidR="00AE1392">
          <w:rPr>
            <w:rFonts w:ascii="Times New Roman" w:eastAsia="宋体" w:hAnsi="Times New Roman" w:cs="Times New Roman"/>
            <w:sz w:val="24"/>
            <w:szCs w:val="24"/>
          </w:rPr>
          <w:t xml:space="preserve"> consider the impact of</w:t>
        </w:r>
      </w:ins>
      <w:ins w:id="134" w:author="Zhang Li" w:date="2022-06-22T12:05:00Z">
        <w:r w:rsidR="00AE1392">
          <w:rPr>
            <w:rFonts w:ascii="Times New Roman" w:eastAsia="宋体" w:hAnsi="Times New Roman" w:cs="Times New Roman"/>
            <w:sz w:val="24"/>
            <w:szCs w:val="24"/>
          </w:rPr>
          <w:t xml:space="preserve"> </w:t>
        </w:r>
      </w:ins>
      <w:ins w:id="135" w:author="Zhang Li" w:date="2022-06-22T12:06:00Z">
        <w:r w:rsidR="00AE1392">
          <w:rPr>
            <w:rFonts w:ascii="Times New Roman" w:eastAsia="宋体" w:hAnsi="Times New Roman" w:cs="Times New Roman"/>
            <w:sz w:val="24"/>
            <w:szCs w:val="24"/>
          </w:rPr>
          <w:t>message loss</w:t>
        </w:r>
      </w:ins>
      <w:ins w:id="136" w:author="Zhang Li" w:date="2022-06-22T14:39:00Z">
        <w:r w:rsidR="0044093A">
          <w:rPr>
            <w:rFonts w:ascii="Times New Roman" w:eastAsia="宋体" w:hAnsi="Times New Roman" w:cs="Times New Roman"/>
            <w:sz w:val="24"/>
            <w:szCs w:val="24"/>
          </w:rPr>
          <w:t xml:space="preserve"> fo</w:t>
        </w:r>
      </w:ins>
      <w:ins w:id="137" w:author="Zhang Li" w:date="2022-06-22T14:40:00Z">
        <w:r w:rsidR="0044093A">
          <w:rPr>
            <w:rFonts w:ascii="Times New Roman" w:eastAsia="宋体" w:hAnsi="Times New Roman" w:cs="Times New Roman"/>
            <w:sz w:val="24"/>
            <w:szCs w:val="24"/>
          </w:rPr>
          <w:t>r consensus process</w:t>
        </w:r>
      </w:ins>
      <w:ins w:id="138" w:author="Zhang Li" w:date="2022-06-22T14:59:00Z">
        <w:r w:rsidR="008A3C6F">
          <w:rPr>
            <w:rFonts w:ascii="Times New Roman" w:eastAsia="宋体" w:hAnsi="Times New Roman" w:cs="Times New Roman"/>
            <w:sz w:val="24"/>
            <w:szCs w:val="24"/>
          </w:rPr>
          <w:t xml:space="preserve"> in wireless networks</w:t>
        </w:r>
      </w:ins>
      <w:ins w:id="139" w:author="Zhang Li" w:date="2022-06-22T14:40:00Z">
        <w:r w:rsidR="0044093A">
          <w:rPr>
            <w:rFonts w:ascii="Times New Roman" w:eastAsia="宋体" w:hAnsi="Times New Roman" w:cs="Times New Roman"/>
            <w:sz w:val="24"/>
            <w:szCs w:val="24"/>
          </w:rPr>
          <w:t>.</w:t>
        </w:r>
      </w:ins>
      <w:bookmarkEnd w:id="71"/>
      <w:ins w:id="140" w:author="ThinkPad" w:date="2022-06-20T15:36:00Z">
        <w:del w:id="141" w:author="Zhang Li" w:date="2022-06-22T15:00:00Z">
          <w:r w:rsidR="00670A0F" w:rsidDel="008A3C6F">
            <w:rPr>
              <w:rFonts w:ascii="Times New Roman" w:eastAsia="宋体" w:hAnsi="Times New Roman" w:cs="Times New Roman"/>
              <w:sz w:val="24"/>
              <w:szCs w:val="24"/>
            </w:rPr>
            <w:delText>T</w:delText>
          </w:r>
        </w:del>
      </w:ins>
      <w:ins w:id="142" w:author="Zhang Li" w:date="2022-06-12T11:47:00Z">
        <w:r w:rsidR="006D457C">
          <w:rPr>
            <w:rFonts w:ascii="Times New Roman" w:eastAsia="宋体" w:hAnsi="Times New Roman" w:cs="Times New Roman"/>
            <w:sz w:val="24"/>
            <w:szCs w:val="24"/>
          </w:rPr>
          <w:t xml:space="preserve"> </w:t>
        </w:r>
      </w:ins>
      <w:del w:id="143" w:author="Zhang Li" w:date="2022-06-22T15:12:00Z">
        <w:r w:rsidRPr="00920E1E" w:rsidDel="00F37166">
          <w:rPr>
            <w:rFonts w:ascii="Times New Roman" w:eastAsia="宋体" w:hAnsi="Times New Roman" w:cs="Times New Roman"/>
            <w:sz w:val="24"/>
            <w:szCs w:val="24"/>
          </w:rPr>
          <w:delText>In this way, the security of these protocols relies on the correctness of leader, which means malicious leader can interrupt consensus process arbitrarily.</w:delText>
        </w:r>
      </w:del>
      <w:ins w:id="144" w:author="ThinkPad" w:date="2022-06-20T15:36:00Z">
        <w:del w:id="145" w:author="Zhang Li" w:date="2022-06-22T15:12:00Z">
          <w:r w:rsidR="00670A0F" w:rsidDel="00F37166">
            <w:rPr>
              <w:rFonts w:ascii="Times New Roman" w:eastAsia="宋体" w:hAnsi="Times New Roman" w:cs="Times New Roman"/>
              <w:sz w:val="24"/>
              <w:szCs w:val="24"/>
            </w:rPr>
            <w:delText xml:space="preserve"> </w:delText>
          </w:r>
        </w:del>
      </w:ins>
      <w:ins w:id="146" w:author="ThinkPad" w:date="2022-06-20T15:39:00Z">
        <w:del w:id="147" w:author="Zhang Li" w:date="2022-06-22T15:12:00Z">
          <w:r w:rsidR="00377F2A" w:rsidDel="00F37166">
            <w:rPr>
              <w:rFonts w:ascii="Times New Roman" w:eastAsia="宋体" w:hAnsi="Times New Roman" w:cs="Times New Roman"/>
              <w:sz w:val="24"/>
              <w:szCs w:val="24"/>
            </w:rPr>
            <w:delText>[</w:delText>
          </w:r>
          <w:r w:rsidR="00377F2A" w:rsidDel="00F37166">
            <w:rPr>
              <w:rFonts w:ascii="Times New Roman" w:eastAsia="宋体" w:hAnsi="Times New Roman" w:cs="Times New Roman" w:hint="eastAsia"/>
              <w:sz w:val="24"/>
              <w:szCs w:val="24"/>
            </w:rPr>
            <w:delText>感觉上面梳理的比较一般，说了那些已有工作，看后没啥共鸣</w:delText>
          </w:r>
          <w:r w:rsidR="00377F2A" w:rsidDel="00F37166">
            <w:rPr>
              <w:rFonts w:ascii="Times New Roman" w:eastAsia="宋体" w:hAnsi="Times New Roman" w:cs="Times New Roman"/>
              <w:sz w:val="24"/>
              <w:szCs w:val="24"/>
            </w:rPr>
            <w:delText>]</w:delText>
          </w:r>
        </w:del>
      </w:ins>
    </w:p>
    <w:p w14:paraId="0A351AF6" w14:textId="1B2F79AF" w:rsidR="00CA5769" w:rsidRPr="00920E1E" w:rsidDel="0012418A" w:rsidRDefault="00CA5769" w:rsidP="00CA5769">
      <w:pPr>
        <w:spacing w:afterLines="100" w:after="312"/>
        <w:ind w:firstLine="420"/>
        <w:rPr>
          <w:del w:id="148" w:author="ThinkPad" w:date="2022-06-20T15:40:00Z"/>
          <w:rFonts w:ascii="Times New Roman" w:eastAsia="宋体" w:hAnsi="Times New Roman" w:cs="Times New Roman"/>
          <w:sz w:val="24"/>
          <w:szCs w:val="24"/>
        </w:rPr>
      </w:pPr>
      <w:del w:id="149" w:author="Zhang Li" w:date="2022-06-22T15:20:00Z">
        <w:r w:rsidRPr="00920E1E" w:rsidDel="00FC24DD">
          <w:rPr>
            <w:rFonts w:ascii="Times New Roman" w:eastAsia="宋体" w:hAnsi="Times New Roman" w:cs="Times New Roman"/>
            <w:sz w:val="24"/>
            <w:szCs w:val="24"/>
          </w:rPr>
          <w:delText>To overcome the mentioned challenge of wireless blockchain system</w:delText>
        </w:r>
      </w:del>
      <w:ins w:id="150" w:author="ThinkPad" w:date="2022-06-20T15:36:00Z">
        <w:del w:id="151" w:author="Zhang Li" w:date="2022-06-22T15:20:00Z">
          <w:r w:rsidR="00670A0F" w:rsidDel="00FC24DD">
            <w:rPr>
              <w:rFonts w:ascii="Times New Roman" w:eastAsia="宋体" w:hAnsi="Times New Roman" w:cs="Times New Roman"/>
              <w:sz w:val="24"/>
              <w:szCs w:val="24"/>
            </w:rPr>
            <w:delText>s</w:delText>
          </w:r>
        </w:del>
      </w:ins>
      <w:del w:id="152" w:author="Zhang Li" w:date="2022-06-22T15:20:00Z">
        <w:r w:rsidRPr="00920E1E" w:rsidDel="00FC24DD">
          <w:rPr>
            <w:rFonts w:ascii="Times New Roman" w:eastAsia="宋体" w:hAnsi="Times New Roman" w:cs="Times New Roman"/>
            <w:sz w:val="24"/>
            <w:szCs w:val="24"/>
          </w:rPr>
          <w:delText xml:space="preserve">, </w:delText>
        </w:r>
      </w:del>
      <w:ins w:id="153" w:author="ThinkPad" w:date="2022-06-20T15:36:00Z">
        <w:del w:id="154" w:author="Zhang Li" w:date="2022-06-22T15:20:00Z">
          <w:r w:rsidR="00670A0F" w:rsidDel="00FC24DD">
            <w:rPr>
              <w:rFonts w:ascii="Times New Roman" w:eastAsia="宋体" w:hAnsi="Times New Roman" w:cs="Times New Roman"/>
              <w:sz w:val="24"/>
              <w:szCs w:val="24"/>
            </w:rPr>
            <w:delText>i</w:delText>
          </w:r>
        </w:del>
      </w:ins>
      <w:ins w:id="155" w:author="Zhang Li" w:date="2022-06-22T15:20:00Z">
        <w:r w:rsidR="00FC24DD">
          <w:rPr>
            <w:rFonts w:ascii="Times New Roman" w:eastAsia="宋体" w:hAnsi="Times New Roman" w:cs="Times New Roman"/>
            <w:sz w:val="24"/>
            <w:szCs w:val="24"/>
          </w:rPr>
          <w:t>I</w:t>
        </w:r>
      </w:ins>
      <w:ins w:id="156" w:author="ThinkPad" w:date="2022-06-20T15:36:00Z">
        <w:r w:rsidR="00670A0F">
          <w:rPr>
            <w:rFonts w:ascii="Times New Roman" w:eastAsia="宋体" w:hAnsi="Times New Roman" w:cs="Times New Roman"/>
            <w:sz w:val="24"/>
            <w:szCs w:val="24"/>
          </w:rPr>
          <w:t xml:space="preserve">n this paper, </w:t>
        </w:r>
      </w:ins>
      <w:r w:rsidRPr="00920E1E">
        <w:rPr>
          <w:rFonts w:ascii="Times New Roman" w:eastAsia="宋体" w:hAnsi="Times New Roman" w:cs="Times New Roman"/>
          <w:sz w:val="24"/>
          <w:szCs w:val="24"/>
        </w:rPr>
        <w:t xml:space="preserve">we propose a </w:t>
      </w:r>
      <w:del w:id="157" w:author="ThinkPad" w:date="2022-06-20T15:36:00Z">
        <w:r w:rsidDel="00670A0F">
          <w:rPr>
            <w:rFonts w:ascii="Times New Roman" w:eastAsia="宋体" w:hAnsi="Times New Roman" w:cs="Times New Roman"/>
            <w:sz w:val="24"/>
            <w:szCs w:val="24"/>
          </w:rPr>
          <w:delText xml:space="preserve">stable </w:delText>
        </w:r>
      </w:del>
      <w:ins w:id="158"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59" w:author="Zhang Li" w:date="2022-06-12T11:48:00Z">
        <w:r w:rsidR="006D457C">
          <w:rPr>
            <w:rFonts w:ascii="Times New Roman" w:eastAsia="宋体" w:hAnsi="Times New Roman" w:cs="Times New Roman"/>
            <w:sz w:val="24"/>
            <w:szCs w:val="24"/>
          </w:rPr>
          <w:t>analogous to</w:t>
        </w:r>
      </w:ins>
      <w:del w:id="160"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161" w:author="Zhang Li" w:date="2022-06-22T15:21:00Z">
        <w:r w:rsidRPr="00920E1E" w:rsidDel="00FC24DD">
          <w:rPr>
            <w:rFonts w:ascii="Times New Roman" w:eastAsia="宋体" w:hAnsi="Times New Roman" w:cs="Times New Roman"/>
            <w:sz w:val="24"/>
            <w:szCs w:val="24"/>
          </w:rPr>
          <w:delText>Proof</w:delText>
        </w:r>
        <w:r w:rsidR="00455324" w:rsidDel="00FC24DD">
          <w:rPr>
            <w:rFonts w:ascii="Times New Roman" w:eastAsia="宋体" w:hAnsi="Times New Roman" w:cs="Times New Roman"/>
            <w:sz w:val="24"/>
            <w:szCs w:val="24"/>
          </w:rPr>
          <w:delText xml:space="preserve"> </w:delText>
        </w:r>
      </w:del>
      <w:ins w:id="162" w:author="Zhang Li" w:date="2022-06-22T15:21:00Z">
        <w:r w:rsidR="00FC24DD" w:rsidRPr="00920E1E">
          <w:rPr>
            <w:rFonts w:ascii="Times New Roman" w:eastAsia="宋体" w:hAnsi="Times New Roman" w:cs="Times New Roman"/>
            <w:sz w:val="24"/>
            <w:szCs w:val="24"/>
          </w:rPr>
          <w:t>Proof</w:t>
        </w:r>
        <w:r w:rsidR="00FC24DD">
          <w:rPr>
            <w:rFonts w:ascii="Times New Roman" w:eastAsia="宋体" w:hAnsi="Times New Roman" w:cs="Times New Roman"/>
            <w:sz w:val="24"/>
            <w:szCs w:val="24"/>
          </w:rPr>
          <w:t>-</w:t>
        </w:r>
      </w:ins>
      <w:del w:id="163" w:author="Zhang Li" w:date="2022-06-22T15:21:00Z">
        <w:r w:rsidRPr="00920E1E" w:rsidDel="00FC24DD">
          <w:rPr>
            <w:rFonts w:ascii="Times New Roman" w:eastAsia="宋体" w:hAnsi="Times New Roman" w:cs="Times New Roman"/>
            <w:sz w:val="24"/>
            <w:szCs w:val="24"/>
          </w:rPr>
          <w:delText>of</w:delText>
        </w:r>
        <w:r w:rsidR="00455324" w:rsidDel="00FC24DD">
          <w:rPr>
            <w:rFonts w:ascii="Times New Roman" w:eastAsia="宋体" w:hAnsi="Times New Roman" w:cs="Times New Roman"/>
            <w:sz w:val="24"/>
            <w:szCs w:val="24"/>
          </w:rPr>
          <w:delText xml:space="preserve"> </w:delText>
        </w:r>
      </w:del>
      <w:ins w:id="164" w:author="Zhang Li" w:date="2022-06-22T15:21:00Z">
        <w:r w:rsidR="00FC24DD" w:rsidRPr="00920E1E">
          <w:rPr>
            <w:rFonts w:ascii="Times New Roman" w:eastAsia="宋体" w:hAnsi="Times New Roman" w:cs="Times New Roman"/>
            <w:sz w:val="24"/>
            <w:szCs w:val="24"/>
          </w:rPr>
          <w:t>of</w:t>
        </w:r>
        <w:r w:rsidR="00FC24DD">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65" w:author="Zhang Li" w:date="2022-06-12T11:48:00Z">
        <w:r w:rsidR="006D457C">
          <w:rPr>
            <w:rFonts w:ascii="Times New Roman" w:eastAsia="宋体" w:hAnsi="Times New Roman" w:cs="Times New Roman"/>
            <w:sz w:val="24"/>
            <w:szCs w:val="24"/>
          </w:rPr>
          <w:t>protocol</w:t>
        </w:r>
      </w:ins>
      <w:del w:id="166"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67"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68"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69"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70"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71"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72" w:author="ThinkPad" w:date="2022-06-20T15:37:00Z">
        <w:r w:rsidR="00670A0F">
          <w:rPr>
            <w:rFonts w:ascii="Times New Roman" w:eastAsia="宋体" w:hAnsi="Times New Roman" w:cs="Times New Roman"/>
            <w:sz w:val="24"/>
            <w:szCs w:val="24"/>
          </w:rPr>
          <w:t>,</w:t>
        </w:r>
      </w:ins>
      <w:ins w:id="173"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74"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ins w:id="175" w:author="Zhang Li" w:date="2022-06-22T15:38:00Z">
        <w:r w:rsidR="00632FE4">
          <w:rPr>
            <w:rFonts w:ascii="Times New Roman" w:eastAsia="宋体" w:hAnsi="Times New Roman" w:cs="Times New Roman"/>
            <w:sz w:val="24"/>
            <w:szCs w:val="24"/>
          </w:rPr>
          <w:t xml:space="preserve">. </w:t>
        </w:r>
      </w:ins>
      <w:del w:id="176"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77"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78" w:author="ThinkPad" w:date="2022-06-20T15:38:00Z">
        <w:r w:rsidR="00FE2090" w:rsidDel="00377F2A">
          <w:rPr>
            <w:rFonts w:ascii="Times New Roman" w:eastAsia="宋体" w:hAnsi="Times New Roman" w:cs="Times New Roman"/>
            <w:sz w:val="24"/>
            <w:szCs w:val="24"/>
          </w:rPr>
          <w:delText xml:space="preserve">unpredictable </w:delText>
        </w:r>
      </w:del>
      <w:ins w:id="179"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80"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w:t>
      </w:r>
      <w:del w:id="181"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82"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83"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84"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w:t>
      </w:r>
      <w:ins w:id="185" w:author="Zhang Li" w:date="2022-06-22T15:39:00Z">
        <w:r w:rsidR="00632FE4">
          <w:rPr>
            <w:rFonts w:ascii="Times New Roman" w:eastAsia="宋体" w:hAnsi="Times New Roman" w:cs="Times New Roman"/>
            <w:sz w:val="24"/>
            <w:szCs w:val="24"/>
          </w:rPr>
          <w:t xml:space="preserve">communication </w:t>
        </w:r>
      </w:ins>
      <w:r>
        <w:rPr>
          <w:rFonts w:ascii="Times New Roman" w:eastAsia="宋体" w:hAnsi="Times New Roman" w:cs="Times New Roman"/>
          <w:sz w:val="24"/>
          <w:szCs w:val="24"/>
        </w:rPr>
        <w:t>overhead of consensus process</w:t>
      </w:r>
      <w:ins w:id="186" w:author="Zhang Li" w:date="2022-06-22T15:40:00Z">
        <w:r w:rsidR="00632FE4">
          <w:rPr>
            <w:rFonts w:ascii="Times New Roman" w:eastAsia="宋体" w:hAnsi="Times New Roman" w:cs="Times New Roman"/>
            <w:sz w:val="24"/>
            <w:szCs w:val="24"/>
          </w:rPr>
          <w:t>.</w:t>
        </w:r>
      </w:ins>
      <w:r w:rsidR="003C7754">
        <w:rPr>
          <w:rFonts w:ascii="Times New Roman" w:eastAsia="宋体" w:hAnsi="Times New Roman" w:cs="Times New Roman"/>
          <w:sz w:val="24"/>
          <w:szCs w:val="24"/>
        </w:rPr>
        <w:t xml:space="preserve"> </w:t>
      </w:r>
      <w:del w:id="187" w:author="Zhang Li" w:date="2022-06-22T15:40:00Z">
        <w:r w:rsidR="003C7754" w:rsidDel="00632FE4">
          <w:rPr>
            <w:rFonts w:ascii="Times New Roman" w:eastAsia="宋体" w:hAnsi="Times New Roman" w:cs="Times New Roman"/>
            <w:sz w:val="24"/>
            <w:szCs w:val="24"/>
          </w:rPr>
          <w:delText>and</w:delText>
        </w:r>
        <w:r w:rsidDel="00632FE4">
          <w:rPr>
            <w:rFonts w:ascii="Times New Roman" w:eastAsia="宋体" w:hAnsi="Times New Roman" w:cs="Times New Roman"/>
            <w:sz w:val="24"/>
            <w:szCs w:val="24"/>
          </w:rPr>
          <w:delText xml:space="preserve"> </w:delText>
        </w:r>
        <w:r w:rsidRPr="00920E1E" w:rsidDel="00632FE4">
          <w:rPr>
            <w:rFonts w:ascii="Times New Roman" w:eastAsia="宋体" w:hAnsi="Times New Roman" w:cs="Times New Roman"/>
            <w:sz w:val="24"/>
            <w:szCs w:val="24"/>
          </w:rPr>
          <w:delText>d</w:delText>
        </w:r>
      </w:del>
      <w:ins w:id="188" w:author="Zhang Li" w:date="2022-06-22T15:40:00Z">
        <w:r w:rsidR="00632FE4">
          <w:rPr>
            <w:rFonts w:ascii="Times New Roman" w:eastAsia="宋体" w:hAnsi="Times New Roman" w:cs="Times New Roman"/>
            <w:sz w:val="24"/>
            <w:szCs w:val="24"/>
          </w:rPr>
          <w:t>D</w:t>
        </w:r>
      </w:ins>
      <w:r w:rsidRPr="00920E1E">
        <w:rPr>
          <w:rFonts w:ascii="Times New Roman" w:eastAsia="宋体" w:hAnsi="Times New Roman" w:cs="Times New Roman"/>
          <w:sz w:val="24"/>
          <w:szCs w:val="24"/>
        </w:rPr>
        <w:t>ecoupl</w:t>
      </w:r>
      <w:ins w:id="189" w:author="Zhang Li" w:date="2022-06-22T15:40:00Z">
        <w:r w:rsidR="00632FE4">
          <w:rPr>
            <w:rFonts w:ascii="Times New Roman" w:eastAsia="宋体" w:hAnsi="Times New Roman" w:cs="Times New Roman"/>
            <w:sz w:val="24"/>
            <w:szCs w:val="24"/>
          </w:rPr>
          <w:t>ing</w:t>
        </w:r>
      </w:ins>
      <w:del w:id="190" w:author="Zhang Li" w:date="2022-06-22T15:40:00Z">
        <w:r w:rsidR="003C7754" w:rsidDel="00632FE4">
          <w:rPr>
            <w:rFonts w:ascii="Times New Roman" w:eastAsia="宋体" w:hAnsi="Times New Roman" w:cs="Times New Roman"/>
            <w:sz w:val="24"/>
            <w:szCs w:val="24"/>
          </w:rPr>
          <w:delText>e</w:delText>
        </w:r>
      </w:del>
      <w:r w:rsidRPr="00920E1E">
        <w:rPr>
          <w:rFonts w:ascii="Times New Roman" w:eastAsia="宋体" w:hAnsi="Times New Roman" w:cs="Times New Roman"/>
          <w:sz w:val="24"/>
          <w:szCs w:val="24"/>
        </w:rPr>
        <w:t xml:space="preserve"> block proposer </w:t>
      </w:r>
      <w:del w:id="191" w:author="Zhang Li" w:date="2022-06-22T15:40:00Z">
        <w:r w:rsidDel="00632FE4">
          <w:rPr>
            <w:rFonts w:ascii="Times New Roman" w:eastAsia="宋体" w:hAnsi="Times New Roman" w:cs="Times New Roman"/>
            <w:sz w:val="24"/>
            <w:szCs w:val="24"/>
          </w:rPr>
          <w:delText xml:space="preserve">selection </w:delText>
        </w:r>
      </w:del>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block verification and finalization</w:t>
      </w:r>
      <w:ins w:id="192" w:author="Zhang Li" w:date="2022-06-22T15:40:00Z">
        <w:r w:rsidR="00632FE4">
          <w:rPr>
            <w:rFonts w:ascii="Times New Roman" w:eastAsia="宋体" w:hAnsi="Times New Roman" w:cs="Times New Roman"/>
            <w:sz w:val="24"/>
            <w:szCs w:val="24"/>
          </w:rPr>
          <w:t xml:space="preserve"> can increase the</w:t>
        </w:r>
      </w:ins>
      <w:ins w:id="193" w:author="Zhang Li" w:date="2022-06-22T15:41:00Z">
        <w:r w:rsidR="00632FE4">
          <w:rPr>
            <w:rFonts w:ascii="Times New Roman" w:eastAsia="宋体" w:hAnsi="Times New Roman" w:cs="Times New Roman"/>
            <w:sz w:val="24"/>
            <w:szCs w:val="24"/>
          </w:rPr>
          <w:t xml:space="preserve"> stability of consensus termination</w:t>
        </w:r>
      </w:ins>
      <w:r w:rsidRPr="00920E1E">
        <w:rPr>
          <w:rFonts w:ascii="Times New Roman" w:eastAsia="宋体" w:hAnsi="Times New Roman" w:cs="Times New Roman"/>
          <w:sz w:val="24"/>
          <w:szCs w:val="24"/>
        </w:rPr>
        <w:t>.</w:t>
      </w:r>
      <w:del w:id="194" w:author="Zhang Li" w:date="2022-06-22T15:41:00Z">
        <w:r w:rsidRPr="00920E1E" w:rsidDel="00632FE4">
          <w:rPr>
            <w:rFonts w:ascii="Times New Roman" w:eastAsia="宋体" w:hAnsi="Times New Roman" w:cs="Times New Roman"/>
            <w:sz w:val="24"/>
            <w:szCs w:val="24"/>
          </w:rPr>
          <w:delText xml:space="preserve"> In this way, b</w:delText>
        </w:r>
      </w:del>
      <w:ins w:id="195" w:author="Zhang Li" w:date="2022-06-22T15:42:00Z">
        <w:r w:rsidR="00632FE4">
          <w:rPr>
            <w:rFonts w:ascii="Times New Roman" w:eastAsia="宋体" w:hAnsi="Times New Roman" w:cs="Times New Roman"/>
            <w:sz w:val="24"/>
            <w:szCs w:val="24"/>
          </w:rPr>
          <w:t xml:space="preserve"> Consensus termination </w:t>
        </w:r>
      </w:ins>
      <w:del w:id="196" w:author="Zhang Li" w:date="2022-06-22T15:42:00Z">
        <w:r w:rsidRPr="00920E1E" w:rsidDel="00632FE4">
          <w:rPr>
            <w:rFonts w:ascii="Times New Roman" w:eastAsia="宋体" w:hAnsi="Times New Roman" w:cs="Times New Roman"/>
            <w:sz w:val="24"/>
            <w:szCs w:val="24"/>
          </w:rPr>
          <w:delText>lock finalization</w:delText>
        </w:r>
      </w:del>
      <w:r w:rsidRPr="00920E1E">
        <w:rPr>
          <w:rFonts w:ascii="Times New Roman" w:eastAsia="宋体" w:hAnsi="Times New Roman" w:cs="Times New Roman"/>
          <w:sz w:val="24"/>
          <w:szCs w:val="24"/>
        </w:rPr>
        <w:t xml:space="preserve">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97"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98"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99"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w:t>
      </w:r>
      <w:del w:id="200" w:author="Zhang Li" w:date="2022-06-22T15:43:00Z">
        <w:r w:rsidRPr="00920E1E" w:rsidDel="00632FE4">
          <w:rPr>
            <w:rFonts w:ascii="Times New Roman" w:eastAsia="宋体" w:hAnsi="Times New Roman" w:cs="Times New Roman"/>
            <w:sz w:val="24"/>
            <w:szCs w:val="24"/>
          </w:rPr>
          <w:delText xml:space="preserve">Such </w:delText>
        </w:r>
      </w:del>
      <w:ins w:id="201" w:author="Zhang Li" w:date="2022-06-22T15:43:00Z">
        <w:r w:rsidR="00632FE4">
          <w:rPr>
            <w:rFonts w:ascii="Times New Roman" w:eastAsia="宋体" w:hAnsi="Times New Roman" w:cs="Times New Roman"/>
            <w:sz w:val="24"/>
            <w:szCs w:val="24"/>
          </w:rPr>
          <w:t xml:space="preserve">Thus, our protocol </w:t>
        </w:r>
      </w:ins>
      <w:del w:id="202" w:author="Zhang Li" w:date="2022-06-22T15:43:00Z">
        <w:r w:rsidRPr="00920E1E" w:rsidDel="00632FE4">
          <w:rPr>
            <w:rFonts w:ascii="Times New Roman" w:eastAsia="宋体" w:hAnsi="Times New Roman" w:cs="Times New Roman"/>
            <w:sz w:val="24"/>
            <w:szCs w:val="24"/>
          </w:rPr>
          <w:delText>design</w:delText>
        </w:r>
      </w:del>
      <w:r w:rsidRPr="00920E1E">
        <w:rPr>
          <w:rFonts w:ascii="Times New Roman" w:eastAsia="宋体" w:hAnsi="Times New Roman" w:cs="Times New Roman"/>
          <w:sz w:val="24"/>
          <w:szCs w:val="24"/>
        </w:rPr>
        <w:t xml:space="preserve">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203"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204"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205"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206"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207"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208"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209" w:author="Zhang Li" w:date="2022-06-12T11:56:00Z">
        <w:r w:rsidR="002915FC">
          <w:rPr>
            <w:rFonts w:ascii="Times New Roman" w:eastAsia="宋体" w:hAnsi="Times New Roman" w:cs="Times New Roman"/>
            <w:sz w:val="24"/>
            <w:szCs w:val="24"/>
          </w:rPr>
          <w:t xml:space="preserve">Consequently, </w:t>
        </w:r>
      </w:ins>
      <w:ins w:id="210" w:author="ThinkPad" w:date="2022-06-20T15:41:00Z">
        <w:r w:rsidR="00A7780B">
          <w:rPr>
            <w:rFonts w:ascii="Times New Roman" w:eastAsia="宋体" w:hAnsi="Times New Roman" w:cs="Times New Roman"/>
            <w:sz w:val="24"/>
            <w:szCs w:val="24"/>
          </w:rPr>
          <w:t xml:space="preserve">a </w:t>
        </w:r>
      </w:ins>
      <w:del w:id="211"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212" w:author="ThinkPad" w:date="2022-06-20T15:41:00Z">
        <w:r w:rsidR="00A7780B">
          <w:rPr>
            <w:rFonts w:ascii="Times New Roman" w:eastAsia="宋体" w:hAnsi="Times New Roman" w:cs="Times New Roman"/>
            <w:sz w:val="24"/>
            <w:szCs w:val="24"/>
          </w:rPr>
          <w:t xml:space="preserve">s can be </w:t>
        </w:r>
        <w:r w:rsidR="00A7780B">
          <w:rPr>
            <w:rFonts w:ascii="Times New Roman" w:eastAsia="宋体" w:hAnsi="Times New Roman" w:cs="Times New Roman"/>
            <w:sz w:val="24"/>
            <w:szCs w:val="24"/>
          </w:rPr>
          <w:lastRenderedPageBreak/>
          <w:t>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213" w:author="Zhang Li" w:date="2022-06-12T11:57:00Z">
        <w:r w:rsidR="002915FC">
          <w:rPr>
            <w:rFonts w:ascii="Times New Roman" w:eastAsia="宋体" w:hAnsi="Times New Roman" w:cs="Times New Roman"/>
            <w:sz w:val="24"/>
            <w:szCs w:val="24"/>
          </w:rPr>
          <w:t>, which</w:t>
        </w:r>
      </w:ins>
      <w:del w:id="214"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CCDAF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w:t>
      </w:r>
      <w:ins w:id="215" w:author="ThinkPad" w:date="2022-06-20T15:43:00Z">
        <w:r w:rsidR="00E40322">
          <w:rPr>
            <w:rFonts w:ascii="Times New Roman" w:eastAsia="宋体" w:hAnsi="Times New Roman" w:cs="Times New Roman"/>
            <w:sz w:val="24"/>
            <w:szCs w:val="24"/>
          </w:rPr>
          <w:t xml:space="preserve">we use </w:t>
        </w:r>
      </w:ins>
      <w:del w:id="216"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217" w:author="ThinkPad" w:date="2022-06-20T15:41:00Z">
        <w:r w:rsidDel="000608E0">
          <w:rPr>
            <w:rFonts w:ascii="Times New Roman" w:eastAsia="宋体" w:hAnsi="Times New Roman" w:cs="Times New Roman"/>
            <w:sz w:val="24"/>
            <w:szCs w:val="24"/>
          </w:rPr>
          <w:delText xml:space="preserve">vote </w:delText>
        </w:r>
      </w:del>
      <w:ins w:id="218"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w:t>
      </w:r>
      <w:ins w:id="219" w:author="Zhang Li" w:date="2022-06-22T16:08:00Z">
        <w:r w:rsidR="00DF5E01">
          <w:rPr>
            <w:rFonts w:ascii="Times New Roman" w:eastAsia="宋体" w:hAnsi="Times New Roman" w:cs="Times New Roman"/>
            <w:sz w:val="24"/>
            <w:szCs w:val="24"/>
          </w:rPr>
          <w:t xml:space="preserve"> and stability</w:t>
        </w:r>
      </w:ins>
      <w:r>
        <w:rPr>
          <w:rFonts w:ascii="Times New Roman" w:eastAsia="宋体" w:hAnsi="Times New Roman" w:cs="Times New Roman"/>
          <w:sz w:val="24"/>
          <w:szCs w:val="24"/>
        </w:rPr>
        <w:t xml:space="preserve"> of consensus process</w:t>
      </w:r>
      <w:del w:id="220" w:author="Zhang Li" w:date="2022-06-22T16:06:00Z">
        <w:r w:rsidDel="00DF5E01">
          <w:rPr>
            <w:rFonts w:ascii="Times New Roman" w:eastAsia="宋体" w:hAnsi="Times New Roman" w:cs="Times New Roman"/>
            <w:sz w:val="24"/>
            <w:szCs w:val="24"/>
          </w:rPr>
          <w:delText xml:space="preserve"> and</w:delText>
        </w:r>
        <w:r w:rsidRPr="00920E1E" w:rsidDel="00DF5E01">
          <w:rPr>
            <w:rFonts w:ascii="Times New Roman" w:eastAsia="宋体" w:hAnsi="Times New Roman" w:cs="Times New Roman"/>
            <w:sz w:val="24"/>
            <w:szCs w:val="24"/>
          </w:rPr>
          <w:delText xml:space="preserve"> decouple block proposer </w:delText>
        </w:r>
      </w:del>
      <w:ins w:id="221" w:author="ThinkPad" w:date="2022-06-20T15:42:00Z">
        <w:del w:id="222" w:author="Zhang Li" w:date="2022-06-22T15:55:00Z">
          <w:r w:rsidR="000608E0" w:rsidDel="00C16346">
            <w:rPr>
              <w:rFonts w:ascii="Times New Roman" w:eastAsia="宋体" w:hAnsi="Times New Roman" w:cs="Times New Roman"/>
              <w:sz w:val="24"/>
              <w:szCs w:val="24"/>
            </w:rPr>
            <w:delText xml:space="preserve">selection </w:delText>
          </w:r>
        </w:del>
      </w:ins>
      <w:del w:id="223" w:author="Zhang Li" w:date="2022-06-22T16:06:00Z">
        <w:r w:rsidDel="00DF5E01">
          <w:rPr>
            <w:rFonts w:ascii="Times New Roman" w:eastAsia="宋体" w:hAnsi="Times New Roman" w:cs="Times New Roman"/>
            <w:sz w:val="24"/>
            <w:szCs w:val="24"/>
          </w:rPr>
          <w:delText>from</w:delText>
        </w:r>
        <w:r w:rsidRPr="00920E1E" w:rsidDel="00DF5E01">
          <w:rPr>
            <w:rFonts w:ascii="Times New Roman" w:eastAsia="宋体" w:hAnsi="Times New Roman" w:cs="Times New Roman"/>
            <w:sz w:val="24"/>
            <w:szCs w:val="24"/>
          </w:rPr>
          <w:delText xml:space="preserve"> </w:delText>
        </w:r>
        <w:r w:rsidDel="00DF5E01">
          <w:rPr>
            <w:rFonts w:ascii="Times New Roman" w:eastAsia="宋体" w:hAnsi="Times New Roman" w:cs="Times New Roman"/>
            <w:sz w:val="24"/>
            <w:szCs w:val="24"/>
          </w:rPr>
          <w:delText>consensus communication</w:delText>
        </w:r>
      </w:del>
      <w:r w:rsidRPr="00920E1E">
        <w:rPr>
          <w:rFonts w:ascii="Times New Roman" w:eastAsia="宋体" w:hAnsi="Times New Roman" w:cs="Times New Roman"/>
          <w:sz w:val="24"/>
          <w:szCs w:val="24"/>
        </w:rPr>
        <w:t>.</w:t>
      </w:r>
      <w:ins w:id="224" w:author="Zhang Li" w:date="2022-06-22T16:08:00Z">
        <w:r w:rsidR="00DF5E01">
          <w:rPr>
            <w:rFonts w:ascii="Times New Roman" w:eastAsia="宋体" w:hAnsi="Times New Roman" w:cs="Times New Roman"/>
            <w:sz w:val="24"/>
            <w:szCs w:val="24"/>
          </w:rPr>
          <w:t xml:space="preserve"> </w:t>
        </w:r>
      </w:ins>
      <w:del w:id="225" w:author="Zhang Li" w:date="2022-06-22T16:08:00Z">
        <w:r w:rsidRPr="00920E1E" w:rsidDel="00DF5E01">
          <w:rPr>
            <w:rFonts w:ascii="Times New Roman" w:eastAsia="宋体" w:hAnsi="Times New Roman" w:cs="Times New Roman"/>
            <w:sz w:val="24"/>
            <w:szCs w:val="24"/>
          </w:rPr>
          <w:delText xml:space="preserve"> </w:delText>
        </w:r>
      </w:del>
      <w:del w:id="226" w:author="Zhang Li" w:date="2022-06-22T15:55:00Z">
        <w:r w:rsidRPr="00920E1E" w:rsidDel="00C16346">
          <w:rPr>
            <w:rFonts w:ascii="Times New Roman" w:eastAsia="宋体" w:hAnsi="Times New Roman" w:cs="Times New Roman"/>
            <w:sz w:val="24"/>
            <w:szCs w:val="24"/>
          </w:rPr>
          <w:delText>In this way, e</w:delText>
        </w:r>
      </w:del>
      <w:ins w:id="227" w:author="Zhang Li" w:date="2022-06-22T15:55:00Z">
        <w:r w:rsidR="00C16346">
          <w:rPr>
            <w:rFonts w:ascii="Times New Roman" w:eastAsia="宋体" w:hAnsi="Times New Roman" w:cs="Times New Roman"/>
            <w:sz w:val="24"/>
            <w:szCs w:val="24"/>
          </w:rPr>
          <w:t>E</w:t>
        </w:r>
      </w:ins>
      <w:r w:rsidRPr="00920E1E">
        <w:rPr>
          <w:rFonts w:ascii="Times New Roman" w:eastAsia="宋体" w:hAnsi="Times New Roman" w:cs="Times New Roman"/>
          <w:sz w:val="24"/>
          <w:szCs w:val="24"/>
        </w:rPr>
        <w:t>ven</w:t>
      </w:r>
      <w:r w:rsidR="001D3BAA">
        <w:rPr>
          <w:rFonts w:ascii="Times New Roman" w:eastAsia="宋体" w:hAnsi="Times New Roman" w:cs="Times New Roman"/>
          <w:sz w:val="24"/>
          <w:szCs w:val="24"/>
        </w:rPr>
        <w:t xml:space="preserve"> </w:t>
      </w:r>
      <w:ins w:id="228"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229"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del w:id="230" w:author="Zhang Li" w:date="2022-06-22T16:08:00Z">
        <w:r w:rsidDel="00DF5E01">
          <w:rPr>
            <w:rFonts w:ascii="Times New Roman" w:eastAsia="宋体" w:hAnsi="Times New Roman" w:cs="Times New Roman"/>
            <w:sz w:val="24"/>
            <w:szCs w:val="24"/>
          </w:rPr>
          <w:delText xml:space="preserve">verification and </w:delText>
        </w:r>
      </w:del>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231"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232"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233" w:author="Zhang Li" w:date="2022-06-12T12:00:00Z">
        <w:r w:rsidR="00D730A6">
          <w:rPr>
            <w:rFonts w:ascii="Times New Roman" w:eastAsia="宋体" w:hAnsi="Times New Roman" w:cs="Times New Roman"/>
            <w:sz w:val="24"/>
            <w:szCs w:val="24"/>
          </w:rPr>
          <w:t>one</w:t>
        </w:r>
      </w:ins>
      <w:del w:id="234"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235" w:author="ThinkPad" w:date="2022-06-20T15:42:00Z">
        <w:r w:rsidDel="000608E0">
          <w:rPr>
            <w:rFonts w:ascii="Times New Roman" w:eastAsia="宋体" w:hAnsi="Times New Roman" w:cs="Times New Roman"/>
            <w:sz w:val="24"/>
            <w:szCs w:val="24"/>
          </w:rPr>
          <w:delText>Additionally</w:delText>
        </w:r>
      </w:del>
      <w:ins w:id="236"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237"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238" w:author="Zhang Li" w:date="2022-06-12T12:01:00Z"/>
          <w:rFonts w:ascii="Times New Roman" w:eastAsia="宋体" w:hAnsi="Times New Roman" w:cs="Times New Roman"/>
          <w:sz w:val="24"/>
          <w:szCs w:val="24"/>
        </w:rPr>
      </w:pPr>
      <w:ins w:id="239" w:author="Zhang Li" w:date="2022-06-12T12:01:00Z">
        <w:r w:rsidRPr="00D730A6">
          <w:rPr>
            <w:rFonts w:ascii="Times New Roman" w:eastAsia="宋体" w:hAnsi="Times New Roman" w:cs="Times New Roman"/>
            <w:sz w:val="24"/>
            <w:szCs w:val="24"/>
          </w:rPr>
          <w:t xml:space="preserve">We analyze the consensus success probability and expected consensus latency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protocol, and discuss the consensus security and attack resistance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when adversary controls less than 50% of voting power.</w:t>
        </w:r>
      </w:ins>
      <w:ins w:id="240" w:author="ThinkPad" w:date="2022-06-15T20:28:00Z">
        <w:r w:rsidR="006965FC">
          <w:rPr>
            <w:rFonts w:ascii="Times New Roman" w:eastAsia="宋体" w:hAnsi="Times New Roman" w:cs="Times New Roman"/>
            <w:sz w:val="24"/>
            <w:szCs w:val="24"/>
          </w:rPr>
          <w:t xml:space="preserve"> </w:t>
        </w:r>
      </w:ins>
      <w:del w:id="241"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2663D60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242"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243"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244"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245"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246"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247"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248" w:author="ThinkPad" w:date="2022-06-20T15:43:00Z">
        <w:r w:rsidR="008C2D89">
          <w:rPr>
            <w:rFonts w:ascii="Times New Roman" w:eastAsia="宋体" w:hAnsi="Times New Roman" w:cs="Times New Roman"/>
            <w:sz w:val="24"/>
            <w:szCs w:val="24"/>
          </w:rPr>
          <w:t>in this study</w:t>
        </w:r>
      </w:ins>
      <w:del w:id="249"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w:t>
      </w:r>
      <w:del w:id="250" w:author="Zhang Li" w:date="2022-06-22T16:09:00Z">
        <w:r w:rsidRPr="00920E1E" w:rsidDel="00DF5E01">
          <w:rPr>
            <w:rFonts w:ascii="Times New Roman" w:eastAsia="宋体" w:hAnsi="Times New Roman" w:cs="Times New Roman"/>
            <w:sz w:val="24"/>
            <w:szCs w:val="24"/>
          </w:rPr>
          <w:delText xml:space="preserve">stable </w:delText>
        </w:r>
      </w:del>
      <w:ins w:id="251" w:author="Zhang Li" w:date="2022-06-22T16:09:00Z">
        <w:r w:rsidR="00DF5E01" w:rsidRPr="00920E1E">
          <w:rPr>
            <w:rFonts w:ascii="Times New Roman" w:eastAsia="宋体" w:hAnsi="Times New Roman" w:cs="Times New Roman"/>
            <w:sz w:val="24"/>
            <w:szCs w:val="24"/>
          </w:rPr>
          <w:t>stab</w:t>
        </w:r>
        <w:r w:rsidR="00DF5E01">
          <w:rPr>
            <w:rFonts w:ascii="Times New Roman" w:eastAsia="宋体" w:hAnsi="Times New Roman" w:cs="Times New Roman"/>
            <w:sz w:val="24"/>
            <w:szCs w:val="24"/>
          </w:rPr>
          <w:t>ility-aware</w:t>
        </w:r>
        <w:r w:rsidR="00DF5E01"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252"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253"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254"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255"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256"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257"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258"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259"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67C7DFB5" w:rsidR="006965FC" w:rsidRPr="006965FC" w:rsidRDefault="006965FC">
      <w:pPr>
        <w:spacing w:afterLines="100" w:after="312"/>
        <w:ind w:firstLine="420"/>
        <w:rPr>
          <w:rFonts w:ascii="Times New Roman" w:eastAsia="宋体" w:hAnsi="Times New Roman" w:cs="Times New Roman"/>
          <w:sz w:val="24"/>
          <w:szCs w:val="24"/>
          <w:rPrChange w:id="260" w:author="ThinkPad" w:date="2022-06-15T20:29:00Z">
            <w:rPr>
              <w:rFonts w:ascii="Times New Roman" w:eastAsia="黑体" w:hAnsi="Times New Roman" w:cs="Times New Roman"/>
              <w:sz w:val="32"/>
              <w:szCs w:val="32"/>
            </w:rPr>
          </w:rPrChange>
        </w:rPr>
        <w:pPrChange w:id="261" w:author="ThinkPad" w:date="2022-06-15T20:29:00Z">
          <w:pPr>
            <w:pStyle w:val="1"/>
            <w:numPr>
              <w:numId w:val="2"/>
            </w:numPr>
            <w:tabs>
              <w:tab w:val="num" w:pos="360"/>
            </w:tabs>
            <w:ind w:left="720" w:hanging="720"/>
          </w:pPr>
        </w:pPrChange>
      </w:pPr>
      <w:ins w:id="262" w:author="ThinkPad" w:date="2022-06-15T20:29:00Z">
        <w:r w:rsidRPr="006965FC">
          <w:rPr>
            <w:rFonts w:ascii="Times New Roman" w:eastAsia="宋体" w:hAnsi="Times New Roman" w:cs="Times New Roman"/>
            <w:sz w:val="24"/>
            <w:szCs w:val="24"/>
            <w:rPrChange w:id="263" w:author="ThinkPad" w:date="2022-06-15T20:29:00Z">
              <w:rPr>
                <w:b w:val="0"/>
                <w:bCs w:val="0"/>
              </w:rPr>
            </w:rPrChange>
          </w:rPr>
          <w:t xml:space="preserve">In this section, we </w:t>
        </w:r>
        <w:r w:rsidR="003568BA">
          <w:rPr>
            <w:rFonts w:ascii="Times New Roman" w:eastAsia="宋体" w:hAnsi="Times New Roman" w:cs="Times New Roman"/>
            <w:sz w:val="24"/>
            <w:szCs w:val="24"/>
          </w:rPr>
          <w:t>give a brief review of existing work for consens</w:t>
        </w:r>
      </w:ins>
      <w:ins w:id="264" w:author="ThinkPad" w:date="2022-06-15T20:30:00Z">
        <w:r w:rsidR="003568BA">
          <w:rPr>
            <w:rFonts w:ascii="Times New Roman" w:eastAsia="宋体" w:hAnsi="Times New Roman" w:cs="Times New Roman"/>
            <w:sz w:val="24"/>
            <w:szCs w:val="24"/>
          </w:rPr>
          <w:t xml:space="preserve">us protocols in blockchain. We </w:t>
        </w:r>
      </w:ins>
      <w:ins w:id="265"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266" w:author="ThinkPad" w:date="2022-06-15T20:30:00Z">
        <w:del w:id="267" w:author="Zhang Li" w:date="2022-06-22T16:10:00Z">
          <w:r w:rsidR="003568BA" w:rsidDel="00DF5E01">
            <w:rPr>
              <w:rFonts w:ascii="Times New Roman" w:eastAsia="宋体" w:hAnsi="Times New Roman" w:cs="Times New Roman"/>
              <w:sz w:val="24"/>
              <w:szCs w:val="24"/>
            </w:rPr>
            <w:delText>regular</w:delText>
          </w:r>
        </w:del>
      </w:ins>
      <w:ins w:id="268" w:author="Zhang Li" w:date="2022-06-22T16:10:00Z">
        <w:r w:rsidR="00DF5E01">
          <w:rPr>
            <w:rFonts w:ascii="Times New Roman" w:eastAsia="宋体" w:hAnsi="Times New Roman" w:cs="Times New Roman"/>
            <w:sz w:val="24"/>
            <w:szCs w:val="24"/>
          </w:rPr>
          <w:t>state</w:t>
        </w:r>
      </w:ins>
      <w:ins w:id="269" w:author="Zhang Li" w:date="2022-06-22T16:11:00Z">
        <w:r w:rsidR="00DF5E01">
          <w:rPr>
            <w:rFonts w:ascii="Times New Roman" w:eastAsia="宋体" w:hAnsi="Times New Roman" w:cs="Times New Roman"/>
            <w:sz w:val="24"/>
            <w:szCs w:val="24"/>
          </w:rPr>
          <w:t>-</w:t>
        </w:r>
      </w:ins>
      <w:ins w:id="270" w:author="Zhang Li" w:date="2022-06-22T16:10:00Z">
        <w:r w:rsidR="00DF5E01">
          <w:rPr>
            <w:rFonts w:ascii="Times New Roman" w:eastAsia="宋体" w:hAnsi="Times New Roman" w:cs="Times New Roman"/>
            <w:sz w:val="24"/>
            <w:szCs w:val="24"/>
          </w:rPr>
          <w:t>of</w:t>
        </w:r>
      </w:ins>
      <w:ins w:id="271" w:author="Zhang Li" w:date="2022-06-22T16:11:00Z">
        <w:r w:rsidR="00DF5E01">
          <w:rPr>
            <w:rFonts w:ascii="Times New Roman" w:eastAsia="宋体" w:hAnsi="Times New Roman" w:cs="Times New Roman"/>
            <w:sz w:val="24"/>
            <w:szCs w:val="24"/>
          </w:rPr>
          <w:t>-</w:t>
        </w:r>
      </w:ins>
      <w:ins w:id="272" w:author="Zhang Li" w:date="2022-06-22T16:13:00Z">
        <w:r w:rsidR="00CA332C">
          <w:rPr>
            <w:rFonts w:ascii="Times New Roman" w:eastAsia="宋体" w:hAnsi="Times New Roman" w:cs="Times New Roman"/>
            <w:sz w:val="24"/>
            <w:szCs w:val="24"/>
          </w:rPr>
          <w:t>the-</w:t>
        </w:r>
      </w:ins>
      <w:ins w:id="273" w:author="Zhang Li" w:date="2022-06-22T16:10:00Z">
        <w:r w:rsidR="00DF5E01">
          <w:rPr>
            <w:rFonts w:ascii="Times New Roman" w:eastAsia="宋体" w:hAnsi="Times New Roman" w:cs="Times New Roman"/>
            <w:sz w:val="24"/>
            <w:szCs w:val="24"/>
          </w:rPr>
          <w:t>art</w:t>
        </w:r>
      </w:ins>
      <w:ins w:id="274" w:author="ThinkPad" w:date="2022-06-15T20:30:00Z">
        <w:r w:rsidR="003568BA">
          <w:rPr>
            <w:rFonts w:ascii="Times New Roman" w:eastAsia="宋体" w:hAnsi="Times New Roman" w:cs="Times New Roman"/>
            <w:sz w:val="24"/>
            <w:szCs w:val="24"/>
          </w:rPr>
          <w:t xml:space="preserve"> blockchain consensus protocols and </w:t>
        </w:r>
      </w:ins>
      <w:ins w:id="275" w:author="ThinkPad" w:date="2022-06-19T20:36:00Z">
        <w:r w:rsidR="002C6CAA">
          <w:rPr>
            <w:rFonts w:ascii="Times New Roman" w:eastAsia="宋体" w:hAnsi="Times New Roman" w:cs="Times New Roman"/>
            <w:sz w:val="24"/>
            <w:szCs w:val="24"/>
          </w:rPr>
          <w:t xml:space="preserve">then </w:t>
        </w:r>
      </w:ins>
      <w:ins w:id="276"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051DC758" w:rsidR="00CA5769" w:rsidRDefault="00CA332C" w:rsidP="005C54CC">
      <w:pPr>
        <w:spacing w:afterLines="100" w:after="312"/>
        <w:ind w:firstLine="420"/>
        <w:rPr>
          <w:rFonts w:ascii="Times New Roman" w:eastAsia="宋体" w:hAnsi="Times New Roman" w:cs="Times New Roman"/>
          <w:sz w:val="24"/>
          <w:szCs w:val="24"/>
        </w:rPr>
      </w:pPr>
      <w:ins w:id="277" w:author="Zhang Li" w:date="2022-06-22T16:12:00Z">
        <w:r>
          <w:rPr>
            <w:rFonts w:ascii="Times New Roman" w:eastAsia="宋体" w:hAnsi="Times New Roman" w:cs="Times New Roman"/>
            <w:sz w:val="24"/>
            <w:szCs w:val="24"/>
          </w:rPr>
          <w:t xml:space="preserve">In this subsection, we briefly introduce </w:t>
        </w:r>
      </w:ins>
      <w:ins w:id="278" w:author="Zhang Li" w:date="2022-06-22T16:29:00Z">
        <w:r w:rsidR="005C54CC">
          <w:rPr>
            <w:rFonts w:ascii="Times New Roman" w:eastAsia="宋体" w:hAnsi="Times New Roman" w:cs="Times New Roman"/>
            <w:sz w:val="24"/>
            <w:szCs w:val="24"/>
          </w:rPr>
          <w:t>popular</w:t>
        </w:r>
      </w:ins>
      <w:ins w:id="279" w:author="Zhang Li" w:date="2022-06-22T16:13:00Z">
        <w:r>
          <w:rPr>
            <w:rFonts w:ascii="Times New Roman" w:eastAsia="宋体" w:hAnsi="Times New Roman" w:cs="Times New Roman"/>
            <w:sz w:val="24"/>
            <w:szCs w:val="24"/>
          </w:rPr>
          <w:t xml:space="preserve"> </w:t>
        </w:r>
      </w:ins>
      <w:ins w:id="280" w:author="Zhang Li" w:date="2022-06-22T16:28:00Z">
        <w:r w:rsidR="005C54CC">
          <w:rPr>
            <w:rFonts w:ascii="Times New Roman" w:eastAsia="宋体" w:hAnsi="Times New Roman" w:cs="Times New Roman"/>
            <w:sz w:val="24"/>
            <w:szCs w:val="24"/>
          </w:rPr>
          <w:t>blockchain consensus protocol</w:t>
        </w:r>
      </w:ins>
      <w:ins w:id="281" w:author="Zhang Li" w:date="2022-06-22T16:29:00Z">
        <w:r w:rsidR="005C54CC">
          <w:rPr>
            <w:rFonts w:ascii="Times New Roman" w:eastAsia="宋体" w:hAnsi="Times New Roman" w:cs="Times New Roman"/>
            <w:sz w:val="24"/>
            <w:szCs w:val="24"/>
          </w:rPr>
          <w:t xml:space="preserve">s, </w:t>
        </w:r>
      </w:ins>
      <w:del w:id="282" w:author="Zhang Li" w:date="2022-06-22T16:29:00Z">
        <w:r w:rsidR="00CA5769" w:rsidDel="005C54CC">
          <w:rPr>
            <w:rFonts w:ascii="Times New Roman" w:eastAsia="宋体" w:hAnsi="Times New Roman" w:cs="Times New Roman" w:hint="cs"/>
            <w:sz w:val="24"/>
            <w:szCs w:val="24"/>
          </w:rPr>
          <w:delText>W</w:delText>
        </w:r>
        <w:r w:rsidR="00CA5769" w:rsidDel="005C54CC">
          <w:rPr>
            <w:rFonts w:ascii="Times New Roman" w:eastAsia="宋体" w:hAnsi="Times New Roman" w:cs="Times New Roman"/>
            <w:sz w:val="24"/>
            <w:szCs w:val="24"/>
          </w:rPr>
          <w:delText xml:space="preserve">e </w:delText>
        </w:r>
      </w:del>
      <w:ins w:id="283" w:author="Zhang Li" w:date="2022-06-22T16:31:00Z">
        <w:r w:rsidR="005C54CC">
          <w:rPr>
            <w:rFonts w:ascii="Times New Roman" w:eastAsia="宋体" w:hAnsi="Times New Roman" w:cs="Times New Roman"/>
            <w:sz w:val="24"/>
            <w:szCs w:val="24"/>
          </w:rPr>
          <w:t xml:space="preserve">and </w:t>
        </w:r>
      </w:ins>
      <w:r w:rsidR="00CA5769">
        <w:rPr>
          <w:rFonts w:ascii="Times New Roman" w:eastAsia="宋体" w:hAnsi="Times New Roman" w:cs="Times New Roman"/>
          <w:sz w:val="24"/>
          <w:szCs w:val="24"/>
        </w:rPr>
        <w:t xml:space="preserve">divide </w:t>
      </w:r>
      <w:del w:id="284" w:author="ThinkPad" w:date="2022-06-15T20:31:00Z">
        <w:r w:rsidR="00CA5769" w:rsidDel="003568BA">
          <w:rPr>
            <w:rFonts w:ascii="Times New Roman" w:eastAsia="宋体" w:hAnsi="Times New Roman" w:cs="Times New Roman"/>
            <w:sz w:val="24"/>
            <w:szCs w:val="24"/>
          </w:rPr>
          <w:delText xml:space="preserve">current </w:delText>
        </w:r>
      </w:del>
      <w:del w:id="285" w:author="Zhang Li" w:date="2022-06-22T16:30:00Z">
        <w:r w:rsidR="00CA5769" w:rsidDel="005C54CC">
          <w:rPr>
            <w:rFonts w:ascii="Times New Roman" w:eastAsia="宋体" w:hAnsi="Times New Roman" w:cs="Times New Roman"/>
            <w:sz w:val="24"/>
            <w:szCs w:val="24"/>
          </w:rPr>
          <w:delText xml:space="preserve">popular blockchain consensus protocols </w:delText>
        </w:r>
      </w:del>
      <w:r w:rsidR="00CA5769">
        <w:rPr>
          <w:rFonts w:ascii="Times New Roman" w:eastAsia="宋体" w:hAnsi="Times New Roman" w:cs="Times New Roman"/>
          <w:sz w:val="24"/>
          <w:szCs w:val="24"/>
        </w:rPr>
        <w:t xml:space="preserve">into </w:t>
      </w:r>
      <w:ins w:id="286" w:author="Zhang Li" w:date="2022-06-22T16:30:00Z">
        <w:r w:rsidR="005C54CC">
          <w:rPr>
            <w:rFonts w:ascii="Times New Roman" w:eastAsia="宋体" w:hAnsi="Times New Roman" w:cs="Times New Roman"/>
            <w:sz w:val="24"/>
            <w:szCs w:val="24"/>
          </w:rPr>
          <w:t>two categ</w:t>
        </w:r>
      </w:ins>
      <w:ins w:id="287" w:author="Zhang Li" w:date="2022-06-22T16:31:00Z">
        <w:r w:rsidR="005C54CC">
          <w:rPr>
            <w:rFonts w:ascii="Times New Roman" w:eastAsia="宋体" w:hAnsi="Times New Roman" w:cs="Times New Roman"/>
            <w:sz w:val="24"/>
            <w:szCs w:val="24"/>
          </w:rPr>
          <w:t xml:space="preserve">ories: </w:t>
        </w:r>
      </w:ins>
      <w:r w:rsidR="00CA5769">
        <w:rPr>
          <w:rFonts w:ascii="Times New Roman" w:eastAsia="宋体" w:hAnsi="Times New Roman" w:cs="Times New Roman"/>
          <w:sz w:val="24"/>
          <w:szCs w:val="24"/>
        </w:rPr>
        <w:t xml:space="preserve">resource-proof-based </w:t>
      </w:r>
      <w:del w:id="288" w:author="Zhang Li" w:date="2022-06-22T16:31:00Z">
        <w:r w:rsidR="00CA5769" w:rsidDel="005C54CC">
          <w:rPr>
            <w:rFonts w:ascii="Times New Roman" w:eastAsia="宋体" w:hAnsi="Times New Roman" w:cs="Times New Roman"/>
            <w:sz w:val="24"/>
            <w:szCs w:val="24"/>
          </w:rPr>
          <w:delText xml:space="preserve">consensus protocols </w:delText>
        </w:r>
      </w:del>
      <w:r w:rsidR="00CA5769">
        <w:rPr>
          <w:rFonts w:ascii="Times New Roman" w:eastAsia="宋体" w:hAnsi="Times New Roman" w:cs="Times New Roman"/>
          <w:sz w:val="24"/>
          <w:szCs w:val="24"/>
        </w:rPr>
        <w:t>and communication-based</w:t>
      </w:r>
      <w:del w:id="289" w:author="Zhang Li" w:date="2022-06-22T16:31:00Z">
        <w:r w:rsidR="00CA5769" w:rsidDel="005C54CC">
          <w:rPr>
            <w:rFonts w:ascii="Times New Roman" w:eastAsia="宋体" w:hAnsi="Times New Roman" w:cs="Times New Roman"/>
            <w:sz w:val="24"/>
            <w:szCs w:val="24"/>
          </w:rPr>
          <w:delText xml:space="preserve"> consensus protocols</w:delText>
        </w:r>
      </w:del>
      <w:r w:rsidR="00CA5769">
        <w:rPr>
          <w:rFonts w:ascii="Times New Roman" w:eastAsia="宋体" w:hAnsi="Times New Roman" w:cs="Times New Roman"/>
          <w:sz w:val="24"/>
          <w:szCs w:val="24"/>
        </w:rPr>
        <w:t xml:space="preserve">. </w:t>
      </w:r>
      <w:del w:id="290" w:author="Zhang Li" w:date="2022-06-22T16:32:00Z">
        <w:r w:rsidR="00CA5769" w:rsidDel="005C54CC">
          <w:rPr>
            <w:rFonts w:ascii="Times New Roman" w:eastAsia="宋体" w:hAnsi="Times New Roman" w:cs="Times New Roman"/>
            <w:sz w:val="24"/>
            <w:szCs w:val="24"/>
          </w:rPr>
          <w:delText xml:space="preserve">We </w:delText>
        </w:r>
      </w:del>
      <w:ins w:id="291" w:author="ThinkPad" w:date="2022-06-15T20:32:00Z">
        <w:del w:id="292" w:author="Zhang Li" w:date="2022-06-22T16:32:00Z">
          <w:r w:rsidR="003568BA" w:rsidDel="005C54CC">
            <w:rPr>
              <w:rFonts w:ascii="Times New Roman" w:eastAsia="宋体" w:hAnsi="Times New Roman" w:cs="Times New Roman"/>
              <w:sz w:val="24"/>
              <w:szCs w:val="24"/>
            </w:rPr>
            <w:delText xml:space="preserve">shall give a </w:delText>
          </w:r>
        </w:del>
      </w:ins>
      <w:del w:id="293" w:author="Zhang Li" w:date="2022-06-22T16:32:00Z">
        <w:r w:rsidR="00CA5769" w:rsidDel="005C54CC">
          <w:rPr>
            <w:rFonts w:ascii="Times New Roman" w:eastAsia="宋体" w:hAnsi="Times New Roman" w:cs="Times New Roman"/>
            <w:sz w:val="24"/>
            <w:szCs w:val="24"/>
          </w:rPr>
          <w:delText xml:space="preserve">briefly introduce </w:delText>
        </w:r>
      </w:del>
      <w:ins w:id="294" w:author="ThinkPad" w:date="2022-06-15T20:32:00Z">
        <w:del w:id="295" w:author="Zhang Li" w:date="2022-06-22T16:32:00Z">
          <w:r w:rsidR="003568BA" w:rsidDel="005C54CC">
            <w:rPr>
              <w:rFonts w:ascii="Times New Roman" w:eastAsia="宋体" w:hAnsi="Times New Roman" w:cs="Times New Roman"/>
              <w:sz w:val="24"/>
              <w:szCs w:val="24"/>
            </w:rPr>
            <w:delText>review of either ty</w:delText>
          </w:r>
        </w:del>
      </w:ins>
      <w:ins w:id="296" w:author="ThinkPad" w:date="2022-06-15T20:33:00Z">
        <w:del w:id="297" w:author="Zhang Li" w:date="2022-06-22T16:32:00Z">
          <w:r w:rsidR="003568BA" w:rsidDel="005C54CC">
            <w:rPr>
              <w:rFonts w:ascii="Times New Roman" w:eastAsia="宋体" w:hAnsi="Times New Roman" w:cs="Times New Roman"/>
              <w:sz w:val="24"/>
              <w:szCs w:val="24"/>
            </w:rPr>
            <w:delText>pe</w:delText>
          </w:r>
        </w:del>
      </w:ins>
      <w:ins w:id="298" w:author="ThinkPad" w:date="2022-06-15T20:32:00Z">
        <w:del w:id="299" w:author="Zhang Li" w:date="2022-06-22T16:32:00Z">
          <w:r w:rsidR="003568BA" w:rsidDel="005C54CC">
            <w:rPr>
              <w:rFonts w:ascii="Times New Roman" w:eastAsia="宋体" w:hAnsi="Times New Roman" w:cs="Times New Roman"/>
              <w:sz w:val="24"/>
              <w:szCs w:val="24"/>
            </w:rPr>
            <w:delText xml:space="preserve"> </w:delText>
          </w:r>
        </w:del>
      </w:ins>
      <w:del w:id="300" w:author="Zhang Li" w:date="2022-06-22T16:32:00Z">
        <w:r w:rsidR="00CA5769" w:rsidDel="005C54CC">
          <w:rPr>
            <w:rFonts w:ascii="Times New Roman" w:eastAsia="宋体" w:hAnsi="Times New Roman" w:cs="Times New Roman"/>
            <w:sz w:val="24"/>
            <w:szCs w:val="24"/>
          </w:rPr>
          <w:delText xml:space="preserve">blockchain consensus protocols category in this </w:delText>
        </w:r>
      </w:del>
      <w:ins w:id="301" w:author="ThinkPad" w:date="2022-06-15T20:33:00Z">
        <w:del w:id="302" w:author="Zhang Li" w:date="2022-06-22T16:32:00Z">
          <w:r w:rsidR="003568BA" w:rsidDel="005C54CC">
            <w:rPr>
              <w:rFonts w:ascii="Times New Roman" w:eastAsia="宋体" w:hAnsi="Times New Roman" w:cs="Times New Roman"/>
              <w:sz w:val="24"/>
              <w:szCs w:val="24"/>
            </w:rPr>
            <w:delText>sub</w:delText>
          </w:r>
        </w:del>
      </w:ins>
      <w:del w:id="303" w:author="Zhang Li" w:date="2022-06-22T16:32:00Z">
        <w:r w:rsidR="00CA5769" w:rsidDel="005C54CC">
          <w:rPr>
            <w:rFonts w:ascii="Times New Roman" w:eastAsia="宋体" w:hAnsi="Times New Roman" w:cs="Times New Roman"/>
            <w:sz w:val="24"/>
            <w:szCs w:val="24"/>
          </w:rPr>
          <w:delText xml:space="preserve">section, </w:delText>
        </w:r>
      </w:del>
      <w:ins w:id="304" w:author="ThinkPad" w:date="2022-06-15T20:35:00Z">
        <w:del w:id="305" w:author="Zhang Li" w:date="2022-06-22T16:32:00Z">
          <w:r w:rsidR="00470288" w:rsidDel="005C54CC">
            <w:rPr>
              <w:rFonts w:ascii="Times New Roman" w:eastAsia="宋体" w:hAnsi="Times New Roman" w:cs="Times New Roman"/>
              <w:sz w:val="24"/>
              <w:szCs w:val="24"/>
            </w:rPr>
            <w:delText xml:space="preserve">. </w:delText>
          </w:r>
        </w:del>
        <w:bookmarkStart w:id="306" w:name="_Hlk106807983"/>
        <w:r w:rsidR="00470288">
          <w:rPr>
            <w:rFonts w:ascii="Times New Roman" w:eastAsia="宋体" w:hAnsi="Times New Roman" w:cs="Times New Roman"/>
            <w:sz w:val="24"/>
            <w:szCs w:val="24"/>
          </w:rPr>
          <w:t>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307" w:author="ThinkPad" w:date="2022-06-15T20:34:00Z">
        <w:r w:rsidR="00CA5769" w:rsidDel="00DC65B5">
          <w:rPr>
            <w:rFonts w:ascii="Times New Roman" w:eastAsia="宋体" w:hAnsi="Times New Roman" w:cs="Times New Roman"/>
            <w:sz w:val="24"/>
            <w:szCs w:val="24"/>
          </w:rPr>
          <w:delText xml:space="preserve">more precise and </w:delText>
        </w:r>
      </w:del>
      <w:ins w:id="308" w:author="ThinkPad" w:date="2022-06-15T20:32:00Z">
        <w:r w:rsidR="003568BA">
          <w:rPr>
            <w:rFonts w:ascii="Times New Roman" w:eastAsia="宋体" w:hAnsi="Times New Roman" w:cs="Times New Roman"/>
            <w:sz w:val="24"/>
            <w:szCs w:val="24"/>
          </w:rPr>
          <w:t xml:space="preserve">a </w:t>
        </w:r>
      </w:ins>
      <w:r w:rsidR="00CA5769">
        <w:rPr>
          <w:rFonts w:ascii="Times New Roman" w:eastAsia="宋体" w:hAnsi="Times New Roman" w:cs="Times New Roman"/>
          <w:sz w:val="24"/>
          <w:szCs w:val="24"/>
        </w:rPr>
        <w:t xml:space="preserve">comprehensive overview </w:t>
      </w:r>
      <w:del w:id="309" w:author="ThinkPad" w:date="2022-06-15T20:34:00Z">
        <w:r w:rsidR="00CA5769" w:rsidDel="009E1FCC">
          <w:rPr>
            <w:rFonts w:ascii="Times New Roman" w:eastAsia="宋体" w:hAnsi="Times New Roman" w:cs="Times New Roman"/>
            <w:sz w:val="24"/>
            <w:szCs w:val="24"/>
          </w:rPr>
          <w:delText xml:space="preserve">of blockchain consensus </w:delText>
        </w:r>
        <w:r w:rsidR="00CA5769" w:rsidDel="009E1FCC">
          <w:rPr>
            <w:rFonts w:ascii="Times New Roman" w:eastAsia="宋体" w:hAnsi="Times New Roman" w:cs="Times New Roman"/>
            <w:sz w:val="24"/>
            <w:szCs w:val="24"/>
          </w:rPr>
          <w:lastRenderedPageBreak/>
          <w:delText>protocols</w:delText>
        </w:r>
      </w:del>
      <w:ins w:id="310" w:author="ThinkPad" w:date="2022-06-15T20:34:00Z">
        <w:r w:rsidR="009E1FCC">
          <w:rPr>
            <w:rFonts w:ascii="Times New Roman" w:eastAsia="宋体" w:hAnsi="Times New Roman" w:cs="Times New Roman"/>
            <w:sz w:val="24"/>
            <w:szCs w:val="24"/>
          </w:rPr>
          <w:t>in this aspect</w:t>
        </w:r>
      </w:ins>
      <w:del w:id="311" w:author="ThinkPad" w:date="2022-06-15T20:35:00Z">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has been</w:delText>
        </w:r>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 xml:space="preserve">introduced </w:delText>
        </w:r>
        <w:r w:rsidR="00CA5769" w:rsidDel="00470288">
          <w:rPr>
            <w:rFonts w:ascii="Times New Roman" w:eastAsia="宋体" w:hAnsi="Times New Roman" w:cs="Times New Roman"/>
            <w:sz w:val="24"/>
            <w:szCs w:val="24"/>
          </w:rPr>
          <w:delText>in</w:delText>
        </w:r>
      </w:del>
      <w:ins w:id="312" w:author="ThinkPad" w:date="2022-06-15T20:35:00Z">
        <w:r w:rsidR="00470288">
          <w:rPr>
            <w:rFonts w:ascii="Times New Roman" w:eastAsia="宋体" w:hAnsi="Times New Roman" w:cs="Times New Roman"/>
            <w:sz w:val="24"/>
            <w:szCs w:val="24"/>
          </w:rPr>
          <w:t>, please refer to</w:t>
        </w:r>
      </w:ins>
      <w:r w:rsidR="00CA5769">
        <w:rPr>
          <w:rFonts w:ascii="Times New Roman" w:eastAsia="宋体" w:hAnsi="Times New Roman" w:cs="Times New Roman"/>
          <w:sz w:val="24"/>
          <w:szCs w:val="24"/>
        </w:rPr>
        <w:t xml:space="preserve"> [13].</w:t>
      </w:r>
      <w:bookmarkEnd w:id="306"/>
    </w:p>
    <w:p w14:paraId="4B245B92" w14:textId="6B05A779" w:rsidR="009118A3" w:rsidRDefault="00CA5769" w:rsidP="00CA5769">
      <w:pPr>
        <w:spacing w:afterLines="100" w:after="312"/>
        <w:ind w:firstLine="420"/>
        <w:rPr>
          <w:ins w:id="313" w:author="Zhang Li" w:date="2022-06-22T17:19:00Z"/>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w:t>
      </w:r>
      <w:del w:id="314" w:author="Zhang Li" w:date="2022-06-22T16:33:00Z">
        <w:r w:rsidDel="00B13702">
          <w:rPr>
            <w:rFonts w:ascii="Times New Roman" w:eastAsia="宋体" w:hAnsi="Times New Roman" w:cs="Times New Roman"/>
            <w:sz w:val="24"/>
            <w:szCs w:val="24"/>
          </w:rPr>
          <w:delText>participants</w:delText>
        </w:r>
      </w:del>
      <w:ins w:id="315" w:author="ThinkPad" w:date="2022-06-15T20:40:00Z">
        <w:del w:id="316" w:author="Zhang Li" w:date="2022-06-22T16:33:00Z">
          <w:r w:rsidR="00C22986" w:rsidDel="00B13702">
            <w:rPr>
              <w:rFonts w:ascii="Times New Roman" w:eastAsia="宋体" w:hAnsi="Times New Roman" w:cs="Times New Roman"/>
              <w:sz w:val="24"/>
              <w:szCs w:val="24"/>
            </w:rPr>
            <w:delText xml:space="preserve"> </w:delText>
          </w:r>
        </w:del>
      </w:ins>
      <w:ins w:id="317" w:author="Zhang Li" w:date="2022-06-22T16:33:00Z">
        <w:r w:rsidR="00B13702">
          <w:rPr>
            <w:rFonts w:ascii="Times New Roman" w:eastAsia="宋体" w:hAnsi="Times New Roman" w:cs="Times New Roman"/>
            <w:sz w:val="24"/>
            <w:szCs w:val="24"/>
          </w:rPr>
          <w:t xml:space="preserve">consensus nodes </w:t>
        </w:r>
      </w:ins>
      <w:ins w:id="318" w:author="ThinkPad" w:date="2022-06-15T20:40:00Z">
        <w:r w:rsidR="00C22986">
          <w:rPr>
            <w:rFonts w:ascii="Times New Roman" w:eastAsia="宋体" w:hAnsi="Times New Roman" w:cs="Times New Roman"/>
            <w:sz w:val="24"/>
            <w:szCs w:val="24"/>
          </w:rPr>
          <w:t>to</w:t>
        </w:r>
      </w:ins>
      <w:r>
        <w:rPr>
          <w:rFonts w:ascii="Times New Roman" w:eastAsia="宋体" w:hAnsi="Times New Roman" w:cs="Times New Roman"/>
          <w:sz w:val="24"/>
          <w:szCs w:val="24"/>
        </w:rPr>
        <w:t xml:space="preserve"> compete for </w:t>
      </w:r>
      <w:ins w:id="319"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320" w:author="ThinkPad" w:date="2022-06-15T20:40:00Z">
        <w:r w:rsidDel="00C22986">
          <w:rPr>
            <w:rFonts w:ascii="Times New Roman" w:eastAsia="宋体" w:hAnsi="Times New Roman" w:cs="Times New Roman"/>
            <w:sz w:val="24"/>
            <w:szCs w:val="24"/>
          </w:rPr>
          <w:delText xml:space="preserve">proposal </w:delText>
        </w:r>
      </w:del>
      <w:ins w:id="321" w:author="ThinkPad" w:date="2022-06-15T20:40:00Z">
        <w:r w:rsidR="00C22986">
          <w:rPr>
            <w:rFonts w:ascii="Times New Roman" w:eastAsia="宋体" w:hAnsi="Times New Roman" w:cs="Times New Roman"/>
            <w:sz w:val="24"/>
            <w:szCs w:val="24"/>
          </w:rPr>
          <w:t>propos</w:t>
        </w:r>
      </w:ins>
      <w:ins w:id="322" w:author="ThinkPad" w:date="2022-06-15T20:41:00Z">
        <w:r w:rsidR="00C22986">
          <w:rPr>
            <w:rFonts w:ascii="Times New Roman" w:eastAsia="宋体" w:hAnsi="Times New Roman" w:cs="Times New Roman"/>
            <w:sz w:val="24"/>
            <w:szCs w:val="24"/>
          </w:rPr>
          <w:t>al</w:t>
        </w:r>
      </w:ins>
      <w:ins w:id="323"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324" w:author="ThinkPad" w:date="2022-06-15T20:40:00Z">
        <w:r w:rsidDel="00C22986">
          <w:rPr>
            <w:rFonts w:ascii="Times New Roman" w:eastAsia="宋体" w:hAnsi="Times New Roman" w:cs="Times New Roman"/>
            <w:sz w:val="24"/>
            <w:szCs w:val="24"/>
          </w:rPr>
          <w:delText xml:space="preserve">through </w:delText>
        </w:r>
      </w:del>
      <w:ins w:id="325"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326"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327"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w:t>
      </w:r>
      <w:del w:id="328" w:author="Zhang Li" w:date="2022-06-22T16:36:00Z">
        <w:r w:rsidDel="00B13702">
          <w:rPr>
            <w:rFonts w:ascii="Times New Roman" w:eastAsia="宋体" w:hAnsi="Times New Roman" w:cs="Times New Roman"/>
            <w:sz w:val="24"/>
            <w:szCs w:val="24"/>
          </w:rPr>
          <w:delText>al</w:delText>
        </w:r>
      </w:del>
      <w:r>
        <w:rPr>
          <w:rFonts w:ascii="Times New Roman" w:eastAsia="宋体" w:hAnsi="Times New Roman" w:cs="Times New Roman"/>
          <w:sz w:val="24"/>
          <w:szCs w:val="24"/>
        </w:rPr>
        <w:t xml:space="preserve"> proof-of-physical-resources consensus </w:t>
      </w:r>
      <w:del w:id="329" w:author="Zhang Li" w:date="2022-06-22T16:36:00Z">
        <w:r w:rsidDel="00B13702">
          <w:rPr>
            <w:rFonts w:ascii="Times New Roman" w:eastAsia="宋体" w:hAnsi="Times New Roman" w:cs="Times New Roman"/>
            <w:sz w:val="24"/>
            <w:szCs w:val="24"/>
          </w:rPr>
          <w:delText xml:space="preserve">algorithm </w:delText>
        </w:r>
      </w:del>
      <w:ins w:id="330" w:author="Zhang Li" w:date="2022-06-22T16:36: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w:t>
      </w:r>
      <w:del w:id="331" w:author="ThinkPad" w:date="2022-06-15T20:42:00Z">
        <w:r w:rsidDel="00C22986">
          <w:rPr>
            <w:rFonts w:ascii="Times New Roman" w:eastAsia="宋体" w:hAnsi="Times New Roman" w:cs="Times New Roman"/>
            <w:sz w:val="24"/>
            <w:szCs w:val="24"/>
          </w:rPr>
          <w:delText xml:space="preserve">by </w:delText>
        </w:r>
      </w:del>
      <w:ins w:id="332"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w:t>
      </w:r>
      <w:del w:id="333" w:author="ThinkPad" w:date="2022-06-15T20:42:00Z">
        <w:r w:rsidDel="00C22986">
          <w:rPr>
            <w:rFonts w:ascii="Times New Roman" w:eastAsia="宋体" w:hAnsi="Times New Roman" w:cs="Times New Roman"/>
            <w:sz w:val="24"/>
            <w:szCs w:val="24"/>
          </w:rPr>
          <w:delText xml:space="preserve">chance </w:delText>
        </w:r>
      </w:del>
      <w:ins w:id="334"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w:t>
      </w:r>
      <w:del w:id="335" w:author="Zhang Li" w:date="2022-06-22T16:37:00Z">
        <w:r w:rsidDel="00B13702">
          <w:rPr>
            <w:rFonts w:ascii="Times New Roman" w:eastAsia="宋体" w:hAnsi="Times New Roman" w:cs="Times New Roman"/>
            <w:sz w:val="24"/>
            <w:szCs w:val="24"/>
          </w:rPr>
          <w:delText xml:space="preserve">algorithm </w:delText>
        </w:r>
      </w:del>
      <w:ins w:id="336" w:author="Zhang Li" w:date="2022-06-22T16:37: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cannot provide instant consensus finality of blockchain protocol [14]. Actually, </w:t>
      </w:r>
      <w:del w:id="337" w:author="ThinkPad" w:date="2022-06-15T20:42:00Z">
        <w:r w:rsidDel="00C22986">
          <w:rPr>
            <w:rFonts w:ascii="Times New Roman" w:eastAsia="宋体" w:hAnsi="Times New Roman" w:cs="Times New Roman"/>
            <w:sz w:val="24"/>
            <w:szCs w:val="24"/>
          </w:rPr>
          <w:delText xml:space="preserve">while </w:delText>
        </w:r>
      </w:del>
      <w:ins w:id="338" w:author="ThinkPad" w:date="2022-06-15T20:42:00Z">
        <w:del w:id="339" w:author="Zhang Li" w:date="2022-06-22T16:37:00Z">
          <w:r w:rsidR="00C22986" w:rsidDel="00B13702">
            <w:rPr>
              <w:rFonts w:ascii="Times New Roman" w:eastAsia="宋体" w:hAnsi="Times New Roman" w:cs="Times New Roman"/>
              <w:sz w:val="24"/>
              <w:szCs w:val="24"/>
            </w:rPr>
            <w:delText>when</w:delText>
          </w:r>
        </w:del>
      </w:ins>
      <w:ins w:id="340" w:author="Zhang Li" w:date="2022-06-22T16:37:00Z">
        <w:r w:rsidR="00B13702">
          <w:rPr>
            <w:rFonts w:ascii="Times New Roman" w:eastAsia="宋体" w:hAnsi="Times New Roman" w:cs="Times New Roman"/>
            <w:sz w:val="24"/>
            <w:szCs w:val="24"/>
          </w:rPr>
          <w:t>even though</w:t>
        </w:r>
      </w:ins>
      <w:ins w:id="341" w:author="ThinkPad" w:date="2022-06-15T20:42: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del w:id="342"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343" w:author="Zhang Li" w:date="2022-06-22T16:39:00Z">
        <w:r w:rsidR="00F71446">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w:t>
      </w:r>
      <w:del w:id="344" w:author="Zhang Li" w:date="2022-06-22T16:39:00Z">
        <w:r w:rsidDel="00F71446">
          <w:rPr>
            <w:rFonts w:ascii="Times New Roman" w:eastAsia="宋体" w:hAnsi="Times New Roman" w:cs="Times New Roman"/>
            <w:sz w:val="24"/>
            <w:szCs w:val="24"/>
          </w:rPr>
          <w:delText xml:space="preserve">of </w:delText>
        </w:r>
      </w:del>
      <w:ins w:id="345" w:author="ThinkPad" w:date="2022-06-15T20:43:00Z">
        <w:del w:id="346" w:author="Zhang Li" w:date="2022-06-22T16:39:00Z">
          <w:r w:rsidR="00C22986" w:rsidDel="00F71446">
            <w:rPr>
              <w:rFonts w:ascii="Times New Roman" w:eastAsia="宋体" w:hAnsi="Times New Roman" w:cs="Times New Roman"/>
              <w:sz w:val="24"/>
              <w:szCs w:val="24"/>
            </w:rPr>
            <w:delText xml:space="preserve">for </w:delText>
          </w:r>
        </w:del>
      </w:ins>
      <w:del w:id="347" w:author="Zhang Li" w:date="2022-06-22T16:39:00Z">
        <w:r w:rsidDel="00F71446">
          <w:rPr>
            <w:rFonts w:ascii="Times New Roman" w:eastAsia="宋体" w:hAnsi="Times New Roman" w:cs="Times New Roman"/>
            <w:sz w:val="24"/>
            <w:szCs w:val="24"/>
          </w:rPr>
          <w:delText xml:space="preserve">generate </w:delText>
        </w:r>
      </w:del>
      <w:ins w:id="348" w:author="ThinkPad" w:date="2022-06-15T20:43:00Z">
        <w:del w:id="349" w:author="Zhang Li" w:date="2022-06-22T16:39:00Z">
          <w:r w:rsidR="00C22986" w:rsidDel="00F71446">
            <w:rPr>
              <w:rFonts w:ascii="Times New Roman" w:eastAsia="宋体" w:hAnsi="Times New Roman" w:cs="Times New Roman"/>
              <w:sz w:val="24"/>
              <w:szCs w:val="24"/>
            </w:rPr>
            <w:delText xml:space="preserve">generating </w:delText>
          </w:r>
        </w:del>
      </w:ins>
      <w:ins w:id="350" w:author="Zhang Li" w:date="2022-06-22T16:39:00Z">
        <w:r w:rsidR="00F71446">
          <w:rPr>
            <w:rFonts w:ascii="Times New Roman" w:eastAsia="宋体" w:hAnsi="Times New Roman" w:cs="Times New Roman"/>
            <w:sz w:val="24"/>
            <w:szCs w:val="24"/>
          </w:rPr>
          <w:t xml:space="preserve">of generate </w:t>
        </w:r>
      </w:ins>
      <w:r>
        <w:rPr>
          <w:rFonts w:ascii="Times New Roman" w:eastAsia="宋体" w:hAnsi="Times New Roman" w:cs="Times New Roman"/>
          <w:sz w:val="24"/>
          <w:szCs w:val="24"/>
        </w:rPr>
        <w:t xml:space="preserve">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-based blockchain protocol is</w:t>
      </w:r>
      <w:ins w:id="351"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352" w:author="ThinkPad" w:date="2022-06-15T20:43:00Z">
        <w:r w:rsidDel="00C22986">
          <w:rPr>
            <w:rFonts w:ascii="Times New Roman" w:eastAsia="宋体" w:hAnsi="Times New Roman" w:cs="Times New Roman"/>
            <w:sz w:val="24"/>
            <w:szCs w:val="24"/>
          </w:rPr>
          <w:delText>ation</w:delText>
        </w:r>
      </w:del>
      <w:ins w:id="353"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w:t>
      </w:r>
      <w:ins w:id="354" w:author="Zhang Li" w:date="2022-06-22T17:16:00Z">
        <w:r w:rsidR="009118A3">
          <w:rPr>
            <w:rFonts w:ascii="Times New Roman" w:eastAsia="宋体" w:hAnsi="Times New Roman" w:cs="Times New Roman"/>
            <w:sz w:val="24"/>
            <w:szCs w:val="24"/>
          </w:rPr>
          <w:t xml:space="preserve"> </w:t>
        </w:r>
      </w:ins>
      <w:ins w:id="355" w:author="Zhang Li" w:date="2022-06-22T17:19:00Z">
        <w:r w:rsidR="009118A3">
          <w:rPr>
            <w:rFonts w:ascii="Times New Roman" w:eastAsia="宋体" w:hAnsi="Times New Roman" w:cs="Times New Roman"/>
            <w:sz w:val="24"/>
            <w:szCs w:val="24"/>
          </w:rPr>
          <w:t xml:space="preserve">In order to </w:t>
        </w:r>
      </w:ins>
      <w:ins w:id="356" w:author="Zhang Li" w:date="2022-06-22T17:20:00Z">
        <w:r w:rsidR="009118A3">
          <w:rPr>
            <w:rFonts w:ascii="Times New Roman" w:eastAsia="宋体" w:hAnsi="Times New Roman" w:cs="Times New Roman"/>
            <w:sz w:val="24"/>
            <w:szCs w:val="24"/>
          </w:rPr>
          <w:t xml:space="preserve">improve the performance of blockchain system, some other </w:t>
        </w:r>
      </w:ins>
      <w:ins w:id="357" w:author="Zhang Li" w:date="2022-06-22T17:21:00Z">
        <w:r w:rsidR="009118A3">
          <w:rPr>
            <w:rFonts w:ascii="Times New Roman" w:eastAsia="宋体" w:hAnsi="Times New Roman" w:cs="Times New Roman"/>
            <w:sz w:val="24"/>
            <w:szCs w:val="24"/>
          </w:rPr>
          <w:t xml:space="preserve">physical-resource-proof-based consensus protocols have been proposed. For example, </w:t>
        </w:r>
      </w:ins>
      <w:ins w:id="358" w:author="Zhang Li" w:date="2022-06-22T17:23:00Z">
        <w:r w:rsidR="009118A3">
          <w:rPr>
            <w:rFonts w:ascii="Times New Roman" w:eastAsia="宋体" w:hAnsi="Times New Roman" w:cs="Times New Roman"/>
            <w:sz w:val="24"/>
            <w:szCs w:val="24"/>
          </w:rPr>
          <w:t xml:space="preserve">consensus nodes running </w:t>
        </w:r>
      </w:ins>
      <w:ins w:id="359" w:author="Zhang Li" w:date="2022-06-22T17:22: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Sp</w:t>
        </w:r>
        <w:r w:rsidR="009118A3">
          <w:rPr>
            <w:rFonts w:ascii="Times New Roman" w:eastAsia="宋体" w:hAnsi="Times New Roman" w:cs="Times New Roman"/>
            <w:sz w:val="24"/>
            <w:szCs w:val="24"/>
          </w:rPr>
          <w:t>a</w:t>
        </w:r>
        <w:r w:rsidR="009118A3" w:rsidRPr="00660500">
          <w:rPr>
            <w:rFonts w:ascii="Times New Roman" w:eastAsia="宋体" w:hAnsi="Times New Roman" w:cs="Times New Roman"/>
            <w:sz w:val="24"/>
            <w:szCs w:val="24"/>
          </w:rPr>
          <w:t>ce</w:t>
        </w:r>
        <w:r w:rsidR="009118A3">
          <w:rPr>
            <w:rFonts w:ascii="Times New Roman" w:eastAsia="宋体" w:hAnsi="Times New Roman" w:cs="Times New Roman"/>
            <w:sz w:val="24"/>
            <w:szCs w:val="24"/>
          </w:rPr>
          <w:t xml:space="preserve"> consensus protocol </w:t>
        </w:r>
        <w:r w:rsidR="009118A3" w:rsidRPr="00660500">
          <w:rPr>
            <w:rFonts w:ascii="Times New Roman" w:eastAsia="宋体" w:hAnsi="Times New Roman" w:cs="Times New Roman"/>
            <w:sz w:val="24"/>
            <w:szCs w:val="24"/>
          </w:rPr>
          <w:t>[15]</w:t>
        </w:r>
        <w:r w:rsidR="009118A3">
          <w:rPr>
            <w:rFonts w:ascii="Times New Roman" w:eastAsia="宋体" w:hAnsi="Times New Roman" w:cs="Times New Roman"/>
            <w:sz w:val="24"/>
            <w:szCs w:val="24"/>
          </w:rPr>
          <w:t xml:space="preserve"> </w:t>
        </w:r>
      </w:ins>
      <w:ins w:id="360" w:author="Zhang Li" w:date="2022-06-22T17:24:00Z">
        <w:r w:rsidR="009118A3" w:rsidRPr="00660500">
          <w:rPr>
            <w:rFonts w:ascii="Times New Roman" w:eastAsia="宋体" w:hAnsi="Times New Roman" w:cs="Times New Roman"/>
            <w:sz w:val="24"/>
            <w:szCs w:val="24"/>
          </w:rPr>
          <w:t xml:space="preserve">compete for </w:t>
        </w:r>
        <w:r w:rsidR="009118A3">
          <w:rPr>
            <w:rFonts w:ascii="Times New Roman" w:eastAsia="宋体" w:hAnsi="Times New Roman" w:cs="Times New Roman"/>
            <w:sz w:val="24"/>
            <w:szCs w:val="24"/>
          </w:rPr>
          <w:t>block proposal</w:t>
        </w:r>
        <w:r w:rsidR="009118A3" w:rsidRPr="00660500">
          <w:rPr>
            <w:rFonts w:ascii="Times New Roman" w:eastAsia="宋体" w:hAnsi="Times New Roman" w:cs="Times New Roman"/>
            <w:sz w:val="24"/>
            <w:szCs w:val="24"/>
          </w:rPr>
          <w:t xml:space="preserve"> right through occupied memory or disk space</w:t>
        </w:r>
        <w:r w:rsidR="009118A3">
          <w:rPr>
            <w:rFonts w:ascii="Times New Roman" w:eastAsia="宋体" w:hAnsi="Times New Roman" w:cs="Times New Roman"/>
            <w:sz w:val="24"/>
            <w:szCs w:val="24"/>
          </w:rPr>
          <w:t xml:space="preserve">, and </w:t>
        </w:r>
      </w:ins>
      <w:ins w:id="361" w:author="Zhang Li" w:date="2022-06-22T17:23:00Z">
        <w:r w:rsidR="009118A3">
          <w:rPr>
            <w:rFonts w:ascii="Times New Roman" w:eastAsia="宋体" w:hAnsi="Times New Roman" w:cs="Times New Roman"/>
            <w:sz w:val="24"/>
            <w:szCs w:val="24"/>
          </w:rPr>
          <w:t>achieve consensus within about 4 minutes.</w:t>
        </w:r>
      </w:ins>
      <w:ins w:id="362" w:author="Zhang Li" w:date="2022-06-22T17:24:00Z">
        <w:r w:rsidR="009118A3">
          <w:rPr>
            <w:rFonts w:ascii="Times New Roman" w:eastAsia="宋体" w:hAnsi="Times New Roman" w:cs="Times New Roman"/>
            <w:sz w:val="24"/>
            <w:szCs w:val="24"/>
          </w:rPr>
          <w:t xml:space="preserve"> </w:t>
        </w:r>
      </w:ins>
      <w:ins w:id="363" w:author="Zhang Li" w:date="2022-06-22T17:25: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 xml:space="preserve">-Burn consensus protocol </w:t>
        </w:r>
        <w:r w:rsidR="009118A3" w:rsidRPr="00660500">
          <w:rPr>
            <w:rFonts w:ascii="Times New Roman" w:eastAsia="宋体" w:hAnsi="Times New Roman" w:cs="Times New Roman"/>
            <w:sz w:val="24"/>
            <w:szCs w:val="24"/>
          </w:rPr>
          <w:t>[16]</w:t>
        </w:r>
        <w:r w:rsidR="009118A3">
          <w:rPr>
            <w:rFonts w:ascii="Times New Roman" w:eastAsia="宋体" w:hAnsi="Times New Roman" w:cs="Times New Roman"/>
            <w:sz w:val="24"/>
            <w:szCs w:val="24"/>
          </w:rPr>
          <w:t xml:space="preserve"> belongs to the category </w:t>
        </w:r>
      </w:ins>
      <w:ins w:id="364" w:author="Zhang Li" w:date="2022-06-22T17:26:00Z">
        <w:r w:rsidR="009118A3">
          <w:rPr>
            <w:rFonts w:ascii="Times New Roman" w:eastAsia="宋体" w:hAnsi="Times New Roman" w:cs="Times New Roman"/>
            <w:sz w:val="24"/>
            <w:szCs w:val="24"/>
          </w:rPr>
          <w:t>of physical-resources-</w:t>
        </w:r>
        <w:r w:rsidR="00CC27D9">
          <w:rPr>
            <w:rFonts w:ascii="Times New Roman" w:eastAsia="宋体" w:hAnsi="Times New Roman" w:cs="Times New Roman"/>
            <w:sz w:val="24"/>
            <w:szCs w:val="24"/>
          </w:rPr>
          <w:t>proof-based</w:t>
        </w:r>
        <w:r w:rsidR="009118A3">
          <w:rPr>
            <w:rFonts w:ascii="Times New Roman" w:eastAsia="宋体" w:hAnsi="Times New Roman" w:cs="Times New Roman"/>
            <w:sz w:val="24"/>
            <w:szCs w:val="24"/>
          </w:rPr>
          <w:t xml:space="preserve"> consensus</w:t>
        </w:r>
        <w:r w:rsidR="00CC27D9">
          <w:rPr>
            <w:rFonts w:ascii="Times New Roman" w:eastAsia="宋体" w:hAnsi="Times New Roman" w:cs="Times New Roman"/>
            <w:sz w:val="24"/>
            <w:szCs w:val="24"/>
          </w:rPr>
          <w:t xml:space="preserve"> </w:t>
        </w:r>
      </w:ins>
      <w:ins w:id="365" w:author="Zhang Li" w:date="2022-06-22T17:27:00Z">
        <w:r w:rsidR="00CC27D9">
          <w:rPr>
            <w:rFonts w:ascii="Times New Roman" w:eastAsia="宋体" w:hAnsi="Times New Roman" w:cs="Times New Roman"/>
            <w:sz w:val="24"/>
            <w:szCs w:val="24"/>
          </w:rPr>
          <w:t>protocols. C</w:t>
        </w:r>
        <w:r w:rsidR="00CC27D9" w:rsidRPr="00660500">
          <w:rPr>
            <w:rFonts w:ascii="Times New Roman" w:eastAsia="宋体" w:hAnsi="Times New Roman" w:cs="Times New Roman"/>
            <w:sz w:val="24"/>
            <w:szCs w:val="24"/>
          </w:rPr>
          <w:t xml:space="preserve">onsensus nodes </w:t>
        </w:r>
        <w:r w:rsidR="00CC27D9">
          <w:rPr>
            <w:rFonts w:ascii="Times New Roman" w:eastAsia="宋体" w:hAnsi="Times New Roman" w:cs="Times New Roman"/>
            <w:sz w:val="24"/>
            <w:szCs w:val="24"/>
          </w:rPr>
          <w:t>obtain block proposal chance</w:t>
        </w:r>
        <w:r w:rsidR="00CC27D9" w:rsidRPr="00660500">
          <w:rPr>
            <w:rFonts w:ascii="Times New Roman" w:eastAsia="宋体" w:hAnsi="Times New Roman" w:cs="Times New Roman"/>
            <w:sz w:val="24"/>
            <w:szCs w:val="24"/>
          </w:rPr>
          <w:t xml:space="preserve"> by burning another “</w:t>
        </w:r>
        <w:r w:rsidR="00CC27D9">
          <w:rPr>
            <w:rFonts w:ascii="Times New Roman" w:eastAsia="宋体" w:hAnsi="Times New Roman" w:cs="Times New Roman"/>
            <w:sz w:val="24"/>
            <w:szCs w:val="24"/>
          </w:rPr>
          <w:t>coin</w:t>
        </w:r>
        <w:r w:rsidR="00CC27D9" w:rsidRPr="00660500">
          <w:rPr>
            <w:rFonts w:ascii="Times New Roman" w:eastAsia="宋体" w:hAnsi="Times New Roman" w:cs="Times New Roman"/>
            <w:sz w:val="24"/>
            <w:szCs w:val="24"/>
          </w:rPr>
          <w:t>” such as Bitcoin.</w:t>
        </w:r>
      </w:ins>
    </w:p>
    <w:p w14:paraId="060A7C41" w14:textId="77777777" w:rsidR="00A37202" w:rsidRDefault="00CA5769" w:rsidP="00CA5769">
      <w:pPr>
        <w:spacing w:afterLines="100" w:after="312"/>
        <w:ind w:firstLine="420"/>
        <w:rPr>
          <w:ins w:id="366" w:author="Zhang Li" w:date="2022-06-22T21:11:00Z"/>
          <w:rFonts w:ascii="Times New Roman" w:eastAsia="宋体" w:hAnsi="Times New Roman" w:cs="Times New Roman"/>
          <w:sz w:val="24"/>
          <w:szCs w:val="24"/>
        </w:rPr>
      </w:pPr>
      <w:del w:id="367" w:author="Zhang Li" w:date="2022-06-22T21:10:00Z">
        <w:r w:rsidDel="00A37202">
          <w:rPr>
            <w:rFonts w:ascii="Times New Roman" w:eastAsia="宋体" w:hAnsi="Times New Roman" w:cs="Times New Roman"/>
            <w:sz w:val="24"/>
            <w:szCs w:val="24"/>
          </w:rPr>
          <w:delText xml:space="preserve"> </w:delText>
        </w:r>
      </w:del>
      <w:ins w:id="368" w:author="ThinkPad" w:date="2022-06-15T20:56:00Z">
        <w:del w:id="369" w:author="Zhang Li" w:date="2022-06-22T21:11:00Z">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and </w:delText>
          </w:r>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w:delText>
          </w:r>
        </w:del>
      </w:ins>
      <w:del w:id="370" w:author="Zhang Li" w:date="2022-06-22T21:11:00Z">
        <w:r w:rsidRPr="002A08F2" w:rsidDel="00A37202">
          <w:rPr>
            <w:rFonts w:ascii="Times New Roman" w:eastAsia="宋体" w:hAnsi="Times New Roman" w:cs="Times New Roman"/>
            <w:sz w:val="24"/>
            <w:szCs w:val="24"/>
            <w:highlight w:val="yellow"/>
            <w:rPrChange w:id="371" w:author="ThinkPad" w:date="2022-06-15T20:46:00Z">
              <w:rPr>
                <w:rFonts w:ascii="Times New Roman" w:eastAsia="宋体" w:hAnsi="Times New Roman" w:cs="Times New Roman"/>
                <w:sz w:val="24"/>
                <w:szCs w:val="24"/>
              </w:rPr>
            </w:rPrChange>
          </w:rPr>
          <w:delText>In addition, there are</w:delText>
        </w:r>
      </w:del>
      <w:ins w:id="372" w:author="ThinkPad" w:date="2022-06-15T20:57:00Z">
        <w:del w:id="373" w:author="Zhang Li" w:date="2022-06-22T21:11:00Z">
          <w:r w:rsidR="00F67340" w:rsidDel="00A37202">
            <w:rPr>
              <w:rFonts w:ascii="Times New Roman" w:eastAsia="宋体" w:hAnsi="Times New Roman" w:cs="Times New Roman"/>
              <w:sz w:val="24"/>
              <w:szCs w:val="24"/>
              <w:highlight w:val="yellow"/>
            </w:rPr>
            <w:delText>also</w:delText>
          </w:r>
        </w:del>
      </w:ins>
      <w:del w:id="374" w:author="Zhang Li" w:date="2022-06-22T21:11:00Z">
        <w:r w:rsidRPr="002A08F2" w:rsidDel="00A37202">
          <w:rPr>
            <w:rFonts w:ascii="Times New Roman" w:eastAsia="宋体" w:hAnsi="Times New Roman" w:cs="Times New Roman"/>
            <w:sz w:val="24"/>
            <w:szCs w:val="24"/>
            <w:highlight w:val="yellow"/>
            <w:rPrChange w:id="375" w:author="ThinkPad" w:date="2022-06-15T20:46:00Z">
              <w:rPr>
                <w:rFonts w:ascii="Times New Roman" w:eastAsia="宋体" w:hAnsi="Times New Roman" w:cs="Times New Roman"/>
                <w:sz w:val="24"/>
                <w:szCs w:val="24"/>
              </w:rPr>
            </w:rPrChange>
          </w:rPr>
          <w:delText xml:space="preserve"> some other</w:delText>
        </w:r>
      </w:del>
      <w:ins w:id="376" w:author="ThinkPad" w:date="2022-06-15T20:58:00Z">
        <w:del w:id="377" w:author="Zhang Li" w:date="2022-06-22T21:11:00Z">
          <w:r w:rsidR="00F67340" w:rsidDel="00A37202">
            <w:rPr>
              <w:rFonts w:ascii="Times New Roman" w:eastAsia="宋体" w:hAnsi="Times New Roman" w:cs="Times New Roman"/>
              <w:sz w:val="24"/>
              <w:szCs w:val="24"/>
              <w:highlight w:val="yellow"/>
            </w:rPr>
            <w:delText>belong to the category of</w:delText>
          </w:r>
        </w:del>
      </w:ins>
      <w:del w:id="378" w:author="Zhang Li" w:date="2022-06-22T21:11:00Z">
        <w:r w:rsidRPr="002A08F2" w:rsidDel="00A37202">
          <w:rPr>
            <w:rFonts w:ascii="Times New Roman" w:eastAsia="宋体" w:hAnsi="Times New Roman" w:cs="Times New Roman"/>
            <w:sz w:val="24"/>
            <w:szCs w:val="24"/>
            <w:highlight w:val="yellow"/>
            <w:rPrChange w:id="379" w:author="ThinkPad" w:date="2022-06-15T20:46:00Z">
              <w:rPr>
                <w:rFonts w:ascii="Times New Roman" w:eastAsia="宋体" w:hAnsi="Times New Roman" w:cs="Times New Roman"/>
                <w:sz w:val="24"/>
                <w:szCs w:val="24"/>
              </w:rPr>
            </w:rPrChange>
          </w:rPr>
          <w:delText xml:space="preserve"> physical-resource-proof-based consensus protocols include</w:delText>
        </w:r>
      </w:del>
      <w:ins w:id="380" w:author="ThinkPad" w:date="2022-06-15T20:57:00Z">
        <w:del w:id="381" w:author="Zhang Li" w:date="2022-06-22T21:11:00Z">
          <w:r w:rsidR="00F67340" w:rsidDel="00A37202">
            <w:rPr>
              <w:rFonts w:ascii="Times New Roman" w:eastAsia="宋体" w:hAnsi="Times New Roman" w:cs="Times New Roman"/>
              <w:sz w:val="24"/>
              <w:szCs w:val="24"/>
              <w:highlight w:val="yellow"/>
            </w:rPr>
            <w:delText>.</w:delText>
          </w:r>
        </w:del>
      </w:ins>
      <w:del w:id="382" w:author="Zhang Li" w:date="2022-06-22T21:11:00Z">
        <w:r w:rsidRPr="002A08F2" w:rsidDel="00A37202">
          <w:rPr>
            <w:rFonts w:ascii="Times New Roman" w:eastAsia="宋体" w:hAnsi="Times New Roman" w:cs="Times New Roman"/>
            <w:sz w:val="24"/>
            <w:szCs w:val="24"/>
            <w:highlight w:val="yellow"/>
            <w:rPrChange w:id="383" w:author="ThinkPad" w:date="2022-06-15T20:46:00Z">
              <w:rPr>
                <w:rFonts w:ascii="Times New Roman" w:eastAsia="宋体" w:hAnsi="Times New Roman" w:cs="Times New Roman"/>
                <w:sz w:val="24"/>
                <w:szCs w:val="24"/>
              </w:rPr>
            </w:rPrChange>
          </w:rPr>
          <w:delText xml:space="preserve"> Proof of Space [15], in which</w:delText>
        </w:r>
      </w:del>
      <w:ins w:id="384" w:author="ThinkPad" w:date="2022-06-15T20:58:00Z">
        <w:del w:id="385" w:author="Zhang Li" w:date="2022-06-22T21:11:00Z">
          <w:r w:rsidR="00F67340" w:rsidDel="00A37202">
            <w:rPr>
              <w:rFonts w:ascii="Times New Roman" w:eastAsia="宋体" w:hAnsi="Times New Roman" w:cs="Times New Roman"/>
              <w:sz w:val="24"/>
              <w:szCs w:val="24"/>
              <w:highlight w:val="yellow"/>
            </w:rPr>
            <w:delText>In</w:delText>
          </w:r>
        </w:del>
      </w:ins>
      <w:ins w:id="386" w:author="ThinkPad" w:date="2022-06-15T20:57:00Z">
        <w:del w:id="387" w:author="Zhang Li" w:date="2022-06-22T21:11:00Z">
          <w:r w:rsidR="00F67340" w:rsidDel="00A37202">
            <w:rPr>
              <w:rFonts w:ascii="Times New Roman" w:eastAsia="宋体" w:hAnsi="Times New Roman" w:cs="Times New Roman"/>
              <w:sz w:val="24"/>
              <w:szCs w:val="24"/>
              <w:highlight w:val="yellow"/>
            </w:rPr>
            <w:delText xml:space="preserve"> the former,</w:delText>
          </w:r>
        </w:del>
      </w:ins>
      <w:del w:id="388" w:author="Zhang Li" w:date="2022-06-22T21:11:00Z">
        <w:r w:rsidRPr="002A08F2" w:rsidDel="00A37202">
          <w:rPr>
            <w:rFonts w:ascii="Times New Roman" w:eastAsia="宋体" w:hAnsi="Times New Roman" w:cs="Times New Roman"/>
            <w:sz w:val="24"/>
            <w:szCs w:val="24"/>
            <w:highlight w:val="yellow"/>
            <w:rPrChange w:id="389" w:author="ThinkPad" w:date="2022-06-15T20:46:00Z">
              <w:rPr>
                <w:rFonts w:ascii="Times New Roman" w:eastAsia="宋体" w:hAnsi="Times New Roman" w:cs="Times New Roman"/>
                <w:sz w:val="24"/>
                <w:szCs w:val="24"/>
              </w:rPr>
            </w:rPrChange>
          </w:rPr>
          <w:delText xml:space="preserve"> consensus nodes compete for block proposal right through occupied memory or disk space; and Proof of Burn [16], in which</w:delText>
        </w:r>
      </w:del>
      <w:ins w:id="390" w:author="ThinkPad" w:date="2022-06-15T20:58:00Z">
        <w:del w:id="391" w:author="Zhang Li" w:date="2022-06-22T21:11:00Z">
          <w:r w:rsidR="00F67340" w:rsidDel="00A37202">
            <w:rPr>
              <w:rFonts w:ascii="Times New Roman" w:eastAsia="宋体" w:hAnsi="Times New Roman" w:cs="Times New Roman"/>
              <w:sz w:val="24"/>
              <w:szCs w:val="24"/>
              <w:highlight w:val="yellow"/>
            </w:rPr>
            <w:delText>In</w:delText>
          </w:r>
        </w:del>
      </w:ins>
      <w:ins w:id="392" w:author="ThinkPad" w:date="2022-06-15T20:57:00Z">
        <w:del w:id="393" w:author="Zhang Li" w:date="2022-06-22T21:11:00Z">
          <w:r w:rsidR="00F67340" w:rsidDel="00A37202">
            <w:rPr>
              <w:rFonts w:ascii="Times New Roman" w:eastAsia="宋体" w:hAnsi="Times New Roman" w:cs="Times New Roman"/>
              <w:sz w:val="24"/>
              <w:szCs w:val="24"/>
              <w:highlight w:val="yellow"/>
            </w:rPr>
            <w:delText xml:space="preserve"> the latter,</w:delText>
          </w:r>
        </w:del>
      </w:ins>
      <w:del w:id="394" w:author="Zhang Li" w:date="2022-06-22T21:11:00Z">
        <w:r w:rsidRPr="002A08F2" w:rsidDel="00A37202">
          <w:rPr>
            <w:rFonts w:ascii="Times New Roman" w:eastAsia="宋体" w:hAnsi="Times New Roman" w:cs="Times New Roman"/>
            <w:sz w:val="24"/>
            <w:szCs w:val="24"/>
            <w:highlight w:val="yellow"/>
            <w:rPrChange w:id="395" w:author="ThinkPad" w:date="2022-06-15T20:46:00Z">
              <w:rPr>
                <w:rFonts w:ascii="Times New Roman" w:eastAsia="宋体" w:hAnsi="Times New Roman" w:cs="Times New Roman"/>
                <w:sz w:val="24"/>
                <w:szCs w:val="24"/>
              </w:rPr>
            </w:rPrChange>
          </w:rPr>
          <w:delText xml:space="preserve"> consensus nodes obtain block proposal chance by burning another “coin”, such as Bitcoin.</w:delText>
        </w:r>
        <w:r w:rsidDel="00A37202">
          <w:rPr>
            <w:rFonts w:ascii="Times New Roman" w:eastAsia="宋体" w:hAnsi="Times New Roman" w:cs="Times New Roman"/>
            <w:sz w:val="24"/>
            <w:szCs w:val="24"/>
          </w:rPr>
          <w:delText xml:space="preserve"> </w:delText>
        </w:r>
      </w:del>
    </w:p>
    <w:p w14:paraId="770DE8CA" w14:textId="5C2DB1F1" w:rsidR="00CA5769" w:rsidRDefault="00CA5769" w:rsidP="00C054AC">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w:t>
      </w:r>
      <w:del w:id="396" w:author="ThinkPad" w:date="2022-06-16T04:34:00Z">
        <w:r w:rsidDel="00960F46">
          <w:rPr>
            <w:rFonts w:ascii="Times New Roman" w:eastAsia="宋体" w:hAnsi="Times New Roman" w:cs="Times New Roman"/>
            <w:sz w:val="24"/>
            <w:szCs w:val="24"/>
          </w:rPr>
          <w:delText xml:space="preserve">require consensus nodes </w:delText>
        </w:r>
      </w:del>
      <w:ins w:id="397" w:author="ThinkPad" w:date="2022-06-15T20:58:00Z">
        <w:r w:rsidR="00C354B2">
          <w:rPr>
            <w:rFonts w:ascii="Times New Roman" w:eastAsia="宋体" w:hAnsi="Times New Roman" w:cs="Times New Roman"/>
            <w:sz w:val="24"/>
            <w:szCs w:val="24"/>
          </w:rPr>
          <w:t>consume huge physical resources</w:t>
        </w:r>
      </w:ins>
      <w:ins w:id="398" w:author="ThinkPad" w:date="2022-06-16T04:34:00Z">
        <w:r w:rsidR="00960F46">
          <w:rPr>
            <w:rFonts w:ascii="Times New Roman" w:eastAsia="宋体" w:hAnsi="Times New Roman" w:cs="Times New Roman"/>
            <w:sz w:val="24"/>
            <w:szCs w:val="24"/>
          </w:rPr>
          <w:t xml:space="preserve"> </w:t>
        </w:r>
      </w:ins>
      <w:ins w:id="399" w:author="Zhang Li" w:date="2022-06-22T21:12:00Z">
        <w:r w:rsidR="00A37202">
          <w:rPr>
            <w:rFonts w:ascii="Times New Roman" w:eastAsia="宋体" w:hAnsi="Times New Roman" w:cs="Times New Roman"/>
            <w:sz w:val="24"/>
            <w:szCs w:val="24"/>
          </w:rPr>
          <w:t xml:space="preserve">of </w:t>
        </w:r>
      </w:ins>
      <w:ins w:id="400" w:author="ThinkPad" w:date="2022-06-16T04:34:00Z">
        <w:r w:rsidR="00960F46">
          <w:rPr>
            <w:rFonts w:ascii="Times New Roman" w:eastAsia="宋体" w:hAnsi="Times New Roman" w:cs="Times New Roman"/>
            <w:sz w:val="24"/>
            <w:szCs w:val="24"/>
          </w:rPr>
          <w:t>consensus nodes to</w:t>
        </w:r>
      </w:ins>
      <w:ins w:id="401" w:author="ThinkPad" w:date="2022-06-15T20:58:00Z">
        <w:r w:rsidR="00C354B2">
          <w:rPr>
            <w:rFonts w:ascii="Times New Roman" w:eastAsia="宋体" w:hAnsi="Times New Roman" w:cs="Times New Roman"/>
            <w:sz w:val="24"/>
            <w:szCs w:val="24"/>
          </w:rPr>
          <w:t xml:space="preserve"> </w:t>
        </w:r>
      </w:ins>
      <w:del w:id="402" w:author="ThinkPad" w:date="2022-06-15T20:58:00Z">
        <w:r w:rsidDel="00C354B2">
          <w:rPr>
            <w:rFonts w:ascii="Times New Roman" w:eastAsia="宋体" w:hAnsi="Times New Roman" w:cs="Times New Roman"/>
            <w:sz w:val="24"/>
            <w:szCs w:val="24"/>
          </w:rPr>
          <w:delText xml:space="preserve">win </w:delText>
        </w:r>
      </w:del>
      <w:ins w:id="403" w:author="ThinkPad" w:date="2022-06-15T20:58:00Z">
        <w:r w:rsidR="00C354B2">
          <w:rPr>
            <w:rFonts w:ascii="Times New Roman" w:eastAsia="宋体" w:hAnsi="Times New Roman" w:cs="Times New Roman"/>
            <w:sz w:val="24"/>
            <w:szCs w:val="24"/>
          </w:rPr>
          <w:t>pursu</w:t>
        </w:r>
      </w:ins>
      <w:ins w:id="404" w:author="ThinkPad" w:date="2022-06-16T04:34:00Z">
        <w:r w:rsidR="00960F46">
          <w:rPr>
            <w:rFonts w:ascii="Times New Roman" w:eastAsia="宋体" w:hAnsi="Times New Roman" w:cs="Times New Roman"/>
            <w:sz w:val="24"/>
            <w:szCs w:val="24"/>
          </w:rPr>
          <w:t>e</w:t>
        </w:r>
      </w:ins>
      <w:ins w:id="405" w:author="ThinkPad" w:date="2022-06-15T20:58:00Z">
        <w:r w:rsidR="00C354B2">
          <w:rPr>
            <w:rFonts w:ascii="Times New Roman" w:eastAsia="宋体" w:hAnsi="Times New Roman" w:cs="Times New Roman"/>
            <w:sz w:val="24"/>
            <w:szCs w:val="24"/>
          </w:rPr>
          <w:t xml:space="preserve"> </w:t>
        </w:r>
      </w:ins>
      <w:ins w:id="406" w:author="ThinkPad" w:date="2022-06-15T20:59:00Z">
        <w:r w:rsidR="00C354B2">
          <w:rPr>
            <w:rFonts w:ascii="Times New Roman" w:eastAsia="宋体" w:hAnsi="Times New Roman" w:cs="Times New Roman"/>
            <w:sz w:val="24"/>
            <w:szCs w:val="24"/>
          </w:rPr>
          <w:t>the</w:t>
        </w:r>
      </w:ins>
      <w:ins w:id="407" w:author="ThinkPad" w:date="2022-06-15T20:58: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block proposal chance</w:t>
      </w:r>
      <w:del w:id="408" w:author="ThinkPad" w:date="2022-06-15T20:59:00Z">
        <w:r w:rsidDel="00C354B2">
          <w:rPr>
            <w:rFonts w:ascii="Times New Roman" w:eastAsia="宋体" w:hAnsi="Times New Roman" w:cs="Times New Roman"/>
            <w:sz w:val="24"/>
            <w:szCs w:val="24"/>
          </w:rPr>
          <w:delText xml:space="preserve"> by</w:delText>
        </w:r>
      </w:del>
      <w:del w:id="409" w:author="ThinkPad" w:date="2022-06-15T20:58:00Z">
        <w:r w:rsidDel="00C354B2">
          <w:rPr>
            <w:rFonts w:ascii="Times New Roman" w:eastAsia="宋体" w:hAnsi="Times New Roman" w:cs="Times New Roman"/>
            <w:sz w:val="24"/>
            <w:szCs w:val="24"/>
          </w:rPr>
          <w:delText xml:space="preserve"> consuming huge physical resources</w:delText>
        </w:r>
      </w:del>
      <w:r>
        <w:rPr>
          <w:rFonts w:ascii="Times New Roman" w:eastAsia="宋体" w:hAnsi="Times New Roman" w:cs="Times New Roman"/>
          <w:sz w:val="24"/>
          <w:szCs w:val="24"/>
        </w:rPr>
        <w:t>, which lead</w:t>
      </w:r>
      <w:ins w:id="410" w:author="ThinkPad" w:date="2022-06-16T04:34:00Z">
        <w:r w:rsidR="00960F46">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to </w:t>
      </w:r>
      <w:del w:id="411" w:author="ThinkPad" w:date="2022-06-15T20:47:00Z">
        <w:r w:rsidDel="002A08F2">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 xml:space="preserve">massive waste of </w:t>
      </w:r>
      <w:ins w:id="412" w:author="ThinkPad" w:date="2022-06-16T04:34:00Z">
        <w:r w:rsidR="00960F46">
          <w:rPr>
            <w:rFonts w:ascii="Times New Roman" w:eastAsia="宋体" w:hAnsi="Times New Roman" w:cs="Times New Roman"/>
            <w:sz w:val="24"/>
            <w:szCs w:val="24"/>
          </w:rPr>
          <w:t>ph</w:t>
        </w:r>
      </w:ins>
      <w:ins w:id="413" w:author="ThinkPad" w:date="2022-06-16T04:35:00Z">
        <w:r w:rsidR="00960F46">
          <w:rPr>
            <w:rFonts w:ascii="Times New Roman" w:eastAsia="宋体" w:hAnsi="Times New Roman" w:cs="Times New Roman"/>
            <w:sz w:val="24"/>
            <w:szCs w:val="24"/>
          </w:rPr>
          <w:t>ysical</w:t>
        </w:r>
      </w:ins>
      <w:ins w:id="414" w:author="ThinkPad" w:date="2022-06-15T20:59: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resources. As an alternative</w:t>
      </w:r>
      <w:del w:id="415" w:author="ThinkPad" w:date="2022-06-15T20:47:00Z">
        <w:r w:rsidDel="002A08F2">
          <w:rPr>
            <w:rFonts w:ascii="Times New Roman" w:eastAsia="宋体" w:hAnsi="Times New Roman" w:cs="Times New Roman"/>
            <w:sz w:val="24"/>
            <w:szCs w:val="24"/>
          </w:rPr>
          <w:delText xml:space="preserve"> to physical-resource-proof-based consensus protocol</w:delText>
        </w:r>
      </w:del>
      <w:r>
        <w:rPr>
          <w:rFonts w:ascii="Times New Roman" w:eastAsia="宋体" w:hAnsi="Times New Roman" w:cs="Times New Roman"/>
          <w:sz w:val="24"/>
          <w:szCs w:val="24"/>
        </w:rPr>
        <w:t xml:space="preserve">, virtual-resource-proof-based consensus protocols can avoid </w:t>
      </w:r>
      <w:ins w:id="416" w:author="ThinkPad" w:date="2022-06-16T04:35:00Z">
        <w:r w:rsidR="00960F46">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large resource</w:t>
      </w:r>
      <w:del w:id="417" w:author="ThinkPad" w:date="2022-06-15T20:59:00Z">
        <w:r w:rsidDel="00C354B2">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w:t>
      </w:r>
      <w:del w:id="418" w:author="Zhang Li" w:date="2022-06-22T21:13:00Z">
        <w:r w:rsidDel="00A37202">
          <w:rPr>
            <w:rFonts w:ascii="Times New Roman" w:eastAsia="宋体" w:hAnsi="Times New Roman" w:cs="Times New Roman"/>
            <w:sz w:val="24"/>
            <w:szCs w:val="24"/>
          </w:rPr>
          <w:delText xml:space="preserve">algorithm </w:delText>
        </w:r>
      </w:del>
      <w:ins w:id="419" w:author="Zhang Li" w:date="2022-06-22T21:13:00Z">
        <w:r w:rsidR="00A37202">
          <w:rPr>
            <w:rFonts w:ascii="Times New Roman" w:eastAsia="宋体" w:hAnsi="Times New Roman" w:cs="Times New Roman"/>
            <w:sz w:val="24"/>
            <w:szCs w:val="24"/>
          </w:rPr>
          <w:t xml:space="preserve">protocol </w:t>
        </w:r>
      </w:ins>
      <w:del w:id="420" w:author="ThinkPad" w:date="2022-06-15T20:50:00Z">
        <w:r w:rsidDel="00FC13EA">
          <w:rPr>
            <w:rFonts w:ascii="Times New Roman" w:eastAsia="宋体" w:hAnsi="Times New Roman" w:cs="Times New Roman"/>
            <w:sz w:val="24"/>
            <w:szCs w:val="24"/>
          </w:rPr>
          <w:delText>for virtual-resource-proof-based blockchain consensus protocols</w:delText>
        </w:r>
      </w:del>
      <w:ins w:id="421" w:author="ThinkPad" w:date="2022-06-15T20:50:00Z">
        <w:r w:rsidR="00FC13EA">
          <w:rPr>
            <w:rFonts w:ascii="Times New Roman" w:eastAsia="宋体" w:hAnsi="Times New Roman" w:cs="Times New Roman"/>
            <w:sz w:val="24"/>
            <w:szCs w:val="24"/>
          </w:rPr>
          <w:t>in this aspect</w:t>
        </w:r>
      </w:ins>
      <w:r>
        <w:rPr>
          <w:rFonts w:ascii="Times New Roman" w:eastAsia="宋体" w:hAnsi="Times New Roman" w:cs="Times New Roman"/>
          <w:sz w:val="24"/>
          <w:szCs w:val="24"/>
        </w:rPr>
        <w:t xml:space="preserve">. </w:t>
      </w:r>
      <w:ins w:id="422" w:author="ThinkPad" w:date="2022-06-15T20:51:00Z">
        <w:r w:rsidR="00FC13EA">
          <w:rPr>
            <w:rFonts w:ascii="Times New Roman" w:eastAsia="宋体" w:hAnsi="Times New Roman" w:cs="Times New Roman"/>
            <w:sz w:val="24"/>
            <w:szCs w:val="24"/>
          </w:rPr>
          <w:t xml:space="preserve">In </w:t>
        </w:r>
        <w:proofErr w:type="spellStart"/>
        <w:r w:rsidR="00FC13EA">
          <w:rPr>
            <w:rFonts w:ascii="Times New Roman" w:eastAsia="宋体" w:hAnsi="Times New Roman" w:cs="Times New Roman"/>
            <w:sz w:val="24"/>
            <w:szCs w:val="24"/>
          </w:rPr>
          <w:t>PoS</w:t>
        </w:r>
        <w:proofErr w:type="spellEnd"/>
        <w:r w:rsidR="00FC13EA">
          <w:rPr>
            <w:rFonts w:ascii="Times New Roman" w:eastAsia="宋体" w:hAnsi="Times New Roman" w:cs="Times New Roman"/>
            <w:sz w:val="24"/>
            <w:szCs w:val="24"/>
          </w:rPr>
          <w:t xml:space="preserve">, </w:t>
        </w:r>
      </w:ins>
      <w:del w:id="423" w:author="ThinkPad" w:date="2022-06-15T20:51:00Z">
        <w:r w:rsidDel="00FC13EA">
          <w:rPr>
            <w:rFonts w:ascii="Times New Roman" w:eastAsia="宋体" w:hAnsi="Times New Roman" w:cs="Times New Roman"/>
            <w:sz w:val="24"/>
            <w:szCs w:val="24"/>
          </w:rPr>
          <w:delText xml:space="preserve">Consensus </w:delText>
        </w:r>
      </w:del>
      <w:ins w:id="424" w:author="ThinkPad" w:date="2022-06-15T20:51:00Z">
        <w:r w:rsidR="00FC13EA">
          <w:rPr>
            <w:rFonts w:ascii="Times New Roman" w:eastAsia="宋体" w:hAnsi="Times New Roman" w:cs="Times New Roman"/>
            <w:sz w:val="24"/>
            <w:szCs w:val="24"/>
          </w:rPr>
          <w:t xml:space="preserve">consensus </w:t>
        </w:r>
      </w:ins>
      <w:r>
        <w:rPr>
          <w:rFonts w:ascii="Times New Roman" w:eastAsia="宋体" w:hAnsi="Times New Roman" w:cs="Times New Roman"/>
          <w:sz w:val="24"/>
          <w:szCs w:val="24"/>
        </w:rPr>
        <w:t xml:space="preserve">nodes </w:t>
      </w:r>
      <w:del w:id="425" w:author="ThinkPad" w:date="2022-06-15T20:50:00Z">
        <w:r w:rsidDel="00FC13EA">
          <w:rPr>
            <w:rFonts w:ascii="Times New Roman" w:eastAsia="宋体" w:hAnsi="Times New Roman" w:cs="Times New Roman"/>
            <w:sz w:val="24"/>
            <w:szCs w:val="24"/>
          </w:rPr>
          <w:delText xml:space="preserve">is </w:delText>
        </w:r>
      </w:del>
      <w:ins w:id="426" w:author="ThinkPad" w:date="2022-06-15T20:50:00Z">
        <w:r w:rsidR="00FC13EA">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w:t>
      </w:r>
      <w:del w:id="427" w:author="ThinkPad" w:date="2022-06-15T20:51:00Z">
        <w:r w:rsidDel="00FC13EA">
          <w:rPr>
            <w:rFonts w:ascii="Times New Roman" w:eastAsia="宋体" w:hAnsi="Times New Roman" w:cs="Times New Roman"/>
            <w:sz w:val="24"/>
            <w:szCs w:val="24"/>
          </w:rPr>
          <w:delText>o</w:delText>
        </w:r>
      </w:del>
      <w:ins w:id="428" w:author="ThinkPad" w:date="2022-06-15T20:51:00Z">
        <w:r w:rsidR="00FC13EA">
          <w:rPr>
            <w:rFonts w:ascii="Times New Roman" w:eastAsia="宋体" w:hAnsi="Times New Roman" w:cs="Times New Roman"/>
            <w:sz w:val="24"/>
            <w:szCs w:val="24"/>
          </w:rPr>
          <w:t>e</w:t>
        </w:r>
      </w:ins>
      <w:r>
        <w:rPr>
          <w:rFonts w:ascii="Times New Roman" w:eastAsia="宋体" w:hAnsi="Times New Roman" w:cs="Times New Roman"/>
          <w:sz w:val="24"/>
          <w:szCs w:val="24"/>
        </w:rPr>
        <w:t>ld</w:t>
      </w:r>
      <w:del w:id="429" w:author="ThinkPad" w:date="2022-06-15T20:51:00Z">
        <w:r w:rsidDel="00FC13EA">
          <w:rPr>
            <w:rFonts w:ascii="Times New Roman" w:eastAsia="宋体" w:hAnsi="Times New Roman" w:cs="Times New Roman"/>
            <w:sz w:val="24"/>
            <w:szCs w:val="24"/>
          </w:rPr>
          <w:delText>ing</w:delText>
        </w:r>
      </w:del>
      <w:r>
        <w:rPr>
          <w:rFonts w:ascii="Times New Roman" w:eastAsia="宋体" w:hAnsi="Times New Roman" w:cs="Times New Roman"/>
          <w:sz w:val="24"/>
          <w:szCs w:val="24"/>
        </w:rPr>
        <w:t xml:space="preserve"> stakes. The more stakes </w:t>
      </w:r>
      <w:del w:id="430" w:author="ThinkPad" w:date="2022-06-15T20:52:00Z">
        <w:r w:rsidDel="00FC13EA">
          <w:rPr>
            <w:rFonts w:ascii="Times New Roman" w:eastAsia="宋体" w:hAnsi="Times New Roman" w:cs="Times New Roman"/>
            <w:sz w:val="24"/>
            <w:szCs w:val="24"/>
          </w:rPr>
          <w:delText xml:space="preserve">of </w:delText>
        </w:r>
      </w:del>
      <w:ins w:id="431" w:author="ThinkPad" w:date="2022-06-15T20:52:00Z">
        <w:r w:rsidR="00FC13EA">
          <w:rPr>
            <w:rFonts w:ascii="Times New Roman" w:eastAsia="宋体" w:hAnsi="Times New Roman" w:cs="Times New Roman"/>
            <w:sz w:val="24"/>
            <w:szCs w:val="24"/>
          </w:rPr>
          <w:t xml:space="preserve">a </w:t>
        </w:r>
      </w:ins>
      <w:del w:id="432" w:author="ThinkPad" w:date="2022-06-15T20:52:00Z">
        <w:r w:rsidDel="00FC13EA">
          <w:rPr>
            <w:rFonts w:ascii="Times New Roman" w:eastAsia="宋体" w:hAnsi="Times New Roman" w:cs="Times New Roman"/>
            <w:sz w:val="24"/>
            <w:szCs w:val="24"/>
          </w:rPr>
          <w:delText>nodes</w:delText>
        </w:r>
      </w:del>
      <w:ins w:id="433" w:author="ThinkPad" w:date="2022-06-15T20:52:00Z">
        <w:r w:rsidR="00FC13EA">
          <w:rPr>
            <w:rFonts w:ascii="Times New Roman" w:eastAsia="宋体" w:hAnsi="Times New Roman" w:cs="Times New Roman"/>
            <w:sz w:val="24"/>
            <w:szCs w:val="24"/>
          </w:rPr>
          <w:t>node holds</w:t>
        </w:r>
      </w:ins>
      <w:r>
        <w:rPr>
          <w:rFonts w:ascii="Times New Roman" w:eastAsia="宋体" w:hAnsi="Times New Roman" w:cs="Times New Roman"/>
          <w:sz w:val="24"/>
          <w:szCs w:val="24"/>
        </w:rPr>
        <w:t xml:space="preserve">, the higher </w:t>
      </w:r>
      <w:ins w:id="434" w:author="ThinkPad" w:date="2022-06-15T20:52:00Z">
        <w:r w:rsidR="00FC13EA">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probability </w:t>
      </w:r>
      <w:del w:id="435" w:author="ThinkPad" w:date="2022-06-15T20:52:00Z">
        <w:r w:rsidDel="00FC13EA">
          <w:rPr>
            <w:rFonts w:ascii="Times New Roman" w:eastAsia="宋体" w:hAnsi="Times New Roman" w:cs="Times New Roman"/>
            <w:sz w:val="24"/>
            <w:szCs w:val="24"/>
          </w:rPr>
          <w:delText>to be</w:delText>
        </w:r>
      </w:del>
      <w:ins w:id="436" w:author="ThinkPad" w:date="2022-06-15T20:52:00Z">
        <w:r w:rsidR="00FC13EA">
          <w:rPr>
            <w:rFonts w:ascii="Times New Roman" w:eastAsia="宋体" w:hAnsi="Times New Roman" w:cs="Times New Roman"/>
            <w:sz w:val="24"/>
            <w:szCs w:val="24"/>
          </w:rPr>
          <w:t>it is elected</w:t>
        </w:r>
      </w:ins>
      <w:del w:id="437" w:author="ThinkPad" w:date="2022-06-15T20:52:00Z">
        <w:r w:rsidDel="00FC13EA">
          <w:rPr>
            <w:rFonts w:ascii="Times New Roman" w:eastAsia="宋体" w:hAnsi="Times New Roman" w:cs="Times New Roman"/>
            <w:sz w:val="24"/>
            <w:szCs w:val="24"/>
          </w:rPr>
          <w:delText xml:space="preserve"> block proposer</w:delText>
        </w:r>
      </w:del>
      <w:r>
        <w:rPr>
          <w:rFonts w:ascii="Times New Roman" w:eastAsia="宋体" w:hAnsi="Times New Roman" w:cs="Times New Roman"/>
          <w:sz w:val="24"/>
          <w:szCs w:val="24"/>
        </w:rPr>
        <w:t xml:space="preserve">. </w:t>
      </w:r>
      <w:r w:rsidRPr="00960F46">
        <w:rPr>
          <w:rFonts w:ascii="Times New Roman" w:eastAsia="宋体" w:hAnsi="Times New Roman" w:cs="Times New Roman"/>
          <w:dstrike/>
          <w:sz w:val="24"/>
          <w:szCs w:val="24"/>
          <w:highlight w:val="lightGray"/>
          <w:rPrChange w:id="438" w:author="ThinkPad" w:date="2022-06-16T04:36:00Z">
            <w:rPr>
              <w:rFonts w:ascii="Times New Roman" w:eastAsia="宋体" w:hAnsi="Times New Roman" w:cs="Times New Roman"/>
              <w:sz w:val="24"/>
              <w:szCs w:val="24"/>
            </w:rPr>
          </w:rPrChange>
        </w:rPr>
        <w:t xml:space="preserve">The first version of Casper [17] is a hybrid consensus of </w:t>
      </w:r>
      <w:proofErr w:type="spellStart"/>
      <w:r w:rsidRPr="00960F46">
        <w:rPr>
          <w:rFonts w:ascii="Times New Roman" w:eastAsia="宋体" w:hAnsi="Times New Roman" w:cs="Times New Roman"/>
          <w:dstrike/>
          <w:sz w:val="24"/>
          <w:szCs w:val="24"/>
          <w:highlight w:val="lightGray"/>
          <w:rPrChange w:id="439"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0" w:author="ThinkPad" w:date="2022-06-16T04:36:00Z">
            <w:rPr>
              <w:rFonts w:ascii="Times New Roman" w:eastAsia="宋体" w:hAnsi="Times New Roman" w:cs="Times New Roman"/>
              <w:sz w:val="24"/>
              <w:szCs w:val="24"/>
            </w:rPr>
          </w:rPrChange>
        </w:rPr>
        <w:t xml:space="preserve"> and </w:t>
      </w:r>
      <w:proofErr w:type="spellStart"/>
      <w:r w:rsidRPr="00960F46">
        <w:rPr>
          <w:rFonts w:ascii="Times New Roman" w:eastAsia="宋体" w:hAnsi="Times New Roman" w:cs="Times New Roman"/>
          <w:dstrike/>
          <w:sz w:val="24"/>
          <w:szCs w:val="24"/>
          <w:highlight w:val="lightGray"/>
          <w:rPrChange w:id="441"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2" w:author="ThinkPad" w:date="2022-06-16T04:36:00Z">
            <w:rPr>
              <w:rFonts w:ascii="Times New Roman" w:eastAsia="宋体" w:hAnsi="Times New Roman" w:cs="Times New Roman"/>
              <w:sz w:val="24"/>
              <w:szCs w:val="24"/>
            </w:rPr>
          </w:rPrChange>
        </w:rPr>
        <w:t xml:space="preserve">, aiming to replace the </w:t>
      </w:r>
      <w:proofErr w:type="spellStart"/>
      <w:r w:rsidRPr="00960F46">
        <w:rPr>
          <w:rFonts w:ascii="Times New Roman" w:eastAsia="宋体" w:hAnsi="Times New Roman" w:cs="Times New Roman"/>
          <w:dstrike/>
          <w:sz w:val="24"/>
          <w:szCs w:val="24"/>
          <w:highlight w:val="lightGray"/>
          <w:rPrChange w:id="443"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4" w:author="ThinkPad" w:date="2022-06-16T04:36:00Z">
            <w:rPr>
              <w:rFonts w:ascii="Times New Roman" w:eastAsia="宋体" w:hAnsi="Times New Roman" w:cs="Times New Roman"/>
              <w:sz w:val="24"/>
              <w:szCs w:val="24"/>
            </w:rPr>
          </w:rPrChange>
        </w:rPr>
        <w:t xml:space="preserve"> consensus algorithm with </w:t>
      </w:r>
      <w:proofErr w:type="spellStart"/>
      <w:r w:rsidRPr="00960F46">
        <w:rPr>
          <w:rFonts w:ascii="Times New Roman" w:eastAsia="宋体" w:hAnsi="Times New Roman" w:cs="Times New Roman"/>
          <w:dstrike/>
          <w:sz w:val="24"/>
          <w:szCs w:val="24"/>
          <w:highlight w:val="lightGray"/>
          <w:rPrChange w:id="445"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6" w:author="ThinkPad" w:date="2022-06-16T04:36:00Z">
            <w:rPr>
              <w:rFonts w:ascii="Times New Roman" w:eastAsia="宋体" w:hAnsi="Times New Roman" w:cs="Times New Roman"/>
              <w:sz w:val="24"/>
              <w:szCs w:val="24"/>
            </w:rPr>
          </w:rPrChange>
        </w:rPr>
        <w:t xml:space="preserve"> consensus algorithm in Ethereum.</w:t>
      </w:r>
      <w:del w:id="447" w:author="Zhang Li" w:date="2022-06-22T21:35:00Z">
        <w:r w:rsidDel="00C635D0">
          <w:rPr>
            <w:rFonts w:ascii="Times New Roman" w:eastAsia="宋体" w:hAnsi="Times New Roman" w:cs="Times New Roman"/>
            <w:sz w:val="24"/>
            <w:szCs w:val="24"/>
          </w:rPr>
          <w:delText xml:space="preserve"> </w:delText>
        </w:r>
      </w:del>
      <w:ins w:id="448" w:author="ThinkPad" w:date="2022-06-16T04:36:00Z">
        <w:del w:id="449" w:author="Zhang Li" w:date="2022-06-22T21:35:00Z">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这个放这，导致</w:delText>
          </w:r>
        </w:del>
      </w:ins>
      <w:ins w:id="450" w:author="ThinkPad" w:date="2022-06-16T04:39:00Z">
        <w:del w:id="451" w:author="Zhang Li" w:date="2022-06-22T21:35:00Z">
          <w:r w:rsidR="009410AE" w:rsidDel="00C635D0">
            <w:rPr>
              <w:rFonts w:ascii="Times New Roman" w:eastAsia="宋体" w:hAnsi="Times New Roman" w:cs="Times New Roman" w:hint="eastAsia"/>
              <w:sz w:val="24"/>
              <w:szCs w:val="24"/>
            </w:rPr>
            <w:delText>前后的</w:delText>
          </w:r>
        </w:del>
      </w:ins>
      <w:ins w:id="452" w:author="ThinkPad" w:date="2022-06-16T04:36:00Z">
        <w:del w:id="453" w:author="Zhang Li" w:date="2022-06-22T21:35:00Z">
          <w:r w:rsidR="00960F46" w:rsidDel="00C635D0">
            <w:rPr>
              <w:rFonts w:ascii="Times New Roman" w:eastAsia="宋体" w:hAnsi="Times New Roman" w:cs="Times New Roman" w:hint="eastAsia"/>
              <w:sz w:val="24"/>
              <w:szCs w:val="24"/>
            </w:rPr>
            <w:delText>逻辑</w:delText>
          </w:r>
        </w:del>
      </w:ins>
      <w:ins w:id="454" w:author="ThinkPad" w:date="2022-06-16T04:39:00Z">
        <w:del w:id="455" w:author="Zhang Li" w:date="2022-06-22T21:35:00Z">
          <w:r w:rsidR="009410AE" w:rsidDel="00C635D0">
            <w:rPr>
              <w:rFonts w:ascii="Times New Roman" w:eastAsia="宋体" w:hAnsi="Times New Roman" w:cs="Times New Roman" w:hint="eastAsia"/>
              <w:sz w:val="24"/>
              <w:szCs w:val="24"/>
            </w:rPr>
            <w:delText>乱了</w:delText>
          </w:r>
        </w:del>
      </w:ins>
      <w:ins w:id="456" w:author="ThinkPad" w:date="2022-06-16T04:37:00Z">
        <w:del w:id="457" w:author="Zhang Li" w:date="2022-06-22T21:35:00Z">
          <w:r w:rsidR="00960F46" w:rsidDel="00C635D0">
            <w:rPr>
              <w:rFonts w:ascii="Times New Roman" w:eastAsia="宋体" w:hAnsi="Times New Roman" w:cs="Times New Roman" w:hint="eastAsia"/>
              <w:sz w:val="24"/>
              <w:szCs w:val="24"/>
            </w:rPr>
            <w:delText>.</w:delText>
          </w:r>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跟画蛇添足差不多</w:delText>
          </w:r>
          <w:r w:rsidR="00960F46" w:rsidDel="00C635D0">
            <w:rPr>
              <w:rFonts w:ascii="Times New Roman" w:eastAsia="宋体" w:hAnsi="Times New Roman" w:cs="Times New Roman" w:hint="eastAsia"/>
              <w:sz w:val="24"/>
              <w:szCs w:val="24"/>
            </w:rPr>
            <w:delText>.</w:delText>
          </w:r>
        </w:del>
      </w:ins>
      <w:ins w:id="458" w:author="ThinkPad" w:date="2022-06-16T04:39:00Z">
        <w:del w:id="459" w:author="Zhang Li" w:date="2022-06-22T21:35:00Z">
          <w:r w:rsidR="009410AE" w:rsidDel="00C635D0">
            <w:rPr>
              <w:rFonts w:ascii="Times New Roman" w:eastAsia="宋体" w:hAnsi="Times New Roman" w:cs="Times New Roman"/>
              <w:sz w:val="24"/>
              <w:szCs w:val="24"/>
            </w:rPr>
            <w:delText>.</w:delText>
          </w:r>
          <w:r w:rsidR="009410AE" w:rsidDel="00C635D0">
            <w:rPr>
              <w:rFonts w:ascii="Times New Roman" w:eastAsia="宋体" w:hAnsi="Times New Roman" w:cs="Times New Roman" w:hint="eastAsia"/>
              <w:sz w:val="24"/>
              <w:szCs w:val="24"/>
            </w:rPr>
            <w:delText>这种</w:delText>
          </w:r>
        </w:del>
      </w:ins>
      <w:ins w:id="460" w:author="ThinkPad" w:date="2022-06-16T04:40:00Z">
        <w:del w:id="461" w:author="Zhang Li" w:date="2022-06-22T21:35:00Z">
          <w:r w:rsidR="009410AE" w:rsidDel="00C635D0">
            <w:rPr>
              <w:rFonts w:ascii="Times New Roman" w:eastAsia="宋体" w:hAnsi="Times New Roman" w:cs="Times New Roman" w:hint="eastAsia"/>
              <w:sz w:val="24"/>
              <w:szCs w:val="24"/>
            </w:rPr>
            <w:delText>叙述上的</w:delText>
          </w:r>
        </w:del>
      </w:ins>
      <w:ins w:id="462" w:author="ThinkPad" w:date="2022-06-16T04:39:00Z">
        <w:del w:id="463" w:author="Zhang Li" w:date="2022-06-22T21:35:00Z">
          <w:r w:rsidR="009410AE" w:rsidDel="00C635D0">
            <w:rPr>
              <w:rFonts w:ascii="Times New Roman" w:eastAsia="宋体" w:hAnsi="Times New Roman" w:cs="Times New Roman" w:hint="eastAsia"/>
              <w:sz w:val="24"/>
              <w:szCs w:val="24"/>
            </w:rPr>
            <w:delText>逻辑需要你</w:delText>
          </w:r>
        </w:del>
      </w:ins>
      <w:ins w:id="464" w:author="ThinkPad" w:date="2022-06-16T04:40:00Z">
        <w:del w:id="465" w:author="Zhang Li" w:date="2022-06-22T21:35:00Z">
          <w:r w:rsidR="009410AE" w:rsidDel="00C635D0">
            <w:rPr>
              <w:rFonts w:ascii="Times New Roman" w:eastAsia="宋体" w:hAnsi="Times New Roman" w:cs="Times New Roman" w:hint="eastAsia"/>
              <w:sz w:val="24"/>
              <w:szCs w:val="24"/>
            </w:rPr>
            <w:delText>自身</w:delText>
          </w:r>
        </w:del>
      </w:ins>
      <w:ins w:id="466" w:author="ThinkPad" w:date="2022-06-16T04:39:00Z">
        <w:del w:id="467" w:author="Zhang Li" w:date="2022-06-22T21:35:00Z">
          <w:r w:rsidR="009410AE" w:rsidDel="00C635D0">
            <w:rPr>
              <w:rFonts w:ascii="Times New Roman" w:eastAsia="宋体" w:hAnsi="Times New Roman" w:cs="Times New Roman" w:hint="eastAsia"/>
              <w:sz w:val="24"/>
              <w:szCs w:val="24"/>
            </w:rPr>
            <w:delText>也明白</w:delText>
          </w:r>
        </w:del>
      </w:ins>
      <w:ins w:id="468" w:author="ThinkPad" w:date="2022-06-18T08:49:00Z">
        <w:del w:id="469" w:author="Zhang Li" w:date="2022-06-22T21:35:00Z">
          <w:r w:rsidR="00DC0CEF" w:rsidDel="00C635D0">
            <w:rPr>
              <w:rFonts w:ascii="Times New Roman" w:eastAsia="宋体" w:hAnsi="Times New Roman" w:cs="Times New Roman" w:hint="eastAsia"/>
              <w:sz w:val="24"/>
              <w:szCs w:val="24"/>
            </w:rPr>
            <w:delText>其重要性</w:delText>
          </w:r>
        </w:del>
      </w:ins>
      <w:ins w:id="470" w:author="ThinkPad" w:date="2022-06-16T04:39:00Z">
        <w:del w:id="471" w:author="Zhang Li" w:date="2022-06-22T21:35:00Z">
          <w:r w:rsidR="009410AE" w:rsidDel="00C635D0">
            <w:rPr>
              <w:rFonts w:ascii="Times New Roman" w:eastAsia="宋体" w:hAnsi="Times New Roman" w:cs="Times New Roman" w:hint="eastAsia"/>
              <w:sz w:val="24"/>
              <w:szCs w:val="24"/>
            </w:rPr>
            <w:delText>，</w:delText>
          </w:r>
        </w:del>
      </w:ins>
      <w:ins w:id="472" w:author="ThinkPad" w:date="2022-06-16T04:40:00Z">
        <w:del w:id="473" w:author="Zhang Li" w:date="2022-06-22T21:35:00Z">
          <w:r w:rsidR="009410AE" w:rsidDel="00C635D0">
            <w:rPr>
              <w:rFonts w:ascii="Times New Roman" w:eastAsia="宋体" w:hAnsi="Times New Roman" w:cs="Times New Roman" w:hint="eastAsia"/>
              <w:sz w:val="24"/>
              <w:szCs w:val="24"/>
            </w:rPr>
            <w:delText>才能知道怎么</w:delText>
          </w:r>
        </w:del>
      </w:ins>
      <w:ins w:id="474" w:author="ThinkPad" w:date="2022-06-16T04:39:00Z">
        <w:del w:id="475" w:author="Zhang Li" w:date="2022-06-22T21:35:00Z">
          <w:r w:rsidR="009410AE" w:rsidDel="00C635D0">
            <w:rPr>
              <w:rFonts w:ascii="Times New Roman" w:eastAsia="宋体" w:hAnsi="Times New Roman" w:cs="Times New Roman" w:hint="eastAsia"/>
              <w:sz w:val="24"/>
              <w:szCs w:val="24"/>
            </w:rPr>
            <w:delText>维护这种描述上的</w:delText>
          </w:r>
        </w:del>
      </w:ins>
      <w:ins w:id="476" w:author="ThinkPad" w:date="2022-06-18T08:50:00Z">
        <w:del w:id="477" w:author="Zhang Li" w:date="2022-06-22T21:35:00Z">
          <w:r w:rsidR="00DC0CEF" w:rsidDel="00C635D0">
            <w:rPr>
              <w:rFonts w:ascii="Times New Roman" w:eastAsia="宋体" w:hAnsi="Times New Roman" w:cs="Times New Roman" w:hint="eastAsia"/>
              <w:sz w:val="24"/>
              <w:szCs w:val="24"/>
            </w:rPr>
            <w:delText>前后</w:delText>
          </w:r>
        </w:del>
      </w:ins>
      <w:ins w:id="478" w:author="ThinkPad" w:date="2022-06-16T04:39:00Z">
        <w:del w:id="479" w:author="Zhang Li" w:date="2022-06-22T21:35:00Z">
          <w:r w:rsidR="009410AE" w:rsidDel="00C635D0">
            <w:rPr>
              <w:rFonts w:ascii="Times New Roman" w:eastAsia="宋体" w:hAnsi="Times New Roman" w:cs="Times New Roman" w:hint="eastAsia"/>
              <w:sz w:val="24"/>
              <w:szCs w:val="24"/>
            </w:rPr>
            <w:delText>逻辑</w:delText>
          </w:r>
        </w:del>
      </w:ins>
      <w:ins w:id="480" w:author="ThinkPad" w:date="2022-06-18T08:50:00Z">
        <w:del w:id="481" w:author="Zhang Li" w:date="2022-06-22T21:35:00Z">
          <w:r w:rsidR="00DC0CEF" w:rsidDel="00C635D0">
            <w:rPr>
              <w:rFonts w:ascii="Times New Roman" w:eastAsia="宋体" w:hAnsi="Times New Roman" w:cs="Times New Roman" w:hint="eastAsia"/>
              <w:sz w:val="24"/>
              <w:szCs w:val="24"/>
            </w:rPr>
            <w:delText>性，而不是仅仅停留在句子层面的正确性</w:delText>
          </w:r>
        </w:del>
      </w:ins>
      <w:ins w:id="482" w:author="ThinkPad" w:date="2022-06-16T04:36:00Z">
        <w:del w:id="483" w:author="Zhang Li" w:date="2022-06-22T21:35:00Z">
          <w:r w:rsidR="00960F46" w:rsidDel="00C635D0">
            <w:rPr>
              <w:rFonts w:ascii="Times New Roman" w:eastAsia="宋体" w:hAnsi="Times New Roman" w:cs="Times New Roman"/>
              <w:sz w:val="24"/>
              <w:szCs w:val="24"/>
            </w:rPr>
            <w:delText>]</w:delText>
          </w:r>
        </w:del>
        <w:r w:rsidR="00960F46">
          <w:rPr>
            <w:rFonts w:ascii="Times New Roman" w:eastAsia="宋体" w:hAnsi="Times New Roman" w:cs="Times New Roman"/>
            <w:sz w:val="24"/>
            <w:szCs w:val="24"/>
          </w:rPr>
          <w:t xml:space="preserve"> </w:t>
        </w:r>
      </w:ins>
      <w:ins w:id="484" w:author="Zhang Li" w:date="2022-06-22T22:03:00Z">
        <w:r w:rsidR="000266E3">
          <w:rPr>
            <w:rFonts w:ascii="Times New Roman" w:eastAsia="宋体" w:hAnsi="Times New Roman" w:cs="Times New Roman"/>
            <w:sz w:val="24"/>
            <w:szCs w:val="24"/>
          </w:rPr>
          <w:t xml:space="preserve">In order to solve </w:t>
        </w:r>
      </w:ins>
      <w:ins w:id="485" w:author="Zhang Li" w:date="2022-06-22T22:04:00Z">
        <w:r w:rsidR="000266E3">
          <w:rPr>
            <w:rFonts w:ascii="Times New Roman" w:eastAsia="宋体" w:hAnsi="Times New Roman" w:cs="Times New Roman"/>
            <w:sz w:val="24"/>
            <w:szCs w:val="24"/>
          </w:rPr>
          <w:t xml:space="preserve">the “Nothing at stake” problem of </w:t>
        </w:r>
        <w:proofErr w:type="spellStart"/>
        <w:r w:rsidR="000266E3">
          <w:rPr>
            <w:rFonts w:ascii="Times New Roman" w:eastAsia="宋体" w:hAnsi="Times New Roman" w:cs="Times New Roman"/>
            <w:sz w:val="24"/>
            <w:szCs w:val="24"/>
          </w:rPr>
          <w:t>PoS</w:t>
        </w:r>
      </w:ins>
      <w:proofErr w:type="spellEnd"/>
      <w:ins w:id="486" w:author="Zhang Li" w:date="2022-06-22T22:05:00Z">
        <w:r w:rsidR="000266E3">
          <w:rPr>
            <w:rFonts w:ascii="Times New Roman" w:eastAsia="宋体" w:hAnsi="Times New Roman" w:cs="Times New Roman"/>
            <w:sz w:val="24"/>
            <w:szCs w:val="24"/>
          </w:rPr>
          <w:t xml:space="preserve"> and improve the performance of blockchain system</w:t>
        </w:r>
      </w:ins>
      <w:ins w:id="487" w:author="Zhang Li" w:date="2022-06-22T22:04:00Z">
        <w:r w:rsidR="000266E3">
          <w:rPr>
            <w:rFonts w:ascii="Times New Roman" w:eastAsia="宋体" w:hAnsi="Times New Roman" w:cs="Times New Roman"/>
            <w:sz w:val="24"/>
            <w:szCs w:val="24"/>
          </w:rPr>
          <w:t>, some</w:t>
        </w:r>
      </w:ins>
      <w:ins w:id="488" w:author="Zhang Li" w:date="2022-06-22T22:05:00Z">
        <w:r w:rsidR="000266E3">
          <w:rPr>
            <w:rFonts w:ascii="Times New Roman" w:eastAsia="宋体" w:hAnsi="Times New Roman" w:cs="Times New Roman"/>
            <w:sz w:val="24"/>
            <w:szCs w:val="24"/>
          </w:rPr>
          <w:t xml:space="preserve"> consensus protocol have been proposed</w:t>
        </w:r>
      </w:ins>
      <w:ins w:id="489" w:author="Zhang Li" w:date="2022-06-22T22:06:00Z">
        <w:r w:rsidR="000266E3">
          <w:rPr>
            <w:rFonts w:ascii="Times New Roman" w:eastAsia="宋体" w:hAnsi="Times New Roman" w:cs="Times New Roman"/>
            <w:sz w:val="24"/>
            <w:szCs w:val="24"/>
          </w:rPr>
          <w:t>. Such as</w:t>
        </w:r>
      </w:ins>
      <w:ins w:id="490" w:author="Zhang Li" w:date="2022-06-22T22:04:00Z">
        <w:r w:rsidR="000266E3">
          <w:rPr>
            <w:rFonts w:ascii="Times New Roman" w:eastAsia="宋体" w:hAnsi="Times New Roman" w:cs="Times New Roman"/>
            <w:sz w:val="24"/>
            <w:szCs w:val="24"/>
          </w:rPr>
          <w:t xml:space="preserve"> </w:t>
        </w:r>
      </w:ins>
      <w:ins w:id="491" w:author="Zhang Li" w:date="2022-06-22T22:06:00Z">
        <w:r w:rsidR="000266E3">
          <w:rPr>
            <w:rFonts w:ascii="Times New Roman" w:eastAsia="宋体" w:hAnsi="Times New Roman" w:cs="Times New Roman"/>
            <w:sz w:val="24"/>
            <w:szCs w:val="24"/>
          </w:rPr>
          <w:t xml:space="preserve">Proof-of-Authority consensus protocol [], in which </w:t>
        </w:r>
      </w:ins>
      <w:ins w:id="492" w:author="Zhang Li" w:date="2022-06-22T22:07:00Z">
        <w:r w:rsidR="000266E3">
          <w:rPr>
            <w:rFonts w:ascii="Times New Roman" w:eastAsia="宋体" w:hAnsi="Times New Roman" w:cs="Times New Roman"/>
            <w:sz w:val="24"/>
            <w:szCs w:val="24"/>
          </w:rPr>
          <w:t xml:space="preserve">consensus nodes passing a preliminary authentication </w:t>
        </w:r>
      </w:ins>
      <w:ins w:id="493" w:author="Zhang Li" w:date="2022-06-22T22:08:00Z">
        <w:r w:rsidR="000266E3">
          <w:rPr>
            <w:rFonts w:ascii="Times New Roman" w:eastAsia="宋体" w:hAnsi="Times New Roman" w:cs="Times New Roman"/>
            <w:sz w:val="24"/>
            <w:szCs w:val="24"/>
          </w:rPr>
          <w:t>aware the right to generate new blocks.</w:t>
        </w:r>
        <w:r w:rsidR="00C054AC">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Proof-of-Reputation [18] is also a virtual-resource-proof-based consensus protocol, in which consensus </w:t>
      </w:r>
      <w:r>
        <w:rPr>
          <w:rFonts w:ascii="Times New Roman" w:eastAsia="宋体" w:hAnsi="Times New Roman" w:cs="Times New Roman"/>
          <w:sz w:val="24"/>
          <w:szCs w:val="24"/>
        </w:rPr>
        <w:lastRenderedPageBreak/>
        <w:t xml:space="preserve">nodes with enough reputation can obtain the right to generate a new block. Virtual-resource-proof-based consensus protocols do not consume physical resources, and </w:t>
      </w:r>
      <w:del w:id="494" w:author="ThinkPad" w:date="2022-06-16T04:37:00Z">
        <w:r w:rsidDel="00146468">
          <w:rPr>
            <w:rFonts w:ascii="Times New Roman" w:eastAsia="宋体" w:hAnsi="Times New Roman" w:cs="Times New Roman"/>
            <w:sz w:val="24"/>
            <w:szCs w:val="24"/>
          </w:rPr>
          <w:delText xml:space="preserve">is </w:delText>
        </w:r>
      </w:del>
      <w:ins w:id="495" w:author="ThinkPad" w:date="2022-06-16T04:37:00Z">
        <w:r w:rsidR="00146468">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 xml:space="preserve">friendly to environment. Therefore, more and more blockchain </w:t>
      </w:r>
      <w:del w:id="496" w:author="Zhang Li" w:date="2022-06-22T22:10:00Z">
        <w:r w:rsidDel="00C054AC">
          <w:rPr>
            <w:rFonts w:ascii="Times New Roman" w:eastAsia="宋体" w:hAnsi="Times New Roman" w:cs="Times New Roman"/>
            <w:sz w:val="24"/>
            <w:szCs w:val="24"/>
          </w:rPr>
          <w:delText>consensus protocols</w:delText>
        </w:r>
      </w:del>
      <w:ins w:id="497" w:author="Zhang Li" w:date="2022-06-22T22:10:00Z">
        <w:r w:rsidR="00C054AC">
          <w:rPr>
            <w:rFonts w:ascii="Times New Roman" w:eastAsia="宋体" w:hAnsi="Times New Roman" w:cs="Times New Roman"/>
            <w:sz w:val="24"/>
            <w:szCs w:val="24"/>
          </w:rPr>
          <w:t>systems</w:t>
        </w:r>
      </w:ins>
      <w:r>
        <w:rPr>
          <w:rFonts w:ascii="Times New Roman" w:eastAsia="宋体" w:hAnsi="Times New Roman" w:cs="Times New Roman"/>
          <w:sz w:val="24"/>
          <w:szCs w:val="24"/>
        </w:rPr>
        <w:t xml:space="preserve"> </w:t>
      </w:r>
      <w:del w:id="498" w:author="ThinkPad" w:date="2022-06-15T20:53:00Z">
        <w:r w:rsidDel="00FC13EA">
          <w:rPr>
            <w:rFonts w:ascii="Times New Roman" w:eastAsia="宋体" w:hAnsi="Times New Roman" w:cs="Times New Roman"/>
            <w:sz w:val="24"/>
            <w:szCs w:val="24"/>
          </w:rPr>
          <w:delText>would like</w:delText>
        </w:r>
      </w:del>
      <w:ins w:id="499" w:author="ThinkPad" w:date="2022-06-15T20:53:00Z">
        <w:r w:rsidR="00FC13EA">
          <w:rPr>
            <w:rFonts w:ascii="Times New Roman" w:eastAsia="宋体" w:hAnsi="Times New Roman" w:cs="Times New Roman"/>
            <w:sz w:val="24"/>
            <w:szCs w:val="24"/>
          </w:rPr>
          <w:t>pursue</w:t>
        </w:r>
      </w:ins>
      <w:r>
        <w:rPr>
          <w:rFonts w:ascii="Times New Roman" w:eastAsia="宋体" w:hAnsi="Times New Roman" w:cs="Times New Roman"/>
          <w:sz w:val="24"/>
          <w:szCs w:val="24"/>
        </w:rPr>
        <w:t xml:space="preserve"> to use proof-of-virtual-resource </w:t>
      </w:r>
      <w:del w:id="500" w:author="Zhang Li" w:date="2022-06-22T22:10:00Z">
        <w:r w:rsidDel="00C054AC">
          <w:rPr>
            <w:rFonts w:ascii="Times New Roman" w:eastAsia="宋体" w:hAnsi="Times New Roman" w:cs="Times New Roman"/>
            <w:sz w:val="24"/>
            <w:szCs w:val="24"/>
          </w:rPr>
          <w:delText xml:space="preserve">as </w:delText>
        </w:r>
      </w:del>
      <w:r>
        <w:rPr>
          <w:rFonts w:ascii="Times New Roman" w:eastAsia="宋体" w:hAnsi="Times New Roman" w:cs="Times New Roman"/>
          <w:sz w:val="24"/>
          <w:szCs w:val="24"/>
        </w:rPr>
        <w:t xml:space="preserve">consensus </w:t>
      </w:r>
      <w:del w:id="501" w:author="Zhang Li" w:date="2022-06-22T22:10:00Z">
        <w:r w:rsidDel="00C054AC">
          <w:rPr>
            <w:rFonts w:ascii="Times New Roman" w:eastAsia="宋体" w:hAnsi="Times New Roman" w:cs="Times New Roman"/>
            <w:sz w:val="24"/>
            <w:szCs w:val="24"/>
          </w:rPr>
          <w:delText>algorithm</w:delText>
        </w:r>
      </w:del>
      <w:ins w:id="502" w:author="Zhang Li" w:date="2022-06-22T22:10:00Z">
        <w:r w:rsidR="00C054AC">
          <w:rPr>
            <w:rFonts w:ascii="Times New Roman" w:eastAsia="宋体" w:hAnsi="Times New Roman" w:cs="Times New Roman"/>
            <w:sz w:val="24"/>
            <w:szCs w:val="24"/>
          </w:rPr>
          <w:t>protocols</w:t>
        </w:r>
      </w:ins>
      <w:r>
        <w:rPr>
          <w:rFonts w:ascii="Times New Roman" w:eastAsia="宋体" w:hAnsi="Times New Roman" w:cs="Times New Roman"/>
          <w:sz w:val="24"/>
          <w:szCs w:val="24"/>
        </w:rPr>
        <w:t>.</w:t>
      </w:r>
    </w:p>
    <w:p w14:paraId="216AAED2" w14:textId="1B191C3E" w:rsidR="00CE57F8" w:rsidRDefault="00CA5769" w:rsidP="00750759">
      <w:pPr>
        <w:spacing w:afterLines="100" w:after="312"/>
        <w:ind w:firstLine="420"/>
        <w:rPr>
          <w:ins w:id="503" w:author="Zhang Li" w:date="2022-06-22T23:13:00Z"/>
          <w:rFonts w:ascii="Times New Roman" w:eastAsia="宋体" w:hAnsi="Times New Roman" w:cs="Times New Roman"/>
          <w:sz w:val="24"/>
          <w:szCs w:val="24"/>
        </w:rPr>
      </w:pPr>
      <w:bookmarkStart w:id="504" w:name="_Hlk106873471"/>
      <w:bookmarkStart w:id="505"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w:t>
      </w:r>
      <w:del w:id="506" w:author="Zhang Li" w:date="2022-06-23T08:56:00Z">
        <w:r w:rsidDel="00A07C80">
          <w:rPr>
            <w:rFonts w:ascii="Times New Roman" w:eastAsia="宋体" w:hAnsi="Times New Roman" w:cs="Times New Roman" w:hint="eastAsia"/>
            <w:sz w:val="24"/>
            <w:szCs w:val="24"/>
          </w:rPr>
          <w:delText>fault</w:delText>
        </w:r>
      </w:del>
      <w:ins w:id="507" w:author="ThinkPad" w:date="2022-06-16T04:40:00Z">
        <w:del w:id="508" w:author="Zhang Li" w:date="2022-06-23T08:56:00Z">
          <w:r w:rsidR="00936B4D" w:rsidDel="00A07C80">
            <w:rPr>
              <w:rFonts w:ascii="Times New Roman" w:eastAsia="宋体" w:hAnsi="Times New Roman" w:cs="Times New Roman" w:hint="eastAsia"/>
              <w:sz w:val="24"/>
              <w:szCs w:val="24"/>
            </w:rPr>
            <w:delText>s</w:delText>
          </w:r>
        </w:del>
      </w:ins>
      <w:ins w:id="509" w:author="Zhang Li" w:date="2022-06-23T08:56:00Z">
        <w:r w:rsidR="00A07C80">
          <w:rPr>
            <w:rFonts w:ascii="Times New Roman" w:eastAsia="宋体" w:hAnsi="Times New Roman" w:cs="Times New Roman" w:hint="eastAsia"/>
            <w:sz w:val="24"/>
            <w:szCs w:val="24"/>
          </w:rPr>
          <w:t>failure</w:t>
        </w:r>
      </w:ins>
      <w:r>
        <w:rPr>
          <w:rFonts w:ascii="Times New Roman" w:eastAsia="宋体" w:hAnsi="Times New Roman" w:cs="Times New Roman"/>
          <w:sz w:val="24"/>
          <w:szCs w:val="24"/>
        </w:rPr>
        <w:t xml:space="preserve"> and provide strong consistency. The </w:t>
      </w:r>
      <w:del w:id="510" w:author="ThinkPad" w:date="2022-06-16T04:40:00Z">
        <w:r w:rsidDel="00936B4D">
          <w:rPr>
            <w:rFonts w:ascii="Times New Roman" w:eastAsia="宋体" w:hAnsi="Times New Roman" w:cs="Times New Roman"/>
            <w:sz w:val="24"/>
            <w:szCs w:val="24"/>
          </w:rPr>
          <w:delText xml:space="preserve">very </w:delText>
        </w:r>
      </w:del>
      <w:ins w:id="511"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w:t>
      </w:r>
      <w:del w:id="512"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513" w:author="ThinkPad" w:date="2022-06-16T04:42:00Z">
        <w:r w:rsidR="00936B4D">
          <w:rPr>
            <w:rFonts w:ascii="Times New Roman" w:eastAsia="宋体" w:hAnsi="Times New Roman" w:cs="Times New Roman"/>
            <w:sz w:val="24"/>
            <w:szCs w:val="24"/>
          </w:rPr>
          <w:t xml:space="preserve">In </w:t>
        </w:r>
        <w:proofErr w:type="spellStart"/>
        <w:r w:rsidR="00936B4D">
          <w:rPr>
            <w:rFonts w:ascii="Times New Roman" w:eastAsia="宋体" w:hAnsi="Times New Roman" w:cs="Times New Roman"/>
            <w:sz w:val="24"/>
            <w:szCs w:val="24"/>
          </w:rPr>
          <w:t>PBFT</w:t>
        </w:r>
        <w:proofErr w:type="spellEnd"/>
        <w:r w:rsidR="00936B4D">
          <w:rPr>
            <w:rFonts w:ascii="Times New Roman" w:eastAsia="宋体" w:hAnsi="Times New Roman" w:cs="Times New Roman"/>
            <w:sz w:val="24"/>
            <w:szCs w:val="24"/>
          </w:rPr>
          <w:t>,</w:t>
        </w:r>
      </w:ins>
      <w:ins w:id="514" w:author="ThinkPad" w:date="2022-06-16T04:43:00Z">
        <w:r w:rsidR="00936B4D">
          <w:rPr>
            <w:rFonts w:ascii="Times New Roman" w:eastAsia="宋体" w:hAnsi="Times New Roman" w:cs="Times New Roman"/>
            <w:sz w:val="24"/>
            <w:szCs w:val="24"/>
          </w:rPr>
          <w:t xml:space="preserve"> </w:t>
        </w:r>
      </w:ins>
      <w:del w:id="515" w:author="ThinkPad" w:date="2022-06-16T04:43:00Z">
        <w:r w:rsidDel="00936B4D">
          <w:rPr>
            <w:rFonts w:ascii="Times New Roman" w:eastAsia="宋体" w:hAnsi="Times New Roman" w:cs="Times New Roman" w:hint="eastAsia"/>
            <w:sz w:val="24"/>
            <w:szCs w:val="24"/>
          </w:rPr>
          <w:delText>A</w:delText>
        </w:r>
      </w:del>
      <w:ins w:id="516"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517" w:author="ThinkPad" w:date="2022-06-16T04:43:00Z">
        <w:r w:rsidDel="00936B4D">
          <w:rPr>
            <w:rFonts w:ascii="Times New Roman" w:eastAsia="宋体" w:hAnsi="Times New Roman" w:cs="Times New Roman"/>
            <w:sz w:val="24"/>
            <w:szCs w:val="24"/>
          </w:rPr>
          <w:delText xml:space="preserve">. </w:delText>
        </w:r>
      </w:del>
      <w:del w:id="518" w:author="ThinkPad" w:date="2022-06-16T04:41:00Z">
        <w:r w:rsidDel="00936B4D">
          <w:rPr>
            <w:rFonts w:ascii="Times New Roman" w:eastAsia="宋体" w:hAnsi="Times New Roman" w:cs="Times New Roman"/>
            <w:sz w:val="24"/>
            <w:szCs w:val="24"/>
          </w:rPr>
          <w:delText>And t</w:delText>
        </w:r>
      </w:del>
      <w:del w:id="519" w:author="ThinkPad" w:date="2022-06-16T04:43:00Z">
        <w:r w:rsidDel="00936B4D">
          <w:rPr>
            <w:rFonts w:ascii="Times New Roman" w:eastAsia="宋体" w:hAnsi="Times New Roman" w:cs="Times New Roman"/>
            <w:sz w:val="24"/>
            <w:szCs w:val="24"/>
          </w:rPr>
          <w:delText>hen the block proposer</w:delText>
        </w:r>
      </w:del>
      <w:ins w:id="520"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521" w:author="ThinkPad" w:date="2022-06-16T04:43:00Z">
        <w:r w:rsidDel="00936B4D">
          <w:rPr>
            <w:rFonts w:ascii="Times New Roman" w:eastAsia="宋体" w:hAnsi="Times New Roman" w:cs="Times New Roman"/>
            <w:sz w:val="24"/>
            <w:szCs w:val="24"/>
          </w:rPr>
          <w:delText xml:space="preserve">is </w:delText>
        </w:r>
      </w:del>
      <w:ins w:id="522"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w:t>
      </w:r>
      <w:ins w:id="523" w:author="Zhang Li" w:date="2022-06-22T22:33:00Z">
        <w:r w:rsidR="001D0E21">
          <w:rPr>
            <w:rFonts w:ascii="Times New Roman" w:eastAsia="宋体" w:hAnsi="Times New Roman" w:cs="Times New Roman"/>
            <w:sz w:val="24"/>
            <w:szCs w:val="24"/>
          </w:rPr>
          <w:t>Because consensus nodes are not required to mortgage assets or consume resource, adversary can be malicious in consensus process with small cost.</w:t>
        </w:r>
      </w:ins>
      <w:del w:id="524" w:author="Zhang Li" w:date="2022-06-22T22:33:00Z">
        <w:r w:rsidDel="001D0E21">
          <w:rPr>
            <w:rFonts w:ascii="Times New Roman" w:eastAsia="宋体" w:hAnsi="Times New Roman" w:cs="Times New Roman"/>
            <w:sz w:val="24"/>
            <w:szCs w:val="24"/>
          </w:rPr>
          <w:delText xml:space="preserve">The cost of adversary being malicious in </w:delText>
        </w:r>
      </w:del>
      <w:ins w:id="525" w:author="ThinkPad" w:date="2022-06-16T04:43:00Z">
        <w:del w:id="526" w:author="Zhang Li" w:date="2022-06-22T22:33:00Z">
          <w:r w:rsidR="00936B4D" w:rsidDel="001D0E21">
            <w:rPr>
              <w:rFonts w:ascii="Times New Roman" w:eastAsia="宋体" w:hAnsi="Times New Roman" w:cs="Times New Roman"/>
              <w:sz w:val="24"/>
              <w:szCs w:val="24"/>
            </w:rPr>
            <w:delText xml:space="preserve">a </w:delText>
          </w:r>
        </w:del>
      </w:ins>
      <w:del w:id="527" w:author="Zhang Li" w:date="2022-06-22T22:33:00Z">
        <w:r w:rsidDel="001D0E21">
          <w:rPr>
            <w:rFonts w:ascii="Times New Roman" w:eastAsia="宋体" w:hAnsi="Times New Roman" w:cs="Times New Roman"/>
            <w:sz w:val="24"/>
            <w:szCs w:val="24"/>
          </w:rPr>
          <w:delText xml:space="preserve">communication-based consensus protocols should be small. </w:delText>
        </w:r>
      </w:del>
      <w:ins w:id="528" w:author="ThinkPad" w:date="2022-06-16T04:43:00Z">
        <w:del w:id="529" w:author="Zhang Li" w:date="2022-06-22T22:33:00Z">
          <w:r w:rsidR="003364B9" w:rsidDel="001D0E21">
            <w:rPr>
              <w:rFonts w:ascii="Times New Roman" w:eastAsia="宋体" w:hAnsi="Times New Roman" w:cs="Times New Roman"/>
              <w:sz w:val="24"/>
              <w:szCs w:val="24"/>
            </w:rPr>
            <w:delText xml:space="preserve">This is </w:delText>
          </w:r>
        </w:del>
      </w:ins>
      <w:del w:id="530" w:author="Zhang Li" w:date="2022-06-22T22:33:00Z">
        <w:r w:rsidDel="001D0E21">
          <w:rPr>
            <w:rFonts w:ascii="Times New Roman" w:eastAsia="宋体" w:hAnsi="Times New Roman" w:cs="Times New Roman"/>
            <w:sz w:val="24"/>
            <w:szCs w:val="24"/>
          </w:rPr>
          <w:delText xml:space="preserve">Because </w:delText>
        </w:r>
      </w:del>
      <w:ins w:id="531" w:author="ThinkPad" w:date="2022-06-16T04:43:00Z">
        <w:del w:id="532" w:author="Zhang Li" w:date="2022-06-22T22:33:00Z">
          <w:r w:rsidR="003364B9" w:rsidDel="001D0E21">
            <w:rPr>
              <w:rFonts w:ascii="Times New Roman" w:eastAsia="宋体" w:hAnsi="Times New Roman" w:cs="Times New Roman"/>
              <w:sz w:val="24"/>
              <w:szCs w:val="24"/>
            </w:rPr>
            <w:delText xml:space="preserve">because </w:delText>
          </w:r>
        </w:del>
      </w:ins>
      <w:del w:id="533" w:author="Zhang Li" w:date="2022-06-22T22:33:00Z">
        <w:r w:rsidDel="001D0E21">
          <w:rPr>
            <w:rFonts w:ascii="Times New Roman" w:eastAsia="宋体" w:hAnsi="Times New Roman" w:cs="Times New Roman"/>
            <w:sz w:val="24"/>
            <w:szCs w:val="24"/>
          </w:rPr>
          <w:delText xml:space="preserve">consensus nodes </w:delText>
        </w:r>
      </w:del>
      <w:ins w:id="534" w:author="ThinkPad" w:date="2022-06-16T04:41:00Z">
        <w:del w:id="535" w:author="Zhang Li" w:date="2022-06-22T22:33:00Z">
          <w:r w:rsidR="00936B4D" w:rsidDel="001D0E21">
            <w:rPr>
              <w:rFonts w:ascii="Times New Roman" w:eastAsia="宋体" w:hAnsi="Times New Roman" w:cs="Times New Roman"/>
              <w:sz w:val="24"/>
              <w:szCs w:val="24"/>
            </w:rPr>
            <w:delText xml:space="preserve">do </w:delText>
          </w:r>
        </w:del>
      </w:ins>
      <w:del w:id="536" w:author="Zhang Li" w:date="2022-06-22T22:33:00Z">
        <w:r w:rsidDel="001D0E21">
          <w:rPr>
            <w:rFonts w:ascii="Times New Roman" w:eastAsia="宋体" w:hAnsi="Times New Roman" w:cs="Times New Roman"/>
            <w:sz w:val="24"/>
            <w:szCs w:val="24"/>
          </w:rPr>
          <w:delText>not require to mortgage assets or consume resource in consensus process.</w:delText>
        </w:r>
      </w:del>
      <w:r>
        <w:rPr>
          <w:rFonts w:ascii="Times New Roman" w:eastAsia="宋体" w:hAnsi="Times New Roman" w:cs="Times New Roman"/>
          <w:sz w:val="24"/>
          <w:szCs w:val="24"/>
        </w:rPr>
        <w:t xml:space="preserve"> </w:t>
      </w:r>
      <w:proofErr w:type="spellStart"/>
      <w:ins w:id="537" w:author="Zhang Li" w:date="2022-06-22T22:39:00Z">
        <w:r w:rsidR="004F530E">
          <w:rPr>
            <w:rFonts w:ascii="Times New Roman" w:eastAsia="宋体" w:hAnsi="Times New Roman" w:cs="Times New Roman" w:hint="eastAsia"/>
            <w:sz w:val="24"/>
            <w:szCs w:val="24"/>
          </w:rPr>
          <w:t>PBFT</w:t>
        </w:r>
      </w:ins>
      <w:proofErr w:type="spellEnd"/>
      <w:ins w:id="538" w:author="Zhang Li" w:date="2022-06-22T22:33:00Z">
        <w:r w:rsidR="001D0E21">
          <w:rPr>
            <w:rFonts w:ascii="Times New Roman" w:eastAsia="宋体" w:hAnsi="Times New Roman" w:cs="Times New Roman"/>
            <w:sz w:val="24"/>
            <w:szCs w:val="24"/>
          </w:rPr>
          <w:t xml:space="preserve"> consensus protocol eliminate</w:t>
        </w:r>
      </w:ins>
      <w:ins w:id="539" w:author="Zhang Li" w:date="2022-06-22T22:41:00Z">
        <w:r w:rsidR="004277CB">
          <w:rPr>
            <w:rFonts w:ascii="Times New Roman" w:eastAsia="宋体" w:hAnsi="Times New Roman" w:cs="Times New Roman"/>
            <w:sz w:val="24"/>
            <w:szCs w:val="24"/>
          </w:rPr>
          <w:t>s</w:t>
        </w:r>
      </w:ins>
      <w:ins w:id="540" w:author="Zhang Li" w:date="2022-06-22T22:33:00Z">
        <w:r w:rsidR="001D0E21">
          <w:rPr>
            <w:rFonts w:ascii="Times New Roman" w:eastAsia="宋体" w:hAnsi="Times New Roman" w:cs="Times New Roman"/>
            <w:sz w:val="24"/>
            <w:szCs w:val="24"/>
          </w:rPr>
          <w:t xml:space="preserve"> the influence of malicious behavior to ensure blockchain system security by cooperation mechanism. </w:t>
        </w:r>
      </w:ins>
      <w:del w:id="541" w:author="Zhang Li" w:date="2022-06-22T22:33:00Z">
        <w:r w:rsidDel="001D0E21">
          <w:rPr>
            <w:rFonts w:ascii="Times New Roman" w:eastAsia="宋体" w:hAnsi="Times New Roman" w:cs="Times New Roman"/>
            <w:sz w:val="24"/>
            <w:szCs w:val="24"/>
          </w:rPr>
          <w:delText xml:space="preserve">However, the cooperation mechanism of </w:delText>
        </w:r>
      </w:del>
      <w:ins w:id="542" w:author="ThinkPad" w:date="2022-06-16T04:44:00Z">
        <w:del w:id="543" w:author="Zhang Li" w:date="2022-06-22T22:33:00Z">
          <w:r w:rsidR="003364B9" w:rsidDel="001D0E21">
            <w:rPr>
              <w:rFonts w:ascii="Times New Roman" w:eastAsia="宋体" w:hAnsi="Times New Roman" w:cs="Times New Roman"/>
              <w:sz w:val="24"/>
              <w:szCs w:val="24"/>
            </w:rPr>
            <w:delText xml:space="preserve">in </w:delText>
          </w:r>
        </w:del>
      </w:ins>
      <w:del w:id="544" w:author="Zhang Li" w:date="2022-06-22T22:33:00Z">
        <w:r w:rsidDel="001D0E21">
          <w:rPr>
            <w:rFonts w:ascii="Times New Roman" w:eastAsia="宋体" w:hAnsi="Times New Roman" w:cs="Times New Roman"/>
            <w:sz w:val="24"/>
            <w:szCs w:val="24"/>
          </w:rPr>
          <w:delText xml:space="preserve">these protocols can </w:delText>
        </w:r>
      </w:del>
      <w:ins w:id="545" w:author="ThinkPad" w:date="2022-06-16T04:44:00Z">
        <w:del w:id="546" w:author="Zhang Li" w:date="2022-06-22T22:33:00Z">
          <w:r w:rsidR="003364B9" w:rsidDel="001D0E21">
            <w:rPr>
              <w:rFonts w:ascii="Times New Roman" w:eastAsia="宋体" w:hAnsi="Times New Roman" w:cs="Times New Roman"/>
              <w:sz w:val="24"/>
              <w:szCs w:val="24"/>
            </w:rPr>
            <w:delText xml:space="preserve">help </w:delText>
          </w:r>
        </w:del>
      </w:ins>
      <w:del w:id="547" w:author="Zhang Li" w:date="2022-06-22T22:33:00Z">
        <w:r w:rsidDel="001D0E21">
          <w:rPr>
            <w:rFonts w:ascii="Times New Roman" w:eastAsia="宋体" w:hAnsi="Times New Roman" w:cs="Times New Roman"/>
            <w:sz w:val="24"/>
            <w:szCs w:val="24"/>
          </w:rPr>
          <w:delText xml:space="preserve">eliminate the influence of malicious behavior to ensure blockchain system security. </w:delText>
        </w:r>
      </w:del>
      <w:ins w:id="548" w:author="Zhang Li" w:date="2022-06-22T22:34:00Z">
        <w:r w:rsidR="004F530E">
          <w:rPr>
            <w:rFonts w:ascii="Times New Roman" w:eastAsia="宋体" w:hAnsi="Times New Roman" w:cs="Times New Roman"/>
            <w:sz w:val="24"/>
            <w:szCs w:val="24"/>
          </w:rPr>
          <w:t>Since the communication</w:t>
        </w:r>
      </w:ins>
      <w:ins w:id="549" w:author="Zhang Li" w:date="2022-06-23T09:34:00Z">
        <w:r w:rsidR="006D4C05">
          <w:rPr>
            <w:rFonts w:ascii="Times New Roman" w:eastAsia="宋体" w:hAnsi="Times New Roman" w:cs="Times New Roman"/>
            <w:sz w:val="24"/>
            <w:szCs w:val="24"/>
          </w:rPr>
          <w:t>s</w:t>
        </w:r>
      </w:ins>
      <w:ins w:id="550" w:author="Zhang Li" w:date="2022-06-22T22:34:00Z">
        <w:r w:rsidR="004F530E">
          <w:rPr>
            <w:rFonts w:ascii="Times New Roman" w:eastAsia="宋体" w:hAnsi="Times New Roman" w:cs="Times New Roman"/>
            <w:sz w:val="24"/>
            <w:szCs w:val="24"/>
          </w:rPr>
          <w:t xml:space="preserve"> of nodes </w:t>
        </w:r>
      </w:ins>
      <w:ins w:id="551" w:author="Zhang Li" w:date="2022-06-23T09:34:00Z">
        <w:r w:rsidR="006D4C05">
          <w:rPr>
            <w:rFonts w:ascii="Times New Roman" w:eastAsia="宋体" w:hAnsi="Times New Roman" w:cs="Times New Roman"/>
            <w:sz w:val="24"/>
            <w:szCs w:val="24"/>
          </w:rPr>
          <w:t>are</w:t>
        </w:r>
      </w:ins>
      <w:ins w:id="552" w:author="Zhang Li" w:date="2022-06-22T22:34:00Z">
        <w:r w:rsidR="004F530E">
          <w:rPr>
            <w:rFonts w:ascii="Times New Roman" w:eastAsia="宋体" w:hAnsi="Times New Roman" w:cs="Times New Roman"/>
            <w:sz w:val="24"/>
            <w:szCs w:val="24"/>
          </w:rPr>
          <w:t xml:space="preserve"> driven by leader</w:t>
        </w:r>
      </w:ins>
      <w:ins w:id="553" w:author="Zhang Li" w:date="2022-06-23T09:35:00Z">
        <w:r w:rsidR="006D4C05">
          <w:rPr>
            <w:rFonts w:ascii="Times New Roman" w:eastAsia="宋体" w:hAnsi="Times New Roman" w:cs="Times New Roman"/>
            <w:sz w:val="24"/>
            <w:szCs w:val="24"/>
          </w:rPr>
          <w:t>/primary</w:t>
        </w:r>
      </w:ins>
      <w:ins w:id="554" w:author="Zhang Li" w:date="2022-06-22T22:34:00Z">
        <w:r w:rsidR="004F530E">
          <w:rPr>
            <w:rFonts w:ascii="Times New Roman" w:eastAsia="宋体" w:hAnsi="Times New Roman" w:cs="Times New Roman" w:hint="eastAsia"/>
            <w:sz w:val="24"/>
            <w:szCs w:val="24"/>
          </w:rPr>
          <w:t>,</w:t>
        </w:r>
        <w:r w:rsidR="004F530E">
          <w:rPr>
            <w:rFonts w:ascii="Times New Roman" w:eastAsia="宋体" w:hAnsi="Times New Roman" w:cs="Times New Roman"/>
            <w:sz w:val="24"/>
            <w:szCs w:val="24"/>
          </w:rPr>
          <w:t xml:space="preserve"> the consensus security of </w:t>
        </w:r>
      </w:ins>
      <w:proofErr w:type="spellStart"/>
      <w:ins w:id="555" w:author="Zhang Li" w:date="2022-06-22T22:41:00Z">
        <w:r w:rsidR="004277CB">
          <w:rPr>
            <w:rFonts w:ascii="Times New Roman" w:eastAsia="宋体" w:hAnsi="Times New Roman" w:cs="Times New Roman"/>
            <w:sz w:val="24"/>
            <w:szCs w:val="24"/>
          </w:rPr>
          <w:t>PBFT</w:t>
        </w:r>
      </w:ins>
      <w:proofErr w:type="spellEnd"/>
      <w:ins w:id="556" w:author="Zhang Li" w:date="2022-06-22T22:34:00Z">
        <w:r w:rsidR="004F530E">
          <w:rPr>
            <w:rFonts w:ascii="Times New Roman" w:eastAsia="宋体" w:hAnsi="Times New Roman" w:cs="Times New Roman"/>
            <w:sz w:val="24"/>
            <w:szCs w:val="24"/>
          </w:rPr>
          <w:t xml:space="preserve"> depends on the correctness of leader. </w:t>
        </w:r>
      </w:ins>
      <w:ins w:id="557" w:author="Zhang Li" w:date="2022-06-22T22:47:00Z">
        <w:r w:rsidR="00DB6648">
          <w:rPr>
            <w:rFonts w:ascii="Times New Roman" w:eastAsia="宋体" w:hAnsi="Times New Roman" w:cs="Times New Roman"/>
            <w:sz w:val="24"/>
            <w:szCs w:val="24"/>
          </w:rPr>
          <w:t>F</w:t>
        </w:r>
      </w:ins>
      <w:ins w:id="558" w:author="Zhang Li" w:date="2022-06-22T22:34:00Z">
        <w:r w:rsidR="004F530E">
          <w:rPr>
            <w:rFonts w:ascii="Times New Roman" w:eastAsia="宋体" w:hAnsi="Times New Roman" w:cs="Times New Roman"/>
            <w:sz w:val="24"/>
            <w:szCs w:val="24"/>
          </w:rPr>
          <w:t xml:space="preserve">aulty leader </w:t>
        </w:r>
      </w:ins>
      <w:ins w:id="559" w:author="Zhang Li" w:date="2022-06-22T22:47:00Z">
        <w:r w:rsidR="00DB6648">
          <w:rPr>
            <w:rFonts w:ascii="Times New Roman" w:eastAsia="宋体" w:hAnsi="Times New Roman" w:cs="Times New Roman"/>
            <w:sz w:val="24"/>
            <w:szCs w:val="24"/>
          </w:rPr>
          <w:t xml:space="preserve">can </w:t>
        </w:r>
      </w:ins>
      <w:ins w:id="560" w:author="Zhang Li" w:date="2022-06-22T22:34:00Z">
        <w:r w:rsidR="004F530E">
          <w:rPr>
            <w:rFonts w:ascii="Times New Roman" w:eastAsia="宋体" w:hAnsi="Times New Roman" w:cs="Times New Roman"/>
            <w:sz w:val="24"/>
            <w:szCs w:val="24"/>
          </w:rPr>
          <w:t xml:space="preserve">lead to the interruption of consensus process. </w:t>
        </w:r>
      </w:ins>
      <w:ins w:id="561" w:author="Zhang Li" w:date="2022-06-22T23:13:00Z">
        <w:r w:rsidR="00CE57F8">
          <w:rPr>
            <w:rFonts w:ascii="Times New Roman" w:eastAsia="宋体" w:hAnsi="Times New Roman" w:cs="Times New Roman"/>
            <w:sz w:val="24"/>
            <w:szCs w:val="24"/>
          </w:rPr>
          <w:t xml:space="preserve">The </w:t>
        </w:r>
      </w:ins>
      <w:proofErr w:type="spellStart"/>
      <w:ins w:id="562" w:author="Zhang Li" w:date="2022-06-23T09:46:00Z">
        <w:r w:rsidR="007E6549">
          <w:rPr>
            <w:rFonts w:ascii="Times New Roman" w:eastAsia="宋体" w:hAnsi="Times New Roman" w:cs="Times New Roman"/>
            <w:sz w:val="24"/>
            <w:szCs w:val="24"/>
          </w:rPr>
          <w:t>PBFT</w:t>
        </w:r>
      </w:ins>
      <w:proofErr w:type="spellEnd"/>
      <w:ins w:id="563" w:author="Zhang Li" w:date="2022-06-22T23:13:00Z">
        <w:r w:rsidR="00CE57F8" w:rsidDel="00FD41CD">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 xml:space="preserve">consensus protocol achieve consensus among consensus nodes with quadratic message complexity. Thus, </w:t>
        </w:r>
        <w:proofErr w:type="spellStart"/>
        <w:r w:rsidR="00CE57F8">
          <w:rPr>
            <w:rFonts w:ascii="Times New Roman" w:eastAsia="宋体" w:hAnsi="Times New Roman" w:cs="Times New Roman"/>
            <w:sz w:val="24"/>
            <w:szCs w:val="24"/>
          </w:rPr>
          <w:t>PBFT</w:t>
        </w:r>
        <w:proofErr w:type="spellEnd"/>
        <w:r w:rsidR="00CE57F8">
          <w:rPr>
            <w:rFonts w:ascii="Times New Roman" w:eastAsia="宋体" w:hAnsi="Times New Roman" w:cs="Times New Roman"/>
            <w:sz w:val="24"/>
            <w:szCs w:val="24"/>
          </w:rPr>
          <w:t xml:space="preserve"> consensus protocol usually ha</w:t>
        </w:r>
      </w:ins>
      <w:ins w:id="564" w:author="Zhang Li" w:date="2022-06-23T09:47:00Z">
        <w:r w:rsidR="007E6549">
          <w:rPr>
            <w:rFonts w:ascii="Times New Roman" w:eastAsia="宋体" w:hAnsi="Times New Roman" w:cs="Times New Roman"/>
            <w:sz w:val="24"/>
            <w:szCs w:val="24"/>
          </w:rPr>
          <w:t>s</w:t>
        </w:r>
      </w:ins>
      <w:ins w:id="565" w:author="Zhang Li" w:date="2022-06-22T23:13:00Z">
        <w:r w:rsidR="00CE57F8">
          <w:rPr>
            <w:rFonts w:ascii="Times New Roman" w:eastAsia="宋体" w:hAnsi="Times New Roman" w:cs="Times New Roman"/>
            <w:sz w:val="24"/>
            <w:szCs w:val="24"/>
          </w:rPr>
          <w:t xml:space="preserve"> low scalability due to high communication </w:t>
        </w:r>
      </w:ins>
      <w:ins w:id="566" w:author="Zhang Li" w:date="2022-06-23T09:47:00Z">
        <w:r w:rsidR="007E6549">
          <w:rPr>
            <w:rFonts w:ascii="Times New Roman" w:eastAsia="宋体" w:hAnsi="Times New Roman" w:cs="Times New Roman"/>
            <w:sz w:val="24"/>
            <w:szCs w:val="24"/>
          </w:rPr>
          <w:t>overhe</w:t>
        </w:r>
      </w:ins>
      <w:ins w:id="567" w:author="Zhang Li" w:date="2022-06-23T09:48:00Z">
        <w:r w:rsidR="007E6549">
          <w:rPr>
            <w:rFonts w:ascii="Times New Roman" w:eastAsia="宋体" w:hAnsi="Times New Roman" w:cs="Times New Roman"/>
            <w:sz w:val="24"/>
            <w:szCs w:val="24"/>
          </w:rPr>
          <w:t>ad</w:t>
        </w:r>
      </w:ins>
      <w:ins w:id="568" w:author="Zhang Li" w:date="2022-06-22T23:13:00Z">
        <w:r w:rsidR="00CE57F8">
          <w:rPr>
            <w:rFonts w:ascii="Times New Roman" w:eastAsia="宋体" w:hAnsi="Times New Roman" w:cs="Times New Roman"/>
            <w:sz w:val="24"/>
            <w:szCs w:val="24"/>
          </w:rPr>
          <w:t xml:space="preserve">. </w:t>
        </w:r>
      </w:ins>
      <w:ins w:id="569" w:author="Zhang Li" w:date="2022-06-23T09:55:00Z">
        <w:r w:rsidR="00B95139">
          <w:rPr>
            <w:rFonts w:ascii="Times New Roman" w:eastAsia="宋体" w:hAnsi="Times New Roman" w:cs="Times New Roman"/>
            <w:sz w:val="24"/>
            <w:szCs w:val="24"/>
          </w:rPr>
          <w:t xml:space="preserve">To </w:t>
        </w:r>
      </w:ins>
      <w:ins w:id="570" w:author="Zhang Li" w:date="2022-06-23T09:56:00Z">
        <w:r w:rsidR="00B95139">
          <w:rPr>
            <w:rFonts w:ascii="Times New Roman" w:eastAsia="宋体" w:hAnsi="Times New Roman" w:cs="Times New Roman"/>
            <w:sz w:val="24"/>
            <w:szCs w:val="24"/>
          </w:rPr>
          <w:t>overcome</w:t>
        </w:r>
      </w:ins>
      <w:ins w:id="571" w:author="Zhang Li" w:date="2022-06-23T09:59:00Z">
        <w:r w:rsidR="007B104D">
          <w:rPr>
            <w:rFonts w:ascii="Times New Roman" w:eastAsia="宋体" w:hAnsi="Times New Roman" w:cs="Times New Roman"/>
            <w:sz w:val="24"/>
            <w:szCs w:val="24"/>
          </w:rPr>
          <w:t xml:space="preserve"> the shortage of </w:t>
        </w:r>
        <w:proofErr w:type="spellStart"/>
        <w:r w:rsidR="007B104D">
          <w:rPr>
            <w:rFonts w:ascii="Times New Roman" w:eastAsia="宋体" w:hAnsi="Times New Roman" w:cs="Times New Roman"/>
            <w:sz w:val="24"/>
            <w:szCs w:val="24"/>
          </w:rPr>
          <w:t>PBFT</w:t>
        </w:r>
        <w:proofErr w:type="spellEnd"/>
        <w:r w:rsidR="007B104D">
          <w:rPr>
            <w:rFonts w:ascii="Times New Roman" w:eastAsia="宋体" w:hAnsi="Times New Roman" w:cs="Times New Roman"/>
            <w:sz w:val="24"/>
            <w:szCs w:val="24"/>
          </w:rPr>
          <w:t xml:space="preserve"> consensus protocol, </w:t>
        </w:r>
      </w:ins>
      <w:ins w:id="572" w:author="Zhang Li" w:date="2022-06-23T10:00:00Z">
        <w:r w:rsidR="007B104D">
          <w:rPr>
            <w:rFonts w:ascii="Times New Roman" w:eastAsia="宋体" w:hAnsi="Times New Roman" w:cs="Times New Roman"/>
            <w:sz w:val="24"/>
            <w:szCs w:val="24"/>
          </w:rPr>
          <w:t>s</w:t>
        </w:r>
      </w:ins>
      <w:ins w:id="573" w:author="Zhang Li" w:date="2022-06-22T23:13:00Z">
        <w:r w:rsidR="00CE57F8">
          <w:rPr>
            <w:rFonts w:ascii="Times New Roman" w:eastAsia="宋体" w:hAnsi="Times New Roman" w:cs="Times New Roman"/>
            <w:sz w:val="24"/>
            <w:szCs w:val="24"/>
          </w:rPr>
          <w:t>ome communication-based protocols are proposed to improve</w:t>
        </w:r>
      </w:ins>
      <w:ins w:id="574" w:author="Zhang Li" w:date="2022-06-23T09:53:00Z">
        <w:r w:rsidR="00B95139">
          <w:rPr>
            <w:rFonts w:ascii="Times New Roman" w:eastAsia="宋体" w:hAnsi="Times New Roman" w:cs="Times New Roman"/>
            <w:sz w:val="24"/>
            <w:szCs w:val="24"/>
          </w:rPr>
          <w:t xml:space="preserve"> performance</w:t>
        </w:r>
      </w:ins>
      <w:ins w:id="575" w:author="Zhang Li" w:date="2022-06-23T10:00:00Z">
        <w:r w:rsidR="007B104D">
          <w:rPr>
            <w:rFonts w:ascii="Times New Roman" w:eastAsia="宋体" w:hAnsi="Times New Roman" w:cs="Times New Roman"/>
            <w:sz w:val="24"/>
            <w:szCs w:val="24"/>
          </w:rPr>
          <w:t xml:space="preserve"> </w:t>
        </w:r>
      </w:ins>
      <w:ins w:id="576" w:author="Zhang Li" w:date="2022-06-22T23:13:00Z">
        <w:r w:rsidR="00CE57F8">
          <w:rPr>
            <w:rFonts w:ascii="Times New Roman" w:eastAsia="宋体" w:hAnsi="Times New Roman" w:cs="Times New Roman"/>
            <w:sz w:val="24"/>
            <w:szCs w:val="24"/>
          </w:rPr>
          <w:t>by reducing communication overhead. In NEO [20], partial nodes of delegated Byzantine fault tolerant consensus protocol</w:t>
        </w:r>
        <w:r w:rsidR="00CE57F8" w:rsidRPr="00F817C9">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[21]</w:t>
        </w:r>
      </w:ins>
      <w:ins w:id="577" w:author="Zhang Li" w:date="2022-06-23T10:10:00Z">
        <w:r w:rsidR="00E3591C">
          <w:rPr>
            <w:rFonts w:ascii="Times New Roman" w:eastAsia="宋体" w:hAnsi="Times New Roman" w:cs="Times New Roman"/>
            <w:sz w:val="24"/>
            <w:szCs w:val="24"/>
          </w:rPr>
          <w:t xml:space="preserve"> utilizes</w:t>
        </w:r>
      </w:ins>
      <w:ins w:id="578" w:author="Zhang Li" w:date="2022-06-22T23:13:00Z">
        <w:r w:rsidR="00CE57F8">
          <w:rPr>
            <w:rFonts w:ascii="Times New Roman" w:eastAsia="宋体" w:hAnsi="Times New Roman" w:cs="Times New Roman"/>
            <w:sz w:val="24"/>
            <w:szCs w:val="24"/>
          </w:rPr>
          <w:t xml:space="preserve"> </w:t>
        </w:r>
      </w:ins>
      <w:ins w:id="579" w:author="Zhang Li" w:date="2022-06-23T10:10:00Z">
        <w:r w:rsidR="00E3591C">
          <w:rPr>
            <w:rFonts w:ascii="Times New Roman" w:eastAsia="宋体" w:hAnsi="Times New Roman" w:cs="Times New Roman"/>
            <w:sz w:val="24"/>
            <w:szCs w:val="24"/>
          </w:rPr>
          <w:t>a</w:t>
        </w:r>
      </w:ins>
      <w:ins w:id="580" w:author="Zhang Li" w:date="2022-06-22T23:13:00Z">
        <w:r w:rsidR="00CE57F8">
          <w:rPr>
            <w:rFonts w:ascii="Times New Roman" w:eastAsia="宋体" w:hAnsi="Times New Roman" w:cs="Times New Roman"/>
            <w:sz w:val="24"/>
            <w:szCs w:val="24"/>
          </w:rPr>
          <w:t xml:space="preserve"> modified </w:t>
        </w:r>
        <w:proofErr w:type="spellStart"/>
        <w:r w:rsidR="00CE57F8">
          <w:rPr>
            <w:rFonts w:ascii="Times New Roman" w:eastAsia="宋体" w:hAnsi="Times New Roman" w:cs="Times New Roman"/>
            <w:sz w:val="24"/>
            <w:szCs w:val="24"/>
          </w:rPr>
          <w:t>BFT</w:t>
        </w:r>
        <w:proofErr w:type="spellEnd"/>
        <w:r w:rsidR="00CE57F8">
          <w:rPr>
            <w:rFonts w:ascii="Times New Roman" w:eastAsia="宋体" w:hAnsi="Times New Roman" w:cs="Times New Roman"/>
            <w:sz w:val="24"/>
            <w:szCs w:val="24"/>
          </w:rPr>
          <w:t xml:space="preserve"> consensus </w:t>
        </w:r>
      </w:ins>
      <w:ins w:id="581" w:author="Zhang Li" w:date="2022-06-23T10:11:00Z">
        <w:r w:rsidR="00E3591C">
          <w:rPr>
            <w:rFonts w:ascii="Times New Roman" w:eastAsia="宋体" w:hAnsi="Times New Roman" w:cs="Times New Roman"/>
            <w:sz w:val="24"/>
            <w:szCs w:val="24"/>
          </w:rPr>
          <w:t>protocol</w:t>
        </w:r>
      </w:ins>
      <w:ins w:id="582" w:author="Zhang Li" w:date="2022-06-22T23:13:00Z">
        <w:r w:rsidR="00CE57F8">
          <w:rPr>
            <w:rFonts w:ascii="Times New Roman" w:eastAsia="宋体" w:hAnsi="Times New Roman" w:cs="Times New Roman"/>
            <w:sz w:val="24"/>
            <w:szCs w:val="24"/>
          </w:rPr>
          <w:t xml:space="preserve"> </w:t>
        </w:r>
        <w:proofErr w:type="spellStart"/>
        <w:r w:rsidR="00CE57F8">
          <w:rPr>
            <w:rFonts w:ascii="Times New Roman" w:eastAsia="宋体" w:hAnsi="Times New Roman" w:cs="Times New Roman" w:hint="eastAsia"/>
            <w:sz w:val="24"/>
            <w:szCs w:val="24"/>
          </w:rPr>
          <w:t>SBFT</w:t>
        </w:r>
      </w:ins>
      <w:proofErr w:type="spellEnd"/>
      <w:ins w:id="583" w:author="Zhang Li" w:date="2022-06-23T10:13:00Z">
        <w:r w:rsidR="00E3591C">
          <w:rPr>
            <w:rFonts w:ascii="Times New Roman" w:eastAsia="宋体" w:hAnsi="Times New Roman" w:cs="Times New Roman"/>
            <w:sz w:val="24"/>
            <w:szCs w:val="24"/>
          </w:rPr>
          <w:t>. The consensus protocol</w:t>
        </w:r>
      </w:ins>
      <w:ins w:id="584" w:author="Zhang Li" w:date="2022-06-22T23:13:00Z">
        <w:r w:rsidR="00CE57F8">
          <w:rPr>
            <w:rFonts w:ascii="Times New Roman" w:eastAsia="宋体" w:hAnsi="Times New Roman" w:cs="Times New Roman"/>
            <w:sz w:val="24"/>
            <w:szCs w:val="24"/>
          </w:rPr>
          <w:t xml:space="preserve"> </w:t>
        </w:r>
        <w:r w:rsidR="00CE57F8" w:rsidRPr="00F25288">
          <w:rPr>
            <w:rFonts w:ascii="Times New Roman" w:eastAsia="宋体" w:hAnsi="Times New Roman" w:cs="Times New Roman"/>
            <w:sz w:val="24"/>
            <w:szCs w:val="24"/>
          </w:rPr>
          <w:t>employ</w:t>
        </w:r>
      </w:ins>
      <w:ins w:id="585" w:author="Zhang Li" w:date="2022-06-23T10:13:00Z">
        <w:r w:rsidR="00E3591C">
          <w:rPr>
            <w:rFonts w:ascii="Times New Roman" w:eastAsia="宋体" w:hAnsi="Times New Roman" w:cs="Times New Roman"/>
            <w:sz w:val="24"/>
            <w:szCs w:val="24"/>
          </w:rPr>
          <w:t>s</w:t>
        </w:r>
      </w:ins>
      <w:ins w:id="586" w:author="Zhang Li" w:date="2022-06-22T23:13:00Z">
        <w:r w:rsidR="00CE57F8" w:rsidRPr="00F25288">
          <w:rPr>
            <w:rFonts w:ascii="Times New Roman" w:eastAsia="宋体" w:hAnsi="Times New Roman" w:cs="Times New Roman"/>
            <w:sz w:val="24"/>
            <w:szCs w:val="24"/>
          </w:rPr>
          <w:t xml:space="preserve"> </w:t>
        </w:r>
      </w:ins>
      <w:ins w:id="587" w:author="Zhang Li" w:date="2022-06-23T10:13:00Z">
        <w:r w:rsidR="00E3591C">
          <w:rPr>
            <w:rFonts w:ascii="Times New Roman" w:eastAsia="宋体" w:hAnsi="Times New Roman" w:cs="Times New Roman"/>
            <w:sz w:val="24"/>
            <w:szCs w:val="24"/>
          </w:rPr>
          <w:t xml:space="preserve">a </w:t>
        </w:r>
      </w:ins>
      <w:ins w:id="588" w:author="Zhang Li" w:date="2022-06-22T23:13:00Z">
        <w:r w:rsidR="00CE57F8" w:rsidRPr="00F25288">
          <w:rPr>
            <w:rFonts w:ascii="Times New Roman" w:eastAsia="宋体" w:hAnsi="Times New Roman" w:cs="Times New Roman"/>
            <w:sz w:val="24"/>
            <w:szCs w:val="24"/>
          </w:rPr>
          <w:t>threshold signature</w:t>
        </w:r>
      </w:ins>
      <w:ins w:id="589" w:author="Zhang Li" w:date="2022-06-23T10:13:00Z">
        <w:r w:rsidR="00E3591C">
          <w:rPr>
            <w:rFonts w:ascii="Times New Roman" w:eastAsia="宋体" w:hAnsi="Times New Roman" w:cs="Times New Roman"/>
            <w:sz w:val="24"/>
            <w:szCs w:val="24"/>
          </w:rPr>
          <w:t xml:space="preserve"> scheme</w:t>
        </w:r>
      </w:ins>
      <w:ins w:id="590" w:author="Zhang Li" w:date="2022-06-22T23:13:00Z">
        <w:r w:rsidR="00CE57F8" w:rsidRPr="00F25288">
          <w:rPr>
            <w:rFonts w:ascii="Times New Roman" w:eastAsia="宋体" w:hAnsi="Times New Roman" w:cs="Times New Roman"/>
            <w:sz w:val="24"/>
            <w:szCs w:val="24"/>
          </w:rPr>
          <w:t xml:space="preserve"> to reduce communication </w:t>
        </w:r>
        <w:r w:rsidR="00CE57F8">
          <w:rPr>
            <w:rFonts w:ascii="Times New Roman" w:eastAsia="宋体" w:hAnsi="Times New Roman" w:cs="Times New Roman"/>
            <w:sz w:val="24"/>
            <w:szCs w:val="24"/>
          </w:rPr>
          <w:t>overhead of consensus process</w:t>
        </w:r>
        <w:r w:rsidR="00CE57F8" w:rsidRPr="00F25288">
          <w:rPr>
            <w:rFonts w:ascii="Times New Roman" w:eastAsia="宋体" w:hAnsi="Times New Roman" w:cs="Times New Roman"/>
            <w:sz w:val="24"/>
            <w:szCs w:val="24"/>
          </w:rPr>
          <w:t xml:space="preserve">. </w:t>
        </w:r>
      </w:ins>
      <w:ins w:id="591" w:author="Zhang Li" w:date="2022-06-23T10:40:00Z">
        <w:r w:rsidR="006F466C">
          <w:rPr>
            <w:rFonts w:ascii="Times New Roman" w:eastAsia="宋体" w:hAnsi="Times New Roman" w:cs="Times New Roman"/>
            <w:sz w:val="24"/>
            <w:szCs w:val="24"/>
          </w:rPr>
          <w:t xml:space="preserve">Since </w:t>
        </w:r>
      </w:ins>
      <w:ins w:id="592" w:author="Zhang Li" w:date="2022-06-23T10:43:00Z">
        <w:r w:rsidR="006F466C">
          <w:rPr>
            <w:rFonts w:ascii="Times New Roman" w:eastAsia="宋体" w:hAnsi="Times New Roman" w:cs="Times New Roman"/>
            <w:sz w:val="24"/>
            <w:szCs w:val="24"/>
          </w:rPr>
          <w:t xml:space="preserve">consensus latency decreases, the performance of system will </w:t>
        </w:r>
      </w:ins>
      <w:ins w:id="593" w:author="Zhang Li" w:date="2022-06-23T13:54:00Z">
        <w:r w:rsidR="00521BFA">
          <w:rPr>
            <w:rFonts w:ascii="Times New Roman" w:eastAsia="宋体" w:hAnsi="Times New Roman" w:cs="Times New Roman"/>
            <w:sz w:val="24"/>
            <w:szCs w:val="24"/>
          </w:rPr>
          <w:t>be improved</w:t>
        </w:r>
      </w:ins>
      <w:ins w:id="594" w:author="Zhang Li" w:date="2022-06-23T10:43:00Z">
        <w:r w:rsidR="006F466C">
          <w:rPr>
            <w:rFonts w:ascii="Times New Roman" w:eastAsia="宋体" w:hAnsi="Times New Roman" w:cs="Times New Roman"/>
            <w:sz w:val="24"/>
            <w:szCs w:val="24"/>
          </w:rPr>
          <w:t>.</w:t>
        </w:r>
      </w:ins>
      <w:bookmarkEnd w:id="504"/>
    </w:p>
    <w:bookmarkEnd w:id="505"/>
    <w:p w14:paraId="6BA873E2" w14:textId="6BA8E2B5" w:rsidR="00CA5769" w:rsidRPr="004F530E" w:rsidDel="001D0E21" w:rsidRDefault="00C71DC5" w:rsidP="00D64C1B">
      <w:pPr>
        <w:spacing w:afterLines="100" w:after="312"/>
        <w:ind w:firstLine="420"/>
        <w:rPr>
          <w:del w:id="595" w:author="Zhang Li" w:date="2022-06-22T22:33:00Z"/>
          <w:rFonts w:ascii="Times New Roman" w:eastAsia="宋体" w:hAnsi="Times New Roman" w:cs="Times New Roman"/>
          <w:sz w:val="24"/>
          <w:szCs w:val="24"/>
        </w:rPr>
      </w:pPr>
      <w:ins w:id="596" w:author="Zhang Li" w:date="2022-06-23T11:02:00Z">
        <w:r>
          <w:rPr>
            <w:rFonts w:ascii="Times New Roman" w:eastAsia="宋体" w:hAnsi="Times New Roman" w:cs="Times New Roman"/>
            <w:sz w:val="24"/>
            <w:szCs w:val="24"/>
          </w:rPr>
          <w:t>Hy</w:t>
        </w:r>
      </w:ins>
      <w:ins w:id="597" w:author="Zhang Li" w:date="2022-06-23T11:03:00Z">
        <w:r>
          <w:rPr>
            <w:rFonts w:ascii="Times New Roman" w:eastAsia="宋体" w:hAnsi="Times New Roman" w:cs="Times New Roman"/>
            <w:sz w:val="24"/>
            <w:szCs w:val="24"/>
          </w:rPr>
          <w:t>brid consensus protocols</w:t>
        </w:r>
      </w:ins>
      <w:ins w:id="598" w:author="Zhang Li" w:date="2022-06-23T14:23:00Z">
        <w:r w:rsidR="005B1C31">
          <w:rPr>
            <w:rFonts w:ascii="Times New Roman" w:eastAsia="宋体" w:hAnsi="Times New Roman" w:cs="Times New Roman"/>
            <w:sz w:val="24"/>
            <w:szCs w:val="24"/>
          </w:rPr>
          <w:t xml:space="preserve"> can</w:t>
        </w:r>
      </w:ins>
      <w:ins w:id="599" w:author="Zhang Li" w:date="2022-06-23T11:03:00Z">
        <w:r>
          <w:rPr>
            <w:rFonts w:ascii="Times New Roman" w:eastAsia="宋体" w:hAnsi="Times New Roman" w:cs="Times New Roman"/>
            <w:sz w:val="24"/>
            <w:szCs w:val="24"/>
          </w:rPr>
          <w:t xml:space="preserve"> </w:t>
        </w:r>
      </w:ins>
      <w:ins w:id="600" w:author="Zhang Li" w:date="2022-06-23T11:04:00Z">
        <w:r w:rsidR="006055B0">
          <w:rPr>
            <w:rFonts w:ascii="Times New Roman" w:eastAsia="宋体" w:hAnsi="Times New Roman" w:cs="Times New Roman"/>
            <w:sz w:val="24"/>
            <w:szCs w:val="24"/>
          </w:rPr>
          <w:t>alleviate the “</w:t>
        </w:r>
      </w:ins>
      <w:ins w:id="601" w:author="Zhang Li" w:date="2022-06-23T11:09:00Z">
        <w:r w:rsidR="00FD0756">
          <w:rPr>
            <w:rFonts w:ascii="Times New Roman" w:eastAsia="宋体" w:hAnsi="Times New Roman" w:cs="Times New Roman"/>
            <w:sz w:val="24"/>
            <w:szCs w:val="24"/>
          </w:rPr>
          <w:t>i</w:t>
        </w:r>
      </w:ins>
      <w:ins w:id="602" w:author="Zhang Li" w:date="2022-06-23T11:04:00Z">
        <w:r w:rsidR="006055B0">
          <w:rPr>
            <w:rFonts w:ascii="Times New Roman" w:eastAsia="宋体" w:hAnsi="Times New Roman" w:cs="Times New Roman"/>
            <w:sz w:val="24"/>
            <w:szCs w:val="24"/>
          </w:rPr>
          <w:t xml:space="preserve">mpossible </w:t>
        </w:r>
      </w:ins>
      <w:ins w:id="603" w:author="Zhang Li" w:date="2022-06-23T11:09:00Z">
        <w:r w:rsidR="00FD0756">
          <w:rPr>
            <w:rFonts w:ascii="Times New Roman" w:eastAsia="宋体" w:hAnsi="Times New Roman" w:cs="Times New Roman"/>
            <w:sz w:val="24"/>
            <w:szCs w:val="24"/>
          </w:rPr>
          <w:t>t</w:t>
        </w:r>
      </w:ins>
      <w:ins w:id="604" w:author="Zhang Li" w:date="2022-06-23T11:04:00Z">
        <w:r w:rsidR="006055B0">
          <w:rPr>
            <w:rFonts w:ascii="Times New Roman" w:eastAsia="宋体" w:hAnsi="Times New Roman" w:cs="Times New Roman"/>
            <w:sz w:val="24"/>
            <w:szCs w:val="24"/>
          </w:rPr>
          <w:t>ria</w:t>
        </w:r>
      </w:ins>
      <w:ins w:id="605" w:author="Zhang Li" w:date="2022-06-23T11:05:00Z">
        <w:r w:rsidR="006055B0">
          <w:rPr>
            <w:rFonts w:ascii="Times New Roman" w:eastAsia="宋体" w:hAnsi="Times New Roman" w:cs="Times New Roman"/>
            <w:sz w:val="24"/>
            <w:szCs w:val="24"/>
          </w:rPr>
          <w:t>ngle</w:t>
        </w:r>
      </w:ins>
      <w:ins w:id="606" w:author="Zhang Li" w:date="2022-06-23T11:04:00Z">
        <w:r w:rsidR="006055B0">
          <w:rPr>
            <w:rFonts w:ascii="Times New Roman" w:eastAsia="宋体" w:hAnsi="Times New Roman" w:cs="Times New Roman"/>
            <w:sz w:val="24"/>
            <w:szCs w:val="24"/>
          </w:rPr>
          <w:t>”</w:t>
        </w:r>
      </w:ins>
      <w:ins w:id="607" w:author="Zhang Li" w:date="2022-06-23T11:05:00Z">
        <w:r w:rsidR="006055B0">
          <w:rPr>
            <w:rFonts w:ascii="Times New Roman" w:eastAsia="宋体" w:hAnsi="Times New Roman" w:cs="Times New Roman"/>
            <w:sz w:val="24"/>
            <w:szCs w:val="24"/>
          </w:rPr>
          <w:t xml:space="preserve"> of blockchain systems</w:t>
        </w:r>
      </w:ins>
      <w:ins w:id="608" w:author="Zhang Li" w:date="2022-06-23T14:23:00Z">
        <w:r w:rsidR="005B1C31">
          <w:rPr>
            <w:rFonts w:ascii="Times New Roman" w:eastAsia="宋体" w:hAnsi="Times New Roman" w:cs="Times New Roman"/>
            <w:sz w:val="24"/>
            <w:szCs w:val="24"/>
          </w:rPr>
          <w:t xml:space="preserve">. </w:t>
        </w:r>
      </w:ins>
      <w:ins w:id="609" w:author="Zhang Li" w:date="2022-06-23T11:05:00Z">
        <w:r w:rsidR="006055B0">
          <w:rPr>
            <w:rFonts w:ascii="Times New Roman" w:eastAsia="宋体" w:hAnsi="Times New Roman" w:cs="Times New Roman"/>
            <w:sz w:val="24"/>
            <w:szCs w:val="24"/>
          </w:rPr>
          <w:t xml:space="preserve"> </w:t>
        </w:r>
      </w:ins>
      <w:ins w:id="610" w:author="Zhang Li" w:date="2022-06-23T14:23:00Z">
        <w:r w:rsidR="005B1C31">
          <w:rPr>
            <w:rFonts w:ascii="Times New Roman" w:eastAsia="宋体" w:hAnsi="Times New Roman" w:cs="Times New Roman"/>
            <w:sz w:val="24"/>
            <w:szCs w:val="24"/>
          </w:rPr>
          <w:t>S</w:t>
        </w:r>
      </w:ins>
      <w:ins w:id="611" w:author="Zhang Li" w:date="2022-06-23T10:50:00Z">
        <w:r w:rsidR="003C45FF">
          <w:rPr>
            <w:rFonts w:ascii="Times New Roman" w:eastAsia="宋体" w:hAnsi="Times New Roman" w:cs="Times New Roman"/>
            <w:sz w:val="24"/>
            <w:szCs w:val="24"/>
          </w:rPr>
          <w:t xml:space="preserve">ingle consensus protocol cannot satisfy </w:t>
        </w:r>
      </w:ins>
      <w:ins w:id="612" w:author="Zhang Li" w:date="2022-06-23T10:56:00Z">
        <w:r w:rsidR="003A5D16">
          <w:rPr>
            <w:rFonts w:ascii="Times New Roman" w:eastAsia="宋体" w:hAnsi="Times New Roman" w:cs="Times New Roman"/>
            <w:sz w:val="24"/>
            <w:szCs w:val="24"/>
          </w:rPr>
          <w:t xml:space="preserve">security, </w:t>
        </w:r>
      </w:ins>
      <w:ins w:id="613" w:author="Zhang Li" w:date="2022-06-23T10:57:00Z">
        <w:r w:rsidR="003A5D16">
          <w:rPr>
            <w:rFonts w:ascii="Times New Roman" w:eastAsia="宋体" w:hAnsi="Times New Roman" w:cs="Times New Roman"/>
            <w:sz w:val="24"/>
            <w:szCs w:val="24"/>
          </w:rPr>
          <w:t>decentralization and scalability</w:t>
        </w:r>
      </w:ins>
      <w:ins w:id="614" w:author="Zhang Li" w:date="2022-06-23T10:50:00Z">
        <w:r w:rsidR="003C45FF">
          <w:rPr>
            <w:rFonts w:ascii="Times New Roman" w:eastAsia="宋体" w:hAnsi="Times New Roman" w:cs="Times New Roman"/>
            <w:sz w:val="24"/>
            <w:szCs w:val="24"/>
          </w:rPr>
          <w:t xml:space="preserve"> of </w:t>
        </w:r>
      </w:ins>
      <w:ins w:id="615" w:author="Zhang Li" w:date="2022-06-23T14:20:00Z">
        <w:r w:rsidR="00D974BD">
          <w:rPr>
            <w:rFonts w:ascii="Times New Roman" w:eastAsia="宋体" w:hAnsi="Times New Roman" w:cs="Times New Roman"/>
            <w:sz w:val="24"/>
            <w:szCs w:val="24"/>
          </w:rPr>
          <w:t xml:space="preserve">blockchain </w:t>
        </w:r>
      </w:ins>
      <w:ins w:id="616" w:author="Zhang Li" w:date="2022-06-23T10:51:00Z">
        <w:r w:rsidR="003C45FF">
          <w:rPr>
            <w:rFonts w:ascii="Times New Roman" w:eastAsia="宋体" w:hAnsi="Times New Roman" w:cs="Times New Roman"/>
            <w:sz w:val="24"/>
            <w:szCs w:val="24"/>
          </w:rPr>
          <w:t>system</w:t>
        </w:r>
      </w:ins>
      <w:ins w:id="617" w:author="Zhang Li" w:date="2022-06-23T10:55:00Z">
        <w:r w:rsidR="003A5D16">
          <w:rPr>
            <w:rFonts w:ascii="Times New Roman" w:eastAsia="宋体" w:hAnsi="Times New Roman" w:cs="Times New Roman"/>
            <w:sz w:val="24"/>
            <w:szCs w:val="24"/>
          </w:rPr>
          <w:t>s</w:t>
        </w:r>
      </w:ins>
      <w:ins w:id="618" w:author="Zhang Li" w:date="2022-06-23T11:05:00Z">
        <w:r w:rsidR="006055B0">
          <w:rPr>
            <w:rFonts w:ascii="Times New Roman" w:eastAsia="宋体" w:hAnsi="Times New Roman" w:cs="Times New Roman"/>
            <w:sz w:val="24"/>
            <w:szCs w:val="24"/>
          </w:rPr>
          <w:t xml:space="preserve"> </w:t>
        </w:r>
      </w:ins>
      <w:ins w:id="619" w:author="Zhang Li" w:date="2022-06-23T11:06:00Z">
        <w:r w:rsidR="006055B0" w:rsidRPr="006055B0">
          <w:rPr>
            <w:rFonts w:ascii="Times New Roman" w:eastAsia="宋体" w:hAnsi="Times New Roman" w:cs="Times New Roman"/>
            <w:sz w:val="24"/>
            <w:szCs w:val="24"/>
          </w:rPr>
          <w:t>simultaneously</w:t>
        </w:r>
        <w:r w:rsidR="006055B0">
          <w:rPr>
            <w:rFonts w:ascii="Times New Roman" w:eastAsia="宋体" w:hAnsi="Times New Roman" w:cs="Times New Roman"/>
            <w:sz w:val="24"/>
            <w:szCs w:val="24"/>
          </w:rPr>
          <w:t>.</w:t>
        </w:r>
        <w:r w:rsidR="006055B0">
          <w:rPr>
            <w:rFonts w:ascii="Times New Roman" w:eastAsia="宋体" w:hAnsi="Times New Roman" w:cs="Times New Roman" w:hint="eastAsia"/>
            <w:sz w:val="24"/>
            <w:szCs w:val="24"/>
          </w:rPr>
          <w:t xml:space="preserve"> </w:t>
        </w:r>
      </w:ins>
      <w:ins w:id="620" w:author="Zhang Li" w:date="2022-06-23T11:24:00Z">
        <w:r w:rsidR="00E96845">
          <w:rPr>
            <w:rFonts w:ascii="Times New Roman" w:eastAsia="宋体" w:hAnsi="Times New Roman" w:cs="Times New Roman"/>
            <w:sz w:val="24"/>
            <w:szCs w:val="24"/>
          </w:rPr>
          <w:t>P</w:t>
        </w:r>
      </w:ins>
      <w:ins w:id="621" w:author="Zhang Li" w:date="2022-06-23T11:22:00Z">
        <w:r w:rsidR="00E96845">
          <w:rPr>
            <w:rFonts w:ascii="Times New Roman" w:eastAsia="宋体" w:hAnsi="Times New Roman" w:cs="Times New Roman"/>
            <w:sz w:val="24"/>
            <w:szCs w:val="24"/>
          </w:rPr>
          <w:t>hysical-</w:t>
        </w:r>
      </w:ins>
      <w:ins w:id="622" w:author="Zhang Li" w:date="2022-06-22T23:12:00Z">
        <w:r w:rsidR="00CE57F8">
          <w:rPr>
            <w:rFonts w:ascii="Times New Roman" w:eastAsia="宋体" w:hAnsi="Times New Roman" w:cs="Times New Roman"/>
            <w:sz w:val="24"/>
            <w:szCs w:val="24"/>
          </w:rPr>
          <w:t>resource</w:t>
        </w:r>
      </w:ins>
      <w:ins w:id="623" w:author="Zhang Li" w:date="2022-06-23T11:24:00Z">
        <w:r w:rsidR="00E96845">
          <w:rPr>
            <w:rFonts w:ascii="Times New Roman" w:eastAsia="宋体" w:hAnsi="Times New Roman" w:cs="Times New Roman"/>
            <w:sz w:val="24"/>
            <w:szCs w:val="24"/>
          </w:rPr>
          <w:t>-</w:t>
        </w:r>
        <w:r w:rsidR="00236658">
          <w:rPr>
            <w:rFonts w:ascii="Times New Roman" w:eastAsia="宋体" w:hAnsi="Times New Roman" w:cs="Times New Roman"/>
            <w:sz w:val="24"/>
            <w:szCs w:val="24"/>
          </w:rPr>
          <w:t>proof-based</w:t>
        </w:r>
      </w:ins>
      <w:ins w:id="624" w:author="Zhang Li" w:date="2022-06-22T23:12:00Z">
        <w:r w:rsidR="00CE57F8">
          <w:rPr>
            <w:rFonts w:ascii="Times New Roman" w:eastAsia="宋体" w:hAnsi="Times New Roman" w:cs="Times New Roman"/>
            <w:sz w:val="24"/>
            <w:szCs w:val="24"/>
          </w:rPr>
          <w:t xml:space="preserve"> consensus protocols</w:t>
        </w:r>
      </w:ins>
      <w:ins w:id="625" w:author="Zhang Li" w:date="2022-06-23T11:06:00Z">
        <w:r w:rsidR="006055B0">
          <w:rPr>
            <w:rFonts w:ascii="Times New Roman" w:eastAsia="宋体" w:hAnsi="Times New Roman" w:cs="Times New Roman"/>
            <w:sz w:val="24"/>
            <w:szCs w:val="24"/>
          </w:rPr>
          <w:t xml:space="preserve"> </w:t>
        </w:r>
      </w:ins>
      <w:ins w:id="626" w:author="Zhang Li" w:date="2022-06-23T13:20:00Z">
        <w:r w:rsidR="00EE6ED9">
          <w:rPr>
            <w:rFonts w:ascii="Times New Roman" w:eastAsia="宋体" w:hAnsi="Times New Roman" w:cs="Times New Roman"/>
            <w:sz w:val="24"/>
            <w:szCs w:val="24"/>
          </w:rPr>
          <w:t>are</w:t>
        </w:r>
      </w:ins>
      <w:ins w:id="627" w:author="Zhang Li" w:date="2022-06-23T13:09:00Z">
        <w:r w:rsidR="002C5824">
          <w:rPr>
            <w:rFonts w:ascii="Times New Roman" w:eastAsia="宋体" w:hAnsi="Times New Roman" w:cs="Times New Roman"/>
            <w:sz w:val="24"/>
            <w:szCs w:val="24"/>
          </w:rPr>
          <w:t xml:space="preserve"> </w:t>
        </w:r>
      </w:ins>
      <w:ins w:id="628" w:author="Zhang Li" w:date="2022-06-23T13:16:00Z">
        <w:r w:rsidR="003662E8">
          <w:rPr>
            <w:rFonts w:ascii="Times New Roman" w:eastAsia="宋体" w:hAnsi="Times New Roman" w:cs="Times New Roman"/>
            <w:sz w:val="24"/>
            <w:szCs w:val="24"/>
          </w:rPr>
          <w:t xml:space="preserve">highly </w:t>
        </w:r>
      </w:ins>
      <w:ins w:id="629" w:author="Zhang Li" w:date="2022-06-23T11:06:00Z">
        <w:r w:rsidR="006055B0">
          <w:rPr>
            <w:rFonts w:ascii="Times New Roman" w:eastAsia="宋体" w:hAnsi="Times New Roman" w:cs="Times New Roman"/>
            <w:sz w:val="24"/>
            <w:szCs w:val="24"/>
          </w:rPr>
          <w:t>decentraliz</w:t>
        </w:r>
      </w:ins>
      <w:ins w:id="630" w:author="Zhang Li" w:date="2022-06-23T13:09:00Z">
        <w:r w:rsidR="002C5824">
          <w:rPr>
            <w:rFonts w:ascii="Times New Roman" w:eastAsia="宋体" w:hAnsi="Times New Roman" w:cs="Times New Roman"/>
            <w:sz w:val="24"/>
            <w:szCs w:val="24"/>
          </w:rPr>
          <w:t>ed</w:t>
        </w:r>
      </w:ins>
      <w:ins w:id="631" w:author="Zhang Li" w:date="2022-06-23T13:11:00Z">
        <w:r w:rsidR="002C5824">
          <w:rPr>
            <w:rFonts w:ascii="Times New Roman" w:eastAsia="宋体" w:hAnsi="Times New Roman" w:cs="Times New Roman"/>
            <w:sz w:val="24"/>
            <w:szCs w:val="24"/>
          </w:rPr>
          <w:t xml:space="preserve"> and secure</w:t>
        </w:r>
      </w:ins>
      <w:ins w:id="632" w:author="Zhang Li" w:date="2022-06-23T11:07:00Z">
        <w:r w:rsidR="006055B0">
          <w:rPr>
            <w:rFonts w:ascii="Times New Roman" w:eastAsia="宋体" w:hAnsi="Times New Roman" w:cs="Times New Roman"/>
            <w:sz w:val="24"/>
            <w:szCs w:val="24"/>
          </w:rPr>
          <w:t xml:space="preserve">, but </w:t>
        </w:r>
      </w:ins>
      <w:ins w:id="633" w:author="Zhang Li" w:date="2022-06-23T13:20:00Z">
        <w:r w:rsidR="00EE6ED9">
          <w:rPr>
            <w:rFonts w:ascii="Times New Roman" w:eastAsia="宋体" w:hAnsi="Times New Roman" w:cs="Times New Roman"/>
            <w:sz w:val="24"/>
            <w:szCs w:val="24"/>
          </w:rPr>
          <w:t>its</w:t>
        </w:r>
      </w:ins>
      <w:ins w:id="634" w:author="Zhang Li" w:date="2022-06-23T11:07:00Z">
        <w:r w:rsidR="006055B0">
          <w:rPr>
            <w:rFonts w:ascii="Times New Roman" w:eastAsia="宋体" w:hAnsi="Times New Roman" w:cs="Times New Roman"/>
            <w:sz w:val="24"/>
            <w:szCs w:val="24"/>
          </w:rPr>
          <w:t xml:space="preserve"> scalability </w:t>
        </w:r>
      </w:ins>
      <w:ins w:id="635" w:author="Zhang Li" w:date="2022-06-23T13:22:00Z">
        <w:r w:rsidR="00EE6ED9">
          <w:rPr>
            <w:rFonts w:ascii="Times New Roman" w:eastAsia="宋体" w:hAnsi="Times New Roman" w:cs="Times New Roman"/>
            <w:sz w:val="24"/>
            <w:szCs w:val="24"/>
          </w:rPr>
          <w:t xml:space="preserve">is </w:t>
        </w:r>
      </w:ins>
      <w:ins w:id="636" w:author="Zhang Li" w:date="2022-06-23T13:23:00Z">
        <w:r w:rsidR="00EE6ED9">
          <w:rPr>
            <w:rFonts w:ascii="Times New Roman" w:eastAsia="宋体" w:hAnsi="Times New Roman" w:cs="Times New Roman"/>
            <w:sz w:val="24"/>
            <w:szCs w:val="24"/>
          </w:rPr>
          <w:t>low</w:t>
        </w:r>
      </w:ins>
      <w:ins w:id="637" w:author="Zhang Li" w:date="2022-06-22T23:12:00Z">
        <w:r w:rsidR="00CE57F8">
          <w:rPr>
            <w:rFonts w:ascii="Times New Roman" w:eastAsia="宋体" w:hAnsi="Times New Roman" w:cs="Times New Roman"/>
            <w:sz w:val="24"/>
            <w:szCs w:val="24"/>
          </w:rPr>
          <w:t xml:space="preserve">. </w:t>
        </w:r>
      </w:ins>
      <w:ins w:id="638" w:author="Zhang Li" w:date="2022-06-23T13:23:00Z">
        <w:r w:rsidR="00EE6ED9">
          <w:rPr>
            <w:rFonts w:ascii="Times New Roman" w:eastAsia="宋体" w:hAnsi="Times New Roman" w:cs="Times New Roman"/>
            <w:sz w:val="24"/>
            <w:szCs w:val="24"/>
          </w:rPr>
          <w:t>Virtual-resource-proof-based consensus protocols are highly decentralized and scalable</w:t>
        </w:r>
      </w:ins>
      <w:ins w:id="639" w:author="Zhang Li" w:date="2022-06-23T13:37:00Z">
        <w:r w:rsidR="00BD3D7B">
          <w:rPr>
            <w:rFonts w:ascii="Times New Roman" w:eastAsia="宋体" w:hAnsi="Times New Roman" w:cs="Times New Roman"/>
            <w:sz w:val="24"/>
            <w:szCs w:val="24"/>
          </w:rPr>
          <w:t xml:space="preserve">, </w:t>
        </w:r>
      </w:ins>
      <w:ins w:id="640" w:author="Zhang Li" w:date="2022-06-23T13:45:00Z">
        <w:r w:rsidR="00DD4050">
          <w:rPr>
            <w:rFonts w:ascii="Times New Roman" w:eastAsia="宋体" w:hAnsi="Times New Roman" w:cs="Times New Roman"/>
            <w:sz w:val="24"/>
            <w:szCs w:val="24"/>
          </w:rPr>
          <w:t>but exist</w:t>
        </w:r>
      </w:ins>
      <w:ins w:id="641" w:author="Zhang Li" w:date="2022-06-23T13:38:00Z">
        <w:r w:rsidR="00BD3D7B">
          <w:rPr>
            <w:rFonts w:ascii="Times New Roman" w:eastAsia="宋体" w:hAnsi="Times New Roman" w:cs="Times New Roman"/>
            <w:sz w:val="24"/>
            <w:szCs w:val="24"/>
          </w:rPr>
          <w:t xml:space="preserve"> </w:t>
        </w:r>
      </w:ins>
      <w:ins w:id="642" w:author="Zhang Li" w:date="2022-06-23T13:46:00Z">
        <w:r w:rsidR="00DD4050">
          <w:rPr>
            <w:rFonts w:ascii="Times New Roman" w:eastAsia="宋体" w:hAnsi="Times New Roman" w:cs="Times New Roman"/>
            <w:sz w:val="24"/>
            <w:szCs w:val="24"/>
          </w:rPr>
          <w:t xml:space="preserve">serious </w:t>
        </w:r>
      </w:ins>
      <w:ins w:id="643" w:author="Zhang Li" w:date="2022-06-23T13:38:00Z">
        <w:r w:rsidR="00BD3D7B">
          <w:rPr>
            <w:rFonts w:ascii="Times New Roman" w:eastAsia="宋体" w:hAnsi="Times New Roman" w:cs="Times New Roman"/>
            <w:sz w:val="24"/>
            <w:szCs w:val="24"/>
          </w:rPr>
          <w:t xml:space="preserve">security </w:t>
        </w:r>
      </w:ins>
      <w:ins w:id="644" w:author="Zhang Li" w:date="2022-06-23T13:46:00Z">
        <w:r w:rsidR="00DD4050">
          <w:rPr>
            <w:rFonts w:ascii="Times New Roman" w:eastAsia="宋体" w:hAnsi="Times New Roman" w:cs="Times New Roman"/>
            <w:sz w:val="24"/>
            <w:szCs w:val="24"/>
          </w:rPr>
          <w:t xml:space="preserve">problems. </w:t>
        </w:r>
      </w:ins>
      <w:ins w:id="645" w:author="Zhang Li" w:date="2022-06-22T23:12:00Z">
        <w:r w:rsidR="00CE57F8">
          <w:rPr>
            <w:rFonts w:ascii="Times New Roman" w:eastAsia="宋体" w:hAnsi="Times New Roman" w:cs="Times New Roman"/>
            <w:sz w:val="24"/>
            <w:szCs w:val="24"/>
          </w:rPr>
          <w:t>Communication-based</w:t>
        </w:r>
      </w:ins>
      <w:ins w:id="646" w:author="Zhang Li" w:date="2022-06-22T22:51:00Z">
        <w:r w:rsidR="00930DFC">
          <w:rPr>
            <w:rFonts w:ascii="Times New Roman" w:eastAsia="宋体" w:hAnsi="Times New Roman" w:cs="Times New Roman"/>
            <w:sz w:val="24"/>
            <w:szCs w:val="24"/>
          </w:rPr>
          <w:t xml:space="preserve"> consensus protocol</w:t>
        </w:r>
      </w:ins>
      <w:ins w:id="647" w:author="Zhang Li" w:date="2022-06-23T13:46:00Z">
        <w:r w:rsidR="00DD4050">
          <w:rPr>
            <w:rFonts w:ascii="Times New Roman" w:eastAsia="宋体" w:hAnsi="Times New Roman" w:cs="Times New Roman"/>
            <w:sz w:val="24"/>
            <w:szCs w:val="24"/>
          </w:rPr>
          <w:t>s</w:t>
        </w:r>
      </w:ins>
      <w:ins w:id="648" w:author="Zhang Li" w:date="2022-06-22T22:51:00Z">
        <w:r w:rsidR="00930DFC">
          <w:rPr>
            <w:rFonts w:ascii="Times New Roman" w:eastAsia="宋体" w:hAnsi="Times New Roman" w:cs="Times New Roman"/>
            <w:sz w:val="24"/>
            <w:szCs w:val="24"/>
          </w:rPr>
          <w:t xml:space="preserve"> </w:t>
        </w:r>
      </w:ins>
      <w:ins w:id="649" w:author="Zhang Li" w:date="2022-06-23T13:54:00Z">
        <w:r w:rsidR="00521BFA">
          <w:rPr>
            <w:rFonts w:ascii="Times New Roman" w:eastAsia="宋体" w:hAnsi="Times New Roman" w:cs="Times New Roman"/>
            <w:sz w:val="24"/>
            <w:szCs w:val="24"/>
          </w:rPr>
          <w:t xml:space="preserve">have </w:t>
        </w:r>
      </w:ins>
      <w:ins w:id="650" w:author="Zhang Li" w:date="2022-06-23T13:55:00Z">
        <w:r w:rsidR="00521BFA">
          <w:rPr>
            <w:rFonts w:ascii="Times New Roman" w:eastAsia="宋体" w:hAnsi="Times New Roman" w:cs="Times New Roman"/>
            <w:sz w:val="24"/>
            <w:szCs w:val="24"/>
          </w:rPr>
          <w:t>high scalability and security</w:t>
        </w:r>
      </w:ins>
      <w:ins w:id="651" w:author="Zhang Li" w:date="2022-06-22T22:51:00Z">
        <w:r w:rsidR="00930DFC">
          <w:rPr>
            <w:rFonts w:ascii="Times New Roman" w:eastAsia="宋体" w:hAnsi="Times New Roman" w:cs="Times New Roman"/>
            <w:sz w:val="24"/>
            <w:szCs w:val="24"/>
          </w:rPr>
          <w:t xml:space="preserve">, </w:t>
        </w:r>
      </w:ins>
      <w:ins w:id="652" w:author="Zhang Li" w:date="2022-06-22T22:52:00Z">
        <w:r w:rsidR="00930DFC">
          <w:rPr>
            <w:rFonts w:ascii="Times New Roman" w:eastAsia="宋体" w:hAnsi="Times New Roman" w:cs="Times New Roman"/>
            <w:sz w:val="24"/>
            <w:szCs w:val="24"/>
          </w:rPr>
          <w:t xml:space="preserve">but </w:t>
        </w:r>
      </w:ins>
      <w:ins w:id="653" w:author="Zhang Li" w:date="2022-06-23T13:55:00Z">
        <w:r w:rsidR="00521BFA">
          <w:rPr>
            <w:rFonts w:ascii="Times New Roman" w:eastAsia="宋体" w:hAnsi="Times New Roman" w:cs="Times New Roman"/>
            <w:sz w:val="24"/>
            <w:szCs w:val="24"/>
          </w:rPr>
          <w:t>decentralization</w:t>
        </w:r>
      </w:ins>
      <w:ins w:id="654" w:author="Zhang Li" w:date="2022-06-22T22:51:00Z">
        <w:r w:rsidR="00930DFC">
          <w:rPr>
            <w:rFonts w:ascii="Times New Roman" w:eastAsia="宋体" w:hAnsi="Times New Roman" w:cs="Times New Roman"/>
            <w:sz w:val="24"/>
            <w:szCs w:val="24"/>
          </w:rPr>
          <w:t xml:space="preserve"> </w:t>
        </w:r>
      </w:ins>
      <w:ins w:id="655" w:author="Zhang Li" w:date="2022-06-22T22:53:00Z">
        <w:r w:rsidR="00930DFC">
          <w:rPr>
            <w:rFonts w:ascii="Times New Roman" w:eastAsia="宋体" w:hAnsi="Times New Roman" w:cs="Times New Roman"/>
            <w:sz w:val="24"/>
            <w:szCs w:val="24"/>
          </w:rPr>
          <w:t>is low.</w:t>
        </w:r>
      </w:ins>
      <w:ins w:id="656" w:author="Zhang Li" w:date="2022-06-22T22:54:00Z">
        <w:r w:rsidR="00930DFC">
          <w:rPr>
            <w:rFonts w:ascii="Times New Roman" w:eastAsia="宋体" w:hAnsi="Times New Roman" w:cs="Times New Roman" w:hint="eastAsia"/>
            <w:sz w:val="24"/>
            <w:szCs w:val="24"/>
          </w:rPr>
          <w:t xml:space="preserve"> </w:t>
        </w:r>
      </w:ins>
      <w:ins w:id="657" w:author="Zhang Li" w:date="2022-06-23T14:23:00Z">
        <w:r w:rsidR="005B1C31">
          <w:rPr>
            <w:rFonts w:ascii="Times New Roman" w:eastAsia="宋体" w:hAnsi="Times New Roman" w:cs="Times New Roman"/>
            <w:sz w:val="24"/>
            <w:szCs w:val="24"/>
          </w:rPr>
          <w:t xml:space="preserve">Therefore, </w:t>
        </w:r>
      </w:ins>
      <w:ins w:id="658" w:author="Zhang Li" w:date="2022-06-22T22:51:00Z">
        <w:r w:rsidR="00930DFC">
          <w:rPr>
            <w:rFonts w:ascii="Times New Roman" w:eastAsia="宋体" w:hAnsi="Times New Roman" w:cs="Times New Roman"/>
            <w:sz w:val="24"/>
            <w:szCs w:val="24"/>
          </w:rPr>
          <w:t>hybrid consensus protocols have been proposed</w:t>
        </w:r>
      </w:ins>
      <w:ins w:id="659" w:author="Zhang Li" w:date="2022-06-22T22:56:00Z">
        <w:r w:rsidR="0072268C">
          <w:rPr>
            <w:rFonts w:ascii="Times New Roman" w:eastAsia="宋体" w:hAnsi="Times New Roman" w:cs="Times New Roman"/>
            <w:sz w:val="24"/>
            <w:szCs w:val="24"/>
          </w:rPr>
          <w:t xml:space="preserve"> to balance the “impossible tri</w:t>
        </w:r>
      </w:ins>
      <w:ins w:id="660" w:author="Zhang Li" w:date="2022-06-23T13:58:00Z">
        <w:r w:rsidR="00874525">
          <w:rPr>
            <w:rFonts w:ascii="Times New Roman" w:eastAsia="宋体" w:hAnsi="Times New Roman" w:cs="Times New Roman"/>
            <w:sz w:val="24"/>
            <w:szCs w:val="24"/>
          </w:rPr>
          <w:t>angle</w:t>
        </w:r>
      </w:ins>
      <w:ins w:id="661" w:author="Zhang Li" w:date="2022-06-22T22:56:00Z">
        <w:r w:rsidR="0072268C">
          <w:rPr>
            <w:rFonts w:ascii="Times New Roman" w:eastAsia="宋体" w:hAnsi="Times New Roman" w:cs="Times New Roman"/>
            <w:sz w:val="24"/>
            <w:szCs w:val="24"/>
          </w:rPr>
          <w:t>” of blockchain system</w:t>
        </w:r>
      </w:ins>
      <w:ins w:id="662" w:author="Zhang Li" w:date="2022-06-22T22:51:00Z">
        <w:r w:rsidR="00930DFC">
          <w:rPr>
            <w:rFonts w:ascii="Times New Roman" w:eastAsia="宋体" w:hAnsi="Times New Roman" w:cs="Times New Roman"/>
            <w:sz w:val="24"/>
            <w:szCs w:val="24"/>
          </w:rPr>
          <w:t xml:space="preserve">. The first version of Casper [17] is a hybrid consensus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aiming to replace the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consensus algorithm with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consensus algorithm in Ethereum. </w:t>
        </w:r>
      </w:ins>
      <w:ins w:id="663" w:author="Zhang Li" w:date="2022-06-23T14:28:00Z">
        <w:r w:rsidR="009957DD">
          <w:rPr>
            <w:rFonts w:ascii="Times New Roman" w:eastAsia="宋体" w:hAnsi="Times New Roman" w:cs="Times New Roman"/>
            <w:sz w:val="24"/>
            <w:szCs w:val="24"/>
          </w:rPr>
          <w:t>T</w:t>
        </w:r>
      </w:ins>
      <w:ins w:id="664" w:author="Zhang Li" w:date="2022-06-23T14:31:00Z">
        <w:r w:rsidR="00E561B0">
          <w:rPr>
            <w:rFonts w:ascii="Times New Roman" w:eastAsia="宋体" w:hAnsi="Times New Roman" w:cs="Times New Roman"/>
            <w:sz w:val="24"/>
            <w:szCs w:val="24"/>
          </w:rPr>
          <w:t xml:space="preserve">his consensus protocol </w:t>
        </w:r>
      </w:ins>
      <w:ins w:id="665" w:author="Zhang Li" w:date="2022-06-23T14:36:00Z">
        <w:r w:rsidR="003C3725">
          <w:rPr>
            <w:rFonts w:ascii="Times New Roman" w:eastAsia="宋体" w:hAnsi="Times New Roman" w:cs="Times New Roman"/>
            <w:sz w:val="24"/>
            <w:szCs w:val="24"/>
          </w:rPr>
          <w:t>improve</w:t>
        </w:r>
      </w:ins>
      <w:ins w:id="666" w:author="Zhang Li" w:date="2022-06-23T14:57:00Z">
        <w:r w:rsidR="00702E23">
          <w:rPr>
            <w:rFonts w:ascii="Times New Roman" w:eastAsia="宋体" w:hAnsi="Times New Roman" w:cs="Times New Roman"/>
            <w:sz w:val="24"/>
            <w:szCs w:val="24"/>
          </w:rPr>
          <w:t>s</w:t>
        </w:r>
      </w:ins>
      <w:ins w:id="667" w:author="Zhang Li" w:date="2022-06-23T14:36:00Z">
        <w:r w:rsidR="003C3725">
          <w:rPr>
            <w:rFonts w:ascii="Times New Roman" w:eastAsia="宋体" w:hAnsi="Times New Roman" w:cs="Times New Roman"/>
            <w:sz w:val="24"/>
            <w:szCs w:val="24"/>
          </w:rPr>
          <w:t xml:space="preserve"> the security </w:t>
        </w:r>
      </w:ins>
      <w:ins w:id="668" w:author="Zhang Li" w:date="2022-06-23T14:45:00Z">
        <w:r w:rsidR="0087742F">
          <w:rPr>
            <w:rFonts w:ascii="Times New Roman" w:eastAsia="宋体" w:hAnsi="Times New Roman" w:cs="Times New Roman"/>
            <w:sz w:val="24"/>
            <w:szCs w:val="24"/>
          </w:rPr>
          <w:t>of blockchain system</w:t>
        </w:r>
      </w:ins>
      <w:ins w:id="669" w:author="Zhang Li" w:date="2022-06-23T14:55:00Z">
        <w:r w:rsidR="00493839">
          <w:rPr>
            <w:rFonts w:ascii="Times New Roman" w:eastAsia="宋体" w:hAnsi="Times New Roman" w:cs="Times New Roman"/>
            <w:sz w:val="24"/>
            <w:szCs w:val="24"/>
          </w:rPr>
          <w:t xml:space="preserve"> by reducing the </w:t>
        </w:r>
        <w:r w:rsidR="00702E23">
          <w:rPr>
            <w:rFonts w:ascii="Times New Roman" w:eastAsia="宋体" w:hAnsi="Times New Roman" w:cs="Times New Roman"/>
            <w:sz w:val="24"/>
            <w:szCs w:val="24"/>
          </w:rPr>
          <w:t xml:space="preserve">risk of </w:t>
        </w:r>
      </w:ins>
      <w:ins w:id="670" w:author="Zhang Li" w:date="2022-06-23T14:56:00Z">
        <w:r w:rsidR="00702E23">
          <w:rPr>
            <w:rFonts w:ascii="Times New Roman" w:eastAsia="宋体" w:hAnsi="Times New Roman" w:cs="Times New Roman"/>
            <w:sz w:val="24"/>
            <w:szCs w:val="24"/>
          </w:rPr>
          <w:t>chain fork</w:t>
        </w:r>
      </w:ins>
      <w:ins w:id="671" w:author="Zhang Li" w:date="2022-06-23T14:40:00Z">
        <w:r w:rsidR="003C3725">
          <w:rPr>
            <w:rFonts w:ascii="Times New Roman" w:eastAsia="宋体" w:hAnsi="Times New Roman" w:cs="Times New Roman"/>
            <w:sz w:val="24"/>
            <w:szCs w:val="24"/>
          </w:rPr>
          <w:t>.</w:t>
        </w:r>
      </w:ins>
      <w:ins w:id="672" w:author="Zhang Li" w:date="2022-06-23T14:47:00Z">
        <w:r w:rsidR="00D56ED7">
          <w:rPr>
            <w:rFonts w:ascii="Times New Roman" w:eastAsia="宋体" w:hAnsi="Times New Roman" w:cs="Times New Roman"/>
            <w:sz w:val="24"/>
            <w:szCs w:val="24"/>
          </w:rPr>
          <w:t xml:space="preserve"> </w:t>
        </w:r>
      </w:ins>
      <w:proofErr w:type="spellStart"/>
      <w:ins w:id="673" w:author="Zhang Li" w:date="2022-06-22T22:51:00Z">
        <w:r w:rsidR="00930DFC">
          <w:rPr>
            <w:rFonts w:ascii="Times New Roman" w:eastAsia="宋体" w:hAnsi="Times New Roman" w:cs="Times New Roman"/>
            <w:sz w:val="24"/>
            <w:szCs w:val="24"/>
          </w:rPr>
          <w:t>Fruitchain</w:t>
        </w:r>
        <w:proofErr w:type="spellEnd"/>
        <w:r w:rsidR="00930DFC">
          <w:rPr>
            <w:rFonts w:ascii="Times New Roman" w:eastAsia="宋体" w:hAnsi="Times New Roman" w:cs="Times New Roman"/>
            <w:sz w:val="24"/>
            <w:szCs w:val="24"/>
          </w:rPr>
          <w:t xml:space="preserve"> [] </w:t>
        </w:r>
      </w:ins>
      <w:ins w:id="674" w:author="Zhang Li" w:date="2022-06-23T15:05:00Z">
        <w:r w:rsidR="00EA6257">
          <w:rPr>
            <w:rFonts w:ascii="Times New Roman" w:eastAsia="宋体" w:hAnsi="Times New Roman" w:cs="Times New Roman"/>
            <w:sz w:val="24"/>
            <w:szCs w:val="24"/>
          </w:rPr>
          <w:t>uses a</w:t>
        </w:r>
      </w:ins>
      <w:ins w:id="675" w:author="Zhang Li" w:date="2022-06-22T22:51:00Z">
        <w:r w:rsidR="00930DFC">
          <w:rPr>
            <w:rFonts w:ascii="Times New Roman" w:eastAsia="宋体" w:hAnsi="Times New Roman" w:cs="Times New Roman"/>
            <w:sz w:val="24"/>
            <w:szCs w:val="24"/>
          </w:rPr>
          <w:t xml:space="preserve"> hybrid consensus protocol of </w:t>
        </w:r>
        <w:proofErr w:type="spellStart"/>
        <w:r w:rsidR="00930DFC">
          <w:rPr>
            <w:rFonts w:ascii="Times New Roman" w:eastAsia="宋体" w:hAnsi="Times New Roman" w:cs="Times New Roman"/>
            <w:sz w:val="24"/>
            <w:szCs w:val="24"/>
          </w:rPr>
          <w:lastRenderedPageBreak/>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DPoS</w:t>
        </w:r>
      </w:ins>
      <w:proofErr w:type="spellEnd"/>
      <w:ins w:id="676" w:author="Zhang Li" w:date="2022-06-23T14:45:00Z">
        <w:r w:rsidR="0087742F">
          <w:rPr>
            <w:rFonts w:ascii="Times New Roman" w:eastAsia="宋体" w:hAnsi="Times New Roman" w:cs="Times New Roman"/>
            <w:sz w:val="24"/>
            <w:szCs w:val="24"/>
          </w:rPr>
          <w:t xml:space="preserve"> consensus algorithms</w:t>
        </w:r>
      </w:ins>
      <w:ins w:id="677" w:author="Zhang Li" w:date="2022-06-22T22:51:00Z">
        <w:r w:rsidR="00930DFC">
          <w:rPr>
            <w:rFonts w:ascii="Times New Roman" w:eastAsia="宋体" w:hAnsi="Times New Roman" w:cs="Times New Roman"/>
            <w:sz w:val="24"/>
            <w:szCs w:val="24"/>
          </w:rPr>
          <w:t xml:space="preserve">. </w:t>
        </w:r>
      </w:ins>
      <w:ins w:id="678" w:author="Zhang Li" w:date="2022-06-23T15:05:00Z">
        <w:r w:rsidR="00EA6257">
          <w:rPr>
            <w:rFonts w:ascii="Times New Roman" w:eastAsia="宋体" w:hAnsi="Times New Roman" w:cs="Times New Roman"/>
            <w:sz w:val="24"/>
            <w:szCs w:val="24"/>
          </w:rPr>
          <w:t>This protocol can achieve high performance and low fork probability.</w:t>
        </w:r>
      </w:ins>
      <w:ins w:id="679" w:author="Zhang Li" w:date="2022-06-23T15:10:00Z">
        <w:r w:rsidR="00DB37E0">
          <w:rPr>
            <w:rFonts w:ascii="Times New Roman" w:eastAsia="宋体" w:hAnsi="Times New Roman" w:cs="Times New Roman" w:hint="eastAsia"/>
            <w:sz w:val="24"/>
            <w:szCs w:val="24"/>
          </w:rPr>
          <w:t xml:space="preserve"> </w:t>
        </w:r>
      </w:ins>
      <w:ins w:id="680" w:author="Zhang Li" w:date="2022-06-22T22:59:00Z">
        <w:r w:rsidR="0072268C">
          <w:rPr>
            <w:rFonts w:ascii="Times New Roman" w:eastAsia="宋体" w:hAnsi="Times New Roman" w:cs="Times New Roman"/>
            <w:sz w:val="24"/>
            <w:szCs w:val="24"/>
          </w:rPr>
          <w:t xml:space="preserve">In order to prevent </w:t>
        </w:r>
      </w:ins>
      <w:ins w:id="681" w:author="Zhang Li" w:date="2022-06-23T14:43:00Z">
        <w:r w:rsidR="0087742F">
          <w:rPr>
            <w:rFonts w:ascii="Times New Roman" w:eastAsia="宋体" w:hAnsi="Times New Roman" w:cs="Times New Roman"/>
            <w:sz w:val="24"/>
            <w:szCs w:val="24"/>
          </w:rPr>
          <w:t xml:space="preserve">chain </w:t>
        </w:r>
      </w:ins>
      <w:ins w:id="682" w:author="Zhang Li" w:date="2022-06-22T22:59:00Z">
        <w:r w:rsidR="0072268C">
          <w:rPr>
            <w:rFonts w:ascii="Times New Roman" w:eastAsia="宋体" w:hAnsi="Times New Roman" w:cs="Times New Roman"/>
            <w:sz w:val="24"/>
            <w:szCs w:val="24"/>
          </w:rPr>
          <w:t>fork</w:t>
        </w:r>
      </w:ins>
      <w:ins w:id="683" w:author="Zhang Li" w:date="2022-06-23T15:10:00Z">
        <w:r w:rsidR="00DB37E0">
          <w:rPr>
            <w:rFonts w:ascii="Times New Roman" w:eastAsia="宋体" w:hAnsi="Times New Roman" w:cs="Times New Roman"/>
            <w:sz w:val="24"/>
            <w:szCs w:val="24"/>
          </w:rPr>
          <w:t xml:space="preserve"> and achieve </w:t>
        </w:r>
      </w:ins>
      <w:ins w:id="684" w:author="Zhang Li" w:date="2022-06-23T15:11:00Z">
        <w:r w:rsidR="00DF0868">
          <w:rPr>
            <w:rFonts w:ascii="Times New Roman" w:eastAsia="宋体" w:hAnsi="Times New Roman" w:cs="Times New Roman"/>
            <w:sz w:val="24"/>
            <w:szCs w:val="24"/>
          </w:rPr>
          <w:t>high performance</w:t>
        </w:r>
      </w:ins>
      <w:ins w:id="685" w:author="Zhang Li" w:date="2022-06-22T22:59:00Z">
        <w:r w:rsidR="0072268C">
          <w:rPr>
            <w:rFonts w:ascii="Times New Roman" w:eastAsia="宋体" w:hAnsi="Times New Roman" w:cs="Times New Roman"/>
            <w:sz w:val="24"/>
            <w:szCs w:val="24"/>
          </w:rPr>
          <w:t>, some</w:t>
        </w:r>
      </w:ins>
      <w:ins w:id="686" w:author="Zhang Li" w:date="2022-06-22T23:00:00Z">
        <w:r w:rsidR="0072268C">
          <w:rPr>
            <w:rFonts w:ascii="Times New Roman" w:eastAsia="宋体" w:hAnsi="Times New Roman" w:cs="Times New Roman"/>
            <w:sz w:val="24"/>
            <w:szCs w:val="24"/>
          </w:rPr>
          <w:t xml:space="preserve"> hybrid consensus protocols </w:t>
        </w:r>
      </w:ins>
      <w:ins w:id="687" w:author="Zhang Li" w:date="2022-06-23T15:13:00Z">
        <w:r w:rsidR="00DF0868">
          <w:rPr>
            <w:rFonts w:ascii="Times New Roman" w:eastAsia="宋体" w:hAnsi="Times New Roman" w:cs="Times New Roman"/>
            <w:sz w:val="24"/>
            <w:szCs w:val="24"/>
          </w:rPr>
          <w:t>combining</w:t>
        </w:r>
      </w:ins>
      <w:ins w:id="688" w:author="Zhang Li" w:date="2022-06-22T23:00:00Z">
        <w:r w:rsidR="00E44CC5">
          <w:rPr>
            <w:rFonts w:ascii="Times New Roman" w:eastAsia="宋体" w:hAnsi="Times New Roman" w:cs="Times New Roman"/>
            <w:sz w:val="24"/>
            <w:szCs w:val="24"/>
          </w:rPr>
          <w:t xml:space="preserve"> resource</w:t>
        </w:r>
      </w:ins>
      <w:ins w:id="689" w:author="Zhang Li" w:date="2022-06-23T15:11:00Z">
        <w:r w:rsidR="00DF0868">
          <w:rPr>
            <w:rFonts w:ascii="Times New Roman" w:eastAsia="宋体" w:hAnsi="Times New Roman" w:cs="Times New Roman"/>
            <w:sz w:val="24"/>
            <w:szCs w:val="24"/>
          </w:rPr>
          <w:t>-p</w:t>
        </w:r>
      </w:ins>
      <w:ins w:id="690" w:author="Zhang Li" w:date="2022-06-23T15:12:00Z">
        <w:r w:rsidR="00DF0868">
          <w:rPr>
            <w:rFonts w:ascii="Times New Roman" w:eastAsia="宋体" w:hAnsi="Times New Roman" w:cs="Times New Roman"/>
            <w:sz w:val="24"/>
            <w:szCs w:val="24"/>
          </w:rPr>
          <w:t>roof-based</w:t>
        </w:r>
      </w:ins>
      <w:ins w:id="691" w:author="Zhang Li" w:date="2022-06-22T23:00:00Z">
        <w:r w:rsidR="00E44CC5">
          <w:rPr>
            <w:rFonts w:ascii="Times New Roman" w:eastAsia="宋体" w:hAnsi="Times New Roman" w:cs="Times New Roman"/>
            <w:sz w:val="24"/>
            <w:szCs w:val="24"/>
          </w:rPr>
          <w:t xml:space="preserve"> and </w:t>
        </w:r>
        <w:proofErr w:type="spellStart"/>
        <w:r w:rsidR="00E44CC5">
          <w:rPr>
            <w:rFonts w:ascii="Times New Roman" w:eastAsia="宋体" w:hAnsi="Times New Roman" w:cs="Times New Roman"/>
            <w:sz w:val="24"/>
            <w:szCs w:val="24"/>
          </w:rPr>
          <w:t>BFT</w:t>
        </w:r>
        <w:proofErr w:type="spellEnd"/>
        <w:r w:rsidR="00E44CC5">
          <w:rPr>
            <w:rFonts w:ascii="Times New Roman" w:eastAsia="宋体" w:hAnsi="Times New Roman" w:cs="Times New Roman"/>
            <w:sz w:val="24"/>
            <w:szCs w:val="24"/>
          </w:rPr>
          <w:t xml:space="preserve"> consensus algorithm</w:t>
        </w:r>
      </w:ins>
      <w:ins w:id="692" w:author="Zhang Li" w:date="2022-06-23T15:12:00Z">
        <w:r w:rsidR="00DF0868">
          <w:rPr>
            <w:rFonts w:ascii="Times New Roman" w:eastAsia="宋体" w:hAnsi="Times New Roman" w:cs="Times New Roman"/>
            <w:sz w:val="24"/>
            <w:szCs w:val="24"/>
          </w:rPr>
          <w:t>s</w:t>
        </w:r>
      </w:ins>
      <w:ins w:id="693" w:author="Zhang Li" w:date="2022-06-22T23:00:00Z">
        <w:r w:rsidR="00E44CC5">
          <w:rPr>
            <w:rFonts w:ascii="Times New Roman" w:eastAsia="宋体" w:hAnsi="Times New Roman" w:cs="Times New Roman"/>
            <w:sz w:val="24"/>
            <w:szCs w:val="24"/>
          </w:rPr>
          <w:t xml:space="preserve"> have been pro</w:t>
        </w:r>
      </w:ins>
      <w:ins w:id="694" w:author="Zhang Li" w:date="2022-06-22T23:01:00Z">
        <w:r w:rsidR="00E44CC5">
          <w:rPr>
            <w:rFonts w:ascii="Times New Roman" w:eastAsia="宋体" w:hAnsi="Times New Roman" w:cs="Times New Roman"/>
            <w:sz w:val="24"/>
            <w:szCs w:val="24"/>
          </w:rPr>
          <w:t>p</w:t>
        </w:r>
      </w:ins>
      <w:ins w:id="695" w:author="Zhang Li" w:date="2022-06-22T23:00:00Z">
        <w:r w:rsidR="00E44CC5">
          <w:rPr>
            <w:rFonts w:ascii="Times New Roman" w:eastAsia="宋体" w:hAnsi="Times New Roman" w:cs="Times New Roman"/>
            <w:sz w:val="24"/>
            <w:szCs w:val="24"/>
          </w:rPr>
          <w:t>o</w:t>
        </w:r>
      </w:ins>
      <w:ins w:id="696" w:author="Zhang Li" w:date="2022-06-22T23:01:00Z">
        <w:r w:rsidR="00E44CC5">
          <w:rPr>
            <w:rFonts w:ascii="Times New Roman" w:eastAsia="宋体" w:hAnsi="Times New Roman" w:cs="Times New Roman"/>
            <w:sz w:val="24"/>
            <w:szCs w:val="24"/>
          </w:rPr>
          <w:t xml:space="preserve">sed. </w:t>
        </w:r>
      </w:ins>
      <w:proofErr w:type="spellStart"/>
      <w:ins w:id="697" w:author="Zhang Li" w:date="2022-06-22T22:51:00Z">
        <w:r w:rsidR="00930DFC">
          <w:rPr>
            <w:rFonts w:ascii="Times New Roman" w:eastAsia="宋体" w:hAnsi="Times New Roman" w:cs="Times New Roman"/>
            <w:sz w:val="24"/>
            <w:szCs w:val="24"/>
          </w:rPr>
          <w:t>ByzCoin</w:t>
        </w:r>
        <w:proofErr w:type="spellEnd"/>
        <w:r w:rsidR="00930DFC">
          <w:rPr>
            <w:rFonts w:ascii="Times New Roman" w:eastAsia="宋体" w:hAnsi="Times New Roman" w:cs="Times New Roman"/>
            <w:sz w:val="24"/>
            <w:szCs w:val="24"/>
          </w:rPr>
          <w:t xml:space="preserve"> [] improves transaction throughput </w:t>
        </w:r>
      </w:ins>
      <w:ins w:id="698" w:author="Zhang Li" w:date="2022-06-22T23:01:00Z">
        <w:r w:rsidR="00E44CC5">
          <w:rPr>
            <w:rFonts w:ascii="Times New Roman" w:eastAsia="宋体" w:hAnsi="Times New Roman" w:cs="Times New Roman"/>
            <w:sz w:val="24"/>
            <w:szCs w:val="24"/>
          </w:rPr>
          <w:t>by</w:t>
        </w:r>
      </w:ins>
      <w:ins w:id="699" w:author="Zhang Li" w:date="2022-06-22T22:51:00Z">
        <w:r w:rsidR="00930DFC">
          <w:rPr>
            <w:rFonts w:ascii="Times New Roman" w:eastAsia="宋体" w:hAnsi="Times New Roman" w:cs="Times New Roman"/>
            <w:sz w:val="24"/>
            <w:szCs w:val="24"/>
          </w:rPr>
          <w:t xml:space="preserve"> </w:t>
        </w:r>
      </w:ins>
      <w:ins w:id="700" w:author="Zhang Li" w:date="2022-06-23T15:13:00Z">
        <w:r w:rsidR="00DF0868">
          <w:rPr>
            <w:rFonts w:ascii="Times New Roman" w:eastAsia="宋体" w:hAnsi="Times New Roman" w:cs="Times New Roman"/>
            <w:sz w:val="24"/>
            <w:szCs w:val="24"/>
          </w:rPr>
          <w:t xml:space="preserve">adopting </w:t>
        </w:r>
      </w:ins>
      <w:ins w:id="701" w:author="Zhang Li" w:date="2022-06-22T22:51:00Z">
        <w:r w:rsidR="00930DFC">
          <w:rPr>
            <w:rFonts w:ascii="Times New Roman" w:eastAsia="宋体" w:hAnsi="Times New Roman" w:cs="Times New Roman"/>
            <w:sz w:val="24"/>
            <w:szCs w:val="24"/>
          </w:rPr>
          <w:t xml:space="preserve">a hybrid consensus protocol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BFT</w:t>
        </w:r>
        <w:proofErr w:type="spellEnd"/>
        <w:r w:rsidR="00930DFC">
          <w:rPr>
            <w:rFonts w:ascii="Times New Roman" w:eastAsia="宋体" w:hAnsi="Times New Roman" w:cs="Times New Roman"/>
            <w:sz w:val="24"/>
            <w:szCs w:val="24"/>
          </w:rPr>
          <w:t xml:space="preserve"> consensus algorithm</w:t>
        </w:r>
      </w:ins>
      <w:ins w:id="702" w:author="Zhang Li" w:date="2022-06-23T14:02:00Z">
        <w:r w:rsidR="00D374B7">
          <w:rPr>
            <w:rFonts w:ascii="Times New Roman" w:eastAsia="宋体" w:hAnsi="Times New Roman" w:cs="Times New Roman"/>
            <w:sz w:val="24"/>
            <w:szCs w:val="24"/>
          </w:rPr>
          <w:t>s</w:t>
        </w:r>
      </w:ins>
      <w:ins w:id="703" w:author="Zhang Li" w:date="2022-06-22T22:51:00Z">
        <w:r w:rsidR="00930DFC">
          <w:rPr>
            <w:rFonts w:ascii="Times New Roman" w:eastAsia="宋体" w:hAnsi="Times New Roman" w:cs="Times New Roman"/>
            <w:sz w:val="24"/>
            <w:szCs w:val="24"/>
          </w:rPr>
          <w:t xml:space="preserve">. </w:t>
        </w:r>
      </w:ins>
      <w:ins w:id="704" w:author="Zhang Li" w:date="2022-06-23T15:20:00Z">
        <w:r w:rsidR="00323DEA">
          <w:rPr>
            <w:rFonts w:ascii="Times New Roman" w:eastAsia="宋体" w:hAnsi="Times New Roman" w:cs="Times New Roman"/>
            <w:sz w:val="24"/>
            <w:szCs w:val="24"/>
          </w:rPr>
          <w:t xml:space="preserve">This protocol can </w:t>
        </w:r>
      </w:ins>
      <w:ins w:id="705" w:author="Zhang Li" w:date="2022-06-23T15:22:00Z">
        <w:r w:rsidR="00ED3733">
          <w:rPr>
            <w:rFonts w:ascii="Times New Roman" w:eastAsia="宋体" w:hAnsi="Times New Roman" w:cs="Times New Roman"/>
            <w:sz w:val="24"/>
            <w:szCs w:val="24"/>
          </w:rPr>
          <w:t>achieve</w:t>
        </w:r>
      </w:ins>
      <w:ins w:id="706" w:author="Zhang Li" w:date="2022-06-23T15:20:00Z">
        <w:r w:rsidR="00323DEA">
          <w:rPr>
            <w:rFonts w:ascii="Times New Roman" w:eastAsia="宋体" w:hAnsi="Times New Roman" w:cs="Times New Roman"/>
            <w:sz w:val="24"/>
            <w:szCs w:val="24"/>
          </w:rPr>
          <w:t xml:space="preserve"> </w:t>
        </w:r>
      </w:ins>
      <w:ins w:id="707" w:author="Zhang Li" w:date="2022-06-23T15:21:00Z">
        <w:r w:rsidR="00ED3733">
          <w:rPr>
            <w:rFonts w:ascii="Times New Roman" w:eastAsia="宋体" w:hAnsi="Times New Roman" w:cs="Times New Roman"/>
            <w:sz w:val="24"/>
            <w:szCs w:val="24"/>
          </w:rPr>
          <w:t>strong consistency of blockchain system.</w:t>
        </w:r>
      </w:ins>
      <w:ins w:id="708" w:author="Zhang Li" w:date="2022-06-23T15:49:00Z">
        <w:r w:rsidR="00996FBD" w:rsidRPr="00996FBD">
          <w:rPr>
            <w:rFonts w:ascii="Times New Roman" w:eastAsia="宋体" w:hAnsi="Times New Roman" w:cs="Times New Roman"/>
            <w:sz w:val="24"/>
            <w:szCs w:val="24"/>
          </w:rPr>
          <w:t xml:space="preserve"> </w:t>
        </w:r>
        <w:r w:rsidR="00996FBD">
          <w:rPr>
            <w:rFonts w:ascii="Times New Roman" w:eastAsia="宋体" w:hAnsi="Times New Roman" w:cs="Times New Roman"/>
            <w:sz w:val="24"/>
            <w:szCs w:val="24"/>
          </w:rPr>
          <w:t>These consensus protocols are not suitable for wireless networks with limited resources devices due to high computation overhead.</w:t>
        </w:r>
        <w:r w:rsidR="00996FBD">
          <w:rPr>
            <w:rFonts w:ascii="Times New Roman" w:eastAsia="宋体" w:hAnsi="Times New Roman" w:cs="Times New Roman" w:hint="eastAsia"/>
            <w:sz w:val="24"/>
            <w:szCs w:val="24"/>
          </w:rPr>
          <w:t xml:space="preserve"> </w:t>
        </w:r>
      </w:ins>
      <w:ins w:id="709" w:author="Zhang Li" w:date="2022-06-22T22:45:00Z">
        <w:r w:rsidR="00DB6648">
          <w:rPr>
            <w:rFonts w:ascii="Times New Roman" w:eastAsia="宋体" w:hAnsi="Times New Roman" w:cs="Times New Roman"/>
            <w:sz w:val="24"/>
            <w:szCs w:val="24"/>
          </w:rPr>
          <w:t xml:space="preserve">To </w:t>
        </w:r>
      </w:ins>
      <w:ins w:id="710" w:author="Zhang Li" w:date="2022-06-22T23:03:00Z">
        <w:r w:rsidR="00E44CC5">
          <w:rPr>
            <w:rFonts w:ascii="Times New Roman" w:eastAsia="宋体" w:hAnsi="Times New Roman" w:cs="Times New Roman"/>
            <w:sz w:val="24"/>
            <w:szCs w:val="24"/>
          </w:rPr>
          <w:t xml:space="preserve">decrease the waste of resources, </w:t>
        </w:r>
      </w:ins>
      <w:proofErr w:type="spellStart"/>
      <w:ins w:id="711" w:author="Zhang Li" w:date="2022-06-22T22:34:00Z">
        <w:r w:rsidR="004F530E">
          <w:rPr>
            <w:rFonts w:ascii="Times New Roman" w:eastAsia="宋体" w:hAnsi="Times New Roman" w:cs="Times New Roman"/>
            <w:sz w:val="24"/>
            <w:szCs w:val="24"/>
          </w:rPr>
          <w:t>Tendermint</w:t>
        </w:r>
        <w:proofErr w:type="spellEnd"/>
        <w:r w:rsidR="004F530E">
          <w:rPr>
            <w:rFonts w:ascii="Times New Roman" w:eastAsia="宋体" w:hAnsi="Times New Roman" w:cs="Times New Roman"/>
            <w:sz w:val="24"/>
            <w:szCs w:val="24"/>
          </w:rPr>
          <w:t xml:space="preserve"> [22] </w:t>
        </w:r>
      </w:ins>
      <w:ins w:id="712" w:author="Zhang Li" w:date="2022-06-23T15:28:00Z">
        <w:r w:rsidR="00631F1C">
          <w:rPr>
            <w:rFonts w:ascii="Times New Roman" w:eastAsia="宋体" w:hAnsi="Times New Roman" w:cs="Times New Roman"/>
            <w:sz w:val="24"/>
            <w:szCs w:val="24"/>
          </w:rPr>
          <w:t>uses</w:t>
        </w:r>
      </w:ins>
      <w:ins w:id="713" w:author="Zhang Li" w:date="2022-06-22T23:04:00Z">
        <w:r w:rsidR="00E44CC5">
          <w:rPr>
            <w:rFonts w:ascii="Times New Roman" w:eastAsia="宋体" w:hAnsi="Times New Roman" w:cs="Times New Roman"/>
            <w:sz w:val="24"/>
            <w:szCs w:val="24"/>
          </w:rPr>
          <w:t xml:space="preserve"> a hybrid consensus protocol </w:t>
        </w:r>
      </w:ins>
      <w:ins w:id="714" w:author="Zhang Li" w:date="2022-06-23T15:26:00Z">
        <w:r w:rsidR="00631F1C">
          <w:rPr>
            <w:rFonts w:ascii="Times New Roman" w:eastAsia="宋体" w:hAnsi="Times New Roman" w:cs="Times New Roman"/>
            <w:sz w:val="24"/>
            <w:szCs w:val="24"/>
          </w:rPr>
          <w:t>c</w:t>
        </w:r>
      </w:ins>
      <w:ins w:id="715" w:author="Zhang Li" w:date="2022-06-23T15:27:00Z">
        <w:r w:rsidR="00631F1C">
          <w:rPr>
            <w:rFonts w:ascii="Times New Roman" w:eastAsia="宋体" w:hAnsi="Times New Roman" w:cs="Times New Roman"/>
            <w:sz w:val="24"/>
            <w:szCs w:val="24"/>
          </w:rPr>
          <w:t>o</w:t>
        </w:r>
      </w:ins>
      <w:ins w:id="716" w:author="Zhang Li" w:date="2022-06-23T15:26:00Z">
        <w:r w:rsidR="00631F1C">
          <w:rPr>
            <w:rFonts w:ascii="Times New Roman" w:eastAsia="宋体" w:hAnsi="Times New Roman" w:cs="Times New Roman"/>
            <w:sz w:val="24"/>
            <w:szCs w:val="24"/>
          </w:rPr>
          <w:t>mb</w:t>
        </w:r>
      </w:ins>
      <w:ins w:id="717" w:author="Zhang Li" w:date="2022-06-23T15:27:00Z">
        <w:r w:rsidR="00631F1C">
          <w:rPr>
            <w:rFonts w:ascii="Times New Roman" w:eastAsia="宋体" w:hAnsi="Times New Roman" w:cs="Times New Roman"/>
            <w:sz w:val="24"/>
            <w:szCs w:val="24"/>
          </w:rPr>
          <w:t>ining</w:t>
        </w:r>
      </w:ins>
      <w:ins w:id="718" w:author="Zhang Li" w:date="2022-06-22T23:04:00Z">
        <w:r w:rsidR="00E44CC5">
          <w:rPr>
            <w:rFonts w:ascii="Times New Roman" w:eastAsia="宋体" w:hAnsi="Times New Roman" w:cs="Times New Roman"/>
            <w:sz w:val="24"/>
            <w:szCs w:val="24"/>
          </w:rPr>
          <w:t xml:space="preserve"> </w:t>
        </w:r>
        <w:proofErr w:type="spellStart"/>
        <w:r w:rsidR="00E44CC5">
          <w:rPr>
            <w:rFonts w:ascii="Times New Roman" w:eastAsia="宋体" w:hAnsi="Times New Roman" w:cs="Times New Roman"/>
            <w:sz w:val="24"/>
            <w:szCs w:val="24"/>
          </w:rPr>
          <w:t>PoS</w:t>
        </w:r>
        <w:proofErr w:type="spellEnd"/>
        <w:r w:rsidR="00E44CC5">
          <w:rPr>
            <w:rFonts w:ascii="Times New Roman" w:eastAsia="宋体" w:hAnsi="Times New Roman" w:cs="Times New Roman"/>
            <w:sz w:val="24"/>
            <w:szCs w:val="24"/>
          </w:rPr>
          <w:t xml:space="preserve"> and </w:t>
        </w:r>
        <w:proofErr w:type="spellStart"/>
        <w:r w:rsidR="00E44CC5">
          <w:rPr>
            <w:rFonts w:ascii="Times New Roman" w:eastAsia="宋体" w:hAnsi="Times New Roman" w:cs="Times New Roman"/>
            <w:sz w:val="24"/>
            <w:szCs w:val="24"/>
          </w:rPr>
          <w:t>BFT</w:t>
        </w:r>
        <w:proofErr w:type="spellEnd"/>
        <w:r w:rsidR="00E44CC5">
          <w:rPr>
            <w:rFonts w:ascii="Times New Roman" w:eastAsia="宋体" w:hAnsi="Times New Roman" w:cs="Times New Roman"/>
            <w:sz w:val="24"/>
            <w:szCs w:val="24"/>
          </w:rPr>
          <w:t xml:space="preserve"> consensus algorithm</w:t>
        </w:r>
      </w:ins>
      <w:ins w:id="719" w:author="Zhang Li" w:date="2022-06-23T15:25:00Z">
        <w:r w:rsidR="00ED3733">
          <w:rPr>
            <w:rFonts w:ascii="Times New Roman" w:eastAsia="宋体" w:hAnsi="Times New Roman" w:cs="Times New Roman"/>
            <w:sz w:val="24"/>
            <w:szCs w:val="24"/>
          </w:rPr>
          <w:t>s</w:t>
        </w:r>
      </w:ins>
      <w:ins w:id="720" w:author="Zhang Li" w:date="2022-06-22T23:04:00Z">
        <w:r w:rsidR="00E44CC5">
          <w:rPr>
            <w:rFonts w:ascii="Times New Roman" w:eastAsia="宋体" w:hAnsi="Times New Roman" w:cs="Times New Roman"/>
            <w:sz w:val="24"/>
            <w:szCs w:val="24"/>
          </w:rPr>
          <w:t xml:space="preserve">. This protocol </w:t>
        </w:r>
      </w:ins>
      <w:ins w:id="721" w:author="Zhang Li" w:date="2022-06-22T22:34:00Z">
        <w:r w:rsidR="004F530E">
          <w:rPr>
            <w:rFonts w:ascii="Times New Roman" w:eastAsia="宋体" w:hAnsi="Times New Roman" w:cs="Times New Roman"/>
            <w:sz w:val="24"/>
            <w:szCs w:val="24"/>
          </w:rPr>
          <w:t>adopts leader rotation mechanism to avoid adversary corruption</w:t>
        </w:r>
      </w:ins>
      <w:ins w:id="722" w:author="Zhang Li" w:date="2022-06-22T23:05:00Z">
        <w:r w:rsidR="00E44CC5">
          <w:rPr>
            <w:rFonts w:ascii="Times New Roman" w:eastAsia="宋体" w:hAnsi="Times New Roman" w:cs="Times New Roman"/>
            <w:sz w:val="24"/>
            <w:szCs w:val="24"/>
          </w:rPr>
          <w:t>,</w:t>
        </w:r>
      </w:ins>
      <w:ins w:id="723" w:author="Zhang Li" w:date="2022-06-22T22:47:00Z">
        <w:r w:rsidR="00DB6648">
          <w:rPr>
            <w:rFonts w:ascii="Times New Roman" w:eastAsia="宋体" w:hAnsi="Times New Roman" w:cs="Times New Roman"/>
            <w:sz w:val="24"/>
            <w:szCs w:val="24"/>
          </w:rPr>
          <w:t xml:space="preserve"> and </w:t>
        </w:r>
      </w:ins>
      <w:ins w:id="724" w:author="Zhang Li" w:date="2022-06-22T23:05:00Z">
        <w:r w:rsidR="00E44CC5">
          <w:rPr>
            <w:rFonts w:ascii="Times New Roman" w:eastAsia="宋体" w:hAnsi="Times New Roman" w:cs="Times New Roman"/>
            <w:sz w:val="24"/>
            <w:szCs w:val="24"/>
          </w:rPr>
          <w:t xml:space="preserve">achieve high </w:t>
        </w:r>
      </w:ins>
      <w:ins w:id="725" w:author="Zhang Li" w:date="2022-06-23T15:25:00Z">
        <w:r w:rsidR="00ED3733">
          <w:rPr>
            <w:rFonts w:ascii="Times New Roman" w:eastAsia="宋体" w:hAnsi="Times New Roman" w:cs="Times New Roman"/>
            <w:sz w:val="24"/>
            <w:szCs w:val="24"/>
          </w:rPr>
          <w:t xml:space="preserve">security and </w:t>
        </w:r>
      </w:ins>
      <w:ins w:id="726" w:author="Zhang Li" w:date="2022-06-22T23:05:00Z">
        <w:r w:rsidR="00501078">
          <w:rPr>
            <w:rFonts w:ascii="Times New Roman" w:eastAsia="宋体" w:hAnsi="Times New Roman" w:cs="Times New Roman"/>
            <w:sz w:val="24"/>
            <w:szCs w:val="24"/>
          </w:rPr>
          <w:t>performance</w:t>
        </w:r>
      </w:ins>
      <w:ins w:id="727" w:author="Zhang Li" w:date="2022-06-22T22:47:00Z">
        <w:r w:rsidR="00DB6648">
          <w:rPr>
            <w:rFonts w:ascii="Times New Roman" w:eastAsia="宋体" w:hAnsi="Times New Roman" w:cs="Times New Roman"/>
            <w:sz w:val="24"/>
            <w:szCs w:val="24"/>
          </w:rPr>
          <w:t xml:space="preserve"> of system</w:t>
        </w:r>
      </w:ins>
      <w:ins w:id="728" w:author="Zhang Li" w:date="2022-06-23T15:28:00Z">
        <w:r w:rsidR="00631F1C">
          <w:rPr>
            <w:rFonts w:ascii="Times New Roman" w:eastAsia="宋体" w:hAnsi="Times New Roman" w:cs="Times New Roman"/>
            <w:sz w:val="24"/>
            <w:szCs w:val="24"/>
          </w:rPr>
          <w:t xml:space="preserve"> by </w:t>
        </w:r>
        <w:proofErr w:type="spellStart"/>
        <w:r w:rsidR="00631F1C">
          <w:rPr>
            <w:rFonts w:ascii="Times New Roman" w:eastAsia="宋体" w:hAnsi="Times New Roman" w:cs="Times New Roman"/>
            <w:sz w:val="24"/>
            <w:szCs w:val="24"/>
          </w:rPr>
          <w:t>BFT</w:t>
        </w:r>
        <w:proofErr w:type="spellEnd"/>
        <w:r w:rsidR="00631F1C">
          <w:rPr>
            <w:rFonts w:ascii="Times New Roman" w:eastAsia="宋体" w:hAnsi="Times New Roman" w:cs="Times New Roman"/>
            <w:sz w:val="24"/>
            <w:szCs w:val="24"/>
          </w:rPr>
          <w:t xml:space="preserve"> consensus algorithm</w:t>
        </w:r>
      </w:ins>
      <w:ins w:id="729" w:author="Zhang Li" w:date="2022-06-22T22:34:00Z">
        <w:r w:rsidR="004F530E">
          <w:rPr>
            <w:rFonts w:ascii="Times New Roman" w:eastAsia="宋体" w:hAnsi="Times New Roman" w:cs="Times New Roman"/>
            <w:sz w:val="24"/>
            <w:szCs w:val="24"/>
          </w:rPr>
          <w:t xml:space="preserve">. </w:t>
        </w:r>
      </w:ins>
      <w:ins w:id="730" w:author="Zhang Li" w:date="2022-06-22T23:05:00Z">
        <w:r w:rsidR="00501078">
          <w:rPr>
            <w:rFonts w:ascii="Times New Roman" w:eastAsia="宋体" w:hAnsi="Times New Roman" w:cs="Times New Roman"/>
            <w:sz w:val="24"/>
            <w:szCs w:val="24"/>
          </w:rPr>
          <w:t>Be</w:t>
        </w:r>
      </w:ins>
      <w:ins w:id="731" w:author="Zhang Li" w:date="2022-06-22T23:06:00Z">
        <w:r w:rsidR="00501078">
          <w:rPr>
            <w:rFonts w:ascii="Times New Roman" w:eastAsia="宋体" w:hAnsi="Times New Roman" w:cs="Times New Roman"/>
            <w:sz w:val="24"/>
            <w:szCs w:val="24"/>
          </w:rPr>
          <w:t xml:space="preserve">sides, </w:t>
        </w:r>
      </w:ins>
      <w:proofErr w:type="spellStart"/>
      <w:ins w:id="732" w:author="Zhang Li" w:date="2022-06-22T22:34:00Z">
        <w:r w:rsidR="004F530E">
          <w:rPr>
            <w:rFonts w:ascii="Times New Roman" w:eastAsia="宋体" w:hAnsi="Times New Roman" w:cs="Times New Roman"/>
            <w:sz w:val="24"/>
            <w:szCs w:val="24"/>
          </w:rPr>
          <w:t>Algorand</w:t>
        </w:r>
        <w:proofErr w:type="spellEnd"/>
        <w:r w:rsidR="004F530E">
          <w:rPr>
            <w:rFonts w:ascii="Times New Roman" w:eastAsia="宋体" w:hAnsi="Times New Roman" w:cs="Times New Roman"/>
            <w:sz w:val="24"/>
            <w:szCs w:val="24"/>
          </w:rPr>
          <w:t xml:space="preserve"> consensus protocol [23] </w:t>
        </w:r>
      </w:ins>
      <w:ins w:id="733" w:author="Zhang Li" w:date="2022-06-22T23:06:00Z">
        <w:r w:rsidR="00501078">
          <w:rPr>
            <w:rFonts w:ascii="Times New Roman" w:eastAsia="宋体" w:hAnsi="Times New Roman" w:cs="Times New Roman"/>
            <w:sz w:val="24"/>
            <w:szCs w:val="24"/>
          </w:rPr>
          <w:t xml:space="preserve">is a </w:t>
        </w:r>
      </w:ins>
      <w:ins w:id="734" w:author="Zhang Li" w:date="2022-06-23T14:05:00Z">
        <w:r w:rsidR="00D374B7">
          <w:rPr>
            <w:rFonts w:ascii="Times New Roman" w:eastAsia="宋体" w:hAnsi="Times New Roman" w:cs="Times New Roman"/>
            <w:sz w:val="24"/>
            <w:szCs w:val="24"/>
          </w:rPr>
          <w:t>h</w:t>
        </w:r>
      </w:ins>
      <w:ins w:id="735" w:author="Zhang Li" w:date="2022-06-22T23:06:00Z">
        <w:r w:rsidR="00501078">
          <w:rPr>
            <w:rFonts w:ascii="Times New Roman" w:eastAsia="宋体" w:hAnsi="Times New Roman" w:cs="Times New Roman"/>
            <w:sz w:val="24"/>
            <w:szCs w:val="24"/>
          </w:rPr>
          <w:t xml:space="preserve">ybrid consensus protocol of </w:t>
        </w:r>
        <w:proofErr w:type="spellStart"/>
        <w:r w:rsidR="00501078">
          <w:rPr>
            <w:rFonts w:ascii="Times New Roman" w:eastAsia="宋体" w:hAnsi="Times New Roman" w:cs="Times New Roman"/>
            <w:sz w:val="24"/>
            <w:szCs w:val="24"/>
          </w:rPr>
          <w:t>PoS</w:t>
        </w:r>
        <w:proofErr w:type="spellEnd"/>
        <w:r w:rsidR="00501078">
          <w:rPr>
            <w:rFonts w:ascii="Times New Roman" w:eastAsia="宋体" w:hAnsi="Times New Roman" w:cs="Times New Roman"/>
            <w:sz w:val="24"/>
            <w:szCs w:val="24"/>
          </w:rPr>
          <w:t xml:space="preserve"> and Byzantine agreement </w:t>
        </w:r>
      </w:ins>
      <w:ins w:id="736" w:author="Zhang Li" w:date="2022-06-23T15:28:00Z">
        <w:r w:rsidR="00631F1C">
          <w:rPr>
            <w:rFonts w:ascii="Times New Roman" w:eastAsia="宋体" w:hAnsi="Times New Roman" w:cs="Times New Roman"/>
            <w:sz w:val="24"/>
            <w:szCs w:val="24"/>
          </w:rPr>
          <w:t>algorithms</w:t>
        </w:r>
      </w:ins>
      <w:ins w:id="737" w:author="Zhang Li" w:date="2022-06-22T23:06:00Z">
        <w:r w:rsidR="00501078">
          <w:rPr>
            <w:rFonts w:ascii="Times New Roman" w:eastAsia="宋体" w:hAnsi="Times New Roman" w:cs="Times New Roman"/>
            <w:sz w:val="24"/>
            <w:szCs w:val="24"/>
          </w:rPr>
          <w:t xml:space="preserve">. This </w:t>
        </w:r>
      </w:ins>
      <w:ins w:id="738" w:author="Zhang Li" w:date="2022-06-22T23:07:00Z">
        <w:r w:rsidR="00501078">
          <w:rPr>
            <w:rFonts w:ascii="Times New Roman" w:eastAsia="宋体" w:hAnsi="Times New Roman" w:cs="Times New Roman"/>
            <w:sz w:val="24"/>
            <w:szCs w:val="24"/>
          </w:rPr>
          <w:t xml:space="preserve">protocol </w:t>
        </w:r>
      </w:ins>
      <w:ins w:id="739" w:author="Zhang Li" w:date="2022-06-22T22:34:00Z">
        <w:r w:rsidR="004F530E">
          <w:rPr>
            <w:rFonts w:ascii="Times New Roman" w:eastAsia="宋体" w:hAnsi="Times New Roman" w:cs="Times New Roman"/>
            <w:sz w:val="24"/>
            <w:szCs w:val="24"/>
          </w:rPr>
          <w:t>use</w:t>
        </w:r>
      </w:ins>
      <w:ins w:id="740" w:author="Zhang Li" w:date="2022-06-22T23:06:00Z">
        <w:r w:rsidR="00501078">
          <w:rPr>
            <w:rFonts w:ascii="Times New Roman" w:eastAsia="宋体" w:hAnsi="Times New Roman" w:cs="Times New Roman"/>
            <w:sz w:val="24"/>
            <w:szCs w:val="24"/>
          </w:rPr>
          <w:t>s</w:t>
        </w:r>
      </w:ins>
      <w:ins w:id="741" w:author="Zhang Li" w:date="2022-06-22T22:34:00Z">
        <w:r w:rsidR="004F530E">
          <w:rPr>
            <w:rFonts w:ascii="Times New Roman" w:eastAsia="宋体" w:hAnsi="Times New Roman" w:cs="Times New Roman"/>
            <w:sz w:val="24"/>
            <w:szCs w:val="24"/>
          </w:rPr>
          <w:t xml:space="preserve"> </w:t>
        </w:r>
        <w:proofErr w:type="spellStart"/>
        <w:r w:rsidR="004F530E">
          <w:rPr>
            <w:rFonts w:ascii="Times New Roman" w:eastAsia="宋体" w:hAnsi="Times New Roman" w:cs="Times New Roman"/>
            <w:sz w:val="24"/>
            <w:szCs w:val="24"/>
          </w:rPr>
          <w:t>VRF</w:t>
        </w:r>
        <w:proofErr w:type="spellEnd"/>
        <w:r w:rsidR="004F530E">
          <w:rPr>
            <w:rFonts w:ascii="Times New Roman" w:eastAsia="宋体" w:hAnsi="Times New Roman" w:cs="Times New Roman"/>
            <w:sz w:val="24"/>
            <w:szCs w:val="24"/>
          </w:rPr>
          <w:t xml:space="preserve">-based </w:t>
        </w:r>
      </w:ins>
      <w:ins w:id="742" w:author="Zhang Li" w:date="2022-06-22T23:07:00Z">
        <w:r w:rsidR="00501078">
          <w:rPr>
            <w:rFonts w:ascii="Times New Roman" w:eastAsia="宋体" w:hAnsi="Times New Roman" w:cs="Times New Roman"/>
            <w:sz w:val="24"/>
            <w:szCs w:val="24"/>
          </w:rPr>
          <w:t>leader</w:t>
        </w:r>
      </w:ins>
      <w:ins w:id="743" w:author="Zhang Li" w:date="2022-06-22T23:08:00Z">
        <w:r w:rsidR="00501078">
          <w:rPr>
            <w:rFonts w:ascii="Times New Roman" w:eastAsia="宋体" w:hAnsi="Times New Roman" w:cs="Times New Roman"/>
            <w:sz w:val="24"/>
            <w:szCs w:val="24"/>
          </w:rPr>
          <w:t xml:space="preserve"> </w:t>
        </w:r>
      </w:ins>
      <w:ins w:id="744" w:author="Zhang Li" w:date="2022-06-22T23:07:00Z">
        <w:r w:rsidR="00501078">
          <w:rPr>
            <w:rFonts w:ascii="Times New Roman" w:eastAsia="宋体" w:hAnsi="Times New Roman" w:cs="Times New Roman"/>
            <w:sz w:val="24"/>
            <w:szCs w:val="24"/>
          </w:rPr>
          <w:t>a</w:t>
        </w:r>
      </w:ins>
      <w:ins w:id="745" w:author="Zhang Li" w:date="2022-06-22T23:08:00Z">
        <w:r w:rsidR="00501078">
          <w:rPr>
            <w:rFonts w:ascii="Times New Roman" w:eastAsia="宋体" w:hAnsi="Times New Roman" w:cs="Times New Roman"/>
            <w:sz w:val="24"/>
            <w:szCs w:val="24"/>
          </w:rPr>
          <w:t xml:space="preserve">nd </w:t>
        </w:r>
      </w:ins>
      <w:ins w:id="746" w:author="Zhang Li" w:date="2022-06-23T14:10:00Z">
        <w:r w:rsidR="003C6D09">
          <w:rPr>
            <w:rFonts w:ascii="Times New Roman" w:eastAsia="宋体" w:hAnsi="Times New Roman" w:cs="Times New Roman"/>
            <w:sz w:val="24"/>
            <w:szCs w:val="24"/>
          </w:rPr>
          <w:t>committee</w:t>
        </w:r>
      </w:ins>
      <w:ins w:id="747" w:author="Zhang Li" w:date="2022-06-22T22:34:00Z">
        <w:r w:rsidR="004F530E">
          <w:rPr>
            <w:rFonts w:ascii="Times New Roman" w:eastAsia="宋体" w:hAnsi="Times New Roman" w:cs="Times New Roman"/>
            <w:sz w:val="24"/>
            <w:szCs w:val="24"/>
          </w:rPr>
          <w:t xml:space="preserve"> election algorithm to prevent adversary knowing the information of leader</w:t>
        </w:r>
      </w:ins>
      <w:ins w:id="748" w:author="Zhang Li" w:date="2022-06-22T23:08:00Z">
        <w:r w:rsidR="00501078">
          <w:rPr>
            <w:rFonts w:ascii="Times New Roman" w:eastAsia="宋体" w:hAnsi="Times New Roman" w:cs="Times New Roman"/>
            <w:sz w:val="24"/>
            <w:szCs w:val="24"/>
          </w:rPr>
          <w:t xml:space="preserve"> and </w:t>
        </w:r>
      </w:ins>
      <w:ins w:id="749" w:author="Zhang Li" w:date="2022-06-23T14:10:00Z">
        <w:r w:rsidR="003C6D09">
          <w:rPr>
            <w:rFonts w:ascii="Times New Roman" w:eastAsia="宋体" w:hAnsi="Times New Roman" w:cs="Times New Roman"/>
            <w:sz w:val="24"/>
            <w:szCs w:val="24"/>
          </w:rPr>
          <w:t>committee</w:t>
        </w:r>
      </w:ins>
      <w:ins w:id="750" w:author="Zhang Li" w:date="2022-06-22T22:34:00Z">
        <w:r w:rsidR="004F530E">
          <w:rPr>
            <w:rFonts w:ascii="Times New Roman" w:eastAsia="宋体" w:hAnsi="Times New Roman" w:cs="Times New Roman"/>
            <w:sz w:val="24"/>
            <w:szCs w:val="24"/>
          </w:rPr>
          <w:t xml:space="preserve"> in advance. </w:t>
        </w:r>
      </w:ins>
      <w:ins w:id="751" w:author="Zhang Li" w:date="2022-06-22T23:08:00Z">
        <w:r w:rsidR="00501078">
          <w:rPr>
            <w:rFonts w:ascii="Times New Roman" w:eastAsia="宋体" w:hAnsi="Times New Roman" w:cs="Times New Roman"/>
            <w:sz w:val="24"/>
            <w:szCs w:val="24"/>
          </w:rPr>
          <w:t xml:space="preserve">Byzantine agreement protocol </w:t>
        </w:r>
      </w:ins>
      <w:ins w:id="752" w:author="Zhang Li" w:date="2022-06-22T23:09:00Z">
        <w:r w:rsidR="00501078">
          <w:rPr>
            <w:rFonts w:ascii="Times New Roman" w:eastAsia="宋体" w:hAnsi="Times New Roman" w:cs="Times New Roman"/>
            <w:sz w:val="24"/>
            <w:szCs w:val="24"/>
          </w:rPr>
          <w:t xml:space="preserve">can make sure high performance and strong consistency of system. </w:t>
        </w:r>
      </w:ins>
      <w:ins w:id="753" w:author="Zhang Li" w:date="2022-06-23T15:54:00Z">
        <w:r w:rsidR="003663E4">
          <w:rPr>
            <w:rFonts w:ascii="Times New Roman" w:eastAsia="宋体" w:hAnsi="Times New Roman" w:cs="Times New Roman"/>
            <w:sz w:val="24"/>
            <w:szCs w:val="24"/>
          </w:rPr>
          <w:t>However, t</w:t>
        </w:r>
      </w:ins>
      <w:ins w:id="754" w:author="Zhang Li" w:date="2022-06-23T15:49:00Z">
        <w:r w:rsidR="00996FBD">
          <w:rPr>
            <w:rFonts w:ascii="Times New Roman" w:eastAsia="宋体" w:hAnsi="Times New Roman" w:cs="Times New Roman"/>
            <w:sz w:val="24"/>
            <w:szCs w:val="24"/>
          </w:rPr>
          <w:t xml:space="preserve">hese </w:t>
        </w:r>
      </w:ins>
      <w:ins w:id="755" w:author="Zhang Li" w:date="2022-06-23T15:50:00Z">
        <w:r w:rsidR="00996FBD">
          <w:rPr>
            <w:rFonts w:ascii="Times New Roman" w:eastAsia="宋体" w:hAnsi="Times New Roman" w:cs="Times New Roman"/>
            <w:sz w:val="24"/>
            <w:szCs w:val="24"/>
          </w:rPr>
          <w:t xml:space="preserve">consensus protocols </w:t>
        </w:r>
      </w:ins>
      <w:ins w:id="756" w:author="Zhang Li" w:date="2022-06-23T15:51:00Z">
        <w:r w:rsidR="00996FBD">
          <w:rPr>
            <w:rFonts w:ascii="Times New Roman" w:eastAsia="宋体" w:hAnsi="Times New Roman" w:cs="Times New Roman"/>
            <w:sz w:val="24"/>
            <w:szCs w:val="24"/>
          </w:rPr>
          <w:t xml:space="preserve">adopting </w:t>
        </w:r>
        <w:proofErr w:type="spellStart"/>
        <w:r w:rsidR="003663E4">
          <w:rPr>
            <w:rFonts w:ascii="Times New Roman" w:eastAsia="宋体" w:hAnsi="Times New Roman" w:cs="Times New Roman"/>
            <w:sz w:val="24"/>
            <w:szCs w:val="24"/>
          </w:rPr>
          <w:t>BF</w:t>
        </w:r>
      </w:ins>
      <w:ins w:id="757" w:author="Zhang Li" w:date="2022-06-23T15:52:00Z">
        <w:r w:rsidR="003663E4">
          <w:rPr>
            <w:rFonts w:ascii="Times New Roman" w:eastAsia="宋体" w:hAnsi="Times New Roman" w:cs="Times New Roman"/>
            <w:sz w:val="24"/>
            <w:szCs w:val="24"/>
          </w:rPr>
          <w:t>T</w:t>
        </w:r>
        <w:proofErr w:type="spellEnd"/>
        <w:r w:rsidR="003663E4">
          <w:rPr>
            <w:rFonts w:ascii="Times New Roman" w:eastAsia="宋体" w:hAnsi="Times New Roman" w:cs="Times New Roman"/>
            <w:sz w:val="24"/>
            <w:szCs w:val="24"/>
          </w:rPr>
          <w:t xml:space="preserve"> consensus algorithms</w:t>
        </w:r>
      </w:ins>
      <w:ins w:id="758" w:author="Zhang Li" w:date="2022-06-23T15:54:00Z">
        <w:r w:rsidR="003663E4">
          <w:rPr>
            <w:rFonts w:ascii="Times New Roman" w:eastAsia="宋体" w:hAnsi="Times New Roman" w:cs="Times New Roman"/>
            <w:sz w:val="24"/>
            <w:szCs w:val="24"/>
          </w:rPr>
          <w:t xml:space="preserve"> rely on reliable </w:t>
        </w:r>
      </w:ins>
      <w:ins w:id="759" w:author="Zhang Li" w:date="2022-06-23T15:55:00Z">
        <w:r w:rsidR="003663E4">
          <w:rPr>
            <w:rFonts w:ascii="Times New Roman" w:eastAsia="宋体" w:hAnsi="Times New Roman" w:cs="Times New Roman"/>
            <w:sz w:val="24"/>
            <w:szCs w:val="24"/>
          </w:rPr>
          <w:t>communication model.</w:t>
        </w:r>
      </w:ins>
      <w:ins w:id="760" w:author="Zhang Li" w:date="2022-06-23T15:57:00Z">
        <w:r w:rsidR="00327390">
          <w:rPr>
            <w:rFonts w:ascii="Times New Roman" w:eastAsia="宋体" w:hAnsi="Times New Roman" w:cs="Times New Roman"/>
            <w:sz w:val="24"/>
            <w:szCs w:val="24"/>
          </w:rPr>
          <w:t xml:space="preserve"> Thus, </w:t>
        </w:r>
      </w:ins>
      <w:ins w:id="761" w:author="Zhang Li" w:date="2022-06-23T15:58:00Z">
        <w:r w:rsidR="00327390">
          <w:rPr>
            <w:rFonts w:ascii="Times New Roman" w:eastAsia="宋体" w:hAnsi="Times New Roman" w:cs="Times New Roman"/>
            <w:sz w:val="24"/>
            <w:szCs w:val="24"/>
          </w:rPr>
          <w:t xml:space="preserve">these protocols cannot </w:t>
        </w:r>
      </w:ins>
      <w:ins w:id="762" w:author="Zhang Li" w:date="2022-06-23T15:59:00Z">
        <w:r w:rsidR="00327390">
          <w:rPr>
            <w:rFonts w:ascii="Times New Roman" w:eastAsia="宋体" w:hAnsi="Times New Roman" w:cs="Times New Roman"/>
            <w:sz w:val="24"/>
            <w:szCs w:val="24"/>
          </w:rPr>
          <w:t xml:space="preserve">be </w:t>
        </w:r>
      </w:ins>
      <w:ins w:id="763" w:author="Zhang Li" w:date="2022-06-23T15:58:00Z">
        <w:r w:rsidR="00327390">
          <w:rPr>
            <w:rFonts w:ascii="Times New Roman" w:eastAsia="宋体" w:hAnsi="Times New Roman" w:cs="Times New Roman"/>
            <w:sz w:val="24"/>
            <w:szCs w:val="24"/>
          </w:rPr>
          <w:t xml:space="preserve">directly utilized in wireless </w:t>
        </w:r>
      </w:ins>
      <w:ins w:id="764" w:author="Zhang Li" w:date="2022-06-23T15:59:00Z">
        <w:r w:rsidR="00327390">
          <w:rPr>
            <w:rFonts w:ascii="Times New Roman" w:eastAsia="宋体" w:hAnsi="Times New Roman" w:cs="Times New Roman"/>
            <w:sz w:val="24"/>
            <w:szCs w:val="24"/>
          </w:rPr>
          <w:t>scenarios</w:t>
        </w:r>
      </w:ins>
      <w:ins w:id="765" w:author="Zhang Li" w:date="2022-06-23T16:00:00Z">
        <w:r w:rsidR="00327390">
          <w:rPr>
            <w:rFonts w:ascii="Times New Roman" w:eastAsia="宋体" w:hAnsi="Times New Roman" w:cs="Times New Roman"/>
            <w:sz w:val="24"/>
            <w:szCs w:val="24"/>
          </w:rPr>
          <w:t xml:space="preserve"> with unreliable and unstable communication channels</w:t>
        </w:r>
      </w:ins>
      <w:ins w:id="766" w:author="Zhang Li" w:date="2022-06-23T15:59:00Z">
        <w:r w:rsidR="00327390">
          <w:rPr>
            <w:rFonts w:ascii="Times New Roman" w:eastAsia="宋体" w:hAnsi="Times New Roman" w:cs="Times New Roman"/>
            <w:sz w:val="24"/>
            <w:szCs w:val="24"/>
          </w:rPr>
          <w:t>.</w:t>
        </w:r>
        <w:r w:rsidR="00327390">
          <w:rPr>
            <w:rFonts w:ascii="Times New Roman" w:eastAsia="宋体" w:hAnsi="Times New Roman" w:cs="Times New Roman" w:hint="eastAsia"/>
            <w:sz w:val="24"/>
            <w:szCs w:val="24"/>
          </w:rPr>
          <w:t xml:space="preserve"> </w:t>
        </w:r>
      </w:ins>
      <w:ins w:id="767" w:author="Zhang Li" w:date="2022-06-23T16:00:00Z">
        <w:r w:rsidR="00327390">
          <w:rPr>
            <w:rFonts w:ascii="Times New Roman" w:eastAsia="宋体" w:hAnsi="Times New Roman" w:cs="Times New Roman"/>
            <w:sz w:val="24"/>
            <w:szCs w:val="24"/>
          </w:rPr>
          <w:t>Our protocol</w:t>
        </w:r>
      </w:ins>
      <w:ins w:id="768" w:author="Zhang Li" w:date="2022-06-22T23:10:00Z">
        <w:r w:rsidR="00501078">
          <w:rPr>
            <w:rFonts w:ascii="Times New Roman" w:eastAsia="宋体" w:hAnsi="Times New Roman" w:cs="Times New Roman"/>
            <w:sz w:val="24"/>
            <w:szCs w:val="24"/>
          </w:rPr>
          <w:t xml:space="preserve"> is a type of hybrid consensus protocol </w:t>
        </w:r>
      </w:ins>
      <w:ins w:id="769" w:author="Zhang Li" w:date="2022-06-23T14:15:00Z">
        <w:r w:rsidR="00D974BD">
          <w:rPr>
            <w:rFonts w:ascii="Times New Roman" w:eastAsia="宋体" w:hAnsi="Times New Roman" w:cs="Times New Roman"/>
            <w:sz w:val="24"/>
            <w:szCs w:val="24"/>
          </w:rPr>
          <w:t xml:space="preserve">combining </w:t>
        </w:r>
      </w:ins>
      <w:proofErr w:type="spellStart"/>
      <w:ins w:id="770" w:author="Zhang Li" w:date="2022-06-22T23:10:00Z">
        <w:r w:rsidR="00CE57F8">
          <w:rPr>
            <w:rFonts w:ascii="Times New Roman" w:eastAsia="宋体" w:hAnsi="Times New Roman" w:cs="Times New Roman"/>
            <w:sz w:val="24"/>
            <w:szCs w:val="24"/>
          </w:rPr>
          <w:t>PoS</w:t>
        </w:r>
        <w:proofErr w:type="spellEnd"/>
        <w:r w:rsidR="00CE57F8">
          <w:rPr>
            <w:rFonts w:ascii="Times New Roman" w:eastAsia="宋体" w:hAnsi="Times New Roman" w:cs="Times New Roman"/>
            <w:sz w:val="24"/>
            <w:szCs w:val="24"/>
          </w:rPr>
          <w:t xml:space="preserve"> and </w:t>
        </w:r>
      </w:ins>
      <w:ins w:id="771" w:author="Zhang Li" w:date="2022-06-22T23:11:00Z">
        <w:r w:rsidR="00CE57F8">
          <w:rPr>
            <w:rFonts w:ascii="Times New Roman" w:eastAsia="宋体" w:hAnsi="Times New Roman" w:cs="Times New Roman"/>
            <w:sz w:val="24"/>
            <w:szCs w:val="24"/>
          </w:rPr>
          <w:t>communication-based consensus algorithm</w:t>
        </w:r>
      </w:ins>
      <w:ins w:id="772" w:author="Zhang Li" w:date="2022-06-23T14:16:00Z">
        <w:r w:rsidR="00D974BD">
          <w:rPr>
            <w:rFonts w:ascii="Times New Roman" w:eastAsia="宋体" w:hAnsi="Times New Roman" w:cs="Times New Roman"/>
            <w:sz w:val="24"/>
            <w:szCs w:val="24"/>
          </w:rPr>
          <w:t>s</w:t>
        </w:r>
      </w:ins>
      <w:ins w:id="773" w:author="Zhang Li" w:date="2022-06-22T23:11:00Z">
        <w:r w:rsidR="00CE57F8">
          <w:rPr>
            <w:rFonts w:ascii="Times New Roman" w:eastAsia="宋体" w:hAnsi="Times New Roman" w:cs="Times New Roman"/>
            <w:sz w:val="24"/>
            <w:szCs w:val="24"/>
          </w:rPr>
          <w:t>.</w:t>
        </w:r>
      </w:ins>
      <w:ins w:id="774" w:author="Zhang Li" w:date="2022-06-23T15:29:00Z">
        <w:r w:rsidR="00631F1C">
          <w:rPr>
            <w:rFonts w:ascii="Times New Roman" w:eastAsia="宋体" w:hAnsi="Times New Roman" w:cs="Times New Roman"/>
            <w:sz w:val="24"/>
            <w:szCs w:val="24"/>
          </w:rPr>
          <w:t xml:space="preserve"> This protocol </w:t>
        </w:r>
      </w:ins>
      <w:ins w:id="775" w:author="Zhang Li" w:date="2022-06-23T15:30:00Z">
        <w:r w:rsidR="00631F1C">
          <w:rPr>
            <w:rFonts w:ascii="Times New Roman" w:eastAsia="宋体" w:hAnsi="Times New Roman" w:cs="Times New Roman"/>
            <w:sz w:val="24"/>
            <w:szCs w:val="24"/>
          </w:rPr>
          <w:t>use</w:t>
        </w:r>
      </w:ins>
      <w:ins w:id="776" w:author="Zhang Li" w:date="2022-06-23T15:31:00Z">
        <w:r w:rsidR="00296A4D">
          <w:rPr>
            <w:rFonts w:ascii="Times New Roman" w:eastAsia="宋体" w:hAnsi="Times New Roman" w:cs="Times New Roman"/>
            <w:sz w:val="24"/>
            <w:szCs w:val="24"/>
          </w:rPr>
          <w:t>s</w:t>
        </w:r>
      </w:ins>
      <w:ins w:id="777" w:author="Zhang Li" w:date="2022-06-23T15:30:00Z">
        <w:r w:rsidR="00631F1C">
          <w:rPr>
            <w:rFonts w:ascii="Times New Roman" w:eastAsia="宋体" w:hAnsi="Times New Roman" w:cs="Times New Roman"/>
            <w:sz w:val="24"/>
            <w:szCs w:val="24"/>
          </w:rPr>
          <w:t xml:space="preserve"> </w:t>
        </w:r>
        <w:proofErr w:type="spellStart"/>
        <w:r w:rsidR="00631F1C">
          <w:rPr>
            <w:rFonts w:ascii="Times New Roman" w:eastAsia="宋体" w:hAnsi="Times New Roman" w:cs="Times New Roman"/>
            <w:sz w:val="24"/>
            <w:szCs w:val="24"/>
          </w:rPr>
          <w:t>PoS</w:t>
        </w:r>
      </w:ins>
      <w:proofErr w:type="spellEnd"/>
      <w:ins w:id="778" w:author="Zhang Li" w:date="2022-06-23T15:31:00Z">
        <w:r w:rsidR="00631F1C">
          <w:rPr>
            <w:rFonts w:ascii="Times New Roman" w:eastAsia="宋体" w:hAnsi="Times New Roman" w:cs="Times New Roman"/>
            <w:sz w:val="24"/>
            <w:szCs w:val="24"/>
          </w:rPr>
          <w:t xml:space="preserve"> consensus algorithm to ensure the </w:t>
        </w:r>
        <w:r w:rsidR="00296A4D">
          <w:rPr>
            <w:rFonts w:ascii="Times New Roman" w:eastAsia="宋体" w:hAnsi="Times New Roman" w:cs="Times New Roman"/>
            <w:sz w:val="24"/>
            <w:szCs w:val="24"/>
          </w:rPr>
          <w:t xml:space="preserve">fairness of consensus process, and utilize a </w:t>
        </w:r>
      </w:ins>
      <w:ins w:id="779" w:author="Zhang Li" w:date="2022-06-23T16:01:00Z">
        <w:r w:rsidR="00327390">
          <w:rPr>
            <w:rFonts w:ascii="Times New Roman" w:eastAsia="宋体" w:hAnsi="Times New Roman" w:cs="Times New Roman"/>
            <w:sz w:val="24"/>
            <w:szCs w:val="24"/>
          </w:rPr>
          <w:t>speci</w:t>
        </w:r>
      </w:ins>
      <w:ins w:id="780" w:author="Zhang Li" w:date="2022-06-23T16:02:00Z">
        <w:r w:rsidR="00D64C1B">
          <w:rPr>
            <w:rFonts w:ascii="Times New Roman" w:eastAsia="宋体" w:hAnsi="Times New Roman" w:cs="Times New Roman"/>
            <w:sz w:val="24"/>
            <w:szCs w:val="24"/>
          </w:rPr>
          <w:t>al</w:t>
        </w:r>
      </w:ins>
      <w:ins w:id="781" w:author="Zhang Li" w:date="2022-06-23T16:01:00Z">
        <w:r w:rsidR="00327390">
          <w:rPr>
            <w:rFonts w:ascii="Times New Roman" w:eastAsia="宋体" w:hAnsi="Times New Roman" w:cs="Times New Roman"/>
            <w:sz w:val="24"/>
            <w:szCs w:val="24"/>
          </w:rPr>
          <w:t xml:space="preserve"> </w:t>
        </w:r>
      </w:ins>
      <w:ins w:id="782" w:author="Zhang Li" w:date="2022-06-23T15:31:00Z">
        <w:r w:rsidR="00296A4D">
          <w:rPr>
            <w:rFonts w:ascii="Times New Roman" w:eastAsia="宋体" w:hAnsi="Times New Roman" w:cs="Times New Roman"/>
            <w:sz w:val="24"/>
            <w:szCs w:val="24"/>
          </w:rPr>
          <w:t>communication-based consensus algori</w:t>
        </w:r>
      </w:ins>
      <w:ins w:id="783" w:author="Zhang Li" w:date="2022-06-23T15:32:00Z">
        <w:r w:rsidR="00296A4D">
          <w:rPr>
            <w:rFonts w:ascii="Times New Roman" w:eastAsia="宋体" w:hAnsi="Times New Roman" w:cs="Times New Roman"/>
            <w:sz w:val="24"/>
            <w:szCs w:val="24"/>
          </w:rPr>
          <w:t>thm</w:t>
        </w:r>
      </w:ins>
      <w:ins w:id="784" w:author="Zhang Li" w:date="2022-06-23T15:34:00Z">
        <w:r w:rsidR="00296A4D">
          <w:rPr>
            <w:rFonts w:ascii="Times New Roman" w:eastAsia="宋体" w:hAnsi="Times New Roman" w:cs="Times New Roman"/>
            <w:sz w:val="24"/>
            <w:szCs w:val="24"/>
          </w:rPr>
          <w:t xml:space="preserve"> to improve </w:t>
        </w:r>
      </w:ins>
      <w:ins w:id="785" w:author="Zhang Li" w:date="2022-06-23T15:35:00Z">
        <w:r w:rsidR="00296A4D">
          <w:rPr>
            <w:rFonts w:ascii="Times New Roman" w:eastAsia="宋体" w:hAnsi="Times New Roman" w:cs="Times New Roman"/>
            <w:sz w:val="24"/>
            <w:szCs w:val="24"/>
          </w:rPr>
          <w:t xml:space="preserve">the performance and </w:t>
        </w:r>
      </w:ins>
      <w:ins w:id="786" w:author="Zhang Li" w:date="2022-06-23T15:36:00Z">
        <w:r w:rsidR="00296A4D">
          <w:rPr>
            <w:rFonts w:ascii="Times New Roman" w:eastAsia="宋体" w:hAnsi="Times New Roman" w:cs="Times New Roman"/>
            <w:sz w:val="24"/>
            <w:szCs w:val="24"/>
          </w:rPr>
          <w:t>security of system.</w:t>
        </w:r>
      </w:ins>
    </w:p>
    <w:p w14:paraId="38729186" w14:textId="68F9F0CC" w:rsidR="00CA5769" w:rsidRDefault="00CA5769" w:rsidP="00D64C1B">
      <w:pPr>
        <w:spacing w:afterLines="100" w:after="312"/>
        <w:ind w:firstLine="420"/>
        <w:rPr>
          <w:rFonts w:ascii="Times New Roman" w:eastAsia="宋体" w:hAnsi="Times New Roman" w:cs="Times New Roman"/>
          <w:sz w:val="24"/>
          <w:szCs w:val="24"/>
        </w:rPr>
      </w:pPr>
      <w:del w:id="787" w:author="Zhang Li" w:date="2022-06-23T16:04:00Z">
        <w:r w:rsidDel="00D64C1B">
          <w:rPr>
            <w:rFonts w:ascii="Times New Roman" w:eastAsia="宋体" w:hAnsi="Times New Roman" w:cs="Times New Roman"/>
            <w:sz w:val="24"/>
            <w:szCs w:val="24"/>
          </w:rPr>
          <w:delText xml:space="preserve">Communication-based blockchain consensus protocols have low scalability due to high communication complexity of consensus process. Some protocols are </w:delText>
        </w:r>
      </w:del>
      <w:ins w:id="788" w:author="ThinkPad" w:date="2022-06-16T04:44:00Z">
        <w:del w:id="789" w:author="Zhang Li" w:date="2022-06-23T16:04:00Z">
          <w:r w:rsidR="003364B9" w:rsidDel="00D64C1B">
            <w:rPr>
              <w:rFonts w:ascii="Times New Roman" w:eastAsia="宋体" w:hAnsi="Times New Roman" w:cs="Times New Roman"/>
              <w:sz w:val="24"/>
              <w:szCs w:val="24"/>
            </w:rPr>
            <w:delText xml:space="preserve">have been </w:delText>
          </w:r>
        </w:del>
      </w:ins>
      <w:del w:id="790" w:author="Zhang Li" w:date="2022-06-23T16:04:00Z">
        <w:r w:rsidDel="00D64C1B">
          <w:rPr>
            <w:rFonts w:ascii="Times New Roman" w:eastAsia="宋体" w:hAnsi="Times New Roman" w:cs="Times New Roman"/>
            <w:sz w:val="24"/>
            <w:szCs w:val="24"/>
          </w:rPr>
          <w:delText xml:space="preserve">proposed to improve </w:delText>
        </w:r>
      </w:del>
      <w:ins w:id="791" w:author="ThinkPad" w:date="2022-06-16T04:44:00Z">
        <w:del w:id="792" w:author="Zhang Li" w:date="2022-06-23T16:04:00Z">
          <w:r w:rsidR="003364B9" w:rsidDel="00D64C1B">
            <w:rPr>
              <w:rFonts w:ascii="Times New Roman" w:eastAsia="宋体" w:hAnsi="Times New Roman" w:cs="Times New Roman"/>
              <w:sz w:val="24"/>
              <w:szCs w:val="24"/>
            </w:rPr>
            <w:delText xml:space="preserve">the </w:delText>
          </w:r>
        </w:del>
      </w:ins>
      <w:del w:id="793" w:author="Zhang Li" w:date="2022-06-23T16:04:00Z">
        <w:r w:rsidDel="00D64C1B">
          <w:rPr>
            <w:rFonts w:ascii="Times New Roman" w:eastAsia="宋体" w:hAnsi="Times New Roman" w:cs="Times New Roman"/>
            <w:sz w:val="24"/>
            <w:szCs w:val="24"/>
          </w:rPr>
          <w:delText xml:space="preserve">consensus performance to overcome the low scalability </w:delText>
        </w:r>
      </w:del>
      <w:ins w:id="794" w:author="ThinkPad" w:date="2022-06-16T04:44:00Z">
        <w:del w:id="795" w:author="Zhang Li" w:date="2022-06-23T16:04:00Z">
          <w:r w:rsidR="003364B9" w:rsidDel="00D64C1B">
            <w:rPr>
              <w:rFonts w:ascii="Times New Roman" w:eastAsia="宋体" w:hAnsi="Times New Roman" w:cs="Times New Roman"/>
              <w:sz w:val="24"/>
              <w:szCs w:val="24"/>
            </w:rPr>
            <w:delText xml:space="preserve">property </w:delText>
          </w:r>
        </w:del>
      </w:ins>
      <w:del w:id="796" w:author="Zhang Li" w:date="2022-06-23T16:04:00Z">
        <w:r w:rsidDel="00D64C1B">
          <w:rPr>
            <w:rFonts w:ascii="Times New Roman" w:eastAsia="宋体" w:hAnsi="Times New Roman" w:cs="Times New Roman"/>
            <w:sz w:val="24"/>
            <w:szCs w:val="24"/>
          </w:rPr>
          <w:delText>of these protocols. In NEO [20], partial nodes of delegated Byzantine fault tolerant consensus protocol</w:delText>
        </w:r>
        <w:r w:rsidRPr="00F817C9"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are delegated to participant </w:delText>
        </w:r>
      </w:del>
      <w:ins w:id="797" w:author="ThinkPad" w:date="2022-06-16T04:45:00Z">
        <w:del w:id="798" w:author="Zhang Li" w:date="2022-06-23T16:04:00Z">
          <w:r w:rsidR="003364B9" w:rsidDel="00D64C1B">
            <w:rPr>
              <w:rFonts w:ascii="Times New Roman" w:eastAsia="宋体" w:hAnsi="Times New Roman" w:cs="Times New Roman"/>
              <w:sz w:val="24"/>
              <w:szCs w:val="24"/>
            </w:rPr>
            <w:delText xml:space="preserve">participate </w:delText>
          </w:r>
        </w:del>
      </w:ins>
      <w:del w:id="799" w:author="Zhang Li" w:date="2022-06-23T16:04:00Z">
        <w:r w:rsidDel="00D64C1B">
          <w:rPr>
            <w:rFonts w:ascii="Times New Roman" w:eastAsia="宋体" w:hAnsi="Times New Roman" w:cs="Times New Roman"/>
            <w:sz w:val="24"/>
            <w:szCs w:val="24"/>
          </w:rPr>
          <w:delText xml:space="preserve">consensus process to reach agreement by voting on </w:delText>
        </w:r>
      </w:del>
      <w:ins w:id="800" w:author="ThinkPad" w:date="2022-06-16T04:45:00Z">
        <w:del w:id="801" w:author="Zhang Li" w:date="2022-06-23T16:04:00Z">
          <w:r w:rsidR="003364B9" w:rsidDel="00D64C1B">
            <w:rPr>
              <w:rFonts w:ascii="Times New Roman" w:eastAsia="宋体" w:hAnsi="Times New Roman" w:cs="Times New Roman"/>
              <w:sz w:val="24"/>
              <w:szCs w:val="24"/>
            </w:rPr>
            <w:delText xml:space="preserve">a </w:delText>
          </w:r>
        </w:del>
      </w:ins>
      <w:del w:id="802" w:author="Zhang Li" w:date="2022-06-23T16:04:00Z">
        <w:r w:rsidDel="00D64C1B">
          <w:rPr>
            <w:rFonts w:ascii="Times New Roman" w:eastAsia="宋体" w:hAnsi="Times New Roman" w:cs="Times New Roman"/>
            <w:sz w:val="24"/>
            <w:szCs w:val="24"/>
          </w:rPr>
          <w:delText>generated block. In this case, small number of consensus nodes can greatly increase</w:delText>
        </w:r>
      </w:del>
      <w:ins w:id="803" w:author="ThinkPad" w:date="2022-06-16T04:45:00Z">
        <w:del w:id="804" w:author="Zhang Li" w:date="2022-06-23T16:04:00Z">
          <w:r w:rsidR="003364B9" w:rsidDel="00D64C1B">
            <w:rPr>
              <w:rFonts w:ascii="Times New Roman" w:eastAsia="宋体" w:hAnsi="Times New Roman" w:cs="Times New Roman"/>
              <w:sz w:val="24"/>
              <w:szCs w:val="24"/>
            </w:rPr>
            <w:delText xml:space="preserve"> the</w:delText>
          </w:r>
        </w:del>
      </w:ins>
      <w:del w:id="805" w:author="Zhang Li" w:date="2022-06-23T16:04:00Z">
        <w:r w:rsidDel="00D64C1B">
          <w:rPr>
            <w:rFonts w:ascii="Times New Roman" w:eastAsia="宋体" w:hAnsi="Times New Roman" w:cs="Times New Roman"/>
            <w:sz w:val="24"/>
            <w:szCs w:val="24"/>
          </w:rPr>
          <w:delText xml:space="preserve"> consensus performance. In Zyzzyva [21], the modified BFT consensus algorithm </w:delText>
        </w:r>
        <w:r w:rsidDel="00D64C1B">
          <w:rPr>
            <w:rFonts w:ascii="Times New Roman" w:eastAsia="宋体" w:hAnsi="Times New Roman" w:cs="Times New Roman" w:hint="eastAsia"/>
            <w:sz w:val="24"/>
            <w:szCs w:val="24"/>
          </w:rPr>
          <w:delText>SBFT</w:delText>
        </w:r>
        <w:r w:rsidDel="00D64C1B">
          <w:rPr>
            <w:rFonts w:ascii="Times New Roman" w:eastAsia="宋体" w:hAnsi="Times New Roman" w:cs="Times New Roman"/>
            <w:sz w:val="24"/>
            <w:szCs w:val="24"/>
          </w:rPr>
          <w:delText xml:space="preserve"> </w:delText>
        </w:r>
        <w:r w:rsidRPr="00F25288" w:rsidDel="00D64C1B">
          <w:rPr>
            <w:rFonts w:ascii="Times New Roman" w:eastAsia="宋体" w:hAnsi="Times New Roman" w:cs="Times New Roman"/>
            <w:sz w:val="24"/>
            <w:szCs w:val="24"/>
          </w:rPr>
          <w:delText xml:space="preserve">employs threshold signatures to reduce communication </w:delText>
        </w:r>
        <w:r w:rsidDel="00D64C1B">
          <w:rPr>
            <w:rFonts w:ascii="Times New Roman" w:eastAsia="宋体" w:hAnsi="Times New Roman" w:cs="Times New Roman"/>
            <w:sz w:val="24"/>
            <w:szCs w:val="24"/>
          </w:rPr>
          <w:delText>overhead of consensus process</w:delText>
        </w:r>
        <w:r w:rsidRPr="00F25288"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However, </w:delText>
        </w:r>
      </w:del>
      <w:ins w:id="806" w:author="ThinkPad" w:date="2022-06-16T04:46:00Z">
        <w:del w:id="807" w:author="Zhang Li" w:date="2022-06-23T16:04:00Z">
          <w:r w:rsidR="003364B9" w:rsidDel="00D64C1B">
            <w:rPr>
              <w:rFonts w:ascii="Times New Roman" w:eastAsia="宋体" w:hAnsi="Times New Roman" w:cs="Times New Roman"/>
              <w:sz w:val="24"/>
              <w:szCs w:val="24"/>
            </w:rPr>
            <w:delText xml:space="preserve">which </w:delText>
          </w:r>
        </w:del>
      </w:ins>
      <w:del w:id="808" w:author="Zhang Li" w:date="2022-06-23T16:04:00Z">
        <w:r w:rsidDel="00D64C1B">
          <w:rPr>
            <w:rFonts w:ascii="Times New Roman" w:eastAsia="宋体" w:hAnsi="Times New Roman" w:cs="Times New Roman"/>
            <w:sz w:val="24"/>
            <w:szCs w:val="24"/>
          </w:rPr>
          <w:delText>it still requires two-rounds communications to aggregate signatures and terminate block confirmation. In addition, Tendermint consensus algorithm of Cosmos [22] adopts leader rotation mechanism to avoid adversary corruption and use</w:delText>
        </w:r>
      </w:del>
      <w:ins w:id="809" w:author="ThinkPad" w:date="2022-06-16T04:46:00Z">
        <w:del w:id="810" w:author="Zhang Li" w:date="2022-06-23T16:04:00Z">
          <w:r w:rsidR="003364B9" w:rsidDel="00D64C1B">
            <w:rPr>
              <w:rFonts w:ascii="Times New Roman" w:eastAsia="宋体" w:hAnsi="Times New Roman" w:cs="Times New Roman"/>
              <w:sz w:val="24"/>
              <w:szCs w:val="24"/>
            </w:rPr>
            <w:delText>s</w:delText>
          </w:r>
        </w:del>
      </w:ins>
      <w:del w:id="811" w:author="Zhang Li" w:date="2022-06-23T16:04:00Z">
        <w:r w:rsidDel="00D64C1B">
          <w:rPr>
            <w:rFonts w:ascii="Times New Roman" w:eastAsia="宋体" w:hAnsi="Times New Roman" w:cs="Times New Roman"/>
            <w:sz w:val="24"/>
            <w:szCs w:val="24"/>
          </w:rPr>
          <w:delText xml:space="preserv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w:delText>
        </w:r>
      </w:del>
      <w:ins w:id="812" w:author="ThinkPad" w:date="2022-06-16T04:47:00Z">
        <w:del w:id="813" w:author="Zhang Li" w:date="2022-06-23T16:04:00Z">
          <w:r w:rsidR="003364B9" w:rsidDel="00D64C1B">
            <w:rPr>
              <w:rFonts w:ascii="Times New Roman" w:eastAsia="宋体" w:hAnsi="Times New Roman" w:cs="Times New Roman"/>
              <w:sz w:val="24"/>
              <w:szCs w:val="24"/>
            </w:rPr>
            <w:delText>s</w:delText>
          </w:r>
        </w:del>
      </w:ins>
      <w:del w:id="814" w:author="Zhang Li" w:date="2022-06-23T16:04:00Z">
        <w:r w:rsidDel="00D64C1B">
          <w:rPr>
            <w:rFonts w:ascii="Times New Roman" w:eastAsia="宋体" w:hAnsi="Times New Roman" w:cs="Times New Roman"/>
            <w:sz w:val="24"/>
            <w:szCs w:val="24"/>
          </w:rPr>
          <w:delText xml:space="preserve"> when the faulty leader leads to the interruption of consensus process. Besides, communication-based blockchain consensus protocols usually require </w:delText>
        </w:r>
      </w:del>
      <w:ins w:id="815" w:author="ThinkPad" w:date="2022-06-16T04:48:00Z">
        <w:del w:id="816" w:author="Zhang Li" w:date="2022-06-23T16:04:00Z">
          <w:r w:rsidR="003364B9" w:rsidDel="00D64C1B">
            <w:rPr>
              <w:rFonts w:ascii="Times New Roman" w:eastAsia="宋体" w:hAnsi="Times New Roman" w:cs="Times New Roman"/>
              <w:sz w:val="24"/>
              <w:szCs w:val="24"/>
            </w:rPr>
            <w:delText xml:space="preserve">depend on </w:delText>
          </w:r>
        </w:del>
      </w:ins>
      <w:del w:id="817" w:author="Zhang Li" w:date="2022-06-23T16:04:00Z">
        <w:r w:rsidDel="00D64C1B">
          <w:rPr>
            <w:rFonts w:ascii="Times New Roman" w:eastAsia="宋体" w:hAnsi="Times New Roman" w:cs="Times New Roman"/>
            <w:sz w:val="24"/>
            <w:szCs w:val="24"/>
          </w:rPr>
          <w:delText xml:space="preserve">reliable message transmission model, as well as make use of all-to-all broadcast communications. Therefore, these </w:delText>
        </w:r>
      </w:del>
      <w:ins w:id="818" w:author="ThinkPad" w:date="2022-06-16T04:48:00Z">
        <w:del w:id="819" w:author="Zhang Li" w:date="2022-06-23T16:04:00Z">
          <w:r w:rsidR="003364B9" w:rsidDel="00D64C1B">
            <w:rPr>
              <w:rFonts w:ascii="Times New Roman" w:eastAsia="宋体" w:hAnsi="Times New Roman" w:cs="Times New Roman"/>
              <w:sz w:val="24"/>
              <w:szCs w:val="24"/>
            </w:rPr>
            <w:delText xml:space="preserve">such </w:delText>
          </w:r>
        </w:del>
      </w:ins>
      <w:del w:id="820" w:author="Zhang Li" w:date="2022-06-23T16:04:00Z">
        <w:r w:rsidDel="00D64C1B">
          <w:rPr>
            <w:rFonts w:ascii="Times New Roman" w:eastAsia="宋体" w:hAnsi="Times New Roman" w:cs="Times New Roman"/>
            <w:sz w:val="24"/>
            <w:szCs w:val="24"/>
          </w:rPr>
          <w:delText xml:space="preserve">blockchain consensus protocols are more suitable for scenarios with small network size and </w:delText>
        </w:r>
      </w:del>
      <w:ins w:id="821" w:author="ThinkPad" w:date="2022-06-16T04:48:00Z">
        <w:del w:id="822" w:author="Zhang Li" w:date="2022-06-23T16:04:00Z">
          <w:r w:rsidR="003364B9" w:rsidDel="00D64C1B">
            <w:rPr>
              <w:rFonts w:ascii="Times New Roman" w:eastAsia="宋体" w:hAnsi="Times New Roman" w:cs="Times New Roman"/>
              <w:sz w:val="24"/>
              <w:szCs w:val="24"/>
            </w:rPr>
            <w:delText xml:space="preserve">supporting </w:delText>
          </w:r>
        </w:del>
      </w:ins>
      <w:del w:id="823" w:author="Zhang Li" w:date="2022-06-23T16:04:00Z">
        <w:r w:rsidDel="00D64C1B">
          <w:rPr>
            <w:rFonts w:ascii="Times New Roman" w:eastAsia="宋体" w:hAnsi="Times New Roman" w:cs="Times New Roman"/>
            <w:sz w:val="24"/>
            <w:szCs w:val="24"/>
          </w:rPr>
          <w:delText>reliable communication model.</w:delText>
        </w:r>
      </w:del>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824"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15CAA0AA" w14:textId="4A11C143" w:rsidR="00D64C1B" w:rsidRDefault="001470E3" w:rsidP="00CA5769">
      <w:pPr>
        <w:spacing w:afterLines="100" w:after="312"/>
        <w:ind w:firstLine="420"/>
        <w:rPr>
          <w:ins w:id="825" w:author="Zhang Li" w:date="2022-06-24T08:38:00Z"/>
          <w:rFonts w:ascii="Times New Roman" w:eastAsia="宋体" w:hAnsi="Times New Roman" w:cs="Times New Roman"/>
          <w:sz w:val="24"/>
          <w:szCs w:val="24"/>
        </w:rPr>
      </w:pPr>
      <w:ins w:id="826" w:author="Zhang Li" w:date="2022-06-23T16:11:00Z">
        <w:r>
          <w:rPr>
            <w:rFonts w:ascii="Times New Roman" w:eastAsia="宋体" w:hAnsi="Times New Roman" w:cs="Times New Roman"/>
            <w:sz w:val="24"/>
            <w:szCs w:val="24"/>
          </w:rPr>
          <w:t xml:space="preserve">Since </w:t>
        </w:r>
      </w:ins>
      <w:ins w:id="827" w:author="Zhang Li" w:date="2022-06-23T16:12:00Z">
        <w:r w:rsidR="00C14D7D">
          <w:rPr>
            <w:rFonts w:ascii="Times New Roman" w:eastAsia="宋体" w:hAnsi="Times New Roman" w:cs="Times New Roman"/>
            <w:sz w:val="24"/>
            <w:szCs w:val="24"/>
          </w:rPr>
          <w:t xml:space="preserve">our study is closely related to </w:t>
        </w:r>
      </w:ins>
      <w:ins w:id="828" w:author="Zhang Li" w:date="2022-06-23T16:19:00Z">
        <w:r w:rsidR="00910A28">
          <w:rPr>
            <w:rFonts w:ascii="Times New Roman" w:eastAsia="宋体" w:hAnsi="Times New Roman" w:cs="Times New Roman"/>
            <w:sz w:val="24"/>
            <w:szCs w:val="24"/>
          </w:rPr>
          <w:t xml:space="preserve">consensus protocols and </w:t>
        </w:r>
      </w:ins>
      <w:ins w:id="829" w:author="Zhang Li" w:date="2022-06-23T16:12:00Z">
        <w:r w:rsidR="00C14D7D">
          <w:rPr>
            <w:rFonts w:ascii="Times New Roman" w:eastAsia="宋体" w:hAnsi="Times New Roman" w:cs="Times New Roman"/>
            <w:sz w:val="24"/>
            <w:szCs w:val="24"/>
          </w:rPr>
          <w:t>wireless network</w:t>
        </w:r>
      </w:ins>
      <w:ins w:id="830" w:author="Zhang Li" w:date="2022-06-23T16:18:00Z">
        <w:r w:rsidR="00910A28">
          <w:rPr>
            <w:rFonts w:ascii="Times New Roman" w:eastAsia="宋体" w:hAnsi="Times New Roman" w:cs="Times New Roman"/>
            <w:sz w:val="24"/>
            <w:szCs w:val="24"/>
          </w:rPr>
          <w:t>s,</w:t>
        </w:r>
      </w:ins>
      <w:ins w:id="831" w:author="Zhang Li" w:date="2022-06-23T16:04:00Z">
        <w:r w:rsidR="00D64C1B">
          <w:rPr>
            <w:rFonts w:ascii="Times New Roman" w:eastAsia="宋体" w:hAnsi="Times New Roman" w:cs="Times New Roman"/>
            <w:sz w:val="24"/>
            <w:szCs w:val="24"/>
          </w:rPr>
          <w:t xml:space="preserve"> we</w:t>
        </w:r>
      </w:ins>
      <w:ins w:id="832" w:author="Zhang Li" w:date="2022-06-23T16:05:00Z">
        <w:r w:rsidR="00D64C1B">
          <w:rPr>
            <w:rFonts w:ascii="Times New Roman" w:eastAsia="宋体" w:hAnsi="Times New Roman" w:cs="Times New Roman"/>
            <w:sz w:val="24"/>
            <w:szCs w:val="24"/>
          </w:rPr>
          <w:t xml:space="preserve"> </w:t>
        </w:r>
      </w:ins>
      <w:ins w:id="833" w:author="Zhang Li" w:date="2022-06-23T16:18:00Z">
        <w:r w:rsidR="00910A28">
          <w:rPr>
            <w:rFonts w:ascii="Times New Roman" w:eastAsia="宋体" w:hAnsi="Times New Roman" w:cs="Times New Roman"/>
            <w:sz w:val="24"/>
            <w:szCs w:val="24"/>
          </w:rPr>
          <w:t>briefly introduce</w:t>
        </w:r>
      </w:ins>
      <w:ins w:id="834" w:author="Zhang Li" w:date="2022-06-23T16:05:00Z">
        <w:r w:rsidR="00D64C1B">
          <w:rPr>
            <w:rFonts w:ascii="Times New Roman" w:eastAsia="宋体" w:hAnsi="Times New Roman" w:cs="Times New Roman"/>
            <w:sz w:val="24"/>
            <w:szCs w:val="24"/>
          </w:rPr>
          <w:t xml:space="preserve"> the</w:t>
        </w:r>
      </w:ins>
      <w:ins w:id="835" w:author="Zhang Li" w:date="2022-06-23T16:18:00Z">
        <w:r w:rsidR="00910A28">
          <w:rPr>
            <w:rFonts w:ascii="Times New Roman" w:eastAsia="宋体" w:hAnsi="Times New Roman" w:cs="Times New Roman"/>
            <w:sz w:val="24"/>
            <w:szCs w:val="24"/>
          </w:rPr>
          <w:t xml:space="preserve"> studies on</w:t>
        </w:r>
      </w:ins>
      <w:ins w:id="836" w:author="Zhang Li" w:date="2022-06-23T16:05:00Z">
        <w:r w:rsidR="00D64C1B">
          <w:rPr>
            <w:rFonts w:ascii="Times New Roman" w:eastAsia="宋体" w:hAnsi="Times New Roman" w:cs="Times New Roman"/>
            <w:sz w:val="24"/>
            <w:szCs w:val="24"/>
          </w:rPr>
          <w:t xml:space="preserve"> </w:t>
        </w:r>
      </w:ins>
      <w:ins w:id="837" w:author="Zhang Li" w:date="2022-06-23T16:06:00Z">
        <w:r w:rsidR="00D64C1B">
          <w:rPr>
            <w:rFonts w:ascii="Times New Roman" w:eastAsia="宋体" w:hAnsi="Times New Roman" w:cs="Times New Roman"/>
            <w:sz w:val="24"/>
            <w:szCs w:val="24"/>
          </w:rPr>
          <w:t xml:space="preserve">consensus protocols for </w:t>
        </w:r>
      </w:ins>
      <w:ins w:id="838" w:author="Zhang Li" w:date="2022-06-23T16:19:00Z">
        <w:r w:rsidR="00910A28">
          <w:rPr>
            <w:rFonts w:ascii="Times New Roman" w:eastAsia="宋体" w:hAnsi="Times New Roman" w:cs="Times New Roman"/>
            <w:sz w:val="24"/>
            <w:szCs w:val="24"/>
          </w:rPr>
          <w:t>wireless networks in this subsection.</w:t>
        </w:r>
      </w:ins>
    </w:p>
    <w:p w14:paraId="262FFD36" w14:textId="6711CC59" w:rsidR="00EE472A" w:rsidRPr="00EE472A" w:rsidRDefault="00EE472A" w:rsidP="00CA5769">
      <w:pPr>
        <w:spacing w:afterLines="100" w:after="312"/>
        <w:ind w:firstLine="420"/>
        <w:rPr>
          <w:ins w:id="839" w:author="Zhang Li" w:date="2022-06-23T16:04:00Z"/>
          <w:rFonts w:ascii="Times New Roman" w:eastAsia="宋体" w:hAnsi="Times New Roman" w:cs="Times New Roman"/>
          <w:sz w:val="24"/>
          <w:szCs w:val="24"/>
        </w:rPr>
      </w:pPr>
      <w:ins w:id="840" w:author="Zhang Li" w:date="2022-06-24T08:38:00Z">
        <w:r>
          <w:rPr>
            <w:rFonts w:ascii="Times New Roman" w:eastAsia="宋体" w:hAnsi="Times New Roman" w:cs="Times New Roman"/>
            <w:sz w:val="24"/>
            <w:szCs w:val="24"/>
          </w:rPr>
          <w:t xml:space="preserve">There has been extensive prior research on consensus protocols for </w:t>
        </w:r>
      </w:ins>
      <w:ins w:id="841" w:author="Zhang Li" w:date="2022-06-24T08:39:00Z">
        <w:r>
          <w:rPr>
            <w:rFonts w:ascii="Times New Roman" w:eastAsia="宋体" w:hAnsi="Times New Roman" w:cs="Times New Roman"/>
            <w:sz w:val="24"/>
            <w:szCs w:val="24"/>
          </w:rPr>
          <w:t xml:space="preserve">wireless networks. </w:t>
        </w:r>
      </w:ins>
      <w:ins w:id="842" w:author="Zhang Li" w:date="2022-06-24T08:42:00Z">
        <w:r>
          <w:rPr>
            <w:rFonts w:ascii="Times New Roman" w:eastAsia="宋体" w:hAnsi="Times New Roman" w:cs="Times New Roman"/>
            <w:sz w:val="24"/>
            <w:szCs w:val="24"/>
          </w:rPr>
          <w:t xml:space="preserve">Santoro and Widmayer [] </w:t>
        </w:r>
      </w:ins>
      <w:ins w:id="843" w:author="Zhang Li" w:date="2022-06-24T08:50:00Z">
        <w:r w:rsidR="001F1305">
          <w:rPr>
            <w:rFonts w:ascii="Times New Roman" w:eastAsia="宋体" w:hAnsi="Times New Roman" w:cs="Times New Roman"/>
            <w:sz w:val="24"/>
            <w:szCs w:val="24"/>
          </w:rPr>
          <w:t xml:space="preserve">study consensus in the presence of unreliable communication, and show that </w:t>
        </w:r>
      </w:ins>
      <w:ins w:id="844" w:author="Zhang Li" w:date="2022-06-24T09:01:00Z">
        <w:r w:rsidR="006E4CA7">
          <w:rPr>
            <w:rFonts w:ascii="Times New Roman" w:eastAsia="宋体" w:hAnsi="Times New Roman" w:cs="Times New Roman"/>
            <w:sz w:val="24"/>
            <w:szCs w:val="24"/>
          </w:rPr>
          <w:t xml:space="preserve">consensus </w:t>
        </w:r>
      </w:ins>
      <w:ins w:id="845" w:author="Zhang Li" w:date="2022-06-24T09:02:00Z">
        <w:r w:rsidR="006E4CA7">
          <w:rPr>
            <w:rFonts w:ascii="Times New Roman" w:eastAsia="宋体" w:hAnsi="Times New Roman" w:cs="Times New Roman"/>
            <w:sz w:val="24"/>
            <w:szCs w:val="24"/>
          </w:rPr>
          <w:t xml:space="preserve">cannot be achieved if as few as </w:t>
        </w:r>
      </w:ins>
      <m:oMath>
        <m:r>
          <w:ins w:id="846" w:author="Zhang Li" w:date="2022-06-24T09:04:00Z">
            <w:rPr>
              <w:rFonts w:ascii="Cambria Math" w:eastAsia="宋体" w:hAnsi="Cambria Math" w:cs="Times New Roman"/>
              <w:sz w:val="24"/>
              <w:szCs w:val="24"/>
            </w:rPr>
            <m:t>n-1</m:t>
          </w:ins>
        </m:r>
      </m:oMath>
      <w:ins w:id="847" w:author="Zhang Li" w:date="2022-06-24T09:04:00Z">
        <w:r w:rsidR="006E4CA7">
          <w:rPr>
            <w:rFonts w:ascii="Times New Roman" w:eastAsia="宋体" w:hAnsi="Times New Roman" w:cs="Times New Roman" w:hint="eastAsia"/>
            <w:sz w:val="24"/>
            <w:szCs w:val="24"/>
          </w:rPr>
          <w:t xml:space="preserve"> </w:t>
        </w:r>
        <w:r w:rsidR="006E4CA7">
          <w:rPr>
            <w:rFonts w:ascii="Times New Roman" w:eastAsia="宋体" w:hAnsi="Times New Roman" w:cs="Times New Roman"/>
            <w:sz w:val="24"/>
            <w:szCs w:val="24"/>
          </w:rPr>
          <w:t xml:space="preserve">of the </w:t>
        </w:r>
      </w:ins>
      <m:oMath>
        <m:sSup>
          <m:sSupPr>
            <m:ctrlPr>
              <w:ins w:id="848" w:author="Zhang Li" w:date="2022-06-24T09:04:00Z">
                <w:rPr>
                  <w:rFonts w:ascii="Cambria Math" w:eastAsia="宋体" w:hAnsi="Cambria Math" w:cs="Times New Roman"/>
                  <w:i/>
                  <w:sz w:val="24"/>
                  <w:szCs w:val="24"/>
                </w:rPr>
              </w:ins>
            </m:ctrlPr>
          </m:sSupPr>
          <m:e>
            <m:r>
              <w:ins w:id="849" w:author="Zhang Li" w:date="2022-06-24T09:04:00Z">
                <w:rPr>
                  <w:rFonts w:ascii="Cambria Math" w:eastAsia="宋体" w:hAnsi="Cambria Math" w:cs="Times New Roman"/>
                  <w:sz w:val="24"/>
                  <w:szCs w:val="24"/>
                </w:rPr>
                <m:t>n</m:t>
              </w:ins>
            </m:r>
          </m:e>
          <m:sup>
            <m:r>
              <w:ins w:id="850" w:author="Zhang Li" w:date="2022-06-24T09:04:00Z">
                <w:rPr>
                  <w:rFonts w:ascii="Cambria Math" w:eastAsia="宋体" w:hAnsi="Cambria Math" w:cs="Times New Roman"/>
                  <w:sz w:val="24"/>
                  <w:szCs w:val="24"/>
                </w:rPr>
                <m:t>2</m:t>
              </w:ins>
            </m:r>
          </m:sup>
        </m:sSup>
      </m:oMath>
      <w:ins w:id="851" w:author="Zhang Li" w:date="2022-06-24T09:04:00Z">
        <w:r w:rsidR="006E4CA7">
          <w:rPr>
            <w:rFonts w:ascii="Times New Roman" w:eastAsia="宋体" w:hAnsi="Times New Roman" w:cs="Times New Roman" w:hint="eastAsia"/>
            <w:sz w:val="24"/>
            <w:szCs w:val="24"/>
          </w:rPr>
          <w:t xml:space="preserve"> m</w:t>
        </w:r>
        <w:proofErr w:type="spellStart"/>
        <w:r w:rsidR="006E4CA7">
          <w:rPr>
            <w:rFonts w:ascii="Times New Roman" w:eastAsia="宋体" w:hAnsi="Times New Roman" w:cs="Times New Roman"/>
            <w:sz w:val="24"/>
            <w:szCs w:val="24"/>
          </w:rPr>
          <w:t>essages</w:t>
        </w:r>
        <w:proofErr w:type="spellEnd"/>
        <w:r w:rsidR="006E4CA7">
          <w:rPr>
            <w:rFonts w:ascii="Times New Roman" w:eastAsia="宋体" w:hAnsi="Times New Roman" w:cs="Times New Roman"/>
            <w:sz w:val="24"/>
            <w:szCs w:val="24"/>
          </w:rPr>
          <w:t xml:space="preserve"> sent </w:t>
        </w:r>
      </w:ins>
      <w:ins w:id="852" w:author="Zhang Li" w:date="2022-06-24T09:05:00Z">
        <w:r w:rsidR="006E4CA7">
          <w:rPr>
            <w:rFonts w:ascii="Times New Roman" w:eastAsia="宋体" w:hAnsi="Times New Roman" w:cs="Times New Roman"/>
            <w:sz w:val="24"/>
            <w:szCs w:val="24"/>
          </w:rPr>
          <w:t>in a round can be lost.</w:t>
        </w:r>
      </w:ins>
      <w:ins w:id="853" w:author="Zhang Li" w:date="2022-06-24T09:08:00Z">
        <w:r w:rsidR="00E03B6A">
          <w:rPr>
            <w:rFonts w:ascii="Times New Roman" w:eastAsia="宋体" w:hAnsi="Times New Roman" w:cs="Times New Roman"/>
            <w:sz w:val="24"/>
            <w:szCs w:val="24"/>
          </w:rPr>
          <w:t xml:space="preserve"> </w:t>
        </w:r>
      </w:ins>
    </w:p>
    <w:p w14:paraId="6E7A99D9" w14:textId="6003E799" w:rsidR="00CA5769" w:rsidRDefault="00CA5769" w:rsidP="000552DB">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854" w:author="ThinkPad" w:date="2022-06-18T08:48:00Z">
        <w:r w:rsidRPr="002E2FD5" w:rsidDel="00DC0CEF">
          <w:rPr>
            <w:rFonts w:ascii="Times New Roman" w:eastAsia="宋体" w:hAnsi="Times New Roman" w:cs="Times New Roman"/>
            <w:sz w:val="24"/>
            <w:szCs w:val="24"/>
            <w:highlight w:val="lightGray"/>
            <w:rPrChange w:id="855"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856"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857"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have been proposed to </w:t>
      </w:r>
      <w:del w:id="858" w:author="Zhang Li" w:date="2022-06-23T16:24:00Z">
        <w:r w:rsidDel="00B53D2D">
          <w:rPr>
            <w:rFonts w:ascii="Times New Roman" w:eastAsia="宋体" w:hAnsi="Times New Roman" w:cs="Times New Roman"/>
            <w:sz w:val="24"/>
            <w:szCs w:val="24"/>
          </w:rPr>
          <w:delText xml:space="preserve">improve </w:delText>
        </w:r>
      </w:del>
      <w:ins w:id="859" w:author="Zhang Li" w:date="2022-06-23T16:24:00Z">
        <w:r w:rsidR="00B53D2D">
          <w:rPr>
            <w:rFonts w:ascii="Times New Roman" w:eastAsia="宋体" w:hAnsi="Times New Roman" w:cs="Times New Roman"/>
            <w:sz w:val="24"/>
            <w:szCs w:val="24"/>
          </w:rPr>
          <w:t xml:space="preserve">achieve </w:t>
        </w:r>
      </w:ins>
      <w:r>
        <w:rPr>
          <w:rFonts w:ascii="Times New Roman" w:eastAsia="宋体" w:hAnsi="Times New Roman" w:cs="Times New Roman"/>
          <w:sz w:val="24"/>
          <w:szCs w:val="24"/>
        </w:rPr>
        <w:t xml:space="preserve">consensus </w:t>
      </w:r>
      <w:del w:id="860" w:author="Zhang Li" w:date="2022-06-23T16:29:00Z">
        <w:r w:rsidDel="00582B93">
          <w:rPr>
            <w:rFonts w:ascii="Times New Roman" w:eastAsia="宋体" w:hAnsi="Times New Roman" w:cs="Times New Roman"/>
            <w:sz w:val="24"/>
            <w:szCs w:val="24"/>
          </w:rPr>
          <w:delText xml:space="preserve">efficiency </w:delText>
        </w:r>
      </w:del>
      <w:r>
        <w:rPr>
          <w:rFonts w:ascii="Times New Roman" w:eastAsia="宋体" w:hAnsi="Times New Roman" w:cs="Times New Roman"/>
          <w:sz w:val="24"/>
          <w:szCs w:val="24"/>
        </w:rPr>
        <w:t>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861"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862"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863" w:author="ThinkPad" w:date="2022-06-16T04:52:00Z">
        <w:r w:rsidDel="002E2FD5">
          <w:rPr>
            <w:rFonts w:ascii="Times New Roman" w:eastAsia="宋体" w:hAnsi="Times New Roman" w:cs="Times New Roman"/>
            <w:sz w:val="24"/>
            <w:szCs w:val="24"/>
          </w:rPr>
          <w:delText xml:space="preserve">low </w:delText>
        </w:r>
      </w:del>
      <w:ins w:id="864"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865"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866"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867"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868"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869"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870"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871"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872"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873" w:author="ThinkPad" w:date="2022-06-18T08:47:00Z">
        <w:r w:rsidDel="00DC0CEF">
          <w:rPr>
            <w:rFonts w:ascii="Times New Roman" w:eastAsia="宋体" w:hAnsi="Times New Roman" w:cs="Times New Roman" w:hint="eastAsia"/>
            <w:sz w:val="24"/>
            <w:szCs w:val="24"/>
          </w:rPr>
          <w:delText>there are</w:delText>
        </w:r>
      </w:del>
      <w:ins w:id="874"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875"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876"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877" w:author="ThinkPad" w:date="2022-06-16T04:53:00Z">
        <w:r w:rsidR="002E2FD5">
          <w:rPr>
            <w:rFonts w:ascii="Times New Roman" w:eastAsia="宋体" w:hAnsi="Times New Roman" w:cs="Times New Roman"/>
            <w:sz w:val="24"/>
            <w:szCs w:val="24"/>
          </w:rPr>
          <w:t xml:space="preserve"> </w:t>
        </w:r>
      </w:ins>
      <w:del w:id="878"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879"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880"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881"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882"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883" w:author="ThinkPad" w:date="2022-06-16T04:54:00Z">
        <w:r w:rsidR="002E2FD5">
          <w:rPr>
            <w:rFonts w:ascii="Times New Roman" w:eastAsia="宋体" w:hAnsi="Times New Roman" w:cs="Times New Roman"/>
            <w:sz w:val="24"/>
            <w:szCs w:val="24"/>
          </w:rPr>
          <w:t xml:space="preserve">still </w:t>
        </w:r>
      </w:ins>
      <w:del w:id="884"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885"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886"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887"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888"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889"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890" w:author="ThinkPad" w:date="2022-06-16T04:55:00Z">
        <w:r w:rsidDel="00D049A6">
          <w:rPr>
            <w:rFonts w:ascii="Times New Roman" w:eastAsia="宋体" w:hAnsi="Times New Roman" w:cs="Times New Roman"/>
            <w:sz w:val="24"/>
            <w:szCs w:val="24"/>
          </w:rPr>
          <w:delText xml:space="preserve">nature </w:delText>
        </w:r>
      </w:del>
      <w:proofErr w:type="spellStart"/>
      <w:ins w:id="891" w:author="ThinkPad" w:date="2022-06-16T04:55:00Z">
        <w:r w:rsidR="00D049A6">
          <w:rPr>
            <w:rFonts w:ascii="Times New Roman" w:eastAsia="宋体" w:hAnsi="Times New Roman" w:cs="Times New Roman"/>
            <w:sz w:val="24"/>
            <w:szCs w:val="24"/>
          </w:rPr>
          <w:t>intristic</w:t>
        </w:r>
        <w:proofErr w:type="spellEnd"/>
        <w:r w:rsidR="00D049A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property of wireless broadcast communication, </w:t>
      </w:r>
      <w:del w:id="892"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893"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894"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5"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896"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897"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8"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899"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900"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901"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902"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903"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904"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ins w:id="905"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906" w:author="Zhang Li" w:date="2022-06-12T12:05:00Z"/>
          <w:rFonts w:ascii="Times New Roman" w:eastAsia="宋体" w:hAnsi="Times New Roman" w:cs="Times New Roman"/>
          <w:kern w:val="0"/>
          <w:sz w:val="24"/>
          <w:szCs w:val="24"/>
        </w:rPr>
      </w:pPr>
      <w:ins w:id="907" w:author="ThinkPad" w:date="2022-06-16T04:57:00Z">
        <w:r>
          <w:rPr>
            <w:rFonts w:ascii="Times New Roman" w:eastAsia="宋体" w:hAnsi="Times New Roman" w:cs="Times New Roman" w:hint="eastAsia"/>
            <w:kern w:val="0"/>
            <w:sz w:val="24"/>
            <w:szCs w:val="24"/>
          </w:rPr>
          <w:t>这里</w:t>
        </w:r>
      </w:ins>
      <w:ins w:id="908" w:author="ThinkPad" w:date="2022-06-18T08:49:00Z">
        <w:r w:rsidR="00DC0CEF">
          <w:rPr>
            <w:rFonts w:ascii="Times New Roman" w:eastAsia="宋体" w:hAnsi="Times New Roman" w:cs="Times New Roman" w:hint="eastAsia"/>
            <w:kern w:val="0"/>
            <w:sz w:val="24"/>
            <w:szCs w:val="24"/>
          </w:rPr>
          <w:t>应该</w:t>
        </w:r>
      </w:ins>
      <w:ins w:id="909" w:author="ThinkPad" w:date="2022-06-16T04:57:00Z">
        <w:r>
          <w:rPr>
            <w:rFonts w:ascii="Times New Roman" w:eastAsia="宋体" w:hAnsi="Times New Roman" w:cs="Times New Roman" w:hint="eastAsia"/>
            <w:kern w:val="0"/>
            <w:sz w:val="24"/>
            <w:szCs w:val="24"/>
          </w:rPr>
          <w:t>总结一下本文工作与上述工作的</w:t>
        </w:r>
      </w:ins>
      <w:ins w:id="910" w:author="ThinkPad" w:date="2022-06-18T08:49:00Z">
        <w:r w:rsidR="00DC0CEF">
          <w:rPr>
            <w:rFonts w:ascii="Times New Roman" w:eastAsia="宋体" w:hAnsi="Times New Roman" w:cs="Times New Roman" w:hint="eastAsia"/>
            <w:kern w:val="0"/>
            <w:sz w:val="24"/>
            <w:szCs w:val="24"/>
          </w:rPr>
          <w:t>主要</w:t>
        </w:r>
      </w:ins>
      <w:ins w:id="911" w:author="ThinkPad" w:date="2022-06-16T04:57:00Z">
        <w:r>
          <w:rPr>
            <w:rFonts w:ascii="Times New Roman" w:eastAsia="宋体" w:hAnsi="Times New Roman" w:cs="Times New Roman" w:hint="eastAsia"/>
            <w:kern w:val="0"/>
            <w:sz w:val="24"/>
            <w:szCs w:val="24"/>
          </w:rPr>
          <w:t>差别</w:t>
        </w:r>
      </w:ins>
      <w:ins w:id="912"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913"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914" w:author="Zhang Li" w:date="2022-06-12T12:05:00Z"/>
          <w:rFonts w:ascii="Times New Roman" w:eastAsia="黑体" w:hAnsi="Times New Roman" w:cs="Times New Roman"/>
          <w:sz w:val="28"/>
          <w:szCs w:val="28"/>
        </w:rPr>
      </w:pPr>
      <w:bookmarkStart w:id="915" w:name="_Toc94273360"/>
      <w:del w:id="916" w:author="Zhang Li" w:date="2022-06-12T12:05:00Z">
        <w:r w:rsidRPr="00DE3197" w:rsidDel="008D0987">
          <w:rPr>
            <w:rFonts w:ascii="Times New Roman" w:eastAsia="黑体" w:hAnsi="Times New Roman" w:cs="Times New Roman"/>
            <w:sz w:val="28"/>
            <w:szCs w:val="28"/>
          </w:rPr>
          <w:lastRenderedPageBreak/>
          <w:delText xml:space="preserve">2.3 </w:delText>
        </w:r>
        <w:bookmarkEnd w:id="915"/>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917" w:author="Zhang Li" w:date="2022-06-12T12:05:00Z"/>
          <w:rFonts w:ascii="Times New Roman" w:eastAsia="宋体" w:hAnsi="Times New Roman" w:cs="Times New Roman"/>
          <w:kern w:val="0"/>
          <w:sz w:val="24"/>
          <w:szCs w:val="24"/>
        </w:rPr>
      </w:pPr>
      <w:del w:id="918"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919" w:author="Zhang Li" w:date="2022-06-12T12:05:00Z">
                <w:rPr>
                  <w:rFonts w:ascii="Cambria Math" w:eastAsia="宋体" w:hAnsi="Cambria Math" w:cs="Times New Roman"/>
                  <w:i/>
                  <w:kern w:val="0"/>
                  <w:sz w:val="24"/>
                  <w:szCs w:val="24"/>
                </w:rPr>
              </w:del>
            </m:ctrlPr>
          </m:dPr>
          <m:e>
            <m:r>
              <w:del w:id="920" w:author="Zhang Li" w:date="2022-06-12T12:05:00Z">
                <w:rPr>
                  <w:rFonts w:ascii="Cambria Math" w:eastAsia="宋体" w:hAnsi="Cambria Math" w:cs="Times New Roman"/>
                  <w:kern w:val="0"/>
                  <w:sz w:val="24"/>
                  <w:szCs w:val="24"/>
                </w:rPr>
                <m:t>t,n</m:t>
              </w:del>
            </m:r>
          </m:e>
        </m:d>
      </m:oMath>
      <w:del w:id="921"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922" w:author="Zhang Li" w:date="2022-06-12T12:05:00Z">
            <w:rPr>
              <w:rFonts w:ascii="Cambria Math" w:eastAsia="宋体" w:hAnsi="Cambria Math" w:cs="Times New Roman"/>
              <w:kern w:val="0"/>
              <w:sz w:val="24"/>
              <w:szCs w:val="24"/>
            </w:rPr>
            <m:t>n</m:t>
          </w:del>
        </m:r>
      </m:oMath>
      <w:del w:id="92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924" w:author="Zhang Li" w:date="2022-06-12T12:05:00Z">
            <w:rPr>
              <w:rFonts w:ascii="Cambria Math" w:eastAsia="宋体" w:hAnsi="Cambria Math" w:cs="Times New Roman"/>
              <w:kern w:val="0"/>
              <w:sz w:val="24"/>
              <w:szCs w:val="24"/>
            </w:rPr>
            <m:t>t≤n</m:t>
          </w:del>
        </m:r>
      </m:oMath>
      <w:del w:id="92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926" w:author="Zhang Li" w:date="2022-06-12T12:05:00Z">
            <w:rPr>
              <w:rFonts w:ascii="Cambria Math" w:eastAsia="宋体" w:hAnsi="Cambria Math" w:cs="Times New Roman"/>
              <w:kern w:val="0"/>
              <w:sz w:val="24"/>
              <w:szCs w:val="24"/>
            </w:rPr>
            <m:t>t-1</m:t>
          </w:del>
        </m:r>
      </m:oMath>
      <w:del w:id="92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928" w:author="Zhang Li" w:date="2022-06-12T12:05:00Z"/>
          <w:rFonts w:ascii="Times New Roman" w:eastAsia="宋体" w:hAnsi="Times New Roman" w:cs="Times New Roman"/>
          <w:kern w:val="0"/>
          <w:sz w:val="24"/>
          <w:szCs w:val="24"/>
        </w:rPr>
      </w:pPr>
      <w:del w:id="929"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930" w:author="Zhang Li" w:date="2022-06-12T12:05:00Z">
                <w:rPr>
                  <w:rFonts w:ascii="Cambria Math" w:eastAsia="宋体" w:hAnsi="Cambria Math" w:cs="Times New Roman"/>
                  <w:kern w:val="0"/>
                  <w:sz w:val="24"/>
                  <w:szCs w:val="24"/>
                </w:rPr>
              </w:del>
            </m:ctrlPr>
          </m:sSubPr>
          <m:e>
            <m:r>
              <w:del w:id="931" w:author="Zhang Li" w:date="2022-06-12T12:05:00Z">
                <m:rPr>
                  <m:sty m:val="p"/>
                </m:rPr>
                <w:rPr>
                  <w:rFonts w:ascii="Cambria Math" w:eastAsia="宋体" w:hAnsi="Cambria Math" w:cs="Times New Roman"/>
                  <w:kern w:val="0"/>
                  <w:sz w:val="24"/>
                  <w:szCs w:val="24"/>
                </w:rPr>
                <m:t>G</m:t>
              </w:del>
            </m:r>
          </m:e>
          <m:sub>
            <m:r>
              <w:del w:id="932" w:author="Zhang Li" w:date="2022-06-12T12:05:00Z">
                <m:rPr>
                  <m:sty m:val="p"/>
                </m:rPr>
                <w:rPr>
                  <w:rFonts w:ascii="Cambria Math" w:eastAsia="宋体" w:hAnsi="Cambria Math" w:cs="Times New Roman"/>
                  <w:kern w:val="0"/>
                  <w:sz w:val="24"/>
                  <w:szCs w:val="24"/>
                </w:rPr>
                <m:t>1</m:t>
              </w:del>
            </m:r>
          </m:sub>
        </m:sSub>
      </m:oMath>
      <w:del w:id="933"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934" w:author="Zhang Li" w:date="2022-06-12T12:05:00Z">
            <w:rPr>
              <w:rFonts w:ascii="Cambria Math" w:eastAsia="宋体" w:hAnsi="Cambria Math" w:cs="Times New Roman"/>
              <w:kern w:val="0"/>
              <w:sz w:val="24"/>
              <w:szCs w:val="24"/>
            </w:rPr>
            <m:t>p</m:t>
          </w:del>
        </m:r>
      </m:oMath>
      <w:del w:id="935"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936" w:author="Zhang Li" w:date="2022-06-12T12:05:00Z">
                <w:rPr>
                  <w:rFonts w:ascii="Cambria Math" w:eastAsia="宋体" w:hAnsi="Cambria Math" w:cs="Times New Roman"/>
                  <w:kern w:val="0"/>
                  <w:sz w:val="24"/>
                  <w:szCs w:val="24"/>
                </w:rPr>
              </w:del>
            </m:ctrlPr>
          </m:sSubPr>
          <m:e>
            <m:r>
              <w:del w:id="937" w:author="Zhang Li" w:date="2022-06-12T12:05:00Z">
                <w:rPr>
                  <w:rFonts w:ascii="Cambria Math" w:eastAsia="宋体" w:hAnsi="Cambria Math" w:cs="Times New Roman"/>
                  <w:kern w:val="0"/>
                  <w:sz w:val="24"/>
                  <w:szCs w:val="24"/>
                </w:rPr>
                <m:t>g</m:t>
              </w:del>
            </m:r>
          </m:e>
          <m:sub>
            <m:r>
              <w:del w:id="938" w:author="Zhang Li" w:date="2022-06-12T12:05:00Z">
                <m:rPr>
                  <m:sty m:val="p"/>
                </m:rPr>
                <w:rPr>
                  <w:rFonts w:ascii="Cambria Math" w:eastAsia="宋体" w:hAnsi="Cambria Math" w:cs="Times New Roman"/>
                  <w:kern w:val="0"/>
                  <w:sz w:val="24"/>
                  <w:szCs w:val="24"/>
                </w:rPr>
                <m:t>1</m:t>
              </w:del>
            </m:r>
          </m:sub>
        </m:sSub>
      </m:oMath>
      <w:del w:id="939"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940" w:author="Zhang Li" w:date="2022-06-12T12:05:00Z">
            <w:rPr>
              <w:rFonts w:ascii="Cambria Math" w:eastAsia="宋体" w:hAnsi="Cambria Math" w:cs="Times New Roman"/>
              <w:kern w:val="0"/>
              <w:sz w:val="24"/>
              <w:szCs w:val="24"/>
            </w:rPr>
            <m:t>H</m:t>
          </w:del>
        </m:r>
        <m:r>
          <w:del w:id="941" w:author="Zhang Li" w:date="2022-06-12T12:05:00Z">
            <m:rPr>
              <m:sty m:val="p"/>
            </m:rPr>
            <w:rPr>
              <w:rFonts w:ascii="Cambria Math" w:eastAsia="宋体" w:hAnsi="Cambria Math" w:cs="Times New Roman"/>
              <w:kern w:val="0"/>
              <w:sz w:val="24"/>
              <w:szCs w:val="24"/>
            </w:rPr>
            <m:t>:{0,1</m:t>
          </w:del>
        </m:r>
        <m:sSup>
          <m:sSupPr>
            <m:ctrlPr>
              <w:del w:id="942" w:author="Zhang Li" w:date="2022-06-12T12:05:00Z">
                <w:rPr>
                  <w:rFonts w:ascii="Cambria Math" w:eastAsia="宋体" w:hAnsi="Cambria Math" w:cs="Times New Roman"/>
                  <w:kern w:val="0"/>
                  <w:sz w:val="24"/>
                  <w:szCs w:val="24"/>
                </w:rPr>
              </w:del>
            </m:ctrlPr>
          </m:sSupPr>
          <m:e>
            <m:r>
              <w:del w:id="943" w:author="Zhang Li" w:date="2022-06-12T12:05:00Z">
                <m:rPr>
                  <m:sty m:val="p"/>
                </m:rPr>
                <w:rPr>
                  <w:rFonts w:ascii="Cambria Math" w:eastAsia="宋体" w:hAnsi="Cambria Math" w:cs="Times New Roman"/>
                  <w:kern w:val="0"/>
                  <w:sz w:val="24"/>
                  <w:szCs w:val="24"/>
                </w:rPr>
                <m:t>}</m:t>
              </w:del>
            </m:r>
          </m:e>
          <m:sup>
            <m:r>
              <w:del w:id="944" w:author="Zhang Li" w:date="2022-06-12T12:05:00Z">
                <m:rPr>
                  <m:sty m:val="p"/>
                </m:rPr>
                <w:rPr>
                  <w:rFonts w:ascii="Cambria Math" w:eastAsia="宋体" w:hAnsi="Cambria Math" w:cs="Times New Roman"/>
                  <w:kern w:val="0"/>
                  <w:sz w:val="24"/>
                  <w:szCs w:val="24"/>
                </w:rPr>
                <m:t>*</m:t>
              </w:del>
            </m:r>
          </m:sup>
        </m:sSup>
        <m:r>
          <w:del w:id="945" w:author="Zhang Li" w:date="2022-06-12T12:05:00Z">
            <m:rPr>
              <m:sty m:val="p"/>
            </m:rPr>
            <w:rPr>
              <w:rFonts w:ascii="Cambria Math" w:eastAsia="宋体" w:hAnsi="Cambria Math" w:cs="Times New Roman" w:hint="eastAsia"/>
              <w:kern w:val="0"/>
              <w:sz w:val="24"/>
              <w:szCs w:val="24"/>
            </w:rPr>
            <m:t>→</m:t>
          </w:del>
        </m:r>
        <m:sSub>
          <m:sSubPr>
            <m:ctrlPr>
              <w:del w:id="946" w:author="Zhang Li" w:date="2022-06-12T12:05:00Z">
                <w:rPr>
                  <w:rFonts w:ascii="Cambria Math" w:eastAsia="宋体" w:hAnsi="Cambria Math" w:cs="Times New Roman"/>
                  <w:kern w:val="0"/>
                  <w:sz w:val="24"/>
                  <w:szCs w:val="24"/>
                </w:rPr>
              </w:del>
            </m:ctrlPr>
          </m:sSubPr>
          <m:e>
            <m:r>
              <w:del w:id="947" w:author="Zhang Li" w:date="2022-06-12T12:05:00Z">
                <w:rPr>
                  <w:rFonts w:ascii="Cambria Math" w:eastAsia="宋体" w:hAnsi="Cambria Math" w:cs="Times New Roman"/>
                  <w:kern w:val="0"/>
                  <w:sz w:val="24"/>
                  <w:szCs w:val="24"/>
                </w:rPr>
                <m:t>G</m:t>
              </w:del>
            </m:r>
          </m:e>
          <m:sub>
            <m:r>
              <w:del w:id="948" w:author="Zhang Li" w:date="2022-06-12T12:05:00Z">
                <m:rPr>
                  <m:sty m:val="p"/>
                </m:rPr>
                <w:rPr>
                  <w:rFonts w:ascii="Cambria Math" w:eastAsia="宋体" w:hAnsi="Cambria Math" w:cs="Times New Roman"/>
                  <w:kern w:val="0"/>
                  <w:sz w:val="24"/>
                  <w:szCs w:val="24"/>
                </w:rPr>
                <m:t>1</m:t>
              </w:del>
            </m:r>
          </m:sub>
        </m:sSub>
      </m:oMath>
      <w:del w:id="94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950" w:author="Zhang Li" w:date="2022-06-12T12:05:00Z">
                <w:rPr>
                  <w:rFonts w:ascii="Cambria Math" w:eastAsia="宋体" w:hAnsi="Cambria Math" w:cs="Times New Roman"/>
                  <w:kern w:val="0"/>
                  <w:sz w:val="24"/>
                  <w:szCs w:val="24"/>
                </w:rPr>
              </w:del>
            </m:ctrlPr>
          </m:dPr>
          <m:e>
            <m:sSub>
              <m:sSubPr>
                <m:ctrlPr>
                  <w:del w:id="951" w:author="Zhang Li" w:date="2022-06-12T12:05:00Z">
                    <w:rPr>
                      <w:rFonts w:ascii="Cambria Math" w:eastAsia="宋体" w:hAnsi="Cambria Math" w:cs="Times New Roman"/>
                      <w:kern w:val="0"/>
                      <w:sz w:val="24"/>
                      <w:szCs w:val="24"/>
                    </w:rPr>
                  </w:del>
                </m:ctrlPr>
              </m:sSubPr>
              <m:e>
                <m:r>
                  <w:del w:id="952" w:author="Zhang Li" w:date="2022-06-12T12:05:00Z">
                    <w:rPr>
                      <w:rFonts w:ascii="Cambria Math" w:eastAsia="宋体" w:hAnsi="Cambria Math" w:cs="Times New Roman"/>
                      <w:kern w:val="0"/>
                      <w:sz w:val="24"/>
                      <w:szCs w:val="24"/>
                    </w:rPr>
                    <m:t>G</m:t>
                  </w:del>
                </m:r>
              </m:e>
              <m:sub>
                <m:r>
                  <w:del w:id="953" w:author="Zhang Li" w:date="2022-06-12T12:05:00Z">
                    <m:rPr>
                      <m:sty m:val="p"/>
                    </m:rPr>
                    <w:rPr>
                      <w:rFonts w:ascii="Cambria Math" w:eastAsia="宋体" w:hAnsi="Cambria Math" w:cs="Times New Roman"/>
                      <w:kern w:val="0"/>
                      <w:sz w:val="24"/>
                      <w:szCs w:val="24"/>
                    </w:rPr>
                    <m:t>1</m:t>
                  </w:del>
                </m:r>
              </m:sub>
            </m:sSub>
            <m:r>
              <w:del w:id="954" w:author="Zhang Li" w:date="2022-06-12T12:05:00Z">
                <m:rPr>
                  <m:sty m:val="p"/>
                </m:rPr>
                <w:rPr>
                  <w:rFonts w:ascii="Cambria Math" w:eastAsia="宋体" w:hAnsi="Cambria Math" w:cs="Times New Roman"/>
                  <w:kern w:val="0"/>
                  <w:sz w:val="24"/>
                  <w:szCs w:val="24"/>
                </w:rPr>
                <m:t>,</m:t>
              </w:del>
            </m:r>
            <m:sSub>
              <m:sSubPr>
                <m:ctrlPr>
                  <w:del w:id="955" w:author="Zhang Li" w:date="2022-06-12T12:05:00Z">
                    <w:rPr>
                      <w:rFonts w:ascii="Cambria Math" w:eastAsia="宋体" w:hAnsi="Cambria Math" w:cs="Times New Roman"/>
                      <w:kern w:val="0"/>
                      <w:sz w:val="24"/>
                      <w:szCs w:val="24"/>
                    </w:rPr>
                  </w:del>
                </m:ctrlPr>
              </m:sSubPr>
              <m:e>
                <m:r>
                  <w:del w:id="956" w:author="Zhang Li" w:date="2022-06-12T12:05:00Z">
                    <w:rPr>
                      <w:rFonts w:ascii="Cambria Math" w:eastAsia="宋体" w:hAnsi="Cambria Math" w:cs="Times New Roman"/>
                      <w:kern w:val="0"/>
                      <w:sz w:val="24"/>
                      <w:szCs w:val="24"/>
                    </w:rPr>
                    <m:t>g</m:t>
                  </w:del>
                </m:r>
              </m:e>
              <m:sub>
                <m:r>
                  <w:del w:id="957" w:author="Zhang Li" w:date="2022-06-12T12:05:00Z">
                    <m:rPr>
                      <m:sty m:val="p"/>
                    </m:rPr>
                    <w:rPr>
                      <w:rFonts w:ascii="Cambria Math" w:eastAsia="宋体" w:hAnsi="Cambria Math" w:cs="Times New Roman"/>
                      <w:kern w:val="0"/>
                      <w:sz w:val="24"/>
                      <w:szCs w:val="24"/>
                    </w:rPr>
                    <m:t>1</m:t>
                  </w:del>
                </m:r>
              </m:sub>
            </m:sSub>
            <m:r>
              <w:del w:id="958" w:author="Zhang Li" w:date="2022-06-12T12:05:00Z">
                <m:rPr>
                  <m:sty m:val="p"/>
                </m:rPr>
                <w:rPr>
                  <w:rFonts w:ascii="Cambria Math" w:eastAsia="宋体" w:hAnsi="Cambria Math" w:cs="Times New Roman"/>
                  <w:kern w:val="0"/>
                  <w:sz w:val="24"/>
                  <w:szCs w:val="24"/>
                </w:rPr>
                <m:t>,</m:t>
              </w:del>
            </m:r>
            <m:r>
              <w:del w:id="959" w:author="Zhang Li" w:date="2022-06-12T12:05:00Z">
                <w:rPr>
                  <w:rFonts w:ascii="Cambria Math" w:eastAsia="宋体" w:hAnsi="Cambria Math" w:cs="Times New Roman"/>
                  <w:kern w:val="0"/>
                  <w:sz w:val="24"/>
                  <w:szCs w:val="24"/>
                </w:rPr>
                <m:t>p</m:t>
              </w:del>
            </m:r>
            <m:r>
              <w:del w:id="960" w:author="Zhang Li" w:date="2022-06-12T12:05:00Z">
                <m:rPr>
                  <m:sty m:val="p"/>
                </m:rPr>
                <w:rPr>
                  <w:rFonts w:ascii="Cambria Math" w:eastAsia="宋体" w:hAnsi="Cambria Math" w:cs="Times New Roman"/>
                  <w:kern w:val="0"/>
                  <w:sz w:val="24"/>
                  <w:szCs w:val="24"/>
                </w:rPr>
                <m:t>,</m:t>
              </w:del>
            </m:r>
            <m:r>
              <w:del w:id="961" w:author="Zhang Li" w:date="2022-06-12T12:05:00Z">
                <w:rPr>
                  <w:rFonts w:ascii="Cambria Math" w:eastAsia="宋体" w:hAnsi="Cambria Math" w:cs="Times New Roman"/>
                  <w:kern w:val="0"/>
                  <w:sz w:val="24"/>
                  <w:szCs w:val="24"/>
                </w:rPr>
                <m:t>H</m:t>
              </w:del>
            </m:r>
          </m:e>
        </m:d>
      </m:oMath>
      <w:del w:id="96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963" w:author="Zhang Li" w:date="2022-06-12T12:05:00Z">
            <w:rPr>
              <w:rFonts w:ascii="Cambria Math" w:eastAsia="宋体" w:hAnsi="Cambria Math" w:cs="Times New Roman"/>
              <w:kern w:val="0"/>
              <w:sz w:val="24"/>
              <w:szCs w:val="24"/>
            </w:rPr>
            <m:t>i</m:t>
          </w:del>
        </m:r>
      </m:oMath>
      <w:del w:id="964"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965" w:author="Zhang Li" w:date="2022-06-12T12:05:00Z">
                <w:rPr>
                  <w:rFonts w:ascii="Cambria Math" w:eastAsia="宋体" w:hAnsi="Cambria Math" w:cs="Times New Roman"/>
                  <w:kern w:val="0"/>
                  <w:sz w:val="24"/>
                  <w:szCs w:val="24"/>
                </w:rPr>
              </w:del>
            </m:ctrlPr>
          </m:dPr>
          <m:e>
            <m:r>
              <w:del w:id="966" w:author="Zhang Li" w:date="2022-06-12T12:05:00Z">
                <w:rPr>
                  <w:rFonts w:ascii="Cambria Math" w:eastAsia="宋体" w:hAnsi="Cambria Math" w:cs="Times New Roman"/>
                  <w:kern w:val="0"/>
                  <w:sz w:val="24"/>
                  <w:szCs w:val="24"/>
                </w:rPr>
                <m:t>s</m:t>
              </w:del>
            </m:r>
            <m:sSub>
              <m:sSubPr>
                <m:ctrlPr>
                  <w:del w:id="967" w:author="Zhang Li" w:date="2022-06-12T12:05:00Z">
                    <w:rPr>
                      <w:rFonts w:ascii="Cambria Math" w:eastAsia="宋体" w:hAnsi="Cambria Math" w:cs="Times New Roman"/>
                      <w:kern w:val="0"/>
                      <w:sz w:val="24"/>
                      <w:szCs w:val="24"/>
                    </w:rPr>
                  </w:del>
                </m:ctrlPr>
              </m:sSubPr>
              <m:e>
                <m:r>
                  <w:del w:id="968" w:author="Zhang Li" w:date="2022-06-12T12:05:00Z">
                    <w:rPr>
                      <w:rFonts w:ascii="Cambria Math" w:eastAsia="宋体" w:hAnsi="Cambria Math" w:cs="Times New Roman"/>
                      <w:kern w:val="0"/>
                      <w:sz w:val="24"/>
                      <w:szCs w:val="24"/>
                    </w:rPr>
                    <m:t>k</m:t>
                  </w:del>
                </m:r>
              </m:e>
              <m:sub>
                <m:r>
                  <w:del w:id="969" w:author="Zhang Li" w:date="2022-06-12T12:05:00Z">
                    <w:rPr>
                      <w:rFonts w:ascii="Cambria Math" w:eastAsia="宋体" w:hAnsi="Cambria Math" w:cs="Times New Roman"/>
                      <w:kern w:val="0"/>
                      <w:sz w:val="24"/>
                      <w:szCs w:val="24"/>
                    </w:rPr>
                    <m:t>i</m:t>
                  </w:del>
                </m:r>
              </m:sub>
            </m:sSub>
            <m:r>
              <w:del w:id="970" w:author="Zhang Li" w:date="2022-06-12T12:05:00Z">
                <m:rPr>
                  <m:sty m:val="p"/>
                </m:rPr>
                <w:rPr>
                  <w:rFonts w:ascii="Cambria Math" w:eastAsia="宋体" w:hAnsi="Cambria Math" w:cs="Times New Roman"/>
                  <w:kern w:val="0"/>
                  <w:sz w:val="24"/>
                  <w:szCs w:val="24"/>
                </w:rPr>
                <m:t>,</m:t>
              </w:del>
            </m:r>
            <m:r>
              <w:del w:id="971" w:author="Zhang Li" w:date="2022-06-12T12:05:00Z">
                <w:rPr>
                  <w:rFonts w:ascii="Cambria Math" w:eastAsia="宋体" w:hAnsi="Cambria Math" w:cs="Times New Roman"/>
                  <w:kern w:val="0"/>
                  <w:sz w:val="24"/>
                  <w:szCs w:val="24"/>
                </w:rPr>
                <m:t>p</m:t>
              </w:del>
            </m:r>
            <m:sSub>
              <m:sSubPr>
                <m:ctrlPr>
                  <w:del w:id="972" w:author="Zhang Li" w:date="2022-06-12T12:05:00Z">
                    <w:rPr>
                      <w:rFonts w:ascii="Cambria Math" w:eastAsia="宋体" w:hAnsi="Cambria Math" w:cs="Times New Roman"/>
                      <w:kern w:val="0"/>
                      <w:sz w:val="24"/>
                      <w:szCs w:val="24"/>
                    </w:rPr>
                  </w:del>
                </m:ctrlPr>
              </m:sSubPr>
              <m:e>
                <m:r>
                  <w:del w:id="973" w:author="Zhang Li" w:date="2022-06-12T12:05:00Z">
                    <w:rPr>
                      <w:rFonts w:ascii="Cambria Math" w:eastAsia="宋体" w:hAnsi="Cambria Math" w:cs="Times New Roman"/>
                      <w:kern w:val="0"/>
                      <w:sz w:val="24"/>
                      <w:szCs w:val="24"/>
                    </w:rPr>
                    <m:t>k</m:t>
                  </w:del>
                </m:r>
              </m:e>
              <m:sub>
                <m:r>
                  <w:del w:id="974" w:author="Zhang Li" w:date="2022-06-12T12:05:00Z">
                    <w:rPr>
                      <w:rFonts w:ascii="Cambria Math" w:eastAsia="宋体" w:hAnsi="Cambria Math" w:cs="Times New Roman"/>
                      <w:kern w:val="0"/>
                      <w:sz w:val="24"/>
                      <w:szCs w:val="24"/>
                    </w:rPr>
                    <m:t>i</m:t>
                  </w:del>
                </m:r>
              </m:sub>
            </m:sSub>
          </m:e>
        </m:d>
      </m:oMath>
      <w:del w:id="975"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976" w:author="Zhang Li" w:date="2022-06-12T12:05:00Z">
            <w:rPr>
              <w:rFonts w:ascii="Cambria Math" w:eastAsia="宋体" w:hAnsi="Cambria Math" w:cs="Times New Roman" w:hint="eastAsia"/>
              <w:kern w:val="0"/>
              <w:sz w:val="24"/>
              <w:szCs w:val="24"/>
            </w:rPr>
            <m:t>s</m:t>
          </w:del>
        </m:r>
        <m:sSub>
          <m:sSubPr>
            <m:ctrlPr>
              <w:del w:id="977" w:author="Zhang Li" w:date="2022-06-12T12:05:00Z">
                <w:rPr>
                  <w:rFonts w:ascii="Cambria Math" w:eastAsia="宋体" w:hAnsi="Cambria Math" w:cs="Times New Roman"/>
                  <w:i/>
                  <w:kern w:val="0"/>
                  <w:sz w:val="24"/>
                  <w:szCs w:val="24"/>
                </w:rPr>
              </w:del>
            </m:ctrlPr>
          </m:sSubPr>
          <m:e>
            <m:r>
              <w:del w:id="978" w:author="Zhang Li" w:date="2022-06-12T12:05:00Z">
                <w:rPr>
                  <w:rFonts w:ascii="Cambria Math" w:eastAsia="宋体" w:hAnsi="Cambria Math" w:cs="Times New Roman" w:hint="eastAsia"/>
                  <w:kern w:val="0"/>
                  <w:sz w:val="24"/>
                  <w:szCs w:val="24"/>
                </w:rPr>
                <m:t>k</m:t>
              </w:del>
            </m:r>
            <m:ctrlPr>
              <w:del w:id="979" w:author="Zhang Li" w:date="2022-06-12T12:05:00Z">
                <w:rPr>
                  <w:rFonts w:ascii="Cambria Math" w:eastAsia="宋体" w:hAnsi="Cambria Math" w:cs="Times New Roman" w:hint="eastAsia"/>
                  <w:i/>
                  <w:kern w:val="0"/>
                  <w:sz w:val="24"/>
                  <w:szCs w:val="24"/>
                </w:rPr>
              </w:del>
            </m:ctrlPr>
          </m:e>
          <m:sub>
            <m:r>
              <w:del w:id="980" w:author="Zhang Li" w:date="2022-06-12T12:05:00Z">
                <w:rPr>
                  <w:rFonts w:ascii="Cambria Math" w:eastAsia="宋体" w:hAnsi="Cambria Math" w:cs="Times New Roman" w:hint="eastAsia"/>
                  <w:kern w:val="0"/>
                  <w:sz w:val="24"/>
                  <w:szCs w:val="24"/>
                </w:rPr>
                <m:t>i</m:t>
              </w:del>
            </m:r>
          </m:sub>
        </m:sSub>
      </m:oMath>
      <w:del w:id="981"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982" w:author="Zhang Li" w:date="2022-06-12T12:05:00Z">
            <w:rPr>
              <w:rFonts w:ascii="Cambria Math" w:eastAsia="宋体" w:hAnsi="Cambria Math" w:cs="Times New Roman"/>
              <w:kern w:val="0"/>
              <w:sz w:val="24"/>
              <w:szCs w:val="24"/>
            </w:rPr>
            <m:t>p</m:t>
          </w:del>
        </m:r>
        <m:sSub>
          <m:sSubPr>
            <m:ctrlPr>
              <w:del w:id="983" w:author="Zhang Li" w:date="2022-06-12T12:05:00Z">
                <w:rPr>
                  <w:rFonts w:ascii="Cambria Math" w:eastAsia="宋体" w:hAnsi="Cambria Math" w:cs="Times New Roman"/>
                  <w:kern w:val="0"/>
                  <w:sz w:val="24"/>
                  <w:szCs w:val="24"/>
                </w:rPr>
              </w:del>
            </m:ctrlPr>
          </m:sSubPr>
          <m:e>
            <m:r>
              <w:del w:id="984" w:author="Zhang Li" w:date="2022-06-12T12:05:00Z">
                <w:rPr>
                  <w:rFonts w:ascii="Cambria Math" w:eastAsia="宋体" w:hAnsi="Cambria Math" w:cs="Times New Roman"/>
                  <w:kern w:val="0"/>
                  <w:sz w:val="24"/>
                  <w:szCs w:val="24"/>
                </w:rPr>
                <m:t>k</m:t>
              </w:del>
            </m:r>
          </m:e>
          <m:sub>
            <m:r>
              <w:del w:id="985" w:author="Zhang Li" w:date="2022-06-12T12:05:00Z">
                <w:rPr>
                  <w:rFonts w:ascii="Cambria Math" w:eastAsia="宋体" w:hAnsi="Cambria Math" w:cs="Times New Roman"/>
                  <w:kern w:val="0"/>
                  <w:sz w:val="24"/>
                  <w:szCs w:val="24"/>
                </w:rPr>
                <m:t>i</m:t>
              </w:del>
            </m:r>
          </m:sub>
        </m:sSub>
        <m:r>
          <w:del w:id="986" w:author="Zhang Li" w:date="2022-06-12T12:05:00Z">
            <m:rPr>
              <m:sty m:val="p"/>
            </m:rPr>
            <w:rPr>
              <w:rFonts w:ascii="Cambria Math" w:eastAsia="宋体" w:hAnsi="Cambria Math" w:cs="Times New Roman"/>
              <w:kern w:val="0"/>
              <w:sz w:val="24"/>
              <w:szCs w:val="24"/>
            </w:rPr>
            <m:t>=</m:t>
          </w:del>
        </m:r>
        <m:r>
          <w:del w:id="987" w:author="Zhang Li" w:date="2022-06-12T12:05:00Z">
            <w:rPr>
              <w:rFonts w:ascii="Cambria Math" w:eastAsia="宋体" w:hAnsi="Cambria Math" w:cs="Times New Roman"/>
              <w:kern w:val="0"/>
              <w:sz w:val="24"/>
              <w:szCs w:val="24"/>
            </w:rPr>
            <m:t>s</m:t>
          </w:del>
        </m:r>
        <m:sSub>
          <m:sSubPr>
            <m:ctrlPr>
              <w:del w:id="988" w:author="Zhang Li" w:date="2022-06-12T12:05:00Z">
                <w:rPr>
                  <w:rFonts w:ascii="Cambria Math" w:eastAsia="宋体" w:hAnsi="Cambria Math" w:cs="Times New Roman"/>
                  <w:kern w:val="0"/>
                  <w:sz w:val="24"/>
                  <w:szCs w:val="24"/>
                </w:rPr>
              </w:del>
            </m:ctrlPr>
          </m:sSubPr>
          <m:e>
            <m:r>
              <w:del w:id="989" w:author="Zhang Li" w:date="2022-06-12T12:05:00Z">
                <w:rPr>
                  <w:rFonts w:ascii="Cambria Math" w:eastAsia="宋体" w:hAnsi="Cambria Math" w:cs="Times New Roman"/>
                  <w:kern w:val="0"/>
                  <w:sz w:val="24"/>
                  <w:szCs w:val="24"/>
                </w:rPr>
                <m:t>k</m:t>
              </w:del>
            </m:r>
          </m:e>
          <m:sub>
            <m:r>
              <w:del w:id="990" w:author="Zhang Li" w:date="2022-06-12T12:05:00Z">
                <w:rPr>
                  <w:rFonts w:ascii="Cambria Math" w:eastAsia="宋体" w:hAnsi="Cambria Math" w:cs="Times New Roman"/>
                  <w:kern w:val="0"/>
                  <w:sz w:val="24"/>
                  <w:szCs w:val="24"/>
                </w:rPr>
                <m:t>i</m:t>
              </w:del>
            </m:r>
          </m:sub>
        </m:sSub>
        <m:r>
          <w:del w:id="991" w:author="Zhang Li" w:date="2022-06-12T12:05:00Z">
            <m:rPr>
              <m:sty m:val="p"/>
            </m:rPr>
            <w:rPr>
              <w:rFonts w:ascii="Cambria Math" w:eastAsia="宋体" w:hAnsi="Cambria Math" w:cs="Times New Roman" w:hint="eastAsia"/>
              <w:kern w:val="0"/>
              <w:sz w:val="24"/>
              <w:szCs w:val="24"/>
            </w:rPr>
            <m:t>×</m:t>
          </w:del>
        </m:r>
        <m:sSub>
          <m:sSubPr>
            <m:ctrlPr>
              <w:del w:id="992" w:author="Zhang Li" w:date="2022-06-12T12:05:00Z">
                <w:rPr>
                  <w:rFonts w:ascii="Cambria Math" w:eastAsia="宋体" w:hAnsi="Cambria Math" w:cs="Times New Roman"/>
                  <w:kern w:val="0"/>
                  <w:sz w:val="24"/>
                  <w:szCs w:val="24"/>
                </w:rPr>
              </w:del>
            </m:ctrlPr>
          </m:sSubPr>
          <m:e>
            <m:r>
              <w:del w:id="993" w:author="Zhang Li" w:date="2022-06-12T12:05:00Z">
                <w:rPr>
                  <w:rFonts w:ascii="Cambria Math" w:eastAsia="宋体" w:hAnsi="Cambria Math" w:cs="Times New Roman"/>
                  <w:kern w:val="0"/>
                  <w:sz w:val="24"/>
                  <w:szCs w:val="24"/>
                </w:rPr>
                <m:t>G</m:t>
              </w:del>
            </m:r>
          </m:e>
          <m:sub>
            <m:r>
              <w:del w:id="994" w:author="Zhang Li" w:date="2022-06-12T12:05:00Z">
                <m:rPr>
                  <m:sty m:val="p"/>
                </m:rPr>
                <w:rPr>
                  <w:rFonts w:ascii="Cambria Math" w:eastAsia="宋体" w:hAnsi="Cambria Math" w:cs="Times New Roman"/>
                  <w:kern w:val="0"/>
                  <w:sz w:val="24"/>
                  <w:szCs w:val="24"/>
                </w:rPr>
                <m:t>1</m:t>
              </w:del>
            </m:r>
          </m:sub>
        </m:sSub>
      </m:oMath>
      <w:del w:id="995"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996" w:author="Zhang Li" w:date="2022-06-12T12:05:00Z">
            <w:rPr>
              <w:rFonts w:ascii="Cambria Math" w:eastAsia="宋体" w:hAnsi="Cambria Math" w:cs="Times New Roman"/>
              <w:kern w:val="0"/>
              <w:sz w:val="24"/>
              <w:szCs w:val="24"/>
            </w:rPr>
            <m:t>si</m:t>
          </w:del>
        </m:r>
        <m:sSub>
          <m:sSubPr>
            <m:ctrlPr>
              <w:del w:id="997" w:author="Zhang Li" w:date="2022-06-12T12:05:00Z">
                <w:rPr>
                  <w:rFonts w:ascii="Cambria Math" w:eastAsia="宋体" w:hAnsi="Cambria Math" w:cs="Times New Roman"/>
                  <w:kern w:val="0"/>
                  <w:sz w:val="24"/>
                  <w:szCs w:val="24"/>
                </w:rPr>
              </w:del>
            </m:ctrlPr>
          </m:sSubPr>
          <m:e>
            <m:r>
              <w:del w:id="998" w:author="Zhang Li" w:date="2022-06-12T12:05:00Z">
                <w:rPr>
                  <w:rFonts w:ascii="Cambria Math" w:eastAsia="宋体" w:hAnsi="Cambria Math" w:cs="Times New Roman"/>
                  <w:kern w:val="0"/>
                  <w:sz w:val="24"/>
                  <w:szCs w:val="24"/>
                </w:rPr>
                <m:t>g</m:t>
              </w:del>
            </m:r>
          </m:e>
          <m:sub>
            <m:r>
              <w:del w:id="999" w:author="Zhang Li" w:date="2022-06-12T12:05:00Z">
                <w:rPr>
                  <w:rFonts w:ascii="Cambria Math" w:eastAsia="宋体" w:hAnsi="Cambria Math" w:cs="Times New Roman"/>
                  <w:kern w:val="0"/>
                  <w:sz w:val="24"/>
                  <w:szCs w:val="24"/>
                </w:rPr>
                <m:t>i</m:t>
              </w:del>
            </m:r>
          </m:sub>
        </m:sSub>
      </m:oMath>
      <w:del w:id="1000" w:author="Zhang Li" w:date="2022-06-12T12:05:00Z">
        <w:r w:rsidDel="008D0987">
          <w:rPr>
            <w:rFonts w:ascii="Times New Roman" w:eastAsia="宋体" w:hAnsi="Times New Roman" w:cs="Times New Roman"/>
            <w:kern w:val="0"/>
            <w:sz w:val="24"/>
            <w:szCs w:val="24"/>
          </w:rPr>
          <w:delText xml:space="preserve"> of message </w:delText>
        </w:r>
      </w:del>
      <m:oMath>
        <m:r>
          <w:del w:id="1001" w:author="Zhang Li" w:date="2022-06-12T12:05:00Z">
            <w:rPr>
              <w:rFonts w:ascii="Cambria Math" w:eastAsia="宋体" w:hAnsi="Cambria Math" w:cs="Times New Roman"/>
              <w:kern w:val="0"/>
              <w:sz w:val="24"/>
              <w:szCs w:val="24"/>
            </w:rPr>
            <m:t>MSG</m:t>
          </w:del>
        </m:r>
      </m:oMath>
      <w:del w:id="100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1003" w:author="Zhang Li" w:date="2022-06-12T12:05:00Z">
            <w:rPr>
              <w:rFonts w:ascii="Cambria Math" w:eastAsia="宋体" w:hAnsi="Cambria Math" w:cs="Times New Roman"/>
              <w:kern w:val="0"/>
              <w:sz w:val="24"/>
              <w:szCs w:val="24"/>
            </w:rPr>
            <m:t xml:space="preserve"> si</m:t>
          </w:del>
        </m:r>
        <m:sSub>
          <m:sSubPr>
            <m:ctrlPr>
              <w:del w:id="1004" w:author="Zhang Li" w:date="2022-06-12T12:05:00Z">
                <w:rPr>
                  <w:rFonts w:ascii="Cambria Math" w:eastAsia="宋体" w:hAnsi="Cambria Math" w:cs="Times New Roman"/>
                  <w:kern w:val="0"/>
                  <w:sz w:val="24"/>
                  <w:szCs w:val="24"/>
                </w:rPr>
              </w:del>
            </m:ctrlPr>
          </m:sSubPr>
          <m:e>
            <m:r>
              <w:del w:id="1005" w:author="Zhang Li" w:date="2022-06-12T12:05:00Z">
                <w:rPr>
                  <w:rFonts w:ascii="Cambria Math" w:eastAsia="宋体" w:hAnsi="Cambria Math" w:cs="Times New Roman"/>
                  <w:kern w:val="0"/>
                  <w:sz w:val="24"/>
                  <w:szCs w:val="24"/>
                </w:rPr>
                <m:t>g</m:t>
              </w:del>
            </m:r>
          </m:e>
          <m:sub>
            <m:r>
              <w:del w:id="1006" w:author="Zhang Li" w:date="2022-06-12T12:05:00Z">
                <w:rPr>
                  <w:rFonts w:ascii="Cambria Math" w:eastAsia="宋体" w:hAnsi="Cambria Math" w:cs="Times New Roman"/>
                  <w:kern w:val="0"/>
                  <w:sz w:val="24"/>
                  <w:szCs w:val="24"/>
                </w:rPr>
                <m:t>i</m:t>
              </w:del>
            </m:r>
          </m:sub>
        </m:sSub>
        <m:r>
          <w:del w:id="1007" w:author="Zhang Li" w:date="2022-06-12T12:05:00Z">
            <m:rPr>
              <m:sty m:val="p"/>
            </m:rPr>
            <w:rPr>
              <w:rFonts w:ascii="Cambria Math" w:eastAsia="宋体" w:hAnsi="Cambria Math" w:cs="Times New Roman"/>
              <w:kern w:val="0"/>
              <w:sz w:val="24"/>
              <w:szCs w:val="24"/>
            </w:rPr>
            <m:t>=</m:t>
          </w:del>
        </m:r>
        <m:r>
          <w:del w:id="1008" w:author="Zhang Li" w:date="2022-06-12T12:05:00Z">
            <w:rPr>
              <w:rFonts w:ascii="Cambria Math" w:eastAsia="宋体" w:hAnsi="Cambria Math" w:cs="Times New Roman"/>
              <w:kern w:val="0"/>
              <w:sz w:val="24"/>
              <w:szCs w:val="24"/>
            </w:rPr>
            <m:t>s</m:t>
          </w:del>
        </m:r>
        <m:sSub>
          <m:sSubPr>
            <m:ctrlPr>
              <w:del w:id="1009" w:author="Zhang Li" w:date="2022-06-12T12:05:00Z">
                <w:rPr>
                  <w:rFonts w:ascii="Cambria Math" w:eastAsia="宋体" w:hAnsi="Cambria Math" w:cs="Times New Roman"/>
                  <w:kern w:val="0"/>
                  <w:sz w:val="24"/>
                  <w:szCs w:val="24"/>
                </w:rPr>
              </w:del>
            </m:ctrlPr>
          </m:sSubPr>
          <m:e>
            <m:r>
              <w:del w:id="1010" w:author="Zhang Li" w:date="2022-06-12T12:05:00Z">
                <w:rPr>
                  <w:rFonts w:ascii="Cambria Math" w:eastAsia="宋体" w:hAnsi="Cambria Math" w:cs="Times New Roman"/>
                  <w:kern w:val="0"/>
                  <w:sz w:val="24"/>
                  <w:szCs w:val="24"/>
                </w:rPr>
                <m:t>k</m:t>
              </w:del>
            </m:r>
          </m:e>
          <m:sub>
            <m:r>
              <w:del w:id="1011" w:author="Zhang Li" w:date="2022-06-12T12:05:00Z">
                <w:rPr>
                  <w:rFonts w:ascii="Cambria Math" w:eastAsia="宋体" w:hAnsi="Cambria Math" w:cs="Times New Roman"/>
                  <w:kern w:val="0"/>
                  <w:sz w:val="24"/>
                  <w:szCs w:val="24"/>
                </w:rPr>
                <m:t>i</m:t>
              </w:del>
            </m:r>
          </m:sub>
        </m:sSub>
        <m:r>
          <w:del w:id="1012" w:author="Zhang Li" w:date="2022-06-12T12:05:00Z">
            <m:rPr>
              <m:sty m:val="p"/>
            </m:rPr>
            <w:rPr>
              <w:rFonts w:ascii="Cambria Math" w:eastAsia="宋体" w:hAnsi="Cambria Math" w:cs="Times New Roman" w:hint="eastAsia"/>
              <w:kern w:val="0"/>
              <w:sz w:val="24"/>
              <w:szCs w:val="24"/>
            </w:rPr>
            <m:t>×</m:t>
          </w:del>
        </m:r>
        <m:r>
          <w:del w:id="1013" w:author="Zhang Li" w:date="2022-06-12T12:05:00Z">
            <w:rPr>
              <w:rFonts w:ascii="Cambria Math" w:eastAsia="宋体" w:hAnsi="Cambria Math" w:cs="Times New Roman"/>
              <w:kern w:val="0"/>
              <w:sz w:val="24"/>
              <w:szCs w:val="24"/>
            </w:rPr>
            <m:t>H</m:t>
          </w:del>
        </m:r>
        <m:sSub>
          <m:sSubPr>
            <m:ctrlPr>
              <w:del w:id="1014" w:author="Zhang Li" w:date="2022-06-12T12:05:00Z">
                <w:rPr>
                  <w:rFonts w:ascii="Cambria Math" w:eastAsia="宋体" w:hAnsi="Cambria Math" w:cs="Times New Roman"/>
                  <w:kern w:val="0"/>
                  <w:sz w:val="24"/>
                  <w:szCs w:val="24"/>
                </w:rPr>
              </w:del>
            </m:ctrlPr>
          </m:sSubPr>
          <m:e>
            <m:d>
              <m:dPr>
                <m:ctrlPr>
                  <w:del w:id="1015" w:author="Zhang Li" w:date="2022-06-12T12:05:00Z">
                    <w:rPr>
                      <w:rFonts w:ascii="Cambria Math" w:eastAsia="宋体" w:hAnsi="Cambria Math" w:cs="Times New Roman"/>
                      <w:kern w:val="0"/>
                      <w:sz w:val="24"/>
                      <w:szCs w:val="24"/>
                    </w:rPr>
                  </w:del>
                </m:ctrlPr>
              </m:dPr>
              <m:e>
                <m:r>
                  <w:del w:id="1016" w:author="Zhang Li" w:date="2022-06-12T12:05:00Z">
                    <w:rPr>
                      <w:rFonts w:ascii="Cambria Math" w:eastAsia="宋体" w:hAnsi="Cambria Math" w:cs="Times New Roman"/>
                      <w:kern w:val="0"/>
                      <w:sz w:val="24"/>
                      <w:szCs w:val="24"/>
                    </w:rPr>
                    <m:t>MSG</m:t>
                  </w:del>
                </m:r>
              </m:e>
            </m:d>
          </m:e>
          <m:sub>
            <m:r>
              <w:del w:id="1017" w:author="Zhang Li" w:date="2022-06-12T12:05:00Z">
                <w:rPr>
                  <w:rFonts w:ascii="Cambria Math" w:eastAsia="宋体" w:hAnsi="Cambria Math" w:cs="Times New Roman"/>
                  <w:kern w:val="0"/>
                  <w:sz w:val="24"/>
                  <w:szCs w:val="24"/>
                </w:rPr>
                <m:t>i</m:t>
              </w:del>
            </m:r>
          </m:sub>
        </m:sSub>
      </m:oMath>
      <w:del w:id="1018" w:author="Zhang Li" w:date="2022-06-12T12:05:00Z">
        <w:r w:rsidDel="008D0987">
          <w:rPr>
            <w:rFonts w:ascii="Times New Roman" w:eastAsia="宋体" w:hAnsi="Times New Roman" w:cs="Times New Roman"/>
            <w:kern w:val="0"/>
            <w:sz w:val="24"/>
            <w:szCs w:val="24"/>
          </w:rPr>
          <w:delText xml:space="preserve">, where </w:delText>
        </w:r>
      </w:del>
      <m:oMath>
        <m:r>
          <w:del w:id="1019" w:author="Zhang Li" w:date="2022-06-12T12:05:00Z">
            <w:rPr>
              <w:rFonts w:ascii="Cambria Math" w:eastAsia="宋体" w:hAnsi="Cambria Math" w:cs="Times New Roman"/>
              <w:kern w:val="0"/>
              <w:sz w:val="24"/>
              <w:szCs w:val="24"/>
            </w:rPr>
            <m:t>H</m:t>
          </w:del>
        </m:r>
        <m:sSub>
          <m:sSubPr>
            <m:ctrlPr>
              <w:del w:id="1020" w:author="Zhang Li" w:date="2022-06-12T12:05:00Z">
                <w:rPr>
                  <w:rFonts w:ascii="Cambria Math" w:eastAsia="宋体" w:hAnsi="Cambria Math" w:cs="Times New Roman"/>
                  <w:kern w:val="0"/>
                  <w:sz w:val="24"/>
                  <w:szCs w:val="24"/>
                </w:rPr>
              </w:del>
            </m:ctrlPr>
          </m:sSubPr>
          <m:e>
            <m:d>
              <m:dPr>
                <m:ctrlPr>
                  <w:del w:id="1021" w:author="Zhang Li" w:date="2022-06-12T12:05:00Z">
                    <w:rPr>
                      <w:rFonts w:ascii="Cambria Math" w:eastAsia="宋体" w:hAnsi="Cambria Math" w:cs="Times New Roman"/>
                      <w:kern w:val="0"/>
                      <w:sz w:val="24"/>
                      <w:szCs w:val="24"/>
                    </w:rPr>
                  </w:del>
                </m:ctrlPr>
              </m:dPr>
              <m:e>
                <m:r>
                  <w:del w:id="1022" w:author="Zhang Li" w:date="2022-06-12T12:05:00Z">
                    <w:rPr>
                      <w:rFonts w:ascii="Cambria Math" w:eastAsia="宋体" w:hAnsi="Cambria Math" w:cs="Times New Roman"/>
                      <w:kern w:val="0"/>
                      <w:sz w:val="24"/>
                      <w:szCs w:val="24"/>
                    </w:rPr>
                    <m:t>MSG</m:t>
                  </w:del>
                </m:r>
              </m:e>
            </m:d>
          </m:e>
          <m:sub>
            <m:r>
              <w:del w:id="1023" w:author="Zhang Li" w:date="2022-06-12T12:05:00Z">
                <w:rPr>
                  <w:rFonts w:ascii="Cambria Math" w:eastAsia="宋体" w:hAnsi="Cambria Math" w:cs="Times New Roman"/>
                  <w:kern w:val="0"/>
                  <w:sz w:val="24"/>
                  <w:szCs w:val="24"/>
                </w:rPr>
                <m:t>i</m:t>
              </w:del>
            </m:r>
          </m:sub>
        </m:sSub>
      </m:oMath>
      <w:del w:id="102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1025" w:author="Zhang Li" w:date="2022-06-12T12:05:00Z">
            <w:rPr>
              <w:rFonts w:ascii="Cambria Math" w:eastAsia="宋体" w:hAnsi="Cambria Math" w:cs="Times New Roman"/>
              <w:kern w:val="0"/>
              <w:sz w:val="24"/>
              <w:szCs w:val="24"/>
            </w:rPr>
            <m:t>MSG.</m:t>
          </w:del>
        </m:r>
      </m:oMath>
      <w:del w:id="1026"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1027" w:author="Zhang Li" w:date="2022-06-12T12:05:00Z">
            <w:rPr>
              <w:rFonts w:ascii="Cambria Math" w:eastAsia="宋体" w:hAnsi="Cambria Math" w:cs="Times New Roman"/>
              <w:kern w:val="0"/>
              <w:sz w:val="24"/>
              <w:szCs w:val="24"/>
            </w:rPr>
            <m:t xml:space="preserve"> </m:t>
          </w:del>
        </m:r>
        <m:d>
          <m:dPr>
            <m:ctrlPr>
              <w:del w:id="1028" w:author="Zhang Li" w:date="2022-06-12T12:05:00Z">
                <w:rPr>
                  <w:rFonts w:ascii="Cambria Math" w:eastAsia="宋体" w:hAnsi="Cambria Math" w:cs="Times New Roman"/>
                  <w:kern w:val="0"/>
                  <w:sz w:val="24"/>
                  <w:szCs w:val="24"/>
                </w:rPr>
              </w:del>
            </m:ctrlPr>
          </m:dPr>
          <m:e>
            <m:sSub>
              <m:sSubPr>
                <m:ctrlPr>
                  <w:del w:id="1029" w:author="Zhang Li" w:date="2022-06-12T12:05:00Z">
                    <w:rPr>
                      <w:rFonts w:ascii="Cambria Math" w:eastAsia="宋体" w:hAnsi="Cambria Math" w:cs="Times New Roman"/>
                      <w:kern w:val="0"/>
                      <w:sz w:val="24"/>
                      <w:szCs w:val="24"/>
                    </w:rPr>
                  </w:del>
                </m:ctrlPr>
              </m:sSubPr>
              <m:e>
                <m:r>
                  <w:del w:id="1030" w:author="Zhang Li" w:date="2022-06-12T12:05:00Z">
                    <w:rPr>
                      <w:rFonts w:ascii="Cambria Math" w:eastAsia="宋体" w:hAnsi="Cambria Math" w:cs="Times New Roman"/>
                      <w:kern w:val="0"/>
                      <w:sz w:val="24"/>
                      <w:szCs w:val="24"/>
                    </w:rPr>
                    <m:t>g</m:t>
                  </w:del>
                </m:r>
              </m:e>
              <m:sub>
                <m:r>
                  <w:del w:id="1031" w:author="Zhang Li" w:date="2022-06-12T12:05:00Z">
                    <m:rPr>
                      <m:sty m:val="p"/>
                    </m:rPr>
                    <w:rPr>
                      <w:rFonts w:ascii="Cambria Math" w:eastAsia="宋体" w:hAnsi="Cambria Math" w:cs="Times New Roman"/>
                      <w:kern w:val="0"/>
                      <w:sz w:val="24"/>
                      <w:szCs w:val="24"/>
                    </w:rPr>
                    <m:t>1</m:t>
                  </w:del>
                </m:r>
              </m:sub>
            </m:sSub>
            <m:r>
              <w:del w:id="1032" w:author="Zhang Li" w:date="2022-06-12T12:05:00Z">
                <m:rPr>
                  <m:sty m:val="p"/>
                </m:rPr>
                <w:rPr>
                  <w:rFonts w:ascii="Cambria Math" w:eastAsia="宋体" w:hAnsi="Cambria Math" w:cs="Times New Roman"/>
                  <w:kern w:val="0"/>
                  <w:sz w:val="24"/>
                  <w:szCs w:val="24"/>
                </w:rPr>
                <m:t>,</m:t>
              </w:del>
            </m:r>
            <m:r>
              <w:del w:id="1033" w:author="Zhang Li" w:date="2022-06-12T12:05:00Z">
                <w:rPr>
                  <w:rFonts w:ascii="Cambria Math" w:eastAsia="宋体" w:hAnsi="Cambria Math" w:cs="Times New Roman"/>
                  <w:kern w:val="0"/>
                  <w:sz w:val="24"/>
                  <w:szCs w:val="24"/>
                </w:rPr>
                <m:t>p</m:t>
              </w:del>
            </m:r>
            <m:sSub>
              <m:sSubPr>
                <m:ctrlPr>
                  <w:del w:id="1034" w:author="Zhang Li" w:date="2022-06-12T12:05:00Z">
                    <w:rPr>
                      <w:rFonts w:ascii="Cambria Math" w:eastAsia="宋体" w:hAnsi="Cambria Math" w:cs="Times New Roman"/>
                      <w:kern w:val="0"/>
                      <w:sz w:val="24"/>
                      <w:szCs w:val="24"/>
                    </w:rPr>
                  </w:del>
                </m:ctrlPr>
              </m:sSubPr>
              <m:e>
                <m:r>
                  <w:del w:id="1035" w:author="Zhang Li" w:date="2022-06-12T12:05:00Z">
                    <w:rPr>
                      <w:rFonts w:ascii="Cambria Math" w:eastAsia="宋体" w:hAnsi="Cambria Math" w:cs="Times New Roman"/>
                      <w:kern w:val="0"/>
                      <w:sz w:val="24"/>
                      <w:szCs w:val="24"/>
                    </w:rPr>
                    <m:t>k</m:t>
                  </w:del>
                </m:r>
              </m:e>
              <m:sub>
                <m:r>
                  <w:del w:id="1036" w:author="Zhang Li" w:date="2022-06-12T12:05:00Z">
                    <w:rPr>
                      <w:rFonts w:ascii="Cambria Math" w:eastAsia="宋体" w:hAnsi="Cambria Math" w:cs="Times New Roman"/>
                      <w:kern w:val="0"/>
                      <w:sz w:val="24"/>
                      <w:szCs w:val="24"/>
                    </w:rPr>
                    <m:t>i</m:t>
                  </w:del>
                </m:r>
              </m:sub>
            </m:sSub>
            <m:r>
              <w:del w:id="1037" w:author="Zhang Li" w:date="2022-06-12T12:05:00Z">
                <m:rPr>
                  <m:sty m:val="p"/>
                </m:rPr>
                <w:rPr>
                  <w:rFonts w:ascii="Cambria Math" w:eastAsia="宋体" w:hAnsi="Cambria Math" w:cs="Times New Roman"/>
                  <w:kern w:val="0"/>
                  <w:sz w:val="24"/>
                  <w:szCs w:val="24"/>
                </w:rPr>
                <m:t>,</m:t>
              </w:del>
            </m:r>
            <m:r>
              <w:del w:id="1038" w:author="Zhang Li" w:date="2022-06-12T12:05:00Z">
                <w:rPr>
                  <w:rFonts w:ascii="Cambria Math" w:eastAsia="宋体" w:hAnsi="Cambria Math" w:cs="Times New Roman"/>
                  <w:kern w:val="0"/>
                  <w:sz w:val="24"/>
                  <w:szCs w:val="24"/>
                </w:rPr>
                <m:t>H</m:t>
              </w:del>
            </m:r>
            <m:sSub>
              <m:sSubPr>
                <m:ctrlPr>
                  <w:del w:id="1039" w:author="Zhang Li" w:date="2022-06-12T12:05:00Z">
                    <w:rPr>
                      <w:rFonts w:ascii="Cambria Math" w:eastAsia="宋体" w:hAnsi="Cambria Math" w:cs="Times New Roman"/>
                      <w:kern w:val="0"/>
                      <w:sz w:val="24"/>
                      <w:szCs w:val="24"/>
                    </w:rPr>
                  </w:del>
                </m:ctrlPr>
              </m:sSubPr>
              <m:e>
                <m:d>
                  <m:dPr>
                    <m:ctrlPr>
                      <w:del w:id="1040" w:author="Zhang Li" w:date="2022-06-12T12:05:00Z">
                        <w:rPr>
                          <w:rFonts w:ascii="Cambria Math" w:eastAsia="宋体" w:hAnsi="Cambria Math" w:cs="Times New Roman"/>
                          <w:kern w:val="0"/>
                          <w:sz w:val="24"/>
                          <w:szCs w:val="24"/>
                        </w:rPr>
                      </w:del>
                    </m:ctrlPr>
                  </m:dPr>
                  <m:e>
                    <m:r>
                      <w:del w:id="1041" w:author="Zhang Li" w:date="2022-06-12T12:05:00Z">
                        <w:rPr>
                          <w:rFonts w:ascii="Cambria Math" w:eastAsia="宋体" w:hAnsi="Cambria Math" w:cs="Times New Roman"/>
                          <w:kern w:val="0"/>
                          <w:sz w:val="24"/>
                          <w:szCs w:val="24"/>
                        </w:rPr>
                        <m:t>MSG</m:t>
                      </w:del>
                    </m:r>
                  </m:e>
                </m:d>
              </m:e>
              <m:sub>
                <m:r>
                  <w:del w:id="1042" w:author="Zhang Li" w:date="2022-06-12T12:05:00Z">
                    <w:rPr>
                      <w:rFonts w:ascii="Cambria Math" w:eastAsia="宋体" w:hAnsi="Cambria Math" w:cs="Times New Roman"/>
                      <w:kern w:val="0"/>
                      <w:sz w:val="24"/>
                      <w:szCs w:val="24"/>
                    </w:rPr>
                    <m:t>i</m:t>
                  </w:del>
                </m:r>
              </m:sub>
            </m:sSub>
            <m:r>
              <w:del w:id="1043" w:author="Zhang Li" w:date="2022-06-12T12:05:00Z">
                <m:rPr>
                  <m:sty m:val="p"/>
                </m:rPr>
                <w:rPr>
                  <w:rFonts w:ascii="Cambria Math" w:eastAsia="宋体" w:hAnsi="Cambria Math" w:cs="Times New Roman"/>
                  <w:kern w:val="0"/>
                  <w:sz w:val="24"/>
                  <w:szCs w:val="24"/>
                </w:rPr>
                <m:t>,</m:t>
              </w:del>
            </m:r>
            <m:r>
              <w:del w:id="1044" w:author="Zhang Li" w:date="2022-06-12T12:05:00Z">
                <w:rPr>
                  <w:rFonts w:ascii="Cambria Math" w:eastAsia="宋体" w:hAnsi="Cambria Math" w:cs="Times New Roman"/>
                  <w:kern w:val="0"/>
                  <w:sz w:val="24"/>
                  <w:szCs w:val="24"/>
                </w:rPr>
                <m:t>si</m:t>
              </w:del>
            </m:r>
            <m:sSub>
              <m:sSubPr>
                <m:ctrlPr>
                  <w:del w:id="1045" w:author="Zhang Li" w:date="2022-06-12T12:05:00Z">
                    <w:rPr>
                      <w:rFonts w:ascii="Cambria Math" w:eastAsia="宋体" w:hAnsi="Cambria Math" w:cs="Times New Roman"/>
                      <w:kern w:val="0"/>
                      <w:sz w:val="24"/>
                      <w:szCs w:val="24"/>
                    </w:rPr>
                  </w:del>
                </m:ctrlPr>
              </m:sSubPr>
              <m:e>
                <m:r>
                  <w:del w:id="1046" w:author="Zhang Li" w:date="2022-06-12T12:05:00Z">
                    <w:rPr>
                      <w:rFonts w:ascii="Cambria Math" w:eastAsia="宋体" w:hAnsi="Cambria Math" w:cs="Times New Roman"/>
                      <w:kern w:val="0"/>
                      <w:sz w:val="24"/>
                      <w:szCs w:val="24"/>
                    </w:rPr>
                    <m:t>g</m:t>
                  </w:del>
                </m:r>
              </m:e>
              <m:sub>
                <m:r>
                  <w:del w:id="1047" w:author="Zhang Li" w:date="2022-06-12T12:05:00Z">
                    <w:rPr>
                      <w:rFonts w:ascii="Cambria Math" w:eastAsia="宋体" w:hAnsi="Cambria Math" w:cs="Times New Roman"/>
                      <w:kern w:val="0"/>
                      <w:sz w:val="24"/>
                      <w:szCs w:val="24"/>
                    </w:rPr>
                    <m:t>i</m:t>
                  </w:del>
                </m:r>
              </m:sub>
            </m:sSub>
          </m:e>
        </m:d>
      </m:oMath>
      <w:del w:id="104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1049" w:author="Zhang Li" w:date="2022-06-12T12:05:00Z"/>
          <w:rFonts w:ascii="Times New Roman" w:eastAsia="宋体" w:hAnsi="Times New Roman" w:cs="Times New Roman"/>
          <w:kern w:val="0"/>
          <w:sz w:val="24"/>
          <w:szCs w:val="24"/>
        </w:rPr>
      </w:pPr>
      <w:del w:id="1050"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1051" w:author="Zhang Li" w:date="2022-06-12T12:05:00Z">
                <w:rPr>
                  <w:rFonts w:ascii="Cambria Math" w:eastAsia="宋体" w:hAnsi="Cambria Math" w:cs="Times New Roman"/>
                  <w:kern w:val="0"/>
                  <w:sz w:val="24"/>
                  <w:szCs w:val="24"/>
                </w:rPr>
              </w:del>
            </m:ctrlPr>
          </m:dPr>
          <m:e>
            <m:r>
              <w:del w:id="1052" w:author="Zhang Li" w:date="2022-06-12T12:05:00Z">
                <w:rPr>
                  <w:rFonts w:ascii="Cambria Math" w:eastAsia="宋体" w:hAnsi="Cambria Math" w:cs="Times New Roman"/>
                  <w:kern w:val="0"/>
                  <w:sz w:val="24"/>
                  <w:szCs w:val="24"/>
                </w:rPr>
                <m:t>s</m:t>
              </w:del>
            </m:r>
            <m:sSub>
              <m:sSubPr>
                <m:ctrlPr>
                  <w:del w:id="1053" w:author="Zhang Li" w:date="2022-06-12T12:05:00Z">
                    <w:rPr>
                      <w:rFonts w:ascii="Cambria Math" w:eastAsia="宋体" w:hAnsi="Cambria Math" w:cs="Times New Roman"/>
                      <w:kern w:val="0"/>
                      <w:sz w:val="24"/>
                      <w:szCs w:val="24"/>
                    </w:rPr>
                  </w:del>
                </m:ctrlPr>
              </m:sSubPr>
              <m:e>
                <m:r>
                  <w:del w:id="1054" w:author="Zhang Li" w:date="2022-06-12T12:05:00Z">
                    <w:rPr>
                      <w:rFonts w:ascii="Cambria Math" w:eastAsia="宋体" w:hAnsi="Cambria Math" w:cs="Times New Roman"/>
                      <w:kern w:val="0"/>
                      <w:sz w:val="24"/>
                      <w:szCs w:val="24"/>
                    </w:rPr>
                    <m:t>k</m:t>
                  </w:del>
                </m:r>
              </m:e>
              <m:sub>
                <m:r>
                  <w:del w:id="1055" w:author="Zhang Li" w:date="2022-06-12T12:05:00Z">
                    <w:rPr>
                      <w:rFonts w:ascii="Cambria Math" w:eastAsia="宋体" w:hAnsi="Cambria Math" w:cs="Times New Roman"/>
                      <w:kern w:val="0"/>
                      <w:sz w:val="24"/>
                      <w:szCs w:val="24"/>
                    </w:rPr>
                    <m:t>i</m:t>
                  </w:del>
                </m:r>
              </m:sub>
            </m:sSub>
            <m:r>
              <w:del w:id="1056" w:author="Zhang Li" w:date="2022-06-12T12:05:00Z">
                <m:rPr>
                  <m:sty m:val="p"/>
                </m:rPr>
                <w:rPr>
                  <w:rFonts w:ascii="Cambria Math" w:eastAsia="宋体" w:hAnsi="Cambria Math" w:cs="Times New Roman"/>
                  <w:kern w:val="0"/>
                  <w:sz w:val="24"/>
                  <w:szCs w:val="24"/>
                </w:rPr>
                <m:t>,</m:t>
              </w:del>
            </m:r>
            <m:r>
              <w:del w:id="1057" w:author="Zhang Li" w:date="2022-06-12T12:05:00Z">
                <w:rPr>
                  <w:rFonts w:ascii="Cambria Math" w:eastAsia="宋体" w:hAnsi="Cambria Math" w:cs="Times New Roman"/>
                  <w:kern w:val="0"/>
                  <w:sz w:val="24"/>
                  <w:szCs w:val="24"/>
                </w:rPr>
                <m:t>p</m:t>
              </w:del>
            </m:r>
            <m:sSub>
              <m:sSubPr>
                <m:ctrlPr>
                  <w:del w:id="1058" w:author="Zhang Li" w:date="2022-06-12T12:05:00Z">
                    <w:rPr>
                      <w:rFonts w:ascii="Cambria Math" w:eastAsia="宋体" w:hAnsi="Cambria Math" w:cs="Times New Roman"/>
                      <w:kern w:val="0"/>
                      <w:sz w:val="24"/>
                      <w:szCs w:val="24"/>
                    </w:rPr>
                  </w:del>
                </m:ctrlPr>
              </m:sSubPr>
              <m:e>
                <m:r>
                  <w:del w:id="1059" w:author="Zhang Li" w:date="2022-06-12T12:05:00Z">
                    <w:rPr>
                      <w:rFonts w:ascii="Cambria Math" w:eastAsia="宋体" w:hAnsi="Cambria Math" w:cs="Times New Roman"/>
                      <w:kern w:val="0"/>
                      <w:sz w:val="24"/>
                      <w:szCs w:val="24"/>
                    </w:rPr>
                    <m:t>k</m:t>
                  </w:del>
                </m:r>
              </m:e>
              <m:sub>
                <m:r>
                  <w:del w:id="1060" w:author="Zhang Li" w:date="2022-06-12T12:05:00Z">
                    <w:rPr>
                      <w:rFonts w:ascii="Cambria Math" w:eastAsia="宋体" w:hAnsi="Cambria Math" w:cs="Times New Roman"/>
                      <w:kern w:val="0"/>
                      <w:sz w:val="24"/>
                      <w:szCs w:val="24"/>
                    </w:rPr>
                    <m:t>i</m:t>
                  </w:del>
                </m:r>
              </m:sub>
            </m:sSub>
          </m:e>
        </m:d>
      </m:oMath>
      <w:del w:id="1061"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1062" w:author="Zhang Li" w:date="2022-06-12T12:05:00Z">
            <w:rPr>
              <w:rFonts w:ascii="Cambria Math" w:eastAsia="宋体" w:hAnsi="Cambria Math" w:cs="Times New Roman"/>
              <w:kern w:val="0"/>
              <w:sz w:val="24"/>
              <w:szCs w:val="24"/>
            </w:rPr>
            <m:t>pk</m:t>
          </w:del>
        </m:r>
      </m:oMath>
      <w:del w:id="1063"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1064" w:author="Zhang Li" w:date="2022-06-12T12:05:00Z">
            <w:rPr>
              <w:rFonts w:ascii="Cambria Math" w:eastAsia="宋体" w:hAnsi="Cambria Math" w:cs="Times New Roman"/>
              <w:kern w:val="0"/>
              <w:sz w:val="24"/>
              <w:szCs w:val="24"/>
            </w:rPr>
            <m:t>p</m:t>
          </w:del>
        </m:r>
        <m:sSub>
          <m:sSubPr>
            <m:ctrlPr>
              <w:del w:id="1065" w:author="Zhang Li" w:date="2022-06-12T12:05:00Z">
                <w:rPr>
                  <w:rFonts w:ascii="Cambria Math" w:eastAsia="宋体" w:hAnsi="Cambria Math" w:cs="Times New Roman"/>
                  <w:kern w:val="0"/>
                  <w:sz w:val="24"/>
                  <w:szCs w:val="24"/>
                </w:rPr>
              </w:del>
            </m:ctrlPr>
          </m:sSubPr>
          <m:e>
            <m:r>
              <w:del w:id="1066" w:author="Zhang Li" w:date="2022-06-12T12:05:00Z">
                <w:rPr>
                  <w:rFonts w:ascii="Cambria Math" w:eastAsia="宋体" w:hAnsi="Cambria Math" w:cs="Times New Roman"/>
                  <w:kern w:val="0"/>
                  <w:sz w:val="24"/>
                  <w:szCs w:val="24"/>
                </w:rPr>
                <m:t>k</m:t>
              </w:del>
            </m:r>
          </m:e>
          <m:sub>
            <m:r>
              <w:del w:id="1067" w:author="Zhang Li" w:date="2022-06-12T12:05:00Z">
                <w:rPr>
                  <w:rFonts w:ascii="Cambria Math" w:eastAsia="宋体" w:hAnsi="Cambria Math" w:cs="Times New Roman"/>
                  <w:kern w:val="0"/>
                  <w:sz w:val="24"/>
                  <w:szCs w:val="24"/>
                </w:rPr>
                <m:t>j</m:t>
              </w:del>
            </m:r>
          </m:sub>
        </m:sSub>
        <m:r>
          <w:del w:id="1068" w:author="Zhang Li" w:date="2022-06-12T12:05:00Z">
            <m:rPr>
              <m:sty m:val="p"/>
            </m:rPr>
            <w:rPr>
              <w:rFonts w:ascii="Cambria Math" w:eastAsia="宋体" w:hAnsi="Cambria Math" w:cs="Times New Roman"/>
              <w:kern w:val="0"/>
              <w:sz w:val="24"/>
              <w:szCs w:val="24"/>
            </w:rPr>
            <m:t>(</m:t>
          </w:del>
        </m:r>
        <m:r>
          <w:del w:id="1069" w:author="Zhang Li" w:date="2022-06-12T12:05:00Z">
            <w:rPr>
              <w:rFonts w:ascii="Cambria Math" w:eastAsia="宋体" w:hAnsi="Cambria Math" w:cs="Times New Roman"/>
              <w:kern w:val="0"/>
              <w:sz w:val="24"/>
              <w:szCs w:val="24"/>
            </w:rPr>
            <m:t>j</m:t>
          </w:del>
        </m:r>
        <m:r>
          <w:del w:id="1070" w:author="Zhang Li" w:date="2022-06-12T12:05:00Z">
            <m:rPr>
              <m:sty m:val="p"/>
            </m:rPr>
            <w:rPr>
              <w:rFonts w:ascii="Cambria Math" w:eastAsia="宋体" w:hAnsi="Cambria Math" w:cs="Times New Roman"/>
              <w:kern w:val="0"/>
              <w:sz w:val="24"/>
              <w:szCs w:val="24"/>
            </w:rPr>
            <m:t>≠</m:t>
          </w:del>
        </m:r>
        <m:r>
          <w:del w:id="1071" w:author="Zhang Li" w:date="2022-06-12T12:05:00Z">
            <w:rPr>
              <w:rFonts w:ascii="Cambria Math" w:eastAsia="宋体" w:hAnsi="Cambria Math" w:cs="Times New Roman"/>
              <w:kern w:val="0"/>
              <w:sz w:val="24"/>
              <w:szCs w:val="24"/>
            </w:rPr>
            <m:t>i</m:t>
          </w:del>
        </m:r>
        <m:r>
          <w:del w:id="1072" w:author="Zhang Li" w:date="2022-06-12T12:05:00Z">
            <m:rPr>
              <m:sty m:val="p"/>
            </m:rPr>
            <w:rPr>
              <w:rFonts w:ascii="Cambria Math" w:eastAsia="宋体" w:hAnsi="Cambria Math" w:cs="Times New Roman"/>
              <w:kern w:val="0"/>
              <w:sz w:val="24"/>
              <w:szCs w:val="24"/>
            </w:rPr>
            <m:t>)</m:t>
          </w:del>
        </m:r>
      </m:oMath>
      <w:del w:id="1073"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1074" w:author="Zhang Li" w:date="2022-06-12T12:05:00Z">
                <w:rPr>
                  <w:rFonts w:ascii="Cambria Math" w:eastAsia="宋体" w:hAnsi="Cambria Math" w:cs="Times New Roman"/>
                  <w:kern w:val="0"/>
                  <w:sz w:val="24"/>
                  <w:szCs w:val="24"/>
                </w:rPr>
              </w:del>
            </m:ctrlPr>
          </m:sSubPr>
          <m:e>
            <m:r>
              <w:del w:id="1075" w:author="Zhang Li" w:date="2022-06-12T12:05:00Z">
                <w:rPr>
                  <w:rFonts w:ascii="Cambria Math" w:eastAsia="宋体" w:hAnsi="Cambria Math" w:cs="Times New Roman"/>
                  <w:kern w:val="0"/>
                  <w:sz w:val="24"/>
                  <w:szCs w:val="24"/>
                </w:rPr>
                <m:t>p</m:t>
              </w:del>
            </m:r>
          </m:e>
          <m:sub>
            <m:r>
              <w:del w:id="1076" w:author="Zhang Li" w:date="2022-06-12T12:05:00Z">
                <m:rPr>
                  <m:sty m:val="p"/>
                </m:rPr>
                <w:rPr>
                  <w:rFonts w:ascii="Cambria Math" w:eastAsia="宋体" w:hAnsi="Cambria Math" w:cs="Times New Roman"/>
                  <w:kern w:val="0"/>
                  <w:sz w:val="24"/>
                  <w:szCs w:val="24"/>
                </w:rPr>
                <m:t>2</m:t>
              </w:del>
            </m:r>
          </m:sub>
        </m:sSub>
      </m:oMath>
      <w:del w:id="107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1078" w:author="Zhang Li" w:date="2022-06-12T12:05:00Z">
                <w:rPr>
                  <w:rFonts w:ascii="Cambria Math" w:eastAsia="宋体" w:hAnsi="Cambria Math" w:cs="Times New Roman"/>
                  <w:kern w:val="0"/>
                  <w:sz w:val="24"/>
                  <w:szCs w:val="24"/>
                </w:rPr>
              </w:del>
            </m:ctrlPr>
          </m:sSubPr>
          <m:e>
            <m:r>
              <w:del w:id="1079" w:author="Zhang Li" w:date="2022-06-12T12:05:00Z">
                <w:rPr>
                  <w:rFonts w:ascii="Cambria Math" w:eastAsia="宋体" w:hAnsi="Cambria Math" w:cs="Times New Roman"/>
                  <w:kern w:val="0"/>
                  <w:sz w:val="24"/>
                  <w:szCs w:val="24"/>
                </w:rPr>
                <m:t>g</m:t>
              </w:del>
            </m:r>
          </m:e>
          <m:sub>
            <m:r>
              <w:del w:id="1080" w:author="Zhang Li" w:date="2022-06-12T12:05:00Z">
                <m:rPr>
                  <m:sty m:val="p"/>
                </m:rPr>
                <w:rPr>
                  <w:rFonts w:ascii="Cambria Math" w:eastAsia="宋体" w:hAnsi="Cambria Math" w:cs="Times New Roman"/>
                  <w:kern w:val="0"/>
                  <w:sz w:val="24"/>
                  <w:szCs w:val="24"/>
                </w:rPr>
                <m:t>2</m:t>
              </w:del>
            </m:r>
          </m:sub>
        </m:sSub>
      </m:oMath>
      <w:del w:id="108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1082" w:author="Zhang Li" w:date="2022-06-12T12:05:00Z">
                <w:rPr>
                  <w:rFonts w:ascii="Cambria Math" w:eastAsia="宋体" w:hAnsi="Cambria Math" w:cs="Times New Roman"/>
                  <w:kern w:val="0"/>
                  <w:sz w:val="24"/>
                  <w:szCs w:val="24"/>
                </w:rPr>
              </w:del>
            </m:ctrlPr>
          </m:sSubPr>
          <m:e>
            <m:r>
              <w:del w:id="1083" w:author="Zhang Li" w:date="2022-06-12T12:05:00Z">
                <w:rPr>
                  <w:rFonts w:ascii="Cambria Math" w:eastAsia="宋体" w:hAnsi="Cambria Math" w:cs="Times New Roman"/>
                  <w:kern w:val="0"/>
                  <w:sz w:val="24"/>
                  <w:szCs w:val="24"/>
                </w:rPr>
                <m:t xml:space="preserve"> G</m:t>
              </w:del>
            </m:r>
          </m:e>
          <m:sub>
            <m:r>
              <w:del w:id="1084" w:author="Zhang Li" w:date="2022-06-12T12:05:00Z">
                <m:rPr>
                  <m:sty m:val="p"/>
                </m:rPr>
                <w:rPr>
                  <w:rFonts w:ascii="Cambria Math" w:eastAsia="宋体" w:hAnsi="Cambria Math" w:cs="Times New Roman"/>
                  <w:kern w:val="0"/>
                  <w:sz w:val="24"/>
                  <w:szCs w:val="24"/>
                </w:rPr>
                <m:t>2</m:t>
              </w:del>
            </m:r>
          </m:sub>
        </m:sSub>
      </m:oMath>
      <w:del w:id="108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1086" w:author="Zhang Li" w:date="2022-06-12T12:05:00Z">
                <w:rPr>
                  <w:rFonts w:ascii="Cambria Math" w:eastAsia="宋体" w:hAnsi="Cambria Math" w:cs="Times New Roman"/>
                  <w:kern w:val="0"/>
                  <w:sz w:val="24"/>
                  <w:szCs w:val="24"/>
                </w:rPr>
              </w:del>
            </m:ctrlPr>
          </m:dPr>
          <m:e>
            <m:sSub>
              <m:sSubPr>
                <m:ctrlPr>
                  <w:del w:id="1087" w:author="Zhang Li" w:date="2022-06-12T12:05:00Z">
                    <w:rPr>
                      <w:rFonts w:ascii="Cambria Math" w:eastAsia="宋体" w:hAnsi="Cambria Math" w:cs="Times New Roman"/>
                      <w:kern w:val="0"/>
                      <w:sz w:val="24"/>
                      <w:szCs w:val="24"/>
                    </w:rPr>
                  </w:del>
                </m:ctrlPr>
              </m:sSubPr>
              <m:e>
                <m:r>
                  <w:del w:id="1088" w:author="Zhang Li" w:date="2022-06-12T12:05:00Z">
                    <w:rPr>
                      <w:rFonts w:ascii="Cambria Math" w:eastAsia="宋体" w:hAnsi="Cambria Math" w:cs="Times New Roman"/>
                      <w:kern w:val="0"/>
                      <w:sz w:val="24"/>
                      <w:szCs w:val="24"/>
                    </w:rPr>
                    <m:t>G</m:t>
                  </w:del>
                </m:r>
              </m:e>
              <m:sub>
                <m:r>
                  <w:del w:id="1089" w:author="Zhang Li" w:date="2022-06-12T12:05:00Z">
                    <m:rPr>
                      <m:sty m:val="p"/>
                    </m:rPr>
                    <w:rPr>
                      <w:rFonts w:ascii="Cambria Math" w:eastAsia="宋体" w:hAnsi="Cambria Math" w:cs="Times New Roman"/>
                      <w:kern w:val="0"/>
                      <w:sz w:val="24"/>
                      <w:szCs w:val="24"/>
                    </w:rPr>
                    <m:t>2</m:t>
                  </w:del>
                </m:r>
              </m:sub>
            </m:sSub>
            <m:r>
              <w:del w:id="1090" w:author="Zhang Li" w:date="2022-06-12T12:05:00Z">
                <m:rPr>
                  <m:sty m:val="p"/>
                </m:rPr>
                <w:rPr>
                  <w:rFonts w:ascii="Cambria Math" w:eastAsia="宋体" w:hAnsi="Cambria Math" w:cs="Times New Roman"/>
                  <w:kern w:val="0"/>
                  <w:sz w:val="24"/>
                  <w:szCs w:val="24"/>
                </w:rPr>
                <m:t>,</m:t>
              </w:del>
            </m:r>
            <m:sSub>
              <m:sSubPr>
                <m:ctrlPr>
                  <w:del w:id="1091" w:author="Zhang Li" w:date="2022-06-12T12:05:00Z">
                    <w:rPr>
                      <w:rFonts w:ascii="Cambria Math" w:eastAsia="宋体" w:hAnsi="Cambria Math" w:cs="Times New Roman"/>
                      <w:kern w:val="0"/>
                      <w:sz w:val="24"/>
                      <w:szCs w:val="24"/>
                    </w:rPr>
                  </w:del>
                </m:ctrlPr>
              </m:sSubPr>
              <m:e>
                <m:r>
                  <w:del w:id="1092" w:author="Zhang Li" w:date="2022-06-12T12:05:00Z">
                    <w:rPr>
                      <w:rFonts w:ascii="Cambria Math" w:eastAsia="宋体" w:hAnsi="Cambria Math" w:cs="Times New Roman"/>
                      <w:kern w:val="0"/>
                      <w:sz w:val="24"/>
                      <w:szCs w:val="24"/>
                    </w:rPr>
                    <m:t>g</m:t>
                  </w:del>
                </m:r>
              </m:e>
              <m:sub>
                <m:r>
                  <w:del w:id="1093" w:author="Zhang Li" w:date="2022-06-12T12:05:00Z">
                    <m:rPr>
                      <m:sty m:val="p"/>
                    </m:rPr>
                    <w:rPr>
                      <w:rFonts w:ascii="Cambria Math" w:eastAsia="宋体" w:hAnsi="Cambria Math" w:cs="Times New Roman"/>
                      <w:kern w:val="0"/>
                      <w:sz w:val="24"/>
                      <w:szCs w:val="24"/>
                    </w:rPr>
                    <m:t>2</m:t>
                  </w:del>
                </m:r>
              </m:sub>
            </m:sSub>
            <m:r>
              <w:del w:id="1094" w:author="Zhang Li" w:date="2022-06-12T12:05:00Z">
                <m:rPr>
                  <m:sty m:val="p"/>
                </m:rPr>
                <w:rPr>
                  <w:rFonts w:ascii="Cambria Math" w:eastAsia="宋体" w:hAnsi="Cambria Math" w:cs="Times New Roman"/>
                  <w:kern w:val="0"/>
                  <w:sz w:val="24"/>
                  <w:szCs w:val="24"/>
                </w:rPr>
                <m:t>,</m:t>
              </w:del>
            </m:r>
            <m:sSub>
              <m:sSubPr>
                <m:ctrlPr>
                  <w:del w:id="1095" w:author="Zhang Li" w:date="2022-06-12T12:05:00Z">
                    <w:rPr>
                      <w:rFonts w:ascii="Cambria Math" w:eastAsia="宋体" w:hAnsi="Cambria Math" w:cs="Times New Roman"/>
                      <w:kern w:val="0"/>
                      <w:sz w:val="24"/>
                      <w:szCs w:val="24"/>
                    </w:rPr>
                  </w:del>
                </m:ctrlPr>
              </m:sSubPr>
              <m:e>
                <m:r>
                  <w:del w:id="1096" w:author="Zhang Li" w:date="2022-06-12T12:05:00Z">
                    <w:rPr>
                      <w:rFonts w:ascii="Cambria Math" w:eastAsia="宋体" w:hAnsi="Cambria Math" w:cs="Times New Roman"/>
                      <w:kern w:val="0"/>
                      <w:sz w:val="24"/>
                      <w:szCs w:val="24"/>
                    </w:rPr>
                    <m:t>p</m:t>
                  </w:del>
                </m:r>
              </m:e>
              <m:sub>
                <m:r>
                  <w:del w:id="1097" w:author="Zhang Li" w:date="2022-06-12T12:05:00Z">
                    <m:rPr>
                      <m:sty m:val="p"/>
                    </m:rPr>
                    <w:rPr>
                      <w:rFonts w:ascii="Cambria Math" w:eastAsia="宋体" w:hAnsi="Cambria Math" w:cs="Times New Roman"/>
                      <w:kern w:val="0"/>
                      <w:sz w:val="24"/>
                      <w:szCs w:val="24"/>
                    </w:rPr>
                    <m:t>2</m:t>
                  </w:del>
                </m:r>
              </m:sub>
            </m:sSub>
            <m:r>
              <w:del w:id="1098" w:author="Zhang Li" w:date="2022-06-12T12:05:00Z">
                <m:rPr>
                  <m:sty m:val="p"/>
                </m:rPr>
                <w:rPr>
                  <w:rFonts w:ascii="Cambria Math" w:eastAsia="宋体" w:hAnsi="Cambria Math" w:cs="Times New Roman"/>
                  <w:kern w:val="0"/>
                  <w:sz w:val="24"/>
                  <w:szCs w:val="24"/>
                </w:rPr>
                <m:t>,</m:t>
              </w:del>
            </m:r>
            <m:r>
              <w:del w:id="1099" w:author="Zhang Li" w:date="2022-06-12T12:05:00Z">
                <w:rPr>
                  <w:rFonts w:ascii="Cambria Math" w:eastAsia="宋体" w:hAnsi="Cambria Math" w:cs="Times New Roman"/>
                  <w:kern w:val="0"/>
                  <w:sz w:val="24"/>
                  <w:szCs w:val="24"/>
                </w:rPr>
                <m:t>H</m:t>
              </w:del>
            </m:r>
          </m:e>
        </m:d>
      </m:oMath>
      <w:del w:id="110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1101" w:author="Zhang Li" w:date="2022-06-12T12:05:00Z">
            <w:rPr>
              <w:rFonts w:ascii="Cambria Math" w:eastAsia="宋体" w:hAnsi="Cambria Math" w:cs="Times New Roman"/>
              <w:kern w:val="0"/>
              <w:sz w:val="24"/>
              <w:szCs w:val="24"/>
            </w:rPr>
            <m:t xml:space="preserve"> sk</m:t>
          </w:del>
        </m:r>
      </m:oMath>
      <w:del w:id="1102" w:author="Zhang Li" w:date="2022-06-12T12:05:00Z">
        <w:r w:rsidDel="008D0987">
          <w:rPr>
            <w:rFonts w:ascii="Times New Roman" w:eastAsia="宋体" w:hAnsi="Times New Roman" w:cs="Times New Roman"/>
            <w:kern w:val="0"/>
            <w:sz w:val="24"/>
            <w:szCs w:val="24"/>
          </w:rPr>
          <w:delText xml:space="preserve"> of </w:delText>
        </w:r>
      </w:del>
      <m:oMath>
        <m:r>
          <w:del w:id="1103" w:author="Zhang Li" w:date="2022-06-12T12:05:00Z">
            <w:rPr>
              <w:rFonts w:ascii="Cambria Math" w:eastAsia="宋体" w:hAnsi="Cambria Math" w:cs="Times New Roman"/>
              <w:kern w:val="0"/>
              <w:sz w:val="24"/>
              <w:szCs w:val="24"/>
            </w:rPr>
            <m:t>t</m:t>
          </w:del>
        </m:r>
      </m:oMath>
      <w:del w:id="1104" w:author="Zhang Li" w:date="2022-06-12T12:05:00Z">
        <w:r w:rsidDel="008D0987">
          <w:rPr>
            <w:rFonts w:ascii="Times New Roman" w:eastAsia="宋体" w:hAnsi="Times New Roman" w:cs="Times New Roman"/>
            <w:kern w:val="0"/>
            <w:sz w:val="24"/>
            <w:szCs w:val="24"/>
          </w:rPr>
          <w:delText xml:space="preserve">-degree polynomial </w:delText>
        </w:r>
      </w:del>
      <m:oMath>
        <m:r>
          <w:del w:id="1105" w:author="Zhang Li" w:date="2022-06-12T12:05:00Z">
            <w:rPr>
              <w:rFonts w:ascii="Cambria Math" w:eastAsia="宋体" w:hAnsi="Cambria Math" w:cs="Times New Roman"/>
              <w:kern w:val="0"/>
              <w:sz w:val="24"/>
              <w:szCs w:val="24"/>
            </w:rPr>
            <m:t>P</m:t>
          </w:del>
        </m:r>
      </m:oMath>
      <w:del w:id="1106"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1107" w:author="Zhang Li" w:date="2022-06-12T12:05:00Z">
            <w:rPr>
              <w:rFonts w:ascii="Cambria Math" w:eastAsia="宋体" w:hAnsi="Cambria Math" w:cs="Times New Roman"/>
              <w:kern w:val="0"/>
              <w:sz w:val="24"/>
              <w:szCs w:val="24"/>
            </w:rPr>
            <m:t>pk=sk×</m:t>
          </w:del>
        </m:r>
        <m:sSub>
          <m:sSubPr>
            <m:ctrlPr>
              <w:del w:id="1108" w:author="Zhang Li" w:date="2022-06-12T12:05:00Z">
                <w:rPr>
                  <w:rFonts w:ascii="Cambria Math" w:eastAsia="宋体" w:hAnsi="Cambria Math" w:cs="Times New Roman"/>
                  <w:i/>
                  <w:kern w:val="0"/>
                  <w:sz w:val="24"/>
                  <w:szCs w:val="24"/>
                </w:rPr>
              </w:del>
            </m:ctrlPr>
          </m:sSubPr>
          <m:e>
            <m:r>
              <w:del w:id="1109" w:author="Zhang Li" w:date="2022-06-12T12:05:00Z">
                <w:rPr>
                  <w:rFonts w:ascii="Cambria Math" w:eastAsia="宋体" w:hAnsi="Cambria Math" w:cs="Times New Roman"/>
                  <w:kern w:val="0"/>
                  <w:sz w:val="24"/>
                  <w:szCs w:val="24"/>
                </w:rPr>
                <m:t>G</m:t>
              </w:del>
            </m:r>
          </m:e>
          <m:sub>
            <m:r>
              <w:del w:id="1110" w:author="Zhang Li" w:date="2022-06-12T12:05:00Z">
                <w:rPr>
                  <w:rFonts w:ascii="Cambria Math" w:eastAsia="宋体" w:hAnsi="Cambria Math" w:cs="Times New Roman"/>
                  <w:kern w:val="0"/>
                  <w:sz w:val="24"/>
                  <w:szCs w:val="24"/>
                </w:rPr>
                <m:t>2</m:t>
              </w:del>
            </m:r>
          </m:sub>
        </m:sSub>
      </m:oMath>
      <w:del w:id="1111"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1112" w:author="Zhang Li" w:date="2022-06-12T12:05:00Z">
                <w:rPr>
                  <w:rFonts w:ascii="Cambria Math" w:eastAsia="宋体" w:hAnsi="Cambria Math" w:cs="Times New Roman"/>
                  <w:kern w:val="0"/>
                  <w:sz w:val="24"/>
                  <w:szCs w:val="24"/>
                </w:rPr>
              </w:del>
            </m:ctrlPr>
          </m:sSubPr>
          <m:e>
            <m:r>
              <w:del w:id="1113" w:author="Zhang Li" w:date="2022-06-12T12:05:00Z">
                <w:rPr>
                  <w:rFonts w:ascii="Cambria Math" w:eastAsia="宋体" w:hAnsi="Cambria Math" w:cs="Times New Roman"/>
                  <w:kern w:val="0"/>
                  <w:sz w:val="24"/>
                  <w:szCs w:val="24"/>
                </w:rPr>
                <m:t>sk</m:t>
              </w:del>
            </m:r>
          </m:e>
          <m:sub>
            <m:r>
              <w:del w:id="1114" w:author="Zhang Li" w:date="2022-06-12T12:05:00Z">
                <w:rPr>
                  <w:rFonts w:ascii="Cambria Math" w:eastAsia="宋体" w:hAnsi="Cambria Math" w:cs="Times New Roman"/>
                  <w:kern w:val="0"/>
                  <w:sz w:val="24"/>
                  <w:szCs w:val="24"/>
                </w:rPr>
                <m:t>i</m:t>
              </w:del>
            </m:r>
          </m:sub>
        </m:sSub>
      </m:oMath>
      <w:del w:id="1115"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1116" w:author="Zhang Li" w:date="2022-06-12T12:05:00Z">
                <w:rPr>
                  <w:rFonts w:ascii="Cambria Math" w:eastAsia="宋体" w:hAnsi="Cambria Math" w:cs="Times New Roman"/>
                  <w:kern w:val="0"/>
                  <w:sz w:val="24"/>
                  <w:szCs w:val="24"/>
                </w:rPr>
              </w:del>
            </m:ctrlPr>
          </m:dPr>
          <m:e>
            <m:r>
              <w:del w:id="1117" w:author="Zhang Li" w:date="2022-06-12T12:05:00Z">
                <w:rPr>
                  <w:rFonts w:ascii="Cambria Math" w:eastAsia="宋体" w:hAnsi="Cambria Math" w:cs="Times New Roman"/>
                  <w:kern w:val="0"/>
                  <w:sz w:val="24"/>
                  <w:szCs w:val="24"/>
                </w:rPr>
                <m:t>s</m:t>
              </w:del>
            </m:r>
            <m:sSub>
              <m:sSubPr>
                <m:ctrlPr>
                  <w:del w:id="1118" w:author="Zhang Li" w:date="2022-06-12T12:05:00Z">
                    <w:rPr>
                      <w:rFonts w:ascii="Cambria Math" w:eastAsia="宋体" w:hAnsi="Cambria Math" w:cs="Times New Roman"/>
                      <w:kern w:val="0"/>
                      <w:sz w:val="24"/>
                      <w:szCs w:val="24"/>
                    </w:rPr>
                  </w:del>
                </m:ctrlPr>
              </m:sSubPr>
              <m:e>
                <m:r>
                  <w:del w:id="1119" w:author="Zhang Li" w:date="2022-06-12T12:05:00Z">
                    <w:rPr>
                      <w:rFonts w:ascii="Cambria Math" w:eastAsia="宋体" w:hAnsi="Cambria Math" w:cs="Times New Roman"/>
                      <w:kern w:val="0"/>
                      <w:sz w:val="24"/>
                      <w:szCs w:val="24"/>
                    </w:rPr>
                    <m:t>k</m:t>
                  </w:del>
                </m:r>
              </m:e>
              <m:sub>
                <m:r>
                  <w:del w:id="1120" w:author="Zhang Li" w:date="2022-06-12T12:05:00Z">
                    <w:rPr>
                      <w:rFonts w:ascii="Cambria Math" w:eastAsia="宋体" w:hAnsi="Cambria Math" w:cs="Times New Roman"/>
                      <w:kern w:val="0"/>
                      <w:sz w:val="24"/>
                      <w:szCs w:val="24"/>
                    </w:rPr>
                    <m:t>i</m:t>
                  </w:del>
                </m:r>
              </m:sub>
            </m:sSub>
            <m:r>
              <w:del w:id="1121" w:author="Zhang Li" w:date="2022-06-12T12:05:00Z">
                <m:rPr>
                  <m:sty m:val="p"/>
                </m:rPr>
                <w:rPr>
                  <w:rFonts w:ascii="Cambria Math" w:eastAsia="宋体" w:hAnsi="Cambria Math" w:cs="Times New Roman"/>
                  <w:kern w:val="0"/>
                  <w:sz w:val="24"/>
                  <w:szCs w:val="24"/>
                </w:rPr>
                <m:t>,</m:t>
              </w:del>
            </m:r>
            <m:r>
              <w:del w:id="1122" w:author="Zhang Li" w:date="2022-06-12T12:05:00Z">
                <w:rPr>
                  <w:rFonts w:ascii="Cambria Math" w:eastAsia="宋体" w:hAnsi="Cambria Math" w:cs="Times New Roman"/>
                  <w:kern w:val="0"/>
                  <w:sz w:val="24"/>
                  <w:szCs w:val="24"/>
                </w:rPr>
                <m:t>p</m:t>
              </w:del>
            </m:r>
            <m:sSub>
              <m:sSubPr>
                <m:ctrlPr>
                  <w:del w:id="1123" w:author="Zhang Li" w:date="2022-06-12T12:05:00Z">
                    <w:rPr>
                      <w:rFonts w:ascii="Cambria Math" w:eastAsia="宋体" w:hAnsi="Cambria Math" w:cs="Times New Roman"/>
                      <w:kern w:val="0"/>
                      <w:sz w:val="24"/>
                      <w:szCs w:val="24"/>
                    </w:rPr>
                  </w:del>
                </m:ctrlPr>
              </m:sSubPr>
              <m:e>
                <m:r>
                  <w:del w:id="1124" w:author="Zhang Li" w:date="2022-06-12T12:05:00Z">
                    <w:rPr>
                      <w:rFonts w:ascii="Cambria Math" w:eastAsia="宋体" w:hAnsi="Cambria Math" w:cs="Times New Roman"/>
                      <w:kern w:val="0"/>
                      <w:sz w:val="24"/>
                      <w:szCs w:val="24"/>
                    </w:rPr>
                    <m:t>k</m:t>
                  </w:del>
                </m:r>
              </m:e>
              <m:sub>
                <m:r>
                  <w:del w:id="1125" w:author="Zhang Li" w:date="2022-06-12T12:05:00Z">
                    <w:rPr>
                      <w:rFonts w:ascii="Cambria Math" w:eastAsia="宋体" w:hAnsi="Cambria Math" w:cs="Times New Roman"/>
                      <w:kern w:val="0"/>
                      <w:sz w:val="24"/>
                      <w:szCs w:val="24"/>
                    </w:rPr>
                    <m:t>i</m:t>
                  </w:del>
                </m:r>
              </m:sub>
            </m:sSub>
          </m:e>
        </m:d>
      </m:oMath>
      <w:del w:id="1126"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1127" w:author="Zhang Li" w:date="2022-06-12T12:05:00Z">
            <w:rPr>
              <w:rFonts w:ascii="Cambria Math" w:eastAsia="宋体" w:hAnsi="Cambria Math" w:cs="Times New Roman"/>
              <w:kern w:val="0"/>
              <w:sz w:val="24"/>
              <w:szCs w:val="24"/>
            </w:rPr>
            <m:t>s</m:t>
          </w:del>
        </m:r>
      </m:oMath>
      <w:del w:id="1128"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1129" w:author="Zhang Li" w:date="2022-06-12T12:05:00Z">
            <w:rPr>
              <w:rFonts w:ascii="Cambria Math" w:eastAsia="宋体" w:hAnsi="Cambria Math" w:cs="Times New Roman" w:hint="eastAsia"/>
              <w:kern w:val="0"/>
              <w:sz w:val="24"/>
              <w:szCs w:val="24"/>
            </w:rPr>
            <m:t>pk</m:t>
          </w:del>
        </m:r>
      </m:oMath>
      <w:del w:id="113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to verify the validation of the complete </w:delText>
        </w:r>
        <w:r w:rsidDel="008D0987">
          <w:rPr>
            <w:rFonts w:ascii="Times New Roman" w:eastAsia="宋体" w:hAnsi="Times New Roman" w:cs="Times New Roman"/>
            <w:kern w:val="0"/>
            <w:sz w:val="24"/>
            <w:szCs w:val="24"/>
          </w:rPr>
          <w:lastRenderedPageBreak/>
          <w:delText>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1131" w:author="Zhang Li" w:date="2022-06-12T12:05:00Z"/>
          <w:rFonts w:ascii="Times New Roman" w:eastAsia="宋体" w:hAnsi="Times New Roman" w:cs="Times New Roman"/>
          <w:kern w:val="0"/>
          <w:sz w:val="24"/>
          <w:szCs w:val="24"/>
        </w:rPr>
      </w:pPr>
      <w:del w:id="1132" w:author="Zhang Li" w:date="2022-06-12T12:05:00Z">
        <w:r w:rsidDel="008D0987">
          <w:rPr>
            <w:rFonts w:ascii="Times New Roman" w:eastAsia="宋体" w:hAnsi="Times New Roman" w:cs="Times New Roman"/>
            <w:kern w:val="0"/>
            <w:sz w:val="24"/>
            <w:szCs w:val="24"/>
          </w:rPr>
          <w:delText xml:space="preserve">SWIB protocol leverages </w:delText>
        </w:r>
      </w:del>
      <m:oMath>
        <m:r>
          <w:del w:id="1133" w:author="Zhang Li" w:date="2022-06-12T12:05:00Z">
            <w:rPr>
              <w:rFonts w:ascii="Cambria Math" w:eastAsia="宋体" w:hAnsi="Cambria Math" w:cs="Times New Roman"/>
              <w:kern w:val="0"/>
              <w:sz w:val="24"/>
              <w:szCs w:val="24"/>
            </w:rPr>
            <m:t>(t,n)</m:t>
          </w:del>
        </m:r>
      </m:oMath>
      <w:del w:id="1134"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25D957C8"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1135"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1E096747" w14:textId="7C53AA3D" w:rsidR="000101F6" w:rsidRPr="000101F6" w:rsidRDefault="009916A8" w:rsidP="000101F6">
      <w:pPr>
        <w:spacing w:afterLines="100" w:after="312"/>
        <w:ind w:firstLine="420"/>
        <w:rPr>
          <w:rFonts w:ascii="Times New Roman" w:eastAsia="宋体" w:hAnsi="Times New Roman" w:cs="Times New Roman"/>
          <w:kern w:val="0"/>
          <w:sz w:val="24"/>
          <w:szCs w:val="24"/>
        </w:rPr>
      </w:pPr>
      <w:proofErr w:type="spellStart"/>
      <w:ins w:id="1136" w:author="Zhang Li" w:date="2022-06-25T12:32:00Z">
        <w:r>
          <w:rPr>
            <w:rFonts w:ascii="Times New Roman" w:eastAsia="宋体" w:hAnsi="Times New Roman" w:cs="Times New Roman"/>
            <w:kern w:val="0"/>
            <w:sz w:val="24"/>
            <w:szCs w:val="24"/>
          </w:rPr>
          <w:t>SWIB</w:t>
        </w:r>
      </w:ins>
      <w:proofErr w:type="spellEnd"/>
      <w:ins w:id="1137" w:author="Zhang Li" w:date="2022-06-25T12:42:00Z">
        <w:r w:rsidR="009076DC">
          <w:rPr>
            <w:rFonts w:ascii="Times New Roman" w:eastAsia="宋体" w:hAnsi="Times New Roman" w:cs="Times New Roman"/>
            <w:kern w:val="0"/>
            <w:sz w:val="24"/>
            <w:szCs w:val="24"/>
          </w:rPr>
          <w:t xml:space="preserve"> adopting </w:t>
        </w:r>
        <w:r w:rsidR="009076DC">
          <w:rPr>
            <w:rFonts w:ascii="Times New Roman" w:eastAsia="宋体" w:hAnsi="Times New Roman" w:cs="Times New Roman"/>
            <w:kern w:val="0"/>
            <w:sz w:val="24"/>
            <w:szCs w:val="24"/>
          </w:rPr>
          <w:t>threshold signature</w:t>
        </w:r>
        <w:r w:rsidR="009076DC">
          <w:rPr>
            <w:rFonts w:ascii="Times New Roman" w:eastAsia="宋体" w:hAnsi="Times New Roman" w:cs="Times New Roman"/>
            <w:kern w:val="0"/>
            <w:sz w:val="24"/>
            <w:szCs w:val="24"/>
          </w:rPr>
          <w:t xml:space="preserve"> technology</w:t>
        </w:r>
      </w:ins>
      <w:ins w:id="1138" w:author="Zhang Li" w:date="2022-06-25T12:32:00Z">
        <w:r>
          <w:rPr>
            <w:rFonts w:ascii="Times New Roman" w:eastAsia="宋体" w:hAnsi="Times New Roman" w:cs="Times New Roman"/>
            <w:kern w:val="0"/>
            <w:sz w:val="24"/>
            <w:szCs w:val="24"/>
          </w:rPr>
          <w:t xml:space="preserve"> </w:t>
        </w:r>
      </w:ins>
      <w:ins w:id="1139" w:author="Zhang Li" w:date="2022-06-25T12:33:00Z">
        <w:r>
          <w:rPr>
            <w:rFonts w:ascii="Times New Roman" w:eastAsia="宋体" w:hAnsi="Times New Roman" w:cs="Times New Roman"/>
            <w:kern w:val="0"/>
            <w:sz w:val="24"/>
            <w:szCs w:val="24"/>
          </w:rPr>
          <w:t>allows nodes to agree on block</w:t>
        </w:r>
      </w:ins>
      <w:ins w:id="1140" w:author="Zhang Li" w:date="2022-06-25T12:34:00Z">
        <w:r>
          <w:rPr>
            <w:rFonts w:ascii="Times New Roman" w:eastAsia="宋体" w:hAnsi="Times New Roman" w:cs="Times New Roman"/>
            <w:kern w:val="0"/>
            <w:sz w:val="24"/>
            <w:szCs w:val="24"/>
          </w:rPr>
          <w:t xml:space="preserve"> in</w:t>
        </w:r>
      </w:ins>
      <w:ins w:id="1141" w:author="Zhang Li" w:date="2022-06-25T12:40:00Z">
        <w:r w:rsidR="00B73DC7">
          <w:rPr>
            <w:rFonts w:ascii="Times New Roman" w:eastAsia="宋体" w:hAnsi="Times New Roman" w:cs="Times New Roman"/>
            <w:kern w:val="0"/>
            <w:sz w:val="24"/>
            <w:szCs w:val="24"/>
          </w:rPr>
          <w:t xml:space="preserve"> blockchain system under</w:t>
        </w:r>
      </w:ins>
      <w:ins w:id="1142" w:author="Zhang Li" w:date="2022-06-25T12:34:00Z">
        <w:r>
          <w:rPr>
            <w:rFonts w:ascii="Times New Roman" w:eastAsia="宋体" w:hAnsi="Times New Roman" w:cs="Times New Roman"/>
            <w:kern w:val="0"/>
            <w:sz w:val="24"/>
            <w:szCs w:val="24"/>
          </w:rPr>
          <w:t xml:space="preserve"> wireless networks</w:t>
        </w:r>
      </w:ins>
      <w:ins w:id="1143" w:author="Zhang Li" w:date="2022-06-25T12:36:00Z">
        <w:r w:rsidR="00B73DC7">
          <w:rPr>
            <w:rFonts w:ascii="Times New Roman" w:eastAsia="宋体" w:hAnsi="Times New Roman" w:cs="Times New Roman"/>
            <w:kern w:val="0"/>
            <w:sz w:val="24"/>
            <w:szCs w:val="24"/>
          </w:rPr>
          <w:t xml:space="preserve"> with unreliable channels</w:t>
        </w:r>
      </w:ins>
      <w:ins w:id="1144" w:author="Zhang Li" w:date="2022-06-25T12:43:00Z">
        <w:r w:rsidR="009076DC">
          <w:rPr>
            <w:rFonts w:ascii="Times New Roman" w:eastAsia="宋体" w:hAnsi="Times New Roman" w:cs="Times New Roman"/>
            <w:kern w:val="0"/>
            <w:sz w:val="24"/>
            <w:szCs w:val="24"/>
          </w:rPr>
          <w:t xml:space="preserve"> </w:t>
        </w:r>
      </w:ins>
      <w:ins w:id="1145" w:author="Zhang Li" w:date="2022-06-25T12:44:00Z">
        <w:r w:rsidR="009076DC">
          <w:rPr>
            <w:rFonts w:ascii="Times New Roman" w:eastAsia="宋体" w:hAnsi="Times New Roman" w:cs="Times New Roman"/>
            <w:kern w:val="0"/>
            <w:sz w:val="24"/>
            <w:szCs w:val="24"/>
          </w:rPr>
          <w:t>efficient</w:t>
        </w:r>
      </w:ins>
      <w:ins w:id="1146" w:author="Zhang Li" w:date="2022-06-25T12:43:00Z">
        <w:r w:rsidR="009076DC">
          <w:rPr>
            <w:rFonts w:ascii="Times New Roman" w:eastAsia="宋体" w:hAnsi="Times New Roman" w:cs="Times New Roman"/>
            <w:kern w:val="0"/>
            <w:sz w:val="24"/>
            <w:szCs w:val="24"/>
          </w:rPr>
          <w:t>ly</w:t>
        </w:r>
      </w:ins>
      <w:ins w:id="1147" w:author="Zhang Li" w:date="2022-06-25T12:34:00Z">
        <w:r>
          <w:rPr>
            <w:rFonts w:ascii="Times New Roman" w:eastAsia="宋体" w:hAnsi="Times New Roman" w:cs="Times New Roman"/>
            <w:kern w:val="0"/>
            <w:sz w:val="24"/>
            <w:szCs w:val="24"/>
          </w:rPr>
          <w:t>.</w:t>
        </w:r>
      </w:ins>
      <w:ins w:id="1148" w:author="Zhang Li" w:date="2022-06-25T12:38:00Z">
        <w:r w:rsidR="00B73DC7">
          <w:rPr>
            <w:rFonts w:ascii="Times New Roman" w:eastAsia="宋体" w:hAnsi="Times New Roman" w:cs="Times New Roman"/>
            <w:kern w:val="0"/>
            <w:sz w:val="24"/>
            <w:szCs w:val="24"/>
          </w:rPr>
          <w:t xml:space="preserve"> </w:t>
        </w:r>
      </w:ins>
      <w:ins w:id="1149" w:author="Zhang Li" w:date="2022-06-25T11:55:00Z">
        <w:r w:rsidR="000101F6">
          <w:rPr>
            <w:rFonts w:ascii="Times New Roman" w:eastAsia="宋体" w:hAnsi="Times New Roman" w:cs="Times New Roman" w:hint="eastAsia"/>
            <w:kern w:val="0"/>
            <w:sz w:val="24"/>
            <w:szCs w:val="24"/>
          </w:rPr>
          <w:t>I</w:t>
        </w:r>
        <w:r w:rsidR="000101F6">
          <w:rPr>
            <w:rFonts w:ascii="Times New Roman" w:eastAsia="宋体" w:hAnsi="Times New Roman" w:cs="Times New Roman"/>
            <w:kern w:val="0"/>
            <w:sz w:val="24"/>
            <w:szCs w:val="24"/>
          </w:rPr>
          <w:t xml:space="preserve">n this section, </w:t>
        </w:r>
      </w:ins>
      <w:ins w:id="1150" w:author="Zhang Li" w:date="2022-06-25T11:56:00Z">
        <w:r w:rsidR="000101F6">
          <w:rPr>
            <w:rFonts w:ascii="Times New Roman" w:eastAsia="宋体" w:hAnsi="Times New Roman" w:cs="Times New Roman"/>
            <w:kern w:val="0"/>
            <w:sz w:val="24"/>
            <w:szCs w:val="24"/>
          </w:rPr>
          <w:t xml:space="preserve">we </w:t>
        </w:r>
      </w:ins>
      <w:ins w:id="1151" w:author="Zhang Li" w:date="2022-06-25T12:39:00Z">
        <w:r w:rsidR="00B73DC7">
          <w:rPr>
            <w:rFonts w:ascii="Times New Roman" w:eastAsia="宋体" w:hAnsi="Times New Roman" w:cs="Times New Roman"/>
            <w:kern w:val="0"/>
            <w:sz w:val="24"/>
            <w:szCs w:val="24"/>
          </w:rPr>
          <w:t>describe</w:t>
        </w:r>
      </w:ins>
      <w:ins w:id="1152" w:author="Zhang Li" w:date="2022-06-25T11:56:00Z">
        <w:r w:rsidR="000101F6">
          <w:rPr>
            <w:rFonts w:ascii="Times New Roman" w:eastAsia="宋体" w:hAnsi="Times New Roman" w:cs="Times New Roman"/>
            <w:kern w:val="0"/>
            <w:sz w:val="24"/>
            <w:szCs w:val="24"/>
          </w:rPr>
          <w:t xml:space="preserve"> network model</w:t>
        </w:r>
      </w:ins>
      <w:ins w:id="1153" w:author="Zhang Li" w:date="2022-06-25T12:13:00Z">
        <w:r w:rsidR="00BD5A66">
          <w:rPr>
            <w:rFonts w:ascii="Times New Roman" w:eastAsia="宋体" w:hAnsi="Times New Roman" w:cs="Times New Roman"/>
            <w:kern w:val="0"/>
            <w:sz w:val="24"/>
            <w:szCs w:val="24"/>
          </w:rPr>
          <w:t>,</w:t>
        </w:r>
      </w:ins>
      <w:ins w:id="1154" w:author="Zhang Li" w:date="2022-06-25T12:10:00Z">
        <w:r w:rsidR="00BD5A66">
          <w:rPr>
            <w:rFonts w:ascii="Times New Roman" w:eastAsia="宋体" w:hAnsi="Times New Roman" w:cs="Times New Roman"/>
            <w:kern w:val="0"/>
            <w:sz w:val="24"/>
            <w:szCs w:val="24"/>
          </w:rPr>
          <w:t xml:space="preserve"> communication model</w:t>
        </w:r>
      </w:ins>
      <w:ins w:id="1155" w:author="Zhang Li" w:date="2022-06-25T12:13:00Z">
        <w:r w:rsidR="00BD5A66">
          <w:rPr>
            <w:rFonts w:ascii="Times New Roman" w:eastAsia="宋体" w:hAnsi="Times New Roman" w:cs="Times New Roman"/>
            <w:kern w:val="0"/>
            <w:sz w:val="24"/>
            <w:szCs w:val="24"/>
          </w:rPr>
          <w:t xml:space="preserve">, </w:t>
        </w:r>
      </w:ins>
      <w:ins w:id="1156" w:author="Zhang Li" w:date="2022-06-25T11:56:00Z">
        <w:r w:rsidR="000101F6">
          <w:rPr>
            <w:rFonts w:ascii="Times New Roman" w:eastAsia="宋体" w:hAnsi="Times New Roman" w:cs="Times New Roman"/>
            <w:kern w:val="0"/>
            <w:sz w:val="24"/>
            <w:szCs w:val="24"/>
          </w:rPr>
          <w:t xml:space="preserve">blockchain </w:t>
        </w:r>
      </w:ins>
      <w:ins w:id="1157" w:author="Zhang Li" w:date="2022-06-25T12:13:00Z">
        <w:r w:rsidR="00BD5A66">
          <w:rPr>
            <w:rFonts w:ascii="Times New Roman" w:eastAsia="宋体" w:hAnsi="Times New Roman" w:cs="Times New Roman"/>
            <w:kern w:val="0"/>
            <w:sz w:val="24"/>
            <w:szCs w:val="24"/>
          </w:rPr>
          <w:t>setting</w:t>
        </w:r>
      </w:ins>
      <w:ins w:id="1158" w:author="Zhang Li" w:date="2022-06-25T11:56:00Z">
        <w:r w:rsidR="000101F6">
          <w:rPr>
            <w:rFonts w:ascii="Times New Roman" w:eastAsia="宋体" w:hAnsi="Times New Roman" w:cs="Times New Roman"/>
            <w:kern w:val="0"/>
            <w:sz w:val="24"/>
            <w:szCs w:val="24"/>
          </w:rPr>
          <w:t>, threshold signature scheme and adversary assumptions.</w:t>
        </w:r>
      </w:ins>
    </w:p>
    <w:p w14:paraId="394527BF" w14:textId="77777777" w:rsidR="00CA5769" w:rsidRPr="00DE3197" w:rsidRDefault="00CA5769" w:rsidP="00CA5769">
      <w:pPr>
        <w:pStyle w:val="2"/>
        <w:rPr>
          <w:rFonts w:ascii="Times New Roman" w:eastAsia="黑体" w:hAnsi="Times New Roman" w:cs="Times New Roman"/>
          <w:sz w:val="28"/>
          <w:szCs w:val="28"/>
        </w:rPr>
      </w:pPr>
      <w:bookmarkStart w:id="1159" w:name="_Toc94273367"/>
      <w:bookmarkEnd w:id="1135"/>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159"/>
      <w:r w:rsidRPr="00DE3197">
        <w:rPr>
          <w:rFonts w:ascii="Times New Roman" w:eastAsia="黑体" w:hAnsi="Times New Roman" w:cs="Times New Roman"/>
          <w:sz w:val="28"/>
          <w:szCs w:val="28"/>
        </w:rPr>
        <w:t>Network Model</w:t>
      </w:r>
    </w:p>
    <w:p w14:paraId="0A0ADC06" w14:textId="2894F607" w:rsidR="008D0987" w:rsidRDefault="008D0987" w:rsidP="004B601B">
      <w:pPr>
        <w:spacing w:afterLines="100" w:after="312"/>
        <w:ind w:firstLine="420"/>
        <w:rPr>
          <w:ins w:id="1160" w:author="Zhang Li" w:date="2022-06-24T09:17:00Z"/>
          <w:rFonts w:ascii="Times New Roman" w:eastAsia="宋体" w:hAnsi="Times New Roman" w:cs="Times New Roman"/>
          <w:kern w:val="0"/>
          <w:sz w:val="24"/>
          <w:szCs w:val="24"/>
        </w:rPr>
      </w:pPr>
      <w:bookmarkStart w:id="1161" w:name="_Hlk106963206"/>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1162"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ins w:id="1163" w:author="Zhang Li" w:date="2022-06-12T12:07:00Z">
        <w:r w:rsidR="00DD6F55">
          <w:rPr>
            <w:rFonts w:ascii="Times New Roman" w:eastAsia="宋体" w:hAnsi="Times New Roman" w:cs="Times New Roman"/>
            <w:kern w:val="0"/>
            <w:sz w:val="24"/>
            <w:szCs w:val="24"/>
          </w:rPr>
          <w:t>messages</w:t>
        </w:r>
      </w:ins>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a </w:t>
      </w:r>
      <w:del w:id="1164" w:author="Zhang Li" w:date="2022-06-12T12:09:00Z">
        <w:r w:rsidDel="00DD6F55">
          <w:rPr>
            <w:rFonts w:ascii="Times New Roman" w:eastAsia="宋体" w:hAnsi="Times New Roman" w:cs="Times New Roman"/>
            <w:kern w:val="0"/>
            <w:sz w:val="24"/>
            <w:szCs w:val="24"/>
          </w:rPr>
          <w:delText>packet</w:delText>
        </w:r>
      </w:del>
      <w:ins w:id="1165" w:author="Zhang Li" w:date="2022-06-12T12:09:00Z">
        <w:r w:rsidR="00DD6F55">
          <w:rPr>
            <w:rFonts w:ascii="Times New Roman" w:eastAsia="宋体" w:hAnsi="Times New Roman" w:cs="Times New Roman"/>
            <w:kern w:val="0"/>
            <w:sz w:val="24"/>
            <w:szCs w:val="24"/>
          </w:rPr>
          <w:t>message</w:t>
        </w:r>
      </w:ins>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5F09E0BA" w14:textId="6FE52034" w:rsidR="00F63CDD" w:rsidRDefault="00F63CDD" w:rsidP="009076DC">
      <w:pPr>
        <w:spacing w:afterLines="100" w:after="312"/>
        <w:ind w:firstLine="420"/>
        <w:rPr>
          <w:ins w:id="1166" w:author="Zhang Li" w:date="2022-06-12T12:06:00Z"/>
          <w:rFonts w:ascii="Times New Roman" w:eastAsia="宋体" w:hAnsi="Times New Roman" w:cs="Times New Roman" w:hint="eastAsia"/>
          <w:kern w:val="0"/>
          <w:sz w:val="24"/>
          <w:szCs w:val="24"/>
        </w:rPr>
      </w:pPr>
      <w:ins w:id="1167" w:author="Zhang Li" w:date="2022-06-24T09:17: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t>
        </w:r>
      </w:ins>
      <w:ins w:id="1168" w:author="Zhang Li" w:date="2022-06-24T11:14:00Z">
        <w:r w:rsidR="004B601B">
          <w:rPr>
            <w:rFonts w:ascii="Times New Roman" w:eastAsia="宋体" w:hAnsi="Times New Roman" w:cs="Times New Roman"/>
            <w:kern w:val="0"/>
            <w:sz w:val="24"/>
            <w:szCs w:val="24"/>
          </w:rPr>
          <w:t>study</w:t>
        </w:r>
      </w:ins>
      <w:ins w:id="1169" w:author="Zhang Li" w:date="2022-06-24T09:18:00Z">
        <w:r>
          <w:rPr>
            <w:rFonts w:ascii="Times New Roman" w:eastAsia="宋体" w:hAnsi="Times New Roman" w:cs="Times New Roman"/>
            <w:kern w:val="0"/>
            <w:sz w:val="24"/>
            <w:szCs w:val="24"/>
          </w:rPr>
          <w:t xml:space="preserve">, </w:t>
        </w:r>
      </w:ins>
      <w:ins w:id="1170" w:author="Zhang Li" w:date="2022-06-24T09:21:00Z">
        <w:r>
          <w:rPr>
            <w:rFonts w:ascii="Times New Roman" w:eastAsia="宋体" w:hAnsi="Times New Roman" w:cs="Times New Roman"/>
            <w:kern w:val="0"/>
            <w:sz w:val="24"/>
            <w:szCs w:val="24"/>
          </w:rPr>
          <w:t>we consider a wireless bro</w:t>
        </w:r>
      </w:ins>
      <w:ins w:id="1171" w:author="Zhang Li" w:date="2022-06-24T09:22:00Z">
        <w:r>
          <w:rPr>
            <w:rFonts w:ascii="Times New Roman" w:eastAsia="宋体" w:hAnsi="Times New Roman" w:cs="Times New Roman"/>
            <w:kern w:val="0"/>
            <w:sz w:val="24"/>
            <w:szCs w:val="24"/>
          </w:rPr>
          <w:t>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w:t>
        </w:r>
      </w:ins>
      <m:oMath>
        <m:r>
          <w:ins w:id="1172" w:author="Zhang Li" w:date="2022-06-24T09:22:00Z">
            <w:rPr>
              <w:rFonts w:ascii="Cambria Math" w:eastAsia="宋体" w:hAnsi="Cambria Math" w:cs="Times New Roman"/>
              <w:kern w:val="0"/>
              <w:sz w:val="24"/>
              <w:szCs w:val="24"/>
            </w:rPr>
            <m:t>N</m:t>
          </w:ins>
        </m:r>
      </m:oMath>
      <w:ins w:id="1173" w:author="Zhang Li" w:date="2022-06-24T09: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ins>
      <w:ins w:id="1174" w:author="Zhang Li" w:date="2022-06-24T09:24:00Z">
        <w:r w:rsidR="008330D0">
          <w:rPr>
            <w:rFonts w:ascii="Times New Roman" w:eastAsia="宋体" w:hAnsi="Times New Roman" w:cs="Times New Roman"/>
            <w:kern w:val="0"/>
            <w:sz w:val="24"/>
            <w:szCs w:val="24"/>
          </w:rPr>
          <w:t>, which are</w:t>
        </w:r>
      </w:ins>
      <w:ins w:id="1175" w:author="Zhang Li" w:date="2022-06-24T09:32:00Z">
        <w:r w:rsidR="0004535F">
          <w:rPr>
            <w:rFonts w:ascii="Times New Roman" w:eastAsia="宋体" w:hAnsi="Times New Roman" w:cs="Times New Roman"/>
            <w:kern w:val="0"/>
            <w:sz w:val="24"/>
            <w:szCs w:val="24"/>
          </w:rPr>
          <w:t xml:space="preserve"> located </w:t>
        </w:r>
        <w:r w:rsidR="006A01B3">
          <w:rPr>
            <w:rFonts w:ascii="Times New Roman" w:eastAsia="宋体" w:hAnsi="Times New Roman" w:cs="Times New Roman"/>
            <w:kern w:val="0"/>
            <w:sz w:val="24"/>
            <w:szCs w:val="24"/>
          </w:rPr>
          <w:t xml:space="preserve">within </w:t>
        </w:r>
      </w:ins>
      <w:ins w:id="1176" w:author="Zhang Li" w:date="2022-06-24T09:36:00Z">
        <w:r w:rsidR="006A01B3">
          <w:rPr>
            <w:rFonts w:ascii="Times New Roman" w:eastAsia="宋体" w:hAnsi="Times New Roman" w:cs="Times New Roman"/>
            <w:kern w:val="0"/>
            <w:sz w:val="24"/>
            <w:szCs w:val="24"/>
          </w:rPr>
          <w:t>communica</w:t>
        </w:r>
      </w:ins>
      <w:ins w:id="1177" w:author="Zhang Li" w:date="2022-06-24T09:37:00Z">
        <w:r w:rsidR="006A01B3">
          <w:rPr>
            <w:rFonts w:ascii="Times New Roman" w:eastAsia="宋体" w:hAnsi="Times New Roman" w:cs="Times New Roman"/>
            <w:kern w:val="0"/>
            <w:sz w:val="24"/>
            <w:szCs w:val="24"/>
          </w:rPr>
          <w:t>tion range of each other</w:t>
        </w:r>
      </w:ins>
      <w:ins w:id="1178" w:author="Zhang Li" w:date="2022-06-24T09:28:00Z">
        <w:r w:rsidR="0004535F">
          <w:rPr>
            <w:rFonts w:ascii="Times New Roman" w:eastAsia="宋体" w:hAnsi="Times New Roman" w:cs="Times New Roman"/>
            <w:kern w:val="0"/>
            <w:sz w:val="24"/>
            <w:szCs w:val="24"/>
          </w:rPr>
          <w:t>.</w:t>
        </w:r>
      </w:ins>
      <w:ins w:id="1179" w:author="Zhang Li" w:date="2022-06-24T09:39:00Z">
        <w:r w:rsidR="008B5D2C">
          <w:rPr>
            <w:rFonts w:ascii="Times New Roman" w:eastAsia="宋体" w:hAnsi="Times New Roman" w:cs="Times New Roman"/>
            <w:kern w:val="0"/>
            <w:sz w:val="24"/>
            <w:szCs w:val="24"/>
          </w:rPr>
          <w:t xml:space="preserve"> </w:t>
        </w:r>
        <w:r w:rsidR="008B5D2C" w:rsidRPr="008D0987">
          <w:rPr>
            <w:rFonts w:ascii="Times New Roman" w:eastAsia="宋体" w:hAnsi="Times New Roman" w:cs="Times New Roman"/>
            <w:kern w:val="0"/>
            <w:sz w:val="24"/>
            <w:szCs w:val="24"/>
          </w:rPr>
          <w:t xml:space="preserve">Let </w:t>
        </w:r>
      </w:ins>
      <m:oMath>
        <m:r>
          <w:ins w:id="1180" w:author="Zhang Li" w:date="2022-06-24T09:39:00Z">
            <w:rPr>
              <w:rFonts w:ascii="Cambria Math" w:eastAsia="宋体" w:hAnsi="Cambria Math" w:cs="Times New Roman"/>
              <w:kern w:val="0"/>
              <w:sz w:val="24"/>
              <w:szCs w:val="24"/>
            </w:rPr>
            <m:t>V={</m:t>
          </w:ins>
        </m:r>
        <m:sSub>
          <m:sSubPr>
            <m:ctrlPr>
              <w:ins w:id="1181" w:author="Zhang Li" w:date="2022-06-24T09:39:00Z">
                <w:rPr>
                  <w:rFonts w:ascii="Cambria Math" w:eastAsia="宋体" w:hAnsi="Cambria Math" w:cs="Times New Roman"/>
                  <w:i/>
                  <w:kern w:val="0"/>
                  <w:sz w:val="24"/>
                  <w:szCs w:val="24"/>
                </w:rPr>
              </w:ins>
            </m:ctrlPr>
          </m:sSubPr>
          <m:e>
            <m:r>
              <w:ins w:id="1182" w:author="Zhang Li" w:date="2022-06-24T09:48:00Z">
                <w:rPr>
                  <w:rFonts w:ascii="Cambria Math" w:eastAsia="宋体" w:hAnsi="Cambria Math" w:cs="Times New Roman"/>
                  <w:kern w:val="0"/>
                  <w:sz w:val="24"/>
                  <w:szCs w:val="24"/>
                </w:rPr>
                <m:t>v</m:t>
              </w:ins>
            </m:r>
          </m:e>
          <m:sub>
            <m:r>
              <w:ins w:id="1183" w:author="Zhang Li" w:date="2022-06-24T09:39:00Z">
                <w:rPr>
                  <w:rFonts w:ascii="Cambria Math" w:eastAsia="宋体" w:hAnsi="Cambria Math" w:cs="Times New Roman"/>
                  <w:kern w:val="0"/>
                  <w:sz w:val="24"/>
                  <w:szCs w:val="24"/>
                </w:rPr>
                <m:t>1</m:t>
              </w:ins>
            </m:r>
          </m:sub>
        </m:sSub>
        <m:r>
          <w:ins w:id="1184" w:author="Zhang Li" w:date="2022-06-24T09:39:00Z">
            <w:rPr>
              <w:rFonts w:ascii="Cambria Math" w:eastAsia="宋体" w:hAnsi="Cambria Math" w:cs="Times New Roman"/>
              <w:kern w:val="0"/>
              <w:sz w:val="24"/>
              <w:szCs w:val="24"/>
            </w:rPr>
            <m:t>, ⋯,</m:t>
          </w:ins>
        </m:r>
        <m:sSub>
          <m:sSubPr>
            <m:ctrlPr>
              <w:ins w:id="1185" w:author="Zhang Li" w:date="2022-06-24T09:39:00Z">
                <w:rPr>
                  <w:rFonts w:ascii="Cambria Math" w:eastAsia="宋体" w:hAnsi="Cambria Math" w:cs="Times New Roman"/>
                  <w:i/>
                  <w:kern w:val="0"/>
                  <w:sz w:val="24"/>
                  <w:szCs w:val="24"/>
                </w:rPr>
              </w:ins>
            </m:ctrlPr>
          </m:sSubPr>
          <m:e>
            <m:r>
              <w:ins w:id="1186" w:author="Zhang Li" w:date="2022-06-24T09:49:00Z">
                <w:rPr>
                  <w:rFonts w:ascii="Cambria Math" w:eastAsia="宋体" w:hAnsi="Cambria Math" w:cs="Times New Roman"/>
                  <w:kern w:val="0"/>
                  <w:sz w:val="24"/>
                  <w:szCs w:val="24"/>
                </w:rPr>
                <m:t>v</m:t>
              </w:ins>
            </m:r>
          </m:e>
          <m:sub>
            <m:r>
              <w:ins w:id="1187" w:author="Zhang Li" w:date="2022-06-24T09:39:00Z">
                <w:rPr>
                  <w:rFonts w:ascii="Cambria Math" w:eastAsia="宋体" w:hAnsi="Cambria Math" w:cs="Times New Roman"/>
                  <w:kern w:val="0"/>
                  <w:sz w:val="24"/>
                  <w:szCs w:val="24"/>
                </w:rPr>
                <m:t>N</m:t>
              </w:ins>
            </m:r>
          </m:sub>
        </m:sSub>
        <m:r>
          <w:ins w:id="1188" w:author="Zhang Li" w:date="2022-06-24T09:39:00Z">
            <w:rPr>
              <w:rFonts w:ascii="Cambria Math" w:eastAsia="宋体" w:hAnsi="Cambria Math" w:cs="Times New Roman"/>
              <w:kern w:val="0"/>
              <w:sz w:val="24"/>
              <w:szCs w:val="24"/>
            </w:rPr>
            <m:t>}</m:t>
          </w:ins>
        </m:r>
      </m:oMath>
      <w:ins w:id="1189" w:author="Zhang Li" w:date="2022-06-24T09:39:00Z">
        <w:r w:rsidR="008B5D2C" w:rsidRPr="008D0987">
          <w:rPr>
            <w:rFonts w:ascii="Times New Roman" w:eastAsia="宋体" w:hAnsi="Times New Roman" w:cs="Times New Roman"/>
            <w:kern w:val="0"/>
            <w:sz w:val="24"/>
            <w:szCs w:val="24"/>
          </w:rPr>
          <w:t xml:space="preserve"> be the set of</w:t>
        </w:r>
      </w:ins>
      <w:ins w:id="1190" w:author="Zhang Li" w:date="2022-06-24T10:34:00Z">
        <w:r w:rsidR="0003112B">
          <w:rPr>
            <w:rFonts w:ascii="Times New Roman" w:eastAsia="宋体" w:hAnsi="Times New Roman" w:cs="Times New Roman"/>
            <w:kern w:val="0"/>
            <w:sz w:val="24"/>
            <w:szCs w:val="24"/>
          </w:rPr>
          <w:t xml:space="preserve"> the</w:t>
        </w:r>
      </w:ins>
      <w:ins w:id="1191" w:author="Zhang Li" w:date="2022-06-24T09:39:00Z">
        <w:r w:rsidR="008B5D2C" w:rsidRPr="008D0987">
          <w:rPr>
            <w:rFonts w:ascii="Times New Roman" w:eastAsia="宋体" w:hAnsi="Times New Roman" w:cs="Times New Roman"/>
            <w:kern w:val="0"/>
            <w:sz w:val="24"/>
            <w:szCs w:val="24"/>
          </w:rPr>
          <w:t xml:space="preserve"> </w:t>
        </w:r>
      </w:ins>
      <m:oMath>
        <m:r>
          <w:ins w:id="1192" w:author="Zhang Li" w:date="2022-06-24T09:39:00Z">
            <w:rPr>
              <w:rFonts w:ascii="Cambria Math" w:eastAsia="宋体" w:hAnsi="Cambria Math" w:cs="Times New Roman"/>
              <w:kern w:val="0"/>
              <w:sz w:val="24"/>
              <w:szCs w:val="24"/>
            </w:rPr>
            <m:t>N</m:t>
          </w:ins>
        </m:r>
      </m:oMath>
      <w:ins w:id="1193" w:author="Zhang Li" w:date="2022-06-24T09:39:00Z">
        <w:r w:rsidR="008B5D2C" w:rsidRPr="008D0987">
          <w:rPr>
            <w:rFonts w:ascii="Times New Roman" w:eastAsia="宋体" w:hAnsi="Times New Roman" w:cs="Times New Roman"/>
            <w:kern w:val="0"/>
            <w:sz w:val="24"/>
            <w:szCs w:val="24"/>
          </w:rPr>
          <w:t xml:space="preserve"> nodes.</w:t>
        </w:r>
      </w:ins>
      <w:ins w:id="1194" w:author="Zhang Li" w:date="2022-06-24T09:40:00Z">
        <w:r w:rsidR="008B5D2C">
          <w:rPr>
            <w:rFonts w:ascii="Times New Roman" w:eastAsia="宋体" w:hAnsi="Times New Roman" w:cs="Times New Roman"/>
            <w:kern w:val="0"/>
            <w:sz w:val="24"/>
            <w:szCs w:val="24"/>
          </w:rPr>
          <w:t xml:space="preserve"> </w:t>
        </w:r>
      </w:ins>
      <w:ins w:id="1195" w:author="Zhang Li" w:date="2022-06-24T21:22:00Z">
        <w:r w:rsidR="00F82A09">
          <w:rPr>
            <w:rFonts w:ascii="Times New Roman" w:eastAsia="宋体" w:hAnsi="Times New Roman" w:cs="Times New Roman" w:hint="eastAsia"/>
            <w:kern w:val="0"/>
            <w:sz w:val="24"/>
            <w:szCs w:val="24"/>
          </w:rPr>
          <w:t>I</w:t>
        </w:r>
        <w:r w:rsidR="00F82A09">
          <w:rPr>
            <w:rFonts w:ascii="Times New Roman" w:eastAsia="宋体" w:hAnsi="Times New Roman" w:cs="Times New Roman"/>
            <w:kern w:val="0"/>
            <w:sz w:val="24"/>
            <w:szCs w:val="24"/>
          </w:rPr>
          <w:t xml:space="preserve">n the wireless network, </w:t>
        </w:r>
      </w:ins>
      <w:ins w:id="1196" w:author="Zhang Li" w:date="2022-06-24T11:14:00Z">
        <w:r w:rsidR="004B601B">
          <w:rPr>
            <w:rFonts w:ascii="Times New Roman" w:eastAsia="宋体" w:hAnsi="Times New Roman" w:cs="Times New Roman"/>
            <w:kern w:val="0"/>
            <w:sz w:val="24"/>
            <w:szCs w:val="24"/>
          </w:rPr>
          <w:t>n</w:t>
        </w:r>
      </w:ins>
      <w:ins w:id="1197" w:author="Zhang Li" w:date="2022-06-24T09:52:00Z">
        <w:r w:rsidR="00712FEB">
          <w:rPr>
            <w:rFonts w:ascii="Times New Roman" w:eastAsia="宋体" w:hAnsi="Times New Roman" w:cs="Times New Roman"/>
            <w:kern w:val="0"/>
            <w:sz w:val="24"/>
            <w:szCs w:val="24"/>
          </w:rPr>
          <w:t>ode</w:t>
        </w:r>
      </w:ins>
      <w:ins w:id="1198" w:author="Zhang Li" w:date="2022-06-24T21:29:00Z">
        <w:r w:rsidR="00C42386">
          <w:rPr>
            <w:rFonts w:ascii="Times New Roman" w:eastAsia="宋体" w:hAnsi="Times New Roman" w:cs="Times New Roman"/>
            <w:kern w:val="0"/>
            <w:sz w:val="24"/>
            <w:szCs w:val="24"/>
          </w:rPr>
          <w:t>s</w:t>
        </w:r>
      </w:ins>
      <w:ins w:id="1199" w:author="Zhang Li" w:date="2022-06-24T09:52:00Z">
        <w:r w:rsidR="00712FEB">
          <w:rPr>
            <w:rFonts w:ascii="Times New Roman" w:eastAsia="宋体" w:hAnsi="Times New Roman" w:cs="Times New Roman"/>
            <w:kern w:val="0"/>
            <w:sz w:val="24"/>
            <w:szCs w:val="24"/>
          </w:rPr>
          <w:t xml:space="preserve"> communicate</w:t>
        </w:r>
      </w:ins>
      <w:ins w:id="1200" w:author="Zhang Li" w:date="2022-06-24T21:22:00Z">
        <w:r w:rsidR="00F82A09">
          <w:rPr>
            <w:rFonts w:ascii="Times New Roman" w:eastAsia="宋体" w:hAnsi="Times New Roman" w:cs="Times New Roman"/>
            <w:kern w:val="0"/>
            <w:sz w:val="24"/>
            <w:szCs w:val="24"/>
          </w:rPr>
          <w:t xml:space="preserve"> with </w:t>
        </w:r>
      </w:ins>
      <w:ins w:id="1201" w:author="Zhang Li" w:date="2022-06-24T21:29:00Z">
        <w:r w:rsidR="00C42386">
          <w:rPr>
            <w:rFonts w:ascii="Times New Roman" w:eastAsia="宋体" w:hAnsi="Times New Roman" w:cs="Times New Roman"/>
            <w:kern w:val="0"/>
            <w:sz w:val="24"/>
            <w:szCs w:val="24"/>
          </w:rPr>
          <w:t xml:space="preserve">each </w:t>
        </w:r>
      </w:ins>
      <w:ins w:id="1202" w:author="Zhang Li" w:date="2022-06-24T21:23:00Z">
        <w:r w:rsidR="00F82A09">
          <w:rPr>
            <w:rFonts w:ascii="Times New Roman" w:eastAsia="宋体" w:hAnsi="Times New Roman" w:cs="Times New Roman"/>
            <w:kern w:val="0"/>
            <w:sz w:val="24"/>
            <w:szCs w:val="24"/>
          </w:rPr>
          <w:t>other</w:t>
        </w:r>
      </w:ins>
      <w:ins w:id="1203" w:author="Zhang Li" w:date="2022-06-24T09:52:00Z">
        <w:r w:rsidR="00712FEB">
          <w:rPr>
            <w:rFonts w:ascii="Times New Roman" w:eastAsia="宋体" w:hAnsi="Times New Roman" w:cs="Times New Roman"/>
            <w:kern w:val="0"/>
            <w:sz w:val="24"/>
            <w:szCs w:val="24"/>
          </w:rPr>
          <w:t xml:space="preserve"> by broadcasting messages. </w:t>
        </w:r>
      </w:ins>
      <w:ins w:id="1204" w:author="Zhang Li" w:date="2022-06-24T09:40:00Z">
        <w:r w:rsidR="008B5D2C">
          <w:rPr>
            <w:rFonts w:ascii="Times New Roman" w:eastAsia="宋体" w:hAnsi="Times New Roman" w:cs="Times New Roman"/>
            <w:kern w:val="0"/>
            <w:sz w:val="24"/>
            <w:szCs w:val="24"/>
          </w:rPr>
          <w:t xml:space="preserve">The transceiver at each node works in a half-duplex manner, which can transmit or receive messages, but not both </w:t>
        </w:r>
      </w:ins>
      <w:ins w:id="1205" w:author="Zhang Li" w:date="2022-06-24T10:20:00Z">
        <w:r w:rsidR="00A61EAA">
          <w:rPr>
            <w:rFonts w:ascii="Times New Roman" w:eastAsia="宋体" w:hAnsi="Times New Roman" w:cs="Times New Roman"/>
            <w:kern w:val="0"/>
            <w:sz w:val="24"/>
            <w:szCs w:val="24"/>
          </w:rPr>
          <w:t>simultaneously</w:t>
        </w:r>
      </w:ins>
      <w:ins w:id="1206" w:author="Zhang Li" w:date="2022-06-24T09:40:00Z">
        <w:r w:rsidR="008B5D2C">
          <w:rPr>
            <w:rFonts w:ascii="Times New Roman" w:eastAsia="宋体" w:hAnsi="Times New Roman" w:cs="Times New Roman"/>
            <w:kern w:val="0"/>
            <w:sz w:val="24"/>
            <w:szCs w:val="24"/>
          </w:rPr>
          <w:t>.</w:t>
        </w:r>
      </w:ins>
      <w:ins w:id="1207" w:author="Zhang Li" w:date="2022-06-24T09:52:00Z">
        <w:r w:rsidR="00712FEB" w:rsidRPr="00712FEB">
          <w:rPr>
            <w:rFonts w:ascii="Times New Roman" w:eastAsia="宋体" w:hAnsi="Times New Roman" w:cs="Times New Roman"/>
            <w:kern w:val="0"/>
            <w:sz w:val="24"/>
            <w:szCs w:val="24"/>
          </w:rPr>
          <w:t xml:space="preserve"> </w:t>
        </w:r>
        <w:r w:rsidR="00712FEB">
          <w:rPr>
            <w:rFonts w:ascii="Times New Roman" w:eastAsia="宋体" w:hAnsi="Times New Roman" w:cs="Times New Roman"/>
            <w:kern w:val="0"/>
            <w:sz w:val="24"/>
            <w:szCs w:val="24"/>
          </w:rPr>
          <w:t xml:space="preserve">In practice, such </w:t>
        </w:r>
        <w:r w:rsidR="00712FEB">
          <w:rPr>
            <w:rFonts w:ascii="Times New Roman" w:eastAsia="宋体" w:hAnsi="Times New Roman" w:cs="Times New Roman" w:hint="eastAsia"/>
            <w:kern w:val="0"/>
            <w:sz w:val="24"/>
            <w:szCs w:val="24"/>
          </w:rPr>
          <w:t>a</w:t>
        </w:r>
        <w:r w:rsidR="00712FEB">
          <w:rPr>
            <w:rFonts w:ascii="Times New Roman" w:eastAsia="宋体" w:hAnsi="Times New Roman" w:cs="Times New Roman"/>
            <w:kern w:val="0"/>
            <w:sz w:val="24"/>
            <w:szCs w:val="24"/>
          </w:rPr>
          <w:t xml:space="preserve"> network can be formed by a group of unmanned aerial vehicles or intelligent vehicles.</w:t>
        </w:r>
      </w:ins>
      <w:ins w:id="1208" w:author="Zhang Li" w:date="2022-06-24T10:09:00Z">
        <w:r w:rsidR="004053A2">
          <w:rPr>
            <w:rFonts w:ascii="Times New Roman" w:eastAsia="宋体" w:hAnsi="Times New Roman" w:cs="Times New Roman"/>
            <w:kern w:val="0"/>
            <w:sz w:val="24"/>
            <w:szCs w:val="24"/>
          </w:rPr>
          <w:t xml:space="preserve"> </w:t>
        </w:r>
      </w:ins>
      <w:ins w:id="1209" w:author="Zhang Li" w:date="2022-06-24T11:04:00Z">
        <w:r w:rsidR="00837CBE">
          <w:rPr>
            <w:rFonts w:ascii="Times New Roman" w:eastAsia="宋体" w:hAnsi="Times New Roman" w:cs="Times New Roman"/>
            <w:kern w:val="0"/>
            <w:sz w:val="24"/>
            <w:szCs w:val="24"/>
          </w:rPr>
          <w:t>For simplicity, we assume that the consensus processing is divided into synchronous rounds</w:t>
        </w:r>
      </w:ins>
      <w:ins w:id="1210" w:author="Zhang Li" w:date="2022-06-24T11:15:00Z">
        <w:r w:rsidR="004B601B">
          <w:rPr>
            <w:rFonts w:ascii="Times New Roman" w:eastAsia="宋体" w:hAnsi="Times New Roman" w:cs="Times New Roman"/>
            <w:kern w:val="0"/>
            <w:sz w:val="24"/>
            <w:szCs w:val="24"/>
          </w:rPr>
          <w:t xml:space="preserve">, each of which </w:t>
        </w:r>
      </w:ins>
      <w:ins w:id="1211" w:author="Zhang Li" w:date="2022-06-24T11:04:00Z">
        <w:r w:rsidR="00837CBE">
          <w:rPr>
            <w:rFonts w:ascii="Times New Roman" w:eastAsia="宋体" w:hAnsi="Times New Roman" w:cs="Times New Roman"/>
            <w:kern w:val="0"/>
            <w:sz w:val="24"/>
            <w:szCs w:val="24"/>
          </w:rPr>
          <w:t xml:space="preserve">contains multiple slots. A slot is the time unit for nodes to transmit or receive a </w:t>
        </w:r>
      </w:ins>
      <w:ins w:id="1212" w:author="Zhang Li" w:date="2022-06-25T11:35:00Z">
        <w:r w:rsidR="008C540F">
          <w:rPr>
            <w:rFonts w:ascii="Times New Roman" w:eastAsia="宋体" w:hAnsi="Times New Roman" w:cs="Times New Roman"/>
            <w:kern w:val="0"/>
            <w:sz w:val="24"/>
            <w:szCs w:val="24"/>
          </w:rPr>
          <w:t>data packet</w:t>
        </w:r>
      </w:ins>
      <w:ins w:id="1213" w:author="Zhang Li" w:date="2022-06-24T11:04:00Z">
        <w:r w:rsidR="00837CBE">
          <w:rPr>
            <w:rFonts w:ascii="Times New Roman" w:eastAsia="宋体" w:hAnsi="Times New Roman" w:cs="Times New Roman"/>
            <w:kern w:val="0"/>
            <w:sz w:val="24"/>
            <w:szCs w:val="24"/>
          </w:rPr>
          <w:t xml:space="preserve">. </w:t>
        </w:r>
      </w:ins>
      <w:ins w:id="1214" w:author="Zhang Li" w:date="2022-06-24T10:20:00Z">
        <w:r w:rsidR="00A61EAA">
          <w:rPr>
            <w:rFonts w:ascii="Times New Roman" w:eastAsia="宋体" w:hAnsi="Times New Roman" w:cs="Times New Roman"/>
            <w:kern w:val="0"/>
            <w:sz w:val="24"/>
            <w:szCs w:val="24"/>
          </w:rPr>
          <w:t>We a</w:t>
        </w:r>
      </w:ins>
      <w:ins w:id="1215" w:author="Zhang Li" w:date="2022-06-24T10:21:00Z">
        <w:r w:rsidR="00A61EAA">
          <w:rPr>
            <w:rFonts w:ascii="Times New Roman" w:eastAsia="宋体" w:hAnsi="Times New Roman" w:cs="Times New Roman"/>
            <w:kern w:val="0"/>
            <w:sz w:val="24"/>
            <w:szCs w:val="24"/>
          </w:rPr>
          <w:t>ssume</w:t>
        </w:r>
      </w:ins>
      <w:ins w:id="1216" w:author="Zhang Li" w:date="2022-06-24T10:40:00Z">
        <w:r w:rsidR="00AE7003">
          <w:rPr>
            <w:rFonts w:ascii="Times New Roman" w:eastAsia="宋体" w:hAnsi="Times New Roman" w:cs="Times New Roman"/>
            <w:kern w:val="0"/>
            <w:sz w:val="24"/>
            <w:szCs w:val="24"/>
          </w:rPr>
          <w:t xml:space="preserve"> that each node </w:t>
        </w:r>
      </w:ins>
      <w:ins w:id="1217" w:author="Zhang Li" w:date="2022-06-24T10:48:00Z">
        <w:r w:rsidR="00025597">
          <w:rPr>
            <w:rFonts w:ascii="Times New Roman" w:eastAsia="宋体" w:hAnsi="Times New Roman" w:cs="Times New Roman"/>
            <w:kern w:val="0"/>
            <w:sz w:val="24"/>
            <w:szCs w:val="24"/>
          </w:rPr>
          <w:t xml:space="preserve">can generate its private-public key pair and </w:t>
        </w:r>
      </w:ins>
      <w:ins w:id="1218" w:author="Zhang Li" w:date="2022-06-24T10:49:00Z">
        <w:r w:rsidR="00DF4713">
          <w:rPr>
            <w:rFonts w:ascii="Times New Roman" w:eastAsia="宋体" w:hAnsi="Times New Roman" w:cs="Times New Roman"/>
            <w:kern w:val="0"/>
            <w:sz w:val="24"/>
            <w:szCs w:val="24"/>
          </w:rPr>
          <w:t xml:space="preserve">obtain </w:t>
        </w:r>
      </w:ins>
      <w:ins w:id="1219" w:author="Zhang Li" w:date="2022-06-24T10:50:00Z">
        <w:r w:rsidR="00DF4713">
          <w:rPr>
            <w:rFonts w:ascii="Times New Roman" w:eastAsia="宋体" w:hAnsi="Times New Roman" w:cs="Times New Roman"/>
            <w:kern w:val="0"/>
            <w:sz w:val="24"/>
            <w:szCs w:val="24"/>
          </w:rPr>
          <w:t xml:space="preserve">the </w:t>
        </w:r>
      </w:ins>
      <w:ins w:id="1220" w:author="Zhang Li" w:date="2022-06-24T10:48:00Z">
        <w:r w:rsidR="00025597">
          <w:rPr>
            <w:rFonts w:ascii="Times New Roman" w:eastAsia="宋体" w:hAnsi="Times New Roman" w:cs="Times New Roman"/>
            <w:kern w:val="0"/>
            <w:sz w:val="24"/>
            <w:szCs w:val="24"/>
          </w:rPr>
          <w:t xml:space="preserve">main public key by </w:t>
        </w:r>
      </w:ins>
      <w:ins w:id="1221" w:author="Zhang Li" w:date="2022-06-24T10:50:00Z">
        <w:r w:rsidR="00DF4713">
          <w:rPr>
            <w:rFonts w:ascii="Times New Roman" w:eastAsia="宋体" w:hAnsi="Times New Roman" w:cs="Times New Roman"/>
            <w:kern w:val="0"/>
            <w:sz w:val="24"/>
            <w:szCs w:val="24"/>
          </w:rPr>
          <w:t xml:space="preserve">independently </w:t>
        </w:r>
      </w:ins>
      <w:ins w:id="1222" w:author="Zhang Li" w:date="2022-06-24T10:48:00Z">
        <w:r w:rsidR="00025597">
          <w:rPr>
            <w:rFonts w:ascii="Times New Roman" w:eastAsia="宋体" w:hAnsi="Times New Roman" w:cs="Times New Roman"/>
            <w:kern w:val="0"/>
            <w:sz w:val="24"/>
            <w:szCs w:val="24"/>
          </w:rPr>
          <w:lastRenderedPageBreak/>
          <w:t>running a secure distributed key generation protocol.</w:t>
        </w:r>
      </w:ins>
      <w:ins w:id="1223" w:author="Zhang Li" w:date="2022-06-24T11:00:00Z">
        <w:r w:rsidR="00837CBE">
          <w:rPr>
            <w:rFonts w:ascii="Times New Roman" w:eastAsia="宋体" w:hAnsi="Times New Roman" w:cs="Times New Roman"/>
            <w:kern w:val="0"/>
            <w:sz w:val="24"/>
            <w:szCs w:val="24"/>
          </w:rPr>
          <w:t xml:space="preserve"> Each node can obtain other nodes' public keys and identities by exchanging messages.</w:t>
        </w:r>
      </w:ins>
      <w:ins w:id="1224" w:author="Zhang Li" w:date="2022-06-24T11:21:00Z">
        <w:r w:rsidR="00114E63">
          <w:rPr>
            <w:rFonts w:ascii="Times New Roman" w:eastAsia="宋体" w:hAnsi="Times New Roman" w:cs="Times New Roman"/>
            <w:kern w:val="0"/>
            <w:sz w:val="24"/>
            <w:szCs w:val="24"/>
          </w:rPr>
          <w:t xml:space="preserve"> Thus, each node </w:t>
        </w:r>
      </w:ins>
      <w:ins w:id="1225" w:author="Zhang Li" w:date="2022-06-24T11:22:00Z">
        <w:r w:rsidR="00114E63">
          <w:rPr>
            <w:rFonts w:ascii="Times New Roman" w:eastAsia="宋体" w:hAnsi="Times New Roman" w:cs="Times New Roman"/>
            <w:kern w:val="0"/>
            <w:sz w:val="24"/>
            <w:szCs w:val="24"/>
          </w:rPr>
          <w:t>know</w:t>
        </w:r>
      </w:ins>
      <w:ins w:id="1226" w:author="Zhang Li" w:date="2022-06-24T11:23:00Z">
        <w:r w:rsidR="00114E63">
          <w:rPr>
            <w:rFonts w:ascii="Times New Roman" w:eastAsia="宋体" w:hAnsi="Times New Roman" w:cs="Times New Roman"/>
            <w:kern w:val="0"/>
            <w:sz w:val="24"/>
            <w:szCs w:val="24"/>
          </w:rPr>
          <w:t>s</w:t>
        </w:r>
      </w:ins>
      <w:ins w:id="1227" w:author="Zhang Li" w:date="2022-06-24T11:22:00Z">
        <w:r w:rsidR="00114E63">
          <w:rPr>
            <w:rFonts w:ascii="Times New Roman" w:eastAsia="宋体" w:hAnsi="Times New Roman" w:cs="Times New Roman"/>
            <w:kern w:val="0"/>
            <w:sz w:val="24"/>
            <w:szCs w:val="24"/>
          </w:rPr>
          <w:t xml:space="preserve"> the identities and public keys of all other nodes.</w:t>
        </w:r>
      </w:ins>
      <w:bookmarkEnd w:id="1161"/>
    </w:p>
    <w:p w14:paraId="3B8FC0A5" w14:textId="77777777" w:rsidR="00CA5769" w:rsidRDefault="00CA5769" w:rsidP="00CA5769">
      <w:pPr>
        <w:pStyle w:val="2"/>
        <w:rPr>
          <w:rFonts w:ascii="Times New Roman" w:eastAsia="黑体" w:hAnsi="Times New Roman" w:cs="Times New Roman"/>
          <w:sz w:val="28"/>
          <w:szCs w:val="28"/>
        </w:rPr>
      </w:pPr>
      <w:bookmarkStart w:id="1228"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1228"/>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1A8EA897" w:rsidR="00DD6F55" w:rsidRDefault="00BA7C4D" w:rsidP="00AD35A4">
      <w:pPr>
        <w:spacing w:afterLines="100" w:after="312"/>
        <w:ind w:firstLine="420"/>
        <w:rPr>
          <w:rFonts w:ascii="Times New Roman" w:eastAsia="宋体" w:hAnsi="Times New Roman" w:cs="Times New Roman"/>
          <w:kern w:val="0"/>
          <w:sz w:val="24"/>
          <w:szCs w:val="24"/>
        </w:rPr>
      </w:pPr>
      <w:ins w:id="1229" w:author="Zhang Li" w:date="2022-06-25T13:11:00Z">
        <w:r>
          <w:rPr>
            <w:rFonts w:ascii="Times New Roman" w:eastAsia="宋体" w:hAnsi="Times New Roman" w:cs="Times New Roman"/>
            <w:kern w:val="0"/>
            <w:sz w:val="24"/>
            <w:szCs w:val="24"/>
          </w:rPr>
          <w:t xml:space="preserve">We </w:t>
        </w:r>
      </w:ins>
      <w:ins w:id="1230" w:author="Zhang Li" w:date="2022-06-25T13:43:00Z">
        <w:r w:rsidR="00DA44D8">
          <w:rPr>
            <w:rFonts w:ascii="Times New Roman" w:eastAsia="宋体" w:hAnsi="Times New Roman" w:cs="Times New Roman"/>
            <w:kern w:val="0"/>
            <w:sz w:val="24"/>
            <w:szCs w:val="24"/>
          </w:rPr>
          <w:t>consider a</w:t>
        </w:r>
      </w:ins>
      <w:ins w:id="1231" w:author="Zhang Li" w:date="2022-06-25T13:11:00Z">
        <w:r>
          <w:rPr>
            <w:rFonts w:ascii="Times New Roman" w:eastAsia="宋体" w:hAnsi="Times New Roman" w:cs="Times New Roman"/>
            <w:kern w:val="0"/>
            <w:sz w:val="24"/>
            <w:szCs w:val="24"/>
          </w:rPr>
          <w:t xml:space="preserve"> wireless communication model of blockchain </w:t>
        </w:r>
      </w:ins>
      <w:ins w:id="1232" w:author="Zhang Li" w:date="2022-06-25T13:43:00Z">
        <w:r w:rsidR="00DA44D8">
          <w:rPr>
            <w:rFonts w:ascii="Times New Roman" w:eastAsia="宋体" w:hAnsi="Times New Roman" w:cs="Times New Roman"/>
            <w:kern w:val="0"/>
            <w:sz w:val="24"/>
            <w:szCs w:val="24"/>
          </w:rPr>
          <w:t>systems</w:t>
        </w:r>
      </w:ins>
      <w:ins w:id="1233" w:author="Zhang Li" w:date="2022-06-25T13:42:00Z">
        <w:r w:rsidR="00DA44D8">
          <w:rPr>
            <w:rFonts w:ascii="Times New Roman" w:eastAsia="宋体" w:hAnsi="Times New Roman" w:cs="Times New Roman"/>
            <w:kern w:val="0"/>
            <w:sz w:val="24"/>
            <w:szCs w:val="24"/>
          </w:rPr>
          <w:t>.</w:t>
        </w:r>
      </w:ins>
      <w:ins w:id="1234" w:author="Zhang Li" w:date="2022-06-25T13:43:00Z">
        <w:r w:rsidR="00DA44D8">
          <w:rPr>
            <w:rFonts w:ascii="Times New Roman" w:eastAsia="宋体" w:hAnsi="Times New Roman" w:cs="Times New Roman"/>
            <w:kern w:val="0"/>
            <w:sz w:val="24"/>
            <w:szCs w:val="24"/>
          </w:rPr>
          <w:t xml:space="preserve"> </w:t>
        </w:r>
      </w:ins>
      <w:ins w:id="1235" w:author="Zhang Li" w:date="2022-06-25T13:47:00Z">
        <w:r w:rsidR="00DA44D8">
          <w:rPr>
            <w:rFonts w:ascii="Times New Roman" w:eastAsia="宋体" w:hAnsi="Times New Roman" w:cs="Times New Roman"/>
            <w:kern w:val="0"/>
            <w:sz w:val="24"/>
            <w:szCs w:val="24"/>
          </w:rPr>
          <w:t xml:space="preserve">During consensus process, all consensus nodes </w:t>
        </w:r>
      </w:ins>
      <w:ins w:id="1236" w:author="Zhang Li" w:date="2022-06-25T14:07:00Z">
        <w:r w:rsidR="00C65B30">
          <w:rPr>
            <w:rFonts w:ascii="Times New Roman" w:eastAsia="宋体" w:hAnsi="Times New Roman" w:cs="Times New Roman"/>
            <w:kern w:val="0"/>
            <w:sz w:val="24"/>
            <w:szCs w:val="24"/>
          </w:rPr>
          <w:t>simultaneously conten</w:t>
        </w:r>
      </w:ins>
      <w:ins w:id="1237" w:author="Zhang Li" w:date="2022-06-25T14:08:00Z">
        <w:r w:rsidR="00C65B30">
          <w:rPr>
            <w:rFonts w:ascii="Times New Roman" w:eastAsia="宋体" w:hAnsi="Times New Roman" w:cs="Times New Roman"/>
            <w:kern w:val="0"/>
            <w:sz w:val="24"/>
            <w:szCs w:val="24"/>
          </w:rPr>
          <w:t xml:space="preserve">d for the channel to transmit message. </w:t>
        </w:r>
      </w:ins>
      <w:ins w:id="1238" w:author="Zhang Li" w:date="2022-06-25T14:13:00Z">
        <w:r w:rsidR="003B03F0">
          <w:rPr>
            <w:rFonts w:ascii="Times New Roman" w:eastAsia="宋体" w:hAnsi="Times New Roman" w:cs="Times New Roman"/>
            <w:kern w:val="0"/>
            <w:sz w:val="24"/>
            <w:szCs w:val="24"/>
          </w:rPr>
          <w:t>Each node</w:t>
        </w:r>
      </w:ins>
      <w:ins w:id="1239" w:author="Zhang Li" w:date="2022-06-25T14:14:00Z">
        <w:r w:rsidR="003B03F0">
          <w:rPr>
            <w:rFonts w:ascii="Times New Roman" w:eastAsia="宋体" w:hAnsi="Times New Roman" w:cs="Times New Roman"/>
            <w:kern w:val="0"/>
            <w:sz w:val="24"/>
            <w:szCs w:val="24"/>
          </w:rPr>
          <w:t xml:space="preserve"> </w:t>
        </w:r>
      </w:ins>
      <w:ins w:id="1240" w:author="Zhang Li" w:date="2022-06-25T15:36:00Z">
        <w:r w:rsidR="00CA16E4">
          <w:rPr>
            <w:rFonts w:ascii="Times New Roman" w:eastAsia="宋体" w:hAnsi="Times New Roman" w:cs="Times New Roman"/>
            <w:kern w:val="0"/>
            <w:sz w:val="24"/>
            <w:szCs w:val="24"/>
          </w:rPr>
          <w:t>transmit</w:t>
        </w:r>
      </w:ins>
      <w:ins w:id="1241" w:author="Zhang Li" w:date="2022-06-25T15:56:00Z">
        <w:r w:rsidR="00267A14">
          <w:rPr>
            <w:rFonts w:ascii="Times New Roman" w:eastAsia="宋体" w:hAnsi="Times New Roman" w:cs="Times New Roman"/>
            <w:kern w:val="0"/>
            <w:sz w:val="24"/>
            <w:szCs w:val="24"/>
          </w:rPr>
          <w:t>s</w:t>
        </w:r>
      </w:ins>
      <w:ins w:id="1242" w:author="Zhang Li" w:date="2022-06-25T15:36:00Z">
        <w:r w:rsidR="00CA16E4">
          <w:rPr>
            <w:rFonts w:ascii="Times New Roman" w:eastAsia="宋体" w:hAnsi="Times New Roman" w:cs="Times New Roman"/>
            <w:kern w:val="0"/>
            <w:sz w:val="24"/>
            <w:szCs w:val="24"/>
          </w:rPr>
          <w:t xml:space="preserve"> </w:t>
        </w:r>
      </w:ins>
      <w:ins w:id="1243" w:author="Zhang Li" w:date="2022-06-25T13:08:00Z">
        <w:r>
          <w:rPr>
            <w:rFonts w:ascii="Times New Roman" w:eastAsia="宋体" w:hAnsi="Times New Roman" w:cs="Times New Roman"/>
            <w:kern w:val="0"/>
            <w:sz w:val="24"/>
            <w:szCs w:val="24"/>
          </w:rPr>
          <w:t>a message with probab</w:t>
        </w:r>
      </w:ins>
      <w:ins w:id="1244" w:author="Zhang Li" w:date="2022-06-25T13:09:00Z">
        <w:r>
          <w:rPr>
            <w:rFonts w:ascii="Times New Roman" w:eastAsia="宋体" w:hAnsi="Times New Roman" w:cs="Times New Roman"/>
            <w:kern w:val="0"/>
            <w:sz w:val="24"/>
            <w:szCs w:val="24"/>
          </w:rPr>
          <w:t xml:space="preserve">ility </w:t>
        </w:r>
      </w:ins>
      <m:oMath>
        <m:r>
          <w:ins w:id="1245" w:author="Zhang Li" w:date="2022-06-25T13:09:00Z">
            <w:rPr>
              <w:rFonts w:ascii="Cambria Math" w:eastAsia="宋体" w:hAnsi="Cambria Math" w:cs="Times New Roman"/>
              <w:kern w:val="0"/>
              <w:sz w:val="24"/>
              <w:szCs w:val="24"/>
            </w:rPr>
            <m:t>p</m:t>
          </w:ins>
        </m:r>
      </m:oMath>
      <w:ins w:id="1246" w:author="Zhang Li" w:date="2022-06-25T13: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when detecting channel id</w:t>
        </w:r>
      </w:ins>
      <w:ins w:id="1247" w:author="Zhang Li" w:date="2022-06-25T13:10:00Z">
        <w:r>
          <w:rPr>
            <w:rFonts w:ascii="Times New Roman" w:eastAsia="宋体" w:hAnsi="Times New Roman" w:cs="Times New Roman"/>
            <w:kern w:val="0"/>
            <w:sz w:val="24"/>
            <w:szCs w:val="24"/>
          </w:rPr>
          <w:t>le</w:t>
        </w:r>
      </w:ins>
      <w:ins w:id="1248" w:author="Zhang Li" w:date="2022-06-25T13:09:00Z">
        <w:r>
          <w:rPr>
            <w:rFonts w:ascii="Times New Roman" w:eastAsia="宋体" w:hAnsi="Times New Roman" w:cs="Times New Roman"/>
            <w:kern w:val="0"/>
            <w:sz w:val="24"/>
            <w:szCs w:val="24"/>
          </w:rPr>
          <w:t>.</w:t>
        </w:r>
      </w:ins>
      <w:ins w:id="1249" w:author="Zhang Li" w:date="2022-06-25T16:36:00Z">
        <w:r w:rsidR="00987CFE">
          <w:rPr>
            <w:rFonts w:ascii="Times New Roman" w:eastAsia="宋体" w:hAnsi="Times New Roman" w:cs="Times New Roman"/>
            <w:kern w:val="0"/>
            <w:sz w:val="24"/>
            <w:szCs w:val="24"/>
          </w:rPr>
          <w:t xml:space="preserve"> </w:t>
        </w:r>
      </w:ins>
      <w:ins w:id="1250" w:author="Zhang Li" w:date="2022-06-25T16:44:00Z">
        <w:r w:rsidR="00C916C4">
          <w:rPr>
            <w:rFonts w:ascii="Times New Roman" w:eastAsia="宋体" w:hAnsi="Times New Roman" w:cs="Times New Roman"/>
            <w:kern w:val="0"/>
            <w:sz w:val="24"/>
            <w:szCs w:val="24"/>
          </w:rPr>
          <w:t>Besides, n</w:t>
        </w:r>
      </w:ins>
      <w:ins w:id="1251" w:author="Zhang Li" w:date="2022-06-25T12:59:00Z">
        <w:r w:rsidR="00A5163F">
          <w:rPr>
            <w:rFonts w:ascii="Times New Roman" w:eastAsia="宋体" w:hAnsi="Times New Roman" w:cs="Times New Roman"/>
            <w:kern w:val="0"/>
            <w:sz w:val="24"/>
            <w:szCs w:val="24"/>
          </w:rPr>
          <w:t>odes disseminate messages over wireless channels, of which reliability is affected by</w:t>
        </w:r>
      </w:ins>
      <w:ins w:id="1252" w:author="Zhang Li" w:date="2022-06-25T13:00:00Z">
        <w:r w:rsidR="00A5163F">
          <w:rPr>
            <w:rFonts w:ascii="Times New Roman" w:eastAsia="宋体" w:hAnsi="Times New Roman" w:cs="Times New Roman"/>
            <w:kern w:val="0"/>
            <w:sz w:val="24"/>
            <w:szCs w:val="24"/>
          </w:rPr>
          <w:t xml:space="preserve"> </w:t>
        </w:r>
        <w:proofErr w:type="gramStart"/>
        <w:r w:rsidR="00A5163F">
          <w:rPr>
            <w:rFonts w:ascii="Times New Roman" w:eastAsia="宋体" w:hAnsi="Times New Roman" w:cs="Times New Roman"/>
            <w:kern w:val="0"/>
            <w:sz w:val="24"/>
            <w:szCs w:val="24"/>
          </w:rPr>
          <w:t>large</w:t>
        </w:r>
      </w:ins>
      <w:ins w:id="1253" w:author="Zhang Li" w:date="2022-06-25T16:19:00Z">
        <w:r w:rsidR="00876E49">
          <w:rPr>
            <w:rFonts w:ascii="Times New Roman" w:eastAsia="宋体" w:hAnsi="Times New Roman" w:cs="Times New Roman"/>
            <w:kern w:val="0"/>
            <w:sz w:val="24"/>
            <w:szCs w:val="24"/>
          </w:rPr>
          <w:t xml:space="preserve"> and small scale</w:t>
        </w:r>
        <w:proofErr w:type="gramEnd"/>
        <w:r w:rsidR="00876E49">
          <w:rPr>
            <w:rFonts w:ascii="Times New Roman" w:eastAsia="宋体" w:hAnsi="Times New Roman" w:cs="Times New Roman"/>
            <w:kern w:val="0"/>
            <w:sz w:val="24"/>
            <w:szCs w:val="24"/>
          </w:rPr>
          <w:t xml:space="preserve"> </w:t>
        </w:r>
      </w:ins>
      <w:ins w:id="1254" w:author="Zhang Li" w:date="2022-06-25T16:20:00Z">
        <w:r w:rsidR="00876E49">
          <w:rPr>
            <w:rFonts w:ascii="Times New Roman" w:eastAsia="宋体" w:hAnsi="Times New Roman" w:cs="Times New Roman"/>
            <w:kern w:val="0"/>
            <w:sz w:val="24"/>
            <w:szCs w:val="24"/>
          </w:rPr>
          <w:t xml:space="preserve">fading effects. </w:t>
        </w:r>
      </w:ins>
      <w:ins w:id="1255" w:author="Zhang Li" w:date="2022-06-25T16:22:00Z">
        <w:r w:rsidR="00876E49">
          <w:rPr>
            <w:rFonts w:ascii="Times New Roman" w:eastAsia="宋体" w:hAnsi="Times New Roman" w:cs="Times New Roman"/>
            <w:kern w:val="0"/>
            <w:sz w:val="24"/>
            <w:szCs w:val="24"/>
          </w:rPr>
          <w:t xml:space="preserve">We assume that the wireless channels </w:t>
        </w:r>
      </w:ins>
      <w:ins w:id="1256" w:author="Zhang Li" w:date="2022-06-25T16:24:00Z">
        <w:r w:rsidR="007B3FE0">
          <w:rPr>
            <w:rFonts w:ascii="Times New Roman" w:eastAsia="宋体" w:hAnsi="Times New Roman" w:cs="Times New Roman"/>
            <w:kern w:val="0"/>
            <w:sz w:val="24"/>
            <w:szCs w:val="24"/>
          </w:rPr>
          <w:t xml:space="preserve">follow the Rayleigh fading model </w:t>
        </w:r>
        <w:r w:rsidR="007B3FE0">
          <w:rPr>
            <w:rFonts w:ascii="Times New Roman" w:eastAsia="宋体" w:hAnsi="Times New Roman" w:cs="Times New Roman" w:hint="eastAsia"/>
            <w:kern w:val="0"/>
            <w:sz w:val="24"/>
            <w:szCs w:val="24"/>
          </w:rPr>
          <w:t>[</w:t>
        </w:r>
        <w:r w:rsidR="007B3FE0">
          <w:rPr>
            <w:rFonts w:ascii="Times New Roman" w:eastAsia="宋体" w:hAnsi="Times New Roman" w:cs="Times New Roman"/>
            <w:kern w:val="0"/>
            <w:sz w:val="24"/>
            <w:szCs w:val="24"/>
          </w:rPr>
          <w:t>32].</w:t>
        </w:r>
        <w:r w:rsidR="007B3FE0">
          <w:rPr>
            <w:rFonts w:ascii="Times New Roman" w:eastAsia="宋体" w:hAnsi="Times New Roman" w:cs="Times New Roman"/>
            <w:kern w:val="0"/>
            <w:sz w:val="24"/>
            <w:szCs w:val="24"/>
          </w:rPr>
          <w:t xml:space="preserve"> In detail, the wireless channel between </w:t>
        </w:r>
        <w:r w:rsidR="007B3FE0">
          <w:rPr>
            <w:rFonts w:ascii="Times New Roman" w:eastAsia="宋体" w:hAnsi="Times New Roman" w:cs="Times New Roman"/>
            <w:kern w:val="0"/>
            <w:sz w:val="24"/>
            <w:szCs w:val="24"/>
          </w:rPr>
          <w:t xml:space="preserve">nodes </w:t>
        </w:r>
      </w:ins>
      <m:oMath>
        <m:r>
          <w:ins w:id="1257" w:author="Zhang Li" w:date="2022-06-25T16:24:00Z">
            <w:rPr>
              <w:rFonts w:ascii="Cambria Math" w:eastAsia="宋体" w:hAnsi="Cambria Math" w:cs="Times New Roman"/>
              <w:kern w:val="0"/>
              <w:sz w:val="24"/>
              <w:szCs w:val="24"/>
            </w:rPr>
            <m:t>u</m:t>
          </w:ins>
        </m:r>
      </m:oMath>
      <w:ins w:id="1258" w:author="Zhang Li" w:date="2022-06-25T16:24:00Z">
        <w:r w:rsidR="007B3FE0">
          <w:rPr>
            <w:rFonts w:ascii="Times New Roman" w:eastAsia="宋体" w:hAnsi="Times New Roman" w:cs="Times New Roman"/>
            <w:kern w:val="0"/>
            <w:sz w:val="24"/>
            <w:szCs w:val="24"/>
          </w:rPr>
          <w:t xml:space="preserve">and </w:t>
        </w:r>
      </w:ins>
      <m:oMath>
        <m:r>
          <w:ins w:id="1259" w:author="Zhang Li" w:date="2022-06-25T16:24:00Z">
            <w:rPr>
              <w:rFonts w:ascii="Cambria Math" w:eastAsia="宋体" w:hAnsi="Cambria Math" w:cs="Times New Roman"/>
              <w:kern w:val="0"/>
              <w:sz w:val="24"/>
              <w:szCs w:val="24"/>
            </w:rPr>
            <m:t>v</m:t>
          </w:ins>
        </m:r>
      </m:oMath>
      <w:ins w:id="1260" w:author="Zhang Li" w:date="2022-06-25T16:24:00Z">
        <w:r w:rsidR="007B3FE0">
          <w:rPr>
            <w:rFonts w:ascii="Times New Roman" w:eastAsia="宋体" w:hAnsi="Times New Roman" w:cs="Times New Roman" w:hint="eastAsia"/>
            <w:kern w:val="0"/>
            <w:sz w:val="24"/>
            <w:szCs w:val="24"/>
          </w:rPr>
          <w:t xml:space="preserve"> </w:t>
        </w:r>
      </w:ins>
      <w:ins w:id="1261" w:author="Zhang Li" w:date="2022-06-25T16:23:00Z">
        <w:r w:rsidR="00876E49">
          <w:rPr>
            <w:rFonts w:ascii="Times New Roman" w:eastAsia="宋体" w:hAnsi="Times New Roman" w:cs="Times New Roman"/>
            <w:kern w:val="0"/>
            <w:sz w:val="24"/>
            <w:szCs w:val="24"/>
          </w:rPr>
          <w:t>experience</w:t>
        </w:r>
      </w:ins>
      <w:ins w:id="1262" w:author="Zhang Li" w:date="2022-06-25T16:24:00Z">
        <w:r w:rsidR="007B3FE0">
          <w:rPr>
            <w:rFonts w:ascii="Times New Roman" w:eastAsia="宋体" w:hAnsi="Times New Roman" w:cs="Times New Roman"/>
            <w:kern w:val="0"/>
            <w:sz w:val="24"/>
            <w:szCs w:val="24"/>
          </w:rPr>
          <w:t>s</w:t>
        </w:r>
      </w:ins>
      <w:ins w:id="1263" w:author="Zhang Li" w:date="2022-06-25T16:23:00Z">
        <w:r w:rsidR="00876E49">
          <w:rPr>
            <w:rFonts w:ascii="Times New Roman" w:eastAsia="宋体" w:hAnsi="Times New Roman" w:cs="Times New Roman"/>
            <w:kern w:val="0"/>
            <w:sz w:val="24"/>
            <w:szCs w:val="24"/>
          </w:rPr>
          <w:t xml:space="preserve"> path-loss with </w:t>
        </w:r>
        <w:r w:rsidR="00876E49">
          <w:rPr>
            <w:rFonts w:ascii="Times New Roman" w:eastAsia="宋体" w:hAnsi="Times New Roman" w:cs="Times New Roman"/>
            <w:kern w:val="0"/>
            <w:sz w:val="24"/>
            <w:szCs w:val="24"/>
          </w:rPr>
          <w:t>path-loss</w:t>
        </w:r>
        <w:r w:rsidR="00876E49">
          <w:rPr>
            <w:rFonts w:ascii="Times New Roman" w:eastAsia="宋体" w:hAnsi="Times New Roman" w:cs="Times New Roman"/>
            <w:kern w:val="0"/>
            <w:sz w:val="24"/>
            <w:szCs w:val="24"/>
          </w:rPr>
          <w:t xml:space="preserve"> </w:t>
        </w:r>
        <w:r w:rsidR="007B3FE0">
          <w:rPr>
            <w:rFonts w:ascii="Times New Roman" w:eastAsia="宋体" w:hAnsi="Times New Roman" w:cs="Times New Roman"/>
            <w:kern w:val="0"/>
            <w:sz w:val="24"/>
            <w:szCs w:val="24"/>
          </w:rPr>
          <w:t xml:space="preserve">exponent </w:t>
        </w:r>
      </w:ins>
      <m:oMath>
        <m:r>
          <w:ins w:id="1264" w:author="Zhang Li" w:date="2022-06-25T16:23:00Z">
            <w:rPr>
              <w:rFonts w:ascii="Cambria Math" w:eastAsia="宋体" w:hAnsi="Cambria Math" w:cs="Times New Roman"/>
              <w:kern w:val="0"/>
              <w:sz w:val="24"/>
              <w:szCs w:val="24"/>
            </w:rPr>
            <m:t>α</m:t>
          </w:ins>
        </m:r>
      </m:oMath>
      <w:ins w:id="1265" w:author="Zhang Li" w:date="2022-06-25T16:25:00Z">
        <w:r w:rsidR="007B3FE0">
          <w:rPr>
            <w:rFonts w:ascii="Times New Roman" w:eastAsia="宋体" w:hAnsi="Times New Roman" w:cs="Times New Roman"/>
            <w:kern w:val="0"/>
            <w:sz w:val="24"/>
            <w:szCs w:val="24"/>
          </w:rPr>
          <w:t xml:space="preserve"> is modeled as </w:t>
        </w:r>
      </w:ins>
      <w:del w:id="1266" w:author="Zhang Li" w:date="2022-06-25T16:25:00Z">
        <w:r w:rsidR="00DD6F55" w:rsidDel="007B3FE0">
          <w:rPr>
            <w:rFonts w:ascii="Times New Roman" w:eastAsia="宋体" w:hAnsi="Times New Roman" w:cs="Times New Roman" w:hint="eastAsia"/>
            <w:kern w:val="0"/>
            <w:sz w:val="24"/>
            <w:szCs w:val="24"/>
          </w:rPr>
          <w:delText>I</w:delText>
        </w:r>
        <w:r w:rsidR="00DD6F55" w:rsidDel="007B3FE0">
          <w:rPr>
            <w:rFonts w:ascii="Times New Roman" w:eastAsia="宋体" w:hAnsi="Times New Roman" w:cs="Times New Roman"/>
            <w:kern w:val="0"/>
            <w:sz w:val="24"/>
            <w:szCs w:val="24"/>
          </w:rPr>
          <w:delText xml:space="preserve">n this </w:delText>
        </w:r>
      </w:del>
      <w:del w:id="1267" w:author="Zhang Li" w:date="2022-06-24T21:28:00Z">
        <w:r w:rsidR="00DD6F55" w:rsidDel="00C42386">
          <w:rPr>
            <w:rFonts w:ascii="Times New Roman" w:eastAsia="宋体" w:hAnsi="Times New Roman" w:cs="Times New Roman"/>
            <w:kern w:val="0"/>
            <w:sz w:val="24"/>
            <w:szCs w:val="24"/>
          </w:rPr>
          <w:delText>paper</w:delText>
        </w:r>
      </w:del>
      <w:del w:id="1268" w:author="Zhang Li" w:date="2022-06-25T16:25:00Z">
        <w:r w:rsidR="00DD6F55" w:rsidDel="007B3FE0">
          <w:rPr>
            <w:rFonts w:ascii="Times New Roman" w:eastAsia="宋体" w:hAnsi="Times New Roman" w:cs="Times New Roman"/>
            <w:kern w:val="0"/>
            <w:sz w:val="24"/>
            <w:szCs w:val="24"/>
          </w:rPr>
          <w:delText xml:space="preserve">, nodes </w:delText>
        </w:r>
        <w:r w:rsidR="00DD6F55" w:rsidDel="007B3FE0">
          <w:rPr>
            <w:rFonts w:ascii="Times New Roman" w:eastAsia="宋体" w:hAnsi="Times New Roman" w:cs="Times New Roman" w:hint="eastAsia"/>
            <w:kern w:val="0"/>
            <w:sz w:val="24"/>
            <w:szCs w:val="24"/>
          </w:rPr>
          <w:delText>communicat</w:delText>
        </w:r>
        <w:r w:rsidR="00DD6F55" w:rsidDel="007B3FE0">
          <w:rPr>
            <w:rFonts w:ascii="Times New Roman" w:eastAsia="宋体" w:hAnsi="Times New Roman" w:cs="Times New Roman"/>
            <w:kern w:val="0"/>
            <w:sz w:val="24"/>
            <w:szCs w:val="24"/>
          </w:rPr>
          <w:delText xml:space="preserve">e with </w:delText>
        </w:r>
        <w:r w:rsidR="00DD6F55" w:rsidDel="007B3FE0">
          <w:rPr>
            <w:rFonts w:ascii="Times New Roman" w:eastAsia="宋体" w:hAnsi="Times New Roman" w:cs="Times New Roman" w:hint="eastAsia"/>
            <w:kern w:val="0"/>
            <w:sz w:val="24"/>
            <w:szCs w:val="24"/>
          </w:rPr>
          <w:delText>each</w:delText>
        </w:r>
        <w:r w:rsidR="00DD6F55" w:rsidDel="007B3FE0">
          <w:rPr>
            <w:rFonts w:ascii="Times New Roman" w:eastAsia="宋体" w:hAnsi="Times New Roman" w:cs="Times New Roman"/>
            <w:kern w:val="0"/>
            <w:sz w:val="24"/>
            <w:szCs w:val="24"/>
          </w:rPr>
          <w:delText xml:space="preserve"> other over wireless channels, which are assumed to follow the Rayleigh fading model </w:delText>
        </w:r>
        <w:r w:rsidR="00DD6F55" w:rsidDel="007B3FE0">
          <w:rPr>
            <w:rFonts w:ascii="Times New Roman" w:eastAsia="宋体" w:hAnsi="Times New Roman" w:cs="Times New Roman" w:hint="eastAsia"/>
            <w:kern w:val="0"/>
            <w:sz w:val="24"/>
            <w:szCs w:val="24"/>
          </w:rPr>
          <w:delText>[</w:delText>
        </w:r>
        <w:r w:rsidR="00DD6F55" w:rsidDel="007B3FE0">
          <w:rPr>
            <w:rFonts w:ascii="Times New Roman" w:eastAsia="宋体" w:hAnsi="Times New Roman" w:cs="Times New Roman"/>
            <w:kern w:val="0"/>
            <w:sz w:val="24"/>
            <w:szCs w:val="24"/>
          </w:rPr>
          <w:delText xml:space="preserve">32]. The path loss between </w:delText>
        </w:r>
      </w:del>
      <w:ins w:id="1269" w:author="ThinkPad" w:date="2022-06-16T05:01:00Z">
        <w:del w:id="1270" w:author="Zhang Li" w:date="2022-06-25T16:25:00Z">
          <w:r w:rsidR="00143E9B" w:rsidDel="007B3FE0">
            <w:rPr>
              <w:rFonts w:ascii="Times New Roman" w:eastAsia="宋体" w:hAnsi="Times New Roman" w:cs="Times New Roman"/>
              <w:kern w:val="0"/>
              <w:sz w:val="24"/>
              <w:szCs w:val="24"/>
            </w:rPr>
            <w:delText xml:space="preserve">nodes </w:delText>
          </w:r>
        </w:del>
      </w:ins>
      <m:oMath>
        <m:r>
          <w:del w:id="1271" w:author="Zhang Li" w:date="2022-06-12T12:11:00Z">
            <w:rPr>
              <w:rFonts w:ascii="Cambria Math" w:eastAsia="宋体" w:hAnsi="Cambria Math" w:cs="Times New Roman"/>
              <w:kern w:val="0"/>
              <w:sz w:val="24"/>
              <w:szCs w:val="24"/>
            </w:rPr>
            <m:t>Nod</m:t>
          </w:del>
        </m:r>
        <m:sSub>
          <m:sSubPr>
            <m:ctrlPr>
              <w:del w:id="1272" w:author="Zhang Li" w:date="2022-06-12T12:11:00Z">
                <w:rPr>
                  <w:rFonts w:ascii="Cambria Math" w:eastAsia="宋体" w:hAnsi="Cambria Math" w:cs="Times New Roman"/>
                  <w:i/>
                  <w:kern w:val="0"/>
                  <w:sz w:val="24"/>
                  <w:szCs w:val="24"/>
                </w:rPr>
              </w:del>
            </m:ctrlPr>
          </m:sSubPr>
          <m:e>
            <m:r>
              <w:del w:id="1273" w:author="Zhang Li" w:date="2022-06-12T12:11:00Z">
                <w:rPr>
                  <w:rFonts w:ascii="Cambria Math" w:eastAsia="宋体" w:hAnsi="Cambria Math" w:cs="Times New Roman"/>
                  <w:kern w:val="0"/>
                  <w:sz w:val="24"/>
                  <w:szCs w:val="24"/>
                </w:rPr>
                <m:t>e</m:t>
              </w:del>
            </m:r>
          </m:e>
          <m:sub>
            <m:r>
              <w:del w:id="1274" w:author="Zhang Li" w:date="2022-06-12T12:11:00Z">
                <w:rPr>
                  <w:rFonts w:ascii="Cambria Math" w:eastAsia="宋体" w:hAnsi="Cambria Math" w:cs="Times New Roman"/>
                  <w:kern w:val="0"/>
                  <w:sz w:val="24"/>
                  <w:szCs w:val="24"/>
                </w:rPr>
                <m:t>u</m:t>
              </w:del>
            </m:r>
          </m:sub>
        </m:sSub>
      </m:oMath>
      <w:del w:id="1275" w:author="Zhang Li" w:date="2022-06-12T12:11:00Z">
        <w:r w:rsidR="00DD6F55" w:rsidDel="00DD6F55">
          <w:rPr>
            <w:rFonts w:ascii="Times New Roman" w:eastAsia="宋体" w:hAnsi="Times New Roman" w:cs="Times New Roman" w:hint="eastAsia"/>
            <w:kern w:val="0"/>
            <w:sz w:val="24"/>
            <w:szCs w:val="24"/>
          </w:rPr>
          <w:delText xml:space="preserve"> </w:delText>
        </w:r>
      </w:del>
      <w:del w:id="1276" w:author="Zhang Li" w:date="2022-06-25T16:25:00Z">
        <w:r w:rsidR="00DD6F55" w:rsidDel="007B3FE0">
          <w:rPr>
            <w:rFonts w:ascii="Times New Roman" w:eastAsia="宋体" w:hAnsi="Times New Roman" w:cs="Times New Roman"/>
            <w:kern w:val="0"/>
            <w:sz w:val="24"/>
            <w:szCs w:val="24"/>
          </w:rPr>
          <w:delText xml:space="preserve">and </w:delText>
        </w:r>
      </w:del>
      <m:oMath>
        <m:r>
          <w:del w:id="1277" w:author="Zhang Li" w:date="2022-06-12T12:12:00Z">
            <w:rPr>
              <w:rFonts w:ascii="Cambria Math" w:eastAsia="宋体" w:hAnsi="Cambria Math" w:cs="Times New Roman"/>
              <w:kern w:val="0"/>
              <w:sz w:val="24"/>
              <w:szCs w:val="24"/>
            </w:rPr>
            <m:t>Nod</m:t>
          </w:del>
        </m:r>
        <m:sSub>
          <m:sSubPr>
            <m:ctrlPr>
              <w:del w:id="1278" w:author="Zhang Li" w:date="2022-06-12T12:12:00Z">
                <w:rPr>
                  <w:rFonts w:ascii="Cambria Math" w:eastAsia="宋体" w:hAnsi="Cambria Math" w:cs="Times New Roman"/>
                  <w:i/>
                  <w:kern w:val="0"/>
                  <w:sz w:val="24"/>
                  <w:szCs w:val="24"/>
                </w:rPr>
              </w:del>
            </m:ctrlPr>
          </m:sSubPr>
          <m:e>
            <m:r>
              <w:del w:id="1279" w:author="Zhang Li" w:date="2022-06-12T12:12:00Z">
                <w:rPr>
                  <w:rFonts w:ascii="Cambria Math" w:eastAsia="宋体" w:hAnsi="Cambria Math" w:cs="Times New Roman"/>
                  <w:kern w:val="0"/>
                  <w:sz w:val="24"/>
                  <w:szCs w:val="24"/>
                </w:rPr>
                <m:t>e</m:t>
              </w:del>
            </m:r>
          </m:e>
          <m:sub>
            <m:r>
              <w:del w:id="1280" w:author="Zhang Li" w:date="2022-06-12T12:12:00Z">
                <w:rPr>
                  <w:rFonts w:ascii="Cambria Math" w:eastAsia="宋体" w:hAnsi="Cambria Math" w:cs="Times New Roman"/>
                  <w:kern w:val="0"/>
                  <w:sz w:val="24"/>
                  <w:szCs w:val="24"/>
                </w:rPr>
                <m:t>v</m:t>
              </w:del>
            </m:r>
          </m:sub>
        </m:sSub>
      </m:oMath>
      <w:del w:id="1281" w:author="Zhang Li" w:date="2022-06-25T16:25:00Z">
        <w:r w:rsidR="00DD6F55" w:rsidDel="007B3FE0">
          <w:rPr>
            <w:rFonts w:ascii="Times New Roman" w:eastAsia="宋体" w:hAnsi="Times New Roman" w:cs="Times New Roman" w:hint="eastAsia"/>
            <w:kern w:val="0"/>
            <w:sz w:val="24"/>
            <w:szCs w:val="24"/>
          </w:rPr>
          <w:delText xml:space="preserve"> </w:delText>
        </w:r>
        <w:r w:rsidR="00DD6F55" w:rsidDel="007B3FE0">
          <w:rPr>
            <w:rFonts w:ascii="Times New Roman" w:eastAsia="宋体" w:hAnsi="Times New Roman" w:cs="Times New Roman"/>
            <w:kern w:val="0"/>
            <w:sz w:val="24"/>
            <w:szCs w:val="24"/>
          </w:rPr>
          <w:delText>is given as</w:delText>
        </w:r>
      </w:del>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421BD000" w:rsidR="00CA5769" w:rsidRPr="008F5A36" w:rsidRDefault="00143E9B" w:rsidP="00911CF3">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D6F55">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Euclidean distance between </w:t>
      </w:r>
      <w:ins w:id="1282" w:author="ThinkPad" w:date="2022-06-16T05:01:00Z">
        <w:r>
          <w:rPr>
            <w:rFonts w:ascii="Times New Roman" w:eastAsia="宋体" w:hAnsi="Times New Roman" w:cs="Times New Roman"/>
            <w:kern w:val="0"/>
            <w:sz w:val="24"/>
            <w:szCs w:val="24"/>
          </w:rPr>
          <w:t xml:space="preserve">nodes </w:t>
        </w:r>
      </w:ins>
      <m:oMath>
        <m:r>
          <w:ins w:id="1283" w:author="Zhang Li" w:date="2022-06-12T12:13:00Z">
            <m:rPr>
              <m:sty m:val="p"/>
            </m:rPr>
            <w:rPr>
              <w:rFonts w:ascii="Cambria Math" w:eastAsia="宋体" w:hAnsi="Cambria Math" w:cs="Times New Roman"/>
              <w:kern w:val="0"/>
              <w:sz w:val="24"/>
              <w:szCs w:val="24"/>
            </w:rPr>
            <m:t xml:space="preserve"> </m:t>
          </w:ins>
        </m:r>
        <m:r>
          <w:ins w:id="1284" w:author="Zhang Li" w:date="2022-06-12T12:13:00Z">
            <w:rPr>
              <w:rFonts w:ascii="Cambria Math" w:eastAsia="宋体" w:hAnsi="Cambria Math" w:cs="Times New Roman"/>
              <w:kern w:val="0"/>
              <w:sz w:val="24"/>
              <w:szCs w:val="24"/>
            </w:rPr>
            <m:t>u</m:t>
          </w:ins>
        </m:r>
        <m:r>
          <w:ins w:id="1285" w:author="Zhang Li" w:date="2022-06-12T12:13:00Z">
            <m:rPr>
              <m:sty m:val="p"/>
            </m:rPr>
            <w:rPr>
              <w:rFonts w:ascii="Cambria Math" w:eastAsia="宋体" w:hAnsi="Cambria Math" w:cs="Times New Roman" w:hint="eastAsia"/>
              <w:kern w:val="0"/>
              <w:sz w:val="24"/>
              <w:szCs w:val="24"/>
            </w:rPr>
            <m:t xml:space="preserve"> </m:t>
          </w:ins>
        </m:r>
        <m:r>
          <w:ins w:id="1286" w:author="Zhang Li" w:date="2022-06-12T12:13:00Z">
            <m:rPr>
              <m:sty m:val="p"/>
            </m:rPr>
            <w:rPr>
              <w:rFonts w:ascii="Cambria Math" w:eastAsia="宋体" w:hAnsi="Cambria Math" w:cs="Times New Roman"/>
              <w:kern w:val="0"/>
              <w:sz w:val="24"/>
              <w:szCs w:val="24"/>
            </w:rPr>
            <m:t xml:space="preserve">and </m:t>
          </w:ins>
        </m:r>
        <m:r>
          <w:ins w:id="1287" w:author="Zhang Li" w:date="2022-06-12T12:13:00Z">
            <w:rPr>
              <w:rFonts w:ascii="Cambria Math" w:eastAsia="宋体" w:hAnsi="Cambria Math" w:cs="Times New Roman"/>
              <w:kern w:val="0"/>
              <w:sz w:val="24"/>
              <w:szCs w:val="24"/>
            </w:rPr>
            <m:t>v</m:t>
          </w:ins>
        </m:r>
        <m:r>
          <w:ins w:id="1288" w:author="Zhang Li" w:date="2022-06-12T12:13:00Z">
            <m:rPr>
              <m:sty m:val="p"/>
            </m:rPr>
            <w:rPr>
              <w:rFonts w:ascii="Cambria Math" w:eastAsia="宋体" w:hAnsi="Cambria Math" w:cs="Times New Roman"/>
              <w:kern w:val="0"/>
              <w:sz w:val="24"/>
              <w:szCs w:val="24"/>
            </w:rPr>
            <m:t>,</m:t>
          </w:ins>
        </m:r>
        <m:r>
          <w:del w:id="1289" w:author="Zhang Li" w:date="2022-06-12T12:13:00Z">
            <w:rPr>
              <w:rFonts w:ascii="Cambria Math" w:eastAsia="宋体" w:hAnsi="Cambria Math" w:cs="Times New Roman"/>
              <w:kern w:val="0"/>
              <w:sz w:val="24"/>
              <w:szCs w:val="24"/>
            </w:rPr>
            <m:t>Nod</m:t>
          </w:del>
        </m:r>
        <m:sSub>
          <m:sSubPr>
            <m:ctrlPr>
              <w:del w:id="1290" w:author="Zhang Li" w:date="2022-06-12T12:13:00Z">
                <w:rPr>
                  <w:rFonts w:ascii="Cambria Math" w:eastAsia="宋体" w:hAnsi="Cambria Math" w:cs="Times New Roman"/>
                  <w:i/>
                  <w:kern w:val="0"/>
                  <w:sz w:val="24"/>
                  <w:szCs w:val="24"/>
                </w:rPr>
              </w:del>
            </m:ctrlPr>
          </m:sSubPr>
          <m:e>
            <m:r>
              <w:del w:id="1291" w:author="Zhang Li" w:date="2022-06-12T12:13:00Z">
                <w:rPr>
                  <w:rFonts w:ascii="Cambria Math" w:eastAsia="宋体" w:hAnsi="Cambria Math" w:cs="Times New Roman"/>
                  <w:kern w:val="0"/>
                  <w:sz w:val="24"/>
                  <w:szCs w:val="24"/>
                </w:rPr>
                <m:t>e</m:t>
              </w:del>
            </m:r>
          </m:e>
          <m:sub>
            <m:r>
              <w:del w:id="1292" w:author="Zhang Li" w:date="2022-06-12T12:13:00Z">
                <w:rPr>
                  <w:rFonts w:ascii="Cambria Math" w:eastAsia="宋体" w:hAnsi="Cambria Math" w:cs="Times New Roman"/>
                  <w:kern w:val="0"/>
                  <w:sz w:val="24"/>
                  <w:szCs w:val="24"/>
                </w:rPr>
                <m:t>u</m:t>
              </w:del>
            </m:r>
          </m:sub>
        </m:sSub>
      </m:oMath>
      <w:del w:id="1293"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1294" w:author="Zhang Li" w:date="2022-06-12T12:13:00Z">
            <w:rPr>
              <w:rFonts w:ascii="Cambria Math" w:eastAsia="宋体" w:hAnsi="Cambria Math" w:cs="Times New Roman"/>
              <w:kern w:val="0"/>
              <w:sz w:val="24"/>
              <w:szCs w:val="24"/>
            </w:rPr>
            <m:t>Nod</m:t>
          </w:del>
        </m:r>
        <m:sSub>
          <m:sSubPr>
            <m:ctrlPr>
              <w:del w:id="1295" w:author="Zhang Li" w:date="2022-06-12T12:13:00Z">
                <w:rPr>
                  <w:rFonts w:ascii="Cambria Math" w:eastAsia="宋体" w:hAnsi="Cambria Math" w:cs="Times New Roman"/>
                  <w:i/>
                  <w:kern w:val="0"/>
                  <w:sz w:val="24"/>
                  <w:szCs w:val="24"/>
                </w:rPr>
              </w:del>
            </m:ctrlPr>
          </m:sSubPr>
          <m:e>
            <m:r>
              <w:del w:id="1296" w:author="Zhang Li" w:date="2022-06-12T12:13:00Z">
                <w:rPr>
                  <w:rFonts w:ascii="Cambria Math" w:eastAsia="宋体" w:hAnsi="Cambria Math" w:cs="Times New Roman"/>
                  <w:kern w:val="0"/>
                  <w:sz w:val="24"/>
                  <w:szCs w:val="24"/>
                </w:rPr>
                <m:t>e</m:t>
              </w:del>
            </m:r>
          </m:e>
          <m:sub>
            <m:r>
              <w:del w:id="1297"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00DD6F55">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1298" w:author="Zhang Li" w:date="2022-06-12T12:13:00Z">
            <w:rPr>
              <w:rFonts w:ascii="Cambria Math" w:eastAsia="宋体" w:hAnsi="Cambria Math" w:cs="Times New Roman"/>
              <w:kern w:val="0"/>
              <w:sz w:val="24"/>
              <w:szCs w:val="24"/>
            </w:rPr>
            <m:t>u</m:t>
          </w:ins>
        </m:r>
      </m:oMath>
      <w:ins w:id="1299"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1300" w:author="Zhang Li" w:date="2022-06-12T12:13:00Z">
            <w:rPr>
              <w:rFonts w:ascii="Cambria Math" w:eastAsia="宋体" w:hAnsi="Cambria Math" w:cs="Times New Roman"/>
              <w:kern w:val="0"/>
              <w:sz w:val="24"/>
              <w:szCs w:val="24"/>
            </w:rPr>
            <m:t>v</m:t>
          </w:ins>
        </m:r>
        <m:r>
          <w:del w:id="1301" w:author="Zhang Li" w:date="2022-06-12T12:13:00Z">
            <w:rPr>
              <w:rFonts w:ascii="Cambria Math" w:eastAsia="宋体" w:hAnsi="Cambria Math" w:cs="Times New Roman"/>
              <w:kern w:val="0"/>
              <w:sz w:val="24"/>
              <w:szCs w:val="24"/>
            </w:rPr>
            <m:t>Nod</m:t>
          </w:del>
        </m:r>
        <m:sSub>
          <m:sSubPr>
            <m:ctrlPr>
              <w:del w:id="1302" w:author="Zhang Li" w:date="2022-06-12T12:13:00Z">
                <w:rPr>
                  <w:rFonts w:ascii="Cambria Math" w:eastAsia="宋体" w:hAnsi="Cambria Math" w:cs="Times New Roman"/>
                  <w:kern w:val="0"/>
                  <w:sz w:val="24"/>
                  <w:szCs w:val="24"/>
                </w:rPr>
              </w:del>
            </m:ctrlPr>
          </m:sSubPr>
          <m:e>
            <m:r>
              <w:del w:id="1303" w:author="Zhang Li" w:date="2022-06-12T12:13:00Z">
                <w:rPr>
                  <w:rFonts w:ascii="Cambria Math" w:eastAsia="宋体" w:hAnsi="Cambria Math" w:cs="Times New Roman"/>
                  <w:kern w:val="0"/>
                  <w:sz w:val="24"/>
                  <w:szCs w:val="24"/>
                </w:rPr>
                <m:t>e</m:t>
              </w:del>
            </m:r>
          </m:e>
          <m:sub>
            <m:r>
              <w:del w:id="1304" w:author="Zhang Li" w:date="2022-06-12T12:13:00Z">
                <w:rPr>
                  <w:rFonts w:ascii="Cambria Math" w:eastAsia="宋体" w:hAnsi="Cambria Math" w:cs="Times New Roman"/>
                  <w:kern w:val="0"/>
                  <w:sz w:val="24"/>
                  <w:szCs w:val="24"/>
                </w:rPr>
                <m:t>u</m:t>
              </w:del>
            </m:r>
          </m:sub>
        </m:sSub>
      </m:oMath>
      <w:del w:id="1305"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1306" w:author="Zhang Li" w:date="2022-06-12T12:13:00Z">
            <w:rPr>
              <w:rFonts w:ascii="Cambria Math" w:eastAsia="宋体" w:hAnsi="Cambria Math" w:cs="Times New Roman"/>
              <w:kern w:val="0"/>
              <w:sz w:val="24"/>
              <w:szCs w:val="24"/>
            </w:rPr>
            <m:t>Nod</m:t>
          </w:del>
        </m:r>
        <m:sSub>
          <m:sSubPr>
            <m:ctrlPr>
              <w:del w:id="1307" w:author="Zhang Li" w:date="2022-06-12T12:13:00Z">
                <w:rPr>
                  <w:rFonts w:ascii="Cambria Math" w:eastAsia="宋体" w:hAnsi="Cambria Math" w:cs="Times New Roman"/>
                  <w:kern w:val="0"/>
                  <w:sz w:val="24"/>
                  <w:szCs w:val="24"/>
                </w:rPr>
              </w:del>
            </m:ctrlPr>
          </m:sSubPr>
          <m:e>
            <m:r>
              <w:del w:id="1308" w:author="Zhang Li" w:date="2022-06-12T12:13:00Z">
                <w:rPr>
                  <w:rFonts w:ascii="Cambria Math" w:eastAsia="宋体" w:hAnsi="Cambria Math" w:cs="Times New Roman"/>
                  <w:kern w:val="0"/>
                  <w:sz w:val="24"/>
                  <w:szCs w:val="24"/>
                </w:rPr>
                <m:t>e</m:t>
              </w:del>
            </m:r>
          </m:e>
          <m:sub>
            <m:r>
              <w:del w:id="1309"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1310" w:author="Zhang Li" w:date="2022-06-12T12:14:00Z">
            <w:rPr>
              <w:rFonts w:ascii="Cambria Math" w:eastAsia="宋体" w:hAnsi="Cambria Math" w:cs="Times New Roman"/>
              <w:kern w:val="0"/>
              <w:sz w:val="24"/>
              <w:szCs w:val="24"/>
            </w:rPr>
            <m:t>u</m:t>
          </w:ins>
        </m:r>
      </m:oMath>
      <w:ins w:id="1311" w:author="Zhang Li" w:date="2022-06-12T12:14:00Z">
        <w:r w:rsidR="00911CF3" w:rsidRPr="008F5A36">
          <w:rPr>
            <w:rFonts w:ascii="Times New Roman" w:eastAsia="宋体" w:hAnsi="Times New Roman" w:cs="Times New Roman"/>
            <w:kern w:val="0"/>
            <w:sz w:val="24"/>
            <w:szCs w:val="24"/>
          </w:rPr>
          <w:t xml:space="preserve"> to </w:t>
        </w:r>
      </w:ins>
      <m:oMath>
        <m:r>
          <w:ins w:id="1312" w:author="Zhang Li" w:date="2022-06-12T12:14:00Z">
            <w:rPr>
              <w:rFonts w:ascii="Cambria Math" w:eastAsia="宋体" w:hAnsi="Cambria Math" w:cs="Times New Roman"/>
              <w:kern w:val="0"/>
              <w:sz w:val="24"/>
              <w:szCs w:val="24"/>
            </w:rPr>
            <m:t>v</m:t>
          </w:ins>
        </m:r>
        <m:r>
          <w:del w:id="1313" w:author="Zhang Li" w:date="2022-06-12T12:14:00Z">
            <w:rPr>
              <w:rFonts w:ascii="Cambria Math" w:eastAsia="宋体" w:hAnsi="Cambria Math" w:cs="Times New Roman"/>
              <w:kern w:val="0"/>
              <w:sz w:val="24"/>
              <w:szCs w:val="24"/>
            </w:rPr>
            <m:t>Nod</m:t>
          </w:del>
        </m:r>
        <m:sSub>
          <m:sSubPr>
            <m:ctrlPr>
              <w:del w:id="1314" w:author="Zhang Li" w:date="2022-06-12T12:14:00Z">
                <w:rPr>
                  <w:rFonts w:ascii="Cambria Math" w:eastAsia="宋体" w:hAnsi="Cambria Math" w:cs="Times New Roman"/>
                  <w:kern w:val="0"/>
                  <w:sz w:val="24"/>
                  <w:szCs w:val="24"/>
                </w:rPr>
              </w:del>
            </m:ctrlPr>
          </m:sSubPr>
          <m:e>
            <m:r>
              <w:del w:id="1315" w:author="Zhang Li" w:date="2022-06-12T12:14:00Z">
                <w:rPr>
                  <w:rFonts w:ascii="Cambria Math" w:eastAsia="宋体" w:hAnsi="Cambria Math" w:cs="Times New Roman"/>
                  <w:kern w:val="0"/>
                  <w:sz w:val="24"/>
                  <w:szCs w:val="24"/>
                </w:rPr>
                <m:t>e</m:t>
              </w:del>
            </m:r>
          </m:e>
          <m:sub>
            <m:r>
              <w:del w:id="1316" w:author="Zhang Li" w:date="2022-06-12T12:14:00Z">
                <w:rPr>
                  <w:rFonts w:ascii="Cambria Math" w:eastAsia="宋体" w:hAnsi="Cambria Math" w:cs="Times New Roman"/>
                  <w:kern w:val="0"/>
                  <w:sz w:val="24"/>
                  <w:szCs w:val="24"/>
                </w:rPr>
                <m:t>u</m:t>
              </w:del>
            </m:r>
          </m:sub>
        </m:sSub>
      </m:oMath>
      <w:del w:id="1317"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1318" w:author="Zhang Li" w:date="2022-06-12T12:14:00Z">
            <w:rPr>
              <w:rFonts w:ascii="Cambria Math" w:eastAsia="宋体" w:hAnsi="Cambria Math" w:cs="Times New Roman"/>
              <w:kern w:val="0"/>
              <w:sz w:val="24"/>
              <w:szCs w:val="24"/>
            </w:rPr>
            <m:t>Nod</m:t>
          </w:del>
        </m:r>
        <m:sSub>
          <m:sSubPr>
            <m:ctrlPr>
              <w:del w:id="1319" w:author="Zhang Li" w:date="2022-06-12T12:14:00Z">
                <w:rPr>
                  <w:rFonts w:ascii="Cambria Math" w:eastAsia="宋体" w:hAnsi="Cambria Math" w:cs="Times New Roman"/>
                  <w:kern w:val="0"/>
                  <w:sz w:val="24"/>
                  <w:szCs w:val="24"/>
                </w:rPr>
              </w:del>
            </m:ctrlPr>
          </m:sSubPr>
          <m:e>
            <m:r>
              <w:del w:id="1320" w:author="Zhang Li" w:date="2022-06-12T12:14:00Z">
                <w:rPr>
                  <w:rFonts w:ascii="Cambria Math" w:eastAsia="宋体" w:hAnsi="Cambria Math" w:cs="Times New Roman"/>
                  <w:kern w:val="0"/>
                  <w:sz w:val="24"/>
                  <w:szCs w:val="24"/>
                </w:rPr>
                <m:t>e</m:t>
              </w:del>
            </m:r>
          </m:e>
          <m:sub>
            <m:r>
              <w:del w:id="1321"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1322" w:author="Zhang Li" w:date="2022-06-12T12:14:00Z">
        <w:r w:rsidR="00911CF3" w:rsidRPr="008F5A36">
          <w:rPr>
            <w:rFonts w:ascii="Times New Roman" w:eastAsia="宋体" w:hAnsi="Times New Roman" w:cs="Times New Roman"/>
            <w:kern w:val="0"/>
            <w:sz w:val="24"/>
            <w:szCs w:val="24"/>
          </w:rPr>
          <w:t>Signal-to-Noise ratio</w:t>
        </w:r>
      </w:ins>
      <w:del w:id="1323"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1324" w:author="Zhang Li" w:date="2022-06-12T12:15:00Z">
            <w:rPr>
              <w:rFonts w:ascii="Cambria Math" w:eastAsia="宋体" w:hAnsi="Cambria Math" w:cs="Times New Roman"/>
              <w:kern w:val="0"/>
              <w:sz w:val="24"/>
              <w:szCs w:val="24"/>
            </w:rPr>
            <m:t>Nod</m:t>
          </w:del>
        </m:r>
        <m:sSub>
          <m:sSubPr>
            <m:ctrlPr>
              <w:del w:id="1325" w:author="Zhang Li" w:date="2022-06-12T12:15:00Z">
                <w:rPr>
                  <w:rFonts w:ascii="Cambria Math" w:eastAsia="宋体" w:hAnsi="Cambria Math" w:cs="Times New Roman"/>
                  <w:kern w:val="0"/>
                  <w:sz w:val="24"/>
                  <w:szCs w:val="24"/>
                </w:rPr>
              </w:del>
            </m:ctrlPr>
          </m:sSubPr>
          <m:e>
            <m:r>
              <w:del w:id="1326" w:author="Zhang Li" w:date="2022-06-12T12:15:00Z">
                <w:rPr>
                  <w:rFonts w:ascii="Cambria Math" w:eastAsia="宋体" w:hAnsi="Cambria Math" w:cs="Times New Roman"/>
                  <w:kern w:val="0"/>
                  <w:sz w:val="24"/>
                  <w:szCs w:val="24"/>
                </w:rPr>
                <m:t>e</m:t>
              </w:del>
            </m:r>
          </m:e>
          <m:sub>
            <m:r>
              <w:del w:id="1327" w:author="Zhang Li" w:date="2022-06-12T12:15:00Z">
                <w:rPr>
                  <w:rFonts w:ascii="Cambria Math" w:eastAsia="宋体" w:hAnsi="Cambria Math" w:cs="Times New Roman"/>
                  <w:kern w:val="0"/>
                  <w:sz w:val="24"/>
                  <w:szCs w:val="24"/>
                </w:rPr>
                <m:t>v</m:t>
              </w:del>
            </m:r>
          </m:sub>
        </m:sSub>
        <m:r>
          <w:ins w:id="1328"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5974453B" w14:textId="77777777" w:rsidR="00AD35A4" w:rsidRDefault="00911CF3" w:rsidP="00911CF3">
      <w:pPr>
        <w:spacing w:afterLines="100" w:after="312"/>
        <w:rPr>
          <w:ins w:id="1329" w:author="Zhang Li" w:date="2022-06-25T16:52: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w:t>
      </w:r>
      <w:proofErr w:type="gramStart"/>
      <w:r w:rsidRPr="00911CF3">
        <w:rPr>
          <w:rFonts w:ascii="Times New Roman" w:eastAsia="宋体" w:hAnsi="Times New Roman" w:cs="Times New Roman"/>
          <w:kern w:val="0"/>
          <w:sz w:val="24"/>
          <w:szCs w:val="24"/>
        </w:rPr>
        <w:t>power.</w:t>
      </w:r>
      <w:proofErr w:type="gramEnd"/>
      <w:r w:rsidRPr="00911CF3">
        <w:rPr>
          <w:rFonts w:ascii="Times New Roman" w:eastAsia="宋体" w:hAnsi="Times New Roman" w:cs="Times New Roman"/>
          <w:kern w:val="0"/>
          <w:sz w:val="24"/>
          <w:szCs w:val="24"/>
        </w:rPr>
        <w:t xml:space="preserve"> </w:t>
      </w:r>
    </w:p>
    <w:p w14:paraId="6A2354DF" w14:textId="55919CDF" w:rsidR="00AD35A4" w:rsidRDefault="006B218C" w:rsidP="006B218C">
      <w:pPr>
        <w:spacing w:afterLines="100" w:after="312"/>
        <w:ind w:firstLine="420"/>
        <w:rPr>
          <w:ins w:id="1330" w:author="Zhang Li" w:date="2022-06-25T16:52:00Z"/>
          <w:rFonts w:ascii="Times New Roman" w:eastAsia="宋体" w:hAnsi="Times New Roman" w:cs="Times New Roman"/>
          <w:kern w:val="0"/>
          <w:sz w:val="24"/>
          <w:szCs w:val="24"/>
        </w:rPr>
      </w:pPr>
      <w:ins w:id="1331" w:author="Zhang Li" w:date="2022-06-25T16:54:00Z">
        <w:r>
          <w:rPr>
            <w:rFonts w:ascii="Times New Roman" w:eastAsia="宋体" w:hAnsi="Times New Roman" w:cs="Times New Roman"/>
            <w:kern w:val="0"/>
            <w:sz w:val="24"/>
            <w:szCs w:val="24"/>
          </w:rPr>
          <w:t>A</w:t>
        </w:r>
      </w:ins>
      <w:ins w:id="1332" w:author="Zhang Li" w:date="2022-06-25T16:52:00Z">
        <w:r w:rsidR="00AD35A4">
          <w:rPr>
            <w:rFonts w:ascii="Times New Roman" w:eastAsia="宋体" w:hAnsi="Times New Roman" w:cs="Times New Roman"/>
            <w:kern w:val="0"/>
            <w:sz w:val="24"/>
            <w:szCs w:val="24"/>
          </w:rPr>
          <w:t xml:space="preserve"> successful transmission </w:t>
        </w:r>
      </w:ins>
      <w:ins w:id="1333" w:author="Zhang Li" w:date="2022-06-25T16:54:00Z">
        <w:r>
          <w:rPr>
            <w:rFonts w:ascii="Times New Roman" w:eastAsia="宋体" w:hAnsi="Times New Roman" w:cs="Times New Roman"/>
            <w:kern w:val="0"/>
            <w:sz w:val="24"/>
            <w:szCs w:val="24"/>
          </w:rPr>
          <w:t>should</w:t>
        </w:r>
      </w:ins>
      <w:ins w:id="1334" w:author="Zhang Li" w:date="2022-06-25T16:52:00Z">
        <w:r w:rsidR="00AD35A4">
          <w:rPr>
            <w:rFonts w:ascii="Times New Roman" w:eastAsia="宋体" w:hAnsi="Times New Roman" w:cs="Times New Roman"/>
            <w:kern w:val="0"/>
            <w:sz w:val="24"/>
            <w:szCs w:val="24"/>
          </w:rPr>
          <w:t xml:space="preserve"> satisfy two conditions: 1) if and only if there only one node transmitting in a time slot; and 2) the receive SNR is equal to or bigger than the target SNR ratio of each transmission.</w:t>
        </w:r>
      </w:ins>
    </w:p>
    <w:p w14:paraId="2848101D" w14:textId="1B5120BB" w:rsidR="00AD35A4" w:rsidRDefault="00613351" w:rsidP="00911CF3">
      <w:pPr>
        <w:spacing w:afterLines="100" w:after="312"/>
        <w:rPr>
          <w:ins w:id="1335" w:author="Zhang Li" w:date="2022-06-25T16:56:00Z"/>
          <w:rFonts w:ascii="Times New Roman" w:eastAsia="宋体" w:hAnsi="Times New Roman" w:cs="Times New Roman"/>
          <w:kern w:val="0"/>
          <w:sz w:val="24"/>
          <w:szCs w:val="24"/>
        </w:rPr>
      </w:pPr>
      <w:ins w:id="1336" w:author="Zhang Li" w:date="2022-06-25T16:55:00Z">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hannel </w:t>
        </w:r>
      </w:ins>
      <w:ins w:id="1337" w:author="Zhang Li" w:date="2022-06-25T16:56:00Z">
        <w:r>
          <w:rPr>
            <w:rFonts w:ascii="Times New Roman" w:eastAsia="宋体" w:hAnsi="Times New Roman" w:cs="Times New Roman"/>
            <w:kern w:val="0"/>
            <w:sz w:val="24"/>
            <w:szCs w:val="24"/>
          </w:rPr>
          <w:t>contend failure</w:t>
        </w:r>
      </w:ins>
      <w:ins w:id="1338" w:author="Zhang Li" w:date="2022-06-25T16:57:00Z">
        <w:r>
          <w:rPr>
            <w:rFonts w:ascii="Times New Roman" w:eastAsia="宋体" w:hAnsi="Times New Roman" w:cs="Times New Roman"/>
            <w:kern w:val="0"/>
            <w:sz w:val="24"/>
            <w:szCs w:val="24"/>
          </w:rPr>
          <w:t xml:space="preserve">: </w:t>
        </w:r>
      </w:ins>
    </w:p>
    <w:p w14:paraId="55B86D19" w14:textId="7A0A1A54" w:rsidR="00613351" w:rsidRPr="00AD35A4" w:rsidRDefault="00613351" w:rsidP="00911CF3">
      <w:pPr>
        <w:spacing w:afterLines="100" w:after="312"/>
        <w:rPr>
          <w:ins w:id="1339" w:author="Zhang Li" w:date="2022-06-25T16:52:00Z"/>
          <w:rFonts w:ascii="Times New Roman" w:eastAsia="宋体" w:hAnsi="Times New Roman" w:cs="Times New Roman"/>
          <w:kern w:val="0"/>
          <w:sz w:val="24"/>
          <w:szCs w:val="24"/>
        </w:rPr>
      </w:pPr>
      <w:ins w:id="1340" w:author="Zhang Li" w:date="2022-06-25T16:56:00Z">
        <w:r>
          <w:rPr>
            <w:rFonts w:ascii="Times New Roman" w:eastAsia="宋体" w:hAnsi="Times New Roman" w:cs="Times New Roman"/>
            <w:kern w:val="0"/>
            <w:sz w:val="24"/>
            <w:szCs w:val="24"/>
          </w:rPr>
          <w:t>Communication failure</w:t>
        </w:r>
      </w:ins>
      <w:ins w:id="1341" w:author="Zhang Li" w:date="2022-06-25T16:57:00Z">
        <w:r>
          <w:rPr>
            <w:rFonts w:ascii="Times New Roman" w:eastAsia="宋体" w:hAnsi="Times New Roman" w:cs="Times New Roman"/>
            <w:kern w:val="0"/>
            <w:sz w:val="24"/>
            <w:szCs w:val="24"/>
          </w:rPr>
          <w:t xml:space="preserve">: </w:t>
        </w:r>
      </w:ins>
    </w:p>
    <w:p w14:paraId="0F224A98" w14:textId="16B7E7E6" w:rsidR="00911CF3" w:rsidDel="00911CF3" w:rsidRDefault="00911CF3" w:rsidP="00911CF3">
      <w:pPr>
        <w:spacing w:afterLines="100" w:after="312"/>
        <w:rPr>
          <w:del w:id="1342" w:author="Zhang Li" w:date="2022-06-12T12:16:00Z"/>
          <w:rFonts w:ascii="Times New Roman" w:eastAsia="宋体" w:hAnsi="Times New Roman" w:cs="Times New Roman"/>
          <w:kern w:val="0"/>
          <w:sz w:val="24"/>
          <w:szCs w:val="24"/>
        </w:rPr>
      </w:pPr>
      <w:del w:id="1343"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1344" w:author="Zhang Li" w:date="2022-06-12T12:16:00Z">
                <w:rPr>
                  <w:rFonts w:ascii="Cambria Math" w:eastAsia="宋体" w:hAnsi="Cambria Math" w:cs="Times New Roman"/>
                  <w:kern w:val="0"/>
                  <w:sz w:val="24"/>
                  <w:szCs w:val="24"/>
                </w:rPr>
              </w:del>
            </m:ctrlPr>
          </m:sSubPr>
          <m:e>
            <m:r>
              <w:del w:id="1345" w:author="Zhang Li" w:date="2022-06-12T12:16:00Z">
                <w:rPr>
                  <w:rFonts w:ascii="Cambria Math" w:eastAsia="宋体" w:hAnsi="Cambria Math" w:cs="Times New Roman"/>
                  <w:kern w:val="0"/>
                  <w:sz w:val="24"/>
                  <w:szCs w:val="24"/>
                </w:rPr>
                <m:t>N</m:t>
              </w:del>
            </m:r>
          </m:e>
          <m:sub>
            <m:r>
              <w:del w:id="1346" w:author="Zhang Li" w:date="2022-06-12T12:16:00Z">
                <w:rPr>
                  <w:rFonts w:ascii="Cambria Math" w:eastAsia="宋体" w:hAnsi="Cambria Math" w:cs="Times New Roman"/>
                  <w:kern w:val="0"/>
                  <w:sz w:val="24"/>
                  <w:szCs w:val="24"/>
                </w:rPr>
                <m:t>l</m:t>
              </w:del>
            </m:r>
          </m:sub>
        </m:sSub>
      </m:oMath>
      <w:del w:id="1347"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1348" w:author="Zhang Li" w:date="2022-06-12T12:16:00Z">
            <w:rPr>
              <w:rFonts w:ascii="Cambria Math" w:eastAsia="宋体" w:hAnsi="Cambria Math" w:cs="Times New Roman"/>
              <w:kern w:val="0"/>
              <w:sz w:val="24"/>
              <w:szCs w:val="24"/>
            </w:rPr>
            <m:t>Nod</m:t>
          </w:del>
        </m:r>
        <m:sSub>
          <m:sSubPr>
            <m:ctrlPr>
              <w:del w:id="1349" w:author="Zhang Li" w:date="2022-06-12T12:16:00Z">
                <w:rPr>
                  <w:rFonts w:ascii="Cambria Math" w:eastAsia="宋体" w:hAnsi="Cambria Math" w:cs="Times New Roman"/>
                  <w:kern w:val="0"/>
                  <w:sz w:val="24"/>
                  <w:szCs w:val="24"/>
                </w:rPr>
              </w:del>
            </m:ctrlPr>
          </m:sSubPr>
          <m:e>
            <m:r>
              <w:del w:id="1350" w:author="Zhang Li" w:date="2022-06-12T12:16:00Z">
                <w:rPr>
                  <w:rFonts w:ascii="Cambria Math" w:eastAsia="宋体" w:hAnsi="Cambria Math" w:cs="Times New Roman"/>
                  <w:kern w:val="0"/>
                  <w:sz w:val="24"/>
                  <w:szCs w:val="24"/>
                </w:rPr>
                <m:t>e</m:t>
              </w:del>
            </m:r>
          </m:e>
          <m:sub>
            <m:r>
              <w:del w:id="1351" w:author="Zhang Li" w:date="2022-06-12T12:16:00Z">
                <w:rPr>
                  <w:rFonts w:ascii="Cambria Math" w:eastAsia="宋体" w:hAnsi="Cambria Math" w:cs="Times New Roman"/>
                  <w:kern w:val="0"/>
                  <w:sz w:val="24"/>
                  <w:szCs w:val="24"/>
                </w:rPr>
                <m:t>v</m:t>
              </w:del>
            </m:r>
          </m:sub>
        </m:sSub>
      </m:oMath>
      <w:del w:id="1352"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1353" w:author="Zhang Li" w:date="2022-06-12T12:16:00Z">
            <w:rPr>
              <w:rFonts w:ascii="Cambria Math" w:eastAsia="宋体" w:hAnsi="Cambria Math" w:cs="Times New Roman"/>
              <w:kern w:val="0"/>
              <w:sz w:val="24"/>
              <w:szCs w:val="24"/>
            </w:rPr>
            <m:t>Nod</m:t>
          </w:del>
        </m:r>
        <m:sSub>
          <m:sSubPr>
            <m:ctrlPr>
              <w:del w:id="1354" w:author="Zhang Li" w:date="2022-06-12T12:16:00Z">
                <w:rPr>
                  <w:rFonts w:ascii="Cambria Math" w:eastAsia="宋体" w:hAnsi="Cambria Math" w:cs="Times New Roman"/>
                  <w:kern w:val="0"/>
                  <w:sz w:val="24"/>
                  <w:szCs w:val="24"/>
                </w:rPr>
              </w:del>
            </m:ctrlPr>
          </m:sSubPr>
          <m:e>
            <m:r>
              <w:del w:id="1355" w:author="Zhang Li" w:date="2022-06-12T12:16:00Z">
                <w:rPr>
                  <w:rFonts w:ascii="Cambria Math" w:eastAsia="宋体" w:hAnsi="Cambria Math" w:cs="Times New Roman"/>
                  <w:kern w:val="0"/>
                  <w:sz w:val="24"/>
                  <w:szCs w:val="24"/>
                </w:rPr>
                <m:t>e</m:t>
              </w:del>
            </m:r>
            <m:ctrlPr>
              <w:del w:id="1356" w:author="Zhang Li" w:date="2022-06-12T12:16:00Z">
                <w:rPr>
                  <w:rFonts w:ascii="Cambria Math" w:eastAsia="宋体" w:hAnsi="Cambria Math" w:cs="Times New Roman" w:hint="eastAsia"/>
                  <w:kern w:val="0"/>
                  <w:sz w:val="24"/>
                  <w:szCs w:val="24"/>
                </w:rPr>
              </w:del>
            </m:ctrlPr>
          </m:e>
          <m:sub>
            <m:r>
              <w:del w:id="1357" w:author="Zhang Li" w:date="2022-06-12T12:16:00Z">
                <w:rPr>
                  <w:rFonts w:ascii="Cambria Math" w:eastAsia="宋体" w:hAnsi="Cambria Math" w:cs="Times New Roman"/>
                  <w:kern w:val="0"/>
                  <w:sz w:val="24"/>
                  <w:szCs w:val="24"/>
                </w:rPr>
                <m:t>u</m:t>
              </w:del>
            </m:r>
          </m:sub>
        </m:sSub>
      </m:oMath>
      <w:del w:id="1358" w:author="Zhang Li" w:date="2022-06-12T12:16:00Z">
        <w:r w:rsidRPr="00911CF3" w:rsidDel="00911CF3">
          <w:rPr>
            <w:rFonts w:ascii="Times New Roman" w:eastAsia="宋体" w:hAnsi="Times New Roman" w:cs="Times New Roman"/>
            <w:kern w:val="0"/>
            <w:sz w:val="24"/>
            <w:szCs w:val="24"/>
          </w:rPr>
          <w:delText xml:space="preserve"> and </w:delText>
        </w:r>
      </w:del>
      <m:oMath>
        <m:r>
          <w:del w:id="1359" w:author="Zhang Li" w:date="2022-06-12T12:16:00Z">
            <w:rPr>
              <w:rFonts w:ascii="Cambria Math" w:eastAsia="宋体" w:hAnsi="Cambria Math" w:cs="Times New Roman"/>
              <w:kern w:val="0"/>
              <w:sz w:val="24"/>
              <w:szCs w:val="24"/>
            </w:rPr>
            <m:t>Nod</m:t>
          </w:del>
        </m:r>
        <m:sSub>
          <m:sSubPr>
            <m:ctrlPr>
              <w:del w:id="1360" w:author="Zhang Li" w:date="2022-06-12T12:16:00Z">
                <w:rPr>
                  <w:rFonts w:ascii="Cambria Math" w:eastAsia="宋体" w:hAnsi="Cambria Math" w:cs="Times New Roman"/>
                  <w:kern w:val="0"/>
                  <w:sz w:val="24"/>
                  <w:szCs w:val="24"/>
                </w:rPr>
              </w:del>
            </m:ctrlPr>
          </m:sSubPr>
          <m:e>
            <m:r>
              <w:del w:id="1361" w:author="Zhang Li" w:date="2022-06-12T12:16:00Z">
                <w:rPr>
                  <w:rFonts w:ascii="Cambria Math" w:eastAsia="宋体" w:hAnsi="Cambria Math" w:cs="Times New Roman"/>
                  <w:kern w:val="0"/>
                  <w:sz w:val="24"/>
                  <w:szCs w:val="24"/>
                </w:rPr>
                <m:t>e</m:t>
              </w:del>
            </m:r>
          </m:e>
          <m:sub>
            <m:r>
              <w:del w:id="1362" w:author="Zhang Li" w:date="2022-06-12T12:16:00Z">
                <w:rPr>
                  <w:rFonts w:ascii="Cambria Math" w:eastAsia="宋体" w:hAnsi="Cambria Math" w:cs="Times New Roman"/>
                  <w:kern w:val="0"/>
                  <w:sz w:val="24"/>
                  <w:szCs w:val="24"/>
                </w:rPr>
                <m:t>v</m:t>
              </w:del>
            </m:r>
          </m:sub>
        </m:sSub>
      </m:oMath>
      <w:del w:id="1363"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1364" w:author="Zhang Li" w:date="2022-06-12T12:16:00Z">
                <w:rPr>
                  <w:rFonts w:ascii="Cambria Math" w:eastAsia="宋体" w:hAnsi="Cambria Math" w:cs="Times New Roman"/>
                  <w:kern w:val="0"/>
                  <w:sz w:val="24"/>
                  <w:szCs w:val="24"/>
                </w:rPr>
              </w:del>
            </m:ctrlPr>
          </m:sSubPr>
          <m:e>
            <m:r>
              <w:del w:id="1365" w:author="Zhang Li" w:date="2022-06-12T12:16:00Z">
                <w:rPr>
                  <w:rFonts w:ascii="Cambria Math" w:eastAsia="宋体" w:hAnsi="Cambria Math" w:cs="Times New Roman"/>
                  <w:kern w:val="0"/>
                  <w:sz w:val="24"/>
                  <w:szCs w:val="24"/>
                </w:rPr>
                <m:t>I</m:t>
              </w:del>
            </m:r>
          </m:e>
          <m:sub>
            <m:r>
              <w:del w:id="1366" w:author="Zhang Li" w:date="2022-06-12T12:16:00Z">
                <w:rPr>
                  <w:rFonts w:ascii="Cambria Math" w:eastAsia="宋体" w:hAnsi="Cambria Math" w:cs="Times New Roman"/>
                  <w:kern w:val="0"/>
                  <w:sz w:val="24"/>
                  <w:szCs w:val="24"/>
                </w:rPr>
                <m:t>u</m:t>
              </w:del>
            </m:r>
            <m:r>
              <w:del w:id="1367" w:author="Zhang Li" w:date="2022-06-12T12:16:00Z">
                <m:rPr>
                  <m:sty m:val="p"/>
                </m:rPr>
                <w:rPr>
                  <w:rFonts w:ascii="Cambria Math" w:eastAsia="宋体" w:hAnsi="Cambria Math" w:cs="Times New Roman"/>
                  <w:kern w:val="0"/>
                  <w:sz w:val="24"/>
                  <w:szCs w:val="24"/>
                </w:rPr>
                <m:t>,</m:t>
              </w:del>
            </m:r>
            <m:r>
              <w:del w:id="1368" w:author="Zhang Li" w:date="2022-06-12T12:16:00Z">
                <w:rPr>
                  <w:rFonts w:ascii="Cambria Math" w:eastAsia="宋体" w:hAnsi="Cambria Math" w:cs="Times New Roman"/>
                  <w:kern w:val="0"/>
                  <w:sz w:val="24"/>
                  <w:szCs w:val="24"/>
                </w:rPr>
                <m:t>v</m:t>
              </w:del>
            </m:r>
          </m:sub>
        </m:sSub>
        <m:r>
          <w:del w:id="1369" w:author="Zhang Li" w:date="2022-06-12T12:16:00Z">
            <m:rPr>
              <m:sty m:val="p"/>
            </m:rPr>
            <w:rPr>
              <w:rFonts w:ascii="Cambria Math" w:eastAsia="宋体" w:hAnsi="Cambria Math" w:cs="Times New Roman"/>
              <w:kern w:val="0"/>
              <w:sz w:val="24"/>
              <w:szCs w:val="24"/>
            </w:rPr>
            <m:t>=</m:t>
          </w:del>
        </m:r>
        <m:r>
          <w:del w:id="1370" w:author="Zhang Li" w:date="2022-06-12T12:16:00Z">
            <m:rPr>
              <m:sty m:val="p"/>
            </m:rPr>
            <w:rPr>
              <w:rFonts w:ascii="Cambria Math" w:eastAsia="宋体" w:hAnsi="Cambria Math" w:cs="Times New Roman"/>
              <w:kern w:val="0"/>
              <w:sz w:val="24"/>
              <w:szCs w:val="24"/>
            </w:rPr>
            <w:lastRenderedPageBreak/>
            <m:t xml:space="preserve"> </m:t>
          </w:del>
        </m:r>
        <m:nary>
          <m:naryPr>
            <m:chr m:val="∑"/>
            <m:ctrlPr>
              <w:del w:id="1371" w:author="Zhang Li" w:date="2022-06-12T12:16:00Z">
                <w:rPr>
                  <w:rFonts w:ascii="Cambria Math" w:eastAsia="宋体" w:hAnsi="Cambria Math" w:cs="Times New Roman"/>
                  <w:kern w:val="0"/>
                  <w:sz w:val="24"/>
                  <w:szCs w:val="24"/>
                </w:rPr>
              </w:del>
            </m:ctrlPr>
          </m:naryPr>
          <m:sub>
            <m:r>
              <w:del w:id="1372" w:author="Zhang Li" w:date="2022-06-12T12:16:00Z">
                <w:rPr>
                  <w:rFonts w:ascii="Cambria Math" w:eastAsia="宋体" w:hAnsi="Cambria Math" w:cs="Times New Roman"/>
                  <w:kern w:val="0"/>
                  <w:sz w:val="24"/>
                  <w:szCs w:val="24"/>
                </w:rPr>
                <m:t>l</m:t>
              </w:del>
            </m:r>
            <m:r>
              <w:del w:id="1373" w:author="Zhang Li" w:date="2022-06-12T12:16:00Z">
                <m:rPr>
                  <m:sty m:val="p"/>
                </m:rPr>
                <w:rPr>
                  <w:rFonts w:ascii="Cambria Math" w:eastAsia="宋体" w:hAnsi="Cambria Math" w:cs="Times New Roman"/>
                  <w:kern w:val="0"/>
                  <w:sz w:val="24"/>
                  <w:szCs w:val="24"/>
                </w:rPr>
                <m:t>=1</m:t>
              </w:del>
            </m:r>
          </m:sub>
          <m:sup>
            <m:sSub>
              <m:sSubPr>
                <m:ctrlPr>
                  <w:del w:id="1374" w:author="Zhang Li" w:date="2022-06-12T12:16:00Z">
                    <w:rPr>
                      <w:rFonts w:ascii="Cambria Math" w:eastAsia="宋体" w:hAnsi="Cambria Math" w:cs="Times New Roman"/>
                      <w:kern w:val="0"/>
                      <w:sz w:val="24"/>
                      <w:szCs w:val="24"/>
                    </w:rPr>
                  </w:del>
                </m:ctrlPr>
              </m:sSubPr>
              <m:e>
                <m:r>
                  <w:del w:id="1375" w:author="Zhang Li" w:date="2022-06-12T12:16:00Z">
                    <w:rPr>
                      <w:rFonts w:ascii="Cambria Math" w:eastAsia="宋体" w:hAnsi="Cambria Math" w:cs="Times New Roman"/>
                      <w:kern w:val="0"/>
                      <w:sz w:val="24"/>
                      <w:szCs w:val="24"/>
                    </w:rPr>
                    <m:t>N</m:t>
                  </w:del>
                </m:r>
              </m:e>
              <m:sub>
                <m:r>
                  <w:del w:id="1376" w:author="Zhang Li" w:date="2022-06-12T12:16:00Z">
                    <w:rPr>
                      <w:rFonts w:ascii="Cambria Math" w:eastAsia="宋体" w:hAnsi="Cambria Math" w:cs="Times New Roman"/>
                      <w:kern w:val="0"/>
                      <w:sz w:val="24"/>
                      <w:szCs w:val="24"/>
                    </w:rPr>
                    <m:t>l</m:t>
                  </w:del>
                </m:r>
              </m:sub>
            </m:sSub>
          </m:sup>
          <m:e>
            <m:sSub>
              <m:sSubPr>
                <m:ctrlPr>
                  <w:del w:id="1377" w:author="Zhang Li" w:date="2022-06-12T12:16:00Z">
                    <w:rPr>
                      <w:rFonts w:ascii="Cambria Math" w:eastAsia="宋体" w:hAnsi="Cambria Math" w:cs="Times New Roman"/>
                      <w:kern w:val="0"/>
                      <w:sz w:val="24"/>
                      <w:szCs w:val="24"/>
                    </w:rPr>
                  </w:del>
                </m:ctrlPr>
              </m:sSubPr>
              <m:e>
                <m:r>
                  <w:del w:id="1378" w:author="Zhang Li" w:date="2022-06-12T12:16:00Z">
                    <w:rPr>
                      <w:rFonts w:ascii="Cambria Math" w:eastAsia="宋体" w:hAnsi="Cambria Math" w:cs="Times New Roman"/>
                      <w:kern w:val="0"/>
                      <w:sz w:val="24"/>
                      <w:szCs w:val="24"/>
                    </w:rPr>
                    <m:t>P</m:t>
                  </w:del>
                </m:r>
              </m:e>
              <m:sub>
                <m:r>
                  <w:del w:id="1379" w:author="Zhang Li" w:date="2022-06-12T12:16:00Z">
                    <w:rPr>
                      <w:rFonts w:ascii="Cambria Math" w:eastAsia="宋体" w:hAnsi="Cambria Math" w:cs="Times New Roman"/>
                      <w:kern w:val="0"/>
                      <w:sz w:val="24"/>
                      <w:szCs w:val="24"/>
                    </w:rPr>
                    <m:t>t</m:t>
                  </w:del>
                </m:r>
              </m:sub>
            </m:sSub>
          </m:e>
        </m:nary>
        <m:sSup>
          <m:sSupPr>
            <m:ctrlPr>
              <w:del w:id="1380" w:author="Zhang Li" w:date="2022-06-12T12:16:00Z">
                <w:rPr>
                  <w:rFonts w:ascii="Cambria Math" w:eastAsia="宋体" w:hAnsi="Cambria Math" w:cs="Times New Roman"/>
                  <w:kern w:val="0"/>
                  <w:sz w:val="24"/>
                  <w:szCs w:val="24"/>
                </w:rPr>
              </w:del>
            </m:ctrlPr>
          </m:sSupPr>
          <m:e>
            <m:d>
              <m:dPr>
                <m:begChr m:val="|"/>
                <m:endChr m:val="|"/>
                <m:ctrlPr>
                  <w:del w:id="1381" w:author="Zhang Li" w:date="2022-06-12T12:16:00Z">
                    <w:rPr>
                      <w:rFonts w:ascii="Cambria Math" w:eastAsia="宋体" w:hAnsi="Cambria Math" w:cs="Times New Roman"/>
                      <w:kern w:val="0"/>
                      <w:sz w:val="24"/>
                      <w:szCs w:val="24"/>
                    </w:rPr>
                  </w:del>
                </m:ctrlPr>
              </m:dPr>
              <m:e>
                <m:sSub>
                  <m:sSubPr>
                    <m:ctrlPr>
                      <w:del w:id="1382" w:author="Zhang Li" w:date="2022-06-12T12:16:00Z">
                        <w:rPr>
                          <w:rFonts w:ascii="Cambria Math" w:eastAsia="宋体" w:hAnsi="Cambria Math" w:cs="Times New Roman"/>
                          <w:kern w:val="0"/>
                          <w:sz w:val="24"/>
                          <w:szCs w:val="24"/>
                        </w:rPr>
                      </w:del>
                    </m:ctrlPr>
                  </m:sSubPr>
                  <m:e>
                    <m:r>
                      <w:del w:id="1383" w:author="Zhang Li" w:date="2022-06-12T12:16:00Z">
                        <w:rPr>
                          <w:rFonts w:ascii="Cambria Math" w:eastAsia="宋体" w:hAnsi="Cambria Math" w:cs="Times New Roman"/>
                          <w:kern w:val="0"/>
                          <w:sz w:val="24"/>
                          <w:szCs w:val="24"/>
                        </w:rPr>
                        <m:t>H</m:t>
                      </w:del>
                    </m:r>
                  </m:e>
                  <m:sub>
                    <m:r>
                      <w:del w:id="1384" w:author="Zhang Li" w:date="2022-06-12T12:16:00Z">
                        <w:rPr>
                          <w:rFonts w:ascii="Cambria Math" w:eastAsia="宋体" w:hAnsi="Cambria Math" w:cs="Times New Roman"/>
                          <w:kern w:val="0"/>
                          <w:sz w:val="24"/>
                          <w:szCs w:val="24"/>
                        </w:rPr>
                        <m:t>u</m:t>
                      </w:del>
                    </m:r>
                    <m:r>
                      <w:del w:id="1385" w:author="Zhang Li" w:date="2022-06-12T12:16:00Z">
                        <m:rPr>
                          <m:sty m:val="p"/>
                        </m:rPr>
                        <w:rPr>
                          <w:rFonts w:ascii="Cambria Math" w:eastAsia="宋体" w:hAnsi="Cambria Math" w:cs="Times New Roman"/>
                          <w:kern w:val="0"/>
                          <w:sz w:val="24"/>
                          <w:szCs w:val="24"/>
                        </w:rPr>
                        <m:t>,</m:t>
                      </w:del>
                    </m:r>
                    <m:r>
                      <w:del w:id="1386" w:author="Zhang Li" w:date="2022-06-12T12:16:00Z">
                        <w:rPr>
                          <w:rFonts w:ascii="Cambria Math" w:eastAsia="宋体" w:hAnsi="Cambria Math" w:cs="Times New Roman"/>
                          <w:kern w:val="0"/>
                          <w:sz w:val="24"/>
                          <w:szCs w:val="24"/>
                        </w:rPr>
                        <m:t>v</m:t>
                      </w:del>
                    </m:r>
                  </m:sub>
                </m:sSub>
              </m:e>
            </m:d>
          </m:e>
          <m:sup>
            <m:r>
              <w:del w:id="1387" w:author="Zhang Li" w:date="2022-06-12T12:16:00Z">
                <m:rPr>
                  <m:sty m:val="p"/>
                </m:rPr>
                <w:rPr>
                  <w:rFonts w:ascii="Cambria Math" w:eastAsia="宋体" w:hAnsi="Cambria Math" w:cs="Times New Roman"/>
                  <w:kern w:val="0"/>
                  <w:sz w:val="24"/>
                  <w:szCs w:val="24"/>
                </w:rPr>
                <m:t>2</m:t>
              </w:del>
            </m:r>
          </m:sup>
        </m:sSup>
        <m:sSup>
          <m:sSupPr>
            <m:ctrlPr>
              <w:del w:id="1388" w:author="Zhang Li" w:date="2022-06-12T12:16:00Z">
                <w:rPr>
                  <w:rFonts w:ascii="Cambria Math" w:eastAsia="宋体" w:hAnsi="Cambria Math" w:cs="Times New Roman"/>
                  <w:kern w:val="0"/>
                  <w:sz w:val="24"/>
                  <w:szCs w:val="24"/>
                </w:rPr>
              </w:del>
            </m:ctrlPr>
          </m:sSupPr>
          <m:e>
            <m:d>
              <m:dPr>
                <m:ctrlPr>
                  <w:del w:id="1389" w:author="Zhang Li" w:date="2022-06-12T12:16:00Z">
                    <w:rPr>
                      <w:rFonts w:ascii="Cambria Math" w:eastAsia="宋体" w:hAnsi="Cambria Math" w:cs="Times New Roman"/>
                      <w:kern w:val="0"/>
                      <w:sz w:val="24"/>
                      <w:szCs w:val="24"/>
                    </w:rPr>
                  </w:del>
                </m:ctrlPr>
              </m:dPr>
              <m:e>
                <m:f>
                  <m:fPr>
                    <m:ctrlPr>
                      <w:del w:id="1390" w:author="Zhang Li" w:date="2022-06-12T12:16:00Z">
                        <w:rPr>
                          <w:rFonts w:ascii="Cambria Math" w:eastAsia="宋体" w:hAnsi="Cambria Math" w:cs="Times New Roman"/>
                          <w:kern w:val="0"/>
                          <w:sz w:val="24"/>
                          <w:szCs w:val="24"/>
                        </w:rPr>
                      </w:del>
                    </m:ctrlPr>
                  </m:fPr>
                  <m:num>
                    <m:sSub>
                      <m:sSubPr>
                        <m:ctrlPr>
                          <w:del w:id="1391" w:author="Zhang Li" w:date="2022-06-12T12:16:00Z">
                            <w:rPr>
                              <w:rFonts w:ascii="Cambria Math" w:eastAsia="宋体" w:hAnsi="Cambria Math" w:cs="Times New Roman"/>
                              <w:kern w:val="0"/>
                              <w:sz w:val="24"/>
                              <w:szCs w:val="24"/>
                            </w:rPr>
                          </w:del>
                        </m:ctrlPr>
                      </m:sSubPr>
                      <m:e>
                        <m:r>
                          <w:del w:id="1392" w:author="Zhang Li" w:date="2022-06-12T12:16:00Z">
                            <w:rPr>
                              <w:rFonts w:ascii="Cambria Math" w:eastAsia="宋体" w:hAnsi="Cambria Math" w:cs="Times New Roman"/>
                              <w:kern w:val="0"/>
                              <w:sz w:val="24"/>
                              <w:szCs w:val="24"/>
                            </w:rPr>
                            <m:t>d</m:t>
                          </w:del>
                        </m:r>
                      </m:e>
                      <m:sub>
                        <m:r>
                          <w:del w:id="1393" w:author="Zhang Li" w:date="2022-06-12T12:16:00Z">
                            <w:rPr>
                              <w:rFonts w:ascii="Cambria Math" w:eastAsia="宋体" w:hAnsi="Cambria Math" w:cs="Times New Roman"/>
                              <w:kern w:val="0"/>
                              <w:sz w:val="24"/>
                              <w:szCs w:val="24"/>
                            </w:rPr>
                            <m:t>u</m:t>
                          </w:del>
                        </m:r>
                        <m:r>
                          <w:del w:id="1394" w:author="Zhang Li" w:date="2022-06-12T12:16:00Z">
                            <m:rPr>
                              <m:sty m:val="p"/>
                            </m:rPr>
                            <w:rPr>
                              <w:rFonts w:ascii="Cambria Math" w:eastAsia="宋体" w:hAnsi="Cambria Math" w:cs="Times New Roman"/>
                              <w:kern w:val="0"/>
                              <w:sz w:val="24"/>
                              <w:szCs w:val="24"/>
                            </w:rPr>
                            <m:t>,</m:t>
                          </w:del>
                        </m:r>
                        <m:r>
                          <w:del w:id="1395" w:author="Zhang Li" w:date="2022-06-12T12:16:00Z">
                            <w:rPr>
                              <w:rFonts w:ascii="Cambria Math" w:eastAsia="宋体" w:hAnsi="Cambria Math" w:cs="Times New Roman"/>
                              <w:kern w:val="0"/>
                              <w:sz w:val="24"/>
                              <w:szCs w:val="24"/>
                            </w:rPr>
                            <m:t>v</m:t>
                          </w:del>
                        </m:r>
                      </m:sub>
                    </m:sSub>
                  </m:num>
                  <m:den>
                    <m:sSub>
                      <m:sSubPr>
                        <m:ctrlPr>
                          <w:del w:id="1396" w:author="Zhang Li" w:date="2022-06-12T12:16:00Z">
                            <w:rPr>
                              <w:rFonts w:ascii="Cambria Math" w:eastAsia="宋体" w:hAnsi="Cambria Math" w:cs="Times New Roman"/>
                              <w:kern w:val="0"/>
                              <w:sz w:val="24"/>
                              <w:szCs w:val="24"/>
                            </w:rPr>
                          </w:del>
                        </m:ctrlPr>
                      </m:sSubPr>
                      <m:e>
                        <m:r>
                          <w:del w:id="1397" w:author="Zhang Li" w:date="2022-06-12T12:16:00Z">
                            <w:rPr>
                              <w:rFonts w:ascii="Cambria Math" w:eastAsia="宋体" w:hAnsi="Cambria Math" w:cs="Times New Roman"/>
                              <w:kern w:val="0"/>
                              <w:sz w:val="24"/>
                              <w:szCs w:val="24"/>
                            </w:rPr>
                            <m:t>d</m:t>
                          </w:del>
                        </m:r>
                      </m:e>
                      <m:sub>
                        <m:r>
                          <w:del w:id="1398" w:author="Zhang Li" w:date="2022-06-12T12:16:00Z">
                            <m:rPr>
                              <m:sty m:val="p"/>
                            </m:rPr>
                            <w:rPr>
                              <w:rFonts w:ascii="Cambria Math" w:eastAsia="宋体" w:hAnsi="Cambria Math" w:cs="Times New Roman"/>
                              <w:kern w:val="0"/>
                              <w:sz w:val="24"/>
                              <w:szCs w:val="24"/>
                            </w:rPr>
                            <m:t>0</m:t>
                          </w:del>
                        </m:r>
                      </m:sub>
                    </m:sSub>
                  </m:den>
                </m:f>
              </m:e>
            </m:d>
          </m:e>
          <m:sup>
            <m:r>
              <w:del w:id="1399" w:author="Zhang Li" w:date="2022-06-12T12:16:00Z">
                <m:rPr>
                  <m:sty m:val="p"/>
                </m:rPr>
                <w:rPr>
                  <w:rFonts w:ascii="Cambria Math" w:eastAsia="宋体" w:hAnsi="Cambria Math" w:cs="Times New Roman"/>
                  <w:kern w:val="0"/>
                  <w:sz w:val="24"/>
                  <w:szCs w:val="24"/>
                </w:rPr>
                <m:t>-</m:t>
              </w:del>
            </m:r>
            <m:r>
              <w:del w:id="1400" w:author="Zhang Li" w:date="2022-06-12T12:16:00Z">
                <w:rPr>
                  <w:rFonts w:ascii="Cambria Math" w:eastAsia="宋体" w:hAnsi="Cambria Math" w:cs="Times New Roman"/>
                  <w:kern w:val="0"/>
                  <w:sz w:val="24"/>
                  <w:szCs w:val="24"/>
                </w:rPr>
                <m:t>α</m:t>
              </w:del>
            </m:r>
          </m:sup>
        </m:sSup>
      </m:oMath>
      <w:del w:id="1401"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1402" w:author="Zhang Li" w:date="2022-06-12T12:16:00Z">
                <w:rPr>
                  <w:rFonts w:ascii="Cambria Math" w:eastAsia="宋体" w:hAnsi="Cambria Math" w:cs="Times New Roman"/>
                  <w:kern w:val="0"/>
                  <w:sz w:val="24"/>
                  <w:szCs w:val="24"/>
                </w:rPr>
              </w:del>
            </m:ctrlPr>
          </m:sSubPr>
          <m:e>
            <m:r>
              <w:del w:id="1403" w:author="Zhang Li" w:date="2022-06-12T12:16:00Z">
                <w:rPr>
                  <w:rFonts w:ascii="Cambria Math" w:eastAsia="宋体" w:hAnsi="Cambria Math" w:cs="Times New Roman"/>
                  <w:kern w:val="0"/>
                  <w:sz w:val="24"/>
                  <w:szCs w:val="24"/>
                </w:rPr>
                <m:t>I</m:t>
              </w:del>
            </m:r>
          </m:e>
          <m:sub>
            <m:r>
              <w:del w:id="1404" w:author="Zhang Li" w:date="2022-06-12T12:16:00Z">
                <w:rPr>
                  <w:rFonts w:ascii="Cambria Math" w:eastAsia="宋体" w:hAnsi="Cambria Math" w:cs="Times New Roman"/>
                  <w:kern w:val="0"/>
                  <w:sz w:val="24"/>
                  <w:szCs w:val="24"/>
                </w:rPr>
                <m:t>u</m:t>
              </w:del>
            </m:r>
            <m:r>
              <w:del w:id="1405" w:author="Zhang Li" w:date="2022-06-12T12:16:00Z">
                <m:rPr>
                  <m:sty m:val="p"/>
                </m:rPr>
                <w:rPr>
                  <w:rFonts w:ascii="Cambria Math" w:eastAsia="宋体" w:hAnsi="Cambria Math" w:cs="Times New Roman"/>
                  <w:kern w:val="0"/>
                  <w:sz w:val="24"/>
                  <w:szCs w:val="24"/>
                </w:rPr>
                <m:t>,</m:t>
              </w:del>
            </m:r>
            <m:r>
              <w:del w:id="1406" w:author="Zhang Li" w:date="2022-06-12T12:16:00Z">
                <w:rPr>
                  <w:rFonts w:ascii="Cambria Math" w:eastAsia="宋体" w:hAnsi="Cambria Math" w:cs="Times New Roman"/>
                  <w:kern w:val="0"/>
                  <w:sz w:val="24"/>
                  <w:szCs w:val="24"/>
                </w:rPr>
                <m:t>v</m:t>
              </w:del>
            </m:r>
          </m:sub>
        </m:sSub>
        <m:r>
          <w:del w:id="1407" w:author="Zhang Li" w:date="2022-06-12T12:16:00Z">
            <m:rPr>
              <m:sty m:val="p"/>
            </m:rPr>
            <w:rPr>
              <w:rFonts w:ascii="Cambria Math" w:eastAsia="宋体" w:hAnsi="Cambria Math" w:cs="Times New Roman"/>
              <w:kern w:val="0"/>
              <w:sz w:val="24"/>
              <w:szCs w:val="24"/>
            </w:rPr>
            <m:t>≪</m:t>
          </w:del>
        </m:r>
        <m:sSub>
          <m:sSubPr>
            <m:ctrlPr>
              <w:del w:id="1408" w:author="Zhang Li" w:date="2022-06-12T12:16:00Z">
                <w:rPr>
                  <w:rFonts w:ascii="Cambria Math" w:eastAsia="宋体" w:hAnsi="Cambria Math" w:cs="Times New Roman"/>
                  <w:kern w:val="0"/>
                  <w:sz w:val="24"/>
                  <w:szCs w:val="24"/>
                </w:rPr>
              </w:del>
            </m:ctrlPr>
          </m:sSubPr>
          <m:e>
            <m:r>
              <w:del w:id="1409" w:author="Zhang Li" w:date="2022-06-12T12:16:00Z">
                <w:rPr>
                  <w:rFonts w:ascii="Cambria Math" w:eastAsia="宋体" w:hAnsi="Cambria Math" w:cs="Times New Roman"/>
                  <w:kern w:val="0"/>
                  <w:sz w:val="24"/>
                  <w:szCs w:val="24"/>
                </w:rPr>
                <m:t>P</m:t>
              </w:del>
            </m:r>
          </m:e>
          <m:sub>
            <m:r>
              <w:del w:id="1410" w:author="Zhang Li" w:date="2022-06-12T12:16:00Z">
                <w:rPr>
                  <w:rFonts w:ascii="Cambria Math" w:eastAsia="宋体" w:hAnsi="Cambria Math" w:cs="Times New Roman"/>
                  <w:kern w:val="0"/>
                  <w:sz w:val="24"/>
                  <w:szCs w:val="24"/>
                </w:rPr>
                <m:t>n</m:t>
              </w:del>
            </m:r>
          </m:sub>
        </m:sSub>
      </m:oMath>
      <w:del w:id="1411" w:author="Zhang Li" w:date="2022-06-12T12:16:00Z">
        <w:r w:rsidRPr="00911CF3" w:rsidDel="00911CF3">
          <w:rPr>
            <w:rFonts w:ascii="Times New Roman" w:eastAsia="宋体" w:hAnsi="Times New Roman" w:cs="Times New Roman"/>
            <w:kern w:val="0"/>
            <w:sz w:val="24"/>
            <w:szCs w:val="24"/>
          </w:rPr>
          <w:delText xml:space="preserve"> for all </w:delText>
        </w:r>
      </w:del>
      <m:oMath>
        <m:r>
          <w:del w:id="1412" w:author="Zhang Li" w:date="2022-06-12T12:16:00Z">
            <w:rPr>
              <w:rFonts w:ascii="Cambria Math" w:eastAsia="宋体" w:hAnsi="Cambria Math" w:cs="Times New Roman"/>
              <w:kern w:val="0"/>
              <w:sz w:val="24"/>
              <w:szCs w:val="24"/>
            </w:rPr>
            <m:t>u</m:t>
          </w:del>
        </m:r>
        <m:r>
          <w:del w:id="1413" w:author="Zhang Li" w:date="2022-06-12T12:16:00Z">
            <m:rPr>
              <m:sty m:val="p"/>
            </m:rPr>
            <w:rPr>
              <w:rFonts w:ascii="Cambria Math" w:eastAsia="宋体" w:hAnsi="Cambria Math" w:cs="Times New Roman" w:hint="eastAsia"/>
              <w:kern w:val="0"/>
              <w:sz w:val="24"/>
              <w:szCs w:val="24"/>
            </w:rPr>
            <m:t>∈</m:t>
          </w:del>
        </m:r>
        <m:r>
          <w:del w:id="1414" w:author="Zhang Li" w:date="2022-06-12T12:16:00Z">
            <w:rPr>
              <w:rFonts w:ascii="Cambria Math" w:eastAsia="宋体" w:hAnsi="Cambria Math" w:cs="Times New Roman" w:hint="eastAsia"/>
              <w:kern w:val="0"/>
              <w:sz w:val="24"/>
              <w:szCs w:val="24"/>
            </w:rPr>
            <m:t>V</m:t>
          </w:del>
        </m:r>
      </m:oMath>
      <w:del w:id="1415"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1416"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1417" w:author="Zhang Li" w:date="2022-06-12T12:16:00Z">
          <w:pPr>
            <w:spacing w:afterLines="100" w:after="312"/>
            <w:ind w:firstLine="420"/>
          </w:pPr>
        </w:pPrChange>
      </w:pPr>
      <m:oMathPara>
        <m:oMath>
          <m:r>
            <w:del w:id="1418" w:author="Zhang Li" w:date="2022-06-12T12:16:00Z">
              <w:rPr>
                <w:rFonts w:ascii="Cambria Math" w:eastAsia="宋体" w:hAnsi="Cambria Math" w:cs="Times New Roman"/>
                <w:kern w:val="0"/>
                <w:sz w:val="24"/>
                <w:szCs w:val="24"/>
              </w:rPr>
              <m:t>SINR</m:t>
            </w:del>
          </m:r>
          <m:d>
            <m:dPr>
              <m:ctrlPr>
                <w:del w:id="1419" w:author="Zhang Li" w:date="2022-06-12T12:16:00Z">
                  <w:rPr>
                    <w:rFonts w:ascii="Cambria Math" w:eastAsia="宋体" w:hAnsi="Cambria Math" w:cs="Times New Roman"/>
                    <w:i/>
                    <w:kern w:val="0"/>
                    <w:sz w:val="24"/>
                    <w:szCs w:val="24"/>
                  </w:rPr>
                </w:del>
              </m:ctrlPr>
            </m:dPr>
            <m:e>
              <m:r>
                <w:del w:id="1420" w:author="Zhang Li" w:date="2022-06-12T12:16:00Z">
                  <w:rPr>
                    <w:rFonts w:ascii="Cambria Math" w:eastAsia="宋体" w:hAnsi="Cambria Math" w:cs="Times New Roman"/>
                    <w:kern w:val="0"/>
                    <w:sz w:val="24"/>
                    <w:szCs w:val="24"/>
                  </w:rPr>
                  <m:t>u,v</m:t>
                </w:del>
              </m:r>
            </m:e>
          </m:d>
          <m:r>
            <w:del w:id="1421" w:author="Zhang Li" w:date="2022-06-12T12:16:00Z">
              <w:rPr>
                <w:rFonts w:ascii="Cambria Math" w:eastAsia="宋体" w:hAnsi="Cambria Math" w:cs="Times New Roman"/>
                <w:kern w:val="0"/>
                <w:sz w:val="24"/>
                <w:szCs w:val="24"/>
              </w:rPr>
              <m:t>≈</m:t>
            </w:del>
          </m:r>
          <m:sSup>
            <m:sSupPr>
              <m:ctrlPr>
                <w:del w:id="1422" w:author="Zhang Li" w:date="2022-06-12T12:16:00Z">
                  <w:rPr>
                    <w:rFonts w:ascii="Cambria Math" w:eastAsia="宋体" w:hAnsi="Cambria Math" w:cs="Times New Roman"/>
                    <w:i/>
                    <w:kern w:val="0"/>
                    <w:sz w:val="24"/>
                    <w:szCs w:val="24"/>
                  </w:rPr>
                </w:del>
              </m:ctrlPr>
            </m:sSupPr>
            <m:e>
              <m:r>
                <w:del w:id="1423" w:author="Zhang Li" w:date="2022-06-12T12:16:00Z">
                  <w:rPr>
                    <w:rFonts w:ascii="Cambria Math" w:eastAsia="宋体" w:hAnsi="Cambria Math" w:cs="Times New Roman"/>
                    <w:kern w:val="0"/>
                    <w:sz w:val="24"/>
                    <w:szCs w:val="24"/>
                  </w:rPr>
                  <m:t>10</m:t>
                </w:del>
              </m:r>
            </m:e>
            <m:sup>
              <m:f>
                <m:fPr>
                  <m:ctrlPr>
                    <w:del w:id="1424" w:author="Zhang Li" w:date="2022-06-12T12:16:00Z">
                      <w:rPr>
                        <w:rFonts w:ascii="Cambria Math" w:eastAsia="宋体" w:hAnsi="Cambria Math" w:cs="Times New Roman"/>
                        <w:i/>
                        <w:kern w:val="0"/>
                        <w:sz w:val="24"/>
                        <w:szCs w:val="24"/>
                      </w:rPr>
                    </w:del>
                  </m:ctrlPr>
                </m:fPr>
                <m:num>
                  <m:r>
                    <w:del w:id="1425" w:author="Zhang Li" w:date="2022-06-12T12:16:00Z">
                      <w:rPr>
                        <w:rFonts w:ascii="Cambria Math" w:eastAsia="宋体" w:hAnsi="Cambria Math" w:cs="Times New Roman"/>
                        <w:kern w:val="0"/>
                        <w:sz w:val="24"/>
                        <w:szCs w:val="24"/>
                      </w:rPr>
                      <m:t xml:space="preserve"> P</m:t>
                    </w:del>
                  </m:r>
                  <m:sSub>
                    <m:sSubPr>
                      <m:ctrlPr>
                        <w:del w:id="1426" w:author="Zhang Li" w:date="2022-06-12T12:16:00Z">
                          <w:rPr>
                            <w:rFonts w:ascii="Cambria Math" w:eastAsia="宋体" w:hAnsi="Cambria Math" w:cs="Times New Roman"/>
                            <w:i/>
                            <w:kern w:val="0"/>
                            <w:sz w:val="24"/>
                            <w:szCs w:val="24"/>
                          </w:rPr>
                        </w:del>
                      </m:ctrlPr>
                    </m:sSubPr>
                    <m:e>
                      <m:r>
                        <w:del w:id="1427" w:author="Zhang Li" w:date="2022-06-12T12:16:00Z">
                          <w:rPr>
                            <w:rFonts w:ascii="Cambria Math" w:eastAsia="宋体" w:hAnsi="Cambria Math" w:cs="Times New Roman"/>
                            <w:kern w:val="0"/>
                            <w:sz w:val="24"/>
                            <w:szCs w:val="24"/>
                          </w:rPr>
                          <m:t>L</m:t>
                        </w:del>
                      </m:r>
                    </m:e>
                    <m:sub>
                      <m:r>
                        <w:del w:id="1428" w:author="Zhang Li" w:date="2022-06-12T12:16:00Z">
                          <w:rPr>
                            <w:rFonts w:ascii="Cambria Math" w:eastAsia="宋体" w:hAnsi="Cambria Math" w:cs="Times New Roman"/>
                            <w:kern w:val="0"/>
                            <w:sz w:val="24"/>
                            <w:szCs w:val="24"/>
                          </w:rPr>
                          <m:t>dB</m:t>
                        </w:del>
                      </m:r>
                    </m:sub>
                  </m:sSub>
                  <m:d>
                    <m:dPr>
                      <m:ctrlPr>
                        <w:del w:id="1429" w:author="Zhang Li" w:date="2022-06-12T12:16:00Z">
                          <w:rPr>
                            <w:rFonts w:ascii="Cambria Math" w:eastAsia="宋体" w:hAnsi="Cambria Math" w:cs="Times New Roman"/>
                            <w:i/>
                            <w:kern w:val="0"/>
                            <w:sz w:val="24"/>
                            <w:szCs w:val="24"/>
                          </w:rPr>
                        </w:del>
                      </m:ctrlPr>
                    </m:dPr>
                    <m:e>
                      <m:sSub>
                        <m:sSubPr>
                          <m:ctrlPr>
                            <w:del w:id="1430" w:author="Zhang Li" w:date="2022-06-12T12:16:00Z">
                              <w:rPr>
                                <w:rFonts w:ascii="Cambria Math" w:eastAsia="宋体" w:hAnsi="Cambria Math" w:cs="Times New Roman"/>
                                <w:i/>
                                <w:kern w:val="0"/>
                                <w:sz w:val="24"/>
                                <w:szCs w:val="24"/>
                              </w:rPr>
                            </w:del>
                          </m:ctrlPr>
                        </m:sSubPr>
                        <m:e>
                          <m:r>
                            <w:del w:id="1431" w:author="Zhang Li" w:date="2022-06-12T12:16:00Z">
                              <w:rPr>
                                <w:rFonts w:ascii="Cambria Math" w:eastAsia="宋体" w:hAnsi="Cambria Math" w:cs="Times New Roman"/>
                                <w:kern w:val="0"/>
                                <w:sz w:val="24"/>
                                <w:szCs w:val="24"/>
                              </w:rPr>
                              <m:t>d</m:t>
                            </w:del>
                          </m:r>
                        </m:e>
                        <m:sub>
                          <m:r>
                            <w:del w:id="1432" w:author="Zhang Li" w:date="2022-06-12T12:16:00Z">
                              <w:rPr>
                                <w:rFonts w:ascii="Cambria Math" w:eastAsia="宋体" w:hAnsi="Cambria Math" w:cs="Times New Roman"/>
                                <w:kern w:val="0"/>
                                <w:sz w:val="24"/>
                                <w:szCs w:val="24"/>
                              </w:rPr>
                              <m:t>0</m:t>
                            </w:del>
                          </m:r>
                        </m:sub>
                      </m:sSub>
                    </m:e>
                  </m:d>
                </m:num>
                <m:den>
                  <m:r>
                    <w:del w:id="1433" w:author="Zhang Li" w:date="2022-06-12T12:16:00Z">
                      <w:rPr>
                        <w:rFonts w:ascii="Cambria Math" w:eastAsia="宋体" w:hAnsi="Cambria Math" w:cs="Times New Roman"/>
                        <w:kern w:val="0"/>
                        <w:sz w:val="24"/>
                        <w:szCs w:val="24"/>
                      </w:rPr>
                      <m:t>10</m:t>
                    </w:del>
                  </m:r>
                </m:den>
              </m:f>
            </m:sup>
          </m:sSup>
          <m:r>
            <w:del w:id="1434" w:author="Zhang Li" w:date="2022-06-12T12:16:00Z">
              <w:rPr>
                <w:rFonts w:ascii="Cambria Math" w:eastAsia="宋体" w:hAnsi="Cambria Math" w:cs="Times New Roman"/>
                <w:kern w:val="0"/>
                <w:sz w:val="24"/>
                <w:szCs w:val="24"/>
              </w:rPr>
              <m:t xml:space="preserve">⋅  </m:t>
            </w:del>
          </m:r>
          <m:f>
            <m:fPr>
              <m:ctrlPr>
                <w:del w:id="1435" w:author="Zhang Li" w:date="2022-06-12T12:16:00Z">
                  <w:rPr>
                    <w:rFonts w:ascii="Cambria Math" w:eastAsia="宋体" w:hAnsi="Cambria Math" w:cs="Times New Roman"/>
                    <w:i/>
                    <w:kern w:val="0"/>
                    <w:sz w:val="24"/>
                    <w:szCs w:val="24"/>
                  </w:rPr>
                </w:del>
              </m:ctrlPr>
            </m:fPr>
            <m:num>
              <m:sSub>
                <m:sSubPr>
                  <m:ctrlPr>
                    <w:del w:id="1436" w:author="Zhang Li" w:date="2022-06-12T12:16:00Z">
                      <w:rPr>
                        <w:rFonts w:ascii="Cambria Math" w:eastAsia="宋体" w:hAnsi="Cambria Math" w:cs="Times New Roman"/>
                        <w:i/>
                        <w:kern w:val="0"/>
                        <w:sz w:val="24"/>
                        <w:szCs w:val="24"/>
                      </w:rPr>
                    </w:del>
                  </m:ctrlPr>
                </m:sSubPr>
                <m:e>
                  <m:r>
                    <w:del w:id="1437" w:author="Zhang Li" w:date="2022-06-12T12:16:00Z">
                      <w:rPr>
                        <w:rFonts w:ascii="Cambria Math" w:eastAsia="宋体" w:hAnsi="Cambria Math" w:cs="Times New Roman"/>
                        <w:kern w:val="0"/>
                        <w:sz w:val="24"/>
                        <w:szCs w:val="24"/>
                      </w:rPr>
                      <m:t>P</m:t>
                    </w:del>
                  </m:r>
                </m:e>
                <m:sub>
                  <m:r>
                    <w:del w:id="1438" w:author="Zhang Li" w:date="2022-06-12T12:16:00Z">
                      <w:rPr>
                        <w:rFonts w:ascii="Cambria Math" w:eastAsia="宋体" w:hAnsi="Cambria Math" w:cs="Times New Roman"/>
                        <w:kern w:val="0"/>
                        <w:sz w:val="24"/>
                        <w:szCs w:val="24"/>
                      </w:rPr>
                      <m:t>t</m:t>
                    </w:del>
                  </m:r>
                </m:sub>
              </m:sSub>
              <m:r>
                <w:del w:id="1439" w:author="Zhang Li" w:date="2022-06-12T12:16:00Z">
                  <w:rPr>
                    <w:rFonts w:ascii="Cambria Math" w:eastAsia="宋体" w:hAnsi="Cambria Math" w:cs="Times New Roman"/>
                    <w:kern w:val="0"/>
                    <w:sz w:val="24"/>
                    <w:szCs w:val="24"/>
                  </w:rPr>
                  <m:t>⋅</m:t>
                </w:del>
              </m:r>
              <m:sSup>
                <m:sSupPr>
                  <m:ctrlPr>
                    <w:del w:id="1440" w:author="Zhang Li" w:date="2022-06-12T12:16:00Z">
                      <w:rPr>
                        <w:rFonts w:ascii="Cambria Math" w:eastAsia="宋体" w:hAnsi="Cambria Math" w:cs="Times New Roman"/>
                        <w:i/>
                        <w:kern w:val="0"/>
                        <w:sz w:val="24"/>
                        <w:szCs w:val="24"/>
                      </w:rPr>
                    </w:del>
                  </m:ctrlPr>
                </m:sSupPr>
                <m:e>
                  <m:d>
                    <m:dPr>
                      <m:begChr m:val="|"/>
                      <m:endChr m:val="|"/>
                      <m:ctrlPr>
                        <w:del w:id="1441" w:author="Zhang Li" w:date="2022-06-12T12:16:00Z">
                          <w:rPr>
                            <w:rFonts w:ascii="Cambria Math" w:eastAsia="宋体" w:hAnsi="Cambria Math" w:cs="Times New Roman"/>
                            <w:i/>
                            <w:kern w:val="0"/>
                            <w:sz w:val="24"/>
                            <w:szCs w:val="24"/>
                          </w:rPr>
                        </w:del>
                      </m:ctrlPr>
                    </m:dPr>
                    <m:e>
                      <m:sSub>
                        <m:sSubPr>
                          <m:ctrlPr>
                            <w:del w:id="1442" w:author="Zhang Li" w:date="2022-06-12T12:16:00Z">
                              <w:rPr>
                                <w:rFonts w:ascii="Cambria Math" w:eastAsia="宋体" w:hAnsi="Cambria Math" w:cs="Times New Roman"/>
                                <w:i/>
                                <w:kern w:val="0"/>
                                <w:sz w:val="24"/>
                                <w:szCs w:val="24"/>
                              </w:rPr>
                            </w:del>
                          </m:ctrlPr>
                        </m:sSubPr>
                        <m:e>
                          <m:r>
                            <w:del w:id="1443" w:author="Zhang Li" w:date="2022-06-12T12:16:00Z">
                              <w:rPr>
                                <w:rFonts w:ascii="Cambria Math" w:eastAsia="宋体" w:hAnsi="Cambria Math" w:cs="Times New Roman"/>
                                <w:kern w:val="0"/>
                                <w:sz w:val="24"/>
                                <w:szCs w:val="24"/>
                              </w:rPr>
                              <m:t>H</m:t>
                            </w:del>
                          </m:r>
                        </m:e>
                        <m:sub>
                          <m:r>
                            <w:del w:id="1444" w:author="Zhang Li" w:date="2022-06-12T12:16:00Z">
                              <w:rPr>
                                <w:rFonts w:ascii="Cambria Math" w:eastAsia="宋体" w:hAnsi="Cambria Math" w:cs="Times New Roman"/>
                                <w:kern w:val="0"/>
                                <w:sz w:val="24"/>
                                <w:szCs w:val="24"/>
                              </w:rPr>
                              <m:t>u,v</m:t>
                            </w:del>
                          </m:r>
                        </m:sub>
                      </m:sSub>
                    </m:e>
                  </m:d>
                </m:e>
                <m:sup>
                  <m:r>
                    <w:del w:id="1445" w:author="Zhang Li" w:date="2022-06-12T12:16:00Z">
                      <w:rPr>
                        <w:rFonts w:ascii="Cambria Math" w:eastAsia="宋体" w:hAnsi="Cambria Math" w:cs="Times New Roman"/>
                        <w:kern w:val="0"/>
                        <w:sz w:val="24"/>
                        <w:szCs w:val="24"/>
                      </w:rPr>
                      <m:t>2</m:t>
                    </w:del>
                  </m:r>
                </m:sup>
              </m:sSup>
            </m:num>
            <m:den>
              <m:sSub>
                <m:sSubPr>
                  <m:ctrlPr>
                    <w:del w:id="1446" w:author="Zhang Li" w:date="2022-06-12T12:16:00Z">
                      <w:rPr>
                        <w:rFonts w:ascii="Cambria Math" w:eastAsia="宋体" w:hAnsi="Cambria Math" w:cs="Times New Roman"/>
                        <w:i/>
                        <w:kern w:val="0"/>
                        <w:sz w:val="24"/>
                        <w:szCs w:val="24"/>
                      </w:rPr>
                    </w:del>
                  </m:ctrlPr>
                </m:sSubPr>
                <m:e>
                  <m:r>
                    <w:del w:id="1447" w:author="Zhang Li" w:date="2022-06-12T12:16:00Z">
                      <w:rPr>
                        <w:rFonts w:ascii="Cambria Math" w:eastAsia="宋体" w:hAnsi="Cambria Math" w:cs="Times New Roman"/>
                        <w:kern w:val="0"/>
                        <w:sz w:val="24"/>
                        <w:szCs w:val="24"/>
                      </w:rPr>
                      <m:t>P</m:t>
                    </w:del>
                  </m:r>
                </m:e>
                <m:sub>
                  <m:r>
                    <w:del w:id="1448" w:author="Zhang Li" w:date="2022-06-12T12:16:00Z">
                      <w:rPr>
                        <w:rFonts w:ascii="Cambria Math" w:eastAsia="宋体" w:hAnsi="Cambria Math" w:cs="Times New Roman"/>
                        <w:kern w:val="0"/>
                        <w:sz w:val="24"/>
                        <w:szCs w:val="24"/>
                      </w:rPr>
                      <m:t>n</m:t>
                    </w:del>
                  </m:r>
                </m:sub>
              </m:sSub>
            </m:den>
          </m:f>
          <m:r>
            <w:del w:id="1449" w:author="Zhang Li" w:date="2022-06-12T12:16:00Z">
              <w:rPr>
                <w:rFonts w:ascii="Cambria Math" w:eastAsia="宋体" w:hAnsi="Cambria Math" w:cs="Times New Roman"/>
                <w:kern w:val="0"/>
                <w:sz w:val="24"/>
                <w:szCs w:val="24"/>
              </w:rPr>
              <m:t>⋅</m:t>
            </w:del>
          </m:r>
          <m:sSup>
            <m:sSupPr>
              <m:ctrlPr>
                <w:del w:id="1450" w:author="Zhang Li" w:date="2022-06-12T12:16:00Z">
                  <w:rPr>
                    <w:rFonts w:ascii="Cambria Math" w:eastAsia="宋体" w:hAnsi="Cambria Math" w:cs="Times New Roman"/>
                    <w:i/>
                    <w:kern w:val="0"/>
                    <w:sz w:val="24"/>
                    <w:szCs w:val="24"/>
                  </w:rPr>
                </w:del>
              </m:ctrlPr>
            </m:sSupPr>
            <m:e>
              <m:d>
                <m:dPr>
                  <m:ctrlPr>
                    <w:del w:id="1451" w:author="Zhang Li" w:date="2022-06-12T12:16:00Z">
                      <w:rPr>
                        <w:rFonts w:ascii="Cambria Math" w:eastAsia="宋体" w:hAnsi="Cambria Math" w:cs="Times New Roman"/>
                        <w:i/>
                        <w:kern w:val="0"/>
                        <w:sz w:val="24"/>
                        <w:szCs w:val="24"/>
                      </w:rPr>
                    </w:del>
                  </m:ctrlPr>
                </m:dPr>
                <m:e>
                  <m:f>
                    <m:fPr>
                      <m:ctrlPr>
                        <w:del w:id="1452" w:author="Zhang Li" w:date="2022-06-12T12:16:00Z">
                          <w:rPr>
                            <w:rFonts w:ascii="Cambria Math" w:eastAsia="宋体" w:hAnsi="Cambria Math" w:cs="Times New Roman"/>
                            <w:i/>
                            <w:kern w:val="0"/>
                            <w:sz w:val="24"/>
                            <w:szCs w:val="24"/>
                          </w:rPr>
                        </w:del>
                      </m:ctrlPr>
                    </m:fPr>
                    <m:num>
                      <m:sSub>
                        <m:sSubPr>
                          <m:ctrlPr>
                            <w:del w:id="1453" w:author="Zhang Li" w:date="2022-06-12T12:16:00Z">
                              <w:rPr>
                                <w:rFonts w:ascii="Cambria Math" w:eastAsia="宋体" w:hAnsi="Cambria Math" w:cs="Times New Roman"/>
                                <w:i/>
                                <w:kern w:val="0"/>
                                <w:sz w:val="24"/>
                                <w:szCs w:val="24"/>
                              </w:rPr>
                            </w:del>
                          </m:ctrlPr>
                        </m:sSubPr>
                        <m:e>
                          <m:r>
                            <w:del w:id="1454" w:author="Zhang Li" w:date="2022-06-12T12:16:00Z">
                              <w:rPr>
                                <w:rFonts w:ascii="Cambria Math" w:eastAsia="宋体" w:hAnsi="Cambria Math" w:cs="Times New Roman"/>
                                <w:kern w:val="0"/>
                                <w:sz w:val="24"/>
                                <w:szCs w:val="24"/>
                              </w:rPr>
                              <m:t>d</m:t>
                            </w:del>
                          </m:r>
                        </m:e>
                        <m:sub>
                          <m:r>
                            <w:del w:id="1455" w:author="Zhang Li" w:date="2022-06-12T12:16:00Z">
                              <w:rPr>
                                <w:rFonts w:ascii="Cambria Math" w:eastAsia="宋体" w:hAnsi="Cambria Math" w:cs="Times New Roman"/>
                                <w:kern w:val="0"/>
                                <w:sz w:val="24"/>
                                <w:szCs w:val="24"/>
                              </w:rPr>
                              <m:t>u,v</m:t>
                            </w:del>
                          </m:r>
                        </m:sub>
                      </m:sSub>
                    </m:num>
                    <m:den>
                      <m:sSub>
                        <m:sSubPr>
                          <m:ctrlPr>
                            <w:del w:id="1456" w:author="Zhang Li" w:date="2022-06-12T12:16:00Z">
                              <w:rPr>
                                <w:rFonts w:ascii="Cambria Math" w:eastAsia="宋体" w:hAnsi="Cambria Math" w:cs="Times New Roman"/>
                                <w:i/>
                                <w:kern w:val="0"/>
                                <w:sz w:val="24"/>
                                <w:szCs w:val="24"/>
                              </w:rPr>
                            </w:del>
                          </m:ctrlPr>
                        </m:sSubPr>
                        <m:e>
                          <m:r>
                            <w:del w:id="1457" w:author="Zhang Li" w:date="2022-06-12T12:16:00Z">
                              <w:rPr>
                                <w:rFonts w:ascii="Cambria Math" w:eastAsia="宋体" w:hAnsi="Cambria Math" w:cs="Times New Roman"/>
                                <w:kern w:val="0"/>
                                <w:sz w:val="24"/>
                                <w:szCs w:val="24"/>
                              </w:rPr>
                              <m:t>d</m:t>
                            </w:del>
                          </m:r>
                        </m:e>
                        <m:sub>
                          <m:r>
                            <w:del w:id="1458" w:author="Zhang Li" w:date="2022-06-12T12:16:00Z">
                              <w:rPr>
                                <w:rFonts w:ascii="Cambria Math" w:eastAsia="宋体" w:hAnsi="Cambria Math" w:cs="Times New Roman"/>
                                <w:kern w:val="0"/>
                                <w:sz w:val="24"/>
                                <w:szCs w:val="24"/>
                              </w:rPr>
                              <m:t>0</m:t>
                            </w:del>
                          </m:r>
                        </m:sub>
                      </m:sSub>
                    </m:den>
                  </m:f>
                </m:e>
              </m:d>
            </m:e>
            <m:sup>
              <m:r>
                <w:del w:id="1459"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1460" w:author="Zhang Li" w:date="2022-06-12T12:17:00Z">
        <w:r w:rsidDel="00F75717">
          <w:rPr>
            <w:rFonts w:ascii="Times New Roman" w:eastAsia="宋体" w:hAnsi="Times New Roman" w:cs="Times New Roman"/>
            <w:kern w:val="0"/>
            <w:sz w:val="24"/>
            <w:szCs w:val="24"/>
          </w:rPr>
          <w:delText>.</w:delText>
        </w:r>
      </w:del>
      <w:ins w:id="1461" w:author="Zhang Li" w:date="2022-06-12T12:17:00Z">
        <w:r w:rsidR="00F75717">
          <w:rPr>
            <w:rFonts w:ascii="Times New Roman" w:eastAsia="宋体" w:hAnsi="Times New Roman" w:cs="Times New Roman"/>
            <w:kern w:val="0"/>
            <w:sz w:val="24"/>
            <w:szCs w:val="24"/>
          </w:rPr>
          <w:t>:</w:t>
        </w:r>
      </w:ins>
    </w:p>
    <w:p w14:paraId="0BA85BB4" w14:textId="16ACAE44" w:rsidR="00F75717" w:rsidRDefault="00601FA1"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1462" w:author="Zhang Li" w:date="2022-06-12T12:17:00Z">
                      <w:rPr>
                        <w:rFonts w:ascii="Cambria Math" w:eastAsia="宋体" w:hAnsi="Cambria Math" w:cs="Times New Roman"/>
                        <w:kern w:val="0"/>
                        <w:sz w:val="24"/>
                        <w:szCs w:val="24"/>
                      </w:rPr>
                      <m:t>β</m:t>
                    </w:ins>
                  </m:r>
                  <m:r>
                    <w:del w:id="1463" w:author="Zhang Li" w:date="2022-06-12T12:17:00Z">
                      <w:rPr>
                        <w:rFonts w:ascii="Cambria Math" w:eastAsia="宋体" w:hAnsi="Cambria Math" w:cs="Times New Roman"/>
                        <w:kern w:val="0"/>
                        <w:sz w:val="24"/>
                        <w:szCs w:val="24"/>
                      </w:rPr>
                      <m:t>SINR</m:t>
                    </w:del>
                  </m:r>
                  <m:d>
                    <m:dPr>
                      <m:ctrlPr>
                        <w:del w:id="1464" w:author="Zhang Li" w:date="2022-06-12T12:17:00Z">
                          <w:rPr>
                            <w:rFonts w:ascii="Cambria Math" w:eastAsia="宋体" w:hAnsi="Cambria Math" w:cs="Times New Roman"/>
                            <w:i/>
                            <w:kern w:val="0"/>
                            <w:sz w:val="24"/>
                            <w:szCs w:val="24"/>
                          </w:rPr>
                        </w:del>
                      </m:ctrlPr>
                    </m:dPr>
                    <m:e>
                      <m:r>
                        <w:del w:id="1465"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1466" w:author="Zhang Li" w:date="2022-06-12T12:18:00Z">
            <w:rPr>
              <w:rFonts w:ascii="Cambria Math" w:eastAsia="宋体" w:hAnsi="Cambria Math" w:cs="Times New Roman"/>
              <w:kern w:val="0"/>
              <w:sz w:val="24"/>
              <w:szCs w:val="24"/>
            </w:rPr>
            <m:t>β</m:t>
          </w:ins>
        </m:r>
        <m:r>
          <w:del w:id="1467" w:author="Zhang Li" w:date="2022-06-12T12:18:00Z">
            <w:rPr>
              <w:rFonts w:ascii="Cambria Math" w:eastAsia="宋体" w:hAnsi="Cambria Math" w:cs="Times New Roman"/>
              <w:kern w:val="0"/>
              <w:sz w:val="24"/>
              <w:szCs w:val="24"/>
            </w:rPr>
            <m:t>SINR</m:t>
          </w:del>
        </m:r>
        <m:d>
          <m:dPr>
            <m:ctrlPr>
              <w:del w:id="1468" w:author="Zhang Li" w:date="2022-06-12T12:18:00Z">
                <w:rPr>
                  <w:rFonts w:ascii="Cambria Math" w:eastAsia="宋体" w:hAnsi="Cambria Math" w:cs="Times New Roman"/>
                  <w:i/>
                  <w:kern w:val="0"/>
                  <w:sz w:val="24"/>
                  <w:szCs w:val="24"/>
                </w:rPr>
              </w:del>
            </m:ctrlPr>
          </m:dPr>
          <m:e>
            <m:r>
              <w:del w:id="1469"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1470"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1471"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1472"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1473"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1474" w:author="Zhang Li" w:date="2022-06-12T12:19:00Z">
            <w:del w:id="1475" w:author="ThinkPad" w:date="2022-06-16T05:03:00Z">
              <w:rPr>
                <w:rFonts w:ascii="Cambria Math" w:eastAsia="宋体" w:hAnsi="Cambria Math" w:cs="Times New Roman"/>
                <w:kern w:val="0"/>
                <w:sz w:val="24"/>
                <w:szCs w:val="24"/>
              </w:rPr>
              <m:t>u</m:t>
            </w:del>
          </w:ins>
        </m:r>
      </m:oMath>
      <w:ins w:id="1476" w:author="Zhang Li" w:date="2022-06-12T12:19:00Z">
        <w:del w:id="1477"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1478" w:author="Zhang Li" w:date="2022-06-12T12:19:00Z">
            <w:del w:id="1479" w:author="ThinkPad" w:date="2022-06-16T05:03:00Z">
              <w:rPr>
                <w:rFonts w:ascii="Cambria Math" w:eastAsia="宋体" w:hAnsi="Cambria Math" w:cs="Times New Roman"/>
                <w:kern w:val="0"/>
                <w:sz w:val="24"/>
                <w:szCs w:val="24"/>
              </w:rPr>
              <m:t>v</m:t>
            </w:del>
          </w:ins>
        </m:r>
        <m:r>
          <w:del w:id="1480" w:author="ThinkPad" w:date="2022-06-16T05:03:00Z">
            <w:rPr>
              <w:rFonts w:ascii="Cambria Math" w:eastAsia="宋体" w:hAnsi="Cambria Math" w:cs="Times New Roman"/>
              <w:kern w:val="0"/>
              <w:sz w:val="24"/>
              <w:szCs w:val="24"/>
            </w:rPr>
            <m:t>Nod</m:t>
          </w:del>
        </m:r>
        <m:sSub>
          <m:sSubPr>
            <m:ctrlPr>
              <w:del w:id="1481" w:author="Zhang Li" w:date="2022-06-12T12:19:00Z">
                <w:rPr>
                  <w:rFonts w:ascii="Cambria Math" w:eastAsia="宋体" w:hAnsi="Cambria Math" w:cs="Times New Roman"/>
                  <w:i/>
                  <w:kern w:val="0"/>
                  <w:sz w:val="24"/>
                  <w:szCs w:val="24"/>
                </w:rPr>
              </w:del>
            </m:ctrlPr>
          </m:sSubPr>
          <m:e>
            <m:r>
              <w:del w:id="1482" w:author="Zhang Li" w:date="2022-06-12T12:19:00Z">
                <w:rPr>
                  <w:rFonts w:ascii="Cambria Math" w:eastAsia="宋体" w:hAnsi="Cambria Math" w:cs="Times New Roman"/>
                  <w:kern w:val="0"/>
                  <w:sz w:val="24"/>
                  <w:szCs w:val="24"/>
                </w:rPr>
                <m:t>e</m:t>
              </w:del>
            </m:r>
          </m:e>
          <m:sub>
            <m:r>
              <w:del w:id="1483" w:author="Zhang Li" w:date="2022-06-12T12:19:00Z">
                <w:rPr>
                  <w:rFonts w:ascii="Cambria Math" w:eastAsia="宋体" w:hAnsi="Cambria Math" w:cs="Times New Roman"/>
                  <w:kern w:val="0"/>
                  <w:sz w:val="24"/>
                  <w:szCs w:val="24"/>
                </w:rPr>
                <m:t>u</m:t>
              </w:del>
            </m:r>
          </m:sub>
        </m:sSub>
      </m:oMath>
      <w:del w:id="1484"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1485" w:author="Zhang Li" w:date="2022-06-12T12:19:00Z">
            <w:rPr>
              <w:rFonts w:ascii="Cambria Math" w:eastAsia="宋体" w:hAnsi="Cambria Math" w:cs="Times New Roman"/>
              <w:kern w:val="0"/>
              <w:sz w:val="24"/>
              <w:szCs w:val="24"/>
            </w:rPr>
            <m:t>Nod</m:t>
          </w:del>
        </m:r>
        <m:sSub>
          <m:sSubPr>
            <m:ctrlPr>
              <w:del w:id="1486" w:author="Zhang Li" w:date="2022-06-12T12:19:00Z">
                <w:rPr>
                  <w:rFonts w:ascii="Cambria Math" w:eastAsia="宋体" w:hAnsi="Cambria Math" w:cs="Times New Roman"/>
                  <w:i/>
                  <w:kern w:val="0"/>
                  <w:sz w:val="24"/>
                  <w:szCs w:val="24"/>
                </w:rPr>
              </w:del>
            </m:ctrlPr>
          </m:sSubPr>
          <m:e>
            <m:r>
              <w:del w:id="1487" w:author="Zhang Li" w:date="2022-06-12T12:19:00Z">
                <w:rPr>
                  <w:rFonts w:ascii="Cambria Math" w:eastAsia="宋体" w:hAnsi="Cambria Math" w:cs="Times New Roman"/>
                  <w:kern w:val="0"/>
                  <w:sz w:val="24"/>
                  <w:szCs w:val="24"/>
                </w:rPr>
                <m:t>e</m:t>
              </w:del>
            </m:r>
          </m:e>
          <m:sub>
            <m:r>
              <w:del w:id="1488"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1489" w:author="ThinkPad" w:date="2022-06-16T05:03:00Z">
        <w:r w:rsidDel="008676F2">
          <w:rPr>
            <w:rFonts w:ascii="Times New Roman" w:eastAsia="宋体" w:hAnsi="Times New Roman" w:cs="Times New Roman"/>
            <w:kern w:val="0"/>
            <w:sz w:val="24"/>
            <w:szCs w:val="24"/>
          </w:rPr>
          <w:delText>d</w:delText>
        </w:r>
      </w:del>
      <w:ins w:id="1490"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1491" w:author="ThinkPad" w:date="2022-06-16T05:03:00Z">
            <w:rPr>
              <w:rFonts w:ascii="Times New Roman" w:eastAsia="宋体" w:hAnsi="Times New Roman" w:cs="Times New Roman"/>
              <w:kern w:val="0"/>
              <w:sz w:val="24"/>
              <w:szCs w:val="24"/>
            </w:rPr>
          </w:rPrChange>
        </w:rPr>
        <w:t xml:space="preserve">The communication between nodes is interrupted when </w:t>
      </w:r>
      <w:proofErr w:type="spellStart"/>
      <w:r w:rsidRPr="008676F2">
        <w:rPr>
          <w:rFonts w:ascii="Times New Roman" w:eastAsia="宋体" w:hAnsi="Times New Roman" w:cs="Times New Roman"/>
          <w:kern w:val="0"/>
          <w:sz w:val="24"/>
          <w:szCs w:val="24"/>
          <w:highlight w:val="lightGray"/>
          <w:rPrChange w:id="1492" w:author="ThinkPad" w:date="2022-06-16T05:03:00Z">
            <w:rPr>
              <w:rFonts w:ascii="Times New Roman" w:eastAsia="宋体" w:hAnsi="Times New Roman" w:cs="Times New Roman"/>
              <w:kern w:val="0"/>
              <w:sz w:val="24"/>
              <w:szCs w:val="24"/>
            </w:rPr>
          </w:rPrChange>
        </w:rPr>
        <w:t>SINR</w:t>
      </w:r>
      <w:proofErr w:type="spellEnd"/>
      <w:r w:rsidRPr="008676F2">
        <w:rPr>
          <w:rFonts w:ascii="Times New Roman" w:eastAsia="宋体" w:hAnsi="Times New Roman" w:cs="Times New Roman"/>
          <w:kern w:val="0"/>
          <w:sz w:val="24"/>
          <w:szCs w:val="24"/>
          <w:highlight w:val="lightGray"/>
          <w:rPrChange w:id="1493" w:author="ThinkPad" w:date="2022-06-16T05:03:00Z">
            <w:rPr>
              <w:rFonts w:ascii="Times New Roman" w:eastAsia="宋体" w:hAnsi="Times New Roman" w:cs="Times New Roman"/>
              <w:kern w:val="0"/>
              <w:sz w:val="24"/>
              <w:szCs w:val="24"/>
            </w:rPr>
          </w:rPrChange>
        </w:rPr>
        <w:t xml:space="preserve"> is below the given threshold </w:t>
      </w:r>
      <m:oMath>
        <m:r>
          <w:rPr>
            <w:rFonts w:ascii="Cambria Math" w:eastAsia="宋体" w:hAnsi="Cambria Math" w:cs="Times New Roman"/>
            <w:kern w:val="0"/>
            <w:sz w:val="24"/>
            <w:szCs w:val="24"/>
            <w:highlight w:val="lightGray"/>
            <w:rPrChange w:id="1494"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1495" w:author="ThinkPad" w:date="2022-06-16T05:03:00Z">
            <w:rPr>
              <w:rFonts w:ascii="Times New Roman" w:eastAsia="宋体" w:hAnsi="Times New Roman" w:cs="Times New Roman"/>
              <w:kern w:val="0"/>
              <w:sz w:val="24"/>
              <w:szCs w:val="24"/>
            </w:rPr>
          </w:rPrChange>
        </w:rPr>
        <w:t>.</w:t>
      </w:r>
      <w:ins w:id="1496"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1497" w:author="ThinkPad" w:date="2022-06-18T08:52:00Z">
        <w:r w:rsidR="007A65A2">
          <w:rPr>
            <w:rFonts w:ascii="Times New Roman" w:eastAsia="宋体" w:hAnsi="Times New Roman" w:cs="Times New Roman" w:hint="eastAsia"/>
            <w:kern w:val="0"/>
            <w:sz w:val="24"/>
            <w:szCs w:val="24"/>
          </w:rPr>
          <w:t>前面说的是</w:t>
        </w:r>
      </w:ins>
      <w:ins w:id="1498" w:author="ThinkPad" w:date="2022-06-16T05:04:00Z">
        <w:r w:rsidR="008676F2">
          <w:rPr>
            <w:rFonts w:ascii="Times New Roman" w:eastAsia="宋体" w:hAnsi="Times New Roman" w:cs="Times New Roman" w:hint="eastAsia"/>
            <w:kern w:val="0"/>
            <w:sz w:val="24"/>
            <w:szCs w:val="24"/>
          </w:rPr>
          <w:t>目标信噪比？</w:t>
        </w:r>
      </w:ins>
      <w:ins w:id="1499" w:author="ThinkPad" w:date="2022-06-18T08:52:00Z">
        <w:r w:rsidR="007A65A2">
          <w:rPr>
            <w:rFonts w:ascii="Times New Roman" w:eastAsia="宋体" w:hAnsi="Times New Roman" w:cs="Times New Roman" w:hint="eastAsia"/>
            <w:kern w:val="0"/>
            <w:sz w:val="24"/>
            <w:szCs w:val="24"/>
          </w:rPr>
          <w:t>这里变成了</w:t>
        </w:r>
      </w:ins>
      <w:ins w:id="1500" w:author="ThinkPad" w:date="2022-06-18T08:53:00Z">
        <w:r w:rsidR="007A65A2">
          <w:rPr>
            <w:rFonts w:ascii="Times New Roman" w:eastAsia="宋体" w:hAnsi="Times New Roman" w:cs="Times New Roman" w:hint="eastAsia"/>
            <w:kern w:val="0"/>
            <w:sz w:val="24"/>
            <w:szCs w:val="24"/>
          </w:rPr>
          <w:t>能够实现信道解码的最低门限</w:t>
        </w:r>
      </w:ins>
      <w:ins w:id="1501"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1502" w:author="Zhang Li" w:date="2022-06-12T12:20:00Z">
                <w:rPr>
                  <w:rFonts w:ascii="Cambria Math" w:eastAsia="宋体" w:hAnsi="Cambria Math" w:cs="Times New Roman"/>
                  <w:i/>
                  <w:kern w:val="0"/>
                  <w:sz w:val="24"/>
                  <w:szCs w:val="24"/>
                </w:rPr>
              </w:ins>
            </m:ctrlPr>
          </m:sSupPr>
          <m:e>
            <m:d>
              <m:dPr>
                <m:begChr m:val="|"/>
                <m:endChr m:val="|"/>
                <m:ctrlPr>
                  <w:ins w:id="1503" w:author="Zhang Li" w:date="2022-06-12T12:20:00Z">
                    <w:rPr>
                      <w:rFonts w:ascii="Cambria Math" w:eastAsia="宋体" w:hAnsi="Cambria Math" w:cs="Times New Roman"/>
                      <w:i/>
                      <w:kern w:val="0"/>
                      <w:sz w:val="24"/>
                      <w:szCs w:val="24"/>
                    </w:rPr>
                  </w:ins>
                </m:ctrlPr>
              </m:dPr>
              <m:e>
                <m:sSub>
                  <m:sSubPr>
                    <m:ctrlPr>
                      <w:ins w:id="1504" w:author="Zhang Li" w:date="2022-06-12T12:20:00Z">
                        <w:rPr>
                          <w:rFonts w:ascii="Cambria Math" w:eastAsia="宋体" w:hAnsi="Cambria Math" w:cs="Times New Roman"/>
                          <w:i/>
                          <w:kern w:val="0"/>
                          <w:sz w:val="24"/>
                          <w:szCs w:val="24"/>
                        </w:rPr>
                      </w:ins>
                    </m:ctrlPr>
                  </m:sSubPr>
                  <m:e>
                    <m:r>
                      <w:ins w:id="1505" w:author="Zhang Li" w:date="2022-06-12T12:20:00Z">
                        <w:rPr>
                          <w:rFonts w:ascii="Cambria Math" w:eastAsia="宋体" w:hAnsi="Cambria Math" w:cs="Times New Roman"/>
                          <w:kern w:val="0"/>
                          <w:sz w:val="24"/>
                          <w:szCs w:val="24"/>
                        </w:rPr>
                        <m:t>H</m:t>
                      </w:ins>
                    </m:r>
                  </m:e>
                  <m:sub>
                    <m:r>
                      <w:ins w:id="1506" w:author="Zhang Li" w:date="2022-06-12T12:20:00Z">
                        <w:rPr>
                          <w:rFonts w:ascii="Cambria Math" w:eastAsia="宋体" w:hAnsi="Cambria Math" w:cs="Times New Roman"/>
                          <w:kern w:val="0"/>
                          <w:sz w:val="24"/>
                          <w:szCs w:val="24"/>
                        </w:rPr>
                        <m:t>u,v</m:t>
                      </w:ins>
                    </m:r>
                  </m:sub>
                </m:sSub>
              </m:e>
            </m:d>
          </m:e>
          <m:sup>
            <m:r>
              <w:ins w:id="1507" w:author="Zhang Li" w:date="2022-06-12T12:20:00Z">
                <w:rPr>
                  <w:rFonts w:ascii="Cambria Math" w:eastAsia="宋体" w:hAnsi="Cambria Math" w:cs="Times New Roman"/>
                  <w:kern w:val="0"/>
                  <w:sz w:val="24"/>
                  <w:szCs w:val="24"/>
                </w:rPr>
                <m:t>2</m:t>
              </w:ins>
            </m:r>
          </m:sup>
        </m:sSup>
        <m:sSub>
          <m:sSubPr>
            <m:ctrlPr>
              <w:del w:id="1508" w:author="Zhang Li" w:date="2022-06-12T12:20:00Z">
                <w:rPr>
                  <w:rFonts w:ascii="Cambria Math" w:eastAsia="宋体" w:hAnsi="Cambria Math" w:cs="Times New Roman"/>
                  <w:i/>
                  <w:kern w:val="0"/>
                  <w:sz w:val="24"/>
                  <w:szCs w:val="24"/>
                </w:rPr>
              </w:del>
            </m:ctrlPr>
          </m:sSubPr>
          <m:e>
            <m:r>
              <w:del w:id="1509" w:author="Zhang Li" w:date="2022-06-12T12:20:00Z">
                <w:rPr>
                  <w:rFonts w:ascii="Cambria Math" w:eastAsia="宋体" w:hAnsi="Cambria Math" w:cs="Times New Roman"/>
                  <w:kern w:val="0"/>
                  <w:sz w:val="24"/>
                  <w:szCs w:val="24"/>
                </w:rPr>
                <m:t>H</m:t>
              </w:del>
            </m:r>
          </m:e>
          <m:sub>
            <m:r>
              <w:del w:id="1510"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1511" w:author="ThinkPad" w:date="2022-06-16T05:03:00Z">
        <w:r w:rsidR="008676F2">
          <w:rPr>
            <w:rFonts w:ascii="Times New Roman" w:eastAsia="宋体" w:hAnsi="Times New Roman" w:cs="Times New Roman"/>
            <w:kern w:val="0"/>
            <w:sz w:val="24"/>
            <w:szCs w:val="24"/>
          </w:rPr>
          <w:t xml:space="preserve">nodes </w:t>
        </w:r>
      </w:ins>
      <m:oMath>
        <m:r>
          <w:ins w:id="1512" w:author="Zhang Li" w:date="2022-06-12T12:20:00Z">
            <w:rPr>
              <w:rFonts w:ascii="Cambria Math" w:eastAsia="宋体" w:hAnsi="Cambria Math" w:cs="Times New Roman"/>
              <w:kern w:val="0"/>
              <w:sz w:val="24"/>
              <w:szCs w:val="24"/>
            </w:rPr>
            <m:t>u</m:t>
          </w:ins>
        </m:r>
      </m:oMath>
      <w:ins w:id="1513"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1514" w:author="Zhang Li" w:date="2022-06-12T12:20:00Z">
            <w:rPr>
              <w:rFonts w:ascii="Cambria Math" w:eastAsia="宋体" w:hAnsi="Cambria Math" w:cs="Times New Roman"/>
              <w:kern w:val="0"/>
              <w:sz w:val="24"/>
              <w:szCs w:val="24"/>
            </w:rPr>
            <m:t>v</m:t>
          </w:ins>
        </m:r>
        <m:r>
          <w:del w:id="1515" w:author="Zhang Li" w:date="2022-06-12T12:20:00Z">
            <w:rPr>
              <w:rFonts w:ascii="Cambria Math" w:eastAsia="宋体" w:hAnsi="Cambria Math" w:cs="Times New Roman" w:hint="eastAsia"/>
              <w:kern w:val="0"/>
              <w:sz w:val="24"/>
              <w:szCs w:val="24"/>
            </w:rPr>
            <m:t>Nod</m:t>
          </w:del>
        </m:r>
        <m:sSub>
          <m:sSubPr>
            <m:ctrlPr>
              <w:del w:id="1516" w:author="Zhang Li" w:date="2022-06-12T12:20:00Z">
                <w:rPr>
                  <w:rFonts w:ascii="Cambria Math" w:eastAsia="宋体" w:hAnsi="Cambria Math" w:cs="Times New Roman"/>
                  <w:kern w:val="0"/>
                  <w:sz w:val="24"/>
                  <w:szCs w:val="24"/>
                </w:rPr>
              </w:del>
            </m:ctrlPr>
          </m:sSubPr>
          <m:e>
            <m:r>
              <w:del w:id="1517" w:author="Zhang Li" w:date="2022-06-12T12:20:00Z">
                <w:rPr>
                  <w:rFonts w:ascii="Cambria Math" w:eastAsia="宋体" w:hAnsi="Cambria Math" w:cs="Times New Roman" w:hint="eastAsia"/>
                  <w:kern w:val="0"/>
                  <w:sz w:val="24"/>
                  <w:szCs w:val="24"/>
                </w:rPr>
                <m:t>e</m:t>
              </w:del>
            </m:r>
            <m:ctrlPr>
              <w:del w:id="1518" w:author="Zhang Li" w:date="2022-06-12T12:20:00Z">
                <w:rPr>
                  <w:rFonts w:ascii="Cambria Math" w:eastAsia="宋体" w:hAnsi="Cambria Math" w:cs="Times New Roman" w:hint="eastAsia"/>
                  <w:kern w:val="0"/>
                  <w:sz w:val="24"/>
                  <w:szCs w:val="24"/>
                </w:rPr>
              </w:del>
            </m:ctrlPr>
          </m:e>
          <m:sub>
            <m:r>
              <w:del w:id="1519" w:author="Zhang Li" w:date="2022-06-12T12:20:00Z">
                <w:rPr>
                  <w:rFonts w:ascii="Cambria Math" w:eastAsia="宋体" w:hAnsi="Cambria Math" w:cs="Times New Roman"/>
                  <w:kern w:val="0"/>
                  <w:sz w:val="24"/>
                  <w:szCs w:val="24"/>
                </w:rPr>
                <m:t>u</m:t>
              </w:del>
            </m:r>
          </m:sub>
        </m:sSub>
      </m:oMath>
      <w:del w:id="1520"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1521" w:author="Zhang Li" w:date="2022-06-12T12:20:00Z">
            <w:rPr>
              <w:rFonts w:ascii="Cambria Math" w:eastAsia="宋体" w:hAnsi="Cambria Math" w:cs="Times New Roman"/>
              <w:kern w:val="0"/>
              <w:sz w:val="24"/>
              <w:szCs w:val="24"/>
            </w:rPr>
            <m:t>Nod</m:t>
          </w:del>
        </m:r>
        <m:sSub>
          <m:sSubPr>
            <m:ctrlPr>
              <w:del w:id="1522" w:author="Zhang Li" w:date="2022-06-12T12:20:00Z">
                <w:rPr>
                  <w:rFonts w:ascii="Cambria Math" w:eastAsia="宋体" w:hAnsi="Cambria Math" w:cs="Times New Roman"/>
                  <w:kern w:val="0"/>
                  <w:sz w:val="24"/>
                  <w:szCs w:val="24"/>
                </w:rPr>
              </w:del>
            </m:ctrlPr>
          </m:sSubPr>
          <m:e>
            <m:r>
              <w:del w:id="1523" w:author="Zhang Li" w:date="2022-06-12T12:20:00Z">
                <w:rPr>
                  <w:rFonts w:ascii="Cambria Math" w:eastAsia="宋体" w:hAnsi="Cambria Math" w:cs="Times New Roman"/>
                  <w:kern w:val="0"/>
                  <w:sz w:val="24"/>
                  <w:szCs w:val="24"/>
                </w:rPr>
                <m:t>e</m:t>
              </w:del>
            </m:r>
          </m:e>
          <m:sub>
            <m:r>
              <w:del w:id="1524"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1525"/>
    <w:p w14:paraId="3FCDD6CE" w14:textId="77777777" w:rsidR="00F75717" w:rsidRPr="007D4019" w:rsidRDefault="00601FA1" w:rsidP="00F75717">
      <w:pPr>
        <w:spacing w:afterLines="100" w:after="312"/>
        <w:rPr>
          <w:ins w:id="1526" w:author="Zhang Li" w:date="2022-06-12T12:21:00Z"/>
          <w:rFonts w:ascii="Times New Roman" w:eastAsia="宋体" w:hAnsi="Times New Roman" w:cs="Times New Roman"/>
          <w:kern w:val="0"/>
          <w:sz w:val="24"/>
          <w:szCs w:val="24"/>
        </w:rPr>
      </w:pPr>
      <m:oMathPara>
        <m:oMath>
          <m:sSub>
            <m:sSubPr>
              <m:ctrlPr>
                <w:ins w:id="1527" w:author="Zhang Li" w:date="2022-06-12T12:21:00Z">
                  <w:rPr>
                    <w:rFonts w:ascii="Cambria Math" w:eastAsia="宋体" w:hAnsi="Cambria Math" w:cs="Times New Roman"/>
                    <w:i/>
                    <w:kern w:val="0"/>
                    <w:sz w:val="24"/>
                    <w:szCs w:val="24"/>
                  </w:rPr>
                </w:ins>
              </m:ctrlPr>
            </m:sSubPr>
            <m:e>
              <m:r>
                <w:ins w:id="1528" w:author="Zhang Li" w:date="2022-06-12T12:21:00Z">
                  <w:rPr>
                    <w:rFonts w:ascii="Cambria Math" w:eastAsia="宋体" w:hAnsi="Cambria Math" w:cs="Times New Roman"/>
                    <w:kern w:val="0"/>
                    <w:sz w:val="24"/>
                    <w:szCs w:val="24"/>
                  </w:rPr>
                  <m:t>ϵ</m:t>
                </w:ins>
              </m:r>
            </m:e>
            <m:sub>
              <m:r>
                <w:ins w:id="1529" w:author="Zhang Li" w:date="2022-06-12T12:21:00Z">
                  <w:rPr>
                    <w:rFonts w:ascii="Cambria Math" w:eastAsia="宋体" w:hAnsi="Cambria Math" w:cs="Times New Roman"/>
                    <w:kern w:val="0"/>
                    <w:sz w:val="24"/>
                    <w:szCs w:val="24"/>
                  </w:rPr>
                  <m:t>u,v</m:t>
                </w:ins>
              </m:r>
            </m:sub>
          </m:sSub>
          <m:r>
            <w:ins w:id="1530" w:author="Zhang Li" w:date="2022-06-12T12:21:00Z">
              <w:rPr>
                <w:rFonts w:ascii="Cambria Math" w:eastAsia="宋体" w:hAnsi="Cambria Math" w:cs="Times New Roman"/>
                <w:kern w:val="0"/>
                <w:sz w:val="24"/>
                <w:szCs w:val="24"/>
              </w:rPr>
              <m:t>=</m:t>
            </w:ins>
          </m:r>
          <m:func>
            <m:funcPr>
              <m:ctrlPr>
                <w:ins w:id="1531" w:author="Zhang Li" w:date="2022-06-12T12:21:00Z">
                  <w:rPr>
                    <w:rFonts w:ascii="Cambria Math" w:eastAsia="宋体" w:hAnsi="Cambria Math" w:cs="Times New Roman"/>
                    <w:i/>
                    <w:kern w:val="0"/>
                    <w:sz w:val="24"/>
                    <w:szCs w:val="24"/>
                  </w:rPr>
                </w:ins>
              </m:ctrlPr>
            </m:funcPr>
            <m:fName>
              <m:r>
                <w:ins w:id="1532" w:author="Zhang Li" w:date="2022-06-12T12:21:00Z">
                  <m:rPr>
                    <m:sty m:val="p"/>
                  </m:rPr>
                  <w:rPr>
                    <w:rFonts w:ascii="Cambria Math" w:eastAsia="宋体" w:hAnsi="Cambria Math" w:cs="Times New Roman"/>
                    <w:kern w:val="0"/>
                    <w:sz w:val="24"/>
                    <w:szCs w:val="24"/>
                  </w:rPr>
                  <m:t>Pr</m:t>
                </w:ins>
              </m:r>
            </m:fName>
            <m:e>
              <m:d>
                <m:dPr>
                  <m:begChr m:val="["/>
                  <m:endChr m:val="]"/>
                  <m:ctrlPr>
                    <w:ins w:id="1533" w:author="Zhang Li" w:date="2022-06-12T12:21:00Z">
                      <w:rPr>
                        <w:rFonts w:ascii="Cambria Math" w:eastAsia="宋体" w:hAnsi="Cambria Math" w:cs="Times New Roman"/>
                        <w:i/>
                        <w:kern w:val="0"/>
                        <w:sz w:val="24"/>
                        <w:szCs w:val="24"/>
                      </w:rPr>
                    </w:ins>
                  </m:ctrlPr>
                </m:dPr>
                <m:e>
                  <m:r>
                    <w:ins w:id="1534" w:author="Zhang Li" w:date="2022-06-12T12:21:00Z">
                      <w:rPr>
                        <w:rFonts w:ascii="Cambria Math" w:eastAsia="宋体" w:hAnsi="Cambria Math" w:cs="Times New Roman"/>
                        <w:kern w:val="0"/>
                        <w:sz w:val="24"/>
                        <w:szCs w:val="24"/>
                      </w:rPr>
                      <m:t>SINR</m:t>
                    </w:ins>
                  </m:r>
                  <m:d>
                    <m:dPr>
                      <m:ctrlPr>
                        <w:ins w:id="1535" w:author="Zhang Li" w:date="2022-06-12T12:21:00Z">
                          <w:rPr>
                            <w:rFonts w:ascii="Cambria Math" w:eastAsia="宋体" w:hAnsi="Cambria Math" w:cs="Times New Roman"/>
                            <w:i/>
                            <w:kern w:val="0"/>
                            <w:sz w:val="24"/>
                            <w:szCs w:val="24"/>
                          </w:rPr>
                        </w:ins>
                      </m:ctrlPr>
                    </m:dPr>
                    <m:e>
                      <m:r>
                        <w:ins w:id="1536" w:author="Zhang Li" w:date="2022-06-12T12:21:00Z">
                          <w:rPr>
                            <w:rFonts w:ascii="Cambria Math" w:eastAsia="宋体" w:hAnsi="Cambria Math" w:cs="Times New Roman"/>
                            <w:kern w:val="0"/>
                            <w:sz w:val="24"/>
                            <w:szCs w:val="24"/>
                          </w:rPr>
                          <m:t>u,v</m:t>
                        </w:ins>
                      </m:r>
                    </m:e>
                  </m:d>
                  <m:r>
                    <w:ins w:id="1537" w:author="Zhang Li" w:date="2022-06-12T12:21:00Z">
                      <w:rPr>
                        <w:rFonts w:ascii="Cambria Math" w:eastAsia="宋体" w:hAnsi="Cambria Math" w:cs="Times New Roman"/>
                        <w:kern w:val="0"/>
                        <w:sz w:val="24"/>
                        <w:szCs w:val="24"/>
                      </w:rPr>
                      <m:t>&lt;β</m:t>
                    </w:ins>
                  </m:r>
                </m:e>
              </m:d>
            </m:e>
          </m:func>
          <m:r>
            <w:ins w:id="1538" w:author="Zhang Li" w:date="2022-06-12T12:21:00Z">
              <w:rPr>
                <w:rFonts w:ascii="Cambria Math" w:eastAsia="宋体" w:hAnsi="Cambria Math" w:cs="Times New Roman"/>
                <w:kern w:val="0"/>
                <w:sz w:val="24"/>
                <w:szCs w:val="24"/>
              </w:rPr>
              <m:t xml:space="preserve">= </m:t>
            </w:ins>
          </m:r>
          <m:r>
            <w:ins w:id="1539" w:author="Zhang Li" w:date="2022-06-12T12:21:00Z">
              <m:rPr>
                <m:sty m:val="p"/>
              </m:rPr>
              <w:rPr>
                <w:rFonts w:ascii="Cambria Math" w:eastAsia="宋体" w:hAnsi="Cambria Math" w:cs="Times New Roman"/>
                <w:kern w:val="0"/>
                <w:sz w:val="24"/>
                <w:szCs w:val="24"/>
              </w:rPr>
              <m:t>Pr</m:t>
            </w:ins>
          </m:r>
          <m:d>
            <m:dPr>
              <m:begChr m:val="["/>
              <m:endChr m:val="]"/>
              <m:ctrlPr>
                <w:ins w:id="1540" w:author="Zhang Li" w:date="2022-06-12T12:21:00Z">
                  <w:rPr>
                    <w:rFonts w:ascii="Cambria Math" w:eastAsia="宋体" w:hAnsi="Cambria Math" w:cs="Times New Roman"/>
                    <w:i/>
                    <w:kern w:val="0"/>
                    <w:sz w:val="24"/>
                    <w:szCs w:val="24"/>
                  </w:rPr>
                </w:ins>
              </m:ctrlPr>
            </m:dPr>
            <m:e>
              <m:sSub>
                <m:sSubPr>
                  <m:ctrlPr>
                    <w:ins w:id="1541" w:author="Zhang Li" w:date="2022-06-12T12:21:00Z">
                      <w:rPr>
                        <w:rFonts w:ascii="Cambria Math" w:eastAsia="宋体" w:hAnsi="Cambria Math" w:cs="Times New Roman"/>
                        <w:i/>
                        <w:kern w:val="0"/>
                        <w:sz w:val="24"/>
                        <w:szCs w:val="24"/>
                      </w:rPr>
                    </w:ins>
                  </m:ctrlPr>
                </m:sSubPr>
                <m:e>
                  <m:r>
                    <w:ins w:id="1542" w:author="Zhang Li" w:date="2022-06-12T12:21:00Z">
                      <w:rPr>
                        <w:rFonts w:ascii="Cambria Math" w:eastAsia="宋体" w:hAnsi="Cambria Math" w:cs="Times New Roman"/>
                        <w:kern w:val="0"/>
                        <w:sz w:val="24"/>
                        <w:szCs w:val="24"/>
                      </w:rPr>
                      <m:t>|H</m:t>
                    </w:ins>
                  </m:r>
                </m:e>
                <m:sub>
                  <m:r>
                    <w:ins w:id="1543" w:author="Zhang Li" w:date="2022-06-12T12:21:00Z">
                      <w:rPr>
                        <w:rFonts w:ascii="Cambria Math" w:eastAsia="宋体" w:hAnsi="Cambria Math" w:cs="Times New Roman"/>
                        <w:kern w:val="0"/>
                        <w:sz w:val="24"/>
                        <w:szCs w:val="24"/>
                      </w:rPr>
                      <m:t>u,v</m:t>
                    </w:ins>
                  </m:r>
                </m:sub>
              </m:sSub>
              <m:sSup>
                <m:sSupPr>
                  <m:ctrlPr>
                    <w:ins w:id="1544" w:author="Zhang Li" w:date="2022-06-12T12:21:00Z">
                      <w:rPr>
                        <w:rFonts w:ascii="Cambria Math" w:eastAsia="宋体" w:hAnsi="Cambria Math" w:cs="Times New Roman"/>
                        <w:i/>
                        <w:kern w:val="0"/>
                        <w:sz w:val="24"/>
                        <w:szCs w:val="24"/>
                      </w:rPr>
                    </w:ins>
                  </m:ctrlPr>
                </m:sSupPr>
                <m:e>
                  <m:d>
                    <m:dPr>
                      <m:begChr m:val=""/>
                      <m:endChr m:val="|"/>
                      <m:ctrlPr>
                        <w:ins w:id="1545" w:author="Zhang Li" w:date="2022-06-12T12:21:00Z">
                          <w:rPr>
                            <w:rFonts w:ascii="Cambria Math" w:eastAsia="宋体" w:hAnsi="Cambria Math" w:cs="Times New Roman"/>
                            <w:i/>
                            <w:kern w:val="0"/>
                            <w:sz w:val="24"/>
                            <w:szCs w:val="24"/>
                          </w:rPr>
                        </w:ins>
                      </m:ctrlPr>
                    </m:dPr>
                    <m:e>
                      <m:r>
                        <w:ins w:id="1546" w:author="Zhang Li" w:date="2022-06-12T12:21:00Z">
                          <w:rPr>
                            <w:rFonts w:ascii="Cambria Math" w:eastAsia="宋体" w:hAnsi="Cambria Math" w:cs="Times New Roman"/>
                            <w:kern w:val="0"/>
                            <w:sz w:val="24"/>
                            <w:szCs w:val="24"/>
                          </w:rPr>
                          <m:t>​</m:t>
                        </w:ins>
                      </m:r>
                    </m:e>
                  </m:d>
                </m:e>
                <m:sup>
                  <m:r>
                    <w:ins w:id="1547" w:author="Zhang Li" w:date="2022-06-12T12:21:00Z">
                      <w:rPr>
                        <w:rFonts w:ascii="Cambria Math" w:eastAsia="宋体" w:hAnsi="Cambria Math" w:cs="Times New Roman"/>
                        <w:kern w:val="0"/>
                        <w:sz w:val="24"/>
                        <w:szCs w:val="24"/>
                      </w:rPr>
                      <m:t>2</m:t>
                    </w:ins>
                  </m:r>
                </m:sup>
              </m:sSup>
              <m:r>
                <w:ins w:id="1548" w:author="Zhang Li" w:date="2022-06-12T12:21:00Z">
                  <w:rPr>
                    <w:rFonts w:ascii="Cambria Math" w:eastAsia="宋体" w:hAnsi="Cambria Math" w:cs="Times New Roman"/>
                    <w:kern w:val="0"/>
                    <w:sz w:val="24"/>
                    <w:szCs w:val="24"/>
                  </w:rPr>
                  <m:t>&lt;</m:t>
                </w:ins>
              </m:r>
              <m:sSup>
                <m:sSupPr>
                  <m:ctrlPr>
                    <w:ins w:id="1549" w:author="Zhang Li" w:date="2022-06-12T12:21:00Z">
                      <w:rPr>
                        <w:rFonts w:ascii="Cambria Math" w:eastAsia="宋体" w:hAnsi="Cambria Math" w:cs="Times New Roman"/>
                        <w:i/>
                        <w:kern w:val="0"/>
                        <w:sz w:val="24"/>
                        <w:szCs w:val="24"/>
                      </w:rPr>
                    </w:ins>
                  </m:ctrlPr>
                </m:sSupPr>
                <m:e>
                  <m:r>
                    <w:ins w:id="1550" w:author="Zhang Li" w:date="2022-06-12T12:21:00Z">
                      <w:rPr>
                        <w:rFonts w:ascii="Cambria Math" w:eastAsia="宋体" w:hAnsi="Cambria Math" w:cs="Times New Roman"/>
                        <w:kern w:val="0"/>
                        <w:sz w:val="24"/>
                        <w:szCs w:val="24"/>
                      </w:rPr>
                      <m:t>10</m:t>
                    </w:ins>
                  </m:r>
                </m:e>
                <m:sup>
                  <m:r>
                    <w:ins w:id="1551" w:author="Zhang Li" w:date="2022-06-12T12:21:00Z">
                      <w:rPr>
                        <w:rFonts w:ascii="Cambria Math" w:eastAsia="宋体" w:hAnsi="Cambria Math" w:cs="Times New Roman"/>
                        <w:kern w:val="0"/>
                        <w:sz w:val="24"/>
                        <w:szCs w:val="24"/>
                      </w:rPr>
                      <m:t>-</m:t>
                    </w:ins>
                  </m:r>
                  <m:f>
                    <m:fPr>
                      <m:ctrlPr>
                        <w:ins w:id="1552" w:author="Zhang Li" w:date="2022-06-12T12:21:00Z">
                          <w:rPr>
                            <w:rFonts w:ascii="Cambria Math" w:eastAsia="宋体" w:hAnsi="Cambria Math" w:cs="Times New Roman"/>
                            <w:i/>
                            <w:kern w:val="0"/>
                            <w:sz w:val="24"/>
                            <w:szCs w:val="24"/>
                          </w:rPr>
                        </w:ins>
                      </m:ctrlPr>
                    </m:fPr>
                    <m:num>
                      <m:r>
                        <w:ins w:id="1553" w:author="Zhang Li" w:date="2022-06-12T12:21:00Z">
                          <w:rPr>
                            <w:rFonts w:ascii="Cambria Math" w:eastAsia="宋体" w:hAnsi="Cambria Math" w:cs="Times New Roman"/>
                            <w:kern w:val="0"/>
                            <w:sz w:val="24"/>
                            <w:szCs w:val="24"/>
                          </w:rPr>
                          <m:t xml:space="preserve"> P</m:t>
                        </w:ins>
                      </m:r>
                      <m:sSub>
                        <m:sSubPr>
                          <m:ctrlPr>
                            <w:ins w:id="1554" w:author="Zhang Li" w:date="2022-06-12T12:21:00Z">
                              <w:rPr>
                                <w:rFonts w:ascii="Cambria Math" w:eastAsia="宋体" w:hAnsi="Cambria Math" w:cs="Times New Roman"/>
                                <w:i/>
                                <w:kern w:val="0"/>
                                <w:sz w:val="24"/>
                                <w:szCs w:val="24"/>
                              </w:rPr>
                            </w:ins>
                          </m:ctrlPr>
                        </m:sSubPr>
                        <m:e>
                          <m:r>
                            <w:ins w:id="1555" w:author="Zhang Li" w:date="2022-06-12T12:21:00Z">
                              <w:rPr>
                                <w:rFonts w:ascii="Cambria Math" w:eastAsia="宋体" w:hAnsi="Cambria Math" w:cs="Times New Roman"/>
                                <w:kern w:val="0"/>
                                <w:sz w:val="24"/>
                                <w:szCs w:val="24"/>
                              </w:rPr>
                              <m:t>L</m:t>
                            </w:ins>
                          </m:r>
                        </m:e>
                        <m:sub>
                          <m:r>
                            <w:ins w:id="1556" w:author="Zhang Li" w:date="2022-06-12T12:21:00Z">
                              <w:rPr>
                                <w:rFonts w:ascii="Cambria Math" w:eastAsia="宋体" w:hAnsi="Cambria Math" w:cs="Times New Roman"/>
                                <w:kern w:val="0"/>
                                <w:sz w:val="24"/>
                                <w:szCs w:val="24"/>
                              </w:rPr>
                              <m:t>dB</m:t>
                            </w:ins>
                          </m:r>
                        </m:sub>
                      </m:sSub>
                      <m:d>
                        <m:dPr>
                          <m:ctrlPr>
                            <w:ins w:id="1557" w:author="Zhang Li" w:date="2022-06-12T12:21:00Z">
                              <w:rPr>
                                <w:rFonts w:ascii="Cambria Math" w:eastAsia="宋体" w:hAnsi="Cambria Math" w:cs="Times New Roman"/>
                                <w:i/>
                                <w:kern w:val="0"/>
                                <w:sz w:val="24"/>
                                <w:szCs w:val="24"/>
                              </w:rPr>
                            </w:ins>
                          </m:ctrlPr>
                        </m:dPr>
                        <m:e>
                          <m:sSub>
                            <m:sSubPr>
                              <m:ctrlPr>
                                <w:ins w:id="1558" w:author="Zhang Li" w:date="2022-06-12T12:21:00Z">
                                  <w:rPr>
                                    <w:rFonts w:ascii="Cambria Math" w:eastAsia="宋体" w:hAnsi="Cambria Math" w:cs="Times New Roman"/>
                                    <w:i/>
                                    <w:kern w:val="0"/>
                                    <w:sz w:val="24"/>
                                    <w:szCs w:val="24"/>
                                  </w:rPr>
                                </w:ins>
                              </m:ctrlPr>
                            </m:sSubPr>
                            <m:e>
                              <m:r>
                                <w:ins w:id="1559" w:author="Zhang Li" w:date="2022-06-12T12:21:00Z">
                                  <w:rPr>
                                    <w:rFonts w:ascii="Cambria Math" w:eastAsia="宋体" w:hAnsi="Cambria Math" w:cs="Times New Roman"/>
                                    <w:kern w:val="0"/>
                                    <w:sz w:val="24"/>
                                    <w:szCs w:val="24"/>
                                  </w:rPr>
                                  <m:t>d</m:t>
                                </w:ins>
                              </m:r>
                            </m:e>
                            <m:sub>
                              <m:r>
                                <w:ins w:id="1560" w:author="Zhang Li" w:date="2022-06-12T12:21:00Z">
                                  <w:rPr>
                                    <w:rFonts w:ascii="Cambria Math" w:eastAsia="宋体" w:hAnsi="Cambria Math" w:cs="Times New Roman"/>
                                    <w:kern w:val="0"/>
                                    <w:sz w:val="24"/>
                                    <w:szCs w:val="24"/>
                                  </w:rPr>
                                  <m:t>0</m:t>
                                </w:ins>
                              </m:r>
                            </m:sub>
                          </m:sSub>
                        </m:e>
                      </m:d>
                    </m:num>
                    <m:den>
                      <m:r>
                        <w:ins w:id="1561" w:author="Zhang Li" w:date="2022-06-12T12:21:00Z">
                          <w:rPr>
                            <w:rFonts w:ascii="Cambria Math" w:eastAsia="宋体" w:hAnsi="Cambria Math" w:cs="Times New Roman"/>
                            <w:kern w:val="0"/>
                            <w:sz w:val="24"/>
                            <w:szCs w:val="24"/>
                          </w:rPr>
                          <m:t>10</m:t>
                        </w:ins>
                      </m:r>
                    </m:den>
                  </m:f>
                </m:sup>
              </m:sSup>
              <m:r>
                <w:ins w:id="1562" w:author="Zhang Li" w:date="2022-06-12T12:21:00Z">
                  <w:rPr>
                    <w:rFonts w:ascii="Cambria Math" w:eastAsia="宋体" w:hAnsi="Cambria Math" w:cs="Times New Roman"/>
                    <w:kern w:val="0"/>
                    <w:sz w:val="24"/>
                    <w:szCs w:val="24"/>
                  </w:rPr>
                  <m:t>⋅</m:t>
                </w:ins>
              </m:r>
              <m:f>
                <m:fPr>
                  <m:ctrlPr>
                    <w:ins w:id="1563" w:author="Zhang Li" w:date="2022-06-12T12:21:00Z">
                      <w:rPr>
                        <w:rFonts w:ascii="Cambria Math" w:eastAsia="宋体" w:hAnsi="Cambria Math" w:cs="Times New Roman"/>
                        <w:i/>
                        <w:kern w:val="0"/>
                        <w:sz w:val="24"/>
                        <w:szCs w:val="24"/>
                      </w:rPr>
                    </w:ins>
                  </m:ctrlPr>
                </m:fPr>
                <m:num>
                  <m:r>
                    <w:ins w:id="1564" w:author="Zhang Li" w:date="2022-06-12T12:21:00Z">
                      <w:rPr>
                        <w:rFonts w:ascii="Cambria Math" w:eastAsia="宋体" w:hAnsi="Cambria Math" w:cs="Times New Roman"/>
                        <w:kern w:val="0"/>
                        <w:sz w:val="24"/>
                        <w:szCs w:val="24"/>
                      </w:rPr>
                      <m:t>β</m:t>
                    </w:ins>
                  </m:r>
                  <m:sSub>
                    <m:sSubPr>
                      <m:ctrlPr>
                        <w:ins w:id="1565" w:author="Zhang Li" w:date="2022-06-12T12:21:00Z">
                          <w:rPr>
                            <w:rFonts w:ascii="Cambria Math" w:eastAsia="宋体" w:hAnsi="Cambria Math" w:cs="Times New Roman"/>
                            <w:i/>
                            <w:kern w:val="0"/>
                            <w:sz w:val="24"/>
                            <w:szCs w:val="24"/>
                          </w:rPr>
                        </w:ins>
                      </m:ctrlPr>
                    </m:sSubPr>
                    <m:e>
                      <m:r>
                        <w:ins w:id="1566" w:author="Zhang Li" w:date="2022-06-12T12:21:00Z">
                          <w:rPr>
                            <w:rFonts w:ascii="Cambria Math" w:eastAsia="宋体" w:hAnsi="Cambria Math" w:cs="Times New Roman"/>
                            <w:kern w:val="0"/>
                            <w:sz w:val="24"/>
                            <w:szCs w:val="24"/>
                          </w:rPr>
                          <m:t>P</m:t>
                        </w:ins>
                      </m:r>
                    </m:e>
                    <m:sub>
                      <m:r>
                        <w:ins w:id="1567" w:author="Zhang Li" w:date="2022-06-12T12:21:00Z">
                          <w:rPr>
                            <w:rFonts w:ascii="Cambria Math" w:eastAsia="宋体" w:hAnsi="Cambria Math" w:cs="Times New Roman"/>
                            <w:kern w:val="0"/>
                            <w:sz w:val="24"/>
                            <w:szCs w:val="24"/>
                          </w:rPr>
                          <m:t>n</m:t>
                        </w:ins>
                      </m:r>
                    </m:sub>
                  </m:sSub>
                </m:num>
                <m:den>
                  <m:sSub>
                    <m:sSubPr>
                      <m:ctrlPr>
                        <w:ins w:id="1568" w:author="Zhang Li" w:date="2022-06-12T12:21:00Z">
                          <w:rPr>
                            <w:rFonts w:ascii="Cambria Math" w:eastAsia="宋体" w:hAnsi="Cambria Math" w:cs="Times New Roman"/>
                            <w:i/>
                            <w:kern w:val="0"/>
                            <w:sz w:val="24"/>
                            <w:szCs w:val="24"/>
                          </w:rPr>
                        </w:ins>
                      </m:ctrlPr>
                    </m:sSubPr>
                    <m:e>
                      <m:r>
                        <w:ins w:id="1569" w:author="Zhang Li" w:date="2022-06-12T12:21:00Z">
                          <w:rPr>
                            <w:rFonts w:ascii="Cambria Math" w:eastAsia="宋体" w:hAnsi="Cambria Math" w:cs="Times New Roman"/>
                            <w:kern w:val="0"/>
                            <w:sz w:val="24"/>
                            <w:szCs w:val="24"/>
                          </w:rPr>
                          <m:t>P</m:t>
                        </w:ins>
                      </m:r>
                    </m:e>
                    <m:sub>
                      <m:r>
                        <w:ins w:id="1570" w:author="Zhang Li" w:date="2022-06-12T12:21:00Z">
                          <w:rPr>
                            <w:rFonts w:ascii="Cambria Math" w:eastAsia="宋体" w:hAnsi="Cambria Math" w:cs="Times New Roman"/>
                            <w:kern w:val="0"/>
                            <w:sz w:val="24"/>
                            <w:szCs w:val="24"/>
                          </w:rPr>
                          <m:t>t</m:t>
                        </w:ins>
                      </m:r>
                    </m:sub>
                  </m:sSub>
                </m:den>
              </m:f>
              <m:r>
                <w:ins w:id="1571" w:author="Zhang Li" w:date="2022-06-12T12:21:00Z">
                  <w:rPr>
                    <w:rFonts w:ascii="Cambria Math" w:eastAsia="宋体" w:hAnsi="Cambria Math" w:cs="Times New Roman"/>
                    <w:kern w:val="0"/>
                    <w:sz w:val="24"/>
                    <w:szCs w:val="24"/>
                  </w:rPr>
                  <m:t>⋅</m:t>
                </w:ins>
              </m:r>
              <m:sSup>
                <m:sSupPr>
                  <m:ctrlPr>
                    <w:ins w:id="1572" w:author="Zhang Li" w:date="2022-06-12T12:21:00Z">
                      <w:rPr>
                        <w:rFonts w:ascii="Cambria Math" w:eastAsia="宋体" w:hAnsi="Cambria Math" w:cs="Times New Roman"/>
                        <w:i/>
                        <w:kern w:val="0"/>
                        <w:sz w:val="24"/>
                        <w:szCs w:val="24"/>
                      </w:rPr>
                    </w:ins>
                  </m:ctrlPr>
                </m:sSupPr>
                <m:e>
                  <m:d>
                    <m:dPr>
                      <m:ctrlPr>
                        <w:ins w:id="1573" w:author="Zhang Li" w:date="2022-06-12T12:21:00Z">
                          <w:rPr>
                            <w:rFonts w:ascii="Cambria Math" w:eastAsia="宋体" w:hAnsi="Cambria Math" w:cs="Times New Roman"/>
                            <w:i/>
                            <w:kern w:val="0"/>
                            <w:sz w:val="24"/>
                            <w:szCs w:val="24"/>
                          </w:rPr>
                        </w:ins>
                      </m:ctrlPr>
                    </m:dPr>
                    <m:e>
                      <m:f>
                        <m:fPr>
                          <m:ctrlPr>
                            <w:ins w:id="1574" w:author="Zhang Li" w:date="2022-06-12T12:21:00Z">
                              <w:rPr>
                                <w:rFonts w:ascii="Cambria Math" w:eastAsia="宋体" w:hAnsi="Cambria Math" w:cs="Times New Roman"/>
                                <w:i/>
                                <w:kern w:val="0"/>
                                <w:sz w:val="24"/>
                                <w:szCs w:val="24"/>
                              </w:rPr>
                            </w:ins>
                          </m:ctrlPr>
                        </m:fPr>
                        <m:num>
                          <m:sSub>
                            <m:sSubPr>
                              <m:ctrlPr>
                                <w:ins w:id="1575" w:author="Zhang Li" w:date="2022-06-12T12:21:00Z">
                                  <w:rPr>
                                    <w:rFonts w:ascii="Cambria Math" w:eastAsia="宋体" w:hAnsi="Cambria Math" w:cs="Times New Roman"/>
                                    <w:i/>
                                    <w:kern w:val="0"/>
                                    <w:sz w:val="24"/>
                                    <w:szCs w:val="24"/>
                                  </w:rPr>
                                </w:ins>
                              </m:ctrlPr>
                            </m:sSubPr>
                            <m:e>
                              <m:r>
                                <w:ins w:id="1576" w:author="Zhang Li" w:date="2022-06-12T12:21:00Z">
                                  <w:rPr>
                                    <w:rFonts w:ascii="Cambria Math" w:eastAsia="宋体" w:hAnsi="Cambria Math" w:cs="Times New Roman"/>
                                    <w:kern w:val="0"/>
                                    <w:sz w:val="24"/>
                                    <w:szCs w:val="24"/>
                                  </w:rPr>
                                  <m:t>d</m:t>
                                </w:ins>
                              </m:r>
                            </m:e>
                            <m:sub>
                              <m:r>
                                <w:ins w:id="1577" w:author="Zhang Li" w:date="2022-06-12T12:21:00Z">
                                  <w:rPr>
                                    <w:rFonts w:ascii="Cambria Math" w:eastAsia="宋体" w:hAnsi="Cambria Math" w:cs="Times New Roman"/>
                                    <w:kern w:val="0"/>
                                    <w:sz w:val="24"/>
                                    <w:szCs w:val="24"/>
                                  </w:rPr>
                                  <m:t>u,v</m:t>
                                </w:ins>
                              </m:r>
                            </m:sub>
                          </m:sSub>
                        </m:num>
                        <m:den>
                          <m:sSub>
                            <m:sSubPr>
                              <m:ctrlPr>
                                <w:ins w:id="1578" w:author="Zhang Li" w:date="2022-06-12T12:21:00Z">
                                  <w:rPr>
                                    <w:rFonts w:ascii="Cambria Math" w:eastAsia="宋体" w:hAnsi="Cambria Math" w:cs="Times New Roman"/>
                                    <w:i/>
                                    <w:kern w:val="0"/>
                                    <w:sz w:val="24"/>
                                    <w:szCs w:val="24"/>
                                  </w:rPr>
                                </w:ins>
                              </m:ctrlPr>
                            </m:sSubPr>
                            <m:e>
                              <m:r>
                                <w:ins w:id="1579" w:author="Zhang Li" w:date="2022-06-12T12:21:00Z">
                                  <w:rPr>
                                    <w:rFonts w:ascii="Cambria Math" w:eastAsia="宋体" w:hAnsi="Cambria Math" w:cs="Times New Roman"/>
                                    <w:kern w:val="0"/>
                                    <w:sz w:val="24"/>
                                    <w:szCs w:val="24"/>
                                  </w:rPr>
                                  <m:t>d</m:t>
                                </w:ins>
                              </m:r>
                            </m:e>
                            <m:sub>
                              <m:r>
                                <w:ins w:id="1580" w:author="Zhang Li" w:date="2022-06-12T12:21:00Z">
                                  <w:rPr>
                                    <w:rFonts w:ascii="Cambria Math" w:eastAsia="宋体" w:hAnsi="Cambria Math" w:cs="Times New Roman"/>
                                    <w:kern w:val="0"/>
                                    <w:sz w:val="24"/>
                                    <w:szCs w:val="24"/>
                                  </w:rPr>
                                  <m:t>0</m:t>
                                </w:ins>
                              </m:r>
                            </m:sub>
                          </m:sSub>
                        </m:den>
                      </m:f>
                    </m:e>
                  </m:d>
                </m:e>
                <m:sup>
                  <m:r>
                    <w:ins w:id="1581" w:author="Zhang Li" w:date="2022-06-12T12:21:00Z">
                      <w:rPr>
                        <w:rFonts w:ascii="Cambria Math" w:eastAsia="宋体" w:hAnsi="Cambria Math" w:cs="Times New Roman"/>
                        <w:kern w:val="0"/>
                        <w:sz w:val="24"/>
                        <w:szCs w:val="24"/>
                      </w:rPr>
                      <m:t>α</m:t>
                    </w:ins>
                  </m:r>
                </m:sup>
              </m:sSup>
            </m:e>
          </m:d>
          <m:r>
            <w:ins w:id="1582" w:author="Zhang Li" w:date="2022-06-12T12:21:00Z">
              <w:rPr>
                <w:rFonts w:ascii="Cambria Math" w:eastAsia="宋体" w:hAnsi="Cambria Math" w:cs="Times New Roman"/>
                <w:kern w:val="0"/>
                <w:sz w:val="24"/>
                <w:szCs w:val="24"/>
              </w:rPr>
              <m:t>=1-</m:t>
            </w:ins>
          </m:r>
          <m:sSup>
            <m:sSupPr>
              <m:ctrlPr>
                <w:ins w:id="1583" w:author="Zhang Li" w:date="2022-06-12T12:21:00Z">
                  <w:rPr>
                    <w:rFonts w:ascii="Cambria Math" w:eastAsia="宋体" w:hAnsi="Cambria Math" w:cs="Times New Roman"/>
                    <w:i/>
                    <w:kern w:val="0"/>
                    <w:sz w:val="24"/>
                    <w:szCs w:val="24"/>
                  </w:rPr>
                </w:ins>
              </m:ctrlPr>
            </m:sSupPr>
            <m:e>
              <m:r>
                <w:ins w:id="1584" w:author="Zhang Li" w:date="2022-06-12T12:21:00Z">
                  <w:rPr>
                    <w:rFonts w:ascii="Cambria Math" w:eastAsia="宋体" w:hAnsi="Cambria Math" w:cs="Times New Roman"/>
                    <w:kern w:val="0"/>
                    <w:sz w:val="24"/>
                    <w:szCs w:val="24"/>
                  </w:rPr>
                  <m:t>e</m:t>
                </w:ins>
              </m:r>
            </m:e>
            <m:sup>
              <m:r>
                <w:ins w:id="1585" w:author="Zhang Li" w:date="2022-06-12T12:21:00Z">
                  <w:rPr>
                    <w:rFonts w:ascii="Cambria Math" w:eastAsia="宋体" w:hAnsi="Cambria Math" w:cs="Times New Roman"/>
                    <w:kern w:val="0"/>
                    <w:sz w:val="24"/>
                    <w:szCs w:val="24"/>
                  </w:rPr>
                  <m:t>-</m:t>
                </w:ins>
              </m:r>
              <m:sSup>
                <m:sSupPr>
                  <m:ctrlPr>
                    <w:ins w:id="1586" w:author="Zhang Li" w:date="2022-06-12T12:21:00Z">
                      <w:rPr>
                        <w:rFonts w:ascii="Cambria Math" w:eastAsia="宋体" w:hAnsi="Cambria Math" w:cs="Times New Roman"/>
                        <w:i/>
                        <w:kern w:val="0"/>
                        <w:sz w:val="24"/>
                        <w:szCs w:val="24"/>
                      </w:rPr>
                    </w:ins>
                  </m:ctrlPr>
                </m:sSupPr>
                <m:e>
                  <m:r>
                    <w:ins w:id="1587" w:author="Zhang Li" w:date="2022-06-12T12:21:00Z">
                      <w:rPr>
                        <w:rFonts w:ascii="Cambria Math" w:eastAsia="宋体" w:hAnsi="Cambria Math" w:cs="Times New Roman"/>
                        <w:kern w:val="0"/>
                        <w:sz w:val="24"/>
                        <w:szCs w:val="24"/>
                      </w:rPr>
                      <m:t>10</m:t>
                    </w:ins>
                  </m:r>
                </m:e>
                <m:sup>
                  <m:f>
                    <m:fPr>
                      <m:ctrlPr>
                        <w:ins w:id="1588" w:author="Zhang Li" w:date="2022-06-12T12:21:00Z">
                          <w:rPr>
                            <w:rFonts w:ascii="Cambria Math" w:eastAsia="宋体" w:hAnsi="Cambria Math" w:cs="Times New Roman"/>
                            <w:i/>
                            <w:kern w:val="0"/>
                            <w:sz w:val="24"/>
                            <w:szCs w:val="24"/>
                          </w:rPr>
                        </w:ins>
                      </m:ctrlPr>
                    </m:fPr>
                    <m:num>
                      <m:r>
                        <w:ins w:id="1589" w:author="Zhang Li" w:date="2022-06-12T12:21:00Z">
                          <w:rPr>
                            <w:rFonts w:ascii="Cambria Math" w:eastAsia="宋体" w:hAnsi="Cambria Math" w:cs="Times New Roman"/>
                            <w:kern w:val="0"/>
                            <w:sz w:val="24"/>
                            <w:szCs w:val="24"/>
                          </w:rPr>
                          <m:t xml:space="preserve"> P</m:t>
                        </w:ins>
                      </m:r>
                      <m:sSub>
                        <m:sSubPr>
                          <m:ctrlPr>
                            <w:ins w:id="1590" w:author="Zhang Li" w:date="2022-06-12T12:21:00Z">
                              <w:rPr>
                                <w:rFonts w:ascii="Cambria Math" w:eastAsia="宋体" w:hAnsi="Cambria Math" w:cs="Times New Roman"/>
                                <w:i/>
                                <w:kern w:val="0"/>
                                <w:sz w:val="24"/>
                                <w:szCs w:val="24"/>
                              </w:rPr>
                            </w:ins>
                          </m:ctrlPr>
                        </m:sSubPr>
                        <m:e>
                          <m:r>
                            <w:ins w:id="1591" w:author="Zhang Li" w:date="2022-06-12T12:21:00Z">
                              <w:rPr>
                                <w:rFonts w:ascii="Cambria Math" w:eastAsia="宋体" w:hAnsi="Cambria Math" w:cs="Times New Roman"/>
                                <w:kern w:val="0"/>
                                <w:sz w:val="24"/>
                                <w:szCs w:val="24"/>
                              </w:rPr>
                              <m:t>L</m:t>
                            </w:ins>
                          </m:r>
                        </m:e>
                        <m:sub>
                          <m:r>
                            <w:ins w:id="1592" w:author="Zhang Li" w:date="2022-06-12T12:21:00Z">
                              <w:rPr>
                                <w:rFonts w:ascii="Cambria Math" w:eastAsia="宋体" w:hAnsi="Cambria Math" w:cs="Times New Roman"/>
                                <w:kern w:val="0"/>
                                <w:sz w:val="24"/>
                                <w:szCs w:val="24"/>
                              </w:rPr>
                              <m:t>dB</m:t>
                            </w:ins>
                          </m:r>
                        </m:sub>
                      </m:sSub>
                      <m:d>
                        <m:dPr>
                          <m:ctrlPr>
                            <w:ins w:id="1593" w:author="Zhang Li" w:date="2022-06-12T12:21:00Z">
                              <w:rPr>
                                <w:rFonts w:ascii="Cambria Math" w:eastAsia="宋体" w:hAnsi="Cambria Math" w:cs="Times New Roman"/>
                                <w:i/>
                                <w:kern w:val="0"/>
                                <w:sz w:val="24"/>
                                <w:szCs w:val="24"/>
                              </w:rPr>
                            </w:ins>
                          </m:ctrlPr>
                        </m:dPr>
                        <m:e>
                          <m:sSub>
                            <m:sSubPr>
                              <m:ctrlPr>
                                <w:ins w:id="1594" w:author="Zhang Li" w:date="2022-06-12T12:21:00Z">
                                  <w:rPr>
                                    <w:rFonts w:ascii="Cambria Math" w:eastAsia="宋体" w:hAnsi="Cambria Math" w:cs="Times New Roman"/>
                                    <w:i/>
                                    <w:kern w:val="0"/>
                                    <w:sz w:val="24"/>
                                    <w:szCs w:val="24"/>
                                  </w:rPr>
                                </w:ins>
                              </m:ctrlPr>
                            </m:sSubPr>
                            <m:e>
                              <m:r>
                                <w:ins w:id="1595" w:author="Zhang Li" w:date="2022-06-12T12:21:00Z">
                                  <w:rPr>
                                    <w:rFonts w:ascii="Cambria Math" w:eastAsia="宋体" w:hAnsi="Cambria Math" w:cs="Times New Roman"/>
                                    <w:kern w:val="0"/>
                                    <w:sz w:val="24"/>
                                    <w:szCs w:val="24"/>
                                  </w:rPr>
                                  <m:t>d</m:t>
                                </w:ins>
                              </m:r>
                            </m:e>
                            <m:sub>
                              <m:r>
                                <w:ins w:id="1596" w:author="Zhang Li" w:date="2022-06-12T12:21:00Z">
                                  <w:rPr>
                                    <w:rFonts w:ascii="Cambria Math" w:eastAsia="宋体" w:hAnsi="Cambria Math" w:cs="Times New Roman"/>
                                    <w:kern w:val="0"/>
                                    <w:sz w:val="24"/>
                                    <w:szCs w:val="24"/>
                                  </w:rPr>
                                  <m:t>0</m:t>
                                </w:ins>
                              </m:r>
                            </m:sub>
                          </m:sSub>
                        </m:e>
                      </m:d>
                    </m:num>
                    <m:den>
                      <m:r>
                        <w:ins w:id="1597" w:author="Zhang Li" w:date="2022-06-12T12:21:00Z">
                          <w:rPr>
                            <w:rFonts w:ascii="Cambria Math" w:eastAsia="宋体" w:hAnsi="Cambria Math" w:cs="Times New Roman"/>
                            <w:kern w:val="0"/>
                            <w:sz w:val="24"/>
                            <w:szCs w:val="24"/>
                          </w:rPr>
                          <m:t>10</m:t>
                        </w:ins>
                      </m:r>
                    </m:den>
                  </m:f>
                </m:sup>
              </m:sSup>
              <m:r>
                <w:ins w:id="1598" w:author="Zhang Li" w:date="2022-06-12T12:21:00Z">
                  <w:rPr>
                    <w:rFonts w:ascii="Cambria Math" w:eastAsia="宋体" w:hAnsi="Cambria Math" w:cs="Times New Roman"/>
                    <w:kern w:val="0"/>
                    <w:sz w:val="24"/>
                    <w:szCs w:val="24"/>
                  </w:rPr>
                  <m:t>⋅</m:t>
                </w:ins>
              </m:r>
              <m:f>
                <m:fPr>
                  <m:ctrlPr>
                    <w:ins w:id="1599" w:author="Zhang Li" w:date="2022-06-12T12:21:00Z">
                      <w:rPr>
                        <w:rFonts w:ascii="Cambria Math" w:eastAsia="宋体" w:hAnsi="Cambria Math" w:cs="Times New Roman"/>
                        <w:i/>
                        <w:kern w:val="0"/>
                        <w:sz w:val="24"/>
                        <w:szCs w:val="24"/>
                      </w:rPr>
                    </w:ins>
                  </m:ctrlPr>
                </m:fPr>
                <m:num>
                  <m:r>
                    <w:ins w:id="1600" w:author="Zhang Li" w:date="2022-06-12T12:21:00Z">
                      <w:rPr>
                        <w:rFonts w:ascii="Cambria Math" w:eastAsia="宋体" w:hAnsi="Cambria Math" w:cs="Times New Roman"/>
                        <w:kern w:val="0"/>
                        <w:sz w:val="24"/>
                        <w:szCs w:val="24"/>
                      </w:rPr>
                      <m:t>β</m:t>
                    </w:ins>
                  </m:r>
                  <m:sSub>
                    <m:sSubPr>
                      <m:ctrlPr>
                        <w:ins w:id="1601" w:author="Zhang Li" w:date="2022-06-12T12:21:00Z">
                          <w:rPr>
                            <w:rFonts w:ascii="Cambria Math" w:eastAsia="宋体" w:hAnsi="Cambria Math" w:cs="Times New Roman"/>
                            <w:i/>
                            <w:kern w:val="0"/>
                            <w:sz w:val="24"/>
                            <w:szCs w:val="24"/>
                          </w:rPr>
                        </w:ins>
                      </m:ctrlPr>
                    </m:sSubPr>
                    <m:e>
                      <m:r>
                        <w:ins w:id="1602" w:author="Zhang Li" w:date="2022-06-12T12:21:00Z">
                          <w:rPr>
                            <w:rFonts w:ascii="Cambria Math" w:eastAsia="宋体" w:hAnsi="Cambria Math" w:cs="Times New Roman"/>
                            <w:kern w:val="0"/>
                            <w:sz w:val="24"/>
                            <w:szCs w:val="24"/>
                          </w:rPr>
                          <m:t>P</m:t>
                        </w:ins>
                      </m:r>
                    </m:e>
                    <m:sub>
                      <m:r>
                        <w:ins w:id="1603" w:author="Zhang Li" w:date="2022-06-12T12:21:00Z">
                          <w:rPr>
                            <w:rFonts w:ascii="Cambria Math" w:eastAsia="宋体" w:hAnsi="Cambria Math" w:cs="Times New Roman"/>
                            <w:kern w:val="0"/>
                            <w:sz w:val="24"/>
                            <w:szCs w:val="24"/>
                          </w:rPr>
                          <m:t>n</m:t>
                        </w:ins>
                      </m:r>
                    </m:sub>
                  </m:sSub>
                </m:num>
                <m:den>
                  <m:sSub>
                    <m:sSubPr>
                      <m:ctrlPr>
                        <w:ins w:id="1604" w:author="Zhang Li" w:date="2022-06-12T12:21:00Z">
                          <w:rPr>
                            <w:rFonts w:ascii="Cambria Math" w:eastAsia="宋体" w:hAnsi="Cambria Math" w:cs="Times New Roman"/>
                            <w:i/>
                            <w:kern w:val="0"/>
                            <w:sz w:val="24"/>
                            <w:szCs w:val="24"/>
                          </w:rPr>
                        </w:ins>
                      </m:ctrlPr>
                    </m:sSubPr>
                    <m:e>
                      <m:r>
                        <w:ins w:id="1605" w:author="Zhang Li" w:date="2022-06-12T12:21:00Z">
                          <w:rPr>
                            <w:rFonts w:ascii="Cambria Math" w:eastAsia="宋体" w:hAnsi="Cambria Math" w:cs="Times New Roman"/>
                            <w:kern w:val="0"/>
                            <w:sz w:val="24"/>
                            <w:szCs w:val="24"/>
                          </w:rPr>
                          <m:t>P</m:t>
                        </w:ins>
                      </m:r>
                    </m:e>
                    <m:sub>
                      <m:r>
                        <w:ins w:id="1606" w:author="Zhang Li" w:date="2022-06-12T12:21:00Z">
                          <w:rPr>
                            <w:rFonts w:ascii="Cambria Math" w:eastAsia="宋体" w:hAnsi="Cambria Math" w:cs="Times New Roman"/>
                            <w:kern w:val="0"/>
                            <w:sz w:val="24"/>
                            <w:szCs w:val="24"/>
                          </w:rPr>
                          <m:t>t</m:t>
                        </w:ins>
                      </m:r>
                    </m:sub>
                  </m:sSub>
                </m:den>
              </m:f>
              <m:r>
                <w:ins w:id="1607" w:author="Zhang Li" w:date="2022-06-12T12:21:00Z">
                  <w:rPr>
                    <w:rFonts w:ascii="Cambria Math" w:eastAsia="宋体" w:hAnsi="Cambria Math" w:cs="Times New Roman"/>
                    <w:kern w:val="0"/>
                    <w:sz w:val="24"/>
                    <w:szCs w:val="24"/>
                  </w:rPr>
                  <m:t>⋅</m:t>
                </w:ins>
              </m:r>
              <m:sSup>
                <m:sSupPr>
                  <m:ctrlPr>
                    <w:ins w:id="1608" w:author="Zhang Li" w:date="2022-06-12T12:21:00Z">
                      <w:rPr>
                        <w:rFonts w:ascii="Cambria Math" w:eastAsia="宋体" w:hAnsi="Cambria Math" w:cs="Times New Roman"/>
                        <w:i/>
                        <w:kern w:val="0"/>
                        <w:sz w:val="24"/>
                        <w:szCs w:val="24"/>
                      </w:rPr>
                    </w:ins>
                  </m:ctrlPr>
                </m:sSupPr>
                <m:e>
                  <m:d>
                    <m:dPr>
                      <m:ctrlPr>
                        <w:ins w:id="1609" w:author="Zhang Li" w:date="2022-06-12T12:21:00Z">
                          <w:rPr>
                            <w:rFonts w:ascii="Cambria Math" w:eastAsia="宋体" w:hAnsi="Cambria Math" w:cs="Times New Roman"/>
                            <w:i/>
                            <w:kern w:val="0"/>
                            <w:sz w:val="24"/>
                            <w:szCs w:val="24"/>
                          </w:rPr>
                        </w:ins>
                      </m:ctrlPr>
                    </m:dPr>
                    <m:e>
                      <m:f>
                        <m:fPr>
                          <m:ctrlPr>
                            <w:ins w:id="1610" w:author="Zhang Li" w:date="2022-06-12T12:21:00Z">
                              <w:rPr>
                                <w:rFonts w:ascii="Cambria Math" w:eastAsia="宋体" w:hAnsi="Cambria Math" w:cs="Times New Roman"/>
                                <w:i/>
                                <w:kern w:val="0"/>
                                <w:sz w:val="24"/>
                                <w:szCs w:val="24"/>
                              </w:rPr>
                            </w:ins>
                          </m:ctrlPr>
                        </m:fPr>
                        <m:num>
                          <m:sSub>
                            <m:sSubPr>
                              <m:ctrlPr>
                                <w:ins w:id="1611" w:author="Zhang Li" w:date="2022-06-12T12:21:00Z">
                                  <w:rPr>
                                    <w:rFonts w:ascii="Cambria Math" w:eastAsia="宋体" w:hAnsi="Cambria Math" w:cs="Times New Roman"/>
                                    <w:i/>
                                    <w:kern w:val="0"/>
                                    <w:sz w:val="24"/>
                                    <w:szCs w:val="24"/>
                                  </w:rPr>
                                </w:ins>
                              </m:ctrlPr>
                            </m:sSubPr>
                            <m:e>
                              <m:r>
                                <w:ins w:id="1612" w:author="Zhang Li" w:date="2022-06-12T12:21:00Z">
                                  <w:rPr>
                                    <w:rFonts w:ascii="Cambria Math" w:eastAsia="宋体" w:hAnsi="Cambria Math" w:cs="Times New Roman"/>
                                    <w:kern w:val="0"/>
                                    <w:sz w:val="24"/>
                                    <w:szCs w:val="24"/>
                                  </w:rPr>
                                  <m:t>d</m:t>
                                </w:ins>
                              </m:r>
                            </m:e>
                            <m:sub>
                              <m:r>
                                <w:ins w:id="1613" w:author="Zhang Li" w:date="2022-06-12T12:21:00Z">
                                  <w:rPr>
                                    <w:rFonts w:ascii="Cambria Math" w:eastAsia="宋体" w:hAnsi="Cambria Math" w:cs="Times New Roman"/>
                                    <w:kern w:val="0"/>
                                    <w:sz w:val="24"/>
                                    <w:szCs w:val="24"/>
                                  </w:rPr>
                                  <m:t>u,v</m:t>
                                </w:ins>
                              </m:r>
                            </m:sub>
                          </m:sSub>
                        </m:num>
                        <m:den>
                          <m:sSub>
                            <m:sSubPr>
                              <m:ctrlPr>
                                <w:ins w:id="1614" w:author="Zhang Li" w:date="2022-06-12T12:21:00Z">
                                  <w:rPr>
                                    <w:rFonts w:ascii="Cambria Math" w:eastAsia="宋体" w:hAnsi="Cambria Math" w:cs="Times New Roman"/>
                                    <w:i/>
                                    <w:kern w:val="0"/>
                                    <w:sz w:val="24"/>
                                    <w:szCs w:val="24"/>
                                  </w:rPr>
                                </w:ins>
                              </m:ctrlPr>
                            </m:sSubPr>
                            <m:e>
                              <m:r>
                                <w:ins w:id="1615" w:author="Zhang Li" w:date="2022-06-12T12:21:00Z">
                                  <w:rPr>
                                    <w:rFonts w:ascii="Cambria Math" w:eastAsia="宋体" w:hAnsi="Cambria Math" w:cs="Times New Roman"/>
                                    <w:kern w:val="0"/>
                                    <w:sz w:val="24"/>
                                    <w:szCs w:val="24"/>
                                  </w:rPr>
                                  <m:t>d</m:t>
                                </w:ins>
                              </m:r>
                            </m:e>
                            <m:sub>
                              <m:r>
                                <w:ins w:id="1616" w:author="Zhang Li" w:date="2022-06-12T12:21:00Z">
                                  <w:rPr>
                                    <w:rFonts w:ascii="Cambria Math" w:eastAsia="宋体" w:hAnsi="Cambria Math" w:cs="Times New Roman"/>
                                    <w:kern w:val="0"/>
                                    <w:sz w:val="24"/>
                                    <w:szCs w:val="24"/>
                                  </w:rPr>
                                  <m:t>0</m:t>
                                </w:ins>
                              </m:r>
                            </m:sub>
                          </m:sSub>
                        </m:den>
                      </m:f>
                    </m:e>
                  </m:d>
                </m:e>
                <m:sup>
                  <m:r>
                    <w:ins w:id="1617" w:author="Zhang Li" w:date="2022-06-12T12:21:00Z">
                      <w:rPr>
                        <w:rFonts w:ascii="Cambria Math" w:eastAsia="宋体" w:hAnsi="Cambria Math" w:cs="Times New Roman"/>
                        <w:kern w:val="0"/>
                        <w:sz w:val="24"/>
                        <w:szCs w:val="24"/>
                      </w:rPr>
                      <m:t>α</m:t>
                    </w:ins>
                  </m:r>
                </m:sup>
              </m:sSup>
            </m:sup>
          </m:sSup>
          <w:commentRangeEnd w:id="1525"/>
          <m:r>
            <w:ins w:id="1618" w:author="Zhang Li" w:date="2022-06-12T12:21:00Z">
              <m:rPr>
                <m:sty m:val="p"/>
              </m:rPr>
              <w:rPr>
                <w:rStyle w:val="af0"/>
              </w:rPr>
              <w:commentReference w:id="1525"/>
            </w:ins>
          </m:r>
          <m:r>
            <w:ins w:id="1619"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601FA1" w:rsidP="00F75717">
      <w:pPr>
        <w:spacing w:afterLines="100" w:after="312"/>
        <w:rPr>
          <w:del w:id="1620" w:author="Zhang Li" w:date="2022-06-12T12:21:00Z"/>
          <w:rFonts w:ascii="Times New Roman" w:eastAsia="宋体" w:hAnsi="Times New Roman" w:cs="Times New Roman"/>
          <w:kern w:val="0"/>
          <w:sz w:val="24"/>
          <w:szCs w:val="24"/>
        </w:rPr>
      </w:pPr>
      <m:oMathPara>
        <m:oMath>
          <m:sSub>
            <m:sSubPr>
              <m:ctrlPr>
                <w:del w:id="1621" w:author="Zhang Li" w:date="2022-06-12T12:21:00Z">
                  <w:rPr>
                    <w:rFonts w:ascii="Cambria Math" w:eastAsia="宋体" w:hAnsi="Cambria Math" w:cs="Times New Roman"/>
                    <w:i/>
                    <w:kern w:val="0"/>
                    <w:sz w:val="24"/>
                    <w:szCs w:val="24"/>
                  </w:rPr>
                </w:del>
              </m:ctrlPr>
            </m:sSubPr>
            <m:e>
              <m:r>
                <w:del w:id="1622" w:author="Zhang Li" w:date="2022-06-12T12:21:00Z">
                  <w:rPr>
                    <w:rFonts w:ascii="Cambria Math" w:eastAsia="宋体" w:hAnsi="Cambria Math" w:cs="Times New Roman"/>
                    <w:kern w:val="0"/>
                    <w:sz w:val="24"/>
                    <w:szCs w:val="24"/>
                  </w:rPr>
                  <m:t>ϵ</m:t>
                </w:del>
              </m:r>
            </m:e>
            <m:sub>
              <m:r>
                <w:del w:id="1623" w:author="Zhang Li" w:date="2022-06-12T12:21:00Z">
                  <w:rPr>
                    <w:rFonts w:ascii="Cambria Math" w:eastAsia="宋体" w:hAnsi="Cambria Math" w:cs="Times New Roman"/>
                    <w:kern w:val="0"/>
                    <w:sz w:val="24"/>
                    <w:szCs w:val="24"/>
                  </w:rPr>
                  <m:t>u,v</m:t>
                </w:del>
              </m:r>
            </m:sub>
          </m:sSub>
          <m:r>
            <w:del w:id="1624" w:author="Zhang Li" w:date="2022-06-12T12:21:00Z">
              <w:rPr>
                <w:rFonts w:ascii="Cambria Math" w:eastAsia="宋体" w:hAnsi="Cambria Math" w:cs="Times New Roman"/>
                <w:kern w:val="0"/>
                <w:sz w:val="24"/>
                <w:szCs w:val="24"/>
              </w:rPr>
              <m:t>=</m:t>
            </w:del>
          </m:r>
          <m:func>
            <m:funcPr>
              <m:ctrlPr>
                <w:del w:id="1625" w:author="Zhang Li" w:date="2022-06-12T12:21:00Z">
                  <w:rPr>
                    <w:rFonts w:ascii="Cambria Math" w:eastAsia="宋体" w:hAnsi="Cambria Math" w:cs="Times New Roman"/>
                    <w:i/>
                    <w:kern w:val="0"/>
                    <w:sz w:val="24"/>
                    <w:szCs w:val="24"/>
                  </w:rPr>
                </w:del>
              </m:ctrlPr>
            </m:funcPr>
            <m:fName>
              <m:r>
                <w:del w:id="1626" w:author="Zhang Li" w:date="2022-06-12T12:21:00Z">
                  <m:rPr>
                    <m:sty m:val="p"/>
                  </m:rPr>
                  <w:rPr>
                    <w:rFonts w:ascii="Cambria Math" w:eastAsia="宋体" w:hAnsi="Cambria Math" w:cs="Times New Roman"/>
                    <w:kern w:val="0"/>
                    <w:sz w:val="24"/>
                    <w:szCs w:val="24"/>
                  </w:rPr>
                  <m:t>Pr</m:t>
                </w:del>
              </m:r>
            </m:fName>
            <m:e>
              <m:d>
                <m:dPr>
                  <m:begChr m:val="["/>
                  <m:endChr m:val="]"/>
                  <m:ctrlPr>
                    <w:del w:id="1627" w:author="Zhang Li" w:date="2022-06-12T12:21:00Z">
                      <w:rPr>
                        <w:rFonts w:ascii="Cambria Math" w:eastAsia="宋体" w:hAnsi="Cambria Math" w:cs="Times New Roman"/>
                        <w:i/>
                        <w:kern w:val="0"/>
                        <w:sz w:val="24"/>
                        <w:szCs w:val="24"/>
                      </w:rPr>
                    </w:del>
                  </m:ctrlPr>
                </m:dPr>
                <m:e>
                  <m:r>
                    <w:del w:id="1628" w:author="Zhang Li" w:date="2022-06-12T12:21:00Z">
                      <w:rPr>
                        <w:rFonts w:ascii="Cambria Math" w:eastAsia="宋体" w:hAnsi="Cambria Math" w:cs="Times New Roman"/>
                        <w:kern w:val="0"/>
                        <w:sz w:val="24"/>
                        <w:szCs w:val="24"/>
                      </w:rPr>
                      <m:t>SINR</m:t>
                    </w:del>
                  </m:r>
                  <m:d>
                    <m:dPr>
                      <m:ctrlPr>
                        <w:del w:id="1629" w:author="Zhang Li" w:date="2022-06-12T12:21:00Z">
                          <w:rPr>
                            <w:rFonts w:ascii="Cambria Math" w:eastAsia="宋体" w:hAnsi="Cambria Math" w:cs="Times New Roman"/>
                            <w:i/>
                            <w:kern w:val="0"/>
                            <w:sz w:val="24"/>
                            <w:szCs w:val="24"/>
                          </w:rPr>
                        </w:del>
                      </m:ctrlPr>
                    </m:dPr>
                    <m:e>
                      <m:r>
                        <w:del w:id="1630" w:author="Zhang Li" w:date="2022-06-12T12:21:00Z">
                          <w:rPr>
                            <w:rFonts w:ascii="Cambria Math" w:eastAsia="宋体" w:hAnsi="Cambria Math" w:cs="Times New Roman"/>
                            <w:kern w:val="0"/>
                            <w:sz w:val="24"/>
                            <w:szCs w:val="24"/>
                          </w:rPr>
                          <m:t>u,v</m:t>
                        </w:del>
                      </m:r>
                    </m:e>
                  </m:d>
                  <m:r>
                    <w:del w:id="1631" w:author="Zhang Li" w:date="2022-06-12T12:21:00Z">
                      <w:rPr>
                        <w:rFonts w:ascii="Cambria Math" w:eastAsia="宋体" w:hAnsi="Cambria Math" w:cs="Times New Roman"/>
                        <w:kern w:val="0"/>
                        <w:sz w:val="24"/>
                        <w:szCs w:val="24"/>
                      </w:rPr>
                      <m:t>&lt;β</m:t>
                    </w:del>
                  </m:r>
                </m:e>
              </m:d>
            </m:e>
          </m:func>
          <m:r>
            <w:del w:id="1632" w:author="Zhang Li" w:date="2022-06-12T12:21:00Z">
              <w:rPr>
                <w:rFonts w:ascii="Cambria Math" w:eastAsia="宋体" w:hAnsi="Cambria Math" w:cs="Times New Roman"/>
                <w:kern w:val="0"/>
                <w:sz w:val="24"/>
                <w:szCs w:val="24"/>
              </w:rPr>
              <m:t xml:space="preserve">= </m:t>
            </w:del>
          </m:r>
          <m:r>
            <w:del w:id="1633" w:author="Zhang Li" w:date="2022-06-12T12:21:00Z">
              <m:rPr>
                <m:sty m:val="p"/>
              </m:rPr>
              <w:rPr>
                <w:rFonts w:ascii="Cambria Math" w:eastAsia="宋体" w:hAnsi="Cambria Math" w:cs="Times New Roman"/>
                <w:kern w:val="0"/>
                <w:sz w:val="24"/>
                <w:szCs w:val="24"/>
              </w:rPr>
              <m:t>Pr</m:t>
            </w:del>
          </m:r>
          <m:d>
            <m:dPr>
              <m:begChr m:val="["/>
              <m:endChr m:val="]"/>
              <m:ctrlPr>
                <w:del w:id="1634" w:author="Zhang Li" w:date="2022-06-12T12:21:00Z">
                  <w:rPr>
                    <w:rFonts w:ascii="Cambria Math" w:eastAsia="宋体" w:hAnsi="Cambria Math" w:cs="Times New Roman"/>
                    <w:i/>
                    <w:kern w:val="0"/>
                    <w:sz w:val="24"/>
                    <w:szCs w:val="24"/>
                  </w:rPr>
                </w:del>
              </m:ctrlPr>
            </m:dPr>
            <m:e>
              <m:sSub>
                <m:sSubPr>
                  <m:ctrlPr>
                    <w:del w:id="1635" w:author="Zhang Li" w:date="2022-06-12T12:21:00Z">
                      <w:rPr>
                        <w:rFonts w:ascii="Cambria Math" w:eastAsia="宋体" w:hAnsi="Cambria Math" w:cs="Times New Roman"/>
                        <w:i/>
                        <w:kern w:val="0"/>
                        <w:sz w:val="24"/>
                        <w:szCs w:val="24"/>
                      </w:rPr>
                    </w:del>
                  </m:ctrlPr>
                </m:sSubPr>
                <m:e>
                  <m:r>
                    <w:del w:id="1636" w:author="Zhang Li" w:date="2022-06-12T12:21:00Z">
                      <w:rPr>
                        <w:rFonts w:ascii="Cambria Math" w:eastAsia="宋体" w:hAnsi="Cambria Math" w:cs="Times New Roman"/>
                        <w:kern w:val="0"/>
                        <w:sz w:val="24"/>
                        <w:szCs w:val="24"/>
                      </w:rPr>
                      <m:t>|H</m:t>
                    </w:del>
                  </m:r>
                </m:e>
                <m:sub>
                  <m:r>
                    <w:del w:id="1637" w:author="Zhang Li" w:date="2022-06-12T12:21:00Z">
                      <w:rPr>
                        <w:rFonts w:ascii="Cambria Math" w:eastAsia="宋体" w:hAnsi="Cambria Math" w:cs="Times New Roman"/>
                        <w:kern w:val="0"/>
                        <w:sz w:val="24"/>
                        <w:szCs w:val="24"/>
                      </w:rPr>
                      <m:t>u,v</m:t>
                    </w:del>
                  </m:r>
                </m:sub>
              </m:sSub>
              <m:sSup>
                <m:sSupPr>
                  <m:ctrlPr>
                    <w:del w:id="1638" w:author="Zhang Li" w:date="2022-06-12T12:21:00Z">
                      <w:rPr>
                        <w:rFonts w:ascii="Cambria Math" w:eastAsia="宋体" w:hAnsi="Cambria Math" w:cs="Times New Roman"/>
                        <w:i/>
                        <w:kern w:val="0"/>
                        <w:sz w:val="24"/>
                        <w:szCs w:val="24"/>
                      </w:rPr>
                    </w:del>
                  </m:ctrlPr>
                </m:sSupPr>
                <m:e>
                  <m:d>
                    <m:dPr>
                      <m:begChr m:val=""/>
                      <m:endChr m:val="|"/>
                      <m:ctrlPr>
                        <w:del w:id="1639" w:author="Zhang Li" w:date="2022-06-12T12:21:00Z">
                          <w:rPr>
                            <w:rFonts w:ascii="Cambria Math" w:eastAsia="宋体" w:hAnsi="Cambria Math" w:cs="Times New Roman"/>
                            <w:i/>
                            <w:kern w:val="0"/>
                            <w:sz w:val="24"/>
                            <w:szCs w:val="24"/>
                          </w:rPr>
                        </w:del>
                      </m:ctrlPr>
                    </m:dPr>
                    <m:e>
                      <m:r>
                        <w:del w:id="1640" w:author="Zhang Li" w:date="2022-06-12T12:21:00Z">
                          <w:rPr>
                            <w:rFonts w:ascii="Cambria Math" w:eastAsia="宋体" w:hAnsi="Cambria Math" w:cs="Times New Roman"/>
                            <w:kern w:val="0"/>
                            <w:sz w:val="24"/>
                            <w:szCs w:val="24"/>
                          </w:rPr>
                          <m:t>​</m:t>
                        </w:del>
                      </m:r>
                    </m:e>
                  </m:d>
                </m:e>
                <m:sup>
                  <m:r>
                    <w:del w:id="1641" w:author="Zhang Li" w:date="2022-06-12T12:21:00Z">
                      <w:rPr>
                        <w:rFonts w:ascii="Cambria Math" w:eastAsia="宋体" w:hAnsi="Cambria Math" w:cs="Times New Roman"/>
                        <w:kern w:val="0"/>
                        <w:sz w:val="24"/>
                        <w:szCs w:val="24"/>
                      </w:rPr>
                      <m:t>2</m:t>
                    </w:del>
                  </m:r>
                </m:sup>
              </m:sSup>
              <m:r>
                <w:del w:id="1642" w:author="Zhang Li" w:date="2022-06-12T12:21:00Z">
                  <w:rPr>
                    <w:rFonts w:ascii="Cambria Math" w:eastAsia="宋体" w:hAnsi="Cambria Math" w:cs="Times New Roman"/>
                    <w:kern w:val="0"/>
                    <w:sz w:val="24"/>
                    <w:szCs w:val="24"/>
                  </w:rPr>
                  <m:t>&lt;</m:t>
                </w:del>
              </m:r>
              <m:sSup>
                <m:sSupPr>
                  <m:ctrlPr>
                    <w:del w:id="1643" w:author="Zhang Li" w:date="2022-06-12T12:21:00Z">
                      <w:rPr>
                        <w:rFonts w:ascii="Cambria Math" w:eastAsia="宋体" w:hAnsi="Cambria Math" w:cs="Times New Roman"/>
                        <w:i/>
                        <w:kern w:val="0"/>
                        <w:sz w:val="24"/>
                        <w:szCs w:val="24"/>
                      </w:rPr>
                    </w:del>
                  </m:ctrlPr>
                </m:sSupPr>
                <m:e>
                  <m:r>
                    <w:del w:id="1644" w:author="Zhang Li" w:date="2022-06-12T12:21:00Z">
                      <w:rPr>
                        <w:rFonts w:ascii="Cambria Math" w:eastAsia="宋体" w:hAnsi="Cambria Math" w:cs="Times New Roman"/>
                        <w:kern w:val="0"/>
                        <w:sz w:val="24"/>
                        <w:szCs w:val="24"/>
                      </w:rPr>
                      <m:t>10</m:t>
                    </w:del>
                  </m:r>
                </m:e>
                <m:sup>
                  <m:f>
                    <m:fPr>
                      <m:ctrlPr>
                        <w:del w:id="1645" w:author="Zhang Li" w:date="2022-06-12T12:21:00Z">
                          <w:rPr>
                            <w:rFonts w:ascii="Cambria Math" w:eastAsia="宋体" w:hAnsi="Cambria Math" w:cs="Times New Roman"/>
                            <w:i/>
                            <w:kern w:val="0"/>
                            <w:sz w:val="24"/>
                            <w:szCs w:val="24"/>
                          </w:rPr>
                        </w:del>
                      </m:ctrlPr>
                    </m:fPr>
                    <m:num>
                      <m:r>
                        <w:del w:id="1646" w:author="Zhang Li" w:date="2022-06-12T12:21:00Z">
                          <w:rPr>
                            <w:rFonts w:ascii="Cambria Math" w:eastAsia="宋体" w:hAnsi="Cambria Math" w:cs="Times New Roman"/>
                            <w:kern w:val="0"/>
                            <w:sz w:val="24"/>
                            <w:szCs w:val="24"/>
                          </w:rPr>
                          <m:t xml:space="preserve"> P</m:t>
                        </w:del>
                      </m:r>
                      <m:sSub>
                        <m:sSubPr>
                          <m:ctrlPr>
                            <w:del w:id="1647" w:author="Zhang Li" w:date="2022-06-12T12:21:00Z">
                              <w:rPr>
                                <w:rFonts w:ascii="Cambria Math" w:eastAsia="宋体" w:hAnsi="Cambria Math" w:cs="Times New Roman"/>
                                <w:i/>
                                <w:kern w:val="0"/>
                                <w:sz w:val="24"/>
                                <w:szCs w:val="24"/>
                              </w:rPr>
                            </w:del>
                          </m:ctrlPr>
                        </m:sSubPr>
                        <m:e>
                          <m:r>
                            <w:del w:id="1648" w:author="Zhang Li" w:date="2022-06-12T12:21:00Z">
                              <w:rPr>
                                <w:rFonts w:ascii="Cambria Math" w:eastAsia="宋体" w:hAnsi="Cambria Math" w:cs="Times New Roman"/>
                                <w:kern w:val="0"/>
                                <w:sz w:val="24"/>
                                <w:szCs w:val="24"/>
                              </w:rPr>
                              <m:t>L</m:t>
                            </w:del>
                          </m:r>
                        </m:e>
                        <m:sub>
                          <m:r>
                            <w:del w:id="1649" w:author="Zhang Li" w:date="2022-06-12T12:21:00Z">
                              <w:rPr>
                                <w:rFonts w:ascii="Cambria Math" w:eastAsia="宋体" w:hAnsi="Cambria Math" w:cs="Times New Roman"/>
                                <w:kern w:val="0"/>
                                <w:sz w:val="24"/>
                                <w:szCs w:val="24"/>
                              </w:rPr>
                              <m:t>dB</m:t>
                            </w:del>
                          </m:r>
                        </m:sub>
                      </m:sSub>
                      <m:d>
                        <m:dPr>
                          <m:ctrlPr>
                            <w:del w:id="1650" w:author="Zhang Li" w:date="2022-06-12T12:21:00Z">
                              <w:rPr>
                                <w:rFonts w:ascii="Cambria Math" w:eastAsia="宋体" w:hAnsi="Cambria Math" w:cs="Times New Roman"/>
                                <w:i/>
                                <w:kern w:val="0"/>
                                <w:sz w:val="24"/>
                                <w:szCs w:val="24"/>
                              </w:rPr>
                            </w:del>
                          </m:ctrlPr>
                        </m:dPr>
                        <m:e>
                          <m:sSub>
                            <m:sSubPr>
                              <m:ctrlPr>
                                <w:del w:id="1651" w:author="Zhang Li" w:date="2022-06-12T12:21:00Z">
                                  <w:rPr>
                                    <w:rFonts w:ascii="Cambria Math" w:eastAsia="宋体" w:hAnsi="Cambria Math" w:cs="Times New Roman"/>
                                    <w:i/>
                                    <w:kern w:val="0"/>
                                    <w:sz w:val="24"/>
                                    <w:szCs w:val="24"/>
                                  </w:rPr>
                                </w:del>
                              </m:ctrlPr>
                            </m:sSubPr>
                            <m:e>
                              <m:r>
                                <w:del w:id="1652" w:author="Zhang Li" w:date="2022-06-12T12:21:00Z">
                                  <w:rPr>
                                    <w:rFonts w:ascii="Cambria Math" w:eastAsia="宋体" w:hAnsi="Cambria Math" w:cs="Times New Roman"/>
                                    <w:kern w:val="0"/>
                                    <w:sz w:val="24"/>
                                    <w:szCs w:val="24"/>
                                  </w:rPr>
                                  <m:t>d</m:t>
                                </w:del>
                              </m:r>
                            </m:e>
                            <m:sub>
                              <m:r>
                                <w:del w:id="1653" w:author="Zhang Li" w:date="2022-06-12T12:21:00Z">
                                  <w:rPr>
                                    <w:rFonts w:ascii="Cambria Math" w:eastAsia="宋体" w:hAnsi="Cambria Math" w:cs="Times New Roman"/>
                                    <w:kern w:val="0"/>
                                    <w:sz w:val="24"/>
                                    <w:szCs w:val="24"/>
                                  </w:rPr>
                                  <m:t>0</m:t>
                                </w:del>
                              </m:r>
                            </m:sub>
                          </m:sSub>
                        </m:e>
                      </m:d>
                    </m:num>
                    <m:den>
                      <m:r>
                        <w:del w:id="1654" w:author="Zhang Li" w:date="2022-06-12T12:21:00Z">
                          <w:rPr>
                            <w:rFonts w:ascii="Cambria Math" w:eastAsia="宋体" w:hAnsi="Cambria Math" w:cs="Times New Roman"/>
                            <w:kern w:val="0"/>
                            <w:sz w:val="24"/>
                            <w:szCs w:val="24"/>
                          </w:rPr>
                          <m:t>10</m:t>
                        </w:del>
                      </m:r>
                    </m:den>
                  </m:f>
                </m:sup>
              </m:sSup>
              <m:r>
                <w:del w:id="1655" w:author="Zhang Li" w:date="2022-06-12T12:21:00Z">
                  <w:rPr>
                    <w:rFonts w:ascii="Cambria Math" w:eastAsia="宋体" w:hAnsi="Cambria Math" w:cs="Times New Roman"/>
                    <w:kern w:val="0"/>
                    <w:sz w:val="24"/>
                    <w:szCs w:val="24"/>
                  </w:rPr>
                  <m:t>⋅</m:t>
                </w:del>
              </m:r>
              <m:f>
                <m:fPr>
                  <m:ctrlPr>
                    <w:del w:id="1656" w:author="Zhang Li" w:date="2022-06-12T12:21:00Z">
                      <w:rPr>
                        <w:rFonts w:ascii="Cambria Math" w:eastAsia="宋体" w:hAnsi="Cambria Math" w:cs="Times New Roman"/>
                        <w:i/>
                        <w:kern w:val="0"/>
                        <w:sz w:val="24"/>
                        <w:szCs w:val="24"/>
                      </w:rPr>
                    </w:del>
                  </m:ctrlPr>
                </m:fPr>
                <m:num>
                  <m:r>
                    <w:del w:id="1657" w:author="Zhang Li" w:date="2022-06-12T12:21:00Z">
                      <w:rPr>
                        <w:rFonts w:ascii="Cambria Math" w:eastAsia="宋体" w:hAnsi="Cambria Math" w:cs="Times New Roman"/>
                        <w:kern w:val="0"/>
                        <w:sz w:val="24"/>
                        <w:szCs w:val="24"/>
                      </w:rPr>
                      <m:t>β</m:t>
                    </w:del>
                  </m:r>
                  <m:sSub>
                    <m:sSubPr>
                      <m:ctrlPr>
                        <w:del w:id="1658" w:author="Zhang Li" w:date="2022-06-12T12:21:00Z">
                          <w:rPr>
                            <w:rFonts w:ascii="Cambria Math" w:eastAsia="宋体" w:hAnsi="Cambria Math" w:cs="Times New Roman"/>
                            <w:i/>
                            <w:kern w:val="0"/>
                            <w:sz w:val="24"/>
                            <w:szCs w:val="24"/>
                          </w:rPr>
                        </w:del>
                      </m:ctrlPr>
                    </m:sSubPr>
                    <m:e>
                      <m:r>
                        <w:del w:id="1659" w:author="Zhang Li" w:date="2022-06-12T12:21:00Z">
                          <w:rPr>
                            <w:rFonts w:ascii="Cambria Math" w:eastAsia="宋体" w:hAnsi="Cambria Math" w:cs="Times New Roman"/>
                            <w:kern w:val="0"/>
                            <w:sz w:val="24"/>
                            <w:szCs w:val="24"/>
                          </w:rPr>
                          <m:t>P</m:t>
                        </w:del>
                      </m:r>
                    </m:e>
                    <m:sub>
                      <m:r>
                        <w:del w:id="1660" w:author="Zhang Li" w:date="2022-06-12T12:21:00Z">
                          <w:rPr>
                            <w:rFonts w:ascii="Cambria Math" w:eastAsia="宋体" w:hAnsi="Cambria Math" w:cs="Times New Roman"/>
                            <w:kern w:val="0"/>
                            <w:sz w:val="24"/>
                            <w:szCs w:val="24"/>
                          </w:rPr>
                          <m:t>n</m:t>
                        </w:del>
                      </m:r>
                    </m:sub>
                  </m:sSub>
                </m:num>
                <m:den>
                  <m:sSub>
                    <m:sSubPr>
                      <m:ctrlPr>
                        <w:del w:id="1661" w:author="Zhang Li" w:date="2022-06-12T12:21:00Z">
                          <w:rPr>
                            <w:rFonts w:ascii="Cambria Math" w:eastAsia="宋体" w:hAnsi="Cambria Math" w:cs="Times New Roman"/>
                            <w:i/>
                            <w:kern w:val="0"/>
                            <w:sz w:val="24"/>
                            <w:szCs w:val="24"/>
                          </w:rPr>
                        </w:del>
                      </m:ctrlPr>
                    </m:sSubPr>
                    <m:e>
                      <m:r>
                        <w:del w:id="1662" w:author="Zhang Li" w:date="2022-06-12T12:21:00Z">
                          <w:rPr>
                            <w:rFonts w:ascii="Cambria Math" w:eastAsia="宋体" w:hAnsi="Cambria Math" w:cs="Times New Roman"/>
                            <w:kern w:val="0"/>
                            <w:sz w:val="24"/>
                            <w:szCs w:val="24"/>
                          </w:rPr>
                          <m:t>P</m:t>
                        </w:del>
                      </m:r>
                    </m:e>
                    <m:sub>
                      <m:r>
                        <w:del w:id="1663" w:author="Zhang Li" w:date="2022-06-12T12:21:00Z">
                          <w:rPr>
                            <w:rFonts w:ascii="Cambria Math" w:eastAsia="宋体" w:hAnsi="Cambria Math" w:cs="Times New Roman"/>
                            <w:kern w:val="0"/>
                            <w:sz w:val="24"/>
                            <w:szCs w:val="24"/>
                          </w:rPr>
                          <m:t>t</m:t>
                        </w:del>
                      </m:r>
                    </m:sub>
                  </m:sSub>
                </m:den>
              </m:f>
              <m:r>
                <w:del w:id="1664" w:author="Zhang Li" w:date="2022-06-12T12:21:00Z">
                  <w:rPr>
                    <w:rFonts w:ascii="Cambria Math" w:eastAsia="宋体" w:hAnsi="Cambria Math" w:cs="Times New Roman"/>
                    <w:kern w:val="0"/>
                    <w:sz w:val="24"/>
                    <w:szCs w:val="24"/>
                  </w:rPr>
                  <m:t>⋅</m:t>
                </w:del>
              </m:r>
              <m:sSup>
                <m:sSupPr>
                  <m:ctrlPr>
                    <w:del w:id="1665" w:author="Zhang Li" w:date="2022-06-12T12:21:00Z">
                      <w:rPr>
                        <w:rFonts w:ascii="Cambria Math" w:eastAsia="宋体" w:hAnsi="Cambria Math" w:cs="Times New Roman"/>
                        <w:i/>
                        <w:kern w:val="0"/>
                        <w:sz w:val="24"/>
                        <w:szCs w:val="24"/>
                      </w:rPr>
                    </w:del>
                  </m:ctrlPr>
                </m:sSupPr>
                <m:e>
                  <m:d>
                    <m:dPr>
                      <m:ctrlPr>
                        <w:del w:id="1666" w:author="Zhang Li" w:date="2022-06-12T12:21:00Z">
                          <w:rPr>
                            <w:rFonts w:ascii="Cambria Math" w:eastAsia="宋体" w:hAnsi="Cambria Math" w:cs="Times New Roman"/>
                            <w:i/>
                            <w:kern w:val="0"/>
                            <w:sz w:val="24"/>
                            <w:szCs w:val="24"/>
                          </w:rPr>
                        </w:del>
                      </m:ctrlPr>
                    </m:dPr>
                    <m:e>
                      <m:f>
                        <m:fPr>
                          <m:ctrlPr>
                            <w:del w:id="1667" w:author="Zhang Li" w:date="2022-06-12T12:21:00Z">
                              <w:rPr>
                                <w:rFonts w:ascii="Cambria Math" w:eastAsia="宋体" w:hAnsi="Cambria Math" w:cs="Times New Roman"/>
                                <w:i/>
                                <w:kern w:val="0"/>
                                <w:sz w:val="24"/>
                                <w:szCs w:val="24"/>
                              </w:rPr>
                            </w:del>
                          </m:ctrlPr>
                        </m:fPr>
                        <m:num>
                          <m:sSub>
                            <m:sSubPr>
                              <m:ctrlPr>
                                <w:del w:id="1668" w:author="Zhang Li" w:date="2022-06-12T12:21:00Z">
                                  <w:rPr>
                                    <w:rFonts w:ascii="Cambria Math" w:eastAsia="宋体" w:hAnsi="Cambria Math" w:cs="Times New Roman"/>
                                    <w:i/>
                                    <w:kern w:val="0"/>
                                    <w:sz w:val="24"/>
                                    <w:szCs w:val="24"/>
                                  </w:rPr>
                                </w:del>
                              </m:ctrlPr>
                            </m:sSubPr>
                            <m:e>
                              <m:r>
                                <w:del w:id="1669" w:author="Zhang Li" w:date="2022-06-12T12:21:00Z">
                                  <w:rPr>
                                    <w:rFonts w:ascii="Cambria Math" w:eastAsia="宋体" w:hAnsi="Cambria Math" w:cs="Times New Roman"/>
                                    <w:kern w:val="0"/>
                                    <w:sz w:val="24"/>
                                    <w:szCs w:val="24"/>
                                  </w:rPr>
                                  <m:t>d</m:t>
                                </w:del>
                              </m:r>
                            </m:e>
                            <m:sub>
                              <m:r>
                                <w:del w:id="1670" w:author="Zhang Li" w:date="2022-06-12T12:21:00Z">
                                  <w:rPr>
                                    <w:rFonts w:ascii="Cambria Math" w:eastAsia="宋体" w:hAnsi="Cambria Math" w:cs="Times New Roman"/>
                                    <w:kern w:val="0"/>
                                    <w:sz w:val="24"/>
                                    <w:szCs w:val="24"/>
                                  </w:rPr>
                                  <m:t>u,v</m:t>
                                </w:del>
                              </m:r>
                            </m:sub>
                          </m:sSub>
                        </m:num>
                        <m:den>
                          <m:sSub>
                            <m:sSubPr>
                              <m:ctrlPr>
                                <w:del w:id="1671" w:author="Zhang Li" w:date="2022-06-12T12:21:00Z">
                                  <w:rPr>
                                    <w:rFonts w:ascii="Cambria Math" w:eastAsia="宋体" w:hAnsi="Cambria Math" w:cs="Times New Roman"/>
                                    <w:i/>
                                    <w:kern w:val="0"/>
                                    <w:sz w:val="24"/>
                                    <w:szCs w:val="24"/>
                                  </w:rPr>
                                </w:del>
                              </m:ctrlPr>
                            </m:sSubPr>
                            <m:e>
                              <m:r>
                                <w:del w:id="1672" w:author="Zhang Li" w:date="2022-06-12T12:21:00Z">
                                  <w:rPr>
                                    <w:rFonts w:ascii="Cambria Math" w:eastAsia="宋体" w:hAnsi="Cambria Math" w:cs="Times New Roman"/>
                                    <w:kern w:val="0"/>
                                    <w:sz w:val="24"/>
                                    <w:szCs w:val="24"/>
                                  </w:rPr>
                                  <m:t>d</m:t>
                                </w:del>
                              </m:r>
                            </m:e>
                            <m:sub>
                              <m:r>
                                <w:del w:id="1673" w:author="Zhang Li" w:date="2022-06-12T12:21:00Z">
                                  <w:rPr>
                                    <w:rFonts w:ascii="Cambria Math" w:eastAsia="宋体" w:hAnsi="Cambria Math" w:cs="Times New Roman"/>
                                    <w:kern w:val="0"/>
                                    <w:sz w:val="24"/>
                                    <w:szCs w:val="24"/>
                                  </w:rPr>
                                  <m:t>0</m:t>
                                </w:del>
                              </m:r>
                            </m:sub>
                          </m:sSub>
                        </m:den>
                      </m:f>
                    </m:e>
                  </m:d>
                </m:e>
                <m:sup>
                  <m:r>
                    <w:del w:id="1674" w:author="Zhang Li" w:date="2022-06-12T12:21:00Z">
                      <w:rPr>
                        <w:rFonts w:ascii="Cambria Math" w:eastAsia="宋体" w:hAnsi="Cambria Math" w:cs="Times New Roman"/>
                        <w:kern w:val="0"/>
                        <w:sz w:val="24"/>
                        <w:szCs w:val="24"/>
                      </w:rPr>
                      <m:t>-α</m:t>
                    </w:del>
                  </m:r>
                </m:sup>
              </m:sSup>
            </m:e>
          </m:d>
          <m:r>
            <w:del w:id="1675" w:author="Zhang Li" w:date="2022-06-12T12:21:00Z">
              <w:rPr>
                <w:rFonts w:ascii="Cambria Math" w:eastAsia="宋体" w:hAnsi="Cambria Math" w:cs="Times New Roman"/>
                <w:kern w:val="0"/>
                <w:sz w:val="24"/>
                <w:szCs w:val="24"/>
              </w:rPr>
              <m:t>=1-</m:t>
            </w:del>
          </m:r>
          <m:sSup>
            <m:sSupPr>
              <m:ctrlPr>
                <w:del w:id="1676" w:author="Zhang Li" w:date="2022-06-12T12:21:00Z">
                  <w:rPr>
                    <w:rFonts w:ascii="Cambria Math" w:eastAsia="宋体" w:hAnsi="Cambria Math" w:cs="Times New Roman"/>
                    <w:i/>
                    <w:kern w:val="0"/>
                    <w:sz w:val="24"/>
                    <w:szCs w:val="24"/>
                  </w:rPr>
                </w:del>
              </m:ctrlPr>
            </m:sSupPr>
            <m:e>
              <m:r>
                <w:del w:id="1677" w:author="Zhang Li" w:date="2022-06-12T12:21:00Z">
                  <w:rPr>
                    <w:rFonts w:ascii="Cambria Math" w:eastAsia="宋体" w:hAnsi="Cambria Math" w:cs="Times New Roman"/>
                    <w:kern w:val="0"/>
                    <w:sz w:val="24"/>
                    <w:szCs w:val="24"/>
                  </w:rPr>
                  <m:t>e</m:t>
                </w:del>
              </m:r>
            </m:e>
            <m:sup>
              <m:r>
                <w:del w:id="1678" w:author="Zhang Li" w:date="2022-06-12T12:21:00Z">
                  <w:rPr>
                    <w:rFonts w:ascii="Cambria Math" w:eastAsia="宋体" w:hAnsi="Cambria Math" w:cs="Times New Roman"/>
                    <w:kern w:val="0"/>
                    <w:sz w:val="24"/>
                    <w:szCs w:val="24"/>
                  </w:rPr>
                  <m:t>-</m:t>
                </w:del>
              </m:r>
              <m:sSup>
                <m:sSupPr>
                  <m:ctrlPr>
                    <w:del w:id="1679" w:author="Zhang Li" w:date="2022-06-12T12:21:00Z">
                      <w:rPr>
                        <w:rFonts w:ascii="Cambria Math" w:eastAsia="宋体" w:hAnsi="Cambria Math" w:cs="Times New Roman"/>
                        <w:i/>
                        <w:kern w:val="0"/>
                        <w:sz w:val="24"/>
                        <w:szCs w:val="24"/>
                      </w:rPr>
                    </w:del>
                  </m:ctrlPr>
                </m:sSupPr>
                <m:e>
                  <m:r>
                    <w:del w:id="1680" w:author="Zhang Li" w:date="2022-06-12T12:21:00Z">
                      <w:rPr>
                        <w:rFonts w:ascii="Cambria Math" w:eastAsia="宋体" w:hAnsi="Cambria Math" w:cs="Times New Roman"/>
                        <w:kern w:val="0"/>
                        <w:sz w:val="24"/>
                        <w:szCs w:val="24"/>
                      </w:rPr>
                      <m:t>10</m:t>
                    </w:del>
                  </m:r>
                </m:e>
                <m:sup>
                  <m:f>
                    <m:fPr>
                      <m:ctrlPr>
                        <w:del w:id="1681" w:author="Zhang Li" w:date="2022-06-12T12:21:00Z">
                          <w:rPr>
                            <w:rFonts w:ascii="Cambria Math" w:eastAsia="宋体" w:hAnsi="Cambria Math" w:cs="Times New Roman"/>
                            <w:i/>
                            <w:kern w:val="0"/>
                            <w:sz w:val="24"/>
                            <w:szCs w:val="24"/>
                          </w:rPr>
                        </w:del>
                      </m:ctrlPr>
                    </m:fPr>
                    <m:num>
                      <m:r>
                        <w:del w:id="1682" w:author="Zhang Li" w:date="2022-06-12T12:21:00Z">
                          <w:rPr>
                            <w:rFonts w:ascii="Cambria Math" w:eastAsia="宋体" w:hAnsi="Cambria Math" w:cs="Times New Roman"/>
                            <w:kern w:val="0"/>
                            <w:sz w:val="24"/>
                            <w:szCs w:val="24"/>
                          </w:rPr>
                          <m:t xml:space="preserve"> P</m:t>
                        </w:del>
                      </m:r>
                      <m:sSub>
                        <m:sSubPr>
                          <m:ctrlPr>
                            <w:del w:id="1683" w:author="Zhang Li" w:date="2022-06-12T12:21:00Z">
                              <w:rPr>
                                <w:rFonts w:ascii="Cambria Math" w:eastAsia="宋体" w:hAnsi="Cambria Math" w:cs="Times New Roman"/>
                                <w:i/>
                                <w:kern w:val="0"/>
                                <w:sz w:val="24"/>
                                <w:szCs w:val="24"/>
                              </w:rPr>
                            </w:del>
                          </m:ctrlPr>
                        </m:sSubPr>
                        <m:e>
                          <m:r>
                            <w:del w:id="1684" w:author="Zhang Li" w:date="2022-06-12T12:21:00Z">
                              <w:rPr>
                                <w:rFonts w:ascii="Cambria Math" w:eastAsia="宋体" w:hAnsi="Cambria Math" w:cs="Times New Roman"/>
                                <w:kern w:val="0"/>
                                <w:sz w:val="24"/>
                                <w:szCs w:val="24"/>
                              </w:rPr>
                              <m:t>L</m:t>
                            </w:del>
                          </m:r>
                        </m:e>
                        <m:sub>
                          <m:r>
                            <w:del w:id="1685" w:author="Zhang Li" w:date="2022-06-12T12:21:00Z">
                              <w:rPr>
                                <w:rFonts w:ascii="Cambria Math" w:eastAsia="宋体" w:hAnsi="Cambria Math" w:cs="Times New Roman"/>
                                <w:kern w:val="0"/>
                                <w:sz w:val="24"/>
                                <w:szCs w:val="24"/>
                              </w:rPr>
                              <m:t>dB</m:t>
                            </w:del>
                          </m:r>
                        </m:sub>
                      </m:sSub>
                      <m:d>
                        <m:dPr>
                          <m:ctrlPr>
                            <w:del w:id="1686" w:author="Zhang Li" w:date="2022-06-12T12:21:00Z">
                              <w:rPr>
                                <w:rFonts w:ascii="Cambria Math" w:eastAsia="宋体" w:hAnsi="Cambria Math" w:cs="Times New Roman"/>
                                <w:i/>
                                <w:kern w:val="0"/>
                                <w:sz w:val="24"/>
                                <w:szCs w:val="24"/>
                              </w:rPr>
                            </w:del>
                          </m:ctrlPr>
                        </m:dPr>
                        <m:e>
                          <m:sSub>
                            <m:sSubPr>
                              <m:ctrlPr>
                                <w:del w:id="1687" w:author="Zhang Li" w:date="2022-06-12T12:21:00Z">
                                  <w:rPr>
                                    <w:rFonts w:ascii="Cambria Math" w:eastAsia="宋体" w:hAnsi="Cambria Math" w:cs="Times New Roman"/>
                                    <w:i/>
                                    <w:kern w:val="0"/>
                                    <w:sz w:val="24"/>
                                    <w:szCs w:val="24"/>
                                  </w:rPr>
                                </w:del>
                              </m:ctrlPr>
                            </m:sSubPr>
                            <m:e>
                              <m:r>
                                <w:del w:id="1688" w:author="Zhang Li" w:date="2022-06-12T12:21:00Z">
                                  <w:rPr>
                                    <w:rFonts w:ascii="Cambria Math" w:eastAsia="宋体" w:hAnsi="Cambria Math" w:cs="Times New Roman"/>
                                    <w:kern w:val="0"/>
                                    <w:sz w:val="24"/>
                                    <w:szCs w:val="24"/>
                                  </w:rPr>
                                  <m:t>d</m:t>
                                </w:del>
                              </m:r>
                            </m:e>
                            <m:sub>
                              <m:r>
                                <w:del w:id="1689" w:author="Zhang Li" w:date="2022-06-12T12:21:00Z">
                                  <w:rPr>
                                    <w:rFonts w:ascii="Cambria Math" w:eastAsia="宋体" w:hAnsi="Cambria Math" w:cs="Times New Roman"/>
                                    <w:kern w:val="0"/>
                                    <w:sz w:val="24"/>
                                    <w:szCs w:val="24"/>
                                  </w:rPr>
                                  <m:t>0</m:t>
                                </w:del>
                              </m:r>
                            </m:sub>
                          </m:sSub>
                        </m:e>
                      </m:d>
                    </m:num>
                    <m:den>
                      <m:r>
                        <w:del w:id="1690" w:author="Zhang Li" w:date="2022-06-12T12:21:00Z">
                          <w:rPr>
                            <w:rFonts w:ascii="Cambria Math" w:eastAsia="宋体" w:hAnsi="Cambria Math" w:cs="Times New Roman"/>
                            <w:kern w:val="0"/>
                            <w:sz w:val="24"/>
                            <w:szCs w:val="24"/>
                          </w:rPr>
                          <m:t>10</m:t>
                        </w:del>
                      </m:r>
                    </m:den>
                  </m:f>
                </m:sup>
              </m:sSup>
              <m:r>
                <w:del w:id="1691" w:author="Zhang Li" w:date="2022-06-12T12:21:00Z">
                  <w:rPr>
                    <w:rFonts w:ascii="Cambria Math" w:eastAsia="宋体" w:hAnsi="Cambria Math" w:cs="Times New Roman"/>
                    <w:kern w:val="0"/>
                    <w:sz w:val="24"/>
                    <w:szCs w:val="24"/>
                  </w:rPr>
                  <m:t>⋅</m:t>
                </w:del>
              </m:r>
              <m:f>
                <m:fPr>
                  <m:ctrlPr>
                    <w:del w:id="1692" w:author="Zhang Li" w:date="2022-06-12T12:21:00Z">
                      <w:rPr>
                        <w:rFonts w:ascii="Cambria Math" w:eastAsia="宋体" w:hAnsi="Cambria Math" w:cs="Times New Roman"/>
                        <w:i/>
                        <w:kern w:val="0"/>
                        <w:sz w:val="24"/>
                        <w:szCs w:val="24"/>
                      </w:rPr>
                    </w:del>
                  </m:ctrlPr>
                </m:fPr>
                <m:num>
                  <m:r>
                    <w:del w:id="1693" w:author="Zhang Li" w:date="2022-06-12T12:21:00Z">
                      <w:rPr>
                        <w:rFonts w:ascii="Cambria Math" w:eastAsia="宋体" w:hAnsi="Cambria Math" w:cs="Times New Roman"/>
                        <w:kern w:val="0"/>
                        <w:sz w:val="24"/>
                        <w:szCs w:val="24"/>
                      </w:rPr>
                      <m:t>β</m:t>
                    </w:del>
                  </m:r>
                  <m:sSub>
                    <m:sSubPr>
                      <m:ctrlPr>
                        <w:del w:id="1694" w:author="Zhang Li" w:date="2022-06-12T12:21:00Z">
                          <w:rPr>
                            <w:rFonts w:ascii="Cambria Math" w:eastAsia="宋体" w:hAnsi="Cambria Math" w:cs="Times New Roman"/>
                            <w:i/>
                            <w:kern w:val="0"/>
                            <w:sz w:val="24"/>
                            <w:szCs w:val="24"/>
                          </w:rPr>
                        </w:del>
                      </m:ctrlPr>
                    </m:sSubPr>
                    <m:e>
                      <m:r>
                        <w:del w:id="1695" w:author="Zhang Li" w:date="2022-06-12T12:21:00Z">
                          <w:rPr>
                            <w:rFonts w:ascii="Cambria Math" w:eastAsia="宋体" w:hAnsi="Cambria Math" w:cs="Times New Roman"/>
                            <w:kern w:val="0"/>
                            <w:sz w:val="24"/>
                            <w:szCs w:val="24"/>
                          </w:rPr>
                          <m:t>P</m:t>
                        </w:del>
                      </m:r>
                    </m:e>
                    <m:sub>
                      <m:r>
                        <w:del w:id="1696" w:author="Zhang Li" w:date="2022-06-12T12:21:00Z">
                          <w:rPr>
                            <w:rFonts w:ascii="Cambria Math" w:eastAsia="宋体" w:hAnsi="Cambria Math" w:cs="Times New Roman"/>
                            <w:kern w:val="0"/>
                            <w:sz w:val="24"/>
                            <w:szCs w:val="24"/>
                          </w:rPr>
                          <m:t>n</m:t>
                        </w:del>
                      </m:r>
                    </m:sub>
                  </m:sSub>
                </m:num>
                <m:den>
                  <m:sSub>
                    <m:sSubPr>
                      <m:ctrlPr>
                        <w:del w:id="1697" w:author="Zhang Li" w:date="2022-06-12T12:21:00Z">
                          <w:rPr>
                            <w:rFonts w:ascii="Cambria Math" w:eastAsia="宋体" w:hAnsi="Cambria Math" w:cs="Times New Roman"/>
                            <w:i/>
                            <w:kern w:val="0"/>
                            <w:sz w:val="24"/>
                            <w:szCs w:val="24"/>
                          </w:rPr>
                        </w:del>
                      </m:ctrlPr>
                    </m:sSubPr>
                    <m:e>
                      <m:r>
                        <w:del w:id="1698" w:author="Zhang Li" w:date="2022-06-12T12:21:00Z">
                          <w:rPr>
                            <w:rFonts w:ascii="Cambria Math" w:eastAsia="宋体" w:hAnsi="Cambria Math" w:cs="Times New Roman"/>
                            <w:kern w:val="0"/>
                            <w:sz w:val="24"/>
                            <w:szCs w:val="24"/>
                          </w:rPr>
                          <m:t>P</m:t>
                        </w:del>
                      </m:r>
                    </m:e>
                    <m:sub>
                      <m:r>
                        <w:del w:id="1699" w:author="Zhang Li" w:date="2022-06-12T12:21:00Z">
                          <w:rPr>
                            <w:rFonts w:ascii="Cambria Math" w:eastAsia="宋体" w:hAnsi="Cambria Math" w:cs="Times New Roman"/>
                            <w:kern w:val="0"/>
                            <w:sz w:val="24"/>
                            <w:szCs w:val="24"/>
                          </w:rPr>
                          <m:t>t</m:t>
                        </w:del>
                      </m:r>
                    </m:sub>
                  </m:sSub>
                </m:den>
              </m:f>
              <m:r>
                <w:del w:id="1700" w:author="Zhang Li" w:date="2022-06-12T12:21:00Z">
                  <w:rPr>
                    <w:rFonts w:ascii="Cambria Math" w:eastAsia="宋体" w:hAnsi="Cambria Math" w:cs="Times New Roman"/>
                    <w:kern w:val="0"/>
                    <w:sz w:val="24"/>
                    <w:szCs w:val="24"/>
                  </w:rPr>
                  <m:t>⋅</m:t>
                </w:del>
              </m:r>
              <m:sSup>
                <m:sSupPr>
                  <m:ctrlPr>
                    <w:del w:id="1701" w:author="Zhang Li" w:date="2022-06-12T12:21:00Z">
                      <w:rPr>
                        <w:rFonts w:ascii="Cambria Math" w:eastAsia="宋体" w:hAnsi="Cambria Math" w:cs="Times New Roman"/>
                        <w:i/>
                        <w:kern w:val="0"/>
                        <w:sz w:val="24"/>
                        <w:szCs w:val="24"/>
                      </w:rPr>
                    </w:del>
                  </m:ctrlPr>
                </m:sSupPr>
                <m:e>
                  <m:d>
                    <m:dPr>
                      <m:ctrlPr>
                        <w:del w:id="1702" w:author="Zhang Li" w:date="2022-06-12T12:21:00Z">
                          <w:rPr>
                            <w:rFonts w:ascii="Cambria Math" w:eastAsia="宋体" w:hAnsi="Cambria Math" w:cs="Times New Roman"/>
                            <w:i/>
                            <w:kern w:val="0"/>
                            <w:sz w:val="24"/>
                            <w:szCs w:val="24"/>
                          </w:rPr>
                        </w:del>
                      </m:ctrlPr>
                    </m:dPr>
                    <m:e>
                      <m:f>
                        <m:fPr>
                          <m:ctrlPr>
                            <w:del w:id="1703" w:author="Zhang Li" w:date="2022-06-12T12:21:00Z">
                              <w:rPr>
                                <w:rFonts w:ascii="Cambria Math" w:eastAsia="宋体" w:hAnsi="Cambria Math" w:cs="Times New Roman"/>
                                <w:i/>
                                <w:kern w:val="0"/>
                                <w:sz w:val="24"/>
                                <w:szCs w:val="24"/>
                              </w:rPr>
                            </w:del>
                          </m:ctrlPr>
                        </m:fPr>
                        <m:num>
                          <m:sSub>
                            <m:sSubPr>
                              <m:ctrlPr>
                                <w:del w:id="1704" w:author="Zhang Li" w:date="2022-06-12T12:21:00Z">
                                  <w:rPr>
                                    <w:rFonts w:ascii="Cambria Math" w:eastAsia="宋体" w:hAnsi="Cambria Math" w:cs="Times New Roman"/>
                                    <w:i/>
                                    <w:kern w:val="0"/>
                                    <w:sz w:val="24"/>
                                    <w:szCs w:val="24"/>
                                  </w:rPr>
                                </w:del>
                              </m:ctrlPr>
                            </m:sSubPr>
                            <m:e>
                              <m:r>
                                <w:del w:id="1705" w:author="Zhang Li" w:date="2022-06-12T12:21:00Z">
                                  <w:rPr>
                                    <w:rFonts w:ascii="Cambria Math" w:eastAsia="宋体" w:hAnsi="Cambria Math" w:cs="Times New Roman"/>
                                    <w:kern w:val="0"/>
                                    <w:sz w:val="24"/>
                                    <w:szCs w:val="24"/>
                                  </w:rPr>
                                  <m:t>d</m:t>
                                </w:del>
                              </m:r>
                            </m:e>
                            <m:sub>
                              <m:r>
                                <w:del w:id="1706" w:author="Zhang Li" w:date="2022-06-12T12:21:00Z">
                                  <w:rPr>
                                    <w:rFonts w:ascii="Cambria Math" w:eastAsia="宋体" w:hAnsi="Cambria Math" w:cs="Times New Roman"/>
                                    <w:kern w:val="0"/>
                                    <w:sz w:val="24"/>
                                    <w:szCs w:val="24"/>
                                  </w:rPr>
                                  <m:t>u,v</m:t>
                                </w:del>
                              </m:r>
                            </m:sub>
                          </m:sSub>
                        </m:num>
                        <m:den>
                          <m:sSub>
                            <m:sSubPr>
                              <m:ctrlPr>
                                <w:del w:id="1707" w:author="Zhang Li" w:date="2022-06-12T12:21:00Z">
                                  <w:rPr>
                                    <w:rFonts w:ascii="Cambria Math" w:eastAsia="宋体" w:hAnsi="Cambria Math" w:cs="Times New Roman"/>
                                    <w:i/>
                                    <w:kern w:val="0"/>
                                    <w:sz w:val="24"/>
                                    <w:szCs w:val="24"/>
                                  </w:rPr>
                                </w:del>
                              </m:ctrlPr>
                            </m:sSubPr>
                            <m:e>
                              <m:r>
                                <w:del w:id="1708" w:author="Zhang Li" w:date="2022-06-12T12:21:00Z">
                                  <w:rPr>
                                    <w:rFonts w:ascii="Cambria Math" w:eastAsia="宋体" w:hAnsi="Cambria Math" w:cs="Times New Roman"/>
                                    <w:kern w:val="0"/>
                                    <w:sz w:val="24"/>
                                    <w:szCs w:val="24"/>
                                  </w:rPr>
                                  <m:t>d</m:t>
                                </w:del>
                              </m:r>
                            </m:e>
                            <m:sub>
                              <m:r>
                                <w:del w:id="1709" w:author="Zhang Li" w:date="2022-06-12T12:21:00Z">
                                  <w:rPr>
                                    <w:rFonts w:ascii="Cambria Math" w:eastAsia="宋体" w:hAnsi="Cambria Math" w:cs="Times New Roman"/>
                                    <w:kern w:val="0"/>
                                    <w:sz w:val="24"/>
                                    <w:szCs w:val="24"/>
                                  </w:rPr>
                                  <m:t>0</m:t>
                                </w:del>
                              </m:r>
                            </m:sub>
                          </m:sSub>
                        </m:den>
                      </m:f>
                    </m:e>
                  </m:d>
                </m:e>
                <m:sup>
                  <m:r>
                    <w:del w:id="1710"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1711" w:author="Zhang Li" w:date="2022-06-12T12:25:00Z"/>
          <w:rFonts w:ascii="Times New Roman" w:eastAsia="宋体" w:hAnsi="Times New Roman" w:cs="Times New Roman"/>
          <w:kern w:val="0"/>
          <w:sz w:val="24"/>
          <w:szCs w:val="24"/>
        </w:rPr>
      </w:pPr>
      <w:ins w:id="1712" w:author="Zhang Li" w:date="2022-06-12T12:25:00Z">
        <w:r w:rsidRPr="007D4019">
          <w:rPr>
            <w:rFonts w:ascii="Times New Roman" w:eastAsia="宋体" w:hAnsi="Times New Roman" w:cs="Times New Roman"/>
            <w:kern w:val="0"/>
            <w:sz w:val="24"/>
            <w:szCs w:val="24"/>
          </w:rPr>
          <w:t>Nodes communicate</w:t>
        </w:r>
        <w:del w:id="1713"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1714"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1715"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1716" w:author="Zhang Li" w:date="2022-06-12T12:25:00Z">
                <w:rPr>
                  <w:rFonts w:ascii="Cambria Math" w:eastAsia="宋体" w:hAnsi="Cambria Math" w:cs="Times New Roman"/>
                  <w:i/>
                  <w:kern w:val="0"/>
                  <w:sz w:val="24"/>
                  <w:szCs w:val="24"/>
                  <w:highlight w:val="lightGray"/>
                </w:rPr>
              </w:ins>
            </m:ctrlPr>
          </m:sSubPr>
          <m:e>
            <m:r>
              <w:ins w:id="1717" w:author="Zhang Li" w:date="2022-06-12T12:25:00Z">
                <w:rPr>
                  <w:rFonts w:ascii="Cambria Math" w:eastAsia="宋体" w:hAnsi="Cambria Math" w:cs="Times New Roman"/>
                  <w:kern w:val="0"/>
                  <w:sz w:val="24"/>
                  <w:szCs w:val="24"/>
                  <w:highlight w:val="lightGray"/>
                  <w:rPrChange w:id="1718" w:author="ThinkPad" w:date="2022-06-16T05:06:00Z">
                    <w:rPr>
                      <w:rFonts w:ascii="Cambria Math" w:eastAsia="宋体" w:hAnsi="Cambria Math" w:cs="Times New Roman"/>
                      <w:kern w:val="0"/>
                      <w:sz w:val="24"/>
                      <w:szCs w:val="24"/>
                    </w:rPr>
                  </w:rPrChange>
                </w:rPr>
                <m:t>P</m:t>
              </w:ins>
            </m:r>
          </m:e>
          <m:sub>
            <m:r>
              <w:ins w:id="1719" w:author="Zhang Li" w:date="2022-06-12T12:25:00Z">
                <w:rPr>
                  <w:rFonts w:ascii="Cambria Math" w:eastAsia="宋体" w:hAnsi="Cambria Math" w:cs="Times New Roman"/>
                  <w:kern w:val="0"/>
                  <w:sz w:val="24"/>
                  <w:szCs w:val="24"/>
                  <w:highlight w:val="lightGray"/>
                  <w:rPrChange w:id="1720" w:author="ThinkPad" w:date="2022-06-16T05:06:00Z">
                    <w:rPr>
                      <w:rFonts w:ascii="Cambria Math" w:eastAsia="宋体" w:hAnsi="Cambria Math" w:cs="Times New Roman"/>
                      <w:kern w:val="0"/>
                      <w:sz w:val="24"/>
                      <w:szCs w:val="24"/>
                    </w:rPr>
                  </w:rPrChange>
                </w:rPr>
                <m:t>t</m:t>
              </w:ins>
            </m:r>
          </m:sub>
        </m:sSub>
      </m:oMath>
      <w:ins w:id="1721" w:author="Zhang Li" w:date="2022-06-12T12:25:00Z">
        <w:r w:rsidRPr="008676F2">
          <w:rPr>
            <w:rFonts w:ascii="Times New Roman" w:eastAsia="宋体" w:hAnsi="Times New Roman" w:cs="Times New Roman"/>
            <w:kern w:val="0"/>
            <w:sz w:val="24"/>
            <w:szCs w:val="24"/>
            <w:highlight w:val="lightGray"/>
            <w:rPrChange w:id="1722"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1723" w:author="Zhang Li" w:date="2022-06-12T12:25:00Z"/>
          <w:rFonts w:ascii="Times New Roman" w:eastAsia="宋体" w:hAnsi="Times New Roman" w:cs="Times New Roman"/>
          <w:kern w:val="0"/>
          <w:sz w:val="24"/>
          <w:szCs w:val="24"/>
        </w:rPr>
      </w:pPr>
      <w:del w:id="1724"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1725" w:author="Zhang Li" w:date="2022-06-12T12:25:00Z">
            <w:rPr>
              <w:rFonts w:ascii="Cambria Math" w:eastAsia="宋体" w:hAnsi="Cambria Math" w:cs="Times New Roman"/>
              <w:kern w:val="0"/>
              <w:sz w:val="24"/>
              <w:szCs w:val="24"/>
            </w:rPr>
            <m:t>⌈</m:t>
          </w:del>
        </m:r>
        <m:f>
          <m:fPr>
            <m:ctrlPr>
              <w:del w:id="1726" w:author="Zhang Li" w:date="2022-06-12T12:25:00Z">
                <w:rPr>
                  <w:rFonts w:ascii="Cambria Math" w:eastAsia="宋体" w:hAnsi="Cambria Math" w:cs="Times New Roman"/>
                  <w:i/>
                  <w:kern w:val="0"/>
                  <w:sz w:val="24"/>
                  <w:szCs w:val="24"/>
                </w:rPr>
              </w:del>
            </m:ctrlPr>
          </m:fPr>
          <m:num>
            <m:r>
              <w:del w:id="1727" w:author="Zhang Li" w:date="2022-06-12T12:25:00Z">
                <w:rPr>
                  <w:rFonts w:ascii="Cambria Math" w:eastAsia="宋体" w:hAnsi="Cambria Math" w:cs="Times New Roman"/>
                  <w:kern w:val="0"/>
                  <w:sz w:val="24"/>
                  <w:szCs w:val="24"/>
                </w:rPr>
                <m:t>N</m:t>
              </w:del>
            </m:r>
          </m:num>
          <m:den>
            <m:r>
              <w:del w:id="1728" w:author="Zhang Li" w:date="2022-06-12T12:25:00Z">
                <w:rPr>
                  <w:rFonts w:ascii="Cambria Math" w:eastAsia="宋体" w:hAnsi="Cambria Math" w:cs="Times New Roman"/>
                  <w:kern w:val="0"/>
                  <w:sz w:val="24"/>
                  <w:szCs w:val="24"/>
                </w:rPr>
                <m:t>2</m:t>
              </w:del>
            </m:r>
          </m:den>
        </m:f>
        <m:r>
          <w:del w:id="1729" w:author="Zhang Li" w:date="2022-06-12T12:25:00Z">
            <w:rPr>
              <w:rFonts w:ascii="Cambria Math" w:eastAsia="宋体" w:hAnsi="Cambria Math" w:cs="Times New Roman"/>
              <w:kern w:val="0"/>
              <w:sz w:val="24"/>
              <w:szCs w:val="24"/>
            </w:rPr>
            <m:t>⌉</m:t>
          </w:del>
        </m:r>
      </m:oMath>
      <w:del w:id="1730"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731" w:author="Zhang Li" w:date="2022-06-12T12:25:00Z">
            <w:rPr>
              <w:rFonts w:ascii="Cambria Math" w:eastAsia="宋体" w:hAnsi="Cambria Math" w:cs="Times New Roman"/>
              <w:kern w:val="0"/>
              <w:sz w:val="24"/>
              <w:szCs w:val="24"/>
              <w:highlight w:val="yellow"/>
            </w:rPr>
            <m:t>V</m:t>
          </w:del>
        </m:r>
      </m:oMath>
      <w:del w:id="1732"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733" w:author="Zhang Li" w:date="2022-06-12T12:25:00Z">
                <w:rPr>
                  <w:rFonts w:ascii="Cambria Math" w:eastAsia="宋体" w:hAnsi="Cambria Math" w:cs="Times New Roman"/>
                  <w:i/>
                  <w:kern w:val="0"/>
                  <w:sz w:val="24"/>
                  <w:szCs w:val="24"/>
                </w:rPr>
              </w:del>
            </m:ctrlPr>
          </m:sSubPr>
          <m:e>
            <m:r>
              <w:del w:id="1734" w:author="Zhang Li" w:date="2022-06-12T12:25:00Z">
                <w:rPr>
                  <w:rFonts w:ascii="Cambria Math" w:eastAsia="宋体" w:hAnsi="Cambria Math" w:cs="Times New Roman"/>
                  <w:kern w:val="0"/>
                  <w:sz w:val="24"/>
                  <w:szCs w:val="24"/>
                </w:rPr>
                <m:t>V</m:t>
              </w:del>
            </m:r>
          </m:e>
          <m:sub>
            <m:r>
              <w:del w:id="1735" w:author="Zhang Li" w:date="2022-06-12T12:25:00Z">
                <w:rPr>
                  <w:rFonts w:ascii="Cambria Math" w:eastAsia="宋体" w:hAnsi="Cambria Math" w:cs="Times New Roman"/>
                  <w:kern w:val="0"/>
                  <w:sz w:val="24"/>
                  <w:szCs w:val="24"/>
                </w:rPr>
                <m:t>f</m:t>
              </w:del>
            </m:r>
          </m:sub>
        </m:sSub>
      </m:oMath>
      <w:del w:id="1736"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737" w:author="Zhang Li" w:date="2022-06-12T12:25:00Z">
                <w:rPr>
                  <w:rFonts w:ascii="Cambria Math" w:eastAsia="宋体" w:hAnsi="Cambria Math" w:cs="Times New Roman"/>
                  <w:i/>
                  <w:kern w:val="0"/>
                  <w:sz w:val="24"/>
                  <w:szCs w:val="24"/>
                </w:rPr>
              </w:del>
            </m:ctrlPr>
          </m:sSubPr>
          <m:e>
            <m:r>
              <w:del w:id="1738" w:author="Zhang Li" w:date="2022-06-12T12:25:00Z">
                <w:rPr>
                  <w:rFonts w:ascii="Cambria Math" w:eastAsia="宋体" w:hAnsi="Cambria Math" w:cs="Times New Roman"/>
                  <w:kern w:val="0"/>
                  <w:sz w:val="24"/>
                  <w:szCs w:val="24"/>
                </w:rPr>
                <m:t>V</m:t>
              </w:del>
            </m:r>
          </m:e>
          <m:sub>
            <m:r>
              <w:del w:id="1739" w:author="Zhang Li" w:date="2022-06-12T12:25:00Z">
                <w:rPr>
                  <w:rFonts w:ascii="Cambria Math" w:eastAsia="宋体" w:hAnsi="Cambria Math" w:cs="Times New Roman"/>
                  <w:kern w:val="0"/>
                  <w:sz w:val="24"/>
                  <w:szCs w:val="24"/>
                </w:rPr>
                <m:t>f</m:t>
              </w:del>
            </m:r>
          </m:sub>
        </m:sSub>
      </m:oMath>
      <w:del w:id="1740"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741" w:author="Zhang Li" w:date="2022-06-12T12:25:00Z">
            <w:rPr>
              <w:rFonts w:ascii="Cambria Math" w:eastAsia="宋体" w:hAnsi="Cambria Math" w:cs="Times New Roman"/>
              <w:kern w:val="0"/>
              <w:sz w:val="24"/>
              <w:szCs w:val="24"/>
            </w:rPr>
            <m:t>f</m:t>
          </w:del>
        </m:r>
      </m:oMath>
      <w:del w:id="1742" w:author="Zhang Li" w:date="2022-06-12T12:25:00Z">
        <w:r w:rsidDel="0068181E">
          <w:rPr>
            <w:rFonts w:ascii="Times New Roman" w:eastAsia="宋体" w:hAnsi="Times New Roman" w:cs="Times New Roman"/>
            <w:kern w:val="0"/>
            <w:sz w:val="24"/>
            <w:szCs w:val="24"/>
          </w:rPr>
          <w:delText xml:space="preserve">. The communication failure </w:delText>
        </w:r>
        <w:r w:rsidDel="0068181E">
          <w:rPr>
            <w:rFonts w:ascii="Times New Roman" w:eastAsia="宋体" w:hAnsi="Times New Roman" w:cs="Times New Roman"/>
            <w:kern w:val="0"/>
            <w:sz w:val="24"/>
            <w:szCs w:val="24"/>
          </w:rPr>
          <w:lastRenderedPageBreak/>
          <w:delText xml:space="preserve">probability of </w:delText>
        </w:r>
      </w:del>
      <m:oMath>
        <m:r>
          <w:del w:id="1743" w:author="Zhang Li" w:date="2022-06-12T12:25:00Z">
            <w:rPr>
              <w:rFonts w:ascii="Cambria Math" w:eastAsia="宋体" w:hAnsi="Cambria Math" w:cs="Times New Roman"/>
              <w:kern w:val="0"/>
              <w:sz w:val="24"/>
              <w:szCs w:val="24"/>
            </w:rPr>
            <m:t>Nod</m:t>
          </w:del>
        </m:r>
        <m:sSub>
          <m:sSubPr>
            <m:ctrlPr>
              <w:del w:id="1744" w:author="Zhang Li" w:date="2022-06-12T12:25:00Z">
                <w:rPr>
                  <w:rFonts w:ascii="Cambria Math" w:eastAsia="宋体" w:hAnsi="Cambria Math" w:cs="Times New Roman"/>
                  <w:i/>
                  <w:kern w:val="0"/>
                  <w:sz w:val="24"/>
                  <w:szCs w:val="24"/>
                </w:rPr>
              </w:del>
            </m:ctrlPr>
          </m:sSubPr>
          <m:e>
            <m:r>
              <w:del w:id="1745" w:author="Zhang Li" w:date="2022-06-12T12:25:00Z">
                <w:rPr>
                  <w:rFonts w:ascii="Cambria Math" w:eastAsia="宋体" w:hAnsi="Cambria Math" w:cs="Times New Roman"/>
                  <w:kern w:val="0"/>
                  <w:sz w:val="24"/>
                  <w:szCs w:val="24"/>
                </w:rPr>
                <m:t>e</m:t>
              </w:del>
            </m:r>
          </m:e>
          <m:sub>
            <m:r>
              <w:del w:id="1746" w:author="Zhang Li" w:date="2022-06-12T12:25:00Z">
                <w:rPr>
                  <w:rFonts w:ascii="Cambria Math" w:eastAsia="宋体" w:hAnsi="Cambria Math" w:cs="Times New Roman"/>
                  <w:kern w:val="0"/>
                  <w:sz w:val="24"/>
                  <w:szCs w:val="24"/>
                </w:rPr>
                <m:t>v</m:t>
              </w:del>
            </m:r>
          </m:sub>
        </m:sSub>
      </m:oMath>
      <w:del w:id="1747"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601FA1" w:rsidP="0068181E">
      <w:pPr>
        <w:spacing w:afterLines="100" w:after="312"/>
        <w:rPr>
          <w:del w:id="1748" w:author="Zhang Li" w:date="2022-06-12T12:25:00Z"/>
          <w:rFonts w:ascii="Times New Roman" w:eastAsia="宋体" w:hAnsi="Times New Roman" w:cs="Times New Roman"/>
          <w:kern w:val="0"/>
          <w:sz w:val="24"/>
          <w:szCs w:val="24"/>
        </w:rPr>
      </w:pPr>
      <m:oMathPara>
        <m:oMath>
          <m:sSub>
            <m:sSubPr>
              <m:ctrlPr>
                <w:del w:id="1749" w:author="Zhang Li" w:date="2022-06-12T12:25:00Z">
                  <w:rPr>
                    <w:rFonts w:ascii="Cambria Math" w:eastAsia="宋体" w:hAnsi="Cambria Math" w:cs="Times New Roman"/>
                    <w:i/>
                    <w:kern w:val="0"/>
                    <w:sz w:val="24"/>
                    <w:szCs w:val="24"/>
                  </w:rPr>
                </w:del>
              </m:ctrlPr>
            </m:sSubPr>
            <m:e>
              <m:r>
                <w:del w:id="1750" w:author="Zhang Li" w:date="2022-06-12T12:25:00Z">
                  <w:rPr>
                    <w:rFonts w:ascii="Cambria Math" w:eastAsia="宋体" w:hAnsi="Cambria Math" w:cs="Times New Roman"/>
                    <w:kern w:val="0"/>
                    <w:sz w:val="24"/>
                    <w:szCs w:val="24"/>
                  </w:rPr>
                  <m:t>p</m:t>
                </w:del>
              </m:r>
            </m:e>
            <m:sub>
              <m:r>
                <w:del w:id="1751" w:author="Zhang Li" w:date="2022-06-12T12:25:00Z">
                  <w:rPr>
                    <w:rFonts w:ascii="Cambria Math" w:eastAsia="宋体" w:hAnsi="Cambria Math" w:cs="Times New Roman"/>
                    <w:kern w:val="0"/>
                    <w:sz w:val="24"/>
                    <w:szCs w:val="24"/>
                  </w:rPr>
                  <m:t xml:space="preserve"> Comm,v</m:t>
                </w:del>
              </m:r>
            </m:sub>
          </m:sSub>
          <m:r>
            <w:del w:id="1752" w:author="Zhang Li" w:date="2022-06-12T12:25:00Z">
              <w:rPr>
                <w:rFonts w:ascii="Cambria Math" w:eastAsia="宋体" w:hAnsi="Cambria Math" w:cs="Times New Roman"/>
                <w:kern w:val="0"/>
                <w:sz w:val="24"/>
                <w:szCs w:val="24"/>
              </w:rPr>
              <m:t>=</m:t>
            </w:del>
          </m:r>
          <m:nary>
            <m:naryPr>
              <m:chr m:val="∑"/>
              <m:ctrlPr>
                <w:del w:id="1753" w:author="Zhang Li" w:date="2022-06-12T12:25:00Z">
                  <w:rPr>
                    <w:rFonts w:ascii="Cambria Math" w:eastAsia="宋体" w:hAnsi="Cambria Math" w:cs="Times New Roman"/>
                    <w:i/>
                    <w:kern w:val="0"/>
                    <w:sz w:val="24"/>
                    <w:szCs w:val="24"/>
                  </w:rPr>
                </w:del>
              </m:ctrlPr>
            </m:naryPr>
            <m:sub>
              <m:r>
                <w:del w:id="1754" w:author="Zhang Li" w:date="2022-06-12T12:25:00Z">
                  <w:rPr>
                    <w:rFonts w:ascii="Cambria Math" w:eastAsia="宋体" w:hAnsi="Cambria Math" w:cs="Times New Roman"/>
                    <w:kern w:val="0"/>
                    <w:sz w:val="24"/>
                    <w:szCs w:val="24"/>
                  </w:rPr>
                  <m:t>f=⌈</m:t>
                </w:del>
              </m:r>
              <m:f>
                <m:fPr>
                  <m:ctrlPr>
                    <w:del w:id="1755" w:author="Zhang Li" w:date="2022-06-12T12:25:00Z">
                      <w:rPr>
                        <w:rFonts w:ascii="Cambria Math" w:eastAsia="宋体" w:hAnsi="Cambria Math" w:cs="Times New Roman"/>
                        <w:i/>
                        <w:kern w:val="0"/>
                        <w:sz w:val="24"/>
                        <w:szCs w:val="24"/>
                      </w:rPr>
                    </w:del>
                  </m:ctrlPr>
                </m:fPr>
                <m:num>
                  <m:r>
                    <w:del w:id="1756" w:author="Zhang Li" w:date="2022-06-12T12:25:00Z">
                      <w:rPr>
                        <w:rFonts w:ascii="Cambria Math" w:eastAsia="宋体" w:hAnsi="Cambria Math" w:cs="Times New Roman"/>
                        <w:kern w:val="0"/>
                        <w:sz w:val="24"/>
                        <w:szCs w:val="24"/>
                      </w:rPr>
                      <m:t>N</m:t>
                    </w:del>
                  </m:r>
                </m:num>
                <m:den>
                  <m:r>
                    <w:del w:id="1757" w:author="Zhang Li" w:date="2022-06-12T12:25:00Z">
                      <w:rPr>
                        <w:rFonts w:ascii="Cambria Math" w:eastAsia="宋体" w:hAnsi="Cambria Math" w:cs="Times New Roman"/>
                        <w:kern w:val="0"/>
                        <w:sz w:val="24"/>
                        <w:szCs w:val="24"/>
                      </w:rPr>
                      <m:t>2</m:t>
                    </w:del>
                  </m:r>
                </m:den>
              </m:f>
              <m:r>
                <w:del w:id="1758" w:author="Zhang Li" w:date="2022-06-12T12:25:00Z">
                  <w:rPr>
                    <w:rFonts w:ascii="Cambria Math" w:eastAsia="宋体" w:hAnsi="Cambria Math" w:cs="Times New Roman"/>
                    <w:kern w:val="0"/>
                    <w:sz w:val="24"/>
                    <w:szCs w:val="24"/>
                  </w:rPr>
                  <m:t>⌉</m:t>
                </w:del>
              </m:r>
            </m:sub>
            <m:sup>
              <m:r>
                <w:del w:id="1759" w:author="Zhang Li" w:date="2022-06-12T12:25:00Z">
                  <w:rPr>
                    <w:rFonts w:ascii="Cambria Math" w:eastAsia="宋体" w:hAnsi="Cambria Math" w:cs="Times New Roman"/>
                    <w:kern w:val="0"/>
                    <w:sz w:val="24"/>
                    <w:szCs w:val="24"/>
                  </w:rPr>
                  <m:t>N-1</m:t>
                </w:del>
              </m:r>
            </m:sup>
            <m:e>
              <m:nary>
                <m:naryPr>
                  <m:chr m:val="∏"/>
                  <m:supHide m:val="1"/>
                  <m:ctrlPr>
                    <w:del w:id="1760" w:author="Zhang Li" w:date="2022-06-12T12:25:00Z">
                      <w:rPr>
                        <w:rFonts w:ascii="Cambria Math" w:eastAsia="宋体" w:hAnsi="Cambria Math" w:cs="Times New Roman"/>
                        <w:i/>
                        <w:kern w:val="0"/>
                        <w:sz w:val="24"/>
                        <w:szCs w:val="24"/>
                      </w:rPr>
                    </w:del>
                  </m:ctrlPr>
                </m:naryPr>
                <m:sub>
                  <m:sSub>
                    <m:sSubPr>
                      <m:ctrlPr>
                        <w:del w:id="1761" w:author="Zhang Li" w:date="2022-06-12T12:25:00Z">
                          <w:rPr>
                            <w:rFonts w:ascii="Cambria Math" w:eastAsia="宋体" w:hAnsi="Cambria Math" w:cs="Times New Roman"/>
                            <w:i/>
                            <w:kern w:val="0"/>
                            <w:sz w:val="24"/>
                            <w:szCs w:val="24"/>
                          </w:rPr>
                        </w:del>
                      </m:ctrlPr>
                    </m:sSubPr>
                    <m:e>
                      <m:r>
                        <w:del w:id="1762" w:author="Zhang Li" w:date="2022-06-12T12:25:00Z">
                          <w:rPr>
                            <w:rFonts w:ascii="Cambria Math" w:eastAsia="宋体" w:hAnsi="Cambria Math" w:cs="Times New Roman"/>
                            <w:kern w:val="0"/>
                            <w:sz w:val="24"/>
                            <w:szCs w:val="24"/>
                          </w:rPr>
                          <m:t>v</m:t>
                        </w:del>
                      </m:r>
                    </m:e>
                    <m:sub>
                      <m:r>
                        <w:del w:id="1763" w:author="Zhang Li" w:date="2022-06-12T12:25:00Z">
                          <w:rPr>
                            <w:rFonts w:ascii="Cambria Math" w:eastAsia="宋体" w:hAnsi="Cambria Math" w:cs="Times New Roman"/>
                            <w:kern w:val="0"/>
                            <w:sz w:val="24"/>
                            <w:szCs w:val="24"/>
                          </w:rPr>
                          <m:t>f</m:t>
                        </w:del>
                      </m:r>
                    </m:sub>
                  </m:sSub>
                  <m:r>
                    <w:del w:id="1764" w:author="Zhang Li" w:date="2022-06-12T12:25:00Z">
                      <w:rPr>
                        <w:rFonts w:ascii="Cambria Math" w:eastAsia="宋体" w:hAnsi="Cambria Math" w:cs="Times New Roman"/>
                        <w:kern w:val="0"/>
                        <w:sz w:val="24"/>
                        <w:szCs w:val="24"/>
                      </w:rPr>
                      <m:t>∈</m:t>
                    </w:del>
                  </m:r>
                  <m:sSub>
                    <m:sSubPr>
                      <m:ctrlPr>
                        <w:del w:id="1765" w:author="Zhang Li" w:date="2022-06-12T12:25:00Z">
                          <w:rPr>
                            <w:rFonts w:ascii="Cambria Math" w:eastAsia="宋体" w:hAnsi="Cambria Math" w:cs="Times New Roman"/>
                            <w:i/>
                            <w:kern w:val="0"/>
                            <w:sz w:val="24"/>
                            <w:szCs w:val="24"/>
                          </w:rPr>
                        </w:del>
                      </m:ctrlPr>
                    </m:sSubPr>
                    <m:e>
                      <m:r>
                        <w:del w:id="1766" w:author="Zhang Li" w:date="2022-06-12T12:25:00Z">
                          <w:rPr>
                            <w:rFonts w:ascii="Cambria Math" w:eastAsia="宋体" w:hAnsi="Cambria Math" w:cs="Times New Roman"/>
                            <w:kern w:val="0"/>
                            <w:sz w:val="24"/>
                            <w:szCs w:val="24"/>
                          </w:rPr>
                          <m:t>V</m:t>
                        </w:del>
                      </m:r>
                    </m:e>
                    <m:sub>
                      <m:r>
                        <w:del w:id="1767" w:author="Zhang Li" w:date="2022-06-12T12:25:00Z">
                          <w:rPr>
                            <w:rFonts w:ascii="Cambria Math" w:eastAsia="宋体" w:hAnsi="Cambria Math" w:cs="Times New Roman"/>
                            <w:kern w:val="0"/>
                            <w:sz w:val="24"/>
                            <w:szCs w:val="24"/>
                          </w:rPr>
                          <m:t>f</m:t>
                        </w:del>
                      </m:r>
                    </m:sub>
                  </m:sSub>
                </m:sub>
                <m:sup/>
                <m:e>
                  <m:sSub>
                    <m:sSubPr>
                      <m:ctrlPr>
                        <w:del w:id="1768" w:author="Zhang Li" w:date="2022-06-12T12:25:00Z">
                          <w:rPr>
                            <w:rFonts w:ascii="Cambria Math" w:eastAsia="宋体" w:hAnsi="Cambria Math" w:cs="Times New Roman"/>
                            <w:i/>
                            <w:kern w:val="0"/>
                            <w:sz w:val="24"/>
                            <w:szCs w:val="24"/>
                          </w:rPr>
                        </w:del>
                      </m:ctrlPr>
                    </m:sSubPr>
                    <m:e>
                      <m:r>
                        <w:del w:id="1769" w:author="Zhang Li" w:date="2022-06-12T12:25:00Z">
                          <w:rPr>
                            <w:rFonts w:ascii="Cambria Math" w:eastAsia="宋体" w:hAnsi="Cambria Math" w:cs="Times New Roman"/>
                            <w:kern w:val="0"/>
                            <w:sz w:val="24"/>
                            <w:szCs w:val="24"/>
                          </w:rPr>
                          <m:t>ϵ</m:t>
                        </w:del>
                      </m:r>
                    </m:e>
                    <m:sub>
                      <m:sSub>
                        <m:sSubPr>
                          <m:ctrlPr>
                            <w:del w:id="1770" w:author="Zhang Li" w:date="2022-06-12T12:25:00Z">
                              <w:rPr>
                                <w:rFonts w:ascii="Cambria Math" w:eastAsia="宋体" w:hAnsi="Cambria Math" w:cs="Times New Roman"/>
                                <w:i/>
                                <w:kern w:val="0"/>
                                <w:sz w:val="24"/>
                                <w:szCs w:val="24"/>
                              </w:rPr>
                            </w:del>
                          </m:ctrlPr>
                        </m:sSubPr>
                        <m:e>
                          <m:r>
                            <w:del w:id="1771" w:author="Zhang Li" w:date="2022-06-12T12:25:00Z">
                              <w:rPr>
                                <w:rFonts w:ascii="Cambria Math" w:eastAsia="宋体" w:hAnsi="Cambria Math" w:cs="Times New Roman"/>
                                <w:kern w:val="0"/>
                                <w:sz w:val="24"/>
                                <w:szCs w:val="24"/>
                              </w:rPr>
                              <m:t>v</m:t>
                            </w:del>
                          </m:r>
                        </m:e>
                        <m:sub>
                          <m:r>
                            <w:del w:id="1772" w:author="Zhang Li" w:date="2022-06-12T12:25:00Z">
                              <w:rPr>
                                <w:rFonts w:ascii="Cambria Math" w:eastAsia="宋体" w:hAnsi="Cambria Math" w:cs="Times New Roman"/>
                                <w:kern w:val="0"/>
                                <w:sz w:val="24"/>
                                <w:szCs w:val="24"/>
                              </w:rPr>
                              <m:t>f</m:t>
                            </w:del>
                          </m:r>
                        </m:sub>
                      </m:sSub>
                      <m:r>
                        <w:del w:id="1773" w:author="Zhang Li" w:date="2022-06-12T12:25:00Z">
                          <w:rPr>
                            <w:rFonts w:ascii="Cambria Math" w:eastAsia="宋体" w:hAnsi="Cambria Math" w:cs="Times New Roman"/>
                            <w:kern w:val="0"/>
                            <w:sz w:val="24"/>
                            <w:szCs w:val="24"/>
                          </w:rPr>
                          <m:t>,v</m:t>
                        </w:del>
                      </m:r>
                    </m:sub>
                  </m:sSub>
                </m:e>
              </m:nary>
              <m:nary>
                <m:naryPr>
                  <m:chr m:val="∏"/>
                  <m:supHide m:val="1"/>
                  <m:ctrlPr>
                    <w:del w:id="1774" w:author="Zhang Li" w:date="2022-06-12T12:25:00Z">
                      <w:rPr>
                        <w:rFonts w:ascii="Cambria Math" w:eastAsia="宋体" w:hAnsi="Cambria Math" w:cs="Times New Roman"/>
                        <w:i/>
                        <w:kern w:val="0"/>
                        <w:sz w:val="24"/>
                        <w:szCs w:val="24"/>
                      </w:rPr>
                    </w:del>
                  </m:ctrlPr>
                </m:naryPr>
                <m:sub>
                  <m:sSub>
                    <m:sSubPr>
                      <m:ctrlPr>
                        <w:del w:id="1775" w:author="Zhang Li" w:date="2022-06-12T12:25:00Z">
                          <w:rPr>
                            <w:rFonts w:ascii="Cambria Math" w:eastAsia="宋体" w:hAnsi="Cambria Math" w:cs="Times New Roman"/>
                            <w:i/>
                            <w:kern w:val="0"/>
                            <w:sz w:val="24"/>
                            <w:szCs w:val="24"/>
                          </w:rPr>
                        </w:del>
                      </m:ctrlPr>
                    </m:sSubPr>
                    <m:e>
                      <m:r>
                        <w:del w:id="1776" w:author="Zhang Li" w:date="2022-06-12T12:25:00Z">
                          <w:rPr>
                            <w:rFonts w:ascii="Cambria Math" w:eastAsia="宋体" w:hAnsi="Cambria Math" w:cs="Times New Roman"/>
                            <w:kern w:val="0"/>
                            <w:sz w:val="24"/>
                            <w:szCs w:val="24"/>
                          </w:rPr>
                          <m:t>v</m:t>
                        </w:del>
                      </m:r>
                    </m:e>
                    <m:sub>
                      <m:r>
                        <w:del w:id="1777" w:author="Zhang Li" w:date="2022-06-12T12:25:00Z">
                          <w:rPr>
                            <w:rFonts w:ascii="Cambria Math" w:eastAsia="宋体" w:hAnsi="Cambria Math" w:cs="Times New Roman"/>
                            <w:kern w:val="0"/>
                            <w:sz w:val="24"/>
                            <w:szCs w:val="24"/>
                          </w:rPr>
                          <m:t>h</m:t>
                        </w:del>
                      </m:r>
                    </m:sub>
                  </m:sSub>
                  <m:r>
                    <w:del w:id="1778" w:author="Zhang Li" w:date="2022-06-12T12:25:00Z">
                      <w:rPr>
                        <w:rFonts w:ascii="Cambria Math" w:eastAsia="宋体" w:hAnsi="Cambria Math" w:cs="Times New Roman"/>
                        <w:kern w:val="0"/>
                        <w:sz w:val="24"/>
                        <w:szCs w:val="24"/>
                      </w:rPr>
                      <m:t>∈</m:t>
                    </w:del>
                  </m:r>
                  <m:r>
                    <w:del w:id="1779" w:author="Zhang Li" w:date="2022-06-12T12:25:00Z">
                      <w:rPr>
                        <w:rFonts w:ascii="Cambria Math" w:eastAsia="宋体" w:hAnsi="Cambria Math" w:cs="Times New Roman" w:hint="eastAsia"/>
                        <w:kern w:val="0"/>
                        <w:sz w:val="24"/>
                        <w:szCs w:val="24"/>
                      </w:rPr>
                      <m:t>V</m:t>
                    </w:del>
                  </m:r>
                  <m:r>
                    <w:del w:id="1780" w:author="Zhang Li" w:date="2022-06-12T12:25:00Z">
                      <w:rPr>
                        <w:rFonts w:ascii="Cambria Math" w:eastAsia="宋体" w:hAnsi="Cambria Math" w:cs="Times New Roman"/>
                        <w:kern w:val="0"/>
                        <w:sz w:val="24"/>
                        <w:szCs w:val="24"/>
                      </w:rPr>
                      <m:t>∖</m:t>
                    </w:del>
                  </m:r>
                  <m:sSub>
                    <m:sSubPr>
                      <m:ctrlPr>
                        <w:del w:id="1781" w:author="Zhang Li" w:date="2022-06-12T12:25:00Z">
                          <w:rPr>
                            <w:rFonts w:ascii="Cambria Math" w:eastAsia="宋体" w:hAnsi="Cambria Math" w:cs="Times New Roman"/>
                            <w:i/>
                            <w:kern w:val="0"/>
                            <w:sz w:val="24"/>
                            <w:szCs w:val="24"/>
                          </w:rPr>
                        </w:del>
                      </m:ctrlPr>
                    </m:sSubPr>
                    <m:e>
                      <m:r>
                        <w:del w:id="1782" w:author="Zhang Li" w:date="2022-06-12T12:25:00Z">
                          <w:rPr>
                            <w:rFonts w:ascii="Cambria Math" w:eastAsia="宋体" w:hAnsi="Cambria Math" w:cs="Times New Roman"/>
                            <w:kern w:val="0"/>
                            <w:sz w:val="24"/>
                            <w:szCs w:val="24"/>
                          </w:rPr>
                          <m:t>V</m:t>
                        </w:del>
                      </m:r>
                    </m:e>
                    <m:sub>
                      <m:r>
                        <w:del w:id="1783" w:author="Zhang Li" w:date="2022-06-12T12:25:00Z">
                          <w:rPr>
                            <w:rFonts w:ascii="Cambria Math" w:eastAsia="宋体" w:hAnsi="Cambria Math" w:cs="Times New Roman"/>
                            <w:kern w:val="0"/>
                            <w:sz w:val="24"/>
                            <w:szCs w:val="24"/>
                          </w:rPr>
                          <m:t>f</m:t>
                        </w:del>
                      </m:r>
                    </m:sub>
                  </m:sSub>
                </m:sub>
                <m:sup/>
                <m:e>
                  <m:d>
                    <m:dPr>
                      <m:begChr m:val="["/>
                      <m:endChr m:val="]"/>
                      <m:ctrlPr>
                        <w:del w:id="1784" w:author="Zhang Li" w:date="2022-06-12T12:25:00Z">
                          <w:rPr>
                            <w:rFonts w:ascii="Cambria Math" w:eastAsia="宋体" w:hAnsi="Cambria Math" w:cs="Times New Roman"/>
                            <w:i/>
                            <w:kern w:val="0"/>
                            <w:sz w:val="24"/>
                            <w:szCs w:val="24"/>
                          </w:rPr>
                        </w:del>
                      </m:ctrlPr>
                    </m:dPr>
                    <m:e>
                      <m:r>
                        <w:del w:id="1785" w:author="Zhang Li" w:date="2022-06-12T12:25:00Z">
                          <w:rPr>
                            <w:rFonts w:ascii="Cambria Math" w:eastAsia="宋体" w:hAnsi="Cambria Math" w:cs="Times New Roman"/>
                            <w:kern w:val="0"/>
                            <w:sz w:val="24"/>
                            <w:szCs w:val="24"/>
                          </w:rPr>
                          <m:t>1-</m:t>
                        </w:del>
                      </m:r>
                      <m:sSub>
                        <m:sSubPr>
                          <m:ctrlPr>
                            <w:del w:id="1786" w:author="Zhang Li" w:date="2022-06-12T12:25:00Z">
                              <w:rPr>
                                <w:rFonts w:ascii="Cambria Math" w:eastAsia="宋体" w:hAnsi="Cambria Math" w:cs="Times New Roman"/>
                                <w:i/>
                                <w:kern w:val="0"/>
                                <w:sz w:val="24"/>
                                <w:szCs w:val="24"/>
                              </w:rPr>
                            </w:del>
                          </m:ctrlPr>
                        </m:sSubPr>
                        <m:e>
                          <m:r>
                            <w:del w:id="1787" w:author="Zhang Li" w:date="2022-06-12T12:25:00Z">
                              <w:rPr>
                                <w:rFonts w:ascii="Cambria Math" w:eastAsia="宋体" w:hAnsi="Cambria Math" w:cs="Times New Roman"/>
                                <w:kern w:val="0"/>
                                <w:sz w:val="24"/>
                                <w:szCs w:val="24"/>
                              </w:rPr>
                              <m:t>ϵ</m:t>
                            </w:del>
                          </m:r>
                        </m:e>
                        <m:sub>
                          <m:r>
                            <w:del w:id="1788"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1789" w:author="Zhang Li" w:date="2022-06-12T12:25:00Z"/>
          <w:rFonts w:ascii="Times New Roman" w:eastAsia="宋体" w:hAnsi="Times New Roman" w:cs="Times New Roman"/>
          <w:kern w:val="0"/>
          <w:sz w:val="24"/>
          <w:szCs w:val="24"/>
        </w:rPr>
      </w:pPr>
      <w:del w:id="1790"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3B646F5A"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w:t>
      </w:r>
      <w:del w:id="1791" w:author="Zhang Li" w:date="2022-06-22T12:34:00Z">
        <w:r w:rsidRPr="00DE3197" w:rsidDel="00856D1D">
          <w:rPr>
            <w:rFonts w:ascii="Times New Roman" w:eastAsia="黑体" w:hAnsi="Times New Roman" w:cs="Times New Roman"/>
            <w:sz w:val="28"/>
            <w:szCs w:val="28"/>
          </w:rPr>
          <w:delText>Basics</w:delText>
        </w:r>
      </w:del>
      <w:ins w:id="1792" w:author="Zhang Li" w:date="2022-06-22T12:34:00Z">
        <w:r w:rsidR="00856D1D">
          <w:rPr>
            <w:rFonts w:ascii="Times New Roman" w:eastAsia="黑体" w:hAnsi="Times New Roman" w:cs="Times New Roman"/>
            <w:sz w:val="28"/>
            <w:szCs w:val="28"/>
          </w:rPr>
          <w:t>Setting</w:t>
        </w:r>
      </w:ins>
    </w:p>
    <w:p w14:paraId="488CA898" w14:textId="20B02085"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del w:id="1793" w:author="Zhang Li" w:date="2022-06-12T12:26:00Z">
        <w:r w:rsidDel="0068181E">
          <w:rPr>
            <w:rFonts w:ascii="Times New Roman" w:eastAsia="宋体" w:hAnsi="Times New Roman" w:cs="Times New Roman"/>
            <w:kern w:val="0"/>
            <w:sz w:val="24"/>
            <w:szCs w:val="24"/>
          </w:rPr>
          <w:delText>copy of the</w:delText>
        </w:r>
      </w:del>
      <w:ins w:id="1794"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1795" w:author="ThinkPad" w:date="2022-06-16T10:24:00Z">
        <w:r w:rsidDel="0065200B">
          <w:rPr>
            <w:rFonts w:ascii="Times New Roman" w:eastAsia="宋体" w:hAnsi="Times New Roman" w:cs="Times New Roman" w:hint="eastAsia"/>
            <w:kern w:val="0"/>
            <w:sz w:val="24"/>
            <w:szCs w:val="24"/>
          </w:rPr>
          <w:delText>transactions</w:delText>
        </w:r>
        <w:r w:rsidDel="0065200B">
          <w:rPr>
            <w:rFonts w:ascii="Times New Roman" w:eastAsia="宋体" w:hAnsi="Times New Roman" w:cs="Times New Roman" w:hint="eastAsia"/>
            <w:kern w:val="0"/>
            <w:sz w:val="24"/>
            <w:szCs w:val="24"/>
          </w:rPr>
          <w:delText>’</w:delText>
        </w:r>
      </w:del>
      <w:ins w:id="1796" w:author="Zhang Li" w:date="2022-06-12T12:29:00Z">
        <w:del w:id="1797" w:author="ThinkPad" w:date="2022-06-16T10:24:00Z">
          <w:r w:rsidR="006961A3" w:rsidDel="0065200B">
            <w:rPr>
              <w:rFonts w:ascii="Times New Roman" w:eastAsia="宋体" w:hAnsi="Times New Roman" w:cs="Times New Roman" w:hint="eastAsia"/>
              <w:kern w:val="0"/>
              <w:sz w:val="24"/>
              <w:szCs w:val="24"/>
            </w:rPr>
            <w:delText>‘</w:delText>
          </w:r>
        </w:del>
      </w:ins>
      <w:del w:id="1798" w:author="ThinkPad" w:date="2022-06-16T10:24:00Z">
        <w:r w:rsidDel="0065200B">
          <w:rPr>
            <w:rFonts w:ascii="Times New Roman" w:eastAsia="宋体" w:hAnsi="Times New Roman" w:cs="Times New Roman" w:hint="eastAsia"/>
            <w:kern w:val="0"/>
            <w:sz w:val="24"/>
            <w:szCs w:val="24"/>
          </w:rPr>
          <w:delText xml:space="preserve"> hash values</w:delText>
        </w:r>
      </w:del>
      <w:ins w:id="1799"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1800" w:author="Zhang Li" w:date="2022-06-12T12:30:00Z"/>
          <w:rFonts w:ascii="Times New Roman" w:eastAsia="黑体" w:hAnsi="Times New Roman" w:cs="Times New Roman"/>
          <w:sz w:val="28"/>
          <w:szCs w:val="28"/>
        </w:rPr>
      </w:pPr>
      <w:bookmarkStart w:id="1801" w:name="_Toc94273372"/>
      <w:ins w:id="1802" w:author="Zhang Li" w:date="2022-06-12T12:30:00Z">
        <w:r w:rsidRPr="00DE3197">
          <w:rPr>
            <w:rFonts w:ascii="Times New Roman" w:eastAsia="黑体" w:hAnsi="Times New Roman" w:cs="Times New Roman"/>
            <w:sz w:val="28"/>
            <w:szCs w:val="28"/>
          </w:rPr>
          <w:t xml:space="preserve">3.4 </w:t>
        </w:r>
        <w:bookmarkEnd w:id="1801"/>
        <w:r w:rsidRPr="00DE3197">
          <w:rPr>
            <w:rFonts w:ascii="Times New Roman" w:eastAsia="黑体" w:hAnsi="Times New Roman" w:cs="Times New Roman"/>
            <w:sz w:val="28"/>
            <w:szCs w:val="28"/>
          </w:rPr>
          <w:t>Threshold Signature Scheme</w:t>
        </w:r>
      </w:ins>
    </w:p>
    <w:p w14:paraId="1CF3BECE" w14:textId="75420F6E" w:rsidR="003F0BD0" w:rsidRDefault="003F0BD0" w:rsidP="006961A3">
      <w:pPr>
        <w:spacing w:afterLines="100" w:after="312"/>
        <w:ind w:firstLine="420"/>
        <w:rPr>
          <w:ins w:id="1803" w:author="ThinkPad" w:date="2022-06-16T10:44:00Z"/>
          <w:rFonts w:ascii="Times New Roman" w:eastAsia="宋体" w:hAnsi="Times New Roman" w:cs="Times New Roman"/>
          <w:kern w:val="0"/>
          <w:sz w:val="24"/>
          <w:szCs w:val="24"/>
        </w:rPr>
      </w:pPr>
      <w:ins w:id="1804" w:author="ThinkPad" w:date="2022-06-16T10:44:00Z">
        <w:r>
          <w:rPr>
            <w:rFonts w:ascii="Times New Roman" w:eastAsia="宋体" w:hAnsi="Times New Roman" w:cs="Times New Roman"/>
            <w:kern w:val="0"/>
            <w:sz w:val="24"/>
            <w:szCs w:val="24"/>
          </w:rPr>
          <w:t>In this paper, we shall use</w:t>
        </w:r>
      </w:ins>
      <w:ins w:id="1805" w:author="ThinkPad" w:date="2022-06-16T10:45:00Z">
        <w:r>
          <w:rPr>
            <w:rFonts w:ascii="Times New Roman" w:eastAsia="宋体" w:hAnsi="Times New Roman" w:cs="Times New Roman"/>
            <w:kern w:val="0"/>
            <w:sz w:val="24"/>
            <w:szCs w:val="24"/>
          </w:rPr>
          <w:t xml:space="preserve"> threshold BLS signature scheme to </w:t>
        </w:r>
        <w:proofErr w:type="spellStart"/>
        <w:r>
          <w:rPr>
            <w:rFonts w:ascii="Times New Roman" w:eastAsia="宋体" w:hAnsi="Times New Roman" w:cs="Times New Roman"/>
            <w:kern w:val="0"/>
            <w:sz w:val="24"/>
            <w:szCs w:val="24"/>
          </w:rPr>
          <w:t>xxxxxx</w:t>
        </w:r>
        <w:proofErr w:type="spellEnd"/>
        <w:r>
          <w:rPr>
            <w:rFonts w:ascii="Times New Roman" w:eastAsia="宋体" w:hAnsi="Times New Roman" w:cs="Times New Roman"/>
            <w:kern w:val="0"/>
            <w:sz w:val="24"/>
            <w:szCs w:val="24"/>
          </w:rPr>
          <w:t>. [</w:t>
        </w:r>
        <w:r>
          <w:rPr>
            <w:rFonts w:ascii="Times New Roman" w:eastAsia="宋体" w:hAnsi="Times New Roman" w:cs="Times New Roman" w:hint="eastAsia"/>
            <w:kern w:val="0"/>
            <w:sz w:val="24"/>
            <w:szCs w:val="24"/>
          </w:rPr>
          <w:t>这里得有个帽子，</w:t>
        </w:r>
        <w:r w:rsidR="00B13B5F">
          <w:rPr>
            <w:rFonts w:ascii="Times New Roman" w:eastAsia="宋体" w:hAnsi="Times New Roman" w:cs="Times New Roman" w:hint="eastAsia"/>
            <w:kern w:val="0"/>
            <w:sz w:val="24"/>
            <w:szCs w:val="24"/>
          </w:rPr>
          <w:t>总论一下，</w:t>
        </w:r>
        <w:r>
          <w:rPr>
            <w:rFonts w:ascii="Times New Roman" w:eastAsia="宋体" w:hAnsi="Times New Roman" w:cs="Times New Roman" w:hint="eastAsia"/>
            <w:kern w:val="0"/>
            <w:sz w:val="24"/>
            <w:szCs w:val="24"/>
          </w:rPr>
          <w:t>否则别人不知道你扯这么多，想要干嘛、为啥</w:t>
        </w:r>
        <w:r>
          <w:rPr>
            <w:rFonts w:ascii="Times New Roman" w:eastAsia="宋体" w:hAnsi="Times New Roman" w:cs="Times New Roman"/>
            <w:kern w:val="0"/>
            <w:sz w:val="24"/>
            <w:szCs w:val="24"/>
          </w:rPr>
          <w:t>…]</w:t>
        </w:r>
      </w:ins>
    </w:p>
    <w:p w14:paraId="16F91D4C" w14:textId="7C3E27A3" w:rsidR="006961A3" w:rsidRDefault="006961A3" w:rsidP="006961A3">
      <w:pPr>
        <w:spacing w:afterLines="100" w:after="312"/>
        <w:ind w:firstLine="420"/>
        <w:rPr>
          <w:ins w:id="1806" w:author="Zhang Li" w:date="2022-06-12T12:30:00Z"/>
          <w:rFonts w:ascii="Times New Roman" w:eastAsia="宋体" w:hAnsi="Times New Roman" w:cs="Times New Roman"/>
          <w:kern w:val="0"/>
          <w:sz w:val="24"/>
          <w:szCs w:val="24"/>
        </w:rPr>
      </w:pPr>
      <w:ins w:id="1807" w:author="Zhang Li" w:date="2022-06-12T12:30:00Z">
        <w:del w:id="1808" w:author="ThinkPad" w:date="2022-06-16T10:49:00Z">
          <w:r w:rsidDel="008B58E5">
            <w:rPr>
              <w:rFonts w:ascii="Times New Roman" w:eastAsia="宋体" w:hAnsi="Times New Roman" w:cs="Times New Roman" w:hint="eastAsia"/>
              <w:kern w:val="0"/>
              <w:sz w:val="24"/>
              <w:szCs w:val="24"/>
            </w:rPr>
            <w:delText xml:space="preserve">Blockchain consensus protocols </w:delText>
          </w:r>
        </w:del>
        <w:del w:id="1809" w:author="ThinkPad" w:date="2022-06-16T10:25:00Z">
          <w:r w:rsidDel="0065200B">
            <w:rPr>
              <w:rFonts w:ascii="Times New Roman" w:eastAsia="宋体" w:hAnsi="Times New Roman" w:cs="Times New Roman" w:hint="eastAsia"/>
              <w:kern w:val="0"/>
              <w:sz w:val="24"/>
              <w:szCs w:val="24"/>
            </w:rPr>
            <w:delText xml:space="preserve">that </w:delText>
          </w:r>
        </w:del>
        <w:del w:id="1810" w:author="ThinkPad" w:date="2022-06-16T10:49:00Z">
          <w:r w:rsidDel="008B58E5">
            <w:rPr>
              <w:rFonts w:ascii="Times New Roman" w:eastAsia="宋体" w:hAnsi="Times New Roman" w:cs="Times New Roman" w:hint="eastAsia"/>
              <w:kern w:val="0"/>
              <w:sz w:val="24"/>
              <w:szCs w:val="24"/>
            </w:rPr>
            <w:delText>adopt t</w:delText>
          </w:r>
        </w:del>
      </w:ins>
      <w:ins w:id="1811" w:author="ThinkPad" w:date="2022-06-16T10:49:00Z">
        <w:r w:rsidR="008B58E5">
          <w:rPr>
            <w:rFonts w:ascii="Times New Roman" w:eastAsia="宋体" w:hAnsi="Times New Roman" w:cs="Times New Roman" w:hint="eastAsia"/>
            <w:kern w:val="0"/>
            <w:sz w:val="24"/>
            <w:szCs w:val="24"/>
          </w:rPr>
          <w:t>T</w:t>
        </w:r>
      </w:ins>
      <w:ins w:id="1812" w:author="Zhang Li" w:date="2022-06-12T12:30:00Z">
        <w:r>
          <w:rPr>
            <w:rFonts w:ascii="Times New Roman" w:eastAsia="宋体" w:hAnsi="Times New Roman" w:cs="Times New Roman"/>
            <w:kern w:val="0"/>
            <w:sz w:val="24"/>
            <w:szCs w:val="24"/>
          </w:rPr>
          <w:t xml:space="preserve">hreshold signature scheme </w:t>
        </w:r>
        <w:r w:rsidRPr="00CE02D2">
          <w:rPr>
            <w:rFonts w:ascii="Times New Roman" w:eastAsia="宋体" w:hAnsi="Times New Roman" w:cs="Times New Roman"/>
            <w:kern w:val="0"/>
            <w:sz w:val="24"/>
            <w:szCs w:val="24"/>
            <w:highlight w:val="yellow"/>
            <w:rPrChange w:id="1813" w:author="ThinkPad" w:date="2022-06-16T10:32:00Z">
              <w:rPr>
                <w:rFonts w:ascii="Times New Roman" w:eastAsia="宋体" w:hAnsi="Times New Roman" w:cs="Times New Roman"/>
                <w:kern w:val="0"/>
                <w:sz w:val="24"/>
                <w:szCs w:val="24"/>
              </w:rPr>
            </w:rPrChange>
          </w:rPr>
          <w:t>[29]</w:t>
        </w:r>
        <w:r>
          <w:rPr>
            <w:rFonts w:ascii="Times New Roman" w:eastAsia="宋体" w:hAnsi="Times New Roman" w:cs="Times New Roman"/>
            <w:kern w:val="0"/>
            <w:sz w:val="24"/>
            <w:szCs w:val="24"/>
          </w:rPr>
          <w:t xml:space="preserve"> can </w:t>
        </w:r>
      </w:ins>
      <w:ins w:id="1814" w:author="ThinkPad" w:date="2022-06-16T10:49:00Z">
        <w:r w:rsidR="008B58E5">
          <w:rPr>
            <w:rFonts w:ascii="Times New Roman" w:eastAsia="宋体" w:hAnsi="Times New Roman" w:cs="Times New Roman"/>
            <w:kern w:val="0"/>
            <w:sz w:val="24"/>
            <w:szCs w:val="24"/>
          </w:rPr>
          <w:t xml:space="preserve">make a blockchain system to </w:t>
        </w:r>
      </w:ins>
      <w:ins w:id="1815" w:author="Zhang Li" w:date="2022-06-12T12:30:00Z">
        <w:r>
          <w:rPr>
            <w:rFonts w:ascii="Times New Roman" w:eastAsia="宋体" w:hAnsi="Times New Roman" w:cs="Times New Roman"/>
            <w:kern w:val="0"/>
            <w:sz w:val="24"/>
            <w:szCs w:val="24"/>
          </w:rPr>
          <w:t>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del w:id="1816" w:author="ThinkPad" w:date="2022-06-16T10:49:00Z">
          <w:r w:rsidRPr="004D06F6" w:rsidDel="008B58E5">
            <w:rPr>
              <w:rFonts w:ascii="Times New Roman" w:eastAsia="宋体" w:hAnsi="Times New Roman" w:cs="Times New Roman"/>
              <w:kern w:val="0"/>
              <w:sz w:val="24"/>
              <w:szCs w:val="24"/>
            </w:rPr>
            <w:delText xml:space="preserve">Threshold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 xml:space="preserve">ignature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cheme</w:delText>
          </w:r>
        </w:del>
      </w:ins>
      <w:ins w:id="1817" w:author="ThinkPad" w:date="2022-06-16T10:49:00Z">
        <w:r w:rsidR="008B58E5">
          <w:rPr>
            <w:rFonts w:ascii="Times New Roman" w:eastAsia="宋体" w:hAnsi="Times New Roman" w:cs="Times New Roman"/>
            <w:kern w:val="0"/>
            <w:sz w:val="24"/>
            <w:szCs w:val="24"/>
          </w:rPr>
          <w:t>It</w:t>
        </w:r>
      </w:ins>
      <w:ins w:id="1818" w:author="Zhang Li" w:date="2022-06-12T12:30:00Z">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1819" w:author="Zhang Li" w:date="2022-06-12T12:30:00Z">
                <w:rPr>
                  <w:rFonts w:ascii="Cambria Math" w:eastAsia="宋体" w:hAnsi="Cambria Math" w:cs="Times New Roman"/>
                  <w:kern w:val="0"/>
                  <w:sz w:val="24"/>
                  <w:szCs w:val="24"/>
                </w:rPr>
              </w:ins>
            </m:ctrlPr>
          </m:dPr>
          <m:e>
            <m:r>
              <w:ins w:id="1820" w:author="Zhang Li" w:date="2022-06-12T12:30:00Z">
                <w:rPr>
                  <w:rFonts w:ascii="Cambria Math" w:eastAsia="宋体" w:hAnsi="Cambria Math" w:cs="Times New Roman"/>
                  <w:kern w:val="0"/>
                  <w:sz w:val="24"/>
                  <w:szCs w:val="24"/>
                </w:rPr>
                <m:t>t</m:t>
              </w:ins>
            </m:r>
            <m:r>
              <w:ins w:id="1821" w:author="Zhang Li" w:date="2022-06-12T12:30:00Z">
                <m:rPr>
                  <m:sty m:val="p"/>
                </m:rPr>
                <w:rPr>
                  <w:rFonts w:ascii="Cambria Math" w:eastAsia="宋体" w:hAnsi="Cambria Math" w:cs="Times New Roman"/>
                  <w:kern w:val="0"/>
                  <w:sz w:val="24"/>
                  <w:szCs w:val="24"/>
                </w:rPr>
                <m:t>,</m:t>
              </w:ins>
            </m:r>
            <m:r>
              <w:ins w:id="1822" w:author="Zhang Li" w:date="2022-06-12T12:30:00Z">
                <w:rPr>
                  <w:rFonts w:ascii="Cambria Math" w:eastAsia="宋体" w:hAnsi="Cambria Math" w:cs="Times New Roman"/>
                  <w:kern w:val="0"/>
                  <w:sz w:val="24"/>
                  <w:szCs w:val="24"/>
                </w:rPr>
                <m:t>n</m:t>
              </w:ins>
            </m:r>
          </m:e>
        </m:d>
      </m:oMath>
      <w:ins w:id="1823"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 xml:space="preserve">threshold signature scheme, </w:t>
        </w:r>
      </w:ins>
      <m:oMath>
        <m:r>
          <w:ins w:id="1824" w:author="Zhang Li" w:date="2022-06-12T12:30:00Z">
            <w:rPr>
              <w:rFonts w:ascii="Cambria Math" w:eastAsia="宋体" w:hAnsi="Cambria Math" w:cs="Times New Roman"/>
              <w:kern w:val="0"/>
              <w:sz w:val="24"/>
              <w:szCs w:val="24"/>
            </w:rPr>
            <m:t>n</m:t>
          </w:ins>
        </m:r>
      </m:oMath>
      <w:ins w:id="1825"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w:t>
        </w:r>
        <w:del w:id="1826" w:author="ThinkPad" w:date="2022-06-16T10:26:00Z">
          <w:r w:rsidDel="0065200B">
            <w:rPr>
              <w:rFonts w:ascii="Times New Roman" w:eastAsia="宋体" w:hAnsi="Times New Roman" w:cs="Times New Roman"/>
              <w:kern w:val="0"/>
              <w:sz w:val="24"/>
              <w:szCs w:val="24"/>
            </w:rPr>
            <w:delText>And a</w:delText>
          </w:r>
        </w:del>
      </w:ins>
      <w:ins w:id="1827" w:author="ThinkPad" w:date="2022-06-16T10:26:00Z">
        <w:r w:rsidR="0065200B">
          <w:rPr>
            <w:rFonts w:ascii="Times New Roman" w:eastAsia="宋体" w:hAnsi="Times New Roman" w:cs="Times New Roman"/>
            <w:kern w:val="0"/>
            <w:sz w:val="24"/>
            <w:szCs w:val="24"/>
          </w:rPr>
          <w:t>A</w:t>
        </w:r>
      </w:ins>
      <w:ins w:id="1828" w:author="Zhang Li" w:date="2022-06-12T12:30:00Z">
        <w:r>
          <w:rPr>
            <w:rFonts w:ascii="Times New Roman" w:eastAsia="宋体" w:hAnsi="Times New Roman" w:cs="Times New Roman"/>
            <w:kern w:val="0"/>
            <w:sz w:val="24"/>
            <w:szCs w:val="24"/>
          </w:rPr>
          <w:t xml:space="preserve">ny subset of </w:t>
        </w:r>
      </w:ins>
      <m:oMath>
        <m:r>
          <w:ins w:id="1829" w:author="Zhang Li" w:date="2022-06-12T12:30:00Z">
            <w:rPr>
              <w:rFonts w:ascii="Cambria Math" w:eastAsia="宋体" w:hAnsi="Cambria Math" w:cs="Times New Roman"/>
              <w:kern w:val="0"/>
              <w:sz w:val="24"/>
              <w:szCs w:val="24"/>
            </w:rPr>
            <m:t>t</m:t>
          </w:ins>
        </m:r>
        <m:r>
          <w:ins w:id="1830" w:author="Zhang Li" w:date="2022-06-12T12:30:00Z">
            <m:rPr>
              <m:sty m:val="p"/>
            </m:rPr>
            <w:rPr>
              <w:rFonts w:ascii="Cambria Math" w:eastAsia="宋体" w:hAnsi="Cambria Math" w:cs="Times New Roman"/>
              <w:kern w:val="0"/>
              <w:sz w:val="24"/>
              <w:szCs w:val="24"/>
            </w:rPr>
            <m:t>≤</m:t>
          </w:ins>
        </m:r>
        <m:r>
          <w:ins w:id="1831" w:author="Zhang Li" w:date="2022-06-12T12:30:00Z">
            <w:rPr>
              <w:rFonts w:ascii="Cambria Math" w:eastAsia="宋体" w:hAnsi="Cambria Math" w:cs="Times New Roman"/>
              <w:kern w:val="0"/>
              <w:sz w:val="24"/>
              <w:szCs w:val="24"/>
            </w:rPr>
            <m:t>n</m:t>
          </w:ins>
        </m:r>
      </m:oMath>
      <w:ins w:id="183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distinct parties can issue a valid signature, where</w:t>
        </w:r>
        <w:del w:id="1833" w:author="ThinkPad" w:date="2022-06-16T10:27:00Z">
          <w:r w:rsidDel="0065200B">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as any subset </w:t>
        </w:r>
      </w:ins>
      <m:oMath>
        <m:r>
          <w:ins w:id="1834" w:author="Zhang Li" w:date="2022-06-12T12:30:00Z">
            <w:rPr>
              <w:rFonts w:ascii="Cambria Math" w:eastAsia="宋体" w:hAnsi="Cambria Math" w:cs="Times New Roman"/>
              <w:kern w:val="0"/>
              <w:sz w:val="24"/>
              <w:szCs w:val="24"/>
            </w:rPr>
            <m:t>t</m:t>
          </w:ins>
        </m:r>
        <m:r>
          <w:ins w:id="1835" w:author="Zhang Li" w:date="2022-06-12T12:30:00Z">
            <m:rPr>
              <m:sty m:val="p"/>
            </m:rPr>
            <w:rPr>
              <w:rFonts w:ascii="Cambria Math" w:eastAsia="宋体" w:hAnsi="Cambria Math" w:cs="Times New Roman"/>
              <w:kern w:val="0"/>
              <w:sz w:val="24"/>
              <w:szCs w:val="24"/>
            </w:rPr>
            <m:t>-1</m:t>
          </w:ins>
        </m:r>
      </m:oMath>
      <w:ins w:id="183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w:t>
        </w:r>
      </w:ins>
      <w:ins w:id="1837" w:author="ThinkPad" w:date="2022-06-16T10:27:00Z">
        <w:r w:rsidR="0065200B">
          <w:rPr>
            <w:rFonts w:ascii="Times New Roman" w:eastAsia="宋体" w:hAnsi="Times New Roman" w:cs="Times New Roman"/>
            <w:kern w:val="0"/>
            <w:sz w:val="24"/>
            <w:szCs w:val="24"/>
          </w:rPr>
          <w:t>ir</w:t>
        </w:r>
      </w:ins>
      <w:ins w:id="1838" w:author="Zhang Li" w:date="2022-06-12T12:30:00Z">
        <w:r>
          <w:rPr>
            <w:rFonts w:ascii="Times New Roman" w:eastAsia="宋体" w:hAnsi="Times New Roman" w:cs="Times New Roman"/>
            <w:kern w:val="0"/>
            <w:sz w:val="24"/>
            <w:szCs w:val="24"/>
          </w:rPr>
          <w:t xml:space="preserve"> vote</w:t>
        </w:r>
      </w:ins>
      <w:ins w:id="1839" w:author="ThinkPad" w:date="2022-06-16T10:27:00Z">
        <w:r w:rsidR="0065200B">
          <w:rPr>
            <w:rFonts w:ascii="Times New Roman" w:eastAsia="宋体" w:hAnsi="Times New Roman" w:cs="Times New Roman"/>
            <w:kern w:val="0"/>
            <w:sz w:val="24"/>
            <w:szCs w:val="24"/>
          </w:rPr>
          <w:t>s</w:t>
        </w:r>
      </w:ins>
      <w:ins w:id="1840" w:author="Zhang Li" w:date="2022-06-12T12:30:00Z">
        <w:r>
          <w:rPr>
            <w:rFonts w:ascii="Times New Roman" w:eastAsia="宋体" w:hAnsi="Times New Roman" w:cs="Times New Roman"/>
            <w:kern w:val="0"/>
            <w:sz w:val="24"/>
            <w:szCs w:val="24"/>
          </w:rPr>
          <w:t xml:space="preserve"> of block proposal, and broadcast </w:t>
        </w:r>
        <w:del w:id="1841" w:author="ThinkPad" w:date="2022-06-16T10:27:00Z">
          <w:r w:rsidDel="0065200B">
            <w:rPr>
              <w:rFonts w:ascii="Times New Roman" w:eastAsia="宋体" w:hAnsi="Times New Roman" w:cs="Times New Roman"/>
              <w:kern w:val="0"/>
              <w:sz w:val="24"/>
              <w:szCs w:val="24"/>
            </w:rPr>
            <w:delText>it</w:delText>
          </w:r>
        </w:del>
      </w:ins>
      <w:ins w:id="1842" w:author="ThinkPad" w:date="2022-06-16T10:27:00Z">
        <w:r w:rsidR="0065200B">
          <w:rPr>
            <w:rFonts w:ascii="Times New Roman" w:eastAsia="宋体" w:hAnsi="Times New Roman" w:cs="Times New Roman"/>
            <w:kern w:val="0"/>
            <w:sz w:val="24"/>
            <w:szCs w:val="24"/>
          </w:rPr>
          <w:t>them</w:t>
        </w:r>
      </w:ins>
      <w:ins w:id="1843" w:author="Zhang Li" w:date="2022-06-12T12:30:00Z">
        <w:r>
          <w:rPr>
            <w:rFonts w:ascii="Times New Roman" w:eastAsia="宋体" w:hAnsi="Times New Roman" w:cs="Times New Roman"/>
            <w:kern w:val="0"/>
            <w:sz w:val="24"/>
            <w:szCs w:val="24"/>
          </w:rPr>
          <w:t xml:space="preserve"> to other nodes. Unique full signature will be recovered by any node who collects a threshold of distinct partial signature shares of block proposal. In this way, even </w:t>
        </w:r>
      </w:ins>
      <w:ins w:id="1844" w:author="ThinkPad" w:date="2022-06-16T10:31:00Z">
        <w:r w:rsidR="00CE02D2">
          <w:rPr>
            <w:rFonts w:ascii="Times New Roman" w:eastAsia="宋体" w:hAnsi="Times New Roman" w:cs="Times New Roman"/>
            <w:kern w:val="0"/>
            <w:sz w:val="24"/>
            <w:szCs w:val="24"/>
          </w:rPr>
          <w:t xml:space="preserve">facing </w:t>
        </w:r>
      </w:ins>
      <w:ins w:id="1845" w:author="Zhang Li" w:date="2022-06-12T12:30:00Z">
        <w:r>
          <w:rPr>
            <w:rFonts w:ascii="Times New Roman" w:eastAsia="宋体" w:hAnsi="Times New Roman" w:cs="Times New Roman"/>
            <w:kern w:val="0"/>
            <w:sz w:val="24"/>
            <w:szCs w:val="24"/>
          </w:rPr>
          <w:t>some message</w:t>
        </w:r>
        <w:del w:id="1846"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loss</w:t>
        </w:r>
      </w:ins>
      <w:ins w:id="1847" w:author="ThinkPad" w:date="2022-06-16T10:31:00Z">
        <w:r w:rsidR="00CE02D2">
          <w:rPr>
            <w:rFonts w:ascii="Times New Roman" w:eastAsia="宋体" w:hAnsi="Times New Roman" w:cs="Times New Roman"/>
            <w:kern w:val="0"/>
            <w:sz w:val="24"/>
            <w:szCs w:val="24"/>
          </w:rPr>
          <w:t>es</w:t>
        </w:r>
      </w:ins>
      <w:ins w:id="1848" w:author="Zhang Li" w:date="2022-06-12T12:30:00Z">
        <w:r>
          <w:rPr>
            <w:rFonts w:ascii="Times New Roman" w:eastAsia="宋体" w:hAnsi="Times New Roman" w:cs="Times New Roman"/>
            <w:kern w:val="0"/>
            <w:sz w:val="24"/>
            <w:szCs w:val="24"/>
          </w:rPr>
          <w:t xml:space="preserve"> or </w:t>
        </w:r>
        <w:del w:id="1849" w:author="ThinkPad" w:date="2022-06-16T10:31:00Z">
          <w:r w:rsidDel="00CE02D2">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node</w:t>
        </w:r>
        <w:del w:id="1850"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w:t>
        </w:r>
      </w:ins>
      <w:ins w:id="1851" w:author="ThinkPad" w:date="2022-06-16T10:31:00Z">
        <w:r w:rsidR="00CE02D2">
          <w:rPr>
            <w:rFonts w:ascii="Times New Roman" w:eastAsia="宋体" w:hAnsi="Times New Roman" w:cs="Times New Roman"/>
            <w:kern w:val="0"/>
            <w:sz w:val="24"/>
            <w:szCs w:val="24"/>
          </w:rPr>
          <w:t>ures</w:t>
        </w:r>
      </w:ins>
      <w:ins w:id="1852" w:author="Zhang Li" w:date="2022-06-12T12:30:00Z">
        <w:r>
          <w:rPr>
            <w:rFonts w:ascii="Times New Roman" w:eastAsia="宋体" w:hAnsi="Times New Roman" w:cs="Times New Roman"/>
            <w:kern w:val="0"/>
            <w:sz w:val="24"/>
            <w:szCs w:val="24"/>
          </w:rPr>
          <w:t xml:space="preserve">, block consensus can </w:t>
        </w:r>
      </w:ins>
      <w:ins w:id="1853" w:author="ThinkPad" w:date="2022-06-16T10:32:00Z">
        <w:r w:rsidR="00CE02D2">
          <w:rPr>
            <w:rFonts w:ascii="Times New Roman" w:eastAsia="宋体" w:hAnsi="Times New Roman" w:cs="Times New Roman"/>
            <w:kern w:val="0"/>
            <w:sz w:val="24"/>
            <w:szCs w:val="24"/>
          </w:rPr>
          <w:t xml:space="preserve">still </w:t>
        </w:r>
      </w:ins>
      <w:ins w:id="1854" w:author="Zhang Li" w:date="2022-06-12T12:30:00Z">
        <w:r>
          <w:rPr>
            <w:rFonts w:ascii="Times New Roman" w:eastAsia="宋体" w:hAnsi="Times New Roman" w:cs="Times New Roman"/>
            <w:kern w:val="0"/>
            <w:sz w:val="24"/>
            <w:szCs w:val="24"/>
          </w:rPr>
          <w:t xml:space="preserve">be achieved </w:t>
        </w:r>
        <w:del w:id="1855" w:author="ThinkPad" w:date="2022-06-16T10:32:00Z">
          <w:r w:rsidDel="00CE02D2">
            <w:rPr>
              <w:rFonts w:ascii="Times New Roman" w:eastAsia="宋体" w:hAnsi="Times New Roman" w:cs="Times New Roman"/>
              <w:kern w:val="0"/>
              <w:sz w:val="24"/>
              <w:szCs w:val="24"/>
            </w:rPr>
            <w:delText>in blockchain system final</w:delText>
          </w:r>
        </w:del>
      </w:ins>
      <w:ins w:id="1856" w:author="ThinkPad" w:date="2022-06-16T10:32:00Z">
        <w:r w:rsidR="00CE02D2">
          <w:rPr>
            <w:rFonts w:ascii="Times New Roman" w:eastAsia="宋体" w:hAnsi="Times New Roman" w:cs="Times New Roman"/>
            <w:kern w:val="0"/>
            <w:sz w:val="24"/>
            <w:szCs w:val="24"/>
          </w:rPr>
          <w:t>eventual</w:t>
        </w:r>
      </w:ins>
      <w:ins w:id="1857" w:author="Zhang Li" w:date="2022-06-12T12:30:00Z">
        <w:r>
          <w:rPr>
            <w:rFonts w:ascii="Times New Roman" w:eastAsia="宋体" w:hAnsi="Times New Roman" w:cs="Times New Roman"/>
            <w:kern w:val="0"/>
            <w:sz w:val="24"/>
            <w:szCs w:val="24"/>
          </w:rPr>
          <w:t>ly.</w:t>
        </w:r>
      </w:ins>
    </w:p>
    <w:p w14:paraId="6DE5A1A8" w14:textId="49F02FC6" w:rsidR="006961A3" w:rsidRPr="002B26EC" w:rsidRDefault="002A7270" w:rsidP="006961A3">
      <w:pPr>
        <w:spacing w:afterLines="100" w:after="312"/>
        <w:ind w:firstLine="420"/>
        <w:rPr>
          <w:ins w:id="1858" w:author="Zhang Li" w:date="2022-06-12T12:30:00Z"/>
          <w:rFonts w:ascii="Times New Roman" w:eastAsia="宋体" w:hAnsi="Times New Roman" w:cs="Times New Roman"/>
          <w:kern w:val="0"/>
          <w:sz w:val="24"/>
          <w:szCs w:val="24"/>
        </w:rPr>
      </w:pPr>
      <w:bookmarkStart w:id="1859" w:name="_Hlk101971789"/>
      <w:ins w:id="1860" w:author="ThinkPad" w:date="2022-06-16T10:50:00Z">
        <w:r>
          <w:rPr>
            <w:rFonts w:ascii="Times New Roman" w:eastAsia="宋体" w:hAnsi="Times New Roman" w:cs="Times New Roman"/>
            <w:kern w:val="0"/>
            <w:sz w:val="24"/>
            <w:szCs w:val="24"/>
            <w:highlight w:val="yellow"/>
          </w:rPr>
          <w:t>[BLS</w:t>
        </w:r>
        <w:r>
          <w:rPr>
            <w:rFonts w:ascii="Times New Roman" w:eastAsia="宋体" w:hAnsi="Times New Roman" w:cs="Times New Roman" w:hint="eastAsia"/>
            <w:kern w:val="0"/>
            <w:sz w:val="24"/>
            <w:szCs w:val="24"/>
            <w:highlight w:val="yellow"/>
          </w:rPr>
          <w:t>代表什么，文中的缩写都应该在第一次出现时提供全称</w:t>
        </w:r>
        <w:r>
          <w:rPr>
            <w:rFonts w:ascii="Times New Roman" w:eastAsia="宋体" w:hAnsi="Times New Roman" w:cs="Times New Roman"/>
            <w:kern w:val="0"/>
            <w:sz w:val="24"/>
            <w:szCs w:val="24"/>
            <w:highlight w:val="yellow"/>
          </w:rPr>
          <w:t xml:space="preserve">] </w:t>
        </w:r>
      </w:ins>
      <w:ins w:id="1861" w:author="Zhang Li" w:date="2022-06-12T12:30:00Z">
        <w:r w:rsidR="006961A3" w:rsidRPr="002A7270">
          <w:rPr>
            <w:rFonts w:ascii="Times New Roman" w:eastAsia="宋体" w:hAnsi="Times New Roman" w:cs="Times New Roman"/>
            <w:kern w:val="0"/>
            <w:sz w:val="24"/>
            <w:szCs w:val="24"/>
            <w:highlight w:val="yellow"/>
            <w:rPrChange w:id="1862" w:author="ThinkPad" w:date="2022-06-16T10:50:00Z">
              <w:rPr>
                <w:rFonts w:ascii="Times New Roman" w:eastAsia="宋体" w:hAnsi="Times New Roman" w:cs="Times New Roman"/>
                <w:kern w:val="0"/>
                <w:sz w:val="24"/>
                <w:szCs w:val="24"/>
              </w:rPr>
            </w:rPrChange>
          </w:rPr>
          <w:t>BLS</w:t>
        </w:r>
        <w:r w:rsidR="006961A3">
          <w:rPr>
            <w:rFonts w:ascii="Times New Roman" w:eastAsia="宋体" w:hAnsi="Times New Roman" w:cs="Times New Roman"/>
            <w:kern w:val="0"/>
            <w:sz w:val="24"/>
            <w:szCs w:val="24"/>
          </w:rPr>
          <w:t xml:space="preserve"> signature scheme </w:t>
        </w:r>
        <w:r w:rsidR="006961A3" w:rsidRPr="00CE02D2">
          <w:rPr>
            <w:rFonts w:ascii="Times New Roman" w:eastAsia="宋体" w:hAnsi="Times New Roman" w:cs="Times New Roman"/>
            <w:kern w:val="0"/>
            <w:sz w:val="24"/>
            <w:szCs w:val="24"/>
            <w:highlight w:val="yellow"/>
            <w:rPrChange w:id="1863" w:author="ThinkPad" w:date="2022-06-16T10:32:00Z">
              <w:rPr>
                <w:rFonts w:ascii="Times New Roman" w:eastAsia="宋体" w:hAnsi="Times New Roman" w:cs="Times New Roman"/>
                <w:kern w:val="0"/>
                <w:sz w:val="24"/>
                <w:szCs w:val="24"/>
              </w:rPr>
            </w:rPrChange>
          </w:rPr>
          <w:t>[30]</w:t>
        </w:r>
        <w:r w:rsidR="006961A3">
          <w:rPr>
            <w:rFonts w:ascii="Times New Roman" w:eastAsia="宋体" w:hAnsi="Times New Roman" w:cs="Times New Roman"/>
            <w:kern w:val="0"/>
            <w:sz w:val="24"/>
            <w:szCs w:val="24"/>
          </w:rPr>
          <w:t xml:space="preserve"> utilizes cyclic group and bilinear mapping to construct aggregate</w:t>
        </w:r>
      </w:ins>
      <w:ins w:id="1864" w:author="ThinkPad" w:date="2022-06-16T10:32:00Z">
        <w:r w:rsidR="00CE02D2">
          <w:rPr>
            <w:rFonts w:ascii="Times New Roman" w:eastAsia="宋体" w:hAnsi="Times New Roman" w:cs="Times New Roman"/>
            <w:kern w:val="0"/>
            <w:sz w:val="24"/>
            <w:szCs w:val="24"/>
          </w:rPr>
          <w:t>d</w:t>
        </w:r>
      </w:ins>
      <w:ins w:id="1865" w:author="Zhang Li" w:date="2022-06-12T12:30:00Z">
        <w:r w:rsidR="006961A3">
          <w:rPr>
            <w:rFonts w:ascii="Times New Roman" w:eastAsia="宋体" w:hAnsi="Times New Roman" w:cs="Times New Roman"/>
            <w:kern w:val="0"/>
            <w:sz w:val="24"/>
            <w:szCs w:val="24"/>
          </w:rPr>
          <w:t xml:space="preserve"> signature, which </w:t>
        </w:r>
      </w:ins>
      <w:ins w:id="1866" w:author="ThinkPad" w:date="2022-06-16T10:34:00Z">
        <w:r w:rsidR="00FC6EF6">
          <w:rPr>
            <w:rFonts w:ascii="Times New Roman" w:eastAsia="宋体" w:hAnsi="Times New Roman" w:cs="Times New Roman"/>
            <w:kern w:val="0"/>
            <w:sz w:val="24"/>
            <w:szCs w:val="24"/>
          </w:rPr>
          <w:t xml:space="preserve">is </w:t>
        </w:r>
      </w:ins>
      <w:ins w:id="1867" w:author="Zhang Li" w:date="2022-06-12T12:30:00Z">
        <w:r w:rsidR="006961A3">
          <w:rPr>
            <w:rFonts w:ascii="Times New Roman" w:eastAsia="宋体" w:hAnsi="Times New Roman" w:cs="Times New Roman"/>
            <w:kern w:val="0"/>
            <w:sz w:val="24"/>
            <w:szCs w:val="24"/>
          </w:rPr>
          <w:t xml:space="preserve">used in multi-party signature and verification. BLS signature scheme consists of signature generation </w:t>
        </w:r>
        <w:del w:id="1868" w:author="ThinkPad" w:date="2022-06-16T10:34:00Z">
          <w:r w:rsidR="006961A3" w:rsidDel="00FC6EF6">
            <w:rPr>
              <w:rFonts w:ascii="Times New Roman" w:eastAsia="宋体" w:hAnsi="Times New Roman" w:cs="Times New Roman"/>
              <w:kern w:val="0"/>
              <w:sz w:val="24"/>
              <w:szCs w:val="24"/>
            </w:rPr>
            <w:delText xml:space="preserve">algorithm </w:delText>
          </w:r>
        </w:del>
        <w:r w:rsidR="006961A3">
          <w:rPr>
            <w:rFonts w:ascii="Times New Roman" w:eastAsia="宋体" w:hAnsi="Times New Roman" w:cs="Times New Roman"/>
            <w:kern w:val="0"/>
            <w:sz w:val="24"/>
            <w:szCs w:val="24"/>
          </w:rPr>
          <w:t>and signature verification</w:t>
        </w:r>
        <w:del w:id="1869" w:author="ThinkPad" w:date="2022-06-16T10:34:00Z">
          <w:r w:rsidR="006961A3" w:rsidDel="00FC6EF6">
            <w:rPr>
              <w:rFonts w:ascii="Times New Roman" w:eastAsia="宋体" w:hAnsi="Times New Roman" w:cs="Times New Roman"/>
              <w:kern w:val="0"/>
              <w:sz w:val="24"/>
              <w:szCs w:val="24"/>
            </w:rPr>
            <w:delText xml:space="preserve"> algorithm</w:delText>
          </w:r>
        </w:del>
        <w:r w:rsidR="006961A3">
          <w:rPr>
            <w:rFonts w:ascii="Times New Roman" w:eastAsia="宋体" w:hAnsi="Times New Roman" w:cs="Times New Roman"/>
            <w:kern w:val="0"/>
            <w:sz w:val="24"/>
            <w:szCs w:val="24"/>
          </w:rPr>
          <w:t xml:space="preserve">. Let </w:t>
        </w:r>
      </w:ins>
      <m:oMath>
        <m:sSub>
          <m:sSubPr>
            <m:ctrlPr>
              <w:ins w:id="1870" w:author="Zhang Li" w:date="2022-06-12T12:30:00Z">
                <w:rPr>
                  <w:rFonts w:ascii="Cambria Math" w:eastAsia="宋体" w:hAnsi="Cambria Math" w:cs="Times New Roman"/>
                  <w:kern w:val="0"/>
                  <w:sz w:val="24"/>
                  <w:szCs w:val="24"/>
                </w:rPr>
              </w:ins>
            </m:ctrlPr>
          </m:sSubPr>
          <m:e>
            <m:r>
              <w:ins w:id="1871" w:author="Zhang Li" w:date="2022-06-12T12:30:00Z">
                <w:rPr>
                  <w:rFonts w:ascii="Cambria Math" w:eastAsia="宋体" w:hAnsi="Cambria Math" w:cs="Times New Roman"/>
                  <w:kern w:val="0"/>
                  <w:sz w:val="24"/>
                  <w:szCs w:val="24"/>
                </w:rPr>
                <m:t>G</m:t>
              </w:ins>
            </m:r>
          </m:e>
          <m:sub>
            <m:r>
              <w:ins w:id="1872" w:author="Zhang Li" w:date="2022-06-12T12:30:00Z">
                <m:rPr>
                  <m:sty m:val="p"/>
                </m:rPr>
                <w:rPr>
                  <w:rFonts w:ascii="Cambria Math" w:eastAsia="宋体" w:hAnsi="Cambria Math" w:cs="Times New Roman"/>
                  <w:kern w:val="0"/>
                  <w:sz w:val="24"/>
                  <w:szCs w:val="24"/>
                </w:rPr>
                <m:t>1</m:t>
              </w:ins>
            </m:r>
          </m:sub>
        </m:sSub>
      </m:oMath>
      <w:ins w:id="1873" w:author="Zhang Li" w:date="2022-06-12T12:30:00Z">
        <w:r w:rsidR="006961A3">
          <w:rPr>
            <w:rFonts w:ascii="Times New Roman" w:eastAsia="宋体" w:hAnsi="Times New Roman" w:cs="Times New Roman"/>
            <w:kern w:val="0"/>
            <w:sz w:val="24"/>
            <w:szCs w:val="24"/>
          </w:rPr>
          <w:t xml:space="preserve"> be a cyclic group with prime order</w:t>
        </w:r>
        <w:r w:rsidR="006961A3" w:rsidRPr="004947E8">
          <w:rPr>
            <w:rFonts w:ascii="Times New Roman" w:eastAsia="宋体" w:hAnsi="Times New Roman" w:cs="Times New Roman"/>
            <w:kern w:val="0"/>
            <w:sz w:val="24"/>
            <w:szCs w:val="24"/>
          </w:rPr>
          <w:t xml:space="preserve"> </w:t>
        </w:r>
      </w:ins>
      <m:oMath>
        <m:r>
          <w:ins w:id="1874" w:author="Zhang Li" w:date="2022-06-12T12:30:00Z">
            <w:rPr>
              <w:rFonts w:ascii="Cambria Math" w:eastAsia="宋体" w:hAnsi="Cambria Math" w:cs="Times New Roman"/>
              <w:kern w:val="0"/>
              <w:sz w:val="24"/>
              <w:szCs w:val="24"/>
            </w:rPr>
            <m:t>p</m:t>
          </w:ins>
        </m:r>
      </m:oMath>
      <w:ins w:id="1875"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hint="eastAsia"/>
            <w:kern w:val="0"/>
            <w:sz w:val="24"/>
            <w:szCs w:val="24"/>
          </w:rPr>
          <w:t>a</w:t>
        </w:r>
        <w:r w:rsidR="006961A3">
          <w:rPr>
            <w:rFonts w:ascii="Times New Roman" w:eastAsia="宋体" w:hAnsi="Times New Roman" w:cs="Times New Roman"/>
            <w:kern w:val="0"/>
            <w:sz w:val="24"/>
            <w:szCs w:val="24"/>
          </w:rPr>
          <w:t>nd generator</w:t>
        </w:r>
        <w:r w:rsidR="006961A3" w:rsidRPr="004947E8">
          <w:rPr>
            <w:rFonts w:ascii="Times New Roman" w:eastAsia="宋体" w:hAnsi="Times New Roman" w:cs="Times New Roman"/>
            <w:kern w:val="0"/>
            <w:sz w:val="24"/>
            <w:szCs w:val="24"/>
          </w:rPr>
          <w:t xml:space="preserve"> </w:t>
        </w:r>
      </w:ins>
      <m:oMath>
        <m:sSub>
          <m:sSubPr>
            <m:ctrlPr>
              <w:ins w:id="1876" w:author="Zhang Li" w:date="2022-06-12T12:30:00Z">
                <w:rPr>
                  <w:rFonts w:ascii="Cambria Math" w:eastAsia="宋体" w:hAnsi="Cambria Math" w:cs="Times New Roman"/>
                  <w:kern w:val="0"/>
                  <w:sz w:val="24"/>
                  <w:szCs w:val="24"/>
                </w:rPr>
              </w:ins>
            </m:ctrlPr>
          </m:sSubPr>
          <m:e>
            <m:r>
              <w:ins w:id="1877" w:author="Zhang Li" w:date="2022-06-12T12:30:00Z">
                <w:rPr>
                  <w:rFonts w:ascii="Cambria Math" w:eastAsia="宋体" w:hAnsi="Cambria Math" w:cs="Times New Roman"/>
                  <w:kern w:val="0"/>
                  <w:sz w:val="24"/>
                  <w:szCs w:val="24"/>
                </w:rPr>
                <m:t>g</m:t>
              </w:ins>
            </m:r>
          </m:e>
          <m:sub>
            <m:r>
              <w:ins w:id="1878" w:author="Zhang Li" w:date="2022-06-12T12:30:00Z">
                <m:rPr>
                  <m:sty m:val="p"/>
                </m:rPr>
                <w:rPr>
                  <w:rFonts w:ascii="Cambria Math" w:eastAsia="宋体" w:hAnsi="Cambria Math" w:cs="Times New Roman"/>
                  <w:kern w:val="0"/>
                  <w:sz w:val="24"/>
                  <w:szCs w:val="24"/>
                </w:rPr>
                <m:t>1</m:t>
              </w:ins>
            </m:r>
          </m:sub>
        </m:sSub>
      </m:oMath>
      <w:ins w:id="1879"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w:t>
        </w:r>
        <w:del w:id="1880" w:author="ThinkPad" w:date="2022-06-16T10:35:00Z">
          <w:r w:rsidR="006961A3" w:rsidDel="00FC6EF6">
            <w:rPr>
              <w:rFonts w:ascii="Times New Roman" w:eastAsia="宋体" w:hAnsi="Times New Roman" w:cs="Times New Roman" w:hint="eastAsia"/>
              <w:kern w:val="0"/>
              <w:sz w:val="24"/>
              <w:szCs w:val="24"/>
            </w:rPr>
            <w:delText>A</w:delText>
          </w:r>
          <w:r w:rsidR="006961A3" w:rsidDel="00FC6EF6">
            <w:rPr>
              <w:rFonts w:ascii="Times New Roman" w:eastAsia="宋体" w:hAnsi="Times New Roman" w:cs="Times New Roman"/>
              <w:kern w:val="0"/>
              <w:sz w:val="24"/>
              <w:szCs w:val="24"/>
            </w:rPr>
            <w:delText>nd</w:delText>
          </w:r>
        </w:del>
      </w:ins>
      <w:ins w:id="1881" w:author="ThinkPad" w:date="2022-06-16T10:35:00Z">
        <w:r w:rsidR="00FC6EF6">
          <w:rPr>
            <w:rFonts w:ascii="Times New Roman" w:eastAsia="宋体" w:hAnsi="Times New Roman" w:cs="Times New Roman"/>
            <w:kern w:val="0"/>
            <w:sz w:val="24"/>
            <w:szCs w:val="24"/>
          </w:rPr>
          <w:t>Moreover,</w:t>
        </w:r>
      </w:ins>
      <w:ins w:id="1882" w:author="Zhang Li" w:date="2022-06-12T12:30:00Z">
        <w:r w:rsidR="006961A3">
          <w:rPr>
            <w:rFonts w:ascii="Times New Roman" w:eastAsia="宋体" w:hAnsi="Times New Roman" w:cs="Times New Roman"/>
            <w:kern w:val="0"/>
            <w:sz w:val="24"/>
            <w:szCs w:val="24"/>
          </w:rPr>
          <w:t xml:space="preserve"> let</w:t>
        </w:r>
        <w:r w:rsidR="006961A3" w:rsidRPr="004947E8">
          <w:rPr>
            <w:rFonts w:ascii="Times New Roman" w:eastAsia="宋体" w:hAnsi="Times New Roman" w:cs="Times New Roman"/>
            <w:kern w:val="0"/>
            <w:sz w:val="24"/>
            <w:szCs w:val="24"/>
          </w:rPr>
          <w:t xml:space="preserve"> </w:t>
        </w:r>
      </w:ins>
      <m:oMath>
        <m:r>
          <w:ins w:id="1883" w:author="Zhang Li" w:date="2022-06-12T12:30:00Z">
            <w:rPr>
              <w:rFonts w:ascii="Cambria Math" w:eastAsia="宋体" w:hAnsi="Cambria Math" w:cs="Times New Roman"/>
              <w:kern w:val="0"/>
              <w:sz w:val="24"/>
              <w:szCs w:val="24"/>
            </w:rPr>
            <m:t>H</m:t>
          </w:ins>
        </m:r>
        <m:r>
          <w:ins w:id="1884" w:author="Zhang Li" w:date="2022-06-12T12:30:00Z">
            <m:rPr>
              <m:sty m:val="p"/>
            </m:rPr>
            <w:rPr>
              <w:rFonts w:ascii="Cambria Math" w:eastAsia="宋体" w:hAnsi="Cambria Math" w:cs="Times New Roman"/>
              <w:kern w:val="0"/>
              <w:sz w:val="24"/>
              <w:szCs w:val="24"/>
            </w:rPr>
            <m:t>:{0,1</m:t>
          </w:ins>
        </m:r>
        <m:sSup>
          <m:sSupPr>
            <m:ctrlPr>
              <w:ins w:id="1885" w:author="Zhang Li" w:date="2022-06-12T12:30:00Z">
                <w:rPr>
                  <w:rFonts w:ascii="Cambria Math" w:eastAsia="宋体" w:hAnsi="Cambria Math" w:cs="Times New Roman"/>
                  <w:kern w:val="0"/>
                  <w:sz w:val="24"/>
                  <w:szCs w:val="24"/>
                </w:rPr>
              </w:ins>
            </m:ctrlPr>
          </m:sSupPr>
          <m:e>
            <m:r>
              <w:ins w:id="1886" w:author="Zhang Li" w:date="2022-06-12T12:30:00Z">
                <m:rPr>
                  <m:sty m:val="p"/>
                </m:rPr>
                <w:rPr>
                  <w:rFonts w:ascii="Cambria Math" w:eastAsia="宋体" w:hAnsi="Cambria Math" w:cs="Times New Roman"/>
                  <w:kern w:val="0"/>
                  <w:sz w:val="24"/>
                  <w:szCs w:val="24"/>
                </w:rPr>
                <m:t>}</m:t>
              </w:ins>
            </m:r>
          </m:e>
          <m:sup>
            <m:r>
              <w:ins w:id="1887" w:author="Zhang Li" w:date="2022-06-12T12:30:00Z">
                <m:rPr>
                  <m:sty m:val="p"/>
                </m:rPr>
                <w:rPr>
                  <w:rFonts w:ascii="Cambria Math" w:eastAsia="宋体" w:hAnsi="Cambria Math" w:cs="Times New Roman"/>
                  <w:kern w:val="0"/>
                  <w:sz w:val="24"/>
                  <w:szCs w:val="24"/>
                </w:rPr>
                <m:t>*</m:t>
              </w:ins>
            </m:r>
          </m:sup>
        </m:sSup>
        <m:r>
          <w:ins w:id="1888" w:author="Zhang Li" w:date="2022-06-12T12:30:00Z">
            <m:rPr>
              <m:sty m:val="p"/>
            </m:rPr>
            <w:rPr>
              <w:rFonts w:ascii="Cambria Math" w:eastAsia="宋体" w:hAnsi="Cambria Math" w:cs="Times New Roman" w:hint="eastAsia"/>
              <w:kern w:val="0"/>
              <w:sz w:val="24"/>
              <w:szCs w:val="24"/>
            </w:rPr>
            <m:t>→</m:t>
          </w:ins>
        </m:r>
        <m:sSub>
          <m:sSubPr>
            <m:ctrlPr>
              <w:ins w:id="1889" w:author="Zhang Li" w:date="2022-06-12T12:30:00Z">
                <w:rPr>
                  <w:rFonts w:ascii="Cambria Math" w:eastAsia="宋体" w:hAnsi="Cambria Math" w:cs="Times New Roman"/>
                  <w:kern w:val="0"/>
                  <w:sz w:val="24"/>
                  <w:szCs w:val="24"/>
                </w:rPr>
              </w:ins>
            </m:ctrlPr>
          </m:sSubPr>
          <m:e>
            <m:r>
              <w:ins w:id="1890" w:author="Zhang Li" w:date="2022-06-12T12:30:00Z">
                <w:rPr>
                  <w:rFonts w:ascii="Cambria Math" w:eastAsia="宋体" w:hAnsi="Cambria Math" w:cs="Times New Roman"/>
                  <w:kern w:val="0"/>
                  <w:sz w:val="24"/>
                  <w:szCs w:val="24"/>
                </w:rPr>
                <m:t>G</m:t>
              </w:ins>
            </m:r>
          </m:e>
          <m:sub>
            <m:r>
              <w:ins w:id="1891" w:author="Zhang Li" w:date="2022-06-12T12:30:00Z">
                <m:rPr>
                  <m:sty m:val="p"/>
                </m:rPr>
                <w:rPr>
                  <w:rFonts w:ascii="Cambria Math" w:eastAsia="宋体" w:hAnsi="Cambria Math" w:cs="Times New Roman"/>
                  <w:kern w:val="0"/>
                  <w:sz w:val="24"/>
                  <w:szCs w:val="24"/>
                </w:rPr>
                <m:t>1</m:t>
              </w:ins>
            </m:r>
          </m:sub>
        </m:sSub>
      </m:oMath>
      <w:ins w:id="1892"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be a secure hash function. Tuple</w:t>
        </w:r>
        <w:r w:rsidR="006961A3" w:rsidRPr="004947E8">
          <w:rPr>
            <w:rFonts w:ascii="Times New Roman" w:eastAsia="宋体" w:hAnsi="Times New Roman" w:cs="Times New Roman"/>
            <w:kern w:val="0"/>
            <w:sz w:val="24"/>
            <w:szCs w:val="24"/>
          </w:rPr>
          <w:t xml:space="preserve"> </w:t>
        </w:r>
      </w:ins>
      <m:oMath>
        <m:d>
          <m:dPr>
            <m:ctrlPr>
              <w:ins w:id="1893" w:author="Zhang Li" w:date="2022-06-12T12:30:00Z">
                <w:rPr>
                  <w:rFonts w:ascii="Cambria Math" w:eastAsia="宋体" w:hAnsi="Cambria Math" w:cs="Times New Roman"/>
                  <w:kern w:val="0"/>
                  <w:sz w:val="24"/>
                  <w:szCs w:val="24"/>
                </w:rPr>
              </w:ins>
            </m:ctrlPr>
          </m:dPr>
          <m:e>
            <m:sSub>
              <m:sSubPr>
                <m:ctrlPr>
                  <w:ins w:id="1894" w:author="Zhang Li" w:date="2022-06-12T12:30:00Z">
                    <w:rPr>
                      <w:rFonts w:ascii="Cambria Math" w:eastAsia="宋体" w:hAnsi="Cambria Math" w:cs="Times New Roman"/>
                      <w:kern w:val="0"/>
                      <w:sz w:val="24"/>
                      <w:szCs w:val="24"/>
                    </w:rPr>
                  </w:ins>
                </m:ctrlPr>
              </m:sSubPr>
              <m:e>
                <m:r>
                  <w:ins w:id="1895" w:author="Zhang Li" w:date="2022-06-12T12:30:00Z">
                    <w:rPr>
                      <w:rFonts w:ascii="Cambria Math" w:eastAsia="宋体" w:hAnsi="Cambria Math" w:cs="Times New Roman"/>
                      <w:kern w:val="0"/>
                      <w:sz w:val="24"/>
                      <w:szCs w:val="24"/>
                    </w:rPr>
                    <m:t>G</m:t>
                  </w:ins>
                </m:r>
              </m:e>
              <m:sub>
                <m:r>
                  <w:ins w:id="1896" w:author="Zhang Li" w:date="2022-06-12T12:30:00Z">
                    <m:rPr>
                      <m:sty m:val="p"/>
                    </m:rPr>
                    <w:rPr>
                      <w:rFonts w:ascii="Cambria Math" w:eastAsia="宋体" w:hAnsi="Cambria Math" w:cs="Times New Roman"/>
                      <w:kern w:val="0"/>
                      <w:sz w:val="24"/>
                      <w:szCs w:val="24"/>
                    </w:rPr>
                    <m:t>1</m:t>
                  </w:ins>
                </m:r>
              </m:sub>
            </m:sSub>
            <m:r>
              <w:ins w:id="1897" w:author="Zhang Li" w:date="2022-06-12T12:30:00Z">
                <m:rPr>
                  <m:sty m:val="p"/>
                </m:rPr>
                <w:rPr>
                  <w:rFonts w:ascii="Cambria Math" w:eastAsia="宋体" w:hAnsi="Cambria Math" w:cs="Times New Roman"/>
                  <w:kern w:val="0"/>
                  <w:sz w:val="24"/>
                  <w:szCs w:val="24"/>
                </w:rPr>
                <m:t>,</m:t>
              </w:ins>
            </m:r>
            <m:sSub>
              <m:sSubPr>
                <m:ctrlPr>
                  <w:ins w:id="1898" w:author="Zhang Li" w:date="2022-06-12T12:30:00Z">
                    <w:rPr>
                      <w:rFonts w:ascii="Cambria Math" w:eastAsia="宋体" w:hAnsi="Cambria Math" w:cs="Times New Roman"/>
                      <w:kern w:val="0"/>
                      <w:sz w:val="24"/>
                      <w:szCs w:val="24"/>
                    </w:rPr>
                  </w:ins>
                </m:ctrlPr>
              </m:sSubPr>
              <m:e>
                <m:r>
                  <w:ins w:id="1899" w:author="Zhang Li" w:date="2022-06-12T12:30:00Z">
                    <w:rPr>
                      <w:rFonts w:ascii="Cambria Math" w:eastAsia="宋体" w:hAnsi="Cambria Math" w:cs="Times New Roman"/>
                      <w:kern w:val="0"/>
                      <w:sz w:val="24"/>
                      <w:szCs w:val="24"/>
                    </w:rPr>
                    <m:t>g</m:t>
                  </w:ins>
                </m:r>
              </m:e>
              <m:sub>
                <m:r>
                  <w:ins w:id="1900" w:author="Zhang Li" w:date="2022-06-12T12:30:00Z">
                    <m:rPr>
                      <m:sty m:val="p"/>
                    </m:rPr>
                    <w:rPr>
                      <w:rFonts w:ascii="Cambria Math" w:eastAsia="宋体" w:hAnsi="Cambria Math" w:cs="Times New Roman"/>
                      <w:kern w:val="0"/>
                      <w:sz w:val="24"/>
                      <w:szCs w:val="24"/>
                    </w:rPr>
                    <m:t>1</m:t>
                  </w:ins>
                </m:r>
              </m:sub>
            </m:sSub>
            <m:r>
              <w:ins w:id="1901" w:author="Zhang Li" w:date="2022-06-12T12:30:00Z">
                <m:rPr>
                  <m:sty m:val="p"/>
                </m:rPr>
                <w:rPr>
                  <w:rFonts w:ascii="Cambria Math" w:eastAsia="宋体" w:hAnsi="Cambria Math" w:cs="Times New Roman"/>
                  <w:kern w:val="0"/>
                  <w:sz w:val="24"/>
                  <w:szCs w:val="24"/>
                </w:rPr>
                <m:t>,</m:t>
              </w:ins>
            </m:r>
            <m:r>
              <w:ins w:id="1902" w:author="Zhang Li" w:date="2022-06-12T12:30:00Z">
                <w:rPr>
                  <w:rFonts w:ascii="Cambria Math" w:eastAsia="宋体" w:hAnsi="Cambria Math" w:cs="Times New Roman"/>
                  <w:kern w:val="0"/>
                  <w:sz w:val="24"/>
                  <w:szCs w:val="24"/>
                </w:rPr>
                <m:t>p</m:t>
              </w:ins>
            </m:r>
            <m:r>
              <w:ins w:id="1903" w:author="Zhang Li" w:date="2022-06-12T12:30:00Z">
                <m:rPr>
                  <m:sty m:val="p"/>
                </m:rPr>
                <w:rPr>
                  <w:rFonts w:ascii="Cambria Math" w:eastAsia="宋体" w:hAnsi="Cambria Math" w:cs="Times New Roman"/>
                  <w:kern w:val="0"/>
                  <w:sz w:val="24"/>
                  <w:szCs w:val="24"/>
                </w:rPr>
                <m:t>,</m:t>
              </w:ins>
            </m:r>
            <m:r>
              <w:ins w:id="1904" w:author="Zhang Li" w:date="2022-06-12T12:30:00Z">
                <w:rPr>
                  <w:rFonts w:ascii="Cambria Math" w:eastAsia="宋体" w:hAnsi="Cambria Math" w:cs="Times New Roman"/>
                  <w:kern w:val="0"/>
                  <w:sz w:val="24"/>
                  <w:szCs w:val="24"/>
                </w:rPr>
                <m:t>H</m:t>
              </w:ins>
            </m:r>
          </m:e>
        </m:d>
      </m:oMath>
      <w:ins w:id="1905"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is considered as global information. Each party </w:t>
        </w:r>
      </w:ins>
      <m:oMath>
        <m:r>
          <w:ins w:id="1906" w:author="Zhang Li" w:date="2022-06-12T12:30:00Z">
            <w:rPr>
              <w:rFonts w:ascii="Cambria Math" w:eastAsia="宋体" w:hAnsi="Cambria Math" w:cs="Times New Roman"/>
              <w:kern w:val="0"/>
              <w:sz w:val="24"/>
              <w:szCs w:val="24"/>
            </w:rPr>
            <m:t>i</m:t>
          </w:ins>
        </m:r>
      </m:oMath>
      <w:ins w:id="1907"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kern w:val="0"/>
            <w:sz w:val="24"/>
            <w:szCs w:val="24"/>
          </w:rPr>
          <w:t>has a key pair</w:t>
        </w:r>
        <w:r w:rsidR="006961A3" w:rsidRPr="004947E8">
          <w:rPr>
            <w:rFonts w:ascii="Times New Roman" w:eastAsia="宋体" w:hAnsi="Times New Roman" w:cs="Times New Roman"/>
            <w:kern w:val="0"/>
            <w:sz w:val="24"/>
            <w:szCs w:val="24"/>
          </w:rPr>
          <w:t xml:space="preserve"> </w:t>
        </w:r>
      </w:ins>
      <m:oMath>
        <m:d>
          <m:dPr>
            <m:ctrlPr>
              <w:ins w:id="1908" w:author="Zhang Li" w:date="2022-06-12T12:30:00Z">
                <w:rPr>
                  <w:rFonts w:ascii="Cambria Math" w:eastAsia="宋体" w:hAnsi="Cambria Math" w:cs="Times New Roman"/>
                  <w:kern w:val="0"/>
                  <w:sz w:val="24"/>
                  <w:szCs w:val="24"/>
                </w:rPr>
              </w:ins>
            </m:ctrlPr>
          </m:dPr>
          <m:e>
            <m:r>
              <w:ins w:id="1909" w:author="Zhang Li" w:date="2022-06-12T12:30:00Z">
                <w:rPr>
                  <w:rFonts w:ascii="Cambria Math" w:eastAsia="宋体" w:hAnsi="Cambria Math" w:cs="Times New Roman"/>
                  <w:kern w:val="0"/>
                  <w:sz w:val="24"/>
                  <w:szCs w:val="24"/>
                </w:rPr>
                <m:t>s</m:t>
              </w:ins>
            </m:r>
            <m:sSub>
              <m:sSubPr>
                <m:ctrlPr>
                  <w:ins w:id="1910" w:author="Zhang Li" w:date="2022-06-12T12:30:00Z">
                    <w:rPr>
                      <w:rFonts w:ascii="Cambria Math" w:eastAsia="宋体" w:hAnsi="Cambria Math" w:cs="Times New Roman"/>
                      <w:kern w:val="0"/>
                      <w:sz w:val="24"/>
                      <w:szCs w:val="24"/>
                    </w:rPr>
                  </w:ins>
                </m:ctrlPr>
              </m:sSubPr>
              <m:e>
                <m:r>
                  <w:ins w:id="1911" w:author="Zhang Li" w:date="2022-06-12T12:30:00Z">
                    <w:rPr>
                      <w:rFonts w:ascii="Cambria Math" w:eastAsia="宋体" w:hAnsi="Cambria Math" w:cs="Times New Roman"/>
                      <w:kern w:val="0"/>
                      <w:sz w:val="24"/>
                      <w:szCs w:val="24"/>
                    </w:rPr>
                    <m:t>k</m:t>
                  </w:ins>
                </m:r>
              </m:e>
              <m:sub>
                <m:r>
                  <w:ins w:id="1912" w:author="Zhang Li" w:date="2022-06-12T12:30:00Z">
                    <w:rPr>
                      <w:rFonts w:ascii="Cambria Math" w:eastAsia="宋体" w:hAnsi="Cambria Math" w:cs="Times New Roman"/>
                      <w:kern w:val="0"/>
                      <w:sz w:val="24"/>
                      <w:szCs w:val="24"/>
                    </w:rPr>
                    <m:t>i</m:t>
                  </w:ins>
                </m:r>
              </m:sub>
            </m:sSub>
            <m:r>
              <w:ins w:id="1913" w:author="Zhang Li" w:date="2022-06-12T12:30:00Z">
                <m:rPr>
                  <m:sty m:val="p"/>
                </m:rPr>
                <w:rPr>
                  <w:rFonts w:ascii="Cambria Math" w:eastAsia="宋体" w:hAnsi="Cambria Math" w:cs="Times New Roman"/>
                  <w:kern w:val="0"/>
                  <w:sz w:val="24"/>
                  <w:szCs w:val="24"/>
                </w:rPr>
                <m:t>,</m:t>
              </w:ins>
            </m:r>
            <m:r>
              <w:ins w:id="1914" w:author="Zhang Li" w:date="2022-06-12T12:30:00Z">
                <w:rPr>
                  <w:rFonts w:ascii="Cambria Math" w:eastAsia="宋体" w:hAnsi="Cambria Math" w:cs="Times New Roman"/>
                  <w:kern w:val="0"/>
                  <w:sz w:val="24"/>
                  <w:szCs w:val="24"/>
                </w:rPr>
                <m:t>p</m:t>
              </w:ins>
            </m:r>
            <m:sSub>
              <m:sSubPr>
                <m:ctrlPr>
                  <w:ins w:id="1915" w:author="Zhang Li" w:date="2022-06-12T12:30:00Z">
                    <w:rPr>
                      <w:rFonts w:ascii="Cambria Math" w:eastAsia="宋体" w:hAnsi="Cambria Math" w:cs="Times New Roman"/>
                      <w:kern w:val="0"/>
                      <w:sz w:val="24"/>
                      <w:szCs w:val="24"/>
                    </w:rPr>
                  </w:ins>
                </m:ctrlPr>
              </m:sSubPr>
              <m:e>
                <m:r>
                  <w:ins w:id="1916" w:author="Zhang Li" w:date="2022-06-12T12:30:00Z">
                    <w:rPr>
                      <w:rFonts w:ascii="Cambria Math" w:eastAsia="宋体" w:hAnsi="Cambria Math" w:cs="Times New Roman"/>
                      <w:kern w:val="0"/>
                      <w:sz w:val="24"/>
                      <w:szCs w:val="24"/>
                    </w:rPr>
                    <m:t>k</m:t>
                  </w:ins>
                </m:r>
              </m:e>
              <m:sub>
                <m:r>
                  <w:ins w:id="1917" w:author="Zhang Li" w:date="2022-06-12T12:30:00Z">
                    <w:rPr>
                      <w:rFonts w:ascii="Cambria Math" w:eastAsia="宋体" w:hAnsi="Cambria Math" w:cs="Times New Roman"/>
                      <w:kern w:val="0"/>
                      <w:sz w:val="24"/>
                      <w:szCs w:val="24"/>
                    </w:rPr>
                    <m:t>i</m:t>
                  </w:ins>
                </m:r>
              </m:sub>
            </m:sSub>
          </m:e>
        </m:d>
      </m:oMath>
      <w:ins w:id="1918" w:author="Zhang Li" w:date="2022-06-12T12:30:00Z">
        <w:r w:rsidR="006961A3">
          <w:rPr>
            <w:rFonts w:ascii="Times New Roman" w:eastAsia="宋体" w:hAnsi="Times New Roman" w:cs="Times New Roman"/>
            <w:kern w:val="0"/>
            <w:sz w:val="24"/>
            <w:szCs w:val="24"/>
          </w:rPr>
          <w:t>, where</w:t>
        </w:r>
        <w:r w:rsidR="006961A3" w:rsidRPr="004947E8">
          <w:rPr>
            <w:rFonts w:ascii="Times New Roman" w:eastAsia="宋体" w:hAnsi="Times New Roman" w:cs="Times New Roman"/>
            <w:kern w:val="0"/>
            <w:sz w:val="24"/>
            <w:szCs w:val="24"/>
          </w:rPr>
          <w:t xml:space="preserve"> </w:t>
        </w:r>
      </w:ins>
      <m:oMath>
        <m:r>
          <w:ins w:id="1919" w:author="Zhang Li" w:date="2022-06-12T12:30:00Z">
            <w:rPr>
              <w:rFonts w:ascii="Cambria Math" w:eastAsia="宋体" w:hAnsi="Cambria Math" w:cs="Times New Roman" w:hint="eastAsia"/>
              <w:kern w:val="0"/>
              <w:sz w:val="24"/>
              <w:szCs w:val="24"/>
            </w:rPr>
            <m:t>s</m:t>
          </w:ins>
        </m:r>
        <m:sSub>
          <m:sSubPr>
            <m:ctrlPr>
              <w:ins w:id="1920" w:author="Zhang Li" w:date="2022-06-12T12:30:00Z">
                <w:rPr>
                  <w:rFonts w:ascii="Cambria Math" w:eastAsia="宋体" w:hAnsi="Cambria Math" w:cs="Times New Roman"/>
                  <w:kern w:val="0"/>
                  <w:sz w:val="24"/>
                  <w:szCs w:val="24"/>
                </w:rPr>
              </w:ins>
            </m:ctrlPr>
          </m:sSubPr>
          <m:e>
            <m:r>
              <w:ins w:id="1921" w:author="Zhang Li" w:date="2022-06-12T12:30:00Z">
                <w:rPr>
                  <w:rFonts w:ascii="Cambria Math" w:eastAsia="宋体" w:hAnsi="Cambria Math" w:cs="Times New Roman" w:hint="eastAsia"/>
                  <w:kern w:val="0"/>
                  <w:sz w:val="24"/>
                  <w:szCs w:val="24"/>
                </w:rPr>
                <m:t>k</m:t>
              </w:ins>
            </m:r>
            <m:ctrlPr>
              <w:ins w:id="1922" w:author="Zhang Li" w:date="2022-06-12T12:30:00Z">
                <w:rPr>
                  <w:rFonts w:ascii="Cambria Math" w:eastAsia="宋体" w:hAnsi="Cambria Math" w:cs="Times New Roman" w:hint="eastAsia"/>
                  <w:kern w:val="0"/>
                  <w:sz w:val="24"/>
                  <w:szCs w:val="24"/>
                </w:rPr>
              </w:ins>
            </m:ctrlPr>
          </m:e>
          <m:sub>
            <m:r>
              <w:ins w:id="1923" w:author="Zhang Li" w:date="2022-06-12T12:30:00Z">
                <w:rPr>
                  <w:rFonts w:ascii="Cambria Math" w:eastAsia="宋体" w:hAnsi="Cambria Math" w:cs="Times New Roman" w:hint="eastAsia"/>
                  <w:kern w:val="0"/>
                  <w:sz w:val="24"/>
                  <w:szCs w:val="24"/>
                </w:rPr>
                <m:t>i</m:t>
              </w:ins>
            </m:r>
          </m:sub>
        </m:sSub>
      </m:oMath>
      <w:ins w:id="1924" w:author="Zhang Li" w:date="2022-06-12T12:30:00Z">
        <w:r w:rsidR="006961A3">
          <w:rPr>
            <w:rFonts w:ascii="Times New Roman" w:eastAsia="宋体" w:hAnsi="Times New Roman" w:cs="Times New Roman" w:hint="eastAsia"/>
            <w:kern w:val="0"/>
            <w:sz w:val="24"/>
            <w:szCs w:val="24"/>
          </w:rPr>
          <w:t xml:space="preserve"> i</w:t>
        </w:r>
        <w:r w:rsidR="006961A3">
          <w:rPr>
            <w:rFonts w:ascii="Times New Roman" w:eastAsia="宋体" w:hAnsi="Times New Roman" w:cs="Times New Roman"/>
            <w:kern w:val="0"/>
            <w:sz w:val="24"/>
            <w:szCs w:val="24"/>
          </w:rPr>
          <w:t xml:space="preserve">s private key that </w:t>
        </w:r>
      </w:ins>
      <w:ins w:id="1925" w:author="ThinkPad" w:date="2022-06-16T10:35:00Z">
        <w:r w:rsidR="00FC6EF6">
          <w:rPr>
            <w:rFonts w:ascii="Times New Roman" w:eastAsia="宋体" w:hAnsi="Times New Roman" w:cs="Times New Roman"/>
            <w:kern w:val="0"/>
            <w:sz w:val="24"/>
            <w:szCs w:val="24"/>
          </w:rPr>
          <w:t xml:space="preserve">is </w:t>
        </w:r>
      </w:ins>
      <w:ins w:id="1926" w:author="Zhang Li" w:date="2022-06-12T12:30:00Z">
        <w:r w:rsidR="006961A3">
          <w:rPr>
            <w:rFonts w:ascii="Times New Roman" w:eastAsia="宋体" w:hAnsi="Times New Roman" w:cs="Times New Roman"/>
            <w:kern w:val="0"/>
            <w:sz w:val="24"/>
            <w:szCs w:val="24"/>
          </w:rPr>
          <w:t>used to compute public key</w:t>
        </w:r>
        <w:r w:rsidR="006961A3" w:rsidRPr="007B3D51">
          <w:rPr>
            <w:rFonts w:ascii="Times New Roman" w:eastAsia="宋体" w:hAnsi="Times New Roman" w:cs="Times New Roman"/>
            <w:kern w:val="0"/>
            <w:sz w:val="24"/>
            <w:szCs w:val="24"/>
          </w:rPr>
          <w:t xml:space="preserve"> </w:t>
        </w:r>
      </w:ins>
      <m:oMath>
        <m:r>
          <w:ins w:id="1927" w:author="Zhang Li" w:date="2022-06-12T12:30:00Z">
            <w:rPr>
              <w:rFonts w:ascii="Cambria Math" w:eastAsia="宋体" w:hAnsi="Cambria Math" w:cs="Times New Roman"/>
              <w:kern w:val="0"/>
              <w:sz w:val="24"/>
              <w:szCs w:val="24"/>
            </w:rPr>
            <m:t>p</m:t>
          </w:ins>
        </m:r>
        <m:sSub>
          <m:sSubPr>
            <m:ctrlPr>
              <w:ins w:id="1928" w:author="Zhang Li" w:date="2022-06-12T12:30:00Z">
                <w:rPr>
                  <w:rFonts w:ascii="Cambria Math" w:eastAsia="宋体" w:hAnsi="Cambria Math" w:cs="Times New Roman"/>
                  <w:kern w:val="0"/>
                  <w:sz w:val="24"/>
                  <w:szCs w:val="24"/>
                </w:rPr>
              </w:ins>
            </m:ctrlPr>
          </m:sSubPr>
          <m:e>
            <m:r>
              <w:ins w:id="1929" w:author="Zhang Li" w:date="2022-06-12T12:30:00Z">
                <w:rPr>
                  <w:rFonts w:ascii="Cambria Math" w:eastAsia="宋体" w:hAnsi="Cambria Math" w:cs="Times New Roman"/>
                  <w:kern w:val="0"/>
                  <w:sz w:val="24"/>
                  <w:szCs w:val="24"/>
                </w:rPr>
                <m:t>k</m:t>
              </w:ins>
            </m:r>
          </m:e>
          <m:sub>
            <m:r>
              <w:ins w:id="1930" w:author="Zhang Li" w:date="2022-06-12T12:30:00Z">
                <w:rPr>
                  <w:rFonts w:ascii="Cambria Math" w:eastAsia="宋体" w:hAnsi="Cambria Math" w:cs="Times New Roman"/>
                  <w:kern w:val="0"/>
                  <w:sz w:val="24"/>
                  <w:szCs w:val="24"/>
                </w:rPr>
                <m:t>i</m:t>
              </w:ins>
            </m:r>
          </m:sub>
        </m:sSub>
        <m:r>
          <w:ins w:id="1931" w:author="Zhang Li" w:date="2022-06-12T12:30:00Z">
            <m:rPr>
              <m:sty m:val="p"/>
            </m:rPr>
            <w:rPr>
              <w:rFonts w:ascii="Cambria Math" w:eastAsia="宋体" w:hAnsi="Cambria Math" w:cs="Times New Roman"/>
              <w:kern w:val="0"/>
              <w:sz w:val="24"/>
              <w:szCs w:val="24"/>
            </w:rPr>
            <m:t>=</m:t>
          </w:ins>
        </m:r>
        <m:r>
          <w:ins w:id="1932" w:author="Zhang Li" w:date="2022-06-12T12:30:00Z">
            <w:rPr>
              <w:rFonts w:ascii="Cambria Math" w:eastAsia="宋体" w:hAnsi="Cambria Math" w:cs="Times New Roman"/>
              <w:kern w:val="0"/>
              <w:sz w:val="24"/>
              <w:szCs w:val="24"/>
            </w:rPr>
            <m:t>s</m:t>
          </w:ins>
        </m:r>
        <m:sSub>
          <m:sSubPr>
            <m:ctrlPr>
              <w:ins w:id="1933" w:author="Zhang Li" w:date="2022-06-12T12:30:00Z">
                <w:rPr>
                  <w:rFonts w:ascii="Cambria Math" w:eastAsia="宋体" w:hAnsi="Cambria Math" w:cs="Times New Roman"/>
                  <w:kern w:val="0"/>
                  <w:sz w:val="24"/>
                  <w:szCs w:val="24"/>
                </w:rPr>
              </w:ins>
            </m:ctrlPr>
          </m:sSubPr>
          <m:e>
            <m:r>
              <w:ins w:id="1934" w:author="Zhang Li" w:date="2022-06-12T12:30:00Z">
                <w:rPr>
                  <w:rFonts w:ascii="Cambria Math" w:eastAsia="宋体" w:hAnsi="Cambria Math" w:cs="Times New Roman"/>
                  <w:kern w:val="0"/>
                  <w:sz w:val="24"/>
                  <w:szCs w:val="24"/>
                </w:rPr>
                <m:t>k</m:t>
              </w:ins>
            </m:r>
          </m:e>
          <m:sub>
            <m:r>
              <w:ins w:id="1935" w:author="Zhang Li" w:date="2022-06-12T12:30:00Z">
                <w:rPr>
                  <w:rFonts w:ascii="Cambria Math" w:eastAsia="宋体" w:hAnsi="Cambria Math" w:cs="Times New Roman"/>
                  <w:kern w:val="0"/>
                  <w:sz w:val="24"/>
                  <w:szCs w:val="24"/>
                </w:rPr>
                <m:t>i</m:t>
              </w:ins>
            </m:r>
          </m:sub>
        </m:sSub>
        <m:r>
          <w:ins w:id="1936" w:author="Zhang Li" w:date="2022-06-12T12:30:00Z">
            <m:rPr>
              <m:sty m:val="p"/>
            </m:rPr>
            <w:rPr>
              <w:rFonts w:ascii="Cambria Math" w:eastAsia="宋体" w:hAnsi="Cambria Math" w:cs="Times New Roman" w:hint="eastAsia"/>
              <w:kern w:val="0"/>
              <w:sz w:val="24"/>
              <w:szCs w:val="24"/>
            </w:rPr>
            <m:t>×</m:t>
          </w:ins>
        </m:r>
        <m:sSub>
          <m:sSubPr>
            <m:ctrlPr>
              <w:ins w:id="1937" w:author="Zhang Li" w:date="2022-06-12T12:30:00Z">
                <w:rPr>
                  <w:rFonts w:ascii="Cambria Math" w:eastAsia="宋体" w:hAnsi="Cambria Math" w:cs="Times New Roman"/>
                  <w:kern w:val="0"/>
                  <w:sz w:val="24"/>
                  <w:szCs w:val="24"/>
                </w:rPr>
              </w:ins>
            </m:ctrlPr>
          </m:sSubPr>
          <m:e>
            <m:r>
              <w:ins w:id="1938" w:author="Zhang Li" w:date="2022-06-12T12:30:00Z">
                <w:rPr>
                  <w:rFonts w:ascii="Cambria Math" w:eastAsia="宋体" w:hAnsi="Cambria Math" w:cs="Times New Roman"/>
                  <w:kern w:val="0"/>
                  <w:sz w:val="24"/>
                  <w:szCs w:val="24"/>
                </w:rPr>
                <m:t>G</m:t>
              </w:ins>
            </m:r>
          </m:e>
          <m:sub>
            <m:r>
              <w:ins w:id="1939" w:author="Zhang Li" w:date="2022-06-12T12:30:00Z">
                <m:rPr>
                  <m:sty m:val="p"/>
                </m:rPr>
                <w:rPr>
                  <w:rFonts w:ascii="Cambria Math" w:eastAsia="宋体" w:hAnsi="Cambria Math" w:cs="Times New Roman"/>
                  <w:kern w:val="0"/>
                  <w:sz w:val="24"/>
                  <w:szCs w:val="24"/>
                </w:rPr>
                <m:t>1</m:t>
              </w:ins>
            </m:r>
          </m:sub>
        </m:sSub>
      </m:oMath>
      <w:ins w:id="1940"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Signature </w:t>
        </w:r>
      </w:ins>
      <m:oMath>
        <m:r>
          <w:ins w:id="1941" w:author="Zhang Li" w:date="2022-06-12T12:30:00Z">
            <w:rPr>
              <w:rFonts w:ascii="Cambria Math" w:eastAsia="宋体" w:hAnsi="Cambria Math" w:cs="Times New Roman"/>
              <w:kern w:val="0"/>
              <w:sz w:val="24"/>
              <w:szCs w:val="24"/>
            </w:rPr>
            <m:t>si</m:t>
          </w:ins>
        </m:r>
        <m:sSub>
          <m:sSubPr>
            <m:ctrlPr>
              <w:ins w:id="1942" w:author="Zhang Li" w:date="2022-06-12T12:30:00Z">
                <w:rPr>
                  <w:rFonts w:ascii="Cambria Math" w:eastAsia="宋体" w:hAnsi="Cambria Math" w:cs="Times New Roman"/>
                  <w:kern w:val="0"/>
                  <w:sz w:val="24"/>
                  <w:szCs w:val="24"/>
                </w:rPr>
              </w:ins>
            </m:ctrlPr>
          </m:sSubPr>
          <m:e>
            <m:r>
              <w:ins w:id="1943" w:author="Zhang Li" w:date="2022-06-12T12:30:00Z">
                <w:rPr>
                  <w:rFonts w:ascii="Cambria Math" w:eastAsia="宋体" w:hAnsi="Cambria Math" w:cs="Times New Roman"/>
                  <w:kern w:val="0"/>
                  <w:sz w:val="24"/>
                  <w:szCs w:val="24"/>
                </w:rPr>
                <m:t>g</m:t>
              </w:ins>
            </m:r>
          </m:e>
          <m:sub>
            <m:r>
              <w:ins w:id="1944" w:author="Zhang Li" w:date="2022-06-12T12:30:00Z">
                <w:rPr>
                  <w:rFonts w:ascii="Cambria Math" w:eastAsia="宋体" w:hAnsi="Cambria Math" w:cs="Times New Roman"/>
                  <w:kern w:val="0"/>
                  <w:sz w:val="24"/>
                  <w:szCs w:val="24"/>
                </w:rPr>
                <m:t>i</m:t>
              </w:ins>
            </m:r>
          </m:sub>
        </m:sSub>
      </m:oMath>
      <w:ins w:id="1945" w:author="Zhang Li" w:date="2022-06-12T12:30:00Z">
        <w:r w:rsidR="006961A3">
          <w:rPr>
            <w:rFonts w:ascii="Times New Roman" w:eastAsia="宋体" w:hAnsi="Times New Roman" w:cs="Times New Roman"/>
            <w:kern w:val="0"/>
            <w:sz w:val="24"/>
            <w:szCs w:val="24"/>
          </w:rPr>
          <w:t xml:space="preserve"> of message </w:t>
        </w:r>
      </w:ins>
      <m:oMath>
        <m:r>
          <w:ins w:id="1946" w:author="Zhang Li" w:date="2022-06-12T12:30:00Z">
            <w:rPr>
              <w:rFonts w:ascii="Cambria Math" w:eastAsia="宋体" w:hAnsi="Cambria Math" w:cs="Times New Roman"/>
              <w:kern w:val="0"/>
              <w:sz w:val="24"/>
              <w:szCs w:val="24"/>
            </w:rPr>
            <m:t>MSG</m:t>
          </w:ins>
        </m:r>
      </m:oMath>
      <w:ins w:id="1947"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be computed as</w:t>
        </w:r>
      </w:ins>
      <m:oMath>
        <m:r>
          <w:ins w:id="1948" w:author="Zhang Li" w:date="2022-06-12T12:30:00Z">
            <m:rPr>
              <m:sty m:val="p"/>
            </m:rPr>
            <w:rPr>
              <w:rFonts w:ascii="Cambria Math" w:eastAsia="宋体" w:hAnsi="Cambria Math" w:cs="Times New Roman"/>
              <w:kern w:val="0"/>
              <w:sz w:val="24"/>
              <w:szCs w:val="24"/>
            </w:rPr>
            <m:t xml:space="preserve"> </m:t>
          </w:ins>
        </m:r>
        <m:r>
          <w:ins w:id="1949" w:author="Zhang Li" w:date="2022-06-12T12:30:00Z">
            <w:rPr>
              <w:rFonts w:ascii="Cambria Math" w:eastAsia="宋体" w:hAnsi="Cambria Math" w:cs="Times New Roman"/>
              <w:kern w:val="0"/>
              <w:sz w:val="24"/>
              <w:szCs w:val="24"/>
            </w:rPr>
            <m:t>si</m:t>
          </w:ins>
        </m:r>
        <m:sSub>
          <m:sSubPr>
            <m:ctrlPr>
              <w:ins w:id="1950" w:author="Zhang Li" w:date="2022-06-12T12:30:00Z">
                <w:rPr>
                  <w:rFonts w:ascii="Cambria Math" w:eastAsia="宋体" w:hAnsi="Cambria Math" w:cs="Times New Roman"/>
                  <w:kern w:val="0"/>
                  <w:sz w:val="24"/>
                  <w:szCs w:val="24"/>
                </w:rPr>
              </w:ins>
            </m:ctrlPr>
          </m:sSubPr>
          <m:e>
            <m:r>
              <w:ins w:id="1951" w:author="Zhang Li" w:date="2022-06-12T12:30:00Z">
                <w:rPr>
                  <w:rFonts w:ascii="Cambria Math" w:eastAsia="宋体" w:hAnsi="Cambria Math" w:cs="Times New Roman"/>
                  <w:kern w:val="0"/>
                  <w:sz w:val="24"/>
                  <w:szCs w:val="24"/>
                </w:rPr>
                <m:t>g</m:t>
              </w:ins>
            </m:r>
          </m:e>
          <m:sub>
            <m:r>
              <w:ins w:id="1952" w:author="Zhang Li" w:date="2022-06-12T12:30:00Z">
                <w:rPr>
                  <w:rFonts w:ascii="Cambria Math" w:eastAsia="宋体" w:hAnsi="Cambria Math" w:cs="Times New Roman"/>
                  <w:kern w:val="0"/>
                  <w:sz w:val="24"/>
                  <w:szCs w:val="24"/>
                </w:rPr>
                <m:t>i</m:t>
              </w:ins>
            </m:r>
          </m:sub>
        </m:sSub>
        <m:r>
          <w:ins w:id="1953" w:author="Zhang Li" w:date="2022-06-12T12:30:00Z">
            <m:rPr>
              <m:sty m:val="p"/>
            </m:rPr>
            <w:rPr>
              <w:rFonts w:ascii="Cambria Math" w:eastAsia="宋体" w:hAnsi="Cambria Math" w:cs="Times New Roman"/>
              <w:kern w:val="0"/>
              <w:sz w:val="24"/>
              <w:szCs w:val="24"/>
            </w:rPr>
            <m:t>=</m:t>
          </w:ins>
        </m:r>
        <m:r>
          <w:ins w:id="1954" w:author="Zhang Li" w:date="2022-06-12T12:30:00Z">
            <w:rPr>
              <w:rFonts w:ascii="Cambria Math" w:eastAsia="宋体" w:hAnsi="Cambria Math" w:cs="Times New Roman"/>
              <w:kern w:val="0"/>
              <w:sz w:val="24"/>
              <w:szCs w:val="24"/>
            </w:rPr>
            <m:t>s</m:t>
          </w:ins>
        </m:r>
        <m:sSub>
          <m:sSubPr>
            <m:ctrlPr>
              <w:ins w:id="1955" w:author="Zhang Li" w:date="2022-06-12T12:30:00Z">
                <w:rPr>
                  <w:rFonts w:ascii="Cambria Math" w:eastAsia="宋体" w:hAnsi="Cambria Math" w:cs="Times New Roman"/>
                  <w:kern w:val="0"/>
                  <w:sz w:val="24"/>
                  <w:szCs w:val="24"/>
                </w:rPr>
              </w:ins>
            </m:ctrlPr>
          </m:sSubPr>
          <m:e>
            <m:r>
              <w:ins w:id="1956" w:author="Zhang Li" w:date="2022-06-12T12:30:00Z">
                <w:rPr>
                  <w:rFonts w:ascii="Cambria Math" w:eastAsia="宋体" w:hAnsi="Cambria Math" w:cs="Times New Roman"/>
                  <w:kern w:val="0"/>
                  <w:sz w:val="24"/>
                  <w:szCs w:val="24"/>
                </w:rPr>
                <m:t>k</m:t>
              </w:ins>
            </m:r>
          </m:e>
          <m:sub>
            <m:r>
              <w:ins w:id="1957" w:author="Zhang Li" w:date="2022-06-12T12:30:00Z">
                <w:rPr>
                  <w:rFonts w:ascii="Cambria Math" w:eastAsia="宋体" w:hAnsi="Cambria Math" w:cs="Times New Roman"/>
                  <w:kern w:val="0"/>
                  <w:sz w:val="24"/>
                  <w:szCs w:val="24"/>
                </w:rPr>
                <m:t>i</m:t>
              </w:ins>
            </m:r>
          </m:sub>
        </m:sSub>
        <m:r>
          <w:ins w:id="1958" w:author="Zhang Li" w:date="2022-06-12T12:30:00Z">
            <m:rPr>
              <m:sty m:val="p"/>
            </m:rPr>
            <w:rPr>
              <w:rFonts w:ascii="Cambria Math" w:eastAsia="宋体" w:hAnsi="Cambria Math" w:cs="Times New Roman" w:hint="eastAsia"/>
              <w:kern w:val="0"/>
              <w:sz w:val="24"/>
              <w:szCs w:val="24"/>
            </w:rPr>
            <m:t>×</m:t>
          </w:ins>
        </m:r>
        <m:r>
          <w:ins w:id="1959" w:author="Zhang Li" w:date="2022-06-12T12:30:00Z">
            <w:rPr>
              <w:rFonts w:ascii="Cambria Math" w:eastAsia="宋体" w:hAnsi="Cambria Math" w:cs="Times New Roman"/>
              <w:kern w:val="0"/>
              <w:sz w:val="24"/>
              <w:szCs w:val="24"/>
            </w:rPr>
            <m:t>H</m:t>
          </w:ins>
        </m:r>
        <m:sSub>
          <m:sSubPr>
            <m:ctrlPr>
              <w:ins w:id="1960" w:author="Zhang Li" w:date="2022-06-12T12:30:00Z">
                <w:rPr>
                  <w:rFonts w:ascii="Cambria Math" w:eastAsia="宋体" w:hAnsi="Cambria Math" w:cs="Times New Roman"/>
                  <w:kern w:val="0"/>
                  <w:sz w:val="24"/>
                  <w:szCs w:val="24"/>
                </w:rPr>
              </w:ins>
            </m:ctrlPr>
          </m:sSubPr>
          <m:e>
            <m:d>
              <m:dPr>
                <m:ctrlPr>
                  <w:ins w:id="1961" w:author="Zhang Li" w:date="2022-06-12T12:30:00Z">
                    <w:rPr>
                      <w:rFonts w:ascii="Cambria Math" w:eastAsia="宋体" w:hAnsi="Cambria Math" w:cs="Times New Roman"/>
                      <w:kern w:val="0"/>
                      <w:sz w:val="24"/>
                      <w:szCs w:val="24"/>
                    </w:rPr>
                  </w:ins>
                </m:ctrlPr>
              </m:dPr>
              <m:e>
                <m:r>
                  <w:ins w:id="1962" w:author="Zhang Li" w:date="2022-06-12T12:30:00Z">
                    <w:rPr>
                      <w:rFonts w:ascii="Cambria Math" w:eastAsia="宋体" w:hAnsi="Cambria Math" w:cs="Times New Roman"/>
                      <w:kern w:val="0"/>
                      <w:sz w:val="24"/>
                      <w:szCs w:val="24"/>
                    </w:rPr>
                    <m:t>MSG</m:t>
                  </w:ins>
                </m:r>
              </m:e>
            </m:d>
          </m:e>
          <m:sub>
            <m:r>
              <w:ins w:id="1963" w:author="Zhang Li" w:date="2022-06-12T12:30:00Z">
                <w:rPr>
                  <w:rFonts w:ascii="Cambria Math" w:eastAsia="宋体" w:hAnsi="Cambria Math" w:cs="Times New Roman"/>
                  <w:kern w:val="0"/>
                  <w:sz w:val="24"/>
                  <w:szCs w:val="24"/>
                </w:rPr>
                <m:t>i</m:t>
              </w:ins>
            </m:r>
          </m:sub>
        </m:sSub>
      </m:oMath>
      <w:ins w:id="1964" w:author="Zhang Li" w:date="2022-06-12T12:30:00Z">
        <w:r w:rsidR="006961A3">
          <w:rPr>
            <w:rFonts w:ascii="Times New Roman" w:eastAsia="宋体" w:hAnsi="Times New Roman" w:cs="Times New Roman"/>
            <w:kern w:val="0"/>
            <w:sz w:val="24"/>
            <w:szCs w:val="24"/>
          </w:rPr>
          <w:t xml:space="preserve">, where </w:t>
        </w:r>
      </w:ins>
      <m:oMath>
        <m:r>
          <w:ins w:id="1965" w:author="Zhang Li" w:date="2022-06-12T12:30:00Z">
            <w:rPr>
              <w:rFonts w:ascii="Cambria Math" w:eastAsia="宋体" w:hAnsi="Cambria Math" w:cs="Times New Roman"/>
              <w:kern w:val="0"/>
              <w:sz w:val="24"/>
              <w:szCs w:val="24"/>
            </w:rPr>
            <m:t>H</m:t>
          </w:ins>
        </m:r>
        <m:sSub>
          <m:sSubPr>
            <m:ctrlPr>
              <w:ins w:id="1966" w:author="Zhang Li" w:date="2022-06-12T12:30:00Z">
                <w:rPr>
                  <w:rFonts w:ascii="Cambria Math" w:eastAsia="宋体" w:hAnsi="Cambria Math" w:cs="Times New Roman"/>
                  <w:kern w:val="0"/>
                  <w:sz w:val="24"/>
                  <w:szCs w:val="24"/>
                </w:rPr>
              </w:ins>
            </m:ctrlPr>
          </m:sSubPr>
          <m:e>
            <m:d>
              <m:dPr>
                <m:ctrlPr>
                  <w:ins w:id="1967" w:author="Zhang Li" w:date="2022-06-12T12:30:00Z">
                    <w:rPr>
                      <w:rFonts w:ascii="Cambria Math" w:eastAsia="宋体" w:hAnsi="Cambria Math" w:cs="Times New Roman"/>
                      <w:kern w:val="0"/>
                      <w:sz w:val="24"/>
                      <w:szCs w:val="24"/>
                    </w:rPr>
                  </w:ins>
                </m:ctrlPr>
              </m:dPr>
              <m:e>
                <m:r>
                  <w:ins w:id="1968" w:author="Zhang Li" w:date="2022-06-12T12:30:00Z">
                    <w:rPr>
                      <w:rFonts w:ascii="Cambria Math" w:eastAsia="宋体" w:hAnsi="Cambria Math" w:cs="Times New Roman"/>
                      <w:kern w:val="0"/>
                      <w:sz w:val="24"/>
                      <w:szCs w:val="24"/>
                    </w:rPr>
                    <m:t>MSG</m:t>
                  </w:ins>
                </m:r>
              </m:e>
            </m:d>
          </m:e>
          <m:sub>
            <m:r>
              <w:ins w:id="1969" w:author="Zhang Li" w:date="2022-06-12T12:30:00Z">
                <w:rPr>
                  <w:rFonts w:ascii="Cambria Math" w:eastAsia="宋体" w:hAnsi="Cambria Math" w:cs="Times New Roman"/>
                  <w:kern w:val="0"/>
                  <w:sz w:val="24"/>
                  <w:szCs w:val="24"/>
                </w:rPr>
                <m:t>i</m:t>
              </w:ins>
            </m:r>
          </m:sub>
        </m:sSub>
      </m:oMath>
      <w:ins w:id="1970"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ensure the integrity of message</w:t>
        </w:r>
      </w:ins>
      <m:oMath>
        <m:r>
          <w:ins w:id="1971" w:author="Zhang Li" w:date="2022-06-12T12:30:00Z">
            <w:rPr>
              <w:rFonts w:ascii="Cambria Math" w:eastAsia="宋体" w:hAnsi="Cambria Math" w:cs="Times New Roman"/>
              <w:kern w:val="0"/>
              <w:sz w:val="24"/>
              <w:szCs w:val="24"/>
            </w:rPr>
            <m:t>MSG</m:t>
          </w:ins>
        </m:r>
        <m:r>
          <w:ins w:id="1972" w:author="Zhang Li" w:date="2022-06-12T12:30:00Z">
            <m:rPr>
              <m:sty m:val="p"/>
            </m:rPr>
            <w:rPr>
              <w:rFonts w:ascii="Cambria Math" w:eastAsia="宋体" w:hAnsi="Cambria Math" w:cs="Times New Roman"/>
              <w:kern w:val="0"/>
              <w:sz w:val="24"/>
              <w:szCs w:val="24"/>
            </w:rPr>
            <m:t>.</m:t>
          </w:ins>
        </m:r>
      </m:oMath>
      <w:ins w:id="1973" w:author="Zhang Li" w:date="2022-06-12T12:30:00Z">
        <w:r w:rsidR="006961A3">
          <w:rPr>
            <w:rFonts w:ascii="Times New Roman" w:eastAsia="宋体" w:hAnsi="Times New Roman" w:cs="Times New Roman"/>
            <w:kern w:val="0"/>
            <w:sz w:val="24"/>
            <w:szCs w:val="24"/>
          </w:rPr>
          <w:t xml:space="preserve">Verifiers can verify the signature by checking whether </w:t>
        </w:r>
      </w:ins>
      <m:oMath>
        <m:r>
          <w:ins w:id="1974" w:author="Zhang Li" w:date="2022-06-12T12:30:00Z">
            <m:rPr>
              <m:sty m:val="p"/>
            </m:rPr>
            <w:rPr>
              <w:rFonts w:ascii="Cambria Math" w:eastAsia="宋体" w:hAnsi="Cambria Math" w:cs="Times New Roman"/>
              <w:kern w:val="0"/>
              <w:sz w:val="24"/>
              <w:szCs w:val="24"/>
            </w:rPr>
            <m:t xml:space="preserve"> </m:t>
          </w:ins>
        </m:r>
        <m:d>
          <m:dPr>
            <m:ctrlPr>
              <w:ins w:id="1975" w:author="Zhang Li" w:date="2022-06-12T12:30:00Z">
                <w:rPr>
                  <w:rFonts w:ascii="Cambria Math" w:eastAsia="宋体" w:hAnsi="Cambria Math" w:cs="Times New Roman"/>
                  <w:kern w:val="0"/>
                  <w:sz w:val="24"/>
                  <w:szCs w:val="24"/>
                </w:rPr>
              </w:ins>
            </m:ctrlPr>
          </m:dPr>
          <m:e>
            <m:sSub>
              <m:sSubPr>
                <m:ctrlPr>
                  <w:ins w:id="1976" w:author="Zhang Li" w:date="2022-06-12T12:30:00Z">
                    <w:rPr>
                      <w:rFonts w:ascii="Cambria Math" w:eastAsia="宋体" w:hAnsi="Cambria Math" w:cs="Times New Roman"/>
                      <w:kern w:val="0"/>
                      <w:sz w:val="24"/>
                      <w:szCs w:val="24"/>
                    </w:rPr>
                  </w:ins>
                </m:ctrlPr>
              </m:sSubPr>
              <m:e>
                <m:r>
                  <w:ins w:id="1977" w:author="Zhang Li" w:date="2022-06-12T12:30:00Z">
                    <w:rPr>
                      <w:rFonts w:ascii="Cambria Math" w:eastAsia="宋体" w:hAnsi="Cambria Math" w:cs="Times New Roman"/>
                      <w:kern w:val="0"/>
                      <w:sz w:val="24"/>
                      <w:szCs w:val="24"/>
                    </w:rPr>
                    <m:t>g</m:t>
                  </w:ins>
                </m:r>
              </m:e>
              <m:sub>
                <m:r>
                  <w:ins w:id="1978" w:author="Zhang Li" w:date="2022-06-12T12:30:00Z">
                    <m:rPr>
                      <m:sty m:val="p"/>
                    </m:rPr>
                    <w:rPr>
                      <w:rFonts w:ascii="Cambria Math" w:eastAsia="宋体" w:hAnsi="Cambria Math" w:cs="Times New Roman"/>
                      <w:kern w:val="0"/>
                      <w:sz w:val="24"/>
                      <w:szCs w:val="24"/>
                    </w:rPr>
                    <m:t>1</m:t>
                  </w:ins>
                </m:r>
              </m:sub>
            </m:sSub>
            <m:r>
              <w:ins w:id="1979" w:author="Zhang Li" w:date="2022-06-12T12:30:00Z">
                <m:rPr>
                  <m:sty m:val="p"/>
                </m:rPr>
                <w:rPr>
                  <w:rFonts w:ascii="Cambria Math" w:eastAsia="宋体" w:hAnsi="Cambria Math" w:cs="Times New Roman"/>
                  <w:kern w:val="0"/>
                  <w:sz w:val="24"/>
                  <w:szCs w:val="24"/>
                </w:rPr>
                <m:t>,</m:t>
              </w:ins>
            </m:r>
            <m:r>
              <w:ins w:id="1980" w:author="Zhang Li" w:date="2022-06-12T12:30:00Z">
                <w:rPr>
                  <w:rFonts w:ascii="Cambria Math" w:eastAsia="宋体" w:hAnsi="Cambria Math" w:cs="Times New Roman"/>
                  <w:kern w:val="0"/>
                  <w:sz w:val="24"/>
                  <w:szCs w:val="24"/>
                </w:rPr>
                <m:t>p</m:t>
              </w:ins>
            </m:r>
            <m:sSub>
              <m:sSubPr>
                <m:ctrlPr>
                  <w:ins w:id="1981" w:author="Zhang Li" w:date="2022-06-12T12:30:00Z">
                    <w:rPr>
                      <w:rFonts w:ascii="Cambria Math" w:eastAsia="宋体" w:hAnsi="Cambria Math" w:cs="Times New Roman"/>
                      <w:kern w:val="0"/>
                      <w:sz w:val="24"/>
                      <w:szCs w:val="24"/>
                    </w:rPr>
                  </w:ins>
                </m:ctrlPr>
              </m:sSubPr>
              <m:e>
                <m:r>
                  <w:ins w:id="1982" w:author="Zhang Li" w:date="2022-06-12T12:30:00Z">
                    <w:rPr>
                      <w:rFonts w:ascii="Cambria Math" w:eastAsia="宋体" w:hAnsi="Cambria Math" w:cs="Times New Roman"/>
                      <w:kern w:val="0"/>
                      <w:sz w:val="24"/>
                      <w:szCs w:val="24"/>
                    </w:rPr>
                    <m:t>k</m:t>
                  </w:ins>
                </m:r>
              </m:e>
              <m:sub>
                <m:r>
                  <w:ins w:id="1983" w:author="Zhang Li" w:date="2022-06-12T12:30:00Z">
                    <w:rPr>
                      <w:rFonts w:ascii="Cambria Math" w:eastAsia="宋体" w:hAnsi="Cambria Math" w:cs="Times New Roman"/>
                      <w:kern w:val="0"/>
                      <w:sz w:val="24"/>
                      <w:szCs w:val="24"/>
                    </w:rPr>
                    <m:t>i</m:t>
                  </w:ins>
                </m:r>
              </m:sub>
            </m:sSub>
            <m:r>
              <w:ins w:id="1984" w:author="Zhang Li" w:date="2022-06-12T12:30:00Z">
                <m:rPr>
                  <m:sty m:val="p"/>
                </m:rPr>
                <w:rPr>
                  <w:rFonts w:ascii="Cambria Math" w:eastAsia="宋体" w:hAnsi="Cambria Math" w:cs="Times New Roman"/>
                  <w:kern w:val="0"/>
                  <w:sz w:val="24"/>
                  <w:szCs w:val="24"/>
                </w:rPr>
                <m:t>,</m:t>
              </w:ins>
            </m:r>
            <m:r>
              <w:ins w:id="1985" w:author="Zhang Li" w:date="2022-06-12T12:30:00Z">
                <w:rPr>
                  <w:rFonts w:ascii="Cambria Math" w:eastAsia="宋体" w:hAnsi="Cambria Math" w:cs="Times New Roman"/>
                  <w:kern w:val="0"/>
                  <w:sz w:val="24"/>
                  <w:szCs w:val="24"/>
                </w:rPr>
                <m:t>H</m:t>
              </w:ins>
            </m:r>
            <m:sSub>
              <m:sSubPr>
                <m:ctrlPr>
                  <w:ins w:id="1986" w:author="Zhang Li" w:date="2022-06-12T12:30:00Z">
                    <w:rPr>
                      <w:rFonts w:ascii="Cambria Math" w:eastAsia="宋体" w:hAnsi="Cambria Math" w:cs="Times New Roman"/>
                      <w:kern w:val="0"/>
                      <w:sz w:val="24"/>
                      <w:szCs w:val="24"/>
                    </w:rPr>
                  </w:ins>
                </m:ctrlPr>
              </m:sSubPr>
              <m:e>
                <m:d>
                  <m:dPr>
                    <m:ctrlPr>
                      <w:ins w:id="1987" w:author="Zhang Li" w:date="2022-06-12T12:30:00Z">
                        <w:rPr>
                          <w:rFonts w:ascii="Cambria Math" w:eastAsia="宋体" w:hAnsi="Cambria Math" w:cs="Times New Roman"/>
                          <w:kern w:val="0"/>
                          <w:sz w:val="24"/>
                          <w:szCs w:val="24"/>
                        </w:rPr>
                      </w:ins>
                    </m:ctrlPr>
                  </m:dPr>
                  <m:e>
                    <m:r>
                      <w:ins w:id="1988" w:author="Zhang Li" w:date="2022-06-12T12:30:00Z">
                        <w:rPr>
                          <w:rFonts w:ascii="Cambria Math" w:eastAsia="宋体" w:hAnsi="Cambria Math" w:cs="Times New Roman"/>
                          <w:kern w:val="0"/>
                          <w:sz w:val="24"/>
                          <w:szCs w:val="24"/>
                        </w:rPr>
                        <m:t>MSG</m:t>
                      </w:ins>
                    </m:r>
                  </m:e>
                </m:d>
              </m:e>
              <m:sub>
                <m:r>
                  <w:ins w:id="1989" w:author="Zhang Li" w:date="2022-06-12T12:30:00Z">
                    <w:rPr>
                      <w:rFonts w:ascii="Cambria Math" w:eastAsia="宋体" w:hAnsi="Cambria Math" w:cs="Times New Roman"/>
                      <w:kern w:val="0"/>
                      <w:sz w:val="24"/>
                      <w:szCs w:val="24"/>
                    </w:rPr>
                    <m:t>i</m:t>
                  </w:ins>
                </m:r>
              </m:sub>
            </m:sSub>
            <m:r>
              <w:ins w:id="1990" w:author="Zhang Li" w:date="2022-06-12T12:30:00Z">
                <m:rPr>
                  <m:sty m:val="p"/>
                </m:rPr>
                <w:rPr>
                  <w:rFonts w:ascii="Cambria Math" w:eastAsia="宋体" w:hAnsi="Cambria Math" w:cs="Times New Roman"/>
                  <w:kern w:val="0"/>
                  <w:sz w:val="24"/>
                  <w:szCs w:val="24"/>
                </w:rPr>
                <m:t>,</m:t>
              </w:ins>
            </m:r>
            <m:r>
              <w:ins w:id="1991" w:author="Zhang Li" w:date="2022-06-12T12:30:00Z">
                <w:rPr>
                  <w:rFonts w:ascii="Cambria Math" w:eastAsia="宋体" w:hAnsi="Cambria Math" w:cs="Times New Roman"/>
                  <w:kern w:val="0"/>
                  <w:sz w:val="24"/>
                  <w:szCs w:val="24"/>
                </w:rPr>
                <m:t>si</m:t>
              </w:ins>
            </m:r>
            <m:sSub>
              <m:sSubPr>
                <m:ctrlPr>
                  <w:ins w:id="1992" w:author="Zhang Li" w:date="2022-06-12T12:30:00Z">
                    <w:rPr>
                      <w:rFonts w:ascii="Cambria Math" w:eastAsia="宋体" w:hAnsi="Cambria Math" w:cs="Times New Roman"/>
                      <w:kern w:val="0"/>
                      <w:sz w:val="24"/>
                      <w:szCs w:val="24"/>
                    </w:rPr>
                  </w:ins>
                </m:ctrlPr>
              </m:sSubPr>
              <m:e>
                <m:r>
                  <w:ins w:id="1993" w:author="Zhang Li" w:date="2022-06-12T12:30:00Z">
                    <w:rPr>
                      <w:rFonts w:ascii="Cambria Math" w:eastAsia="宋体" w:hAnsi="Cambria Math" w:cs="Times New Roman"/>
                      <w:kern w:val="0"/>
                      <w:sz w:val="24"/>
                      <w:szCs w:val="24"/>
                    </w:rPr>
                    <m:t>g</m:t>
                  </w:ins>
                </m:r>
              </m:e>
              <m:sub>
                <m:r>
                  <w:ins w:id="1994" w:author="Zhang Li" w:date="2022-06-12T12:30:00Z">
                    <w:rPr>
                      <w:rFonts w:ascii="Cambria Math" w:eastAsia="宋体" w:hAnsi="Cambria Math" w:cs="Times New Roman"/>
                      <w:kern w:val="0"/>
                      <w:sz w:val="24"/>
                      <w:szCs w:val="24"/>
                    </w:rPr>
                    <m:t>i</m:t>
                  </w:ins>
                </m:r>
              </m:sub>
            </m:sSub>
          </m:e>
        </m:d>
      </m:oMath>
      <w:ins w:id="1995"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is valid.</w:t>
        </w:r>
      </w:ins>
      <w:ins w:id="1996" w:author="ThinkPad" w:date="2022-06-16T10:57:00Z">
        <w:r w:rsidR="004101B5">
          <w:rPr>
            <w:rFonts w:ascii="Times New Roman" w:eastAsia="宋体" w:hAnsi="Times New Roman" w:cs="Times New Roman"/>
            <w:kern w:val="0"/>
            <w:sz w:val="24"/>
            <w:szCs w:val="24"/>
          </w:rPr>
          <w:t xml:space="preserve"> </w:t>
        </w:r>
      </w:ins>
    </w:p>
    <w:bookmarkEnd w:id="1859"/>
    <w:p w14:paraId="5D48957A" w14:textId="115EF609" w:rsidR="008B58E5" w:rsidRDefault="006961A3" w:rsidP="006961A3">
      <w:pPr>
        <w:spacing w:afterLines="100" w:after="312"/>
        <w:ind w:firstLine="420"/>
        <w:rPr>
          <w:ins w:id="1997" w:author="ThinkPad" w:date="2022-06-16T10:48:00Z"/>
          <w:rFonts w:ascii="Times New Roman" w:eastAsia="宋体" w:hAnsi="Times New Roman" w:cs="Times New Roman"/>
          <w:kern w:val="0"/>
          <w:sz w:val="24"/>
          <w:szCs w:val="24"/>
        </w:rPr>
      </w:pPr>
      <w:ins w:id="1998"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w:t>
        </w:r>
        <w:r w:rsidRPr="005F3382">
          <w:rPr>
            <w:rFonts w:ascii="Times New Roman" w:eastAsia="宋体" w:hAnsi="Times New Roman" w:cs="Times New Roman"/>
            <w:color w:val="FF0000"/>
            <w:kern w:val="0"/>
            <w:sz w:val="24"/>
            <w:szCs w:val="24"/>
            <w:rPrChange w:id="1999" w:author="ThinkPad" w:date="2022-06-16T17:07:00Z">
              <w:rPr>
                <w:rFonts w:ascii="Times New Roman" w:eastAsia="宋体" w:hAnsi="Times New Roman" w:cs="Times New Roman"/>
                <w:kern w:val="0"/>
                <w:sz w:val="24"/>
                <w:szCs w:val="24"/>
              </w:rPr>
            </w:rPrChange>
          </w:rPr>
          <w:t>(TSS)</w:t>
        </w:r>
        <w:r>
          <w:rPr>
            <w:rFonts w:ascii="Times New Roman" w:eastAsia="宋体" w:hAnsi="Times New Roman" w:cs="Times New Roman"/>
            <w:kern w:val="0"/>
            <w:sz w:val="24"/>
            <w:szCs w:val="24"/>
          </w:rPr>
          <w:t xml:space="preserve"> scheme [29] </w:t>
        </w:r>
        <w:del w:id="2000" w:author="ThinkPad" w:date="2022-06-16T10:36:00Z">
          <w:r w:rsidDel="00FC6EF6">
            <w:rPr>
              <w:rFonts w:ascii="Times New Roman" w:eastAsia="宋体" w:hAnsi="Times New Roman" w:cs="Times New Roman"/>
              <w:kern w:val="0"/>
              <w:sz w:val="24"/>
              <w:szCs w:val="24"/>
            </w:rPr>
            <w:delText>is</w:delText>
          </w:r>
        </w:del>
        <w:del w:id="2001" w:author="ThinkPad" w:date="2022-06-16T10:51:00Z">
          <w:r w:rsidDel="00D93D98">
            <w:rPr>
              <w:rFonts w:ascii="Times New Roman" w:eastAsia="宋体" w:hAnsi="Times New Roman" w:cs="Times New Roman"/>
              <w:kern w:val="0"/>
              <w:sz w:val="24"/>
              <w:szCs w:val="24"/>
            </w:rPr>
            <w:delText xml:space="preserve"> derived from</w:delText>
          </w:r>
        </w:del>
      </w:ins>
      <w:ins w:id="2002" w:author="ThinkPad" w:date="2022-06-16T10:51:00Z">
        <w:r w:rsidR="00D93D98">
          <w:rPr>
            <w:rFonts w:ascii="Times New Roman" w:eastAsia="宋体" w:hAnsi="Times New Roman" w:cs="Times New Roman"/>
            <w:kern w:val="0"/>
            <w:sz w:val="24"/>
            <w:szCs w:val="24"/>
          </w:rPr>
          <w:t>is a variant of</w:t>
        </w:r>
      </w:ins>
      <w:ins w:id="2003" w:author="Zhang Li" w:date="2022-06-12T12:30:00Z">
        <w:r>
          <w:rPr>
            <w:rFonts w:ascii="Times New Roman" w:eastAsia="宋体" w:hAnsi="Times New Roman" w:cs="Times New Roman"/>
            <w:kern w:val="0"/>
            <w:sz w:val="24"/>
            <w:szCs w:val="24"/>
          </w:rPr>
          <w:t xml:space="preserve"> BLS signature scheme, and </w:t>
        </w:r>
      </w:ins>
      <w:ins w:id="2004" w:author="ThinkPad" w:date="2022-06-16T10:51:00Z">
        <w:r w:rsidR="00D93D98">
          <w:rPr>
            <w:rFonts w:ascii="Times New Roman" w:eastAsia="宋体" w:hAnsi="Times New Roman" w:cs="Times New Roman"/>
            <w:kern w:val="0"/>
            <w:sz w:val="24"/>
            <w:szCs w:val="24"/>
          </w:rPr>
          <w:t xml:space="preserve">it </w:t>
        </w:r>
      </w:ins>
      <w:ins w:id="2005" w:author="Zhang Li" w:date="2022-06-12T12:30:00Z">
        <w:r>
          <w:rPr>
            <w:rFonts w:ascii="Times New Roman" w:eastAsia="宋体" w:hAnsi="Times New Roman" w:cs="Times New Roman"/>
            <w:kern w:val="0"/>
            <w:sz w:val="24"/>
            <w:szCs w:val="24"/>
          </w:rPr>
          <w:t>work</w:t>
        </w:r>
      </w:ins>
      <w:ins w:id="2006" w:author="ThinkPad" w:date="2022-06-16T10:51:00Z">
        <w:r w:rsidR="00D93D98">
          <w:rPr>
            <w:rFonts w:ascii="Times New Roman" w:eastAsia="宋体" w:hAnsi="Times New Roman" w:cs="Times New Roman"/>
            <w:kern w:val="0"/>
            <w:sz w:val="24"/>
            <w:szCs w:val="24"/>
          </w:rPr>
          <w:t>s</w:t>
        </w:r>
      </w:ins>
      <w:ins w:id="2007" w:author="Zhang Li" w:date="2022-06-12T12:30:00Z">
        <w:r>
          <w:rPr>
            <w:rFonts w:ascii="Times New Roman" w:eastAsia="宋体" w:hAnsi="Times New Roman" w:cs="Times New Roman"/>
            <w:kern w:val="0"/>
            <w:sz w:val="24"/>
            <w:szCs w:val="24"/>
          </w:rPr>
          <w:t xml:space="preserve"> in non-interactive manner. </w:t>
        </w:r>
      </w:ins>
      <w:ins w:id="2008" w:author="ThinkPad" w:date="2022-06-16T10:51:00Z">
        <w:r w:rsidR="00D93D98">
          <w:rPr>
            <w:rFonts w:ascii="Times New Roman" w:eastAsia="宋体" w:hAnsi="Times New Roman" w:cs="Times New Roman"/>
            <w:kern w:val="0"/>
            <w:sz w:val="24"/>
            <w:szCs w:val="24"/>
          </w:rPr>
          <w:t>[</w:t>
        </w:r>
      </w:ins>
      <w:ins w:id="2009" w:author="ThinkPad" w:date="2022-06-16T10:52:00Z">
        <w:r w:rsidR="00D93D98">
          <w:rPr>
            <w:rFonts w:ascii="Times New Roman" w:eastAsia="宋体" w:hAnsi="Times New Roman" w:cs="Times New Roman" w:hint="eastAsia"/>
            <w:kern w:val="0"/>
            <w:sz w:val="24"/>
            <w:szCs w:val="24"/>
          </w:rPr>
          <w:t>既然</w:t>
        </w:r>
      </w:ins>
      <w:ins w:id="2010" w:author="ThinkPad" w:date="2022-06-16T17:07:00Z">
        <w:r w:rsidR="009F0AA7">
          <w:rPr>
            <w:rFonts w:ascii="Times New Roman" w:eastAsia="宋体" w:hAnsi="Times New Roman" w:cs="Times New Roman" w:hint="eastAsia"/>
            <w:kern w:val="0"/>
            <w:sz w:val="24"/>
            <w:szCs w:val="24"/>
          </w:rPr>
          <w:t>给</w:t>
        </w:r>
      </w:ins>
      <w:ins w:id="2011" w:author="ThinkPad" w:date="2022-06-16T10:52:00Z">
        <w:r w:rsidR="00D93D98">
          <w:rPr>
            <w:rFonts w:ascii="Times New Roman" w:eastAsia="宋体" w:hAnsi="Times New Roman" w:cs="Times New Roman" w:hint="eastAsia"/>
            <w:kern w:val="0"/>
            <w:sz w:val="24"/>
            <w:szCs w:val="24"/>
          </w:rPr>
          <w:t>了缩写，为啥不用呢？</w:t>
        </w:r>
      </w:ins>
      <w:ins w:id="2012" w:author="ThinkPad" w:date="2022-06-16T17:07:00Z">
        <w:r w:rsidR="005F3382">
          <w:rPr>
            <w:rFonts w:ascii="Times New Roman" w:eastAsia="宋体" w:hAnsi="Times New Roman" w:cs="Times New Roman" w:hint="eastAsia"/>
            <w:kern w:val="0"/>
            <w:sz w:val="24"/>
            <w:szCs w:val="24"/>
          </w:rPr>
          <w:t>；要不就别给缩写，一直用全称，你选一个</w:t>
        </w:r>
      </w:ins>
      <w:ins w:id="2013" w:author="ThinkPad" w:date="2022-06-16T10:52:00Z">
        <w:r w:rsidR="00D93D98">
          <w:rPr>
            <w:rFonts w:ascii="Times New Roman" w:eastAsia="宋体" w:hAnsi="Times New Roman" w:cs="Times New Roman"/>
            <w:kern w:val="0"/>
            <w:sz w:val="24"/>
            <w:szCs w:val="24"/>
          </w:rPr>
          <w:t xml:space="preserve">] </w:t>
        </w:r>
      </w:ins>
      <w:ins w:id="2014" w:author="Zhang Li" w:date="2022-06-12T12:30:00Z">
        <w:del w:id="2015" w:author="ThinkPad" w:date="2022-06-16T10:51:00Z">
          <w:r w:rsidDel="00D93D98">
            <w:rPr>
              <w:rFonts w:ascii="Times New Roman" w:eastAsia="宋体" w:hAnsi="Times New Roman" w:cs="Times New Roman" w:hint="eastAsia"/>
              <w:kern w:val="0"/>
              <w:sz w:val="24"/>
              <w:szCs w:val="24"/>
            </w:rPr>
            <w:delText>T</w:delText>
          </w:r>
          <w:r w:rsidDel="00D93D98">
            <w:rPr>
              <w:rFonts w:ascii="Times New Roman" w:eastAsia="宋体" w:hAnsi="Times New Roman" w:cs="Times New Roman"/>
              <w:kern w:val="0"/>
              <w:sz w:val="24"/>
              <w:szCs w:val="24"/>
            </w:rPr>
            <w:delText>hreshold BLS signature</w:delText>
          </w:r>
        </w:del>
      </w:ins>
      <w:ins w:id="2016" w:author="ThinkPad" w:date="2022-06-16T10:51:00Z">
        <w:r w:rsidR="00D93D98">
          <w:rPr>
            <w:rFonts w:ascii="Times New Roman" w:eastAsia="宋体" w:hAnsi="Times New Roman" w:cs="Times New Roman"/>
            <w:kern w:val="0"/>
            <w:sz w:val="24"/>
            <w:szCs w:val="24"/>
          </w:rPr>
          <w:t>TSS</w:t>
        </w:r>
      </w:ins>
      <w:ins w:id="2017" w:author="ThinkPad" w:date="2022-06-16T10:57:00Z">
        <w:r w:rsidR="004101B5" w:rsidRPr="004101B5">
          <w:rPr>
            <w:rFonts w:ascii="Times New Roman" w:eastAsia="宋体" w:hAnsi="Times New Roman" w:cs="Times New Roman"/>
            <w:kern w:val="0"/>
            <w:sz w:val="24"/>
            <w:szCs w:val="24"/>
          </w:rPr>
          <w:t xml:space="preserve"> </w:t>
        </w:r>
        <w:r w:rsidR="004101B5">
          <w:rPr>
            <w:rFonts w:ascii="Times New Roman" w:eastAsia="宋体" w:hAnsi="Times New Roman" w:cs="Times New Roman"/>
            <w:kern w:val="0"/>
            <w:sz w:val="24"/>
            <w:szCs w:val="24"/>
          </w:rPr>
          <w:t>signature</w:t>
        </w:r>
      </w:ins>
      <w:ins w:id="2018" w:author="Zhang Li" w:date="2022-06-12T12:30:00Z">
        <w:r>
          <w:rPr>
            <w:rFonts w:ascii="Times New Roman" w:eastAsia="宋体" w:hAnsi="Times New Roman" w:cs="Times New Roman"/>
            <w:kern w:val="0"/>
            <w:sz w:val="24"/>
            <w:szCs w:val="24"/>
          </w:rPr>
          <w:t xml:space="preserve"> scheme includes key generation algorithm, signature generation algorithm and verification algorithm. </w:t>
        </w:r>
        <w:r w:rsidRPr="00D93D98">
          <w:rPr>
            <w:rFonts w:ascii="Times New Roman" w:eastAsia="宋体" w:hAnsi="Times New Roman" w:cs="Times New Roman"/>
            <w:kern w:val="0"/>
            <w:sz w:val="24"/>
            <w:szCs w:val="24"/>
            <w:highlight w:val="yellow"/>
            <w:rPrChange w:id="2019" w:author="ThinkPad" w:date="2022-06-16T10:53:00Z">
              <w:rPr>
                <w:rFonts w:ascii="Times New Roman" w:eastAsia="宋体" w:hAnsi="Times New Roman" w:cs="Times New Roman"/>
                <w:kern w:val="0"/>
                <w:sz w:val="24"/>
                <w:szCs w:val="24"/>
              </w:rPr>
            </w:rPrChange>
          </w:rPr>
          <w:t xml:space="preserve">The key generation algorithm adopts </w:t>
        </w:r>
      </w:ins>
      <w:ins w:id="2020" w:author="ThinkPad" w:date="2022-06-16T10:52:00Z">
        <w:r w:rsidR="00D93D98" w:rsidRPr="00D93D98">
          <w:rPr>
            <w:rFonts w:ascii="Times New Roman" w:eastAsia="宋体" w:hAnsi="Times New Roman" w:cs="Times New Roman"/>
            <w:kern w:val="0"/>
            <w:sz w:val="24"/>
            <w:szCs w:val="24"/>
            <w:highlight w:val="yellow"/>
            <w:rPrChange w:id="2021" w:author="ThinkPad" w:date="2022-06-16T10:53:00Z">
              <w:rPr>
                <w:rFonts w:ascii="Times New Roman" w:eastAsia="宋体" w:hAnsi="Times New Roman" w:cs="Times New Roman"/>
                <w:kern w:val="0"/>
                <w:sz w:val="24"/>
                <w:szCs w:val="24"/>
              </w:rPr>
            </w:rPrChange>
          </w:rPr>
          <w:t xml:space="preserve">a </w:t>
        </w:r>
      </w:ins>
      <w:ins w:id="2022" w:author="Zhang Li" w:date="2022-06-12T12:30:00Z">
        <w:r w:rsidRPr="00D93D98">
          <w:rPr>
            <w:rFonts w:ascii="Times New Roman" w:eastAsia="宋体" w:hAnsi="Times New Roman" w:cs="Times New Roman"/>
            <w:kern w:val="0"/>
            <w:sz w:val="24"/>
            <w:szCs w:val="24"/>
            <w:highlight w:val="yellow"/>
            <w:rPrChange w:id="2023" w:author="ThinkPad" w:date="2022-06-16T10:53:00Z">
              <w:rPr>
                <w:rFonts w:ascii="Times New Roman" w:eastAsia="宋体" w:hAnsi="Times New Roman" w:cs="Times New Roman"/>
                <w:kern w:val="0"/>
                <w:sz w:val="24"/>
                <w:szCs w:val="24"/>
              </w:rPr>
            </w:rPrChange>
          </w:rPr>
          <w:t xml:space="preserve">distributed key generation scheme [31] to distribute key pair </w:t>
        </w:r>
      </w:ins>
      <m:oMath>
        <m:d>
          <m:dPr>
            <m:ctrlPr>
              <w:ins w:id="2024" w:author="Zhang Li" w:date="2022-06-12T12:30:00Z">
                <w:rPr>
                  <w:rFonts w:ascii="Cambria Math" w:eastAsia="宋体" w:hAnsi="Cambria Math" w:cs="Times New Roman"/>
                  <w:kern w:val="0"/>
                  <w:sz w:val="24"/>
                  <w:szCs w:val="24"/>
                  <w:highlight w:val="yellow"/>
                </w:rPr>
              </w:ins>
            </m:ctrlPr>
          </m:dPr>
          <m:e>
            <m:r>
              <w:ins w:id="2025" w:author="Zhang Li" w:date="2022-06-12T12:30:00Z">
                <w:rPr>
                  <w:rFonts w:ascii="Cambria Math" w:eastAsia="宋体" w:hAnsi="Cambria Math" w:cs="Times New Roman"/>
                  <w:kern w:val="0"/>
                  <w:sz w:val="24"/>
                  <w:szCs w:val="24"/>
                  <w:highlight w:val="yellow"/>
                  <w:rPrChange w:id="2026" w:author="ThinkPad" w:date="2022-06-16T10:53:00Z">
                    <w:rPr>
                      <w:rFonts w:ascii="Cambria Math" w:eastAsia="宋体" w:hAnsi="Cambria Math" w:cs="Times New Roman"/>
                      <w:kern w:val="0"/>
                      <w:sz w:val="24"/>
                      <w:szCs w:val="24"/>
                    </w:rPr>
                  </w:rPrChange>
                </w:rPr>
                <m:t>s</m:t>
              </w:ins>
            </m:r>
            <m:sSub>
              <m:sSubPr>
                <m:ctrlPr>
                  <w:ins w:id="2027" w:author="Zhang Li" w:date="2022-06-12T12:30:00Z">
                    <w:rPr>
                      <w:rFonts w:ascii="Cambria Math" w:eastAsia="宋体" w:hAnsi="Cambria Math" w:cs="Times New Roman"/>
                      <w:kern w:val="0"/>
                      <w:sz w:val="24"/>
                      <w:szCs w:val="24"/>
                      <w:highlight w:val="yellow"/>
                    </w:rPr>
                  </w:ins>
                </m:ctrlPr>
              </m:sSubPr>
              <m:e>
                <m:r>
                  <w:ins w:id="2028" w:author="Zhang Li" w:date="2022-06-12T12:30:00Z">
                    <w:rPr>
                      <w:rFonts w:ascii="Cambria Math" w:eastAsia="宋体" w:hAnsi="Cambria Math" w:cs="Times New Roman"/>
                      <w:kern w:val="0"/>
                      <w:sz w:val="24"/>
                      <w:szCs w:val="24"/>
                      <w:highlight w:val="yellow"/>
                      <w:rPrChange w:id="2029" w:author="ThinkPad" w:date="2022-06-16T10:53:00Z">
                        <w:rPr>
                          <w:rFonts w:ascii="Cambria Math" w:eastAsia="宋体" w:hAnsi="Cambria Math" w:cs="Times New Roman"/>
                          <w:kern w:val="0"/>
                          <w:sz w:val="24"/>
                          <w:szCs w:val="24"/>
                        </w:rPr>
                      </w:rPrChange>
                    </w:rPr>
                    <m:t>k</m:t>
                  </w:ins>
                </m:r>
              </m:e>
              <m:sub>
                <m:r>
                  <w:ins w:id="2030" w:author="Zhang Li" w:date="2022-06-12T12:30:00Z">
                    <w:rPr>
                      <w:rFonts w:ascii="Cambria Math" w:eastAsia="宋体" w:hAnsi="Cambria Math" w:cs="Times New Roman"/>
                      <w:kern w:val="0"/>
                      <w:sz w:val="24"/>
                      <w:szCs w:val="24"/>
                      <w:highlight w:val="yellow"/>
                      <w:rPrChange w:id="2031" w:author="ThinkPad" w:date="2022-06-16T10:53:00Z">
                        <w:rPr>
                          <w:rFonts w:ascii="Cambria Math" w:eastAsia="宋体" w:hAnsi="Cambria Math" w:cs="Times New Roman"/>
                          <w:kern w:val="0"/>
                          <w:sz w:val="24"/>
                          <w:szCs w:val="24"/>
                        </w:rPr>
                      </w:rPrChange>
                    </w:rPr>
                    <m:t>i</m:t>
                  </w:ins>
                </m:r>
              </m:sub>
            </m:sSub>
            <m:r>
              <w:ins w:id="2032" w:author="Zhang Li" w:date="2022-06-12T12:30:00Z">
                <m:rPr>
                  <m:sty m:val="p"/>
                </m:rPr>
                <w:rPr>
                  <w:rFonts w:ascii="Cambria Math" w:eastAsia="宋体" w:hAnsi="Cambria Math" w:cs="Times New Roman"/>
                  <w:kern w:val="0"/>
                  <w:sz w:val="24"/>
                  <w:szCs w:val="24"/>
                  <w:highlight w:val="yellow"/>
                  <w:rPrChange w:id="2033" w:author="ThinkPad" w:date="2022-06-16T10:53:00Z">
                    <w:rPr>
                      <w:rFonts w:ascii="Cambria Math" w:eastAsia="宋体" w:hAnsi="Cambria Math" w:cs="Times New Roman"/>
                      <w:kern w:val="0"/>
                      <w:sz w:val="24"/>
                      <w:szCs w:val="24"/>
                    </w:rPr>
                  </w:rPrChange>
                </w:rPr>
                <m:t>,</m:t>
              </w:ins>
            </m:r>
            <m:r>
              <w:ins w:id="2034" w:author="Zhang Li" w:date="2022-06-12T12:30:00Z">
                <w:rPr>
                  <w:rFonts w:ascii="Cambria Math" w:eastAsia="宋体" w:hAnsi="Cambria Math" w:cs="Times New Roman"/>
                  <w:kern w:val="0"/>
                  <w:sz w:val="24"/>
                  <w:szCs w:val="24"/>
                  <w:highlight w:val="yellow"/>
                  <w:rPrChange w:id="2035" w:author="ThinkPad" w:date="2022-06-16T10:53:00Z">
                    <w:rPr>
                      <w:rFonts w:ascii="Cambria Math" w:eastAsia="宋体" w:hAnsi="Cambria Math" w:cs="Times New Roman"/>
                      <w:kern w:val="0"/>
                      <w:sz w:val="24"/>
                      <w:szCs w:val="24"/>
                    </w:rPr>
                  </w:rPrChange>
                </w:rPr>
                <m:t>p</m:t>
              </w:ins>
            </m:r>
            <m:sSub>
              <m:sSubPr>
                <m:ctrlPr>
                  <w:ins w:id="2036" w:author="Zhang Li" w:date="2022-06-12T12:30:00Z">
                    <w:rPr>
                      <w:rFonts w:ascii="Cambria Math" w:eastAsia="宋体" w:hAnsi="Cambria Math" w:cs="Times New Roman"/>
                      <w:kern w:val="0"/>
                      <w:sz w:val="24"/>
                      <w:szCs w:val="24"/>
                      <w:highlight w:val="yellow"/>
                    </w:rPr>
                  </w:ins>
                </m:ctrlPr>
              </m:sSubPr>
              <m:e>
                <m:r>
                  <w:ins w:id="2037" w:author="Zhang Li" w:date="2022-06-12T12:30:00Z">
                    <w:rPr>
                      <w:rFonts w:ascii="Cambria Math" w:eastAsia="宋体" w:hAnsi="Cambria Math" w:cs="Times New Roman"/>
                      <w:kern w:val="0"/>
                      <w:sz w:val="24"/>
                      <w:szCs w:val="24"/>
                      <w:highlight w:val="yellow"/>
                      <w:rPrChange w:id="2038" w:author="ThinkPad" w:date="2022-06-16T10:53:00Z">
                        <w:rPr>
                          <w:rFonts w:ascii="Cambria Math" w:eastAsia="宋体" w:hAnsi="Cambria Math" w:cs="Times New Roman"/>
                          <w:kern w:val="0"/>
                          <w:sz w:val="24"/>
                          <w:szCs w:val="24"/>
                        </w:rPr>
                      </w:rPrChange>
                    </w:rPr>
                    <m:t>k</m:t>
                  </w:ins>
                </m:r>
              </m:e>
              <m:sub>
                <m:r>
                  <w:ins w:id="2039" w:author="Zhang Li" w:date="2022-06-12T12:30:00Z">
                    <w:rPr>
                      <w:rFonts w:ascii="Cambria Math" w:eastAsia="宋体" w:hAnsi="Cambria Math" w:cs="Times New Roman"/>
                      <w:kern w:val="0"/>
                      <w:sz w:val="24"/>
                      <w:szCs w:val="24"/>
                      <w:highlight w:val="yellow"/>
                      <w:rPrChange w:id="2040" w:author="ThinkPad" w:date="2022-06-16T10:53:00Z">
                        <w:rPr>
                          <w:rFonts w:ascii="Cambria Math" w:eastAsia="宋体" w:hAnsi="Cambria Math" w:cs="Times New Roman"/>
                          <w:kern w:val="0"/>
                          <w:sz w:val="24"/>
                          <w:szCs w:val="24"/>
                        </w:rPr>
                      </w:rPrChange>
                    </w:rPr>
                    <m:t>i</m:t>
                  </w:ins>
                </m:r>
              </m:sub>
            </m:sSub>
          </m:e>
        </m:d>
      </m:oMath>
      <w:ins w:id="2041" w:author="Zhang Li" w:date="2022-06-12T12:30:00Z">
        <w:r w:rsidRPr="00D93D98">
          <w:rPr>
            <w:rFonts w:ascii="Times New Roman" w:eastAsia="宋体" w:hAnsi="Times New Roman" w:cs="Times New Roman"/>
            <w:kern w:val="0"/>
            <w:sz w:val="24"/>
            <w:szCs w:val="24"/>
            <w:highlight w:val="yellow"/>
            <w:rPrChange w:id="2042" w:author="ThinkPad" w:date="2022-06-16T10:53:00Z">
              <w:rPr>
                <w:rFonts w:ascii="Times New Roman" w:eastAsia="宋体" w:hAnsi="Times New Roman" w:cs="Times New Roman"/>
                <w:kern w:val="0"/>
                <w:sz w:val="24"/>
                <w:szCs w:val="24"/>
              </w:rPr>
            </w:rPrChange>
          </w:rPr>
          <w:t xml:space="preserve"> and the aggregated main public key </w:t>
        </w:r>
      </w:ins>
      <m:oMath>
        <m:r>
          <w:ins w:id="2043" w:author="Zhang Li" w:date="2022-06-12T12:30:00Z">
            <w:rPr>
              <w:rFonts w:ascii="Cambria Math" w:eastAsia="宋体" w:hAnsi="Cambria Math" w:cs="Times New Roman"/>
              <w:kern w:val="0"/>
              <w:sz w:val="24"/>
              <w:szCs w:val="24"/>
              <w:highlight w:val="yellow"/>
              <w:rPrChange w:id="2044" w:author="ThinkPad" w:date="2022-06-16T10:53:00Z">
                <w:rPr>
                  <w:rFonts w:ascii="Cambria Math" w:eastAsia="宋体" w:hAnsi="Cambria Math" w:cs="Times New Roman"/>
                  <w:kern w:val="0"/>
                  <w:sz w:val="24"/>
                  <w:szCs w:val="24"/>
                </w:rPr>
              </w:rPrChange>
            </w:rPr>
            <m:t>pk</m:t>
          </w:ins>
        </m:r>
      </m:oMath>
      <w:ins w:id="2045" w:author="Zhang Li" w:date="2022-06-12T12:30:00Z">
        <w:r w:rsidRPr="00D93D98">
          <w:rPr>
            <w:rFonts w:ascii="Times New Roman" w:eastAsia="宋体" w:hAnsi="Times New Roman" w:cs="Times New Roman"/>
            <w:kern w:val="0"/>
            <w:sz w:val="24"/>
            <w:szCs w:val="24"/>
            <w:highlight w:val="yellow"/>
            <w:rPrChange w:id="2046" w:author="ThinkPad" w:date="2022-06-16T10:53:00Z">
              <w:rPr>
                <w:rFonts w:ascii="Times New Roman" w:eastAsia="宋体" w:hAnsi="Times New Roman" w:cs="Times New Roman"/>
                <w:kern w:val="0"/>
                <w:sz w:val="24"/>
                <w:szCs w:val="24"/>
              </w:rPr>
            </w:rPrChange>
          </w:rPr>
          <w:t xml:space="preserve"> to participants.</w:t>
        </w:r>
      </w:ins>
      <w:ins w:id="2047" w:author="ThinkPad" w:date="2022-06-16T10:53:00Z">
        <w:r w:rsidR="00D93D98">
          <w:rPr>
            <w:rFonts w:ascii="Times New Roman" w:eastAsia="宋体" w:hAnsi="Times New Roman" w:cs="Times New Roman"/>
            <w:kern w:val="0"/>
            <w:sz w:val="24"/>
            <w:szCs w:val="24"/>
          </w:rPr>
          <w:t xml:space="preserve"> [</w:t>
        </w:r>
        <w:r w:rsidR="00D93D98">
          <w:rPr>
            <w:rFonts w:ascii="Times New Roman" w:eastAsia="宋体" w:hAnsi="Times New Roman" w:cs="Times New Roman" w:hint="eastAsia"/>
            <w:kern w:val="0"/>
            <w:sz w:val="24"/>
            <w:szCs w:val="24"/>
          </w:rPr>
          <w:t>这话上下逻辑不通，主语是算法，怎么会在</w:t>
        </w:r>
      </w:ins>
      <w:ins w:id="2048" w:author="ThinkPad" w:date="2022-06-16T10:54:00Z">
        <w:r w:rsidR="00D93D98">
          <w:rPr>
            <w:rFonts w:ascii="Times New Roman" w:eastAsia="宋体" w:hAnsi="Times New Roman" w:cs="Times New Roman" w:hint="eastAsia"/>
            <w:kern w:val="0"/>
            <w:sz w:val="24"/>
            <w:szCs w:val="24"/>
          </w:rPr>
          <w:t>宾语那对应一个下标带</w:t>
        </w:r>
        <w:proofErr w:type="spellStart"/>
        <w:r w:rsidR="00D93D98">
          <w:rPr>
            <w:rFonts w:ascii="Times New Roman" w:eastAsia="宋体" w:hAnsi="Times New Roman" w:cs="Times New Roman" w:hint="eastAsia"/>
            <w:kern w:val="0"/>
            <w:sz w:val="24"/>
            <w:szCs w:val="24"/>
          </w:rPr>
          <w:t>i</w:t>
        </w:r>
        <w:proofErr w:type="spellEnd"/>
        <w:r w:rsidR="00D93D98">
          <w:rPr>
            <w:rFonts w:ascii="Times New Roman" w:eastAsia="宋体" w:hAnsi="Times New Roman" w:cs="Times New Roman" w:hint="eastAsia"/>
            <w:kern w:val="0"/>
            <w:sz w:val="24"/>
            <w:szCs w:val="24"/>
          </w:rPr>
          <w:t>的秘</w:t>
        </w:r>
        <w:proofErr w:type="gramStart"/>
        <w:r w:rsidR="00D93D98">
          <w:rPr>
            <w:rFonts w:ascii="Times New Roman" w:eastAsia="宋体" w:hAnsi="Times New Roman" w:cs="Times New Roman" w:hint="eastAsia"/>
            <w:kern w:val="0"/>
            <w:sz w:val="24"/>
            <w:szCs w:val="24"/>
          </w:rPr>
          <w:t>钥</w:t>
        </w:r>
        <w:proofErr w:type="gramEnd"/>
        <w:r w:rsidR="00D93D98">
          <w:rPr>
            <w:rFonts w:ascii="Times New Roman" w:eastAsia="宋体" w:hAnsi="Times New Roman" w:cs="Times New Roman" w:hint="eastAsia"/>
            <w:kern w:val="0"/>
            <w:sz w:val="24"/>
            <w:szCs w:val="24"/>
          </w:rPr>
          <w:t>组合呢？再说了一个</w:t>
        </w:r>
        <w:r w:rsidR="00D93D98">
          <w:rPr>
            <w:rFonts w:ascii="Times New Roman" w:eastAsia="宋体" w:hAnsi="Times New Roman" w:cs="Times New Roman" w:hint="eastAsia"/>
            <w:kern w:val="0"/>
            <w:sz w:val="24"/>
            <w:szCs w:val="24"/>
          </w:rPr>
          <w:t>k</w:t>
        </w:r>
        <w:r w:rsidR="00D93D98">
          <w:rPr>
            <w:rFonts w:ascii="Times New Roman" w:eastAsia="宋体" w:hAnsi="Times New Roman" w:cs="Times New Roman"/>
            <w:kern w:val="0"/>
            <w:sz w:val="24"/>
            <w:szCs w:val="24"/>
          </w:rPr>
          <w:t>ey generation</w:t>
        </w:r>
        <w:r w:rsidR="00D93D98">
          <w:rPr>
            <w:rFonts w:ascii="Times New Roman" w:eastAsia="宋体" w:hAnsi="Times New Roman" w:cs="Times New Roman" w:hint="eastAsia"/>
            <w:kern w:val="0"/>
            <w:sz w:val="24"/>
            <w:szCs w:val="24"/>
          </w:rPr>
          <w:t>算法，怎么是用来干“</w:t>
        </w:r>
        <w:r w:rsidR="00D93D98">
          <w:rPr>
            <w:rFonts w:ascii="Times New Roman" w:eastAsia="宋体" w:hAnsi="Times New Roman" w:cs="Times New Roman" w:hint="eastAsia"/>
            <w:kern w:val="0"/>
            <w:sz w:val="24"/>
            <w:szCs w:val="24"/>
          </w:rPr>
          <w:t>d</w:t>
        </w:r>
        <w:r w:rsidR="00D93D98">
          <w:rPr>
            <w:rFonts w:ascii="Times New Roman" w:eastAsia="宋体" w:hAnsi="Times New Roman" w:cs="Times New Roman"/>
            <w:kern w:val="0"/>
            <w:sz w:val="24"/>
            <w:szCs w:val="24"/>
          </w:rPr>
          <w:t>istribute</w:t>
        </w:r>
        <w:r w:rsidR="00D93D98">
          <w:rPr>
            <w:rFonts w:ascii="Times New Roman" w:eastAsia="宋体" w:hAnsi="Times New Roman" w:cs="Times New Roman" w:hint="eastAsia"/>
            <w:kern w:val="0"/>
            <w:sz w:val="24"/>
            <w:szCs w:val="24"/>
          </w:rPr>
          <w:t>”的事呢？要检查每个句子</w:t>
        </w:r>
      </w:ins>
      <w:ins w:id="2049" w:author="ThinkPad" w:date="2022-06-16T10:55:00Z">
        <w:r w:rsidR="00D93D98">
          <w:rPr>
            <w:rFonts w:ascii="Times New Roman" w:eastAsia="宋体" w:hAnsi="Times New Roman" w:cs="Times New Roman" w:hint="eastAsia"/>
            <w:kern w:val="0"/>
            <w:sz w:val="24"/>
            <w:szCs w:val="24"/>
          </w:rPr>
          <w:t>的前后逻辑，能不能对得上</w:t>
        </w:r>
      </w:ins>
      <w:ins w:id="2050" w:author="ThinkPad" w:date="2022-06-16T10:53:00Z">
        <w:r w:rsidR="00D93D98">
          <w:rPr>
            <w:rFonts w:ascii="Times New Roman" w:eastAsia="宋体" w:hAnsi="Times New Roman" w:cs="Times New Roman"/>
            <w:kern w:val="0"/>
            <w:sz w:val="24"/>
            <w:szCs w:val="24"/>
          </w:rPr>
          <w:t>]</w:t>
        </w:r>
      </w:ins>
      <w:ins w:id="2051" w:author="Zhang Li" w:date="2022-06-12T12:30:00Z">
        <w:r>
          <w:rPr>
            <w:rFonts w:ascii="Times New Roman" w:eastAsia="宋体" w:hAnsi="Times New Roman" w:cs="Times New Roman"/>
            <w:kern w:val="0"/>
            <w:sz w:val="24"/>
            <w:szCs w:val="24"/>
          </w:rPr>
          <w:t xml:space="preserve"> </w:t>
        </w:r>
      </w:ins>
      <w:ins w:id="2052" w:author="ThinkPad" w:date="2022-06-16T10:41:00Z">
        <w:r w:rsidR="006F6C71">
          <w:rPr>
            <w:rFonts w:ascii="Times New Roman" w:eastAsia="宋体" w:hAnsi="Times New Roman" w:cs="Times New Roman"/>
            <w:kern w:val="0"/>
            <w:sz w:val="24"/>
            <w:szCs w:val="24"/>
          </w:rPr>
          <w:t xml:space="preserve">A </w:t>
        </w:r>
      </w:ins>
      <w:ins w:id="2053" w:author="Zhang Li" w:date="2022-06-12T12:30:00Z">
        <w:del w:id="2054" w:author="ThinkPad" w:date="2022-06-16T10:41:00Z">
          <w:r w:rsidDel="006F6C71">
            <w:rPr>
              <w:rFonts w:ascii="Times New Roman" w:eastAsia="宋体" w:hAnsi="Times New Roman" w:cs="Times New Roman"/>
              <w:kern w:val="0"/>
              <w:sz w:val="24"/>
              <w:szCs w:val="24"/>
            </w:rPr>
            <w:delText>P</w:delText>
          </w:r>
        </w:del>
      </w:ins>
      <w:ins w:id="2055" w:author="ThinkPad" w:date="2022-06-16T10:41:00Z">
        <w:r w:rsidR="006F6C71">
          <w:rPr>
            <w:rFonts w:ascii="Times New Roman" w:eastAsia="宋体" w:hAnsi="Times New Roman" w:cs="Times New Roman"/>
            <w:kern w:val="0"/>
            <w:sz w:val="24"/>
            <w:szCs w:val="24"/>
          </w:rPr>
          <w:t>p</w:t>
        </w:r>
      </w:ins>
      <w:ins w:id="2056" w:author="Zhang Li" w:date="2022-06-12T12:30:00Z">
        <w:r>
          <w:rPr>
            <w:rFonts w:ascii="Times New Roman" w:eastAsia="宋体" w:hAnsi="Times New Roman" w:cs="Times New Roman"/>
            <w:kern w:val="0"/>
            <w:sz w:val="24"/>
            <w:szCs w:val="24"/>
          </w:rPr>
          <w:t>articipant</w:t>
        </w:r>
        <w:del w:id="2057" w:author="ThinkPad" w:date="2022-06-16T10:41:00Z">
          <w:r w:rsidDel="006F6C71">
            <w:rPr>
              <w:rFonts w:ascii="Times New Roman" w:eastAsia="宋体" w:hAnsi="Times New Roman" w:cs="Times New Roman"/>
              <w:kern w:val="0"/>
              <w:sz w:val="24"/>
              <w:szCs w:val="24"/>
            </w:rPr>
            <w:delText>s</w:delText>
          </w:r>
        </w:del>
      </w:ins>
      <w:ins w:id="2058" w:author="ThinkPad" w:date="2022-06-16T10:41:00Z">
        <w:r w:rsidR="006F6C71">
          <w:rPr>
            <w:rFonts w:ascii="Times New Roman" w:eastAsia="宋体" w:hAnsi="Times New Roman" w:cs="Times New Roman"/>
            <w:kern w:val="0"/>
            <w:sz w:val="24"/>
            <w:szCs w:val="24"/>
          </w:rPr>
          <w:t xml:space="preserve"> </w:t>
        </w:r>
        <w:proofErr w:type="spellStart"/>
        <w:r w:rsidR="006F6C71" w:rsidRPr="006F6C71">
          <w:rPr>
            <w:rFonts w:ascii="Times New Roman" w:eastAsia="宋体" w:hAnsi="Times New Roman" w:cs="Times New Roman"/>
            <w:i/>
            <w:iCs/>
            <w:kern w:val="0"/>
            <w:sz w:val="24"/>
            <w:szCs w:val="24"/>
            <w:rPrChange w:id="2059" w:author="ThinkPad" w:date="2022-06-16T10:41:00Z">
              <w:rPr>
                <w:rFonts w:ascii="Times New Roman" w:eastAsia="宋体" w:hAnsi="Times New Roman" w:cs="Times New Roman"/>
                <w:kern w:val="0"/>
                <w:sz w:val="24"/>
                <w:szCs w:val="24"/>
              </w:rPr>
            </w:rPrChange>
          </w:rPr>
          <w:t>i</w:t>
        </w:r>
      </w:ins>
      <w:proofErr w:type="spellEnd"/>
      <w:ins w:id="2060" w:author="Zhang Li" w:date="2022-06-12T12:30:00Z">
        <w:r>
          <w:rPr>
            <w:rFonts w:ascii="Times New Roman" w:eastAsia="宋体" w:hAnsi="Times New Roman" w:cs="Times New Roman"/>
            <w:kern w:val="0"/>
            <w:sz w:val="24"/>
            <w:szCs w:val="24"/>
          </w:rPr>
          <w:t xml:space="preserve"> can obtain </w:t>
        </w:r>
        <w:del w:id="2061" w:author="ThinkPad" w:date="2022-06-16T10:55:00Z">
          <w:r w:rsidDel="004101B5">
            <w:rPr>
              <w:rFonts w:ascii="Times New Roman" w:eastAsia="宋体" w:hAnsi="Times New Roman" w:cs="Times New Roman"/>
              <w:kern w:val="0"/>
              <w:sz w:val="24"/>
              <w:szCs w:val="24"/>
            </w:rPr>
            <w:delText>other</w:delText>
          </w:r>
        </w:del>
      </w:ins>
      <w:ins w:id="2062" w:author="ThinkPad" w:date="2022-06-16T10:55:00Z">
        <w:r w:rsidR="004101B5">
          <w:rPr>
            <w:rFonts w:ascii="Times New Roman" w:eastAsia="宋体" w:hAnsi="Times New Roman" w:cs="Times New Roman"/>
            <w:kern w:val="0"/>
            <w:sz w:val="24"/>
            <w:szCs w:val="24"/>
          </w:rPr>
          <w:t>the</w:t>
        </w:r>
      </w:ins>
      <w:ins w:id="2063" w:author="Zhang Li" w:date="2022-06-12T12:30:00Z">
        <w:r>
          <w:rPr>
            <w:rFonts w:ascii="Times New Roman" w:eastAsia="宋体" w:hAnsi="Times New Roman" w:cs="Times New Roman"/>
            <w:kern w:val="0"/>
            <w:sz w:val="24"/>
            <w:szCs w:val="24"/>
          </w:rPr>
          <w:t xml:space="preserve"> public key share</w:t>
        </w:r>
        <w:del w:id="2064" w:author="ThinkPad" w:date="2022-06-16T10:56:00Z">
          <w:r w:rsidDel="004101B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ins>
      <m:oMath>
        <m:r>
          <w:ins w:id="2065" w:author="Zhang Li" w:date="2022-06-12T12:30:00Z">
            <w:rPr>
              <w:rFonts w:ascii="Cambria Math" w:eastAsia="宋体" w:hAnsi="Cambria Math" w:cs="Times New Roman"/>
              <w:kern w:val="0"/>
              <w:sz w:val="24"/>
              <w:szCs w:val="24"/>
            </w:rPr>
            <m:t>p</m:t>
          </w:ins>
        </m:r>
        <m:sSub>
          <m:sSubPr>
            <m:ctrlPr>
              <w:ins w:id="2066" w:author="Zhang Li" w:date="2022-06-12T12:30:00Z">
                <w:rPr>
                  <w:rFonts w:ascii="Cambria Math" w:eastAsia="宋体" w:hAnsi="Cambria Math" w:cs="Times New Roman"/>
                  <w:kern w:val="0"/>
                  <w:sz w:val="24"/>
                  <w:szCs w:val="24"/>
                </w:rPr>
              </w:ins>
            </m:ctrlPr>
          </m:sSubPr>
          <m:e>
            <m:r>
              <w:ins w:id="2067" w:author="Zhang Li" w:date="2022-06-12T12:30:00Z">
                <w:rPr>
                  <w:rFonts w:ascii="Cambria Math" w:eastAsia="宋体" w:hAnsi="Cambria Math" w:cs="Times New Roman"/>
                  <w:kern w:val="0"/>
                  <w:sz w:val="24"/>
                  <w:szCs w:val="24"/>
                </w:rPr>
                <m:t>k</m:t>
              </w:ins>
            </m:r>
          </m:e>
          <m:sub>
            <m:r>
              <w:ins w:id="2068" w:author="Zhang Li" w:date="2022-06-12T12:30:00Z">
                <w:rPr>
                  <w:rFonts w:ascii="Cambria Math" w:eastAsia="宋体" w:hAnsi="Cambria Math" w:cs="Times New Roman"/>
                  <w:kern w:val="0"/>
                  <w:sz w:val="24"/>
                  <w:szCs w:val="24"/>
                </w:rPr>
                <m:t>j</m:t>
              </w:ins>
            </m:r>
          </m:sub>
        </m:sSub>
        <m:r>
          <w:ins w:id="2069" w:author="Zhang Li" w:date="2022-06-12T12:30:00Z">
            <m:rPr>
              <m:sty m:val="p"/>
            </m:rPr>
            <w:rPr>
              <w:rFonts w:ascii="Cambria Math" w:eastAsia="宋体" w:hAnsi="Cambria Math" w:cs="Times New Roman"/>
              <w:kern w:val="0"/>
              <w:sz w:val="24"/>
              <w:szCs w:val="24"/>
            </w:rPr>
            <m:t>(</m:t>
          </w:ins>
        </m:r>
        <m:r>
          <w:ins w:id="2070" w:author="Zhang Li" w:date="2022-06-12T12:30:00Z">
            <w:rPr>
              <w:rFonts w:ascii="Cambria Math" w:eastAsia="宋体" w:hAnsi="Cambria Math" w:cs="Times New Roman"/>
              <w:kern w:val="0"/>
              <w:sz w:val="24"/>
              <w:szCs w:val="24"/>
            </w:rPr>
            <m:t>j</m:t>
          </w:ins>
        </m:r>
        <m:r>
          <w:ins w:id="2071" w:author="Zhang Li" w:date="2022-06-12T12:30:00Z">
            <m:rPr>
              <m:sty m:val="p"/>
            </m:rPr>
            <w:rPr>
              <w:rFonts w:ascii="Cambria Math" w:eastAsia="宋体" w:hAnsi="Cambria Math" w:cs="Times New Roman"/>
              <w:kern w:val="0"/>
              <w:sz w:val="24"/>
              <w:szCs w:val="24"/>
            </w:rPr>
            <m:t>≠</m:t>
          </w:ins>
        </m:r>
        <m:r>
          <w:ins w:id="2072" w:author="Zhang Li" w:date="2022-06-12T12:30:00Z">
            <w:rPr>
              <w:rFonts w:ascii="Cambria Math" w:eastAsia="宋体" w:hAnsi="Cambria Math" w:cs="Times New Roman"/>
              <w:kern w:val="0"/>
              <w:sz w:val="24"/>
              <w:szCs w:val="24"/>
            </w:rPr>
            <m:t>i</m:t>
          </w:ins>
        </m:r>
        <m:r>
          <w:ins w:id="2073" w:author="Zhang Li" w:date="2022-06-12T12:30:00Z">
            <m:rPr>
              <m:sty m:val="p"/>
            </m:rPr>
            <w:rPr>
              <w:rFonts w:ascii="Cambria Math" w:eastAsia="宋体" w:hAnsi="Cambria Math" w:cs="Times New Roman"/>
              <w:kern w:val="0"/>
              <w:sz w:val="24"/>
              <w:szCs w:val="24"/>
            </w:rPr>
            <m:t>)</m:t>
          </w:ins>
        </m:r>
      </m:oMath>
      <w:ins w:id="2074" w:author="Zhang Li" w:date="2022-06-12T12:30:00Z">
        <w:r>
          <w:rPr>
            <w:rFonts w:ascii="Times New Roman" w:eastAsia="宋体" w:hAnsi="Times New Roman" w:cs="Times New Roman"/>
            <w:kern w:val="0"/>
            <w:sz w:val="24"/>
            <w:szCs w:val="24"/>
          </w:rPr>
          <w:t xml:space="preserve"> </w:t>
        </w:r>
      </w:ins>
      <w:ins w:id="2075" w:author="ThinkPad" w:date="2022-06-16T10:55:00Z">
        <w:r w:rsidR="004101B5">
          <w:rPr>
            <w:rFonts w:ascii="Times New Roman" w:eastAsia="宋体" w:hAnsi="Times New Roman" w:cs="Times New Roman"/>
            <w:kern w:val="0"/>
            <w:sz w:val="24"/>
            <w:szCs w:val="24"/>
          </w:rPr>
          <w:t xml:space="preserve">of participant </w:t>
        </w:r>
        <w:r w:rsidR="004101B5" w:rsidRPr="003D7730">
          <w:rPr>
            <w:rFonts w:ascii="Times New Roman" w:eastAsia="宋体" w:hAnsi="Times New Roman" w:cs="Times New Roman"/>
            <w:i/>
            <w:iCs/>
            <w:kern w:val="0"/>
            <w:sz w:val="24"/>
            <w:szCs w:val="24"/>
          </w:rPr>
          <w:t>j</w:t>
        </w:r>
        <w:r w:rsidR="004101B5">
          <w:rPr>
            <w:rFonts w:ascii="Times New Roman" w:eastAsia="宋体" w:hAnsi="Times New Roman" w:cs="Times New Roman"/>
            <w:kern w:val="0"/>
            <w:sz w:val="24"/>
            <w:szCs w:val="24"/>
          </w:rPr>
          <w:t xml:space="preserve"> </w:t>
        </w:r>
      </w:ins>
      <w:ins w:id="2076" w:author="Zhang Li" w:date="2022-06-12T12:30:00Z">
        <w:r>
          <w:rPr>
            <w:rFonts w:ascii="Times New Roman" w:eastAsia="宋体" w:hAnsi="Times New Roman" w:cs="Times New Roman"/>
            <w:kern w:val="0"/>
            <w:sz w:val="24"/>
            <w:szCs w:val="24"/>
          </w:rPr>
          <w:t>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w:t>
        </w:r>
      </w:ins>
      <w:ins w:id="2077" w:author="ThinkPad" w:date="2022-06-16T10:42:00Z">
        <w:r w:rsidR="006F6C71">
          <w:rPr>
            <w:rFonts w:ascii="Times New Roman" w:eastAsia="宋体" w:hAnsi="Times New Roman" w:cs="Times New Roman"/>
            <w:kern w:val="0"/>
            <w:sz w:val="24"/>
            <w:szCs w:val="24"/>
          </w:rPr>
          <w:t>ly used</w:t>
        </w:r>
      </w:ins>
      <w:ins w:id="2078" w:author="Zhang Li" w:date="2022-06-12T12:30:00Z">
        <w:r>
          <w:rPr>
            <w:rFonts w:ascii="Times New Roman" w:eastAsia="宋体" w:hAnsi="Times New Roman" w:cs="Times New Roman"/>
            <w:kern w:val="0"/>
            <w:sz w:val="24"/>
            <w:szCs w:val="24"/>
          </w:rPr>
          <w:t xml:space="preserve"> key generation algorithm </w:t>
        </w:r>
        <w:del w:id="2079" w:author="ThinkPad" w:date="2022-06-16T10:42:00Z">
          <w:r w:rsidDel="006F6C71">
            <w:rPr>
              <w:rFonts w:ascii="Times New Roman" w:eastAsia="宋体" w:hAnsi="Times New Roman" w:cs="Times New Roman"/>
              <w:kern w:val="0"/>
              <w:sz w:val="24"/>
              <w:szCs w:val="24"/>
            </w:rPr>
            <w:delText>of</w:delText>
          </w:r>
        </w:del>
      </w:ins>
      <w:ins w:id="2080" w:author="ThinkPad" w:date="2022-06-16T10:42:00Z">
        <w:r w:rsidR="006F6C71">
          <w:rPr>
            <w:rFonts w:ascii="Times New Roman" w:eastAsia="宋体" w:hAnsi="Times New Roman" w:cs="Times New Roman"/>
            <w:kern w:val="0"/>
            <w:sz w:val="24"/>
            <w:szCs w:val="24"/>
          </w:rPr>
          <w:t>in</w:t>
        </w:r>
      </w:ins>
      <w:ins w:id="2081" w:author="Zhang Li" w:date="2022-06-12T12:30:00Z">
        <w:r>
          <w:rPr>
            <w:rFonts w:ascii="Times New Roman" w:eastAsia="宋体" w:hAnsi="Times New Roman" w:cs="Times New Roman"/>
            <w:kern w:val="0"/>
            <w:sz w:val="24"/>
            <w:szCs w:val="24"/>
          </w:rPr>
          <w:t xml:space="preserve"> </w:t>
        </w:r>
      </w:ins>
      <w:ins w:id="2082" w:author="ThinkPad" w:date="2022-06-16T10:56:00Z">
        <w:r w:rsidR="004101B5">
          <w:rPr>
            <w:rFonts w:ascii="Times New Roman" w:eastAsia="宋体" w:hAnsi="Times New Roman" w:cs="Times New Roman"/>
            <w:kern w:val="0"/>
            <w:sz w:val="24"/>
            <w:szCs w:val="24"/>
          </w:rPr>
          <w:t>TSS</w:t>
        </w:r>
      </w:ins>
      <w:ins w:id="2083" w:author="Zhang Li" w:date="2022-06-12T12:30:00Z">
        <w:del w:id="2084" w:author="ThinkPad" w:date="2022-06-16T10:56:00Z">
          <w:r w:rsidDel="004101B5">
            <w:rPr>
              <w:rFonts w:ascii="Times New Roman" w:eastAsia="宋体" w:hAnsi="Times New Roman" w:cs="Times New Roman"/>
              <w:kern w:val="0"/>
              <w:sz w:val="24"/>
              <w:szCs w:val="24"/>
            </w:rPr>
            <w:delText>threshold BLS</w:delText>
          </w:r>
        </w:del>
        <w:r>
          <w:rPr>
            <w:rFonts w:ascii="Times New Roman" w:eastAsia="宋体" w:hAnsi="Times New Roman" w:cs="Times New Roman"/>
            <w:kern w:val="0"/>
            <w:sz w:val="24"/>
            <w:szCs w:val="24"/>
          </w:rPr>
          <w:t xml:space="preserve"> signature scheme. Let </w:t>
        </w:r>
      </w:ins>
      <m:oMath>
        <m:sSub>
          <m:sSubPr>
            <m:ctrlPr>
              <w:ins w:id="2085" w:author="Zhang Li" w:date="2022-06-12T12:30:00Z">
                <w:rPr>
                  <w:rFonts w:ascii="Cambria Math" w:eastAsia="宋体" w:hAnsi="Cambria Math" w:cs="Times New Roman"/>
                  <w:kern w:val="0"/>
                  <w:sz w:val="24"/>
                  <w:szCs w:val="24"/>
                </w:rPr>
              </w:ins>
            </m:ctrlPr>
          </m:sSubPr>
          <m:e>
            <m:r>
              <w:ins w:id="2086" w:author="Zhang Li" w:date="2022-06-12T12:30:00Z">
                <w:rPr>
                  <w:rFonts w:ascii="Cambria Math" w:eastAsia="宋体" w:hAnsi="Cambria Math" w:cs="Times New Roman"/>
                  <w:kern w:val="0"/>
                  <w:sz w:val="24"/>
                  <w:szCs w:val="24"/>
                </w:rPr>
                <m:t>p</m:t>
              </w:ins>
            </m:r>
          </m:e>
          <m:sub>
            <m:r>
              <w:ins w:id="2087" w:author="Zhang Li" w:date="2022-06-12T12:30:00Z">
                <m:rPr>
                  <m:sty m:val="p"/>
                </m:rPr>
                <w:rPr>
                  <w:rFonts w:ascii="Cambria Math" w:eastAsia="宋体" w:hAnsi="Cambria Math" w:cs="Times New Roman"/>
                  <w:kern w:val="0"/>
                  <w:sz w:val="24"/>
                  <w:szCs w:val="24"/>
                </w:rPr>
                <m:t>2</m:t>
              </w:ins>
            </m:r>
          </m:sub>
        </m:sSub>
      </m:oMath>
      <w:ins w:id="2088"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089" w:author="Zhang Li" w:date="2022-06-12T12:30:00Z">
                <w:rPr>
                  <w:rFonts w:ascii="Cambria Math" w:eastAsia="宋体" w:hAnsi="Cambria Math" w:cs="Times New Roman"/>
                  <w:kern w:val="0"/>
                  <w:sz w:val="24"/>
                  <w:szCs w:val="24"/>
                </w:rPr>
              </w:ins>
            </m:ctrlPr>
          </m:sSubPr>
          <m:e>
            <m:r>
              <w:ins w:id="2090" w:author="Zhang Li" w:date="2022-06-12T12:30:00Z">
                <w:rPr>
                  <w:rFonts w:ascii="Cambria Math" w:eastAsia="宋体" w:hAnsi="Cambria Math" w:cs="Times New Roman"/>
                  <w:kern w:val="0"/>
                  <w:sz w:val="24"/>
                  <w:szCs w:val="24"/>
                </w:rPr>
                <m:t>g</m:t>
              </w:ins>
            </m:r>
          </m:e>
          <m:sub>
            <m:r>
              <w:ins w:id="2091" w:author="Zhang Li" w:date="2022-06-12T12:30:00Z">
                <m:rPr>
                  <m:sty m:val="p"/>
                </m:rPr>
                <w:rPr>
                  <w:rFonts w:ascii="Cambria Math" w:eastAsia="宋体" w:hAnsi="Cambria Math" w:cs="Times New Roman"/>
                  <w:kern w:val="0"/>
                  <w:sz w:val="24"/>
                  <w:szCs w:val="24"/>
                </w:rPr>
                <m:t>2</m:t>
              </w:ins>
            </m:r>
          </m:sub>
        </m:sSub>
      </m:oMath>
      <w:ins w:id="209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2093" w:author="Zhang Li" w:date="2022-06-12T12:30:00Z">
                <w:rPr>
                  <w:rFonts w:ascii="Cambria Math" w:eastAsia="宋体" w:hAnsi="Cambria Math" w:cs="Times New Roman"/>
                  <w:kern w:val="0"/>
                  <w:sz w:val="24"/>
                  <w:szCs w:val="24"/>
                </w:rPr>
              </w:ins>
            </m:ctrlPr>
          </m:sSubPr>
          <m:e>
            <m:r>
              <w:ins w:id="2094" w:author="Zhang Li" w:date="2022-06-12T12:30:00Z">
                <m:rPr>
                  <m:sty m:val="p"/>
                </m:rPr>
                <w:rPr>
                  <w:rFonts w:ascii="Cambria Math" w:eastAsia="宋体" w:hAnsi="Cambria Math" w:cs="Times New Roman"/>
                  <w:kern w:val="0"/>
                  <w:sz w:val="24"/>
                  <w:szCs w:val="24"/>
                </w:rPr>
                <m:t xml:space="preserve"> </m:t>
              </w:ins>
            </m:r>
            <m:r>
              <w:ins w:id="2095" w:author="Zhang Li" w:date="2022-06-12T12:30:00Z">
                <w:rPr>
                  <w:rFonts w:ascii="Cambria Math" w:eastAsia="宋体" w:hAnsi="Cambria Math" w:cs="Times New Roman"/>
                  <w:kern w:val="0"/>
                  <w:sz w:val="24"/>
                  <w:szCs w:val="24"/>
                </w:rPr>
                <m:t>G</m:t>
              </w:ins>
            </m:r>
          </m:e>
          <m:sub>
            <m:r>
              <w:ins w:id="2096" w:author="Zhang Li" w:date="2022-06-12T12:30:00Z">
                <m:rPr>
                  <m:sty m:val="p"/>
                </m:rPr>
                <w:rPr>
                  <w:rFonts w:ascii="Cambria Math" w:eastAsia="宋体" w:hAnsi="Cambria Math" w:cs="Times New Roman"/>
                  <w:kern w:val="0"/>
                  <w:sz w:val="24"/>
                  <w:szCs w:val="24"/>
                </w:rPr>
                <m:t>2</m:t>
              </w:ins>
            </m:r>
          </m:sub>
        </m:sSub>
      </m:oMath>
      <w:ins w:id="2097"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2098" w:author="Zhang Li" w:date="2022-06-12T12:30:00Z">
                <w:rPr>
                  <w:rFonts w:ascii="Cambria Math" w:eastAsia="宋体" w:hAnsi="Cambria Math" w:cs="Times New Roman"/>
                  <w:kern w:val="0"/>
                  <w:sz w:val="24"/>
                  <w:szCs w:val="24"/>
                </w:rPr>
              </w:ins>
            </m:ctrlPr>
          </m:dPr>
          <m:e>
            <m:sSub>
              <m:sSubPr>
                <m:ctrlPr>
                  <w:ins w:id="2099" w:author="Zhang Li" w:date="2022-06-12T12:30:00Z">
                    <w:rPr>
                      <w:rFonts w:ascii="Cambria Math" w:eastAsia="宋体" w:hAnsi="Cambria Math" w:cs="Times New Roman"/>
                      <w:kern w:val="0"/>
                      <w:sz w:val="24"/>
                      <w:szCs w:val="24"/>
                    </w:rPr>
                  </w:ins>
                </m:ctrlPr>
              </m:sSubPr>
              <m:e>
                <m:r>
                  <w:ins w:id="2100" w:author="Zhang Li" w:date="2022-06-12T12:30:00Z">
                    <w:rPr>
                      <w:rFonts w:ascii="Cambria Math" w:eastAsia="宋体" w:hAnsi="Cambria Math" w:cs="Times New Roman"/>
                      <w:kern w:val="0"/>
                      <w:sz w:val="24"/>
                      <w:szCs w:val="24"/>
                    </w:rPr>
                    <m:t>G</m:t>
                  </w:ins>
                </m:r>
              </m:e>
              <m:sub>
                <m:r>
                  <w:ins w:id="2101" w:author="Zhang Li" w:date="2022-06-12T12:30:00Z">
                    <m:rPr>
                      <m:sty m:val="p"/>
                    </m:rPr>
                    <w:rPr>
                      <w:rFonts w:ascii="Cambria Math" w:eastAsia="宋体" w:hAnsi="Cambria Math" w:cs="Times New Roman"/>
                      <w:kern w:val="0"/>
                      <w:sz w:val="24"/>
                      <w:szCs w:val="24"/>
                    </w:rPr>
                    <m:t>2</m:t>
                  </w:ins>
                </m:r>
              </m:sub>
            </m:sSub>
            <m:r>
              <w:ins w:id="2102" w:author="Zhang Li" w:date="2022-06-12T12:30:00Z">
                <m:rPr>
                  <m:sty m:val="p"/>
                </m:rPr>
                <w:rPr>
                  <w:rFonts w:ascii="Cambria Math" w:eastAsia="宋体" w:hAnsi="Cambria Math" w:cs="Times New Roman"/>
                  <w:kern w:val="0"/>
                  <w:sz w:val="24"/>
                  <w:szCs w:val="24"/>
                </w:rPr>
                <m:t>,</m:t>
              </w:ins>
            </m:r>
            <m:sSub>
              <m:sSubPr>
                <m:ctrlPr>
                  <w:ins w:id="2103" w:author="Zhang Li" w:date="2022-06-12T12:30:00Z">
                    <w:rPr>
                      <w:rFonts w:ascii="Cambria Math" w:eastAsia="宋体" w:hAnsi="Cambria Math" w:cs="Times New Roman"/>
                      <w:kern w:val="0"/>
                      <w:sz w:val="24"/>
                      <w:szCs w:val="24"/>
                    </w:rPr>
                  </w:ins>
                </m:ctrlPr>
              </m:sSubPr>
              <m:e>
                <m:r>
                  <w:ins w:id="2104" w:author="Zhang Li" w:date="2022-06-12T12:30:00Z">
                    <w:rPr>
                      <w:rFonts w:ascii="Cambria Math" w:eastAsia="宋体" w:hAnsi="Cambria Math" w:cs="Times New Roman"/>
                      <w:kern w:val="0"/>
                      <w:sz w:val="24"/>
                      <w:szCs w:val="24"/>
                    </w:rPr>
                    <m:t>g</m:t>
                  </w:ins>
                </m:r>
              </m:e>
              <m:sub>
                <m:r>
                  <w:ins w:id="2105" w:author="Zhang Li" w:date="2022-06-12T12:30:00Z">
                    <m:rPr>
                      <m:sty m:val="p"/>
                    </m:rPr>
                    <w:rPr>
                      <w:rFonts w:ascii="Cambria Math" w:eastAsia="宋体" w:hAnsi="Cambria Math" w:cs="Times New Roman"/>
                      <w:kern w:val="0"/>
                      <w:sz w:val="24"/>
                      <w:szCs w:val="24"/>
                    </w:rPr>
                    <m:t>2</m:t>
                  </w:ins>
                </m:r>
              </m:sub>
            </m:sSub>
            <m:r>
              <w:ins w:id="2106" w:author="Zhang Li" w:date="2022-06-12T12:30:00Z">
                <m:rPr>
                  <m:sty m:val="p"/>
                </m:rPr>
                <w:rPr>
                  <w:rFonts w:ascii="Cambria Math" w:eastAsia="宋体" w:hAnsi="Cambria Math" w:cs="Times New Roman"/>
                  <w:kern w:val="0"/>
                  <w:sz w:val="24"/>
                  <w:szCs w:val="24"/>
                </w:rPr>
                <m:t>,</m:t>
              </w:ins>
            </m:r>
            <m:sSub>
              <m:sSubPr>
                <m:ctrlPr>
                  <w:ins w:id="2107" w:author="Zhang Li" w:date="2022-06-12T12:30:00Z">
                    <w:rPr>
                      <w:rFonts w:ascii="Cambria Math" w:eastAsia="宋体" w:hAnsi="Cambria Math" w:cs="Times New Roman"/>
                      <w:kern w:val="0"/>
                      <w:sz w:val="24"/>
                      <w:szCs w:val="24"/>
                    </w:rPr>
                  </w:ins>
                </m:ctrlPr>
              </m:sSubPr>
              <m:e>
                <m:r>
                  <w:ins w:id="2108" w:author="Zhang Li" w:date="2022-06-12T12:30:00Z">
                    <w:rPr>
                      <w:rFonts w:ascii="Cambria Math" w:eastAsia="宋体" w:hAnsi="Cambria Math" w:cs="Times New Roman"/>
                      <w:kern w:val="0"/>
                      <w:sz w:val="24"/>
                      <w:szCs w:val="24"/>
                    </w:rPr>
                    <m:t>p</m:t>
                  </w:ins>
                </m:r>
              </m:e>
              <m:sub>
                <m:r>
                  <w:ins w:id="2109" w:author="Zhang Li" w:date="2022-06-12T12:30:00Z">
                    <m:rPr>
                      <m:sty m:val="p"/>
                    </m:rPr>
                    <w:rPr>
                      <w:rFonts w:ascii="Cambria Math" w:eastAsia="宋体" w:hAnsi="Cambria Math" w:cs="Times New Roman"/>
                      <w:kern w:val="0"/>
                      <w:sz w:val="24"/>
                      <w:szCs w:val="24"/>
                    </w:rPr>
                    <m:t>2</m:t>
                  </w:ins>
                </m:r>
              </m:sub>
            </m:sSub>
            <m:r>
              <w:ins w:id="2110" w:author="Zhang Li" w:date="2022-06-12T12:30:00Z">
                <m:rPr>
                  <m:sty m:val="p"/>
                </m:rPr>
                <w:rPr>
                  <w:rFonts w:ascii="Cambria Math" w:eastAsia="宋体" w:hAnsi="Cambria Math" w:cs="Times New Roman"/>
                  <w:kern w:val="0"/>
                  <w:sz w:val="24"/>
                  <w:szCs w:val="24"/>
                </w:rPr>
                <m:t>,</m:t>
              </w:ins>
            </m:r>
            <m:r>
              <w:ins w:id="2111" w:author="Zhang Li" w:date="2022-06-12T12:30:00Z">
                <w:rPr>
                  <w:rFonts w:ascii="Cambria Math" w:eastAsia="宋体" w:hAnsi="Cambria Math" w:cs="Times New Roman"/>
                  <w:kern w:val="0"/>
                  <w:sz w:val="24"/>
                  <w:szCs w:val="24"/>
                </w:rPr>
                <m:t>H</m:t>
              </w:ins>
            </m:r>
          </m:e>
        </m:d>
      </m:oMath>
      <w:ins w:id="211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2113" w:author="Zhang Li" w:date="2022-06-12T12:30:00Z">
            <m:rPr>
              <m:sty m:val="p"/>
            </m:rPr>
            <w:rPr>
              <w:rFonts w:ascii="Cambria Math" w:eastAsia="宋体" w:hAnsi="Cambria Math" w:cs="Times New Roman"/>
              <w:kern w:val="0"/>
              <w:sz w:val="24"/>
              <w:szCs w:val="24"/>
            </w:rPr>
            <m:t xml:space="preserve"> </m:t>
          </w:ins>
        </m:r>
        <m:r>
          <w:ins w:id="2114" w:author="Zhang Li" w:date="2022-06-12T12:30:00Z">
            <w:rPr>
              <w:rFonts w:ascii="Cambria Math" w:eastAsia="宋体" w:hAnsi="Cambria Math" w:cs="Times New Roman"/>
              <w:kern w:val="0"/>
              <w:sz w:val="24"/>
              <w:szCs w:val="24"/>
            </w:rPr>
            <m:t>sk</m:t>
          </w:ins>
        </m:r>
      </m:oMath>
      <w:ins w:id="2115" w:author="Zhang Li" w:date="2022-06-12T12:30:00Z">
        <w:r>
          <w:rPr>
            <w:rFonts w:ascii="Times New Roman" w:eastAsia="宋体" w:hAnsi="Times New Roman" w:cs="Times New Roman"/>
            <w:kern w:val="0"/>
            <w:sz w:val="24"/>
            <w:szCs w:val="24"/>
          </w:rPr>
          <w:t xml:space="preserve"> of </w:t>
        </w:r>
      </w:ins>
      <m:oMath>
        <m:r>
          <w:ins w:id="2116" w:author="Zhang Li" w:date="2022-06-12T12:30:00Z">
            <w:rPr>
              <w:rFonts w:ascii="Cambria Math" w:eastAsia="宋体" w:hAnsi="Cambria Math" w:cs="Times New Roman"/>
              <w:kern w:val="0"/>
              <w:sz w:val="24"/>
              <w:szCs w:val="24"/>
            </w:rPr>
            <m:t>t</m:t>
          </w:ins>
        </m:r>
      </m:oMath>
      <w:ins w:id="2117" w:author="Zhang Li" w:date="2022-06-12T12:30:00Z">
        <w:r>
          <w:rPr>
            <w:rFonts w:ascii="Times New Roman" w:eastAsia="宋体" w:hAnsi="Times New Roman" w:cs="Times New Roman"/>
            <w:kern w:val="0"/>
            <w:sz w:val="24"/>
            <w:szCs w:val="24"/>
          </w:rPr>
          <w:t xml:space="preserve">-degree polynomial </w:t>
        </w:r>
      </w:ins>
      <m:oMath>
        <m:r>
          <w:ins w:id="2118" w:author="Zhang Li" w:date="2022-06-12T12:30:00Z">
            <w:rPr>
              <w:rFonts w:ascii="Cambria Math" w:eastAsia="宋体" w:hAnsi="Cambria Math" w:cs="Times New Roman"/>
              <w:kern w:val="0"/>
              <w:sz w:val="24"/>
              <w:szCs w:val="24"/>
            </w:rPr>
            <m:t>P</m:t>
          </w:ins>
        </m:r>
      </m:oMath>
      <w:ins w:id="2119" w:author="Zhang Li" w:date="2022-06-12T12:30:00Z">
        <w:r>
          <w:rPr>
            <w:rFonts w:ascii="Times New Roman" w:eastAsia="宋体" w:hAnsi="Times New Roman" w:cs="Times New Roman"/>
            <w:kern w:val="0"/>
            <w:sz w:val="24"/>
            <w:szCs w:val="24"/>
          </w:rPr>
          <w:t xml:space="preserve"> to generate main complete public key </w:t>
        </w:r>
      </w:ins>
      <m:oMath>
        <m:r>
          <w:ins w:id="2120" w:author="Zhang Li" w:date="2022-06-12T12:30:00Z">
            <w:rPr>
              <w:rFonts w:ascii="Cambria Math" w:eastAsia="宋体" w:hAnsi="Cambria Math" w:cs="Times New Roman"/>
              <w:kern w:val="0"/>
              <w:sz w:val="24"/>
              <w:szCs w:val="24"/>
            </w:rPr>
            <m:t>pk</m:t>
          </w:ins>
        </m:r>
        <m:r>
          <w:ins w:id="2121" w:author="Zhang Li" w:date="2022-06-12T12:30:00Z">
            <m:rPr>
              <m:sty m:val="p"/>
            </m:rPr>
            <w:rPr>
              <w:rFonts w:ascii="Cambria Math" w:eastAsia="宋体" w:hAnsi="Cambria Math" w:cs="Times New Roman"/>
              <w:kern w:val="0"/>
              <w:sz w:val="24"/>
              <w:szCs w:val="24"/>
            </w:rPr>
            <m:t>=</m:t>
          </w:ins>
        </m:r>
        <m:r>
          <w:ins w:id="2122" w:author="Zhang Li" w:date="2022-06-12T12:30:00Z">
            <w:rPr>
              <w:rFonts w:ascii="Cambria Math" w:eastAsia="宋体" w:hAnsi="Cambria Math" w:cs="Times New Roman"/>
              <w:kern w:val="0"/>
              <w:sz w:val="24"/>
              <w:szCs w:val="24"/>
            </w:rPr>
            <m:t>sk</m:t>
          </w:ins>
        </m:r>
        <m:r>
          <w:ins w:id="2123" w:author="Zhang Li" w:date="2022-06-12T12:30:00Z">
            <m:rPr>
              <m:sty m:val="p"/>
            </m:rPr>
            <w:rPr>
              <w:rFonts w:ascii="Cambria Math" w:eastAsia="宋体" w:hAnsi="Cambria Math" w:cs="Times New Roman"/>
              <w:kern w:val="0"/>
              <w:sz w:val="24"/>
              <w:szCs w:val="24"/>
            </w:rPr>
            <m:t>×</m:t>
          </w:ins>
        </m:r>
        <m:sSub>
          <m:sSubPr>
            <m:ctrlPr>
              <w:ins w:id="2124" w:author="Zhang Li" w:date="2022-06-12T12:30:00Z">
                <w:rPr>
                  <w:rFonts w:ascii="Cambria Math" w:eastAsia="宋体" w:hAnsi="Cambria Math" w:cs="Times New Roman"/>
                  <w:kern w:val="0"/>
                  <w:sz w:val="24"/>
                  <w:szCs w:val="24"/>
                </w:rPr>
              </w:ins>
            </m:ctrlPr>
          </m:sSubPr>
          <m:e>
            <m:r>
              <w:ins w:id="2125" w:author="Zhang Li" w:date="2022-06-12T12:30:00Z">
                <w:rPr>
                  <w:rFonts w:ascii="Cambria Math" w:eastAsia="宋体" w:hAnsi="Cambria Math" w:cs="Times New Roman"/>
                  <w:kern w:val="0"/>
                  <w:sz w:val="24"/>
                  <w:szCs w:val="24"/>
                </w:rPr>
                <m:t>G</m:t>
              </w:ins>
            </m:r>
          </m:e>
          <m:sub>
            <m:r>
              <w:ins w:id="2126" w:author="Zhang Li" w:date="2022-06-12T12:30:00Z">
                <m:rPr>
                  <m:sty m:val="p"/>
                </m:rPr>
                <w:rPr>
                  <w:rFonts w:ascii="Cambria Math" w:eastAsia="宋体" w:hAnsi="Cambria Math" w:cs="Times New Roman"/>
                  <w:kern w:val="0"/>
                  <w:sz w:val="24"/>
                  <w:szCs w:val="24"/>
                </w:rPr>
                <m:t>2</m:t>
              </w:ins>
            </m:r>
          </m:sub>
        </m:sSub>
      </m:oMath>
      <w:ins w:id="2127"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128" w:author="ThinkPad" w:date="2022-06-16T10:42:00Z">
          <w:r w:rsidDel="006F6C71">
            <w:rPr>
              <w:rFonts w:ascii="Times New Roman" w:eastAsia="宋体" w:hAnsi="Times New Roman" w:cs="Times New Roman"/>
              <w:kern w:val="0"/>
              <w:sz w:val="24"/>
              <w:szCs w:val="24"/>
            </w:rPr>
            <w:delText>And t</w:delText>
          </w:r>
        </w:del>
      </w:ins>
      <w:ins w:id="2129" w:author="ThinkPad" w:date="2022-06-16T10:42:00Z">
        <w:r w:rsidR="006F6C71">
          <w:rPr>
            <w:rFonts w:ascii="Times New Roman" w:eastAsia="宋体" w:hAnsi="Times New Roman" w:cs="Times New Roman"/>
            <w:kern w:val="0"/>
            <w:sz w:val="24"/>
            <w:szCs w:val="24"/>
          </w:rPr>
          <w:t>T</w:t>
        </w:r>
      </w:ins>
      <w:ins w:id="2130" w:author="Zhang Li" w:date="2022-06-12T12:30:00Z">
        <w:r>
          <w:rPr>
            <w:rFonts w:ascii="Times New Roman" w:eastAsia="宋体" w:hAnsi="Times New Roman" w:cs="Times New Roman"/>
            <w:kern w:val="0"/>
            <w:sz w:val="24"/>
            <w:szCs w:val="24"/>
          </w:rPr>
          <w:t xml:space="preserve">hen, each node will use a random value </w:t>
        </w:r>
      </w:ins>
      <m:oMath>
        <m:sSub>
          <m:sSubPr>
            <m:ctrlPr>
              <w:ins w:id="2131" w:author="Zhang Li" w:date="2022-06-12T12:30:00Z">
                <w:rPr>
                  <w:rFonts w:ascii="Cambria Math" w:eastAsia="宋体" w:hAnsi="Cambria Math" w:cs="Times New Roman"/>
                  <w:kern w:val="0"/>
                  <w:sz w:val="24"/>
                  <w:szCs w:val="24"/>
                </w:rPr>
              </w:ins>
            </m:ctrlPr>
          </m:sSubPr>
          <m:e>
            <m:r>
              <w:ins w:id="2132" w:author="Zhang Li" w:date="2022-06-12T12:30:00Z">
                <w:rPr>
                  <w:rFonts w:ascii="Cambria Math" w:eastAsia="宋体" w:hAnsi="Cambria Math" w:cs="Times New Roman"/>
                  <w:kern w:val="0"/>
                  <w:sz w:val="24"/>
                  <w:szCs w:val="24"/>
                </w:rPr>
                <m:t>sk</m:t>
              </w:ins>
            </m:r>
          </m:e>
          <m:sub>
            <m:r>
              <w:ins w:id="2133" w:author="Zhang Li" w:date="2022-06-12T12:30:00Z">
                <w:rPr>
                  <w:rFonts w:ascii="Cambria Math" w:eastAsia="宋体" w:hAnsi="Cambria Math" w:cs="Times New Roman"/>
                  <w:kern w:val="0"/>
                  <w:sz w:val="24"/>
                  <w:szCs w:val="24"/>
                </w:rPr>
                <m:t>i</m:t>
              </w:ins>
            </m:r>
          </m:sub>
        </m:sSub>
      </m:oMath>
      <w:ins w:id="2134"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2135" w:author="Zhang Li" w:date="2022-06-12T12:30:00Z">
                <w:rPr>
                  <w:rFonts w:ascii="Cambria Math" w:eastAsia="宋体" w:hAnsi="Cambria Math" w:cs="Times New Roman"/>
                  <w:kern w:val="0"/>
                  <w:sz w:val="24"/>
                  <w:szCs w:val="24"/>
                </w:rPr>
              </w:ins>
            </m:ctrlPr>
          </m:dPr>
          <m:e>
            <m:r>
              <w:ins w:id="2136" w:author="Zhang Li" w:date="2022-06-12T12:30:00Z">
                <w:rPr>
                  <w:rFonts w:ascii="Cambria Math" w:eastAsia="宋体" w:hAnsi="Cambria Math" w:cs="Times New Roman"/>
                  <w:kern w:val="0"/>
                  <w:sz w:val="24"/>
                  <w:szCs w:val="24"/>
                </w:rPr>
                <m:t>s</m:t>
              </w:ins>
            </m:r>
            <m:sSub>
              <m:sSubPr>
                <m:ctrlPr>
                  <w:ins w:id="2137" w:author="Zhang Li" w:date="2022-06-12T12:30:00Z">
                    <w:rPr>
                      <w:rFonts w:ascii="Cambria Math" w:eastAsia="宋体" w:hAnsi="Cambria Math" w:cs="Times New Roman"/>
                      <w:kern w:val="0"/>
                      <w:sz w:val="24"/>
                      <w:szCs w:val="24"/>
                    </w:rPr>
                  </w:ins>
                </m:ctrlPr>
              </m:sSubPr>
              <m:e>
                <m:r>
                  <w:ins w:id="2138" w:author="Zhang Li" w:date="2022-06-12T12:30:00Z">
                    <w:rPr>
                      <w:rFonts w:ascii="Cambria Math" w:eastAsia="宋体" w:hAnsi="Cambria Math" w:cs="Times New Roman"/>
                      <w:kern w:val="0"/>
                      <w:sz w:val="24"/>
                      <w:szCs w:val="24"/>
                    </w:rPr>
                    <m:t>k</m:t>
                  </w:ins>
                </m:r>
              </m:e>
              <m:sub>
                <m:r>
                  <w:ins w:id="2139" w:author="Zhang Li" w:date="2022-06-12T12:30:00Z">
                    <w:rPr>
                      <w:rFonts w:ascii="Cambria Math" w:eastAsia="宋体" w:hAnsi="Cambria Math" w:cs="Times New Roman"/>
                      <w:kern w:val="0"/>
                      <w:sz w:val="24"/>
                      <w:szCs w:val="24"/>
                    </w:rPr>
                    <m:t>i</m:t>
                  </w:ins>
                </m:r>
              </m:sub>
            </m:sSub>
            <m:r>
              <w:ins w:id="2140" w:author="Zhang Li" w:date="2022-06-12T12:30:00Z">
                <m:rPr>
                  <m:sty m:val="p"/>
                </m:rPr>
                <w:rPr>
                  <w:rFonts w:ascii="Cambria Math" w:eastAsia="宋体" w:hAnsi="Cambria Math" w:cs="Times New Roman"/>
                  <w:kern w:val="0"/>
                  <w:sz w:val="24"/>
                  <w:szCs w:val="24"/>
                </w:rPr>
                <m:t>,</m:t>
              </w:ins>
            </m:r>
            <m:r>
              <w:ins w:id="2141" w:author="Zhang Li" w:date="2022-06-12T12:30:00Z">
                <w:rPr>
                  <w:rFonts w:ascii="Cambria Math" w:eastAsia="宋体" w:hAnsi="Cambria Math" w:cs="Times New Roman"/>
                  <w:kern w:val="0"/>
                  <w:sz w:val="24"/>
                  <w:szCs w:val="24"/>
                </w:rPr>
                <m:t>p</m:t>
              </w:ins>
            </m:r>
            <m:sSub>
              <m:sSubPr>
                <m:ctrlPr>
                  <w:ins w:id="2142" w:author="Zhang Li" w:date="2022-06-12T12:30:00Z">
                    <w:rPr>
                      <w:rFonts w:ascii="Cambria Math" w:eastAsia="宋体" w:hAnsi="Cambria Math" w:cs="Times New Roman"/>
                      <w:kern w:val="0"/>
                      <w:sz w:val="24"/>
                      <w:szCs w:val="24"/>
                    </w:rPr>
                  </w:ins>
                </m:ctrlPr>
              </m:sSubPr>
              <m:e>
                <m:r>
                  <w:ins w:id="2143" w:author="Zhang Li" w:date="2022-06-12T12:30:00Z">
                    <w:rPr>
                      <w:rFonts w:ascii="Cambria Math" w:eastAsia="宋体" w:hAnsi="Cambria Math" w:cs="Times New Roman"/>
                      <w:kern w:val="0"/>
                      <w:sz w:val="24"/>
                      <w:szCs w:val="24"/>
                    </w:rPr>
                    <m:t>k</m:t>
                  </w:ins>
                </m:r>
              </m:e>
              <m:sub>
                <m:r>
                  <w:ins w:id="2144" w:author="Zhang Li" w:date="2022-06-12T12:30:00Z">
                    <w:rPr>
                      <w:rFonts w:ascii="Cambria Math" w:eastAsia="宋体" w:hAnsi="Cambria Math" w:cs="Times New Roman"/>
                      <w:kern w:val="0"/>
                      <w:sz w:val="24"/>
                      <w:szCs w:val="24"/>
                    </w:rPr>
                    <m:t>i</m:t>
                  </w:ins>
                </m:r>
              </m:sub>
            </m:sSub>
          </m:e>
        </m:d>
      </m:oMath>
      <w:ins w:id="2145"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w:ins>
      <m:oMath>
        <m:r>
          <w:ins w:id="2146" w:author="Zhang Li" w:date="2022-06-12T12:30:00Z">
            <w:rPr>
              <w:rFonts w:ascii="Cambria Math" w:eastAsia="宋体" w:hAnsi="Cambria Math" w:cs="Times New Roman"/>
              <w:kern w:val="0"/>
              <w:sz w:val="24"/>
              <w:szCs w:val="24"/>
            </w:rPr>
            <m:t>s</m:t>
          </w:ins>
        </m:r>
      </m:oMath>
      <w:ins w:id="2147"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w:t>
        </w:r>
        <w:proofErr w:type="spellStart"/>
        <w:r>
          <w:rPr>
            <w:rFonts w:ascii="Times New Roman" w:eastAsia="宋体" w:hAnsi="Times New Roman" w:cs="Times New Roman"/>
            <w:kern w:val="0"/>
            <w:sz w:val="24"/>
            <w:szCs w:val="24"/>
          </w:rPr>
          <w:t>ignature</w:t>
        </w:r>
        <w:proofErr w:type="spellEnd"/>
        <w:r>
          <w:rPr>
            <w:rFonts w:ascii="Times New Roman" w:eastAsia="宋体" w:hAnsi="Times New Roman" w:cs="Times New Roman"/>
            <w:kern w:val="0"/>
            <w:sz w:val="24"/>
            <w:szCs w:val="24"/>
          </w:rPr>
          <w:t xml:space="preserve"> scheme uses the main public key </w:t>
        </w:r>
      </w:ins>
      <m:oMath>
        <m:r>
          <w:ins w:id="2148" w:author="Zhang Li" w:date="2022-06-12T12:30:00Z">
            <w:rPr>
              <w:rFonts w:ascii="Cambria Math" w:eastAsia="宋体" w:hAnsi="Cambria Math" w:cs="Times New Roman" w:hint="eastAsia"/>
              <w:kern w:val="0"/>
              <w:sz w:val="24"/>
              <w:szCs w:val="24"/>
            </w:rPr>
            <m:t>pk</m:t>
          </w:ins>
        </m:r>
      </m:oMath>
      <w:ins w:id="2149"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verify the validation of the full signature, </w:t>
        </w:r>
        <w:r>
          <w:rPr>
            <w:rFonts w:ascii="Times New Roman" w:eastAsia="宋体" w:hAnsi="Times New Roman" w:cs="Times New Roman"/>
            <w:kern w:val="0"/>
            <w:sz w:val="24"/>
            <w:szCs w:val="24"/>
          </w:rPr>
          <w:lastRenderedPageBreak/>
          <w:t>in which the partial signature verification is also same with BLS signature scheme.</w:t>
        </w:r>
        <w:r w:rsidRPr="00B94B3C">
          <w:rPr>
            <w:rFonts w:ascii="Times New Roman" w:eastAsia="宋体" w:hAnsi="Times New Roman" w:cs="Times New Roman"/>
            <w:kern w:val="0"/>
            <w:sz w:val="24"/>
            <w:szCs w:val="24"/>
          </w:rPr>
          <w:t xml:space="preserve"> </w:t>
        </w:r>
      </w:ins>
    </w:p>
    <w:p w14:paraId="6A97539D" w14:textId="24F81BA0" w:rsidR="006961A3" w:rsidRPr="006961A3" w:rsidRDefault="006961A3" w:rsidP="006961A3">
      <w:pPr>
        <w:spacing w:afterLines="100" w:after="312"/>
        <w:ind w:firstLine="420"/>
        <w:rPr>
          <w:rFonts w:ascii="Times New Roman" w:eastAsia="宋体" w:hAnsi="Times New Roman" w:cs="Times New Roman"/>
          <w:kern w:val="0"/>
          <w:sz w:val="24"/>
          <w:szCs w:val="24"/>
        </w:rPr>
      </w:pPr>
      <w:ins w:id="2150" w:author="Zhang Li" w:date="2022-06-12T12:30:00Z">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w:t>
      </w:r>
      <w:proofErr w:type="spellStart"/>
      <w:r>
        <w:rPr>
          <w:rFonts w:ascii="Times New Roman" w:eastAsia="宋体" w:hAnsi="Times New Roman" w:cs="Times New Roman"/>
          <w:kern w:val="0"/>
          <w:sz w:val="24"/>
          <w:szCs w:val="24"/>
        </w:rPr>
        <w:t>SWIB</w:t>
      </w:r>
      <w:proofErr w:type="spellEnd"/>
      <w:ins w:id="2151" w:author="ThinkPad" w:date="2022-06-16T10:57:00Z">
        <w:r w:rsidR="00290D9D">
          <w:rPr>
            <w:rFonts w:ascii="Times New Roman" w:eastAsia="宋体" w:hAnsi="Times New Roman" w:cs="Times New Roman"/>
            <w:kern w:val="0"/>
            <w:sz w:val="24"/>
            <w:szCs w:val="24"/>
          </w:rPr>
          <w:t xml:space="preserve"> </w:t>
        </w:r>
      </w:ins>
      <w:ins w:id="2152"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xml:space="preserve">. We first give an overview architecture of the protocol, and then present a detailed protocol design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pPr>
        <w:pStyle w:val="ac"/>
        <w:spacing w:after="180"/>
        <w:ind w:leftChars="200" w:left="420"/>
        <w:rPr>
          <w:rFonts w:ascii="Times New Roman" w:hAnsi="Times New Roman" w:cs="Times New Roman"/>
          <w:b/>
          <w:bCs/>
        </w:rPr>
        <w:pPrChange w:id="2153"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 xml:space="preserve">An overview of how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2154" w:author="Zhang Li" w:date="2022-06-12T12:38:00Z">
        <w:r w:rsidDel="000659A8">
          <w:rPr>
            <w:rFonts w:ascii="Times New Roman" w:eastAsia="宋体" w:hAnsi="Times New Roman" w:cs="Times New Roman"/>
            <w:kern w:val="0"/>
            <w:sz w:val="24"/>
            <w:szCs w:val="24"/>
          </w:rPr>
          <w:delText>protocol</w:delText>
        </w:r>
      </w:del>
      <w:ins w:id="2155"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2156" w:author="Zhang Li" w:date="2022-06-12T12:39:00Z">
        <w:r w:rsidDel="000659A8">
          <w:rPr>
            <w:rFonts w:ascii="Times New Roman" w:eastAsia="宋体" w:hAnsi="Times New Roman" w:cs="Times New Roman"/>
            <w:kern w:val="0"/>
            <w:sz w:val="24"/>
            <w:szCs w:val="24"/>
          </w:rPr>
          <w:delText xml:space="preserve"> protocol</w:delText>
        </w:r>
      </w:del>
      <w:ins w:id="2157" w:author="ThinkPad" w:date="2022-06-16T11:02:00Z">
        <w:r w:rsidR="00C01301">
          <w:rPr>
            <w:rFonts w:ascii="Times New Roman" w:eastAsia="宋体" w:hAnsi="Times New Roman" w:cs="Times New Roman"/>
            <w:kern w:val="0"/>
            <w:sz w:val="24"/>
            <w:szCs w:val="24"/>
          </w:rPr>
          <w:t xml:space="preserve"> </w:t>
        </w:r>
      </w:ins>
      <w:ins w:id="2158"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2159" w:author="Zhang Li" w:date="2022-06-12T12:39:00Z">
        <w:r w:rsidDel="000659A8">
          <w:rPr>
            <w:rFonts w:ascii="Times New Roman" w:eastAsia="宋体" w:hAnsi="Times New Roman" w:cs="Times New Roman"/>
            <w:kern w:val="0"/>
            <w:sz w:val="24"/>
            <w:szCs w:val="24"/>
          </w:rPr>
          <w:delText>protocol</w:delText>
        </w:r>
      </w:del>
      <w:ins w:id="2160"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2161"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2162" w:author="Zhang Li" w:date="2022-06-12T12:40:00Z"/>
          <w:rFonts w:ascii="Times New Roman" w:eastAsia="宋体" w:hAnsi="Times New Roman" w:cs="Times New Roman"/>
          <w:kern w:val="0"/>
          <w:sz w:val="24"/>
          <w:szCs w:val="24"/>
        </w:rPr>
      </w:pPr>
      <w:ins w:id="2163" w:author="Zhang Li" w:date="2022-06-12T12:40:00Z">
        <w:r>
          <w:rPr>
            <w:rFonts w:ascii="Times New Roman" w:eastAsia="宋体" w:hAnsi="Times New Roman" w:cs="Times New Roman"/>
            <w:kern w:val="0"/>
            <w:sz w:val="24"/>
            <w:szCs w:val="24"/>
          </w:rPr>
          <w:t xml:space="preserve">The consensus process contains four </w:t>
        </w:r>
        <w:del w:id="2164" w:author="ThinkPad" w:date="2022-06-16T11:02:00Z">
          <w:r w:rsidDel="00C01301">
            <w:rPr>
              <w:rFonts w:ascii="Times New Roman" w:eastAsia="宋体" w:hAnsi="Times New Roman" w:cs="Times New Roman"/>
              <w:kern w:val="0"/>
              <w:sz w:val="24"/>
              <w:szCs w:val="24"/>
            </w:rPr>
            <w:delText>important part</w:delText>
          </w:r>
        </w:del>
      </w:ins>
      <w:ins w:id="2165" w:author="ThinkPad" w:date="2022-06-16T11:02:00Z">
        <w:r w:rsidR="00C01301">
          <w:rPr>
            <w:rFonts w:ascii="Times New Roman" w:eastAsia="宋体" w:hAnsi="Times New Roman" w:cs="Times New Roman"/>
            <w:kern w:val="0"/>
            <w:sz w:val="24"/>
            <w:szCs w:val="24"/>
          </w:rPr>
          <w:t>design component</w:t>
        </w:r>
      </w:ins>
      <w:ins w:id="2166" w:author="Zhang Li" w:date="2022-06-12T12:40:00Z">
        <w:r>
          <w:rPr>
            <w:rFonts w:ascii="Times New Roman" w:eastAsia="宋体" w:hAnsi="Times New Roman" w:cs="Times New Roman"/>
            <w:kern w:val="0"/>
            <w:sz w:val="24"/>
            <w:szCs w:val="24"/>
          </w:rPr>
          <w:t xml:space="preserve">s </w:t>
        </w:r>
        <w:del w:id="2167" w:author="ThinkPad" w:date="2022-06-16T11:02:00Z">
          <w:r w:rsidDel="00C01301">
            <w:rPr>
              <w:rFonts w:ascii="Times New Roman" w:eastAsia="宋体" w:hAnsi="Times New Roman" w:cs="Times New Roman"/>
              <w:kern w:val="0"/>
              <w:sz w:val="24"/>
              <w:szCs w:val="24"/>
            </w:rPr>
            <w:delText>are</w:delText>
          </w:r>
        </w:del>
      </w:ins>
      <w:ins w:id="2168" w:author="ThinkPad" w:date="2022-06-16T11:02:00Z">
        <w:r w:rsidR="00C01301">
          <w:rPr>
            <w:rFonts w:ascii="Times New Roman" w:eastAsia="宋体" w:hAnsi="Times New Roman" w:cs="Times New Roman"/>
            <w:kern w:val="0"/>
            <w:sz w:val="24"/>
            <w:szCs w:val="24"/>
          </w:rPr>
          <w:t>as</w:t>
        </w:r>
      </w:ins>
      <w:ins w:id="2169"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2170" w:author="Zhang Li" w:date="2022-06-12T12:40:00Z"/>
          <w:rFonts w:ascii="Times New Roman" w:eastAsia="宋体" w:hAnsi="Times New Roman" w:cs="Times New Roman"/>
          <w:kern w:val="0"/>
          <w:sz w:val="24"/>
          <w:szCs w:val="24"/>
        </w:rPr>
      </w:pPr>
      <w:del w:id="2171"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2172" w:author="Zhang Li" w:date="2022-06-12T12:40:00Z"/>
        </w:rPr>
      </w:pPr>
      <w:del w:id="2173" w:author="Zhang Li" w:date="2022-06-12T12:40:00Z">
        <w:r w:rsidDel="000659A8">
          <w:rPr>
            <w:noProof/>
          </w:rPr>
          <w:lastRenderedPageBreak/>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2174" w:author="Zhang Li" w:date="2022-06-12T12:40:00Z"/>
          <w:rFonts w:ascii="Times New Roman" w:hAnsi="Times New Roman" w:cs="Times New Roman"/>
          <w:b/>
          <w:bCs/>
        </w:rPr>
      </w:pPr>
      <w:del w:id="2175"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2176"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2177" w:author="Zhang Li" w:date="2022-06-12T12:41:00Z">
        <w:r w:rsidDel="000659A8">
          <w:rPr>
            <w:rFonts w:ascii="Times New Roman" w:eastAsia="宋体" w:hAnsi="Times New Roman" w:cs="Times New Roman"/>
            <w:kern w:val="0"/>
            <w:sz w:val="24"/>
            <w:szCs w:val="24"/>
          </w:rPr>
          <w:delText>protocol</w:delText>
        </w:r>
      </w:del>
      <w:ins w:id="2178"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2179"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2180"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2181" w:author="Zhang Li" w:date="2022-06-12T12:43:00Z"/>
          <w:rFonts w:ascii="Times New Roman" w:eastAsia="宋体" w:hAnsi="Times New Roman" w:cs="Times New Roman"/>
          <w:kern w:val="0"/>
          <w:sz w:val="24"/>
          <w:szCs w:val="24"/>
        </w:rPr>
      </w:pPr>
      <w:ins w:id="2182" w:author="Zhang Li" w:date="2022-06-12T12:43:00Z">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2183" w:author="Zhang Li" w:date="2022-06-12T12:44:00Z">
        <w:r w:rsidR="005967DC" w:rsidDel="005967DC">
          <w:rPr>
            <w:rFonts w:ascii="Times New Roman" w:eastAsia="宋体" w:hAnsi="Times New Roman" w:cs="Times New Roman"/>
            <w:kern w:val="0"/>
            <w:sz w:val="24"/>
            <w:szCs w:val="24"/>
          </w:rPr>
          <w:delText>protocol</w:delText>
        </w:r>
      </w:del>
      <w:ins w:id="2184"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2185"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2186" w:author="ThinkPad" w:date="2022-06-16T17:00:00Z">
        <w:r>
          <w:rPr>
            <w:rFonts w:ascii="Times New Roman" w:eastAsia="宋体" w:hAnsi="Times New Roman" w:cs="Times New Roman" w:hint="eastAsia"/>
            <w:kern w:val="0"/>
            <w:sz w:val="24"/>
            <w:szCs w:val="24"/>
          </w:rPr>
          <w:t>【</w:t>
        </w:r>
      </w:ins>
      <w:ins w:id="2187"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2188" w:author="ThinkPad" w:date="2022-06-16T17:08:00Z">
              <w:rPr>
                <w:rFonts w:ascii="Times New Roman" w:eastAsia="宋体" w:hAnsi="Times New Roman" w:cs="Times New Roman" w:hint="eastAsia"/>
                <w:kern w:val="0"/>
                <w:sz w:val="24"/>
                <w:szCs w:val="24"/>
              </w:rPr>
            </w:rPrChange>
          </w:rPr>
          <w:t>算法代码</w:t>
        </w:r>
      </w:ins>
      <w:ins w:id="2189"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2190" w:author="ThinkPad" w:date="2022-06-16T17:08:00Z">
              <w:rPr>
                <w:rFonts w:ascii="Times New Roman" w:eastAsia="宋体" w:hAnsi="Times New Roman" w:cs="Times New Roman" w:hint="eastAsia"/>
                <w:kern w:val="0"/>
                <w:sz w:val="24"/>
                <w:szCs w:val="24"/>
              </w:rPr>
            </w:rPrChange>
          </w:rPr>
          <w:t>表</w:t>
        </w:r>
      </w:ins>
      <w:ins w:id="2191" w:author="ThinkPad" w:date="2022-06-16T17:01:00Z">
        <w:r>
          <w:rPr>
            <w:rFonts w:ascii="Times New Roman" w:eastAsia="宋体" w:hAnsi="Times New Roman" w:cs="Times New Roman" w:hint="eastAsia"/>
            <w:kern w:val="0"/>
            <w:sz w:val="24"/>
            <w:szCs w:val="24"/>
          </w:rPr>
          <w:t>，</w:t>
        </w:r>
      </w:ins>
      <w:ins w:id="2192" w:author="ThinkPad" w:date="2022-06-16T17:08:00Z">
        <w:r w:rsidR="00F33A48">
          <w:rPr>
            <w:rFonts w:ascii="Times New Roman" w:eastAsia="宋体" w:hAnsi="Times New Roman" w:cs="Times New Roman" w:hint="eastAsia"/>
            <w:kern w:val="0"/>
            <w:sz w:val="24"/>
            <w:szCs w:val="24"/>
          </w:rPr>
          <w:t>都</w:t>
        </w:r>
      </w:ins>
      <w:ins w:id="2193"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2194" w:author="ThinkPad" w:date="2022-06-16T17:08:00Z">
        <w:r w:rsidR="006811E9">
          <w:rPr>
            <w:rFonts w:ascii="Times New Roman" w:eastAsia="宋体" w:hAnsi="Times New Roman" w:cs="Times New Roman" w:hint="eastAsia"/>
            <w:kern w:val="0"/>
            <w:sz w:val="24"/>
            <w:szCs w:val="24"/>
          </w:rPr>
          <w:t>和表述</w:t>
        </w:r>
      </w:ins>
      <w:ins w:id="2195" w:author="ThinkPad" w:date="2022-06-16T17:01:00Z">
        <w:r>
          <w:rPr>
            <w:rFonts w:ascii="Times New Roman" w:eastAsia="宋体" w:hAnsi="Times New Roman" w:cs="Times New Roman" w:hint="eastAsia"/>
            <w:kern w:val="0"/>
            <w:sz w:val="24"/>
            <w:szCs w:val="24"/>
          </w:rPr>
          <w:t>没问题呢？</w:t>
        </w:r>
      </w:ins>
      <w:ins w:id="2196"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2197" w:author="ThinkPad" w:date="2022-06-16T17:08:00Z">
        <w:r w:rsidR="006811E9">
          <w:rPr>
            <w:rFonts w:ascii="Times New Roman" w:eastAsia="宋体" w:hAnsi="Times New Roman" w:cs="Times New Roman" w:hint="eastAsia"/>
            <w:kern w:val="0"/>
            <w:sz w:val="24"/>
            <w:szCs w:val="24"/>
          </w:rPr>
          <w:t>整</w:t>
        </w:r>
      </w:ins>
      <w:ins w:id="2198" w:author="ThinkPad" w:date="2022-06-16T17:02:00Z">
        <w:r w:rsidR="00134AF0">
          <w:rPr>
            <w:rFonts w:ascii="Times New Roman" w:eastAsia="宋体" w:hAnsi="Times New Roman" w:cs="Times New Roman" w:hint="eastAsia"/>
            <w:kern w:val="0"/>
            <w:sz w:val="24"/>
            <w:szCs w:val="24"/>
          </w:rPr>
          <w:t>，代码我完全没法看，</w:t>
        </w:r>
      </w:ins>
      <w:ins w:id="2199" w:author="ThinkPad" w:date="2022-06-16T17:08:00Z">
        <w:r w:rsidR="006811E9">
          <w:rPr>
            <w:rFonts w:ascii="Times New Roman" w:eastAsia="宋体" w:hAnsi="Times New Roman" w:cs="Times New Roman" w:hint="eastAsia"/>
            <w:kern w:val="0"/>
            <w:sz w:val="24"/>
            <w:szCs w:val="24"/>
          </w:rPr>
          <w:t>因为</w:t>
        </w:r>
      </w:ins>
      <w:ins w:id="2200"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2201"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2202"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2202"/>
      <w:r>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2203" w:author="Zhang Li" w:date="2022-06-12T12:50:00Z">
        <w:r>
          <w:rPr>
            <w:rFonts w:ascii="Times New Roman" w:eastAsia="宋体" w:hAnsi="Times New Roman" w:cs="Times New Roman"/>
            <w:kern w:val="0"/>
            <w:sz w:val="24"/>
            <w:szCs w:val="24"/>
          </w:rPr>
          <w:t xml:space="preserve">each node </w:t>
        </w:r>
        <w:del w:id="2204" w:author="ThinkPad" w:date="2022-06-16T11:07:00Z">
          <w:r w:rsidDel="00C01301">
            <w:rPr>
              <w:rFonts w:ascii="Times New Roman" w:eastAsia="宋体" w:hAnsi="Times New Roman" w:cs="Times New Roman"/>
              <w:kern w:val="0"/>
              <w:sz w:val="24"/>
              <w:szCs w:val="24"/>
            </w:rPr>
            <w:delText>will</w:delText>
          </w:r>
        </w:del>
      </w:ins>
      <w:ins w:id="2205" w:author="ThinkPad" w:date="2022-06-16T11:07:00Z">
        <w:r w:rsidR="00C01301">
          <w:rPr>
            <w:rFonts w:ascii="Times New Roman" w:eastAsia="宋体" w:hAnsi="Times New Roman" w:cs="Times New Roman"/>
            <w:kern w:val="0"/>
            <w:sz w:val="24"/>
            <w:szCs w:val="24"/>
          </w:rPr>
          <w:t>first</w:t>
        </w:r>
      </w:ins>
      <w:ins w:id="2206" w:author="Zhang Li" w:date="2022-06-12T12:50:00Z">
        <w:r>
          <w:rPr>
            <w:rFonts w:ascii="Times New Roman" w:eastAsia="宋体" w:hAnsi="Times New Roman" w:cs="Times New Roman"/>
            <w:kern w:val="0"/>
            <w:sz w:val="24"/>
            <w:szCs w:val="24"/>
          </w:rPr>
          <w:t xml:space="preserve"> generate</w:t>
        </w:r>
      </w:ins>
      <w:ins w:id="2207" w:author="ThinkPad" w:date="2022-06-16T11:07:00Z">
        <w:r w:rsidR="00C01301">
          <w:rPr>
            <w:rFonts w:ascii="Times New Roman" w:eastAsia="宋体" w:hAnsi="Times New Roman" w:cs="Times New Roman"/>
            <w:kern w:val="0"/>
            <w:sz w:val="24"/>
            <w:szCs w:val="24"/>
          </w:rPr>
          <w:t>s its</w:t>
        </w:r>
      </w:ins>
      <w:ins w:id="2208"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2209"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2210"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proofErr w:type="spellStart"/>
      <w:ins w:id="2211" w:author="Zhang Li" w:date="2022-06-12T12:51: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contains four </w:t>
        </w:r>
        <w:del w:id="2212" w:author="ThinkPad" w:date="2022-06-16T11:07:00Z">
          <w:r w:rsidDel="00C62DA4">
            <w:rPr>
              <w:rFonts w:ascii="Times New Roman" w:eastAsia="宋体" w:hAnsi="Times New Roman" w:cs="Times New Roman"/>
              <w:kern w:val="0"/>
              <w:sz w:val="24"/>
              <w:szCs w:val="24"/>
            </w:rPr>
            <w:delText>important part</w:delText>
          </w:r>
        </w:del>
      </w:ins>
      <w:ins w:id="2213" w:author="ThinkPad" w:date="2022-06-16T11:07:00Z">
        <w:r w:rsidR="00C62DA4">
          <w:rPr>
            <w:rFonts w:ascii="Times New Roman" w:eastAsia="宋体" w:hAnsi="Times New Roman" w:cs="Times New Roman"/>
            <w:kern w:val="0"/>
            <w:sz w:val="24"/>
            <w:szCs w:val="24"/>
          </w:rPr>
          <w:t>design component</w:t>
        </w:r>
      </w:ins>
      <w:ins w:id="2214" w:author="Zhang Li" w:date="2022-06-12T12:51:00Z">
        <w:r>
          <w:rPr>
            <w:rFonts w:ascii="Times New Roman" w:eastAsia="宋体" w:hAnsi="Times New Roman" w:cs="Times New Roman"/>
            <w:kern w:val="0"/>
            <w:sz w:val="24"/>
            <w:szCs w:val="24"/>
          </w:rPr>
          <w:t>s: block proposer election, block generation, block verification</w:t>
        </w:r>
      </w:ins>
      <w:ins w:id="2215" w:author="ThinkPad" w:date="2022-06-16T11:07:00Z">
        <w:r w:rsidR="00C62DA4">
          <w:rPr>
            <w:rFonts w:ascii="Times New Roman" w:eastAsia="宋体" w:hAnsi="Times New Roman" w:cs="Times New Roman"/>
            <w:kern w:val="0"/>
            <w:sz w:val="24"/>
            <w:szCs w:val="24"/>
          </w:rPr>
          <w:t>,</w:t>
        </w:r>
      </w:ins>
      <w:ins w:id="2216" w:author="Zhang Li" w:date="2022-06-12T12:51:00Z">
        <w:r>
          <w:rPr>
            <w:rFonts w:ascii="Times New Roman" w:eastAsia="宋体" w:hAnsi="Times New Roman" w:cs="Times New Roman"/>
            <w:kern w:val="0"/>
            <w:sz w:val="24"/>
            <w:szCs w:val="24"/>
          </w:rPr>
          <w:t xml:space="preserve"> and block finalization. In the following</w:t>
        </w:r>
        <w:del w:id="2217"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2218" w:author="ThinkPad" w:date="2022-06-16T11:07:00Z">
        <w:r w:rsidR="00C62DA4">
          <w:rPr>
            <w:rFonts w:ascii="Times New Roman" w:eastAsia="宋体" w:hAnsi="Times New Roman" w:cs="Times New Roman"/>
            <w:kern w:val="0"/>
            <w:sz w:val="24"/>
            <w:szCs w:val="24"/>
          </w:rPr>
          <w:t xml:space="preserve">shall present the </w:t>
        </w:r>
      </w:ins>
      <w:ins w:id="2219" w:author="ThinkPad" w:date="2022-06-16T11:08:00Z">
        <w:r w:rsidR="00C62DA4">
          <w:rPr>
            <w:rFonts w:ascii="Times New Roman" w:eastAsia="宋体" w:hAnsi="Times New Roman" w:cs="Times New Roman"/>
            <w:kern w:val="0"/>
            <w:sz w:val="24"/>
            <w:szCs w:val="24"/>
          </w:rPr>
          <w:t xml:space="preserve">detailed </w:t>
        </w:r>
      </w:ins>
      <w:ins w:id="2220" w:author="ThinkPad" w:date="2022-06-16T11:07:00Z">
        <w:r w:rsidR="00C62DA4">
          <w:rPr>
            <w:rFonts w:ascii="Times New Roman" w:eastAsia="宋体" w:hAnsi="Times New Roman" w:cs="Times New Roman"/>
            <w:kern w:val="0"/>
            <w:sz w:val="24"/>
            <w:szCs w:val="24"/>
          </w:rPr>
          <w:t>design of each of t</w:t>
        </w:r>
      </w:ins>
      <w:ins w:id="2221" w:author="ThinkPad" w:date="2022-06-16T11:08:00Z">
        <w:r w:rsidR="00C62DA4">
          <w:rPr>
            <w:rFonts w:ascii="Times New Roman" w:eastAsia="宋体" w:hAnsi="Times New Roman" w:cs="Times New Roman"/>
            <w:kern w:val="0"/>
            <w:sz w:val="24"/>
            <w:szCs w:val="24"/>
          </w:rPr>
          <w:t xml:space="preserve">hese </w:t>
        </w:r>
      </w:ins>
      <w:ins w:id="2222" w:author="Zhang Li" w:date="2022-06-12T12:51:00Z">
        <w:del w:id="2223" w:author="ThinkPad" w:date="2022-06-16T11:08:00Z">
          <w:r w:rsidDel="00C62DA4">
            <w:rPr>
              <w:rFonts w:ascii="Times New Roman" w:eastAsia="宋体" w:hAnsi="Times New Roman" w:cs="Times New Roman"/>
              <w:kern w:val="0"/>
              <w:sz w:val="24"/>
              <w:szCs w:val="24"/>
            </w:rPr>
            <w:delText>detailed describe the four parts</w:delText>
          </w:r>
        </w:del>
      </w:ins>
      <w:ins w:id="2224" w:author="ThinkPad" w:date="2022-06-16T11:08:00Z">
        <w:r w:rsidR="00C62DA4">
          <w:rPr>
            <w:rFonts w:ascii="Times New Roman" w:eastAsia="宋体" w:hAnsi="Times New Roman" w:cs="Times New Roman"/>
            <w:kern w:val="0"/>
            <w:sz w:val="24"/>
            <w:szCs w:val="24"/>
          </w:rPr>
          <w:t>components</w:t>
        </w:r>
      </w:ins>
      <w:ins w:id="2225"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2226" w:author="ThinkPad" w:date="2022-06-16T13:42:00Z"/>
          <w:rFonts w:ascii="Times New Roman" w:eastAsia="宋体" w:hAnsi="Times New Roman" w:cs="Times New Roman"/>
          <w:kern w:val="0"/>
          <w:sz w:val="24"/>
          <w:szCs w:val="24"/>
          <w:highlight w:val="yellow"/>
        </w:rPr>
      </w:pPr>
      <w:ins w:id="2227" w:author="ThinkPad" w:date="2022-06-16T11:20:00Z">
        <w:r>
          <w:rPr>
            <w:rFonts w:ascii="Times New Roman" w:eastAsia="宋体" w:hAnsi="Times New Roman" w:cs="Times New Roman"/>
            <w:kern w:val="0"/>
            <w:sz w:val="24"/>
            <w:szCs w:val="24"/>
            <w:highlight w:val="yellow"/>
          </w:rPr>
          <w:t>[</w:t>
        </w:r>
      </w:ins>
      <w:ins w:id="2228" w:author="ThinkPad" w:date="2022-06-16T13:42:00Z">
        <w:r w:rsidR="009E1AA6">
          <w:rPr>
            <w:rFonts w:ascii="Times New Roman" w:eastAsia="宋体" w:hAnsi="Times New Roman" w:cs="Times New Roman" w:hint="eastAsia"/>
            <w:kern w:val="0"/>
            <w:sz w:val="24"/>
            <w:szCs w:val="24"/>
            <w:highlight w:val="yellow"/>
          </w:rPr>
          <w:t>叙述技术</w:t>
        </w:r>
      </w:ins>
      <w:ins w:id="2229" w:author="ThinkPad" w:date="2022-06-17T10:12:00Z">
        <w:r w:rsidR="006F3538">
          <w:rPr>
            <w:rFonts w:ascii="Times New Roman" w:eastAsia="宋体" w:hAnsi="Times New Roman" w:cs="Times New Roman" w:hint="eastAsia"/>
            <w:kern w:val="0"/>
            <w:sz w:val="24"/>
            <w:szCs w:val="24"/>
            <w:highlight w:val="yellow"/>
          </w:rPr>
          <w:t>性</w:t>
        </w:r>
      </w:ins>
      <w:ins w:id="2230" w:author="ThinkPad" w:date="2022-06-16T13:42:00Z">
        <w:r w:rsidR="009E1AA6">
          <w:rPr>
            <w:rFonts w:ascii="Times New Roman" w:eastAsia="宋体" w:hAnsi="Times New Roman" w:cs="Times New Roman" w:hint="eastAsia"/>
            <w:kern w:val="0"/>
            <w:sz w:val="24"/>
            <w:szCs w:val="24"/>
            <w:highlight w:val="yellow"/>
          </w:rPr>
          <w:t>内容的时候</w:t>
        </w:r>
      </w:ins>
      <w:ins w:id="2231" w:author="ThinkPad" w:date="2022-06-16T13:38:00Z">
        <w:r w:rsidR="005C09EF">
          <w:rPr>
            <w:rFonts w:ascii="Times New Roman" w:eastAsia="宋体" w:hAnsi="Times New Roman" w:cs="Times New Roman" w:hint="eastAsia"/>
            <w:kern w:val="0"/>
            <w:sz w:val="24"/>
            <w:szCs w:val="24"/>
            <w:highlight w:val="yellow"/>
          </w:rPr>
          <w:t>，</w:t>
        </w:r>
      </w:ins>
      <w:ins w:id="2232" w:author="ThinkPad" w:date="2022-06-16T13:42:00Z">
        <w:r w:rsidR="009E1AA6">
          <w:rPr>
            <w:rFonts w:ascii="Times New Roman" w:eastAsia="宋体" w:hAnsi="Times New Roman" w:cs="Times New Roman" w:hint="eastAsia"/>
            <w:kern w:val="0"/>
            <w:sz w:val="24"/>
            <w:szCs w:val="24"/>
            <w:highlight w:val="yellow"/>
          </w:rPr>
          <w:t>除了保证</w:t>
        </w:r>
      </w:ins>
      <w:ins w:id="2233" w:author="ThinkPad" w:date="2022-06-17T10:12:00Z">
        <w:r w:rsidR="006F3538">
          <w:rPr>
            <w:rFonts w:ascii="Times New Roman" w:eastAsia="宋体" w:hAnsi="Times New Roman" w:cs="Times New Roman" w:hint="eastAsia"/>
            <w:kern w:val="0"/>
            <w:sz w:val="24"/>
            <w:szCs w:val="24"/>
            <w:highlight w:val="yellow"/>
          </w:rPr>
          <w:t>其</w:t>
        </w:r>
      </w:ins>
      <w:ins w:id="2234" w:author="ThinkPad" w:date="2022-06-16T13:42:00Z">
        <w:r w:rsidR="009E1AA6">
          <w:rPr>
            <w:rFonts w:ascii="Times New Roman" w:eastAsia="宋体" w:hAnsi="Times New Roman" w:cs="Times New Roman" w:hint="eastAsia"/>
            <w:kern w:val="0"/>
            <w:sz w:val="24"/>
            <w:szCs w:val="24"/>
            <w:highlight w:val="yellow"/>
          </w:rPr>
          <w:t>可行性和层次逻辑</w:t>
        </w:r>
      </w:ins>
      <w:ins w:id="2235" w:author="ThinkPad" w:date="2022-06-17T10:12:00Z">
        <w:r w:rsidR="006F3538">
          <w:rPr>
            <w:rFonts w:ascii="Times New Roman" w:eastAsia="宋体" w:hAnsi="Times New Roman" w:cs="Times New Roman" w:hint="eastAsia"/>
            <w:kern w:val="0"/>
            <w:sz w:val="24"/>
            <w:szCs w:val="24"/>
            <w:highlight w:val="yellow"/>
          </w:rPr>
          <w:t>严谨性</w:t>
        </w:r>
      </w:ins>
      <w:ins w:id="2236" w:author="ThinkPad" w:date="2022-06-16T13:42:00Z">
        <w:r w:rsidR="009E1AA6">
          <w:rPr>
            <w:rFonts w:ascii="Times New Roman" w:eastAsia="宋体" w:hAnsi="Times New Roman" w:cs="Times New Roman" w:hint="eastAsia"/>
            <w:kern w:val="0"/>
            <w:sz w:val="24"/>
            <w:szCs w:val="24"/>
            <w:highlight w:val="yellow"/>
          </w:rPr>
          <w:t>，还</w:t>
        </w:r>
      </w:ins>
      <w:ins w:id="2237" w:author="ThinkPad" w:date="2022-06-16T13:38:00Z">
        <w:r w:rsidR="005C09EF">
          <w:rPr>
            <w:rFonts w:ascii="Times New Roman" w:eastAsia="宋体" w:hAnsi="Times New Roman" w:cs="Times New Roman" w:hint="eastAsia"/>
            <w:kern w:val="0"/>
            <w:sz w:val="24"/>
            <w:szCs w:val="24"/>
            <w:highlight w:val="yellow"/>
          </w:rPr>
          <w:t>需要</w:t>
        </w:r>
      </w:ins>
      <w:ins w:id="2238" w:author="ThinkPad" w:date="2022-06-16T13:44:00Z">
        <w:r w:rsidR="009E1AA6">
          <w:rPr>
            <w:rFonts w:ascii="Times New Roman" w:eastAsia="宋体" w:hAnsi="Times New Roman" w:cs="Times New Roman" w:hint="eastAsia"/>
            <w:kern w:val="0"/>
            <w:sz w:val="24"/>
            <w:szCs w:val="24"/>
            <w:highlight w:val="yellow"/>
          </w:rPr>
          <w:t>考虑如何</w:t>
        </w:r>
      </w:ins>
      <w:ins w:id="2239" w:author="ThinkPad" w:date="2022-06-16T13:38:00Z">
        <w:r w:rsidR="005C09EF">
          <w:rPr>
            <w:rFonts w:ascii="Times New Roman" w:eastAsia="宋体" w:hAnsi="Times New Roman" w:cs="Times New Roman" w:hint="eastAsia"/>
            <w:kern w:val="0"/>
            <w:sz w:val="24"/>
            <w:szCs w:val="24"/>
            <w:highlight w:val="yellow"/>
          </w:rPr>
          <w:t>突出自己</w:t>
        </w:r>
      </w:ins>
      <w:ins w:id="2240" w:author="ThinkPad" w:date="2022-06-16T11:21:00Z">
        <w:r>
          <w:rPr>
            <w:rFonts w:ascii="Times New Roman" w:eastAsia="宋体" w:hAnsi="Times New Roman" w:cs="Times New Roman" w:hint="eastAsia"/>
            <w:kern w:val="0"/>
            <w:sz w:val="24"/>
            <w:szCs w:val="24"/>
            <w:highlight w:val="yellow"/>
          </w:rPr>
          <w:t>的位置，</w:t>
        </w:r>
      </w:ins>
      <w:ins w:id="2241" w:author="ThinkPad" w:date="2022-06-16T13:44:00Z">
        <w:r w:rsidR="009E1AA6">
          <w:rPr>
            <w:rFonts w:ascii="Times New Roman" w:eastAsia="宋体" w:hAnsi="Times New Roman" w:cs="Times New Roman" w:hint="eastAsia"/>
            <w:kern w:val="0"/>
            <w:sz w:val="24"/>
            <w:szCs w:val="24"/>
            <w:highlight w:val="yellow"/>
          </w:rPr>
          <w:t>如何</w:t>
        </w:r>
      </w:ins>
      <w:ins w:id="2242" w:author="ThinkPad" w:date="2022-06-16T13:38:00Z">
        <w:r w:rsidR="005C09EF">
          <w:rPr>
            <w:rFonts w:ascii="Times New Roman" w:eastAsia="宋体" w:hAnsi="Times New Roman" w:cs="Times New Roman" w:hint="eastAsia"/>
            <w:kern w:val="0"/>
            <w:sz w:val="24"/>
            <w:szCs w:val="24"/>
            <w:highlight w:val="yellow"/>
          </w:rPr>
          <w:t>体现</w:t>
        </w:r>
      </w:ins>
      <w:ins w:id="2243" w:author="ThinkPad" w:date="2022-06-16T13:42:00Z">
        <w:r w:rsidR="009E1AA6">
          <w:rPr>
            <w:rFonts w:ascii="Times New Roman" w:eastAsia="宋体" w:hAnsi="Times New Roman" w:cs="Times New Roman" w:hint="eastAsia"/>
            <w:kern w:val="0"/>
            <w:sz w:val="24"/>
            <w:szCs w:val="24"/>
            <w:highlight w:val="yellow"/>
          </w:rPr>
          <w:t>出</w:t>
        </w:r>
      </w:ins>
      <w:ins w:id="2244" w:author="ThinkPad" w:date="2022-06-17T10:13:00Z">
        <w:r w:rsidR="006F3538">
          <w:rPr>
            <w:rFonts w:ascii="Times New Roman" w:eastAsia="宋体" w:hAnsi="Times New Roman" w:cs="Times New Roman" w:hint="eastAsia"/>
            <w:kern w:val="0"/>
            <w:sz w:val="24"/>
            <w:szCs w:val="24"/>
            <w:highlight w:val="yellow"/>
          </w:rPr>
          <w:t>哪些</w:t>
        </w:r>
      </w:ins>
      <w:ins w:id="2245" w:author="ThinkPad" w:date="2022-06-16T13:39:00Z">
        <w:r w:rsidR="005C09EF">
          <w:rPr>
            <w:rFonts w:ascii="Times New Roman" w:eastAsia="宋体" w:hAnsi="Times New Roman" w:cs="Times New Roman" w:hint="eastAsia"/>
            <w:kern w:val="0"/>
            <w:sz w:val="24"/>
            <w:szCs w:val="24"/>
            <w:highlight w:val="yellow"/>
          </w:rPr>
          <w:t>是自己</w:t>
        </w:r>
      </w:ins>
      <w:ins w:id="2246" w:author="ThinkPad" w:date="2022-06-16T13:44:00Z">
        <w:r w:rsidR="009E1AA6">
          <w:rPr>
            <w:rFonts w:ascii="Times New Roman" w:eastAsia="宋体" w:hAnsi="Times New Roman" w:cs="Times New Roman" w:hint="eastAsia"/>
            <w:kern w:val="0"/>
            <w:sz w:val="24"/>
            <w:szCs w:val="24"/>
            <w:highlight w:val="yellow"/>
          </w:rPr>
          <w:t>干的</w:t>
        </w:r>
      </w:ins>
      <w:ins w:id="2247" w:author="ThinkPad" w:date="2022-06-16T13:39:00Z">
        <w:r w:rsidR="005C09EF">
          <w:rPr>
            <w:rFonts w:ascii="Times New Roman" w:eastAsia="宋体" w:hAnsi="Times New Roman" w:cs="Times New Roman" w:hint="eastAsia"/>
            <w:kern w:val="0"/>
            <w:sz w:val="24"/>
            <w:szCs w:val="24"/>
            <w:highlight w:val="yellow"/>
          </w:rPr>
          <w:t>、</w:t>
        </w:r>
      </w:ins>
      <w:ins w:id="2248" w:author="ThinkPad" w:date="2022-06-16T11:21:00Z">
        <w:r>
          <w:rPr>
            <w:rFonts w:ascii="Times New Roman" w:eastAsia="宋体" w:hAnsi="Times New Roman" w:cs="Times New Roman" w:hint="eastAsia"/>
            <w:kern w:val="0"/>
            <w:sz w:val="24"/>
            <w:szCs w:val="24"/>
            <w:highlight w:val="yellow"/>
          </w:rPr>
          <w:t>新意何在</w:t>
        </w:r>
      </w:ins>
      <w:ins w:id="2249"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2250" w:author="ThinkPad" w:date="2022-06-16T13:42:00Z">
        <w:r>
          <w:rPr>
            <w:rFonts w:ascii="Times New Roman" w:eastAsia="宋体" w:hAnsi="Times New Roman" w:cs="Times New Roman"/>
            <w:kern w:val="0"/>
            <w:sz w:val="24"/>
            <w:szCs w:val="24"/>
            <w:highlight w:val="yellow"/>
          </w:rPr>
          <w:t xml:space="preserve">Here, </w:t>
        </w:r>
      </w:ins>
      <w:del w:id="2251" w:author="ThinkPad" w:date="2022-06-16T13:42:00Z">
        <w:r w:rsidR="00060406" w:rsidRPr="00DE55C4" w:rsidDel="009E1AA6">
          <w:rPr>
            <w:rFonts w:ascii="Times New Roman" w:eastAsia="宋体" w:hAnsi="Times New Roman" w:cs="Times New Roman"/>
            <w:kern w:val="0"/>
            <w:sz w:val="24"/>
            <w:szCs w:val="24"/>
            <w:highlight w:val="yellow"/>
            <w:rPrChange w:id="2252" w:author="ThinkPad" w:date="2022-06-16T11:20:00Z">
              <w:rPr>
                <w:rFonts w:ascii="Times New Roman" w:eastAsia="宋体" w:hAnsi="Times New Roman" w:cs="Times New Roman"/>
                <w:kern w:val="0"/>
                <w:sz w:val="24"/>
                <w:szCs w:val="24"/>
              </w:rPr>
            </w:rPrChange>
          </w:rPr>
          <w:delText xml:space="preserve">We </w:delText>
        </w:r>
      </w:del>
      <w:ins w:id="2253"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2254"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2255" w:author="ThinkPad" w:date="2022-06-16T11:20:00Z">
            <w:rPr>
              <w:rFonts w:ascii="Times New Roman" w:eastAsia="宋体" w:hAnsi="Times New Roman" w:cs="Times New Roman"/>
              <w:kern w:val="0"/>
              <w:sz w:val="24"/>
              <w:szCs w:val="24"/>
            </w:rPr>
          </w:rPrChange>
        </w:rPr>
        <w:t xml:space="preserve">present a verifiable block proposer election </w:t>
      </w:r>
      <w:ins w:id="2256" w:author="Zhang Li" w:date="2022-06-12T12:52:00Z">
        <w:r w:rsidR="00060406" w:rsidRPr="00DE55C4">
          <w:rPr>
            <w:rFonts w:ascii="Times New Roman" w:eastAsia="宋体" w:hAnsi="Times New Roman" w:cs="Times New Roman"/>
            <w:kern w:val="0"/>
            <w:sz w:val="24"/>
            <w:szCs w:val="24"/>
            <w:highlight w:val="yellow"/>
            <w:rPrChange w:id="2257" w:author="ThinkPad" w:date="2022-06-16T11:20:00Z">
              <w:rPr>
                <w:rFonts w:ascii="Times New Roman" w:eastAsia="宋体" w:hAnsi="Times New Roman" w:cs="Times New Roman"/>
                <w:kern w:val="0"/>
                <w:sz w:val="24"/>
                <w:szCs w:val="24"/>
              </w:rPr>
            </w:rPrChange>
          </w:rPr>
          <w:t>algorithm</w:t>
        </w:r>
      </w:ins>
      <w:del w:id="2258"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2259" w:author="ThinkPad" w:date="2022-06-16T13:40:00Z">
        <w:r w:rsidR="00060406" w:rsidDel="009E1AA6">
          <w:rPr>
            <w:rFonts w:ascii="Times New Roman" w:eastAsia="宋体" w:hAnsi="Times New Roman" w:cs="Times New Roman"/>
            <w:kern w:val="0"/>
            <w:sz w:val="24"/>
            <w:szCs w:val="24"/>
          </w:rPr>
          <w:delText>is based on</w:delText>
        </w:r>
      </w:del>
      <w:ins w:id="2260"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2261" w:author="Zhang Li" w:date="2022-06-12T12:52:00Z">
        <w:r w:rsidR="00060406" w:rsidRPr="00060406" w:rsidDel="00060406">
          <w:rPr>
            <w:rFonts w:ascii="Times New Roman" w:eastAsia="宋体" w:hAnsi="Times New Roman" w:cs="Times New Roman"/>
            <w:kern w:val="0"/>
            <w:sz w:val="24"/>
            <w:szCs w:val="24"/>
          </w:rPr>
          <w:delText>protocol</w:delText>
        </w:r>
      </w:del>
      <w:del w:id="2262" w:author="ThinkPad" w:date="2022-06-17T10:13:00Z">
        <w:r w:rsidR="00060406" w:rsidDel="006F3538">
          <w:rPr>
            <w:rFonts w:ascii="Times New Roman" w:eastAsia="宋体" w:hAnsi="Times New Roman" w:cs="Times New Roman"/>
            <w:kern w:val="0"/>
            <w:sz w:val="24"/>
            <w:szCs w:val="24"/>
          </w:rPr>
          <w:delText xml:space="preserve"> </w:delText>
        </w:r>
      </w:del>
      <w:ins w:id="2263"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2264"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2265" w:author="ThinkPad" w:date="2022-06-16T13:46:00Z">
        <w:r w:rsidR="00563B51">
          <w:rPr>
            <w:rFonts w:ascii="Times New Roman" w:eastAsia="宋体" w:hAnsi="Times New Roman" w:cs="Times New Roman"/>
            <w:kern w:val="0"/>
            <w:sz w:val="24"/>
            <w:szCs w:val="24"/>
          </w:rPr>
          <w:t xml:space="preserve"> </w:t>
        </w:r>
      </w:ins>
      <w:del w:id="2266"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2267"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2268" w:author="ThinkPad" w:date="2022-06-16T11:20:00Z">
        <w:r w:rsidDel="00DE55C4">
          <w:rPr>
            <w:rFonts w:ascii="Times New Roman" w:eastAsia="宋体" w:hAnsi="Times New Roman" w:cs="Times New Roman"/>
            <w:kern w:val="0"/>
            <w:sz w:val="24"/>
            <w:szCs w:val="24"/>
          </w:rPr>
          <w:delText xml:space="preserve">protocol </w:delText>
        </w:r>
      </w:del>
      <w:ins w:id="2269"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2270" w:author="Zhang Li" w:date="2022-06-12T12:53:00Z">
        <w:r w:rsidDel="00060406">
          <w:rPr>
            <w:rFonts w:ascii="Times New Roman" w:eastAsia="宋体" w:hAnsi="Times New Roman" w:cs="Times New Roman"/>
            <w:kern w:val="0"/>
            <w:sz w:val="24"/>
            <w:szCs w:val="24"/>
          </w:rPr>
          <w:delText xml:space="preserve">protocol </w:delText>
        </w:r>
      </w:del>
      <w:ins w:id="2271"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2272"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unpredictable manner. The inputs for </w:t>
      </w:r>
      <w:del w:id="2273" w:author="ThinkPad" w:date="2022-06-16T11:24:00Z">
        <w:r w:rsidDel="0075433E">
          <w:rPr>
            <w:rFonts w:ascii="Times New Roman" w:eastAsia="宋体" w:hAnsi="Times New Roman" w:cs="Times New Roman"/>
            <w:kern w:val="0"/>
            <w:sz w:val="24"/>
            <w:szCs w:val="24"/>
          </w:rPr>
          <w:delText xml:space="preserve">each </w:delText>
        </w:r>
      </w:del>
      <w:ins w:id="2274"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2275" w:author="ThinkPad" w:date="2022-06-16T11:24:00Z">
        <w:r w:rsidR="0075433E">
          <w:rPr>
            <w:rFonts w:ascii="Times New Roman" w:eastAsia="宋体" w:hAnsi="Times New Roman" w:cs="Times New Roman"/>
            <w:kern w:val="0"/>
            <w:sz w:val="24"/>
            <w:szCs w:val="24"/>
          </w:rPr>
          <w:t xml:space="preserve"> in round</w:t>
        </w:r>
      </w:ins>
      <w:ins w:id="2276"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2277"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2278"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2279" w:author="Zhang Li" w:date="2022-06-12T12:54:00Z">
        <w:r w:rsidDel="009F4622">
          <w:rPr>
            <w:rFonts w:ascii="Times New Roman" w:eastAsia="宋体" w:hAnsi="Times New Roman" w:cs="Times New Roman"/>
            <w:kern w:val="0"/>
            <w:sz w:val="24"/>
            <w:szCs w:val="24"/>
          </w:rPr>
          <w:delText>4</w:delText>
        </w:r>
      </w:del>
      <w:ins w:id="2280"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lastRenderedPageBreak/>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2281" w:author="ThinkPad" w:date="2022-06-16T11:26:00Z">
        <w:r w:rsidDel="007F6EB3">
          <w:rPr>
            <w:rFonts w:ascii="Times New Roman" w:hAnsi="Times New Roman" w:cs="Times New Roman"/>
            <w:b/>
            <w:bCs/>
          </w:rPr>
          <w:delText>of per</w:delText>
        </w:r>
      </w:del>
      <w:ins w:id="2282"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2283" w:author="Zhang Li" w:date="2022-06-12T12:55:00Z">
        <w:r w:rsidDel="009F4622">
          <w:rPr>
            <w:rFonts w:ascii="Times New Roman" w:eastAsia="宋体" w:hAnsi="Times New Roman" w:cs="Times New Roman"/>
            <w:kern w:val="0"/>
            <w:sz w:val="24"/>
            <w:szCs w:val="24"/>
          </w:rPr>
          <w:delText xml:space="preserve">protocol </w:delText>
        </w:r>
      </w:del>
      <w:ins w:id="2284"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2285" w:author="ThinkPad" w:date="2022-06-16T15:29:00Z">
        <w:r w:rsidDel="00387514">
          <w:rPr>
            <w:rFonts w:ascii="Times New Roman" w:eastAsia="宋体" w:hAnsi="Times New Roman" w:cs="Times New Roman"/>
            <w:kern w:val="0"/>
            <w:sz w:val="24"/>
            <w:szCs w:val="24"/>
          </w:rPr>
          <w:delText xml:space="preserve">will </w:delText>
        </w:r>
      </w:del>
      <w:ins w:id="2286"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2287"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2288"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2289" w:author="ThinkPad" w:date="2022-06-21T10:15:00Z">
        <w:r w:rsidRPr="00B30FD4" w:rsidDel="00C30625">
          <w:rPr>
            <w:rFonts w:ascii="Times New Roman" w:eastAsia="宋体" w:hAnsi="Times New Roman" w:cs="Times New Roman"/>
            <w:kern w:val="0"/>
            <w:sz w:val="24"/>
            <w:szCs w:val="24"/>
            <w:highlight w:val="yellow"/>
            <w:rPrChange w:id="2290" w:author="ThinkPad" w:date="2022-06-16T11:28:00Z">
              <w:rPr>
                <w:rFonts w:ascii="Times New Roman" w:eastAsia="宋体" w:hAnsi="Times New Roman" w:cs="Times New Roman"/>
                <w:kern w:val="0"/>
                <w:sz w:val="24"/>
                <w:szCs w:val="24"/>
              </w:rPr>
            </w:rPrChange>
          </w:rPr>
          <w:delText>after</w:delText>
        </w:r>
      </w:del>
      <w:ins w:id="2291"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2292" w:author="ThinkPad" w:date="2022-06-16T11:28:00Z">
            <w:rPr>
              <w:rFonts w:ascii="Times New Roman" w:eastAsia="宋体" w:hAnsi="Times New Roman" w:cs="Times New Roman"/>
              <w:kern w:val="0"/>
              <w:sz w:val="24"/>
              <w:szCs w:val="24"/>
            </w:rPr>
          </w:rPrChange>
        </w:rPr>
        <w:t xml:space="preserve"> finite time</w:t>
      </w:r>
      <w:del w:id="2293" w:author="ThinkPad" w:date="2022-06-21T10:15:00Z">
        <w:r w:rsidRPr="00387514" w:rsidDel="00C30625">
          <w:rPr>
            <w:rFonts w:ascii="Times New Roman" w:eastAsia="宋体" w:hAnsi="Times New Roman" w:cs="Times New Roman"/>
            <w:kern w:val="0"/>
            <w:sz w:val="24"/>
            <w:szCs w:val="24"/>
            <w:highlight w:val="green"/>
            <w:rPrChange w:id="2294"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2295"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2296" w:author="Zhang Li" w:date="2022-06-12T12:56:00Z">
        <w:r w:rsidDel="009F4622">
          <w:rPr>
            <w:rFonts w:ascii="Times New Roman" w:eastAsia="宋体" w:hAnsi="Times New Roman" w:cs="Times New Roman"/>
            <w:kern w:val="0"/>
            <w:sz w:val="24"/>
            <w:szCs w:val="24"/>
          </w:rPr>
          <w:delText xml:space="preserve">protocol </w:delText>
        </w:r>
      </w:del>
      <w:ins w:id="2297"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2298"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2299" w:author="Zhang Li" w:date="2022-06-12T12:57:00Z">
        <w:r w:rsidDel="009F4622">
          <w:rPr>
            <w:rFonts w:ascii="Times New Roman" w:eastAsia="宋体" w:hAnsi="Times New Roman" w:cs="Times New Roman"/>
            <w:kern w:val="0"/>
            <w:sz w:val="24"/>
            <w:szCs w:val="24"/>
          </w:rPr>
          <w:delText xml:space="preserve">protocol </w:delText>
        </w:r>
      </w:del>
      <w:ins w:id="2300"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2301"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2302" w:author="ThinkPad" w:date="2022-06-16T16:42:00Z">
              <w:rPr>
                <w:rFonts w:ascii="Times New Roman" w:hAnsi="Times New Roman" w:cs="Times New Roman"/>
                <w:b/>
                <w:bCs/>
              </w:rPr>
            </w:rPrChange>
          </w:rPr>
          <w:t>[</w:t>
        </w:r>
      </w:ins>
      <w:ins w:id="2303" w:author="ThinkPad" w:date="2022-06-16T15:37:00Z">
        <w:r w:rsidR="00294A96" w:rsidRPr="005844C7">
          <w:rPr>
            <w:rFonts w:ascii="Times New Roman" w:hAnsi="Times New Roman" w:cs="Times New Roman" w:hint="eastAsia"/>
            <w:b/>
            <w:bCs/>
            <w:highlight w:val="green"/>
            <w:rPrChange w:id="2304" w:author="ThinkPad" w:date="2022-06-16T16:42:00Z">
              <w:rPr>
                <w:rFonts w:ascii="Times New Roman" w:hAnsi="Times New Roman" w:cs="Times New Roman" w:hint="eastAsia"/>
                <w:b/>
                <w:bCs/>
              </w:rPr>
            </w:rPrChange>
          </w:rPr>
          <w:t>图中</w:t>
        </w:r>
      </w:ins>
      <w:ins w:id="2305" w:author="ThinkPad" w:date="2022-06-16T16:42:00Z">
        <w:r w:rsidR="005844C7">
          <w:rPr>
            <w:rFonts w:ascii="Times New Roman" w:hAnsi="Times New Roman" w:cs="Times New Roman" w:hint="eastAsia"/>
            <w:b/>
            <w:bCs/>
            <w:highlight w:val="green"/>
          </w:rPr>
          <w:t>所有</w:t>
        </w:r>
      </w:ins>
      <w:ins w:id="2306" w:author="ThinkPad" w:date="2022-06-16T15:35:00Z">
        <w:r w:rsidR="00625E3A" w:rsidRPr="005844C7">
          <w:rPr>
            <w:rFonts w:ascii="Times New Roman" w:hAnsi="Times New Roman" w:cs="Times New Roman" w:hint="eastAsia"/>
            <w:b/>
            <w:bCs/>
            <w:highlight w:val="green"/>
            <w:rPrChange w:id="2307" w:author="ThinkPad" w:date="2022-06-16T16:42:00Z">
              <w:rPr>
                <w:rFonts w:ascii="Times New Roman" w:hAnsi="Times New Roman" w:cs="Times New Roman" w:hint="eastAsia"/>
                <w:b/>
                <w:bCs/>
              </w:rPr>
            </w:rPrChange>
          </w:rPr>
          <w:t>变量</w:t>
        </w:r>
      </w:ins>
      <w:ins w:id="2308" w:author="ThinkPad" w:date="2022-06-16T16:42:00Z">
        <w:r w:rsidR="005844C7">
          <w:rPr>
            <w:rFonts w:ascii="Times New Roman" w:hAnsi="Times New Roman" w:cs="Times New Roman" w:hint="eastAsia"/>
            <w:b/>
            <w:bCs/>
            <w:highlight w:val="green"/>
          </w:rPr>
          <w:t>都应</w:t>
        </w:r>
      </w:ins>
      <w:ins w:id="2309" w:author="ThinkPad" w:date="2022-06-16T15:37:00Z">
        <w:r w:rsidR="00294A96" w:rsidRPr="005844C7">
          <w:rPr>
            <w:rFonts w:ascii="Times New Roman" w:hAnsi="Times New Roman" w:cs="Times New Roman" w:hint="eastAsia"/>
            <w:b/>
            <w:bCs/>
            <w:highlight w:val="green"/>
            <w:rPrChange w:id="2310" w:author="ThinkPad" w:date="2022-06-16T16:42:00Z">
              <w:rPr>
                <w:rFonts w:ascii="Times New Roman" w:hAnsi="Times New Roman" w:cs="Times New Roman" w:hint="eastAsia"/>
                <w:b/>
                <w:bCs/>
              </w:rPr>
            </w:rPrChange>
          </w:rPr>
          <w:t>斜体显示，该讲究的地方要讲究</w:t>
        </w:r>
      </w:ins>
      <w:ins w:id="2311" w:author="ThinkPad" w:date="2022-06-16T15:36:00Z">
        <w:r w:rsidR="00625E3A" w:rsidRPr="005844C7">
          <w:rPr>
            <w:rFonts w:ascii="Times New Roman" w:hAnsi="Times New Roman" w:cs="Times New Roman" w:hint="eastAsia"/>
            <w:b/>
            <w:bCs/>
            <w:highlight w:val="green"/>
            <w:rPrChange w:id="2312" w:author="ThinkPad" w:date="2022-06-16T16:42:00Z">
              <w:rPr>
                <w:rFonts w:ascii="Times New Roman" w:hAnsi="Times New Roman" w:cs="Times New Roman" w:hint="eastAsia"/>
                <w:b/>
                <w:bCs/>
              </w:rPr>
            </w:rPrChange>
          </w:rPr>
          <w:t>，</w:t>
        </w:r>
      </w:ins>
      <w:ins w:id="2313" w:author="ThinkPad" w:date="2022-06-16T15:54:00Z">
        <w:r w:rsidR="006A2A99" w:rsidRPr="005844C7">
          <w:rPr>
            <w:rFonts w:ascii="Times New Roman" w:hAnsi="Times New Roman" w:cs="Times New Roman"/>
            <w:b/>
            <w:bCs/>
            <w:highlight w:val="green"/>
            <w:rPrChange w:id="2314" w:author="ThinkPad" w:date="2022-06-16T16:42:00Z">
              <w:rPr>
                <w:rFonts w:ascii="Times New Roman" w:hAnsi="Times New Roman" w:cs="Times New Roman"/>
                <w:b/>
                <w:bCs/>
              </w:rPr>
            </w:rPrChange>
          </w:rPr>
          <w:t xml:space="preserve"> </w:t>
        </w:r>
      </w:ins>
      <w:proofErr w:type="spellStart"/>
      <w:ins w:id="2315" w:author="ThinkPad" w:date="2022-06-16T15:46:00Z">
        <w:r w:rsidR="00F8022C" w:rsidRPr="005844C7">
          <w:rPr>
            <w:rFonts w:ascii="Times New Roman" w:hAnsi="Times New Roman" w:cs="Times New Roman"/>
            <w:b/>
            <w:bCs/>
            <w:i/>
            <w:iCs/>
            <w:highlight w:val="green"/>
            <w:rPrChange w:id="2316" w:author="ThinkPad" w:date="2022-06-16T16:42:00Z">
              <w:rPr>
                <w:rFonts w:ascii="Times New Roman" w:hAnsi="Times New Roman" w:cs="Times New Roman"/>
                <w:b/>
                <w:bCs/>
              </w:rPr>
            </w:rPrChange>
          </w:rPr>
          <w:t>i</w:t>
        </w:r>
        <w:proofErr w:type="spellEnd"/>
        <w:r w:rsidR="00F8022C" w:rsidRPr="005844C7">
          <w:rPr>
            <w:rFonts w:ascii="Times New Roman" w:hAnsi="Times New Roman" w:cs="Times New Roman" w:hint="eastAsia"/>
            <w:b/>
            <w:bCs/>
            <w:highlight w:val="green"/>
            <w:rPrChange w:id="2317" w:author="ThinkPad" w:date="2022-06-16T16:42:00Z">
              <w:rPr>
                <w:rFonts w:ascii="Times New Roman" w:hAnsi="Times New Roman" w:cs="Times New Roman" w:hint="eastAsia"/>
                <w:b/>
                <w:bCs/>
              </w:rPr>
            </w:rPrChange>
          </w:rPr>
          <w:t>代表啥？</w:t>
        </w:r>
      </w:ins>
      <w:ins w:id="2318" w:author="ThinkPad" w:date="2022-06-16T16:42:00Z">
        <w:r w:rsidR="005844C7">
          <w:rPr>
            <w:rFonts w:ascii="Times New Roman" w:hAnsi="Times New Roman" w:cs="Times New Roman" w:hint="eastAsia"/>
            <w:b/>
            <w:bCs/>
            <w:highlight w:val="green"/>
          </w:rPr>
          <w:t>为啥用</w:t>
        </w:r>
        <w:proofErr w:type="spellStart"/>
        <w:r w:rsidR="005844C7">
          <w:rPr>
            <w:rFonts w:ascii="Times New Roman" w:hAnsi="Times New Roman" w:cs="Times New Roman" w:hint="eastAsia"/>
            <w:b/>
            <w:bCs/>
            <w:highlight w:val="green"/>
          </w:rPr>
          <w:t>i</w:t>
        </w:r>
        <w:proofErr w:type="spellEnd"/>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2319"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2320" w:author="ThinkPad" w:date="2022-06-16T15:36:00Z">
        <w:r w:rsidR="00294A96" w:rsidRPr="005844C7">
          <w:rPr>
            <w:rFonts w:ascii="Times New Roman" w:hAnsi="Times New Roman" w:cs="Times New Roman"/>
            <w:b/>
            <w:bCs/>
            <w:highlight w:val="green"/>
            <w:rPrChange w:id="2321"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2322" w:author="ThinkPad" w:date="2022-06-16T16:42:00Z">
              <w:rPr>
                <w:rFonts w:ascii="Times New Roman" w:hAnsi="Times New Roman" w:cs="Times New Roman" w:hint="eastAsia"/>
                <w:b/>
                <w:bCs/>
              </w:rPr>
            </w:rPrChange>
          </w:rPr>
          <w:t>前面给缩写了么？</w:t>
        </w:r>
      </w:ins>
      <w:ins w:id="2323" w:author="ThinkPad" w:date="2022-06-16T16:55:00Z">
        <w:r w:rsidR="008D4381">
          <w:rPr>
            <w:rFonts w:ascii="Times New Roman" w:hAnsi="Times New Roman" w:cs="Times New Roman" w:hint="eastAsia"/>
            <w:b/>
            <w:bCs/>
            <w:highlight w:val="green"/>
          </w:rPr>
          <w:t>每个变量和缩写都</w:t>
        </w:r>
      </w:ins>
      <w:ins w:id="2324" w:author="ThinkPad" w:date="2022-06-16T16:54:00Z">
        <w:r w:rsidR="008D4381">
          <w:rPr>
            <w:rFonts w:ascii="Times New Roman" w:hAnsi="Times New Roman" w:cs="Times New Roman" w:hint="eastAsia"/>
            <w:b/>
            <w:bCs/>
            <w:highlight w:val="green"/>
          </w:rPr>
          <w:t>要在第一次出现时定义</w:t>
        </w:r>
      </w:ins>
      <w:ins w:id="2325" w:author="ThinkPad" w:date="2022-06-16T15:35:00Z">
        <w:r w:rsidR="00625E3A" w:rsidRPr="005844C7">
          <w:rPr>
            <w:rFonts w:ascii="Times New Roman" w:hAnsi="Times New Roman" w:cs="Times New Roman"/>
            <w:b/>
            <w:bCs/>
            <w:highlight w:val="green"/>
            <w:rPrChange w:id="2326"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2327"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2328" w:author="Zhang Li" w:date="2022-06-12T12:58:00Z">
                <w:rPr>
                  <w:rFonts w:ascii="Cambria Math" w:eastAsia="宋体" w:hAnsi="Cambria Math" w:cs="Times New Roman"/>
                  <w:kern w:val="0"/>
                  <w:sz w:val="24"/>
                  <w:szCs w:val="24"/>
                </w:rPr>
              </w:ins>
            </m:ctrlPr>
          </m:dPr>
          <m:e>
            <m:r>
              <w:ins w:id="2329" w:author="Zhang Li" w:date="2022-06-12T12:58:00Z">
                <w:rPr>
                  <w:rFonts w:ascii="Cambria Math" w:eastAsia="宋体" w:hAnsi="Cambria Math" w:cs="Times New Roman"/>
                  <w:kern w:val="0"/>
                  <w:sz w:val="24"/>
                  <w:szCs w:val="24"/>
                </w:rPr>
                <m:t>s</m:t>
              </w:ins>
            </m:r>
            <m:sSub>
              <m:sSubPr>
                <m:ctrlPr>
                  <w:ins w:id="2330" w:author="Zhang Li" w:date="2022-06-12T12:58:00Z">
                    <w:rPr>
                      <w:rFonts w:ascii="Cambria Math" w:eastAsia="宋体" w:hAnsi="Cambria Math" w:cs="Times New Roman"/>
                      <w:kern w:val="0"/>
                      <w:sz w:val="24"/>
                      <w:szCs w:val="24"/>
                    </w:rPr>
                  </w:ins>
                </m:ctrlPr>
              </m:sSubPr>
              <m:e>
                <m:r>
                  <w:ins w:id="2331" w:author="Zhang Li" w:date="2022-06-12T12:58:00Z">
                    <w:rPr>
                      <w:rFonts w:ascii="Cambria Math" w:eastAsia="宋体" w:hAnsi="Cambria Math" w:cs="Times New Roman"/>
                      <w:kern w:val="0"/>
                      <w:sz w:val="24"/>
                      <w:szCs w:val="24"/>
                    </w:rPr>
                    <m:t>k</m:t>
                  </w:ins>
                </m:r>
              </m:e>
              <m:sub>
                <m:r>
                  <w:ins w:id="2332" w:author="Zhang Li" w:date="2022-06-12T12:58:00Z">
                    <w:rPr>
                      <w:rFonts w:ascii="Cambria Math" w:eastAsia="宋体" w:hAnsi="Cambria Math" w:cs="Times New Roman"/>
                      <w:kern w:val="0"/>
                      <w:sz w:val="24"/>
                      <w:szCs w:val="24"/>
                    </w:rPr>
                    <m:t>i</m:t>
                  </w:ins>
                </m:r>
              </m:sub>
            </m:sSub>
            <m:r>
              <w:ins w:id="2333" w:author="Zhang Li" w:date="2022-06-12T12:58:00Z">
                <m:rPr>
                  <m:sty m:val="p"/>
                </m:rPr>
                <w:rPr>
                  <w:rFonts w:ascii="Cambria Math" w:eastAsia="宋体" w:hAnsi="Cambria Math" w:cs="Times New Roman"/>
                  <w:kern w:val="0"/>
                  <w:sz w:val="24"/>
                  <w:szCs w:val="24"/>
                </w:rPr>
                <m:t>,</m:t>
              </w:ins>
            </m:r>
            <m:r>
              <w:ins w:id="2334" w:author="Zhang Li" w:date="2022-06-12T12:58:00Z">
                <w:rPr>
                  <w:rFonts w:ascii="Cambria Math" w:eastAsia="宋体" w:hAnsi="Cambria Math" w:cs="Times New Roman"/>
                  <w:kern w:val="0"/>
                  <w:sz w:val="24"/>
                  <w:szCs w:val="24"/>
                </w:rPr>
                <m:t>p</m:t>
              </w:ins>
            </m:r>
            <m:sSub>
              <m:sSubPr>
                <m:ctrlPr>
                  <w:ins w:id="2335" w:author="Zhang Li" w:date="2022-06-12T12:58:00Z">
                    <w:rPr>
                      <w:rFonts w:ascii="Cambria Math" w:eastAsia="宋体" w:hAnsi="Cambria Math" w:cs="Times New Roman"/>
                      <w:kern w:val="0"/>
                      <w:sz w:val="24"/>
                      <w:szCs w:val="24"/>
                    </w:rPr>
                  </w:ins>
                </m:ctrlPr>
              </m:sSubPr>
              <m:e>
                <m:r>
                  <w:ins w:id="2336" w:author="Zhang Li" w:date="2022-06-12T12:58:00Z">
                    <w:rPr>
                      <w:rFonts w:ascii="Cambria Math" w:eastAsia="宋体" w:hAnsi="Cambria Math" w:cs="Times New Roman"/>
                      <w:kern w:val="0"/>
                      <w:sz w:val="24"/>
                      <w:szCs w:val="24"/>
                    </w:rPr>
                    <m:t>k</m:t>
                  </w:ins>
                </m:r>
              </m:e>
              <m:sub>
                <m:r>
                  <w:ins w:id="2337" w:author="Zhang Li" w:date="2022-06-12T12:58:00Z">
                    <w:rPr>
                      <w:rFonts w:ascii="Cambria Math" w:eastAsia="宋体" w:hAnsi="Cambria Math" w:cs="Times New Roman"/>
                      <w:kern w:val="0"/>
                      <w:sz w:val="24"/>
                      <w:szCs w:val="24"/>
                    </w:rPr>
                    <m:t>i</m:t>
                  </w:ins>
                </m:r>
              </m:sub>
            </m:sSub>
          </m:e>
        </m:d>
      </m:oMath>
      <w:ins w:id="2338"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2339"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2340" w:author="Zhang Li" w:date="2022-06-12T12:58:00Z">
                <w:rPr>
                  <w:rFonts w:ascii="Cambria Math" w:eastAsia="宋体" w:hAnsi="Cambria Math" w:cs="Times New Roman"/>
                  <w:kern w:val="0"/>
                  <w:sz w:val="24"/>
                  <w:szCs w:val="24"/>
                </w:rPr>
              </w:del>
            </m:ctrlPr>
          </m:dPr>
          <m:e>
            <m:r>
              <w:del w:id="2341" w:author="Zhang Li" w:date="2022-06-12T12:58:00Z">
                <w:rPr>
                  <w:rFonts w:ascii="Cambria Math" w:eastAsia="宋体" w:hAnsi="Cambria Math" w:cs="Times New Roman"/>
                  <w:kern w:val="0"/>
                  <w:sz w:val="24"/>
                  <w:szCs w:val="24"/>
                </w:rPr>
                <m:t>s</m:t>
              </w:del>
            </m:r>
            <m:sSub>
              <m:sSubPr>
                <m:ctrlPr>
                  <w:del w:id="2342" w:author="Zhang Li" w:date="2022-06-12T12:58:00Z">
                    <w:rPr>
                      <w:rFonts w:ascii="Cambria Math" w:eastAsia="宋体" w:hAnsi="Cambria Math" w:cs="Times New Roman"/>
                      <w:kern w:val="0"/>
                      <w:sz w:val="24"/>
                      <w:szCs w:val="24"/>
                    </w:rPr>
                  </w:del>
                </m:ctrlPr>
              </m:sSubPr>
              <m:e>
                <m:r>
                  <w:del w:id="2343" w:author="Zhang Li" w:date="2022-06-12T12:58:00Z">
                    <w:rPr>
                      <w:rFonts w:ascii="Cambria Math" w:eastAsia="宋体" w:hAnsi="Cambria Math" w:cs="Times New Roman"/>
                      <w:kern w:val="0"/>
                      <w:sz w:val="24"/>
                      <w:szCs w:val="24"/>
                    </w:rPr>
                    <m:t>k</m:t>
                  </w:del>
                </m:r>
              </m:e>
              <m:sub>
                <m:r>
                  <w:del w:id="2344" w:author="Zhang Li" w:date="2022-06-12T12:58:00Z">
                    <w:rPr>
                      <w:rFonts w:ascii="Cambria Math" w:eastAsia="宋体" w:hAnsi="Cambria Math" w:cs="Times New Roman"/>
                      <w:kern w:val="0"/>
                      <w:sz w:val="24"/>
                      <w:szCs w:val="24"/>
                    </w:rPr>
                    <m:t>i</m:t>
                  </w:del>
                </m:r>
              </m:sub>
            </m:sSub>
            <m:r>
              <w:del w:id="2345" w:author="Zhang Li" w:date="2022-06-12T12:58:00Z">
                <m:rPr>
                  <m:sty m:val="p"/>
                </m:rPr>
                <w:rPr>
                  <w:rFonts w:ascii="Cambria Math" w:eastAsia="宋体" w:hAnsi="Cambria Math" w:cs="Times New Roman"/>
                  <w:kern w:val="0"/>
                  <w:sz w:val="24"/>
                  <w:szCs w:val="24"/>
                </w:rPr>
                <m:t>,</m:t>
              </w:del>
            </m:r>
            <m:r>
              <w:del w:id="2346" w:author="Zhang Li" w:date="2022-06-12T12:58:00Z">
                <w:rPr>
                  <w:rFonts w:ascii="Cambria Math" w:eastAsia="宋体" w:hAnsi="Cambria Math" w:cs="Times New Roman"/>
                  <w:kern w:val="0"/>
                  <w:sz w:val="24"/>
                  <w:szCs w:val="24"/>
                </w:rPr>
                <m:t>p</m:t>
              </w:del>
            </m:r>
            <m:sSub>
              <m:sSubPr>
                <m:ctrlPr>
                  <w:del w:id="2347" w:author="Zhang Li" w:date="2022-06-12T12:58:00Z">
                    <w:rPr>
                      <w:rFonts w:ascii="Cambria Math" w:eastAsia="宋体" w:hAnsi="Cambria Math" w:cs="Times New Roman"/>
                      <w:kern w:val="0"/>
                      <w:sz w:val="24"/>
                      <w:szCs w:val="24"/>
                    </w:rPr>
                  </w:del>
                </m:ctrlPr>
              </m:sSubPr>
              <m:e>
                <m:r>
                  <w:del w:id="2348" w:author="Zhang Li" w:date="2022-06-12T12:58:00Z">
                    <w:rPr>
                      <w:rFonts w:ascii="Cambria Math" w:eastAsia="宋体" w:hAnsi="Cambria Math" w:cs="Times New Roman"/>
                      <w:kern w:val="0"/>
                      <w:sz w:val="24"/>
                      <w:szCs w:val="24"/>
                    </w:rPr>
                    <m:t>k</m:t>
                  </w:del>
                </m:r>
              </m:e>
              <m:sub>
                <m:r>
                  <w:del w:id="2349" w:author="Zhang Li" w:date="2022-06-12T12:58:00Z">
                    <w:rPr>
                      <w:rFonts w:ascii="Cambria Math" w:eastAsia="宋体" w:hAnsi="Cambria Math" w:cs="Times New Roman"/>
                      <w:kern w:val="0"/>
                      <w:sz w:val="24"/>
                      <w:szCs w:val="24"/>
                    </w:rPr>
                    <m:t>i</m:t>
                  </w:del>
                </m:r>
              </m:sub>
            </m:sSub>
          </m:e>
        </m:d>
        <m:r>
          <w:del w:id="2350" w:author="Zhang Li" w:date="2022-06-12T12:58:00Z">
            <m:rPr>
              <m:sty m:val="p"/>
            </m:rPr>
            <w:rPr>
              <w:rFonts w:ascii="Cambria Math" w:eastAsia="宋体" w:hAnsi="Cambria Math" w:cs="Times New Roman"/>
              <w:kern w:val="0"/>
              <w:sz w:val="24"/>
              <w:szCs w:val="24"/>
            </w:rPr>
            <m:t xml:space="preserve"> </m:t>
          </w:del>
        </m:r>
      </m:oMath>
      <w:del w:id="2351"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2352" w:author="Zhang Li" w:date="2022-06-12T12:58:00Z">
            <w:rPr>
              <w:rFonts w:ascii="Cambria Math" w:eastAsia="宋体" w:hAnsi="Cambria Math" w:cs="Times New Roman"/>
              <w:kern w:val="0"/>
              <w:sz w:val="24"/>
              <w:szCs w:val="24"/>
            </w:rPr>
            <m:t>pk</m:t>
          </w:del>
        </m:r>
      </m:oMath>
      <w:del w:id="2353"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2354" w:author="Zhang Li" w:date="2022-06-12T12:59:00Z">
        <w:r w:rsidDel="004F2D6E">
          <w:rPr>
            <w:rFonts w:ascii="Times New Roman" w:eastAsia="宋体" w:hAnsi="Times New Roman" w:cs="Times New Roman"/>
            <w:kern w:val="0"/>
            <w:sz w:val="24"/>
            <w:szCs w:val="24"/>
          </w:rPr>
          <w:delText>Thus, t</w:delText>
        </w:r>
      </w:del>
      <w:ins w:id="2355"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w:t>
      </w:r>
      <w:r>
        <w:rPr>
          <w:rFonts w:ascii="Times New Roman" w:eastAsia="宋体" w:hAnsi="Times New Roman" w:cs="Times New Roman"/>
          <w:kern w:val="0"/>
          <w:sz w:val="24"/>
          <w:szCs w:val="24"/>
        </w:rPr>
        <w:lastRenderedPageBreak/>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2356" w:author="Zhang Li" w:date="2022-06-12T13:00:00Z">
        <w:r w:rsidR="004F2D6E">
          <w:rPr>
            <w:rFonts w:ascii="Times New Roman" w:eastAsia="宋体" w:hAnsi="Times New Roman" w:cs="Times New Roman"/>
            <w:kern w:val="0"/>
            <w:sz w:val="24"/>
            <w:szCs w:val="24"/>
          </w:rPr>
          <w:t xml:space="preserve">As illustrated in Fig. 4, all participants have </w:t>
        </w:r>
      </w:ins>
      <w:ins w:id="2357"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2358"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2359" w:author="Zhang Li" w:date="2022-06-12T13:01:00Z">
        <w:r w:rsidDel="004F2D6E">
          <w:rPr>
            <w:rFonts w:ascii="Times New Roman" w:eastAsia="宋体" w:hAnsi="Times New Roman" w:cs="Times New Roman"/>
            <w:kern w:val="0"/>
            <w:sz w:val="24"/>
            <w:szCs w:val="24"/>
          </w:rPr>
          <w:delText xml:space="preserve">protocol </w:delText>
        </w:r>
      </w:del>
      <w:ins w:id="2360"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2361"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362" w:author="Zhang Li" w:date="2022-06-12T13:02:00Z">
            <w:rPr>
              <w:rFonts w:ascii="Cambria Math" w:eastAsia="宋体" w:hAnsi="Cambria Math" w:cs="Times New Roman"/>
              <w:kern w:val="0"/>
              <w:sz w:val="24"/>
              <w:szCs w:val="24"/>
            </w:rPr>
            <m:t>v</m:t>
          </w:ins>
        </m:r>
        <m:sSub>
          <m:sSubPr>
            <m:ctrlPr>
              <w:del w:id="2363" w:author="Zhang Li" w:date="2022-06-12T13:02:00Z">
                <w:rPr>
                  <w:rFonts w:ascii="Cambria Math" w:eastAsia="宋体" w:hAnsi="Cambria Math" w:cs="Times New Roman"/>
                  <w:kern w:val="0"/>
                  <w:sz w:val="24"/>
                  <w:szCs w:val="24"/>
                </w:rPr>
              </w:del>
            </m:ctrlPr>
          </m:sSubPr>
          <m:e>
            <m:r>
              <w:del w:id="2364" w:author="Zhang Li" w:date="2022-06-12T13:02:00Z">
                <m:rPr>
                  <m:nor/>
                </m:rPr>
                <w:rPr>
                  <w:rFonts w:ascii="Times New Roman" w:eastAsia="宋体" w:hAnsi="Times New Roman" w:cs="Times New Roman"/>
                  <w:i/>
                  <w:iCs/>
                  <w:kern w:val="0"/>
                  <w:sz w:val="24"/>
                  <w:szCs w:val="24"/>
                </w:rPr>
                <m:t>Node</m:t>
              </w:del>
            </m:r>
          </m:e>
          <m:sub>
            <m:r>
              <w:del w:id="2365"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2366" w:author="ThinkPad" w:date="2022-06-16T15:49:00Z">
        <w:r w:rsidR="00F8022C">
          <w:rPr>
            <w:rFonts w:ascii="Times New Roman" w:eastAsia="宋体" w:hAnsi="Times New Roman" w:cs="Times New Roman"/>
            <w:kern w:val="0"/>
            <w:sz w:val="24"/>
            <w:szCs w:val="24"/>
          </w:rPr>
          <w:t xml:space="preserve"> </w:t>
        </w:r>
      </w:ins>
      <w:del w:id="2367"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2368"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369" w:author="Zhang Li" w:date="2022-06-12T13:02:00Z">
            <w:rPr>
              <w:rFonts w:ascii="Cambria Math" w:eastAsia="宋体" w:hAnsi="Cambria Math" w:cs="Times New Roman"/>
              <w:kern w:val="0"/>
              <w:sz w:val="24"/>
              <w:szCs w:val="24"/>
            </w:rPr>
            <m:t>v</m:t>
          </w:ins>
        </m:r>
        <m:sSub>
          <m:sSubPr>
            <m:ctrlPr>
              <w:del w:id="2370" w:author="Zhang Li" w:date="2022-06-12T13:02:00Z">
                <w:rPr>
                  <w:rFonts w:ascii="Cambria Math" w:eastAsia="宋体" w:hAnsi="Cambria Math" w:cs="Times New Roman"/>
                  <w:kern w:val="0"/>
                  <w:sz w:val="24"/>
                  <w:szCs w:val="24"/>
                </w:rPr>
              </w:del>
            </m:ctrlPr>
          </m:sSubPr>
          <m:e>
            <m:r>
              <w:del w:id="2371" w:author="Zhang Li" w:date="2022-06-12T13:02:00Z">
                <m:rPr>
                  <m:nor/>
                </m:rPr>
                <w:rPr>
                  <w:rFonts w:ascii="Times New Roman" w:eastAsia="宋体" w:hAnsi="Times New Roman" w:cs="Times New Roman"/>
                  <w:i/>
                  <w:iCs/>
                  <w:kern w:val="0"/>
                  <w:sz w:val="24"/>
                  <w:szCs w:val="24"/>
                </w:rPr>
                <m:t>Node</m:t>
              </w:del>
            </m:r>
          </m:e>
          <m:sub>
            <m:r>
              <w:del w:id="2372"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2373"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2374" w:author="Zhang Li" w:date="2022-06-12T13:02:00Z">
            <w:rPr>
              <w:rFonts w:ascii="Cambria Math" w:eastAsia="宋体" w:hAnsi="Cambria Math" w:cs="Times New Roman"/>
              <w:kern w:val="0"/>
              <w:sz w:val="24"/>
              <w:szCs w:val="24"/>
            </w:rPr>
            <m:t>v</m:t>
          </w:ins>
        </m:r>
        <m:sSub>
          <m:sSubPr>
            <m:ctrlPr>
              <w:del w:id="2375" w:author="Zhang Li" w:date="2022-06-12T13:02:00Z">
                <w:rPr>
                  <w:rFonts w:ascii="Cambria Math" w:eastAsia="宋体" w:hAnsi="Cambria Math" w:cs="Times New Roman"/>
                  <w:kern w:val="0"/>
                  <w:sz w:val="24"/>
                  <w:szCs w:val="24"/>
                </w:rPr>
              </w:del>
            </m:ctrlPr>
          </m:sSubPr>
          <m:e>
            <m:r>
              <w:del w:id="2376" w:author="Zhang Li" w:date="2022-06-12T13:02:00Z">
                <m:rPr>
                  <m:nor/>
                </m:rPr>
                <w:rPr>
                  <w:rFonts w:ascii="Times New Roman" w:eastAsia="宋体" w:hAnsi="Times New Roman" w:cs="Times New Roman"/>
                  <w:i/>
                  <w:iCs/>
                  <w:kern w:val="0"/>
                  <w:sz w:val="24"/>
                  <w:szCs w:val="24"/>
                </w:rPr>
                <m:t>Node</m:t>
              </w:del>
            </m:r>
          </m:e>
          <m:sub>
            <m:r>
              <w:del w:id="2377"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2378" w:author="Zhang Li" w:date="2022-06-12T13:02:00Z">
            <w:rPr>
              <w:rFonts w:ascii="Cambria Math" w:eastAsia="宋体" w:hAnsi="Cambria Math" w:cs="Times New Roman"/>
              <w:kern w:val="0"/>
              <w:sz w:val="24"/>
              <w:szCs w:val="24"/>
            </w:rPr>
            <m:t>v</m:t>
          </w:ins>
        </m:r>
        <m:sSub>
          <m:sSubPr>
            <m:ctrlPr>
              <w:del w:id="2379" w:author="Zhang Li" w:date="2022-06-12T13:02:00Z">
                <w:rPr>
                  <w:rFonts w:ascii="Cambria Math" w:eastAsia="宋体" w:hAnsi="Cambria Math" w:cs="Times New Roman"/>
                  <w:kern w:val="0"/>
                  <w:sz w:val="24"/>
                  <w:szCs w:val="24"/>
                </w:rPr>
              </w:del>
            </m:ctrlPr>
          </m:sSubPr>
          <m:e>
            <m:r>
              <w:del w:id="2380" w:author="Zhang Li" w:date="2022-06-12T13:02:00Z">
                <m:rPr>
                  <m:nor/>
                </m:rPr>
                <w:rPr>
                  <w:rFonts w:ascii="Times New Roman" w:eastAsia="宋体" w:hAnsi="Times New Roman" w:cs="Times New Roman"/>
                  <w:kern w:val="0"/>
                  <w:sz w:val="24"/>
                  <w:szCs w:val="24"/>
                </w:rPr>
                <m:t>Node</m:t>
              </w:del>
            </m:r>
          </m:e>
          <m:sub>
            <m:r>
              <w:del w:id="2381"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2382"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2383" w:author="ThinkPad" w:date="2022-06-16T15:52:00Z">
        <w:r w:rsidR="006A2A99">
          <w:rPr>
            <w:rFonts w:ascii="Times New Roman" w:eastAsia="宋体" w:hAnsi="Times New Roman" w:cs="Times New Roman"/>
            <w:kern w:val="0"/>
            <w:sz w:val="24"/>
            <w:szCs w:val="24"/>
          </w:rPr>
          <w:t>Regarding t</w:t>
        </w:r>
      </w:ins>
      <w:del w:id="2384"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2385" w:author="Zhang Li" w:date="2022-06-12T13:02:00Z">
            <w:rPr>
              <w:rFonts w:ascii="Cambria Math" w:eastAsia="宋体" w:hAnsi="Cambria Math" w:cs="Times New Roman"/>
              <w:kern w:val="0"/>
              <w:sz w:val="24"/>
              <w:szCs w:val="24"/>
            </w:rPr>
            <m:t>v</m:t>
          </w:ins>
        </m:r>
        <m:sSub>
          <m:sSubPr>
            <m:ctrlPr>
              <w:del w:id="2386" w:author="Zhang Li" w:date="2022-06-12T13:02:00Z">
                <w:rPr>
                  <w:rFonts w:ascii="Cambria Math" w:eastAsia="宋体" w:hAnsi="Cambria Math" w:cs="Times New Roman"/>
                  <w:i/>
                  <w:kern w:val="0"/>
                  <w:sz w:val="24"/>
                  <w:szCs w:val="24"/>
                </w:rPr>
              </w:del>
            </m:ctrlPr>
          </m:sSubPr>
          <m:e>
            <m:r>
              <w:del w:id="2387" w:author="Zhang Li" w:date="2022-06-12T13:02:00Z">
                <m:rPr>
                  <m:nor/>
                </m:rPr>
                <w:rPr>
                  <w:rFonts w:ascii="Times New Roman" w:eastAsia="宋体" w:hAnsi="Times New Roman" w:cs="Times New Roman"/>
                  <w:i/>
                  <w:kern w:val="0"/>
                  <w:sz w:val="24"/>
                  <w:szCs w:val="24"/>
                </w:rPr>
                <m:t>Node</m:t>
              </w:del>
            </m:r>
          </m:e>
          <m:sub>
            <m:r>
              <w:del w:id="2388"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2389"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2390" w:author="Zhang Li" w:date="2022-06-12T13:03:00Z">
            <w:rPr>
              <w:rFonts w:ascii="Cambria Math" w:eastAsia="宋体" w:hAnsi="Cambria Math" w:cs="Times New Roman"/>
              <w:kern w:val="0"/>
              <w:sz w:val="24"/>
              <w:szCs w:val="24"/>
            </w:rPr>
            <m:t>v</m:t>
          </w:ins>
        </m:r>
        <m:sSub>
          <m:sSubPr>
            <m:ctrlPr>
              <w:del w:id="2391" w:author="Zhang Li" w:date="2022-06-12T13:03:00Z">
                <w:rPr>
                  <w:rFonts w:ascii="Cambria Math" w:eastAsia="宋体" w:hAnsi="Cambria Math" w:cs="Times New Roman"/>
                  <w:kern w:val="0"/>
                  <w:sz w:val="24"/>
                  <w:szCs w:val="24"/>
                </w:rPr>
              </w:del>
            </m:ctrlPr>
          </m:sSubPr>
          <m:e>
            <m:r>
              <w:del w:id="2392" w:author="Zhang Li" w:date="2022-06-12T13:03:00Z">
                <m:rPr>
                  <m:nor/>
                </m:rPr>
                <w:rPr>
                  <w:rFonts w:ascii="Times New Roman" w:eastAsia="宋体" w:hAnsi="Times New Roman" w:cs="Times New Roman"/>
                  <w:i/>
                  <w:iCs/>
                  <w:kern w:val="0"/>
                  <w:sz w:val="24"/>
                  <w:szCs w:val="24"/>
                </w:rPr>
                <m:t>Node</m:t>
              </w:del>
            </m:r>
          </m:e>
          <m:sub>
            <m:r>
              <w:del w:id="2393"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394"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2395" w:author="Zhang Li" w:date="2022-06-12T13:03:00Z">
            <w:rPr>
              <w:rFonts w:ascii="Cambria Math" w:eastAsia="宋体" w:hAnsi="Cambria Math" w:cs="Times New Roman"/>
              <w:kern w:val="0"/>
              <w:sz w:val="24"/>
              <w:szCs w:val="24"/>
            </w:rPr>
            <m:t>Rdm</m:t>
          </w:del>
        </m:r>
      </m:oMath>
      <w:del w:id="2396"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2397" w:author="Zhang Li" w:date="2022-06-12T13:04:00Z">
        <w:r w:rsidR="004E5784">
          <w:rPr>
            <w:rFonts w:ascii="Times New Roman" w:eastAsia="宋体" w:hAnsi="Times New Roman" w:cs="Times New Roman"/>
            <w:kern w:val="0"/>
            <w:sz w:val="24"/>
            <w:szCs w:val="24"/>
          </w:rPr>
          <w:t>random</w:t>
        </w:r>
      </w:ins>
      <w:del w:id="2398"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2399" w:author="Zhang Li" w:date="2022-06-12T13:04:00Z">
        <w:r w:rsidDel="004E5784">
          <w:rPr>
            <w:rFonts w:ascii="Times New Roman" w:eastAsia="宋体" w:hAnsi="Times New Roman" w:cs="Times New Roman"/>
            <w:kern w:val="0"/>
            <w:sz w:val="24"/>
            <w:szCs w:val="24"/>
          </w:rPr>
          <w:delText xml:space="preserve">protocol </w:delText>
        </w:r>
      </w:del>
      <w:ins w:id="2400" w:author="Zhang Li" w:date="2022-06-12T13:04:00Z">
        <w:r w:rsidR="004E5784">
          <w:rPr>
            <w:rFonts w:ascii="Times New Roman" w:eastAsia="宋体" w:hAnsi="Times New Roman" w:cs="Times New Roman"/>
            <w:kern w:val="0"/>
            <w:sz w:val="24"/>
            <w:szCs w:val="24"/>
          </w:rPr>
          <w:t xml:space="preserve">algorithm </w:t>
        </w:r>
      </w:ins>
      <w:del w:id="2401"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2402"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2403"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404" w:author="ThinkPad" w:date="2022-06-16T16:44:00Z">
        <w:r w:rsidR="00F04365" w:rsidRPr="00F04365">
          <w:rPr>
            <w:rFonts w:ascii="Times New Roman" w:eastAsia="宋体" w:hAnsi="Times New Roman" w:cs="Times New Roman" w:hint="eastAsia"/>
            <w:kern w:val="0"/>
            <w:sz w:val="24"/>
            <w:szCs w:val="24"/>
            <w:highlight w:val="yellow"/>
            <w:rPrChange w:id="2405"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2406"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2407"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proofErr w:type="spellStart"/>
      <w:ins w:id="2408" w:author="ThinkPad" w:date="2022-06-16T16:45:00Z">
        <w:r w:rsidR="00F04365" w:rsidRPr="00F04365">
          <w:rPr>
            <w:rFonts w:ascii="Times New Roman" w:eastAsia="宋体" w:hAnsi="Times New Roman" w:cs="Times New Roman"/>
            <w:i/>
            <w:iCs/>
            <w:kern w:val="0"/>
            <w:sz w:val="24"/>
            <w:szCs w:val="24"/>
            <w:highlight w:val="yellow"/>
            <w:rPrChange w:id="2409"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2410" w:author="ThinkPad" w:date="2022-06-16T16:46:00Z">
              <w:rPr>
                <w:rFonts w:ascii="Times New Roman" w:eastAsia="宋体" w:hAnsi="Times New Roman" w:cs="Times New Roman"/>
                <w:kern w:val="0"/>
                <w:sz w:val="24"/>
                <w:szCs w:val="24"/>
              </w:rPr>
            </w:rPrChange>
          </w:rPr>
          <w:t>th</w:t>
        </w:r>
        <w:proofErr w:type="spellEnd"/>
        <w:r w:rsidR="00F04365">
          <w:rPr>
            <w:rFonts w:ascii="Times New Roman" w:eastAsia="宋体" w:hAnsi="Times New Roman" w:cs="Times New Roman"/>
            <w:kern w:val="0"/>
            <w:sz w:val="24"/>
            <w:szCs w:val="24"/>
          </w:rPr>
          <w:t xml:space="preserve"> </w:t>
        </w:r>
      </w:ins>
      <w:ins w:id="2411" w:author="ThinkPad" w:date="2022-06-16T16:46:00Z">
        <w:r w:rsidR="00F04365">
          <w:rPr>
            <w:rFonts w:ascii="Times New Roman" w:eastAsia="宋体" w:hAnsi="Times New Roman" w:cs="Times New Roman"/>
            <w:kern w:val="0"/>
            <w:sz w:val="24"/>
            <w:szCs w:val="24"/>
          </w:rPr>
          <w:t>[?????</w:t>
        </w:r>
      </w:ins>
      <w:ins w:id="2412"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2413"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414" w:author="ThinkPad" w:date="2022-06-16T16:46:00Z">
        <w:r w:rsidR="00F04365">
          <w:rPr>
            <w:rFonts w:ascii="Times New Roman" w:eastAsia="宋体" w:hAnsi="Times New Roman" w:cs="Times New Roman"/>
            <w:kern w:val="0"/>
            <w:sz w:val="24"/>
            <w:szCs w:val="24"/>
          </w:rPr>
          <w:t xml:space="preserve">Each </w:t>
        </w:r>
      </w:ins>
      <w:del w:id="2415" w:author="ThinkPad" w:date="2022-06-16T16:46:00Z">
        <w:r w:rsidDel="00F04365">
          <w:rPr>
            <w:rFonts w:ascii="Times New Roman" w:eastAsia="宋体" w:hAnsi="Times New Roman" w:cs="Times New Roman"/>
            <w:kern w:val="0"/>
            <w:sz w:val="24"/>
            <w:szCs w:val="24"/>
          </w:rPr>
          <w:delText xml:space="preserve">Consensus </w:delText>
        </w:r>
      </w:del>
      <w:ins w:id="2416"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2417"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418" w:author="Zhang Li" w:date="2022-06-12T13:10:00Z">
        <w:r w:rsidDel="00E83549">
          <w:rPr>
            <w:rFonts w:ascii="Times New Roman" w:eastAsia="宋体" w:hAnsi="Times New Roman" w:cs="Times New Roman"/>
            <w:kern w:val="0"/>
            <w:sz w:val="24"/>
            <w:szCs w:val="24"/>
          </w:rPr>
          <w:delText xml:space="preserve">will </w:delText>
        </w:r>
      </w:del>
      <w:ins w:id="2419"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2420" w:author="ThinkPad" w:date="2022-06-16T16:46:00Z">
        <w:r w:rsidDel="00F04365">
          <w:rPr>
            <w:rFonts w:ascii="Times New Roman" w:eastAsia="宋体" w:hAnsi="Times New Roman" w:cs="Times New Roman"/>
            <w:kern w:val="0"/>
            <w:sz w:val="24"/>
            <w:szCs w:val="24"/>
          </w:rPr>
          <w:delText>they are</w:delText>
        </w:r>
      </w:del>
      <w:ins w:id="2421"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2422" w:author="Zhang Li" w:date="2022-06-12T13:12:00Z">
        <w:r w:rsidDel="00E83549">
          <w:rPr>
            <w:rFonts w:ascii="Times New Roman" w:eastAsia="宋体" w:hAnsi="Times New Roman" w:cs="Times New Roman"/>
            <w:kern w:val="0"/>
            <w:sz w:val="24"/>
            <w:szCs w:val="24"/>
          </w:rPr>
          <w:delText xml:space="preserve">a </w:delText>
        </w:r>
      </w:del>
      <w:ins w:id="2423"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2424"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2425" w:author="Zhang Li" w:date="2022-06-12T13:12:00Z">
            <w:rPr>
              <w:rFonts w:ascii="Cambria Math" w:eastAsia="宋体" w:hAnsi="Cambria Math" w:cs="Times New Roman"/>
              <w:kern w:val="0"/>
              <w:sz w:val="24"/>
              <w:szCs w:val="24"/>
            </w:rPr>
            <m:t>Rdm</m:t>
          </w:del>
        </m:r>
      </m:oMath>
      <w:del w:id="2426"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2427"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2428" w:author="ThinkPad" w:date="2022-06-16T16:47:00Z">
        <w:r w:rsidDel="008360A3">
          <w:rPr>
            <w:rFonts w:ascii="Times New Roman" w:eastAsia="宋体" w:hAnsi="Times New Roman" w:cs="Times New Roman"/>
            <w:kern w:val="0"/>
            <w:sz w:val="24"/>
            <w:szCs w:val="24"/>
          </w:rPr>
          <w:delText>other</w:delText>
        </w:r>
      </w:del>
      <w:ins w:id="2429"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2430"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2431"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2432"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2433" w:author="Zhang Li" w:date="2022-06-12T13:12:00Z">
        <w:r w:rsidDel="00E83549">
          <w:rPr>
            <w:rFonts w:ascii="Times New Roman" w:eastAsia="宋体" w:hAnsi="Times New Roman" w:cs="Times New Roman"/>
            <w:kern w:val="0"/>
            <w:sz w:val="24"/>
            <w:szCs w:val="24"/>
          </w:rPr>
          <w:delText xml:space="preserve">by its public key, </w:delText>
        </w:r>
      </w:del>
      <m:oMath>
        <m:r>
          <w:del w:id="2434" w:author="Zhang Li" w:date="2022-06-12T13:12:00Z">
            <w:rPr>
              <w:rFonts w:ascii="Cambria Math" w:eastAsia="宋体" w:hAnsi="Cambria Math" w:cs="Times New Roman"/>
              <w:kern w:val="0"/>
              <w:sz w:val="24"/>
              <w:szCs w:val="24"/>
            </w:rPr>
            <m:t>Rdm</m:t>
          </w:del>
        </m:r>
      </m:oMath>
      <w:del w:id="2435"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2436" w:author="Zhang Li" w:date="2022-06-12T13:12:00Z">
        <w:r w:rsidR="00E83549">
          <w:rPr>
            <w:rFonts w:ascii="Times New Roman" w:eastAsia="宋体" w:hAnsi="Times New Roman" w:cs="Times New Roman"/>
            <w:kern w:val="0"/>
            <w:sz w:val="24"/>
            <w:szCs w:val="24"/>
          </w:rPr>
          <w:t>according</w:t>
        </w:r>
      </w:ins>
      <w:ins w:id="2437" w:author="ThinkPad" w:date="2022-06-16T16:47:00Z">
        <w:r w:rsidR="00F04365">
          <w:rPr>
            <w:rFonts w:ascii="Times New Roman" w:eastAsia="宋体" w:hAnsi="Times New Roman" w:cs="Times New Roman"/>
            <w:kern w:val="0"/>
            <w:sz w:val="24"/>
            <w:szCs w:val="24"/>
          </w:rPr>
          <w:t xml:space="preserve"> to</w:t>
        </w:r>
      </w:ins>
      <w:ins w:id="2438" w:author="Zhang Li" w:date="2022-06-12T13:12:00Z">
        <w:r w:rsidR="00E83549">
          <w:rPr>
            <w:rFonts w:ascii="Times New Roman" w:eastAsia="宋体" w:hAnsi="Times New Roman" w:cs="Times New Roman"/>
            <w:kern w:val="0"/>
            <w:sz w:val="24"/>
            <w:szCs w:val="24"/>
          </w:rPr>
          <w:t xml:space="preserve"> </w:t>
        </w:r>
        <w:del w:id="2439" w:author="ThinkPad" w:date="2022-06-16T16:47:00Z">
          <w:r w:rsidR="00E83549" w:rsidDel="008360A3">
            <w:rPr>
              <w:rFonts w:ascii="Times New Roman" w:eastAsia="宋体" w:hAnsi="Times New Roman" w:cs="Times New Roman"/>
              <w:kern w:val="0"/>
              <w:sz w:val="24"/>
              <w:szCs w:val="24"/>
            </w:rPr>
            <w:delText>they</w:delText>
          </w:r>
        </w:del>
      </w:ins>
      <w:ins w:id="2440" w:author="ThinkPad" w:date="2022-06-16T16:47:00Z">
        <w:r w:rsidR="008360A3">
          <w:rPr>
            <w:rFonts w:ascii="Times New Roman" w:eastAsia="宋体" w:hAnsi="Times New Roman" w:cs="Times New Roman"/>
            <w:kern w:val="0"/>
            <w:sz w:val="24"/>
            <w:szCs w:val="24"/>
          </w:rPr>
          <w:t>the</w:t>
        </w:r>
      </w:ins>
      <w:ins w:id="2441" w:author="Zhang Li" w:date="2022-06-12T13:12:00Z">
        <w:r w:rsidR="00E83549">
          <w:rPr>
            <w:rFonts w:ascii="Times New Roman" w:eastAsia="宋体" w:hAnsi="Times New Roman" w:cs="Times New Roman"/>
            <w:kern w:val="0"/>
            <w:sz w:val="24"/>
            <w:szCs w:val="24"/>
          </w:rPr>
          <w:t xml:space="preserve"> maintained node</w:t>
        </w:r>
        <w:del w:id="2442"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2443"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2444" w:author="ThinkPad" w:date="2022-06-16T16:48:00Z">
        <w:r w:rsidRPr="004A0308" w:rsidDel="004A0308">
          <w:rPr>
            <w:rFonts w:ascii="Times New Roman" w:eastAsia="宋体" w:hAnsi="Times New Roman" w:cs="Times New Roman"/>
            <w:kern w:val="0"/>
            <w:sz w:val="24"/>
            <w:szCs w:val="24"/>
            <w:highlight w:val="yellow"/>
            <w:rPrChange w:id="2445"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2446" w:author="ThinkPad" w:date="2022-06-16T16:48:00Z">
        <w:r w:rsidDel="004A0308">
          <w:rPr>
            <w:rFonts w:ascii="Times New Roman" w:eastAsia="宋体" w:hAnsi="Times New Roman" w:cs="Times New Roman"/>
            <w:kern w:val="0"/>
            <w:sz w:val="24"/>
            <w:szCs w:val="24"/>
          </w:rPr>
          <w:delText xml:space="preserve">upon </w:delText>
        </w:r>
      </w:del>
      <w:ins w:id="2447"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2448"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2449"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2450"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2451"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2452"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2453"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2454"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2455"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2456" w:author="ThinkPad" w:date="2022-06-16T16:57:00Z">
            <w:rPr>
              <w:rFonts w:ascii="Times New Roman" w:eastAsia="宋体" w:hAnsi="Times New Roman" w:cs="Times New Roman"/>
              <w:kern w:val="0"/>
              <w:sz w:val="24"/>
              <w:szCs w:val="24"/>
            </w:rPr>
          </w:rPrChange>
        </w:rPr>
        <w:t xml:space="preserve"> nodes.</w:t>
      </w:r>
      <w:ins w:id="2457"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2458" w:author="ThinkPad" w:date="2022-06-16T16:58:00Z">
        <w:r w:rsidR="00061A5F">
          <w:rPr>
            <w:rFonts w:ascii="Times New Roman" w:eastAsia="宋体" w:hAnsi="Times New Roman" w:cs="Times New Roman" w:hint="eastAsia"/>
            <w:kern w:val="0"/>
            <w:sz w:val="24"/>
            <w:szCs w:val="24"/>
            <w:highlight w:val="yellow"/>
          </w:rPr>
          <w:t>消息</w:t>
        </w:r>
      </w:ins>
      <w:ins w:id="2459" w:author="ThinkPad" w:date="2022-06-16T16:57:00Z">
        <w:r w:rsidR="00061A5F">
          <w:rPr>
            <w:rFonts w:ascii="Times New Roman" w:eastAsia="宋体" w:hAnsi="Times New Roman" w:cs="Times New Roman" w:hint="eastAsia"/>
            <w:kern w:val="0"/>
            <w:sz w:val="24"/>
            <w:szCs w:val="24"/>
            <w:highlight w:val="yellow"/>
          </w:rPr>
          <w:t>传输都是及时可靠</w:t>
        </w:r>
      </w:ins>
      <w:ins w:id="2460" w:author="ThinkPad" w:date="2022-06-16T16:58:00Z">
        <w:r w:rsidR="00061A5F">
          <w:rPr>
            <w:rFonts w:ascii="Times New Roman" w:eastAsia="宋体" w:hAnsi="Times New Roman" w:cs="Times New Roman" w:hint="eastAsia"/>
            <w:kern w:val="0"/>
            <w:sz w:val="24"/>
            <w:szCs w:val="24"/>
            <w:highlight w:val="yellow"/>
          </w:rPr>
          <w:t>的</w:t>
        </w:r>
      </w:ins>
      <w:ins w:id="2461"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2462"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The node</w:t>
      </w:r>
      <w:del w:id="2463" w:author="ThinkPad" w:date="2022-06-16T16:53:00Z">
        <w:r w:rsidDel="008D4381">
          <w:rPr>
            <w:rFonts w:ascii="Times New Roman" w:eastAsia="宋体" w:hAnsi="Times New Roman" w:cs="Times New Roman"/>
            <w:kern w:val="0"/>
            <w:sz w:val="24"/>
            <w:szCs w:val="24"/>
          </w:rPr>
          <w:delText>, which is</w:delText>
        </w:r>
      </w:del>
      <w:ins w:id="2464"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2465"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2466" w:author="Zhang Li" w:date="2022-06-12T13:15:00Z">
            <m:rPr>
              <m:sty m:val="p"/>
            </m:rPr>
            <w:rPr>
              <w:rFonts w:ascii="Cambria Math" w:eastAsia="宋体" w:hAnsi="Cambria Math" w:cs="Times New Roman"/>
              <w:kern w:val="0"/>
              <w:sz w:val="24"/>
              <w:szCs w:val="24"/>
            </w:rPr>
            <m:t xml:space="preserve">, </m:t>
          </w:ins>
        </m:r>
        <m:sSub>
          <m:sSubPr>
            <m:ctrlPr>
              <w:ins w:id="2467" w:author="Zhang Li" w:date="2022-06-12T13:15:00Z">
                <w:rPr>
                  <w:rFonts w:ascii="Cambria Math" w:eastAsia="宋体" w:hAnsi="Cambria Math" w:cs="Times New Roman"/>
                  <w:i/>
                  <w:iCs/>
                  <w:kern w:val="0"/>
                  <w:sz w:val="24"/>
                  <w:szCs w:val="24"/>
                </w:rPr>
              </w:ins>
            </m:ctrlPr>
          </m:sSubPr>
          <m:e>
            <m:r>
              <w:ins w:id="2468" w:author="Zhang Li" w:date="2022-06-12T13:15:00Z">
                <w:rPr>
                  <w:rFonts w:ascii="Cambria Math" w:eastAsia="宋体" w:hAnsi="Cambria Math" w:cs="Times New Roman"/>
                  <w:kern w:val="0"/>
                  <w:sz w:val="24"/>
                  <w:szCs w:val="24"/>
                </w:rPr>
                <m:t>H</m:t>
              </w:ins>
            </m:r>
          </m:e>
          <m:sub>
            <m:r>
              <w:ins w:id="2469" w:author="Zhang Li" w:date="2022-06-12T13:15:00Z">
                <w:rPr>
                  <w:rFonts w:ascii="Cambria Math" w:eastAsia="宋体" w:hAnsi="Cambria Math" w:cs="Times New Roman"/>
                  <w:kern w:val="0"/>
                  <w:sz w:val="24"/>
                  <w:szCs w:val="24"/>
                </w:rPr>
                <m:t>tx</m:t>
              </w:ins>
            </m:r>
            <m:r>
              <w:ins w:id="2470"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2471"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2472"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2473" w:author="Zhang Li" w:date="2022-06-12T13:15:00Z">
        <w:r w:rsidR="001C482B">
          <w:rPr>
            <w:rFonts w:ascii="Times New Roman" w:eastAsia="宋体" w:hAnsi="Times New Roman" w:cs="Times New Roman"/>
            <w:kern w:val="0"/>
            <w:sz w:val="24"/>
            <w:szCs w:val="24"/>
          </w:rPr>
          <w:t xml:space="preserve">, </w:t>
        </w:r>
        <w:del w:id="2474" w:author="ThinkPad" w:date="2022-06-16T16:55:00Z">
          <w:r w:rsidR="001C482B" w:rsidDel="00B23B87">
            <w:rPr>
              <w:rFonts w:ascii="Times New Roman" w:eastAsia="宋体" w:hAnsi="Times New Roman" w:cs="Times New Roman" w:hint="eastAsia"/>
              <w:kern w:val="0"/>
              <w:sz w:val="24"/>
              <w:szCs w:val="24"/>
            </w:rPr>
            <w:delText>as well as</w:delText>
          </w:r>
        </w:del>
      </w:ins>
      <w:ins w:id="2475" w:author="ThinkPad" w:date="2022-06-16T16:55:00Z">
        <w:r w:rsidR="00B23B87">
          <w:rPr>
            <w:rFonts w:ascii="Times New Roman" w:eastAsia="宋体" w:hAnsi="Times New Roman" w:cs="Times New Roman" w:hint="eastAsia"/>
            <w:kern w:val="0"/>
            <w:sz w:val="24"/>
            <w:szCs w:val="24"/>
          </w:rPr>
          <w:t>and</w:t>
        </w:r>
      </w:ins>
      <w:ins w:id="2476" w:author="Zhang Li" w:date="2022-06-12T13:15:00Z">
        <w:r w:rsidR="001C482B">
          <w:rPr>
            <w:rFonts w:ascii="Times New Roman" w:eastAsia="宋体" w:hAnsi="Times New Roman" w:cs="Times New Roman"/>
            <w:kern w:val="0"/>
            <w:sz w:val="24"/>
            <w:szCs w:val="24"/>
          </w:rPr>
          <w:t xml:space="preserve"> </w:t>
        </w:r>
      </w:ins>
      <m:oMath>
        <m:sSub>
          <m:sSubPr>
            <m:ctrlPr>
              <w:ins w:id="2477" w:author="Zhang Li" w:date="2022-06-12T13:15:00Z">
                <w:rPr>
                  <w:rFonts w:ascii="Cambria Math" w:eastAsia="宋体" w:hAnsi="Cambria Math" w:cs="Times New Roman"/>
                  <w:i/>
                  <w:kern w:val="0"/>
                  <w:sz w:val="24"/>
                  <w:szCs w:val="24"/>
                </w:rPr>
              </w:ins>
            </m:ctrlPr>
          </m:sSubPr>
          <m:e>
            <m:r>
              <w:ins w:id="2478" w:author="Zhang Li" w:date="2022-06-12T13:15:00Z">
                <w:rPr>
                  <w:rFonts w:ascii="Cambria Math" w:eastAsia="宋体" w:hAnsi="Cambria Math" w:cs="Times New Roman"/>
                  <w:kern w:val="0"/>
                  <w:sz w:val="24"/>
                  <w:szCs w:val="24"/>
                </w:rPr>
                <m:t>H</m:t>
              </w:ins>
            </m:r>
          </m:e>
          <m:sub>
            <m:r>
              <w:ins w:id="2479" w:author="Zhang Li" w:date="2022-06-12T13:15:00Z">
                <w:rPr>
                  <w:rFonts w:ascii="Cambria Math" w:eastAsia="宋体" w:hAnsi="Cambria Math" w:cs="Times New Roman"/>
                  <w:kern w:val="0"/>
                  <w:sz w:val="24"/>
                  <w:szCs w:val="24"/>
                </w:rPr>
                <m:t>t</m:t>
              </w:ins>
            </m:r>
            <m:r>
              <w:ins w:id="2480" w:author="Zhang Li" w:date="2022-06-12T13:16:00Z">
                <w:rPr>
                  <w:rFonts w:ascii="Cambria Math" w:eastAsia="宋体" w:hAnsi="Cambria Math" w:cs="Times New Roman"/>
                  <w:kern w:val="0"/>
                  <w:sz w:val="24"/>
                  <w:szCs w:val="24"/>
                </w:rPr>
                <m:t>xs</m:t>
              </w:ins>
            </m:r>
          </m:sub>
        </m:sSub>
      </m:oMath>
      <w:ins w:id="2481"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2482"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2483" w:author="ThinkPad" w:date="2022-06-16T17:38:00Z"/>
          <w:rFonts w:ascii="Times New Roman" w:eastAsia="宋体" w:hAnsi="Times New Roman" w:cs="Times New Roman"/>
          <w:kern w:val="0"/>
          <w:sz w:val="24"/>
          <w:szCs w:val="24"/>
        </w:rPr>
      </w:pPr>
      <w:ins w:id="2484" w:author="ThinkPad" w:date="2022-06-16T17:38:00Z">
        <w:r w:rsidRPr="005D08A0">
          <w:rPr>
            <w:rFonts w:ascii="Times New Roman" w:eastAsia="宋体" w:hAnsi="Times New Roman" w:cs="Times New Roman"/>
            <w:kern w:val="0"/>
            <w:sz w:val="24"/>
            <w:szCs w:val="24"/>
            <w:highlight w:val="yellow"/>
            <w:rPrChange w:id="2485" w:author="ThinkPad" w:date="2022-06-16T17:38:00Z">
              <w:rPr>
                <w:rFonts w:ascii="Times New Roman" w:eastAsia="宋体" w:hAnsi="Times New Roman" w:cs="Times New Roman"/>
                <w:kern w:val="0"/>
                <w:sz w:val="24"/>
                <w:szCs w:val="24"/>
              </w:rPr>
            </w:rPrChange>
          </w:rPr>
          <w:t>[</w:t>
        </w:r>
      </w:ins>
      <w:ins w:id="2486" w:author="ThinkPad" w:date="2022-06-17T10:14:00Z">
        <w:r w:rsidR="006F3538">
          <w:rPr>
            <w:rFonts w:ascii="Times New Roman" w:eastAsia="宋体" w:hAnsi="Times New Roman" w:cs="Times New Roman" w:hint="eastAsia"/>
            <w:kern w:val="0"/>
            <w:sz w:val="24"/>
            <w:szCs w:val="24"/>
            <w:highlight w:val="yellow"/>
          </w:rPr>
          <w:t>如何突出</w:t>
        </w:r>
      </w:ins>
      <w:ins w:id="2487" w:author="ThinkPad" w:date="2022-06-16T17:38:00Z">
        <w:r w:rsidRPr="005D08A0">
          <w:rPr>
            <w:rFonts w:ascii="Times New Roman" w:eastAsia="宋体" w:hAnsi="Times New Roman" w:cs="Times New Roman" w:hint="eastAsia"/>
            <w:kern w:val="0"/>
            <w:sz w:val="24"/>
            <w:szCs w:val="24"/>
            <w:highlight w:val="yellow"/>
            <w:rPrChange w:id="2488" w:author="ThinkPad" w:date="2022-06-16T17:38:00Z">
              <w:rPr>
                <w:rFonts w:ascii="Times New Roman" w:eastAsia="宋体" w:hAnsi="Times New Roman" w:cs="Times New Roman" w:hint="eastAsia"/>
                <w:kern w:val="0"/>
                <w:sz w:val="24"/>
                <w:szCs w:val="24"/>
              </w:rPr>
            </w:rPrChange>
          </w:rPr>
          <w:t>本文的创新内容</w:t>
        </w:r>
      </w:ins>
      <w:ins w:id="2489"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2490" w:author="ThinkPad" w:date="2022-06-17T10:14:00Z">
        <w:r w:rsidR="006F3538">
          <w:rPr>
            <w:rFonts w:ascii="Times New Roman" w:eastAsia="宋体" w:hAnsi="Times New Roman" w:cs="Times New Roman" w:hint="eastAsia"/>
            <w:kern w:val="0"/>
            <w:sz w:val="24"/>
            <w:szCs w:val="24"/>
            <w:highlight w:val="yellow"/>
          </w:rPr>
          <w:t>呢</w:t>
        </w:r>
      </w:ins>
      <w:ins w:id="2491" w:author="ThinkPad" w:date="2022-06-16T17:38:00Z">
        <w:r w:rsidRPr="005D08A0">
          <w:rPr>
            <w:rFonts w:ascii="Times New Roman" w:eastAsia="宋体" w:hAnsi="Times New Roman" w:cs="Times New Roman" w:hint="eastAsia"/>
            <w:kern w:val="0"/>
            <w:sz w:val="24"/>
            <w:szCs w:val="24"/>
            <w:highlight w:val="yellow"/>
            <w:rPrChange w:id="2492" w:author="ThinkPad" w:date="2022-06-16T17:38:00Z">
              <w:rPr>
                <w:rFonts w:ascii="Times New Roman" w:eastAsia="宋体" w:hAnsi="Times New Roman" w:cs="Times New Roman" w:hint="eastAsia"/>
                <w:kern w:val="0"/>
                <w:sz w:val="24"/>
                <w:szCs w:val="24"/>
              </w:rPr>
            </w:rPrChange>
          </w:rPr>
          <w:t>？</w:t>
        </w:r>
      </w:ins>
      <w:ins w:id="2493" w:author="ThinkPad" w:date="2022-06-17T10:16:00Z">
        <w:r w:rsidR="006F3538">
          <w:rPr>
            <w:rFonts w:ascii="Times New Roman" w:eastAsia="宋体" w:hAnsi="Times New Roman" w:cs="Times New Roman" w:hint="eastAsia"/>
            <w:kern w:val="0"/>
            <w:sz w:val="24"/>
            <w:szCs w:val="24"/>
            <w:highlight w:val="yellow"/>
          </w:rPr>
          <w:t>别人问的</w:t>
        </w:r>
      </w:ins>
      <w:ins w:id="2494" w:author="ThinkPad" w:date="2022-06-17T10:15:00Z">
        <w:r w:rsidR="006F3538">
          <w:rPr>
            <w:rFonts w:ascii="Times New Roman" w:eastAsia="宋体" w:hAnsi="Times New Roman" w:cs="Times New Roman" w:hint="eastAsia"/>
            <w:kern w:val="0"/>
            <w:sz w:val="24"/>
            <w:szCs w:val="24"/>
            <w:highlight w:val="yellow"/>
          </w:rPr>
          <w:t>是，你所的都对，但你们（</w:t>
        </w:r>
      </w:ins>
      <w:ins w:id="2495" w:author="ThinkPad" w:date="2022-06-17T10:16:00Z">
        <w:r w:rsidR="006F3538">
          <w:rPr>
            <w:rFonts w:ascii="Times New Roman" w:eastAsia="宋体" w:hAnsi="Times New Roman" w:cs="Times New Roman" w:hint="eastAsia"/>
            <w:kern w:val="0"/>
            <w:sz w:val="24"/>
            <w:szCs w:val="24"/>
            <w:highlight w:val="yellow"/>
          </w:rPr>
          <w:t>作为</w:t>
        </w:r>
      </w:ins>
      <w:ins w:id="2496" w:author="ThinkPad" w:date="2022-06-17T10:15:00Z">
        <w:r w:rsidR="006F3538">
          <w:rPr>
            <w:rFonts w:ascii="Times New Roman" w:eastAsia="宋体" w:hAnsi="Times New Roman" w:cs="Times New Roman" w:hint="eastAsia"/>
            <w:kern w:val="0"/>
            <w:sz w:val="24"/>
            <w:szCs w:val="24"/>
            <w:highlight w:val="yellow"/>
          </w:rPr>
          <w:t>作者）干了啥？</w:t>
        </w:r>
      </w:ins>
      <w:ins w:id="2497" w:author="ThinkPad" w:date="2022-06-17T10:38:00Z">
        <w:r w:rsidR="0025634E">
          <w:rPr>
            <w:rFonts w:ascii="Times New Roman" w:eastAsia="宋体" w:hAnsi="Times New Roman" w:cs="Times New Roman" w:hint="eastAsia"/>
            <w:kern w:val="0"/>
            <w:sz w:val="24"/>
            <w:szCs w:val="24"/>
            <w:highlight w:val="yellow"/>
          </w:rPr>
          <w:t>叙述的都对，不代表你</w:t>
        </w:r>
      </w:ins>
      <w:ins w:id="2498" w:author="ThinkPad" w:date="2022-06-17T10:39:00Z">
        <w:r w:rsidR="0025634E">
          <w:rPr>
            <w:rFonts w:ascii="Times New Roman" w:eastAsia="宋体" w:hAnsi="Times New Roman" w:cs="Times New Roman" w:hint="eastAsia"/>
            <w:kern w:val="0"/>
            <w:sz w:val="24"/>
            <w:szCs w:val="24"/>
            <w:highlight w:val="yellow"/>
          </w:rPr>
          <w:t>就</w:t>
        </w:r>
      </w:ins>
      <w:ins w:id="2499"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2500"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2501" w:author="ThinkPad" w:date="2022-06-16T17:38:00Z">
        <w:r w:rsidRPr="005D08A0">
          <w:rPr>
            <w:rFonts w:ascii="Times New Roman" w:eastAsia="宋体" w:hAnsi="Times New Roman" w:cs="Times New Roman"/>
            <w:kern w:val="0"/>
            <w:sz w:val="24"/>
            <w:szCs w:val="24"/>
            <w:highlight w:val="yellow"/>
            <w:rPrChange w:id="2502"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2503"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2504"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2505"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25634E">
        <w:rPr>
          <w:rFonts w:ascii="Times New Roman" w:eastAsia="宋体" w:hAnsi="Times New Roman" w:cs="Times New Roman"/>
          <w:kern w:val="0"/>
          <w:sz w:val="24"/>
          <w:szCs w:val="24"/>
          <w:highlight w:val="green"/>
          <w:rPrChange w:id="2506"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2507" w:author="ThinkPad" w:date="2022-06-16T17:10:00Z">
            <w:rPr>
              <w:rFonts w:ascii="Times New Roman" w:eastAsia="宋体" w:hAnsi="Times New Roman" w:cs="Times New Roman"/>
              <w:kern w:val="0"/>
              <w:sz w:val="24"/>
              <w:szCs w:val="24"/>
            </w:rPr>
          </w:rPrChange>
        </w:rPr>
        <w:t xml:space="preserve">three </w:t>
      </w:r>
      <w:del w:id="2508" w:author="ThinkPad" w:date="2022-06-16T17:30:00Z">
        <w:r w:rsidRPr="009B6041" w:rsidDel="005C72BE">
          <w:rPr>
            <w:rFonts w:ascii="Times New Roman" w:eastAsia="宋体" w:hAnsi="Times New Roman" w:cs="Times New Roman"/>
            <w:kern w:val="0"/>
            <w:sz w:val="24"/>
            <w:szCs w:val="24"/>
            <w:highlight w:val="yellow"/>
            <w:rPrChange w:id="2509" w:author="ThinkPad" w:date="2022-06-16T17:10:00Z">
              <w:rPr>
                <w:rFonts w:ascii="Times New Roman" w:eastAsia="宋体" w:hAnsi="Times New Roman" w:cs="Times New Roman"/>
                <w:kern w:val="0"/>
                <w:sz w:val="24"/>
                <w:szCs w:val="24"/>
              </w:rPr>
            </w:rPrChange>
          </w:rPr>
          <w:delText xml:space="preserve">important </w:delText>
        </w:r>
      </w:del>
      <w:ins w:id="2510"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2511" w:author="ThinkPad" w:date="2022-06-16T17:10:00Z">
              <w:rPr>
                <w:rFonts w:ascii="Times New Roman" w:eastAsia="宋体" w:hAnsi="Times New Roman" w:cs="Times New Roman"/>
                <w:kern w:val="0"/>
                <w:sz w:val="24"/>
                <w:szCs w:val="24"/>
              </w:rPr>
            </w:rPrChange>
          </w:rPr>
          <w:t xml:space="preserve"> </w:t>
        </w:r>
      </w:ins>
      <w:del w:id="2512" w:author="Zhang Li" w:date="2022-06-12T13:42:00Z">
        <w:r w:rsidRPr="009B6041" w:rsidDel="00106131">
          <w:rPr>
            <w:rFonts w:ascii="Times New Roman" w:eastAsia="宋体" w:hAnsi="Times New Roman" w:cs="Times New Roman"/>
            <w:kern w:val="0"/>
            <w:sz w:val="24"/>
            <w:szCs w:val="24"/>
            <w:highlight w:val="yellow"/>
            <w:rPrChange w:id="2513" w:author="ThinkPad" w:date="2022-06-16T17:10:00Z">
              <w:rPr>
                <w:rFonts w:ascii="Times New Roman" w:eastAsia="宋体" w:hAnsi="Times New Roman" w:cs="Times New Roman"/>
                <w:kern w:val="0"/>
                <w:sz w:val="24"/>
                <w:szCs w:val="24"/>
              </w:rPr>
            </w:rPrChange>
          </w:rPr>
          <w:delText xml:space="preserve">functions </w:delText>
        </w:r>
      </w:del>
      <w:ins w:id="2514" w:author="Zhang Li" w:date="2022-06-12T13:42:00Z">
        <w:r w:rsidR="00106131" w:rsidRPr="009B6041">
          <w:rPr>
            <w:rFonts w:ascii="Times New Roman" w:eastAsia="宋体" w:hAnsi="Times New Roman" w:cs="Times New Roman"/>
            <w:kern w:val="0"/>
            <w:sz w:val="24"/>
            <w:szCs w:val="24"/>
            <w:highlight w:val="yellow"/>
            <w:rPrChange w:id="2515" w:author="ThinkPad" w:date="2022-06-16T17:10:00Z">
              <w:rPr>
                <w:rFonts w:ascii="Times New Roman" w:eastAsia="宋体" w:hAnsi="Times New Roman" w:cs="Times New Roman"/>
                <w:kern w:val="0"/>
                <w:sz w:val="24"/>
                <w:szCs w:val="24"/>
              </w:rPr>
            </w:rPrChange>
          </w:rPr>
          <w:t xml:space="preserve">algorithms </w:t>
        </w:r>
      </w:ins>
      <w:del w:id="2516" w:author="ThinkPad" w:date="2022-06-16T17:29:00Z">
        <w:r w:rsidRPr="009B6041" w:rsidDel="005C72BE">
          <w:rPr>
            <w:rFonts w:ascii="Times New Roman" w:eastAsia="宋体" w:hAnsi="Times New Roman" w:cs="Times New Roman"/>
            <w:kern w:val="0"/>
            <w:sz w:val="24"/>
            <w:szCs w:val="24"/>
            <w:highlight w:val="yellow"/>
            <w:rPrChange w:id="2517"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2518"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2519" w:author="Zhang Li" w:date="2022-06-12T13:42:00Z">
        <w:r w:rsidDel="00106131">
          <w:rPr>
            <w:rFonts w:ascii="Times New Roman" w:eastAsia="宋体" w:hAnsi="Times New Roman" w:cs="Times New Roman"/>
            <w:kern w:val="0"/>
            <w:sz w:val="24"/>
            <w:szCs w:val="24"/>
          </w:rPr>
          <w:delText xml:space="preserve">function </w:delText>
        </w:r>
      </w:del>
      <w:ins w:id="2520"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2521" w:author="ThinkPad" w:date="2022-06-16T17:10:00Z">
        <w:r w:rsidDel="009B6041">
          <w:rPr>
            <w:rFonts w:ascii="Times New Roman" w:eastAsia="宋体" w:hAnsi="Times New Roman" w:cs="Times New Roman" w:hint="eastAsia"/>
            <w:kern w:val="0"/>
            <w:sz w:val="24"/>
            <w:szCs w:val="24"/>
          </w:rPr>
          <w:delText>y</w:delText>
        </w:r>
      </w:del>
      <w:ins w:id="2522"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2523" w:author="Zhang Li" w:date="2022-06-12T13:42:00Z">
        <w:r w:rsidDel="00106131">
          <w:rPr>
            <w:rFonts w:ascii="Times New Roman" w:eastAsia="宋体" w:hAnsi="Times New Roman" w:cs="Times New Roman"/>
            <w:kern w:val="0"/>
            <w:sz w:val="24"/>
            <w:szCs w:val="24"/>
          </w:rPr>
          <w:delText xml:space="preserve">function </w:delText>
        </w:r>
      </w:del>
      <w:ins w:id="2524"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2525" w:author="ThinkPad" w:date="2022-06-16T17:10:00Z">
        <w:r w:rsidR="009B6041">
          <w:rPr>
            <w:rFonts w:ascii="Times New Roman" w:eastAsia="宋体" w:hAnsi="Times New Roman" w:cs="Times New Roman"/>
            <w:kern w:val="0"/>
            <w:sz w:val="24"/>
            <w:szCs w:val="24"/>
          </w:rPr>
          <w:t>the va</w:t>
        </w:r>
      </w:ins>
      <w:ins w:id="2526"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2527"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2528"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2529"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2530"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2531" w:author="ThinkPad" w:date="2022-06-16T17:36:00Z">
        <w:r w:rsidR="001B63D5">
          <w:rPr>
            <w:rFonts w:ascii="Times New Roman" w:eastAsia="宋体" w:hAnsi="Times New Roman" w:cs="Times New Roman"/>
            <w:kern w:val="0"/>
            <w:sz w:val="24"/>
            <w:szCs w:val="24"/>
          </w:rPr>
          <w:t xml:space="preserve">the </w:t>
        </w:r>
      </w:ins>
      <w:del w:id="2532" w:author="Zhang Li" w:date="2022-06-12T13:44:00Z">
        <w:r w:rsidR="00106131" w:rsidRPr="006768F2" w:rsidDel="00106131">
          <w:rPr>
            <w:rFonts w:ascii="Times New Roman" w:eastAsia="宋体" w:hAnsi="Times New Roman" w:cs="Times New Roman"/>
            <w:kern w:val="0"/>
            <w:sz w:val="24"/>
            <w:szCs w:val="24"/>
          </w:rPr>
          <w:delText>true</w:delText>
        </w:r>
      </w:del>
      <w:ins w:id="2533" w:author="Zhang Li" w:date="2022-06-12T13:44:00Z">
        <w:r w:rsidR="00106131">
          <w:rPr>
            <w:rFonts w:ascii="Times New Roman" w:eastAsia="宋体" w:hAnsi="Times New Roman" w:cs="Times New Roman"/>
            <w:kern w:val="0"/>
            <w:sz w:val="24"/>
            <w:szCs w:val="24"/>
          </w:rPr>
          <w:t xml:space="preserve">same with the index of block proposer in </w:t>
        </w:r>
        <w:del w:id="2534" w:author="ThinkPad" w:date="2022-06-17T09:02:00Z">
          <w:r w:rsidR="00106131" w:rsidRPr="005E2BFF" w:rsidDel="005E2BFF">
            <w:rPr>
              <w:rFonts w:ascii="Times New Roman" w:eastAsia="宋体" w:hAnsi="Times New Roman" w:cs="Times New Roman"/>
              <w:kern w:val="0"/>
              <w:sz w:val="24"/>
              <w:szCs w:val="24"/>
            </w:rPr>
            <w:delText>its</w:delText>
          </w:r>
        </w:del>
      </w:ins>
      <w:ins w:id="2535" w:author="ThinkPad" w:date="2022-06-17T09:02:00Z">
        <w:r w:rsidR="005E2BFF" w:rsidRPr="005E2BFF">
          <w:rPr>
            <w:rFonts w:ascii="Times New Roman" w:eastAsia="宋体" w:hAnsi="Times New Roman" w:cs="Times New Roman"/>
            <w:kern w:val="0"/>
            <w:sz w:val="24"/>
            <w:szCs w:val="24"/>
            <w:rPrChange w:id="2536" w:author="ThinkPad" w:date="2022-06-17T09:02:00Z">
              <w:rPr>
                <w:rFonts w:ascii="Times New Roman" w:eastAsia="宋体" w:hAnsi="Times New Roman" w:cs="Times New Roman"/>
                <w:kern w:val="0"/>
                <w:sz w:val="24"/>
                <w:szCs w:val="24"/>
                <w:highlight w:val="yellow"/>
              </w:rPr>
            </w:rPrChange>
          </w:rPr>
          <w:t>the</w:t>
        </w:r>
      </w:ins>
      <w:ins w:id="2537" w:author="Zhang Li" w:date="2022-06-12T13:44:00Z">
        <w:r w:rsidR="00106131" w:rsidRPr="005E2BFF">
          <w:rPr>
            <w:rFonts w:ascii="Times New Roman" w:eastAsia="宋体" w:hAnsi="Times New Roman" w:cs="Times New Roman"/>
            <w:kern w:val="0"/>
            <w:sz w:val="24"/>
            <w:szCs w:val="24"/>
          </w:rPr>
          <w:t xml:space="preserve"> node</w:t>
        </w:r>
        <w:del w:id="2538"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2539"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2540"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2541"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2542" w:author="Zhang Li" w:date="2022-06-12T13:46:00Z">
        <w:r>
          <w:rPr>
            <w:rFonts w:ascii="Times New Roman" w:eastAsia="宋体" w:hAnsi="Times New Roman" w:cs="Times New Roman"/>
            <w:kern w:val="0"/>
            <w:sz w:val="24"/>
            <w:szCs w:val="24"/>
          </w:rPr>
          <w:t xml:space="preserve">If all the above conditions are satisfied, </w:t>
        </w:r>
      </w:ins>
      <w:ins w:id="2543" w:author="ThinkPad" w:date="2022-06-16T22:23:00Z">
        <w:r w:rsidR="005242A1">
          <w:rPr>
            <w:rFonts w:ascii="Times New Roman" w:eastAsia="宋体" w:hAnsi="Times New Roman" w:cs="Times New Roman"/>
            <w:kern w:val="0"/>
            <w:sz w:val="24"/>
            <w:szCs w:val="24"/>
          </w:rPr>
          <w:t xml:space="preserve">then </w:t>
        </w:r>
      </w:ins>
      <w:ins w:id="2544" w:author="Zhang Li" w:date="2022-06-12T13:46:00Z">
        <w:r>
          <w:rPr>
            <w:rFonts w:ascii="Times New Roman" w:eastAsia="宋体" w:hAnsi="Times New Roman" w:cs="Times New Roman"/>
            <w:kern w:val="0"/>
            <w:sz w:val="24"/>
            <w:szCs w:val="24"/>
          </w:rPr>
          <w:t xml:space="preserve">a node </w:t>
        </w:r>
        <w:del w:id="2545" w:author="ThinkPad" w:date="2022-06-16T22:23:00Z">
          <w:r w:rsidDel="005242A1">
            <w:rPr>
              <w:rFonts w:ascii="Times New Roman" w:eastAsia="宋体" w:hAnsi="Times New Roman" w:cs="Times New Roman"/>
              <w:kern w:val="0"/>
              <w:sz w:val="24"/>
              <w:szCs w:val="24"/>
            </w:rPr>
            <w:delText>will</w:delText>
          </w:r>
        </w:del>
      </w:ins>
      <w:ins w:id="2546" w:author="ThinkPad" w:date="2022-06-16T22:23:00Z">
        <w:r w:rsidR="005242A1">
          <w:rPr>
            <w:rFonts w:ascii="Times New Roman" w:eastAsia="宋体" w:hAnsi="Times New Roman" w:cs="Times New Roman"/>
            <w:kern w:val="0"/>
            <w:sz w:val="24"/>
            <w:szCs w:val="24"/>
          </w:rPr>
          <w:t>can</w:t>
        </w:r>
      </w:ins>
      <w:ins w:id="2547" w:author="Zhang Li" w:date="2022-06-12T13:46:00Z">
        <w:r>
          <w:rPr>
            <w:rFonts w:ascii="Times New Roman" w:eastAsia="宋体" w:hAnsi="Times New Roman" w:cs="Times New Roman"/>
            <w:kern w:val="0"/>
            <w:sz w:val="24"/>
            <w:szCs w:val="24"/>
          </w:rPr>
          <w:t xml:space="preserve"> </w:t>
        </w:r>
        <w:del w:id="2548"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2549" w:author="ThinkPad" w:date="2022-06-16T22:23:00Z">
        <w:r w:rsidR="005242A1">
          <w:rPr>
            <w:rFonts w:ascii="Times New Roman" w:eastAsia="宋体" w:hAnsi="Times New Roman" w:cs="Times New Roman"/>
            <w:kern w:val="0"/>
            <w:sz w:val="24"/>
            <w:szCs w:val="24"/>
          </w:rPr>
          <w:t xml:space="preserve">further </w:t>
        </w:r>
      </w:ins>
      <w:ins w:id="2550"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2551" w:author="Zhang Li" w:date="2022-06-12T13:46:00Z">
        <w:r w:rsidDel="00106131">
          <w:rPr>
            <w:rFonts w:ascii="Times New Roman" w:eastAsia="宋体" w:hAnsi="Times New Roman" w:cs="Times New Roman"/>
            <w:kern w:val="0"/>
            <w:sz w:val="24"/>
            <w:szCs w:val="24"/>
          </w:rPr>
          <w:delText>6</w:delText>
        </w:r>
      </w:del>
      <w:ins w:id="2552"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2553" w:author="Zhang Li" w:date="2022-06-12T13:47:00Z">
        <w:r w:rsidR="005D60A4">
          <w:rPr>
            <w:rFonts w:ascii="Times New Roman" w:eastAsia="宋体" w:hAnsi="Times New Roman" w:cs="Times New Roman"/>
            <w:kern w:val="0"/>
            <w:sz w:val="24"/>
            <w:szCs w:val="24"/>
          </w:rPr>
          <w:t>each node</w:t>
        </w:r>
        <w:del w:id="2554" w:author="ThinkPad" w:date="2022-06-16T22:25:00Z">
          <w:r w:rsidR="005D60A4" w:rsidDel="005242A1">
            <w:rPr>
              <w:rFonts w:ascii="Times New Roman" w:eastAsia="宋体" w:hAnsi="Times New Roman" w:cs="Times New Roman"/>
              <w:kern w:val="0"/>
              <w:sz w:val="24"/>
              <w:szCs w:val="24"/>
            </w:rPr>
            <w:delText xml:space="preserve"> can</w:delText>
          </w:r>
        </w:del>
      </w:ins>
      <w:ins w:id="2555" w:author="ThinkPad" w:date="2022-06-16T22:25:00Z">
        <w:r w:rsidR="005242A1">
          <w:rPr>
            <w:rFonts w:ascii="Times New Roman" w:eastAsia="宋体" w:hAnsi="Times New Roman" w:cs="Times New Roman"/>
            <w:kern w:val="0"/>
            <w:sz w:val="24"/>
            <w:szCs w:val="24"/>
          </w:rPr>
          <w:t>, which</w:t>
        </w:r>
      </w:ins>
      <w:ins w:id="2556" w:author="Zhang Li" w:date="2022-06-12T13:47:00Z">
        <w:r w:rsidR="005D60A4">
          <w:rPr>
            <w:rFonts w:ascii="Times New Roman" w:eastAsia="宋体" w:hAnsi="Times New Roman" w:cs="Times New Roman"/>
            <w:kern w:val="0"/>
            <w:sz w:val="24"/>
            <w:szCs w:val="24"/>
          </w:rPr>
          <w:t xml:space="preserve"> gather</w:t>
        </w:r>
      </w:ins>
      <w:ins w:id="2557" w:author="ThinkPad" w:date="2022-06-16T22:25:00Z">
        <w:r w:rsidR="005242A1">
          <w:rPr>
            <w:rFonts w:ascii="Times New Roman" w:eastAsia="宋体" w:hAnsi="Times New Roman" w:cs="Times New Roman"/>
            <w:kern w:val="0"/>
            <w:sz w:val="24"/>
            <w:szCs w:val="24"/>
          </w:rPr>
          <w:t>s</w:t>
        </w:r>
      </w:ins>
      <w:ins w:id="2558"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2559" w:author="ThinkPad" w:date="2022-06-16T22:25:00Z">
          <w:r w:rsidR="005D60A4" w:rsidDel="005242A1">
            <w:rPr>
              <w:rFonts w:ascii="Times New Roman" w:eastAsia="宋体" w:hAnsi="Times New Roman" w:cs="Times New Roman"/>
              <w:kern w:val="0"/>
              <w:sz w:val="24"/>
              <w:szCs w:val="24"/>
            </w:rPr>
            <w:delText xml:space="preserve"> to</w:delText>
          </w:r>
        </w:del>
      </w:ins>
      <w:ins w:id="2560" w:author="ThinkPad" w:date="2022-06-16T22:25:00Z">
        <w:r w:rsidR="005242A1">
          <w:rPr>
            <w:rFonts w:ascii="Times New Roman" w:eastAsia="宋体" w:hAnsi="Times New Roman" w:cs="Times New Roman"/>
            <w:kern w:val="0"/>
            <w:sz w:val="24"/>
            <w:szCs w:val="24"/>
          </w:rPr>
          <w:t>, can</w:t>
        </w:r>
      </w:ins>
      <w:ins w:id="2561" w:author="Zhang Li" w:date="2022-06-12T13:47:00Z">
        <w:r w:rsidR="005D60A4">
          <w:rPr>
            <w:rFonts w:ascii="Times New Roman" w:eastAsia="宋体" w:hAnsi="Times New Roman" w:cs="Times New Roman"/>
            <w:kern w:val="0"/>
            <w:sz w:val="24"/>
            <w:szCs w:val="24"/>
          </w:rPr>
          <w:t xml:space="preserve"> recover the full signature</w:t>
        </w:r>
      </w:ins>
      <w:del w:id="2562"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2563"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the full signature as the proof of block finalization. The reconstruction of valid full signature proves that a </w:t>
      </w:r>
      <w:ins w:id="2564"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2565" w:author="Zhang Li" w:date="2022-06-12T13:50:00Z">
        <w:r w:rsidDel="005D60A4">
          <w:rPr>
            <w:rFonts w:ascii="Times New Roman" w:eastAsia="宋体" w:hAnsi="Times New Roman" w:cs="Times New Roman"/>
            <w:kern w:val="0"/>
            <w:sz w:val="24"/>
            <w:szCs w:val="24"/>
          </w:rPr>
          <w:delText>have signed</w:delText>
        </w:r>
      </w:del>
      <w:ins w:id="2566"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2567"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w:t>
      </w:r>
      <w:r>
        <w:rPr>
          <w:rFonts w:ascii="Times New Roman" w:eastAsia="宋体" w:hAnsi="Times New Roman" w:cs="Times New Roman"/>
          <w:kern w:val="0"/>
          <w:sz w:val="24"/>
          <w:szCs w:val="24"/>
        </w:rPr>
        <w:lastRenderedPageBreak/>
        <w:t xml:space="preserve">means that a sufficient number of nodes vote for the block validity. Therefore, it is feasible to use the full signature as the signal of block finalization. The stability of consensus process </w:t>
      </w:r>
      <w:del w:id="2568" w:author="ThinkPad" w:date="2022-06-16T22:26:00Z">
        <w:r w:rsidDel="005242A1">
          <w:rPr>
            <w:rFonts w:ascii="Times New Roman" w:eastAsia="宋体" w:hAnsi="Times New Roman" w:cs="Times New Roman" w:hint="eastAsia"/>
            <w:kern w:val="0"/>
            <w:sz w:val="24"/>
            <w:szCs w:val="24"/>
          </w:rPr>
          <w:delText>will be</w:delText>
        </w:r>
      </w:del>
      <w:ins w:id="2569"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2570"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2571"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2572"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2573"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2574" w:author="ThinkPad" w:date="2022-06-16T22:27:00Z">
        <w:r w:rsidDel="005242A1">
          <w:rPr>
            <w:rFonts w:ascii="Times New Roman" w:eastAsia="宋体" w:hAnsi="Times New Roman" w:cs="Times New Roman"/>
            <w:kern w:val="0"/>
            <w:sz w:val="24"/>
            <w:szCs w:val="24"/>
          </w:rPr>
          <w:delText xml:space="preserve">will </w:delText>
        </w:r>
      </w:del>
      <w:ins w:id="2575"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2576" w:author="Zhang Li" w:date="2022-06-12T13:52:00Z">
        <w:r w:rsidR="00E81E35">
          <w:rPr>
            <w:rFonts w:ascii="Times New Roman" w:eastAsia="宋体" w:hAnsi="Times New Roman" w:cs="Times New Roman"/>
            <w:kern w:val="0"/>
            <w:sz w:val="24"/>
            <w:szCs w:val="24"/>
          </w:rPr>
          <w:t>steadily</w:t>
        </w:r>
      </w:ins>
      <w:del w:id="2577"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2578"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2579"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2580"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2581" w:author="ThinkPad" w:date="2022-06-16T22:28:00Z">
        <w:r w:rsidDel="00B661EC">
          <w:rPr>
            <w:rFonts w:ascii="Times New Roman" w:eastAsia="宋体" w:hAnsi="Times New Roman" w:cs="Times New Roman"/>
            <w:kern w:val="0"/>
            <w:sz w:val="24"/>
            <w:szCs w:val="24"/>
          </w:rPr>
          <w:delText xml:space="preserve">will </w:delText>
        </w:r>
      </w:del>
      <w:ins w:id="2582"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2583" w:author="Zhang Li" w:date="2022-06-12T13:53:00Z">
        <w:r w:rsidDel="00E81E35">
          <w:rPr>
            <w:rFonts w:ascii="Times New Roman" w:eastAsia="宋体" w:hAnsi="Times New Roman" w:cs="Times New Roman"/>
            <w:kern w:val="0"/>
            <w:sz w:val="24"/>
            <w:szCs w:val="24"/>
          </w:rPr>
          <w:delText>In this case</w:delText>
        </w:r>
      </w:del>
      <w:ins w:id="2584"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2585"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2586"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2587"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w:t>
        </w:r>
        <w:proofErr w:type="gramStart"/>
        <w:r w:rsidR="00B661EC">
          <w:rPr>
            <w:rFonts w:ascii="Times New Roman" w:eastAsia="宋体" w:hAnsi="Times New Roman" w:cs="Times New Roman" w:hint="eastAsia"/>
            <w:kern w:val="0"/>
            <w:sz w:val="24"/>
            <w:szCs w:val="24"/>
          </w:rPr>
          <w:t>只要一些</w:t>
        </w:r>
        <w:proofErr w:type="gramEnd"/>
        <w:r w:rsidR="00B661EC">
          <w:rPr>
            <w:rFonts w:ascii="Times New Roman" w:eastAsia="宋体" w:hAnsi="Times New Roman" w:cs="Times New Roman" w:hint="eastAsia"/>
            <w:kern w:val="0"/>
            <w:sz w:val="24"/>
            <w:szCs w:val="24"/>
          </w:rPr>
          <w:t>节点没收到</w:t>
        </w:r>
      </w:ins>
      <w:ins w:id="2588"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2589"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2590" w:author="ThinkPad" w:date="2022-06-16T22:24:00Z">
        <w:r w:rsidR="005242A1">
          <w:rPr>
            <w:rFonts w:ascii="Times New Roman" w:hAnsi="Times New Roman" w:cs="Times New Roman"/>
            <w:b/>
            <w:bCs/>
          </w:rPr>
          <w:t xml:space="preserve"> [</w:t>
        </w:r>
      </w:ins>
      <w:ins w:id="2591" w:author="ThinkPad" w:date="2022-06-16T22:25:00Z">
        <w:r w:rsidR="005242A1">
          <w:rPr>
            <w:rFonts w:ascii="Times New Roman" w:hAnsi="Times New Roman" w:cs="Times New Roman" w:hint="eastAsia"/>
            <w:b/>
            <w:bCs/>
          </w:rPr>
          <w:t>图中的</w:t>
        </w:r>
      </w:ins>
      <w:ins w:id="2592" w:author="ThinkPad" w:date="2022-06-17T09:01:00Z">
        <w:r w:rsidR="005E2BFF">
          <w:rPr>
            <w:rFonts w:ascii="Times New Roman" w:hAnsi="Times New Roman" w:cs="Times New Roman" w:hint="eastAsia"/>
            <w:b/>
            <w:bCs/>
          </w:rPr>
          <w:t>所有的</w:t>
        </w:r>
      </w:ins>
      <w:ins w:id="2593"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2594"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2595" w:author="ThinkPad" w:date="2022-06-17T09:02:00Z">
        <w:r w:rsidDel="005E2BFF">
          <w:rPr>
            <w:rFonts w:ascii="Times New Roman" w:eastAsia="宋体" w:hAnsi="Times New Roman" w:cs="Times New Roman"/>
            <w:kern w:val="0"/>
            <w:sz w:val="24"/>
            <w:szCs w:val="24"/>
          </w:rPr>
          <w:delText xml:space="preserve">high </w:delText>
        </w:r>
      </w:del>
      <w:ins w:id="2596"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2597"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2598" w:author="ThinkPad" w:date="2022-06-17T17:58:00Z">
        <w:r w:rsidDel="00EA4DC5">
          <w:rPr>
            <w:rFonts w:ascii="Times New Roman" w:eastAsia="宋体" w:hAnsi="Times New Roman" w:cs="Times New Roman"/>
            <w:kern w:val="0"/>
            <w:sz w:val="24"/>
            <w:szCs w:val="24"/>
          </w:rPr>
          <w:delText xml:space="preserve">of </w:delText>
        </w:r>
      </w:del>
      <w:ins w:id="2599" w:author="ThinkPad" w:date="2022-06-17T17:58:00Z">
        <w:r w:rsidR="00EA4DC5">
          <w:rPr>
            <w:rFonts w:ascii="Times New Roman" w:eastAsia="宋体" w:hAnsi="Times New Roman" w:cs="Times New Roman"/>
            <w:kern w:val="0"/>
            <w:sz w:val="24"/>
            <w:szCs w:val="24"/>
          </w:rPr>
          <w:t xml:space="preserve">at </w:t>
        </w:r>
      </w:ins>
      <w:del w:id="2600"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2601" w:author="ThinkPad" w:date="2022-06-17T17:59:00Z">
        <w:r w:rsidR="00EA4DC5">
          <w:rPr>
            <w:rFonts w:ascii="Times New Roman" w:eastAsia="宋体" w:hAnsi="Times New Roman" w:cs="Times New Roman"/>
            <w:kern w:val="0"/>
            <w:sz w:val="24"/>
            <w:szCs w:val="24"/>
          </w:rPr>
          <w:t>R</w:t>
        </w:r>
      </w:ins>
      <w:del w:id="2602" w:author="ThinkPad" w:date="2022-06-17T17:59:00Z">
        <w:r w:rsidDel="00EA4DC5">
          <w:rPr>
            <w:rFonts w:ascii="Times New Roman" w:eastAsia="宋体" w:hAnsi="Times New Roman" w:cs="Times New Roman"/>
            <w:kern w:val="0"/>
            <w:sz w:val="24"/>
            <w:szCs w:val="24"/>
          </w:rPr>
          <w:delText xml:space="preserve">Rational </w:delText>
        </w:r>
      </w:del>
      <w:ins w:id="2603"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2604" w:author="ThinkPad" w:date="2022-06-16T22:31:00Z">
        <w:r w:rsidDel="005B3B55">
          <w:rPr>
            <w:rFonts w:ascii="Times New Roman" w:eastAsia="宋体" w:hAnsi="Times New Roman" w:cs="Times New Roman" w:hint="eastAsia"/>
            <w:kern w:val="0"/>
            <w:sz w:val="24"/>
            <w:szCs w:val="24"/>
          </w:rPr>
          <w:delText>are more</w:delText>
        </w:r>
      </w:del>
      <w:ins w:id="2605" w:author="ThinkPad" w:date="2022-06-17T17:59:00Z">
        <w:r w:rsidR="00EA4DC5">
          <w:rPr>
            <w:rFonts w:ascii="Times New Roman" w:eastAsia="宋体" w:hAnsi="Times New Roman" w:cs="Times New Roman"/>
            <w:kern w:val="0"/>
            <w:sz w:val="24"/>
            <w:szCs w:val="24"/>
          </w:rPr>
          <w:t xml:space="preserve">may </w:t>
        </w:r>
      </w:ins>
      <w:ins w:id="2606"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2607"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2608"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2609"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2610"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2611" w:author="ThinkPad" w:date="2022-06-17T18:01:00Z">
        <w:r w:rsidDel="00DF05C8">
          <w:rPr>
            <w:rFonts w:ascii="Times New Roman" w:eastAsia="宋体" w:hAnsi="Times New Roman" w:cs="Times New Roman"/>
            <w:kern w:val="0"/>
            <w:sz w:val="24"/>
            <w:szCs w:val="24"/>
          </w:rPr>
          <w:delText xml:space="preserve">to </w:delText>
        </w:r>
      </w:del>
      <w:ins w:id="2612"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2613"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2614" w:author="ThinkPad" w:date="2022-06-17T18:02:00Z">
        <w:r w:rsidDel="00A069AD">
          <w:rPr>
            <w:rFonts w:ascii="Times New Roman" w:eastAsia="宋体" w:hAnsi="Times New Roman" w:cs="Times New Roman"/>
            <w:kern w:val="0"/>
            <w:sz w:val="24"/>
            <w:szCs w:val="24"/>
          </w:rPr>
          <w:delText>make sure</w:delText>
        </w:r>
      </w:del>
      <w:ins w:id="2615" w:author="ThinkPad" w:date="2022-06-17T18:02:00Z">
        <w:r w:rsidR="00A069AD">
          <w:rPr>
            <w:rFonts w:ascii="Times New Roman" w:eastAsia="宋体" w:hAnsi="Times New Roman" w:cs="Times New Roman"/>
            <w:kern w:val="0"/>
            <w:sz w:val="24"/>
            <w:szCs w:val="24"/>
          </w:rPr>
          <w:t xml:space="preserve">encourage </w:t>
        </w:r>
      </w:ins>
      <w:del w:id="2616"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2617" w:author="ThinkPad" w:date="2022-06-17T18:02:00Z">
        <w:r w:rsidDel="00A069AD">
          <w:rPr>
            <w:rFonts w:ascii="Times New Roman" w:eastAsia="宋体" w:hAnsi="Times New Roman" w:cs="Times New Roman"/>
            <w:kern w:val="0"/>
            <w:sz w:val="24"/>
            <w:szCs w:val="24"/>
          </w:rPr>
          <w:delText>y will</w:delText>
        </w:r>
      </w:del>
      <w:ins w:id="2618"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2619" w:author="ThinkPad" w:date="2022-06-17T18:02:00Z">
        <w:r w:rsidR="00A069AD">
          <w:rPr>
            <w:rFonts w:ascii="Times New Roman" w:eastAsia="宋体" w:hAnsi="Times New Roman" w:cs="Times New Roman"/>
            <w:kern w:val="0"/>
            <w:sz w:val="24"/>
            <w:szCs w:val="24"/>
          </w:rPr>
          <w:t xml:space="preserve">generate valid blocks </w:t>
        </w:r>
      </w:ins>
      <w:del w:id="2620" w:author="ThinkPad" w:date="2022-06-17T18:02:00Z">
        <w:r w:rsidDel="00A069AD">
          <w:rPr>
            <w:rFonts w:ascii="Times New Roman" w:eastAsia="宋体" w:hAnsi="Times New Roman" w:cs="Times New Roman"/>
            <w:kern w:val="0"/>
            <w:sz w:val="24"/>
            <w:szCs w:val="24"/>
          </w:rPr>
          <w:delText xml:space="preserve">package </w:delText>
        </w:r>
      </w:del>
      <w:ins w:id="2621" w:author="ThinkPad" w:date="2022-06-17T18:03:00Z">
        <w:r w:rsidR="00A069AD">
          <w:rPr>
            <w:rFonts w:ascii="Times New Roman" w:eastAsia="宋体" w:hAnsi="Times New Roman" w:cs="Times New Roman"/>
            <w:kern w:val="0"/>
            <w:sz w:val="24"/>
            <w:szCs w:val="24"/>
          </w:rPr>
          <w:t>containing</w:t>
        </w:r>
      </w:ins>
      <w:ins w:id="2622"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2623"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2624" w:author="ThinkPad" w:date="2022-06-17T18:03:00Z">
        <w:r w:rsidDel="00A069AD">
          <w:rPr>
            <w:rFonts w:ascii="Times New Roman" w:eastAsia="宋体" w:hAnsi="Times New Roman" w:cs="Times New Roman"/>
            <w:kern w:val="0"/>
            <w:sz w:val="24"/>
            <w:szCs w:val="24"/>
          </w:rPr>
          <w:delText xml:space="preserve"> and</w:delText>
        </w:r>
      </w:del>
      <w:del w:id="2625"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2626" w:author="Zhang Li" w:date="2022-06-12T14:00:00Z">
        <w:r w:rsidDel="00A517C5">
          <w:rPr>
            <w:rFonts w:ascii="Times New Roman" w:eastAsia="宋体" w:hAnsi="Times New Roman" w:cs="Times New Roman"/>
            <w:kern w:val="0"/>
            <w:sz w:val="24"/>
            <w:szCs w:val="24"/>
          </w:rPr>
          <w:delText xml:space="preserve">resting </w:delText>
        </w:r>
      </w:del>
      <w:ins w:id="2627"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2628"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2629" w:author="ThinkPad" w:date="2022-06-17T18:03:00Z">
        <w:r w:rsidR="00A069AD">
          <w:rPr>
            <w:rFonts w:ascii="Times New Roman" w:eastAsia="宋体" w:hAnsi="Times New Roman" w:cs="Times New Roman"/>
            <w:kern w:val="0"/>
            <w:sz w:val="24"/>
            <w:szCs w:val="24"/>
          </w:rPr>
          <w:t xml:space="preserve">are </w:t>
        </w:r>
      </w:ins>
      <w:ins w:id="2630" w:author="Zhang Li" w:date="2022-06-12T14:01:00Z">
        <w:r>
          <w:rPr>
            <w:rFonts w:ascii="Times New Roman" w:eastAsia="宋体" w:hAnsi="Times New Roman" w:cs="Times New Roman"/>
            <w:kern w:val="0"/>
            <w:sz w:val="24"/>
            <w:szCs w:val="24"/>
          </w:rPr>
          <w:t xml:space="preserve">used to </w:t>
        </w:r>
        <w:r>
          <w:rPr>
            <w:rFonts w:ascii="Times New Roman" w:eastAsia="宋体" w:hAnsi="Times New Roman" w:cs="Times New Roman"/>
            <w:kern w:val="0"/>
            <w:sz w:val="24"/>
            <w:szCs w:val="24"/>
          </w:rPr>
          <w:lastRenderedPageBreak/>
          <w:t>recover the full signature that appended into the valid block in block finalization.</w:t>
        </w:r>
      </w:ins>
      <w:del w:id="2631"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2632"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2633" w:author="ThinkPad" w:date="2022-06-17T18:05:00Z">
          <w:r w:rsidDel="000037FE">
            <w:rPr>
              <w:rFonts w:ascii="Times New Roman" w:eastAsia="宋体" w:hAnsi="Times New Roman" w:cs="Times New Roman"/>
              <w:kern w:val="0"/>
              <w:sz w:val="24"/>
              <w:szCs w:val="24"/>
            </w:rPr>
            <w:delText>t</w:delText>
          </w:r>
        </w:del>
      </w:ins>
      <w:ins w:id="2634" w:author="ThinkPad" w:date="2022-06-17T18:05:00Z">
        <w:r w:rsidR="000037FE">
          <w:rPr>
            <w:rFonts w:ascii="Times New Roman" w:eastAsia="宋体" w:hAnsi="Times New Roman" w:cs="Times New Roman"/>
            <w:kern w:val="0"/>
            <w:sz w:val="24"/>
            <w:szCs w:val="24"/>
          </w:rPr>
          <w:t>ses</w:t>
        </w:r>
      </w:ins>
      <w:ins w:id="2635"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2636" w:author="Zhang Li" w:date="2022-06-12T14:07:00Z">
        <w:r w:rsidR="00BA4987">
          <w:rPr>
            <w:rFonts w:ascii="Times New Roman" w:eastAsia="宋体" w:hAnsi="Times New Roman" w:cs="Times New Roman"/>
            <w:kern w:val="0"/>
            <w:sz w:val="24"/>
            <w:szCs w:val="24"/>
          </w:rPr>
          <w:t xml:space="preserve"> </w:t>
        </w:r>
        <w:del w:id="2637" w:author="ThinkPad" w:date="2022-06-17T18:05:00Z">
          <w:r w:rsidR="00BA4987" w:rsidDel="000037FE">
            <w:rPr>
              <w:rFonts w:ascii="Times New Roman" w:eastAsia="宋体" w:hAnsi="Times New Roman" w:cs="Times New Roman"/>
              <w:kern w:val="0"/>
              <w:sz w:val="24"/>
              <w:szCs w:val="24"/>
            </w:rPr>
            <w:delText>that</w:delText>
          </w:r>
        </w:del>
      </w:ins>
      <w:ins w:id="2638" w:author="Zhang Li" w:date="2022-06-12T14:02:00Z">
        <w:del w:id="2639"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2640"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2641" w:author="ThinkPad" w:date="2022-06-17T18:06:00Z">
          <w:r w:rsidRPr="00D9322F" w:rsidDel="000037FE">
            <w:rPr>
              <w:rFonts w:ascii="Times New Roman" w:eastAsia="宋体" w:hAnsi="Times New Roman" w:cs="Times New Roman"/>
              <w:kern w:val="0"/>
              <w:sz w:val="24"/>
              <w:szCs w:val="24"/>
            </w:rPr>
            <w:delText>a set of</w:delText>
          </w:r>
        </w:del>
      </w:ins>
      <w:ins w:id="2642" w:author="ThinkPad" w:date="2022-06-17T18:06:00Z">
        <w:r w:rsidR="000037FE">
          <w:rPr>
            <w:rFonts w:ascii="Times New Roman" w:eastAsia="宋体" w:hAnsi="Times New Roman" w:cs="Times New Roman"/>
            <w:kern w:val="0"/>
            <w:sz w:val="24"/>
            <w:szCs w:val="24"/>
          </w:rPr>
          <w:t>those</w:t>
        </w:r>
      </w:ins>
      <w:ins w:id="2643" w:author="Zhang Li" w:date="2022-06-12T14:02:00Z">
        <w:r w:rsidRPr="00D9322F">
          <w:rPr>
            <w:rFonts w:ascii="Times New Roman" w:eastAsia="宋体" w:hAnsi="Times New Roman" w:cs="Times New Roman"/>
            <w:kern w:val="0"/>
            <w:sz w:val="24"/>
            <w:szCs w:val="24"/>
          </w:rPr>
          <w:t xml:space="preserve"> consensus nodes </w:t>
        </w:r>
        <w:del w:id="2644"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2645" w:author="ThinkPad" w:date="2022-06-17T18:06:00Z">
        <w:r w:rsidR="000037FE">
          <w:rPr>
            <w:rFonts w:ascii="Times New Roman" w:eastAsia="宋体" w:hAnsi="Times New Roman" w:cs="Times New Roman"/>
            <w:kern w:val="0"/>
            <w:sz w:val="24"/>
            <w:szCs w:val="24"/>
          </w:rPr>
          <w:t xml:space="preserve">the </w:t>
        </w:r>
      </w:ins>
      <w:ins w:id="2646" w:author="Zhang Li" w:date="2022-06-12T14:02:00Z">
        <w:r w:rsidRPr="00D9322F">
          <w:rPr>
            <w:rFonts w:ascii="Times New Roman" w:eastAsia="宋体" w:hAnsi="Times New Roman" w:cs="Times New Roman"/>
            <w:kern w:val="0"/>
            <w:sz w:val="24"/>
            <w:szCs w:val="24"/>
          </w:rPr>
          <w:t xml:space="preserve">block hash </w:t>
        </w:r>
      </w:ins>
      <w:ins w:id="2647" w:author="ThinkPad" w:date="2022-06-17T18:06:00Z">
        <w:r w:rsidR="000037FE">
          <w:rPr>
            <w:rFonts w:ascii="Times New Roman" w:eastAsia="宋体" w:hAnsi="Times New Roman" w:cs="Times New Roman"/>
            <w:kern w:val="0"/>
            <w:sz w:val="24"/>
            <w:szCs w:val="24"/>
          </w:rPr>
          <w:t xml:space="preserve">as </w:t>
        </w:r>
      </w:ins>
      <w:ins w:id="2648" w:author="Zhang Li" w:date="2022-06-12T14:02:00Z">
        <w:r w:rsidRPr="00D9322F">
          <w:rPr>
            <w:rFonts w:ascii="Times New Roman" w:eastAsia="宋体" w:hAnsi="Times New Roman" w:cs="Times New Roman"/>
            <w:kern w:val="0"/>
            <w:sz w:val="24"/>
            <w:szCs w:val="24"/>
          </w:rPr>
          <w:t>quickly</w:t>
        </w:r>
      </w:ins>
      <w:ins w:id="2649" w:author="ThinkPad" w:date="2022-06-17T18:06:00Z">
        <w:r w:rsidR="000037FE">
          <w:rPr>
            <w:rFonts w:ascii="Times New Roman" w:eastAsia="宋体" w:hAnsi="Times New Roman" w:cs="Times New Roman"/>
            <w:kern w:val="0"/>
            <w:sz w:val="24"/>
            <w:szCs w:val="24"/>
          </w:rPr>
          <w:t xml:space="preserve"> as possible</w:t>
        </w:r>
      </w:ins>
      <w:ins w:id="2650"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2651"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2652" w:author="ThinkPad" w:date="2022-06-17T18:08:00Z">
              <w:rPr>
                <w:rFonts w:ascii="Times New Roman" w:eastAsia="宋体" w:hAnsi="Times New Roman" w:cs="Times New Roman"/>
                <w:kern w:val="0"/>
                <w:sz w:val="24"/>
                <w:szCs w:val="24"/>
              </w:rPr>
            </w:rPrChange>
          </w:rPr>
          <w:t>[</w:t>
        </w:r>
      </w:ins>
      <w:ins w:id="2653" w:author="ThinkPad" w:date="2022-06-17T18:20:00Z">
        <w:r w:rsidR="00C818DD">
          <w:rPr>
            <w:rFonts w:ascii="Times New Roman" w:eastAsia="宋体" w:hAnsi="Times New Roman" w:cs="Times New Roman" w:hint="eastAsia"/>
            <w:kern w:val="0"/>
            <w:sz w:val="24"/>
            <w:szCs w:val="24"/>
            <w:highlight w:val="yellow"/>
          </w:rPr>
          <w:t>当存在</w:t>
        </w:r>
      </w:ins>
      <w:ins w:id="2654" w:author="ThinkPad" w:date="2022-06-17T18:08:00Z">
        <w:r w:rsidR="000037FE" w:rsidRPr="000037FE">
          <w:rPr>
            <w:rFonts w:ascii="Times New Roman" w:eastAsia="宋体" w:hAnsi="Times New Roman" w:cs="Times New Roman" w:hint="eastAsia"/>
            <w:kern w:val="0"/>
            <w:sz w:val="24"/>
            <w:szCs w:val="24"/>
            <w:highlight w:val="yellow"/>
            <w:rPrChange w:id="2655" w:author="ThinkPad" w:date="2022-06-17T18:08:00Z">
              <w:rPr>
                <w:rFonts w:ascii="Times New Roman" w:eastAsia="宋体" w:hAnsi="Times New Roman" w:cs="Times New Roman" w:hint="eastAsia"/>
                <w:kern w:val="0"/>
                <w:sz w:val="24"/>
                <w:szCs w:val="24"/>
              </w:rPr>
            </w:rPrChange>
          </w:rPr>
          <w:t>部分</w:t>
        </w:r>
      </w:ins>
      <w:ins w:id="2656" w:author="ThinkPad" w:date="2022-06-17T18:07:00Z">
        <w:r w:rsidR="000037FE" w:rsidRPr="000037FE">
          <w:rPr>
            <w:rFonts w:ascii="Times New Roman" w:eastAsia="宋体" w:hAnsi="Times New Roman" w:cs="Times New Roman" w:hint="eastAsia"/>
            <w:kern w:val="0"/>
            <w:sz w:val="24"/>
            <w:szCs w:val="24"/>
            <w:highlight w:val="yellow"/>
            <w:rPrChange w:id="2657" w:author="ThinkPad" w:date="2022-06-17T18:08:00Z">
              <w:rPr>
                <w:rFonts w:ascii="Times New Roman" w:eastAsia="宋体" w:hAnsi="Times New Roman" w:cs="Times New Roman" w:hint="eastAsia"/>
                <w:kern w:val="0"/>
                <w:sz w:val="24"/>
                <w:szCs w:val="24"/>
              </w:rPr>
            </w:rPrChange>
          </w:rPr>
          <w:t>消息丢失</w:t>
        </w:r>
      </w:ins>
      <w:ins w:id="2658" w:author="ThinkPad" w:date="2022-06-17T18:20:00Z">
        <w:r w:rsidR="00C818DD">
          <w:rPr>
            <w:rFonts w:ascii="Times New Roman" w:eastAsia="宋体" w:hAnsi="Times New Roman" w:cs="Times New Roman" w:hint="eastAsia"/>
            <w:kern w:val="0"/>
            <w:sz w:val="24"/>
            <w:szCs w:val="24"/>
            <w:highlight w:val="yellow"/>
          </w:rPr>
          <w:t>的情况下</w:t>
        </w:r>
      </w:ins>
      <w:ins w:id="2659" w:author="ThinkPad" w:date="2022-06-17T18:07:00Z">
        <w:r w:rsidR="000037FE" w:rsidRPr="000037FE">
          <w:rPr>
            <w:rFonts w:ascii="Times New Roman" w:eastAsia="宋体" w:hAnsi="Times New Roman" w:cs="Times New Roman" w:hint="eastAsia"/>
            <w:kern w:val="0"/>
            <w:sz w:val="24"/>
            <w:szCs w:val="24"/>
            <w:highlight w:val="yellow"/>
            <w:rPrChange w:id="2660"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2661"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2662" w:author="ThinkPad" w:date="2022-06-17T18:08:00Z">
              <w:rPr>
                <w:rFonts w:ascii="Times New Roman" w:eastAsia="宋体" w:hAnsi="Times New Roman" w:cs="Times New Roman" w:hint="eastAsia"/>
                <w:kern w:val="0"/>
                <w:sz w:val="24"/>
                <w:szCs w:val="24"/>
              </w:rPr>
            </w:rPrChange>
          </w:rPr>
          <w:t>，而另一部分</w:t>
        </w:r>
      </w:ins>
      <w:ins w:id="2663" w:author="ThinkPad" w:date="2022-06-17T18:08:00Z">
        <w:r w:rsidR="000037FE" w:rsidRPr="000037FE">
          <w:rPr>
            <w:rFonts w:ascii="Times New Roman" w:eastAsia="宋体" w:hAnsi="Times New Roman" w:cs="Times New Roman" w:hint="eastAsia"/>
            <w:kern w:val="0"/>
            <w:sz w:val="24"/>
            <w:szCs w:val="24"/>
            <w:highlight w:val="yellow"/>
            <w:rPrChange w:id="2664"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2665"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2666" w:author="ThinkPad" w:date="2022-06-17T18:07:00Z">
        <w:r w:rsidR="000037FE" w:rsidRPr="000037FE">
          <w:rPr>
            <w:rFonts w:ascii="Times New Roman" w:eastAsia="宋体" w:hAnsi="Times New Roman" w:cs="Times New Roman"/>
            <w:kern w:val="0"/>
            <w:sz w:val="24"/>
            <w:szCs w:val="24"/>
            <w:highlight w:val="yellow"/>
            <w:rPrChange w:id="2667"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2668" w:author="ThinkPad" w:date="2022-06-16T17:30:00Z"/>
          <w:rFonts w:ascii="Times New Roman" w:eastAsia="宋体" w:hAnsi="Times New Roman" w:cs="Times New Roman"/>
          <w:kern w:val="0"/>
          <w:sz w:val="24"/>
          <w:szCs w:val="24"/>
        </w:rPr>
      </w:pPr>
      <w:del w:id="2669"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2670" w:author="Zhang Li" w:date="2022-06-12T14:02:00Z">
            <w:rPr>
              <w:rFonts w:ascii="Cambria Math" w:eastAsia="宋体" w:hAnsi="Cambria Math" w:cs="Times New Roman"/>
              <w:kern w:val="0"/>
              <w:sz w:val="24"/>
              <w:szCs w:val="24"/>
            </w:rPr>
            <m:t>Sigs</m:t>
          </w:del>
        </m:r>
        <m:r>
          <w:del w:id="2671" w:author="Zhang Li" w:date="2022-06-12T14:02:00Z">
            <m:rPr>
              <m:sty m:val="p"/>
            </m:rPr>
            <w:rPr>
              <w:rFonts w:ascii="Cambria Math" w:eastAsia="宋体" w:hAnsi="Cambria Math" w:cs="Times New Roman"/>
              <w:kern w:val="0"/>
              <w:sz w:val="24"/>
              <w:szCs w:val="24"/>
            </w:rPr>
            <m:t>={</m:t>
          </w:del>
        </m:r>
        <m:r>
          <w:del w:id="2672" w:author="Zhang Li" w:date="2022-06-12T14:02:00Z">
            <w:rPr>
              <w:rFonts w:ascii="Cambria Math" w:eastAsia="宋体" w:hAnsi="Cambria Math" w:cs="Times New Roman"/>
              <w:kern w:val="0"/>
              <w:sz w:val="24"/>
              <w:szCs w:val="24"/>
            </w:rPr>
            <m:t>si</m:t>
          </w:del>
        </m:r>
        <m:sSub>
          <m:sSubPr>
            <m:ctrlPr>
              <w:del w:id="2673" w:author="Zhang Li" w:date="2022-06-12T14:02:00Z">
                <w:rPr>
                  <w:rFonts w:ascii="Cambria Math" w:eastAsia="宋体" w:hAnsi="Cambria Math" w:cs="Times New Roman"/>
                  <w:kern w:val="0"/>
                  <w:sz w:val="24"/>
                  <w:szCs w:val="24"/>
                </w:rPr>
              </w:del>
            </m:ctrlPr>
          </m:sSubPr>
          <m:e>
            <m:r>
              <w:del w:id="2674" w:author="Zhang Li" w:date="2022-06-12T14:02:00Z">
                <w:rPr>
                  <w:rFonts w:ascii="Cambria Math" w:eastAsia="宋体" w:hAnsi="Cambria Math" w:cs="Times New Roman"/>
                  <w:kern w:val="0"/>
                  <w:sz w:val="24"/>
                  <w:szCs w:val="24"/>
                </w:rPr>
                <m:t>g</m:t>
              </w:del>
            </m:r>
          </m:e>
          <m:sub>
            <m:r>
              <w:del w:id="2675" w:author="Zhang Li" w:date="2022-06-12T14:02:00Z">
                <m:rPr>
                  <m:sty m:val="p"/>
                </m:rPr>
                <w:rPr>
                  <w:rFonts w:ascii="Cambria Math" w:eastAsia="宋体" w:hAnsi="Cambria Math" w:cs="Times New Roman"/>
                  <w:kern w:val="0"/>
                  <w:sz w:val="24"/>
                  <w:szCs w:val="24"/>
                </w:rPr>
                <m:t>1</m:t>
              </w:del>
            </m:r>
          </m:sub>
        </m:sSub>
        <m:r>
          <w:del w:id="2676" w:author="Zhang Li" w:date="2022-06-12T14:02:00Z">
            <m:rPr>
              <m:sty m:val="p"/>
            </m:rPr>
            <w:rPr>
              <w:rFonts w:ascii="Cambria Math" w:eastAsia="宋体" w:hAnsi="Cambria Math" w:cs="Times New Roman"/>
              <w:kern w:val="0"/>
              <w:sz w:val="24"/>
              <w:szCs w:val="24"/>
            </w:rPr>
            <m:t>,</m:t>
          </w:del>
        </m:r>
        <m:r>
          <w:del w:id="2677" w:author="Zhang Li" w:date="2022-06-12T14:02:00Z">
            <w:rPr>
              <w:rFonts w:ascii="Cambria Math" w:eastAsia="宋体" w:hAnsi="Cambria Math" w:cs="Times New Roman"/>
              <w:kern w:val="0"/>
              <w:sz w:val="24"/>
              <w:szCs w:val="24"/>
            </w:rPr>
            <m:t>si</m:t>
          </w:del>
        </m:r>
        <m:sSub>
          <m:sSubPr>
            <m:ctrlPr>
              <w:del w:id="2678" w:author="Zhang Li" w:date="2022-06-12T14:02:00Z">
                <w:rPr>
                  <w:rFonts w:ascii="Cambria Math" w:eastAsia="宋体" w:hAnsi="Cambria Math" w:cs="Times New Roman"/>
                  <w:kern w:val="0"/>
                  <w:sz w:val="24"/>
                  <w:szCs w:val="24"/>
                </w:rPr>
              </w:del>
            </m:ctrlPr>
          </m:sSubPr>
          <m:e>
            <m:r>
              <w:del w:id="2679" w:author="Zhang Li" w:date="2022-06-12T14:02:00Z">
                <w:rPr>
                  <w:rFonts w:ascii="Cambria Math" w:eastAsia="宋体" w:hAnsi="Cambria Math" w:cs="Times New Roman"/>
                  <w:kern w:val="0"/>
                  <w:sz w:val="24"/>
                  <w:szCs w:val="24"/>
                </w:rPr>
                <m:t>g</m:t>
              </w:del>
            </m:r>
          </m:e>
          <m:sub>
            <m:r>
              <w:del w:id="2680" w:author="Zhang Li" w:date="2022-06-12T14:02:00Z">
                <m:rPr>
                  <m:sty m:val="p"/>
                </m:rPr>
                <w:rPr>
                  <w:rFonts w:ascii="Cambria Math" w:eastAsia="宋体" w:hAnsi="Cambria Math" w:cs="Times New Roman"/>
                  <w:kern w:val="0"/>
                  <w:sz w:val="24"/>
                  <w:szCs w:val="24"/>
                </w:rPr>
                <m:t>2</m:t>
              </w:del>
            </m:r>
          </m:sub>
        </m:sSub>
        <m:r>
          <w:del w:id="2681" w:author="Zhang Li" w:date="2022-06-12T14:02:00Z">
            <m:rPr>
              <m:sty m:val="p"/>
            </m:rPr>
            <w:rPr>
              <w:rFonts w:ascii="Cambria Math" w:eastAsia="宋体" w:hAnsi="Cambria Math" w:cs="Times New Roman"/>
              <w:kern w:val="0"/>
              <w:sz w:val="24"/>
              <w:szCs w:val="24"/>
            </w:rPr>
            <m:t>,⋯,</m:t>
          </w:del>
        </m:r>
        <m:r>
          <w:del w:id="2682" w:author="Zhang Li" w:date="2022-06-12T14:02:00Z">
            <w:rPr>
              <w:rFonts w:ascii="Cambria Math" w:eastAsia="宋体" w:hAnsi="Cambria Math" w:cs="Times New Roman"/>
              <w:kern w:val="0"/>
              <w:sz w:val="24"/>
              <w:szCs w:val="24"/>
            </w:rPr>
            <m:t>si</m:t>
          </w:del>
        </m:r>
        <m:sSub>
          <m:sSubPr>
            <m:ctrlPr>
              <w:del w:id="2683" w:author="Zhang Li" w:date="2022-06-12T14:02:00Z">
                <w:rPr>
                  <w:rFonts w:ascii="Cambria Math" w:eastAsia="宋体" w:hAnsi="Cambria Math" w:cs="Times New Roman"/>
                  <w:kern w:val="0"/>
                  <w:sz w:val="24"/>
                  <w:szCs w:val="24"/>
                </w:rPr>
              </w:del>
            </m:ctrlPr>
          </m:sSubPr>
          <m:e>
            <m:r>
              <w:del w:id="2684" w:author="Zhang Li" w:date="2022-06-12T14:02:00Z">
                <w:rPr>
                  <w:rFonts w:ascii="Cambria Math" w:eastAsia="宋体" w:hAnsi="Cambria Math" w:cs="Times New Roman"/>
                  <w:kern w:val="0"/>
                  <w:sz w:val="24"/>
                  <w:szCs w:val="24"/>
                </w:rPr>
                <m:t>g</m:t>
              </w:del>
            </m:r>
          </m:e>
          <m:sub>
            <m:r>
              <w:del w:id="2685" w:author="Zhang Li" w:date="2022-06-12T14:02:00Z">
                <w:rPr>
                  <w:rFonts w:ascii="Cambria Math" w:eastAsia="宋体" w:hAnsi="Cambria Math" w:cs="Times New Roman"/>
                  <w:kern w:val="0"/>
                  <w:sz w:val="24"/>
                  <w:szCs w:val="24"/>
                </w:rPr>
                <m:t>m</m:t>
              </w:del>
            </m:r>
          </m:sub>
        </m:sSub>
        <m:r>
          <w:del w:id="2686" w:author="Zhang Li" w:date="2022-06-12T14:02:00Z">
            <m:rPr>
              <m:sty m:val="p"/>
            </m:rPr>
            <w:rPr>
              <w:rFonts w:ascii="Cambria Math" w:eastAsia="宋体" w:hAnsi="Cambria Math" w:cs="Times New Roman"/>
              <w:kern w:val="0"/>
              <w:sz w:val="24"/>
              <w:szCs w:val="24"/>
            </w:rPr>
            <m:t>}</m:t>
          </w:del>
        </m:r>
      </m:oMath>
      <w:del w:id="2687"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2688" w:author="Zhang Li" w:date="2022-06-12T14:02:00Z">
            <w:rPr>
              <w:rFonts w:ascii="Cambria Math" w:eastAsia="宋体" w:hAnsi="Cambria Math" w:cs="Times New Roman"/>
              <w:kern w:val="0"/>
              <w:sz w:val="24"/>
              <w:szCs w:val="24"/>
            </w:rPr>
            <m:t>Ts</m:t>
          </w:del>
        </m:r>
        <m:r>
          <w:del w:id="2689" w:author="Zhang Li" w:date="2022-06-12T14:02:00Z">
            <m:rPr>
              <m:sty m:val="p"/>
            </m:rPr>
            <w:rPr>
              <w:rFonts w:ascii="Cambria Math" w:eastAsia="宋体" w:hAnsi="Cambria Math" w:cs="Times New Roman"/>
              <w:kern w:val="0"/>
              <w:sz w:val="24"/>
              <w:szCs w:val="24"/>
            </w:rPr>
            <m:t>=</m:t>
          </w:del>
        </m:r>
        <m:d>
          <m:dPr>
            <m:begChr m:val="{"/>
            <m:endChr m:val="}"/>
            <m:ctrlPr>
              <w:del w:id="2690" w:author="Zhang Li" w:date="2022-06-12T14:02:00Z">
                <w:rPr>
                  <w:rFonts w:ascii="Cambria Math" w:eastAsia="宋体" w:hAnsi="Cambria Math" w:cs="Times New Roman"/>
                  <w:kern w:val="0"/>
                  <w:sz w:val="24"/>
                  <w:szCs w:val="24"/>
                </w:rPr>
              </w:del>
            </m:ctrlPr>
          </m:dPr>
          <m:e>
            <m:sSub>
              <m:sSubPr>
                <m:ctrlPr>
                  <w:del w:id="2691" w:author="Zhang Li" w:date="2022-06-12T14:02:00Z">
                    <w:rPr>
                      <w:rFonts w:ascii="Cambria Math" w:eastAsia="宋体" w:hAnsi="Cambria Math" w:cs="Times New Roman"/>
                      <w:kern w:val="0"/>
                      <w:sz w:val="24"/>
                      <w:szCs w:val="24"/>
                    </w:rPr>
                  </w:del>
                </m:ctrlPr>
              </m:sSubPr>
              <m:e>
                <m:r>
                  <w:del w:id="2692" w:author="Zhang Li" w:date="2022-06-12T14:02:00Z">
                    <w:rPr>
                      <w:rFonts w:ascii="Cambria Math" w:eastAsia="宋体" w:hAnsi="Cambria Math" w:cs="Times New Roman"/>
                      <w:kern w:val="0"/>
                      <w:sz w:val="24"/>
                      <w:szCs w:val="24"/>
                    </w:rPr>
                    <m:t>t</m:t>
                  </w:del>
                </m:r>
              </m:e>
              <m:sub>
                <m:r>
                  <w:del w:id="2693" w:author="Zhang Li" w:date="2022-06-12T14:02:00Z">
                    <m:rPr>
                      <m:sty m:val="p"/>
                    </m:rPr>
                    <w:rPr>
                      <w:rFonts w:ascii="Cambria Math" w:eastAsia="宋体" w:hAnsi="Cambria Math" w:cs="Times New Roman"/>
                      <w:kern w:val="0"/>
                      <w:sz w:val="24"/>
                      <w:szCs w:val="24"/>
                    </w:rPr>
                    <m:t>1</m:t>
                  </w:del>
                </m:r>
              </m:sub>
            </m:sSub>
            <m:r>
              <w:del w:id="2694" w:author="Zhang Li" w:date="2022-06-12T14:02:00Z">
                <m:rPr>
                  <m:sty m:val="p"/>
                </m:rPr>
                <w:rPr>
                  <w:rFonts w:ascii="Cambria Math" w:eastAsia="宋体" w:hAnsi="Cambria Math" w:cs="Times New Roman"/>
                  <w:kern w:val="0"/>
                  <w:sz w:val="24"/>
                  <w:szCs w:val="24"/>
                </w:rPr>
                <m:t>,</m:t>
              </w:del>
            </m:r>
            <m:sSub>
              <m:sSubPr>
                <m:ctrlPr>
                  <w:del w:id="2695" w:author="Zhang Li" w:date="2022-06-12T14:02:00Z">
                    <w:rPr>
                      <w:rFonts w:ascii="Cambria Math" w:eastAsia="宋体" w:hAnsi="Cambria Math" w:cs="Times New Roman"/>
                      <w:kern w:val="0"/>
                      <w:sz w:val="24"/>
                      <w:szCs w:val="24"/>
                    </w:rPr>
                  </w:del>
                </m:ctrlPr>
              </m:sSubPr>
              <m:e>
                <m:r>
                  <w:del w:id="2696" w:author="Zhang Li" w:date="2022-06-12T14:02:00Z">
                    <w:rPr>
                      <w:rFonts w:ascii="Cambria Math" w:eastAsia="宋体" w:hAnsi="Cambria Math" w:cs="Times New Roman"/>
                      <w:kern w:val="0"/>
                      <w:sz w:val="24"/>
                      <w:szCs w:val="24"/>
                    </w:rPr>
                    <m:t>t</m:t>
                  </w:del>
                </m:r>
              </m:e>
              <m:sub>
                <m:r>
                  <w:del w:id="2697" w:author="Zhang Li" w:date="2022-06-12T14:02:00Z">
                    <m:rPr>
                      <m:sty m:val="p"/>
                    </m:rPr>
                    <w:rPr>
                      <w:rFonts w:ascii="Cambria Math" w:eastAsia="宋体" w:hAnsi="Cambria Math" w:cs="Times New Roman"/>
                      <w:kern w:val="0"/>
                      <w:sz w:val="24"/>
                      <w:szCs w:val="24"/>
                    </w:rPr>
                    <m:t>2</m:t>
                  </w:del>
                </m:r>
              </m:sub>
            </m:sSub>
            <m:r>
              <w:del w:id="2698" w:author="Zhang Li" w:date="2022-06-12T14:02:00Z">
                <m:rPr>
                  <m:sty m:val="p"/>
                </m:rPr>
                <w:rPr>
                  <w:rFonts w:ascii="Cambria Math" w:eastAsia="宋体" w:hAnsi="Cambria Math" w:cs="Times New Roman"/>
                  <w:kern w:val="0"/>
                  <w:sz w:val="24"/>
                  <w:szCs w:val="24"/>
                </w:rPr>
                <m:t>,⋯,</m:t>
              </w:del>
            </m:r>
            <m:sSub>
              <m:sSubPr>
                <m:ctrlPr>
                  <w:del w:id="2699" w:author="Zhang Li" w:date="2022-06-12T14:02:00Z">
                    <w:rPr>
                      <w:rFonts w:ascii="Cambria Math" w:eastAsia="宋体" w:hAnsi="Cambria Math" w:cs="Times New Roman"/>
                      <w:kern w:val="0"/>
                      <w:sz w:val="24"/>
                      <w:szCs w:val="24"/>
                    </w:rPr>
                  </w:del>
                </m:ctrlPr>
              </m:sSubPr>
              <m:e>
                <m:r>
                  <w:del w:id="2700" w:author="Zhang Li" w:date="2022-06-12T14:02:00Z">
                    <w:rPr>
                      <w:rFonts w:ascii="Cambria Math" w:eastAsia="宋体" w:hAnsi="Cambria Math" w:cs="Times New Roman"/>
                      <w:kern w:val="0"/>
                      <w:sz w:val="24"/>
                      <w:szCs w:val="24"/>
                    </w:rPr>
                    <m:t>t</m:t>
                  </w:del>
                </m:r>
              </m:e>
              <m:sub>
                <m:r>
                  <w:del w:id="2701" w:author="Zhang Li" w:date="2022-06-12T14:02:00Z">
                    <w:rPr>
                      <w:rFonts w:ascii="Cambria Math" w:eastAsia="宋体" w:hAnsi="Cambria Math" w:cs="Times New Roman"/>
                      <w:kern w:val="0"/>
                      <w:sz w:val="24"/>
                      <w:szCs w:val="24"/>
                    </w:rPr>
                    <m:t>m</m:t>
                  </w:del>
                </m:r>
              </m:sub>
            </m:sSub>
          </m:e>
        </m:d>
      </m:oMath>
      <w:del w:id="2702"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2703" w:author="Zhang Li" w:date="2022-06-12T14:02:00Z">
            <w:rPr>
              <w:rFonts w:ascii="Cambria Math" w:eastAsia="宋体" w:hAnsi="Cambria Math" w:cs="Times New Roman"/>
              <w:kern w:val="0"/>
              <w:sz w:val="24"/>
              <w:szCs w:val="24"/>
            </w:rPr>
            <m:t>Sig</m:t>
          </w:del>
        </m:r>
        <m:sSub>
          <m:sSubPr>
            <m:ctrlPr>
              <w:del w:id="2704" w:author="Zhang Li" w:date="2022-06-12T14:02:00Z">
                <w:rPr>
                  <w:rFonts w:ascii="Cambria Math" w:eastAsia="宋体" w:hAnsi="Cambria Math" w:cs="Times New Roman"/>
                  <w:kern w:val="0"/>
                  <w:sz w:val="24"/>
                  <w:szCs w:val="24"/>
                </w:rPr>
              </w:del>
            </m:ctrlPr>
          </m:sSubPr>
          <m:e>
            <m:r>
              <w:del w:id="2705" w:author="Zhang Li" w:date="2022-06-12T14:02:00Z">
                <w:rPr>
                  <w:rFonts w:ascii="Cambria Math" w:eastAsia="宋体" w:hAnsi="Cambria Math" w:cs="Times New Roman"/>
                  <w:kern w:val="0"/>
                  <w:sz w:val="24"/>
                  <w:szCs w:val="24"/>
                </w:rPr>
                <m:t>s</m:t>
              </w:del>
            </m:r>
          </m:e>
          <m:sub>
            <m:r>
              <w:del w:id="2706" w:author="Zhang Li" w:date="2022-06-12T14:02:00Z">
                <m:rPr>
                  <m:sty m:val="p"/>
                </m:rPr>
                <w:rPr>
                  <w:rFonts w:ascii="Cambria Math" w:eastAsia="宋体" w:hAnsi="Cambria Math" w:cs="Times New Roman"/>
                  <w:kern w:val="0"/>
                  <w:sz w:val="24"/>
                  <w:szCs w:val="24"/>
                </w:rPr>
                <m:t>1</m:t>
              </w:del>
            </m:r>
          </m:sub>
        </m:sSub>
        <m:r>
          <w:del w:id="2707" w:author="Zhang Li" w:date="2022-06-12T14:02:00Z">
            <m:rPr>
              <m:sty m:val="p"/>
            </m:rPr>
            <w:rPr>
              <w:rFonts w:ascii="Cambria Math" w:eastAsia="宋体" w:hAnsi="Cambria Math" w:cs="Times New Roman"/>
              <w:kern w:val="0"/>
              <w:sz w:val="24"/>
              <w:szCs w:val="24"/>
            </w:rPr>
            <m:t>= {</m:t>
          </w:del>
        </m:r>
        <m:r>
          <w:del w:id="2708" w:author="Zhang Li" w:date="2022-06-12T14:02:00Z">
            <w:rPr>
              <w:rFonts w:ascii="Cambria Math" w:eastAsia="宋体" w:hAnsi="Cambria Math" w:cs="Times New Roman"/>
              <w:kern w:val="0"/>
              <w:sz w:val="24"/>
              <w:szCs w:val="24"/>
            </w:rPr>
            <m:t>si</m:t>
          </w:del>
        </m:r>
        <m:sSub>
          <m:sSubPr>
            <m:ctrlPr>
              <w:del w:id="2709" w:author="Zhang Li" w:date="2022-06-12T14:02:00Z">
                <w:rPr>
                  <w:rFonts w:ascii="Cambria Math" w:eastAsia="宋体" w:hAnsi="Cambria Math" w:cs="Times New Roman"/>
                  <w:kern w:val="0"/>
                  <w:sz w:val="24"/>
                  <w:szCs w:val="24"/>
                </w:rPr>
              </w:del>
            </m:ctrlPr>
          </m:sSubPr>
          <m:e>
            <m:r>
              <w:del w:id="2710" w:author="Zhang Li" w:date="2022-06-12T14:02:00Z">
                <w:rPr>
                  <w:rFonts w:ascii="Cambria Math" w:eastAsia="宋体" w:hAnsi="Cambria Math" w:cs="Times New Roman"/>
                  <w:kern w:val="0"/>
                  <w:sz w:val="24"/>
                  <w:szCs w:val="24"/>
                </w:rPr>
                <m:t>g</m:t>
              </w:del>
            </m:r>
          </m:e>
          <m:sub>
            <m:r>
              <w:del w:id="2711" w:author="Zhang Li" w:date="2022-06-12T14:02:00Z">
                <m:rPr>
                  <m:sty m:val="p"/>
                </m:rPr>
                <w:rPr>
                  <w:rFonts w:ascii="Cambria Math" w:eastAsia="宋体" w:hAnsi="Cambria Math" w:cs="Times New Roman"/>
                  <w:kern w:val="0"/>
                  <w:sz w:val="24"/>
                  <w:szCs w:val="24"/>
                </w:rPr>
                <m:t>11</m:t>
              </w:del>
            </m:r>
          </m:sub>
        </m:sSub>
        <m:r>
          <w:del w:id="2712" w:author="Zhang Li" w:date="2022-06-12T14:02:00Z">
            <m:rPr>
              <m:sty m:val="p"/>
            </m:rPr>
            <w:rPr>
              <w:rFonts w:ascii="Cambria Math" w:eastAsia="宋体" w:hAnsi="Cambria Math" w:cs="Times New Roman"/>
              <w:kern w:val="0"/>
              <w:sz w:val="24"/>
              <w:szCs w:val="24"/>
            </w:rPr>
            <m:t xml:space="preserve">, </m:t>
          </w:del>
        </m:r>
        <m:r>
          <w:del w:id="2713" w:author="Zhang Li" w:date="2022-06-12T14:02:00Z">
            <w:rPr>
              <w:rFonts w:ascii="Cambria Math" w:eastAsia="宋体" w:hAnsi="Cambria Math" w:cs="Times New Roman"/>
              <w:kern w:val="0"/>
              <w:sz w:val="24"/>
              <w:szCs w:val="24"/>
            </w:rPr>
            <m:t>si</m:t>
          </w:del>
        </m:r>
        <m:sSub>
          <m:sSubPr>
            <m:ctrlPr>
              <w:del w:id="2714" w:author="Zhang Li" w:date="2022-06-12T14:02:00Z">
                <w:rPr>
                  <w:rFonts w:ascii="Cambria Math" w:eastAsia="宋体" w:hAnsi="Cambria Math" w:cs="Times New Roman"/>
                  <w:kern w:val="0"/>
                  <w:sz w:val="24"/>
                  <w:szCs w:val="24"/>
                </w:rPr>
              </w:del>
            </m:ctrlPr>
          </m:sSubPr>
          <m:e>
            <m:r>
              <w:del w:id="2715" w:author="Zhang Li" w:date="2022-06-12T14:02:00Z">
                <w:rPr>
                  <w:rFonts w:ascii="Cambria Math" w:eastAsia="宋体" w:hAnsi="Cambria Math" w:cs="Times New Roman"/>
                  <w:kern w:val="0"/>
                  <w:sz w:val="24"/>
                  <w:szCs w:val="24"/>
                </w:rPr>
                <m:t>g</m:t>
              </w:del>
            </m:r>
          </m:e>
          <m:sub>
            <m:r>
              <w:del w:id="2716" w:author="Zhang Li" w:date="2022-06-12T14:02:00Z">
                <m:rPr>
                  <m:sty m:val="p"/>
                </m:rPr>
                <w:rPr>
                  <w:rFonts w:ascii="Cambria Math" w:eastAsia="宋体" w:hAnsi="Cambria Math" w:cs="Times New Roman"/>
                  <w:kern w:val="0"/>
                  <w:sz w:val="24"/>
                  <w:szCs w:val="24"/>
                </w:rPr>
                <m:t>12</m:t>
              </w:del>
            </m:r>
          </m:sub>
        </m:sSub>
        <m:r>
          <w:del w:id="2717" w:author="Zhang Li" w:date="2022-06-12T14:02:00Z">
            <m:rPr>
              <m:sty m:val="p"/>
            </m:rPr>
            <w:rPr>
              <w:rFonts w:ascii="Cambria Math" w:eastAsia="宋体" w:hAnsi="Cambria Math" w:cs="Times New Roman"/>
              <w:kern w:val="0"/>
              <w:sz w:val="24"/>
              <w:szCs w:val="24"/>
            </w:rPr>
            <m:t xml:space="preserve">, ⋯, </m:t>
          </w:del>
        </m:r>
        <m:r>
          <w:del w:id="2718" w:author="Zhang Li" w:date="2022-06-12T14:02:00Z">
            <w:rPr>
              <w:rFonts w:ascii="Cambria Math" w:eastAsia="宋体" w:hAnsi="Cambria Math" w:cs="Times New Roman"/>
              <w:kern w:val="0"/>
              <w:sz w:val="24"/>
              <w:szCs w:val="24"/>
            </w:rPr>
            <m:t>si</m:t>
          </w:del>
        </m:r>
        <m:sSub>
          <m:sSubPr>
            <m:ctrlPr>
              <w:del w:id="2719" w:author="Zhang Li" w:date="2022-06-12T14:02:00Z">
                <w:rPr>
                  <w:rFonts w:ascii="Cambria Math" w:eastAsia="宋体" w:hAnsi="Cambria Math" w:cs="Times New Roman"/>
                  <w:kern w:val="0"/>
                  <w:sz w:val="24"/>
                  <w:szCs w:val="24"/>
                </w:rPr>
              </w:del>
            </m:ctrlPr>
          </m:sSubPr>
          <m:e>
            <m:r>
              <w:del w:id="2720" w:author="Zhang Li" w:date="2022-06-12T14:02:00Z">
                <w:rPr>
                  <w:rFonts w:ascii="Cambria Math" w:eastAsia="宋体" w:hAnsi="Cambria Math" w:cs="Times New Roman"/>
                  <w:kern w:val="0"/>
                  <w:sz w:val="24"/>
                  <w:szCs w:val="24"/>
                </w:rPr>
                <m:t>g</m:t>
              </w:del>
            </m:r>
          </m:e>
          <m:sub>
            <m:r>
              <w:del w:id="2721" w:author="Zhang Li" w:date="2022-06-12T14:02:00Z">
                <m:rPr>
                  <m:sty m:val="p"/>
                </m:rPr>
                <w:rPr>
                  <w:rFonts w:ascii="Cambria Math" w:eastAsia="宋体" w:hAnsi="Cambria Math" w:cs="Times New Roman"/>
                  <w:kern w:val="0"/>
                  <w:sz w:val="24"/>
                  <w:szCs w:val="24"/>
                </w:rPr>
                <m:t>1</m:t>
              </w:del>
            </m:r>
            <m:sSub>
              <m:sSubPr>
                <m:ctrlPr>
                  <w:del w:id="2722" w:author="Zhang Li" w:date="2022-06-12T14:02:00Z">
                    <w:rPr>
                      <w:rFonts w:ascii="Cambria Math" w:eastAsia="宋体" w:hAnsi="Cambria Math" w:cs="Times New Roman"/>
                      <w:kern w:val="0"/>
                      <w:sz w:val="24"/>
                      <w:szCs w:val="24"/>
                    </w:rPr>
                  </w:del>
                </m:ctrlPr>
              </m:sSubPr>
              <m:e>
                <m:r>
                  <w:del w:id="2723" w:author="Zhang Li" w:date="2022-06-12T14:02:00Z">
                    <w:rPr>
                      <w:rFonts w:ascii="Cambria Math" w:eastAsia="宋体" w:hAnsi="Cambria Math" w:cs="Times New Roman"/>
                      <w:kern w:val="0"/>
                      <w:sz w:val="24"/>
                      <w:szCs w:val="24"/>
                    </w:rPr>
                    <m:t>m</m:t>
                  </w:del>
                </m:r>
              </m:e>
              <m:sub>
                <m:r>
                  <w:del w:id="2724" w:author="Zhang Li" w:date="2022-06-12T14:02:00Z">
                    <m:rPr>
                      <m:sty m:val="p"/>
                    </m:rPr>
                    <w:rPr>
                      <w:rFonts w:ascii="Cambria Math" w:eastAsia="宋体" w:hAnsi="Cambria Math" w:cs="Times New Roman"/>
                      <w:kern w:val="0"/>
                      <w:sz w:val="24"/>
                      <w:szCs w:val="24"/>
                    </w:rPr>
                    <m:t>1</m:t>
                  </w:del>
                </m:r>
              </m:sub>
            </m:sSub>
          </m:sub>
        </m:sSub>
        <m:r>
          <w:del w:id="2725" w:author="Zhang Li" w:date="2022-06-12T14:02:00Z">
            <m:rPr>
              <m:sty m:val="p"/>
            </m:rPr>
            <w:rPr>
              <w:rFonts w:ascii="Cambria Math" w:eastAsia="宋体" w:hAnsi="Cambria Math" w:cs="Times New Roman"/>
              <w:kern w:val="0"/>
              <w:sz w:val="24"/>
              <w:szCs w:val="24"/>
            </w:rPr>
            <m:t>}</m:t>
          </w:del>
        </m:r>
      </m:oMath>
      <w:del w:id="2726" w:author="Zhang Li" w:date="2022-06-12T14:02:00Z">
        <w:r w:rsidDel="00A517C5">
          <w:rPr>
            <w:rFonts w:ascii="Times New Roman" w:eastAsia="宋体" w:hAnsi="Times New Roman" w:cs="Times New Roman"/>
            <w:kern w:val="0"/>
            <w:sz w:val="24"/>
            <w:szCs w:val="24"/>
          </w:rPr>
          <w:delText xml:space="preserve"> and </w:delText>
        </w:r>
      </w:del>
      <m:oMath>
        <m:r>
          <w:del w:id="2727" w:author="Zhang Li" w:date="2022-06-12T14:02:00Z">
            <w:rPr>
              <w:rFonts w:ascii="Cambria Math" w:eastAsia="宋体" w:hAnsi="Cambria Math" w:cs="Times New Roman"/>
              <w:kern w:val="0"/>
              <w:sz w:val="24"/>
              <w:szCs w:val="24"/>
            </w:rPr>
            <m:t>Sig</m:t>
          </w:del>
        </m:r>
        <m:sSub>
          <m:sSubPr>
            <m:ctrlPr>
              <w:del w:id="2728" w:author="Zhang Li" w:date="2022-06-12T14:02:00Z">
                <w:rPr>
                  <w:rFonts w:ascii="Cambria Math" w:eastAsia="宋体" w:hAnsi="Cambria Math" w:cs="Times New Roman"/>
                  <w:kern w:val="0"/>
                  <w:sz w:val="24"/>
                  <w:szCs w:val="24"/>
                </w:rPr>
              </w:del>
            </m:ctrlPr>
          </m:sSubPr>
          <m:e>
            <m:r>
              <w:del w:id="2729" w:author="Zhang Li" w:date="2022-06-12T14:02:00Z">
                <w:rPr>
                  <w:rFonts w:ascii="Cambria Math" w:eastAsia="宋体" w:hAnsi="Cambria Math" w:cs="Times New Roman"/>
                  <w:kern w:val="0"/>
                  <w:sz w:val="24"/>
                  <w:szCs w:val="24"/>
                </w:rPr>
                <m:t>s</m:t>
              </w:del>
            </m:r>
          </m:e>
          <m:sub>
            <m:r>
              <w:del w:id="2730" w:author="Zhang Li" w:date="2022-06-12T14:02:00Z">
                <m:rPr>
                  <m:sty m:val="p"/>
                </m:rPr>
                <w:rPr>
                  <w:rFonts w:ascii="Cambria Math" w:eastAsia="宋体" w:hAnsi="Cambria Math" w:cs="Times New Roman"/>
                  <w:kern w:val="0"/>
                  <w:sz w:val="24"/>
                  <w:szCs w:val="24"/>
                </w:rPr>
                <m:t>2</m:t>
              </w:del>
            </m:r>
          </m:sub>
        </m:sSub>
        <m:r>
          <w:del w:id="2731" w:author="Zhang Li" w:date="2022-06-12T14:02:00Z">
            <m:rPr>
              <m:sty m:val="p"/>
            </m:rPr>
            <w:rPr>
              <w:rFonts w:ascii="Cambria Math" w:eastAsia="宋体" w:hAnsi="Cambria Math" w:cs="Times New Roman"/>
              <w:kern w:val="0"/>
              <w:sz w:val="24"/>
              <w:szCs w:val="24"/>
            </w:rPr>
            <m:t xml:space="preserve"> = </m:t>
          </w:del>
        </m:r>
        <m:d>
          <m:dPr>
            <m:begChr m:val="{"/>
            <m:endChr m:val="}"/>
            <m:ctrlPr>
              <w:del w:id="2732" w:author="Zhang Li" w:date="2022-06-12T14:02:00Z">
                <w:rPr>
                  <w:rFonts w:ascii="Cambria Math" w:eastAsia="宋体" w:hAnsi="Cambria Math" w:cs="Times New Roman"/>
                  <w:kern w:val="0"/>
                  <w:sz w:val="24"/>
                  <w:szCs w:val="24"/>
                </w:rPr>
              </w:del>
            </m:ctrlPr>
          </m:dPr>
          <m:e>
            <m:r>
              <w:del w:id="2733" w:author="Zhang Li" w:date="2022-06-12T14:02:00Z">
                <w:rPr>
                  <w:rFonts w:ascii="Cambria Math" w:eastAsia="宋体" w:hAnsi="Cambria Math" w:cs="Times New Roman"/>
                  <w:kern w:val="0"/>
                  <w:sz w:val="24"/>
                  <w:szCs w:val="24"/>
                </w:rPr>
                <m:t>si</m:t>
              </w:del>
            </m:r>
            <m:sSub>
              <m:sSubPr>
                <m:ctrlPr>
                  <w:del w:id="2734" w:author="Zhang Li" w:date="2022-06-12T14:02:00Z">
                    <w:rPr>
                      <w:rFonts w:ascii="Cambria Math" w:eastAsia="宋体" w:hAnsi="Cambria Math" w:cs="Times New Roman"/>
                      <w:kern w:val="0"/>
                      <w:sz w:val="24"/>
                      <w:szCs w:val="24"/>
                    </w:rPr>
                  </w:del>
                </m:ctrlPr>
              </m:sSubPr>
              <m:e>
                <m:r>
                  <w:del w:id="2735" w:author="Zhang Li" w:date="2022-06-12T14:02:00Z">
                    <w:rPr>
                      <w:rFonts w:ascii="Cambria Math" w:eastAsia="宋体" w:hAnsi="Cambria Math" w:cs="Times New Roman"/>
                      <w:kern w:val="0"/>
                      <w:sz w:val="24"/>
                      <w:szCs w:val="24"/>
                    </w:rPr>
                    <m:t>g</m:t>
                  </w:del>
                </m:r>
              </m:e>
              <m:sub>
                <m:r>
                  <w:del w:id="2736" w:author="Zhang Li" w:date="2022-06-12T14:02:00Z">
                    <m:rPr>
                      <m:sty m:val="p"/>
                    </m:rPr>
                    <w:rPr>
                      <w:rFonts w:ascii="Cambria Math" w:eastAsia="宋体" w:hAnsi="Cambria Math" w:cs="Times New Roman"/>
                      <w:kern w:val="0"/>
                      <w:sz w:val="24"/>
                      <w:szCs w:val="24"/>
                    </w:rPr>
                    <m:t>21</m:t>
                  </w:del>
                </m:r>
              </m:sub>
            </m:sSub>
            <m:r>
              <w:del w:id="2737" w:author="Zhang Li" w:date="2022-06-12T14:02:00Z">
                <m:rPr>
                  <m:sty m:val="p"/>
                </m:rPr>
                <w:rPr>
                  <w:rFonts w:ascii="Cambria Math" w:eastAsia="宋体" w:hAnsi="Cambria Math" w:cs="Times New Roman"/>
                  <w:kern w:val="0"/>
                  <w:sz w:val="24"/>
                  <w:szCs w:val="24"/>
                </w:rPr>
                <m:t xml:space="preserve">, </m:t>
              </w:del>
            </m:r>
            <m:r>
              <w:del w:id="2738" w:author="Zhang Li" w:date="2022-06-12T14:02:00Z">
                <w:rPr>
                  <w:rFonts w:ascii="Cambria Math" w:eastAsia="宋体" w:hAnsi="Cambria Math" w:cs="Times New Roman"/>
                  <w:kern w:val="0"/>
                  <w:sz w:val="24"/>
                  <w:szCs w:val="24"/>
                </w:rPr>
                <m:t>si</m:t>
              </w:del>
            </m:r>
            <m:sSub>
              <m:sSubPr>
                <m:ctrlPr>
                  <w:del w:id="2739" w:author="Zhang Li" w:date="2022-06-12T14:02:00Z">
                    <w:rPr>
                      <w:rFonts w:ascii="Cambria Math" w:eastAsia="宋体" w:hAnsi="Cambria Math" w:cs="Times New Roman"/>
                      <w:kern w:val="0"/>
                      <w:sz w:val="24"/>
                      <w:szCs w:val="24"/>
                    </w:rPr>
                  </w:del>
                </m:ctrlPr>
              </m:sSubPr>
              <m:e>
                <m:r>
                  <w:del w:id="2740" w:author="Zhang Li" w:date="2022-06-12T14:02:00Z">
                    <w:rPr>
                      <w:rFonts w:ascii="Cambria Math" w:eastAsia="宋体" w:hAnsi="Cambria Math" w:cs="Times New Roman"/>
                      <w:kern w:val="0"/>
                      <w:sz w:val="24"/>
                      <w:szCs w:val="24"/>
                    </w:rPr>
                    <m:t>g</m:t>
                  </w:del>
                </m:r>
              </m:e>
              <m:sub>
                <m:r>
                  <w:del w:id="2741" w:author="Zhang Li" w:date="2022-06-12T14:02:00Z">
                    <m:rPr>
                      <m:sty m:val="p"/>
                    </m:rPr>
                    <w:rPr>
                      <w:rFonts w:ascii="Cambria Math" w:eastAsia="宋体" w:hAnsi="Cambria Math" w:cs="Times New Roman"/>
                      <w:kern w:val="0"/>
                      <w:sz w:val="24"/>
                      <w:szCs w:val="24"/>
                    </w:rPr>
                    <m:t>22</m:t>
                  </w:del>
                </m:r>
              </m:sub>
            </m:sSub>
            <m:r>
              <w:del w:id="2742" w:author="Zhang Li" w:date="2022-06-12T14:02:00Z">
                <m:rPr>
                  <m:sty m:val="p"/>
                </m:rPr>
                <w:rPr>
                  <w:rFonts w:ascii="Cambria Math" w:eastAsia="宋体" w:hAnsi="Cambria Math" w:cs="Times New Roman"/>
                  <w:kern w:val="0"/>
                  <w:sz w:val="24"/>
                  <w:szCs w:val="24"/>
                </w:rPr>
                <m:t xml:space="preserve">, ⋯, </m:t>
              </w:del>
            </m:r>
            <m:r>
              <w:del w:id="2743" w:author="Zhang Li" w:date="2022-06-12T14:02:00Z">
                <w:rPr>
                  <w:rFonts w:ascii="Cambria Math" w:eastAsia="宋体" w:hAnsi="Cambria Math" w:cs="Times New Roman"/>
                  <w:kern w:val="0"/>
                  <w:sz w:val="24"/>
                  <w:szCs w:val="24"/>
                </w:rPr>
                <m:t>si</m:t>
              </w:del>
            </m:r>
            <m:sSub>
              <m:sSubPr>
                <m:ctrlPr>
                  <w:del w:id="2744" w:author="Zhang Li" w:date="2022-06-12T14:02:00Z">
                    <w:rPr>
                      <w:rFonts w:ascii="Cambria Math" w:eastAsia="宋体" w:hAnsi="Cambria Math" w:cs="Times New Roman"/>
                      <w:kern w:val="0"/>
                      <w:sz w:val="24"/>
                      <w:szCs w:val="24"/>
                    </w:rPr>
                  </w:del>
                </m:ctrlPr>
              </m:sSubPr>
              <m:e>
                <m:r>
                  <w:del w:id="2745" w:author="Zhang Li" w:date="2022-06-12T14:02:00Z">
                    <w:rPr>
                      <w:rFonts w:ascii="Cambria Math" w:eastAsia="宋体" w:hAnsi="Cambria Math" w:cs="Times New Roman"/>
                      <w:kern w:val="0"/>
                      <w:sz w:val="24"/>
                      <w:szCs w:val="24"/>
                    </w:rPr>
                    <m:t>g</m:t>
                  </w:del>
                </m:r>
              </m:e>
              <m:sub>
                <m:r>
                  <w:del w:id="2746" w:author="Zhang Li" w:date="2022-06-12T14:02:00Z">
                    <m:rPr>
                      <m:sty m:val="p"/>
                    </m:rPr>
                    <w:rPr>
                      <w:rFonts w:ascii="Cambria Math" w:eastAsia="宋体" w:hAnsi="Cambria Math" w:cs="Times New Roman"/>
                      <w:kern w:val="0"/>
                      <w:sz w:val="24"/>
                      <w:szCs w:val="24"/>
                    </w:rPr>
                    <m:t>2</m:t>
                  </w:del>
                </m:r>
                <m:sSub>
                  <m:sSubPr>
                    <m:ctrlPr>
                      <w:del w:id="2747" w:author="Zhang Li" w:date="2022-06-12T14:02:00Z">
                        <w:rPr>
                          <w:rFonts w:ascii="Cambria Math" w:eastAsia="宋体" w:hAnsi="Cambria Math" w:cs="Times New Roman"/>
                          <w:kern w:val="0"/>
                          <w:sz w:val="24"/>
                          <w:szCs w:val="24"/>
                        </w:rPr>
                      </w:del>
                    </m:ctrlPr>
                  </m:sSubPr>
                  <m:e>
                    <m:r>
                      <w:del w:id="2748" w:author="Zhang Li" w:date="2022-06-12T14:02:00Z">
                        <w:rPr>
                          <w:rFonts w:ascii="Cambria Math" w:eastAsia="宋体" w:hAnsi="Cambria Math" w:cs="Times New Roman"/>
                          <w:kern w:val="0"/>
                          <w:sz w:val="24"/>
                          <w:szCs w:val="24"/>
                        </w:rPr>
                        <m:t>m</m:t>
                      </w:del>
                    </m:r>
                  </m:e>
                  <m:sub>
                    <m:r>
                      <w:del w:id="2749" w:author="Zhang Li" w:date="2022-06-12T14:02:00Z">
                        <m:rPr>
                          <m:sty m:val="p"/>
                        </m:rPr>
                        <w:rPr>
                          <w:rFonts w:ascii="Cambria Math" w:eastAsia="宋体" w:hAnsi="Cambria Math" w:cs="Times New Roman"/>
                          <w:kern w:val="0"/>
                          <w:sz w:val="24"/>
                          <w:szCs w:val="24"/>
                        </w:rPr>
                        <m:t>2</m:t>
                      </w:del>
                    </m:r>
                  </m:sub>
                </m:sSub>
              </m:sub>
            </m:sSub>
          </m:e>
        </m:d>
        <m:r>
          <w:del w:id="2750" w:author="Zhang Li" w:date="2022-06-12T14:02:00Z">
            <w:rPr>
              <w:rFonts w:ascii="Cambria Math" w:eastAsia="宋体" w:hAnsi="Cambria Math" w:cs="Times New Roman"/>
              <w:kern w:val="0"/>
              <w:sz w:val="24"/>
              <w:szCs w:val="24"/>
            </w:rPr>
            <m:t xml:space="preserve">, </m:t>
          </w:del>
        </m:r>
        <m:sSub>
          <m:sSubPr>
            <m:ctrlPr>
              <w:del w:id="2751" w:author="Zhang Li" w:date="2022-06-12T14:02:00Z">
                <w:rPr>
                  <w:rFonts w:ascii="Cambria Math" w:eastAsia="宋体" w:hAnsi="Cambria Math" w:cs="Times New Roman"/>
                  <w:i/>
                  <w:kern w:val="0"/>
                  <w:sz w:val="24"/>
                  <w:szCs w:val="24"/>
                </w:rPr>
              </w:del>
            </m:ctrlPr>
          </m:sSubPr>
          <m:e>
            <m:r>
              <w:del w:id="2752" w:author="Zhang Li" w:date="2022-06-12T14:02:00Z">
                <w:rPr>
                  <w:rFonts w:ascii="Cambria Math" w:eastAsia="宋体" w:hAnsi="Cambria Math" w:cs="Times New Roman"/>
                  <w:kern w:val="0"/>
                  <w:sz w:val="24"/>
                  <w:szCs w:val="24"/>
                </w:rPr>
                <m:t>m</m:t>
              </w:del>
            </m:r>
          </m:e>
          <m:sub>
            <m:r>
              <w:del w:id="2753" w:author="Zhang Li" w:date="2022-06-12T14:02:00Z">
                <w:rPr>
                  <w:rFonts w:ascii="Cambria Math" w:eastAsia="宋体" w:hAnsi="Cambria Math" w:cs="Times New Roman"/>
                  <w:kern w:val="0"/>
                  <w:sz w:val="24"/>
                  <w:szCs w:val="24"/>
                </w:rPr>
                <m:t>1</m:t>
              </w:del>
            </m:r>
          </m:sub>
        </m:sSub>
        <m:r>
          <w:del w:id="2754" w:author="Zhang Li" w:date="2022-06-12T14:02:00Z">
            <w:rPr>
              <w:rFonts w:ascii="Cambria Math" w:eastAsia="宋体" w:hAnsi="Cambria Math" w:cs="Times New Roman"/>
              <w:kern w:val="0"/>
              <w:sz w:val="24"/>
              <w:szCs w:val="24"/>
            </w:rPr>
            <m:t xml:space="preserve">, </m:t>
          </w:del>
        </m:r>
        <m:sSub>
          <m:sSubPr>
            <m:ctrlPr>
              <w:del w:id="2755" w:author="Zhang Li" w:date="2022-06-12T14:02:00Z">
                <w:rPr>
                  <w:rFonts w:ascii="Cambria Math" w:eastAsia="宋体" w:hAnsi="Cambria Math" w:cs="Times New Roman"/>
                  <w:i/>
                  <w:kern w:val="0"/>
                  <w:sz w:val="24"/>
                  <w:szCs w:val="24"/>
                </w:rPr>
              </w:del>
            </m:ctrlPr>
          </m:sSubPr>
          <m:e>
            <m:r>
              <w:del w:id="2756" w:author="Zhang Li" w:date="2022-06-12T14:02:00Z">
                <w:rPr>
                  <w:rFonts w:ascii="Cambria Math" w:eastAsia="宋体" w:hAnsi="Cambria Math" w:cs="Times New Roman"/>
                  <w:kern w:val="0"/>
                  <w:sz w:val="24"/>
                  <w:szCs w:val="24"/>
                </w:rPr>
                <m:t>m</m:t>
              </w:del>
            </m:r>
          </m:e>
          <m:sub>
            <m:r>
              <w:del w:id="2757" w:author="Zhang Li" w:date="2022-06-12T14:02:00Z">
                <w:rPr>
                  <w:rFonts w:ascii="Cambria Math" w:eastAsia="宋体" w:hAnsi="Cambria Math" w:cs="Times New Roman"/>
                  <w:kern w:val="0"/>
                  <w:sz w:val="24"/>
                  <w:szCs w:val="24"/>
                </w:rPr>
                <m:t>2</m:t>
              </w:del>
            </m:r>
          </m:sub>
        </m:sSub>
        <m:r>
          <w:del w:id="2758" w:author="Zhang Li" w:date="2022-06-12T14:02:00Z">
            <w:rPr>
              <w:rFonts w:ascii="Cambria Math" w:eastAsia="宋体" w:hAnsi="Cambria Math" w:cs="Times New Roman"/>
              <w:kern w:val="0"/>
              <w:sz w:val="24"/>
              <w:szCs w:val="24"/>
            </w:rPr>
            <m:t>≥</m:t>
          </w:del>
        </m:r>
        <m:r>
          <w:del w:id="2759" w:author="Zhang Li" w:date="2022-06-12T14:02:00Z">
            <m:rPr>
              <m:sty m:val="p"/>
            </m:rPr>
            <w:rPr>
              <w:rFonts w:ascii="Cambria Math" w:eastAsia="宋体" w:hAnsi="Cambria Math" w:cs="Times New Roman"/>
              <w:kern w:val="0"/>
              <w:sz w:val="24"/>
              <w:szCs w:val="24"/>
            </w:rPr>
            <m:t>⌈</m:t>
          </w:del>
        </m:r>
        <m:f>
          <m:fPr>
            <m:ctrlPr>
              <w:del w:id="2760" w:author="Zhang Li" w:date="2022-06-12T14:02:00Z">
                <w:rPr>
                  <w:rFonts w:ascii="Cambria Math" w:eastAsia="宋体" w:hAnsi="Cambria Math" w:cs="Times New Roman"/>
                  <w:kern w:val="0"/>
                  <w:sz w:val="24"/>
                  <w:szCs w:val="24"/>
                </w:rPr>
              </w:del>
            </m:ctrlPr>
          </m:fPr>
          <m:num>
            <m:r>
              <w:del w:id="2761" w:author="Zhang Li" w:date="2022-06-12T14:02:00Z">
                <w:rPr>
                  <w:rFonts w:ascii="Cambria Math" w:eastAsia="宋体" w:hAnsi="Cambria Math" w:cs="Times New Roman"/>
                  <w:kern w:val="0"/>
                  <w:sz w:val="24"/>
                  <w:szCs w:val="24"/>
                </w:rPr>
                <m:t>N+1</m:t>
              </w:del>
            </m:r>
          </m:num>
          <m:den>
            <m:r>
              <w:del w:id="2762" w:author="Zhang Li" w:date="2022-06-12T14:02:00Z">
                <m:rPr>
                  <m:sty m:val="p"/>
                </m:rPr>
                <w:rPr>
                  <w:rFonts w:ascii="Cambria Math" w:eastAsia="宋体" w:hAnsi="Cambria Math" w:cs="Times New Roman"/>
                  <w:kern w:val="0"/>
                  <w:sz w:val="24"/>
                  <w:szCs w:val="24"/>
                </w:rPr>
                <m:t>2</m:t>
              </w:del>
            </m:r>
          </m:den>
        </m:f>
        <m:r>
          <w:del w:id="2763" w:author="Zhang Li" w:date="2022-06-12T14:02:00Z">
            <m:rPr>
              <m:sty m:val="p"/>
            </m:rPr>
            <w:rPr>
              <w:rFonts w:ascii="Cambria Math" w:eastAsia="宋体" w:hAnsi="Cambria Math" w:cs="Times New Roman"/>
              <w:kern w:val="0"/>
              <w:sz w:val="24"/>
              <w:szCs w:val="24"/>
            </w:rPr>
            <m:t>⌉</m:t>
          </w:del>
        </m:r>
      </m:oMath>
      <w:del w:id="2764"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2765" w:author="Zhang Li" w:date="2022-06-12T14:02:00Z">
            <w:rPr>
              <w:rFonts w:ascii="Cambria Math" w:eastAsia="宋体" w:hAnsi="Cambria Math" w:cs="Times New Roman"/>
              <w:kern w:val="0"/>
              <w:sz w:val="24"/>
              <w:szCs w:val="24"/>
            </w:rPr>
            <m:t>T</m:t>
          </w:del>
        </m:r>
        <m:sSub>
          <m:sSubPr>
            <m:ctrlPr>
              <w:del w:id="2766" w:author="Zhang Li" w:date="2022-06-12T14:02:00Z">
                <w:rPr>
                  <w:rFonts w:ascii="Cambria Math" w:eastAsia="宋体" w:hAnsi="Cambria Math" w:cs="Times New Roman"/>
                  <w:kern w:val="0"/>
                  <w:sz w:val="24"/>
                  <w:szCs w:val="24"/>
                </w:rPr>
              </w:del>
            </m:ctrlPr>
          </m:sSubPr>
          <m:e>
            <m:r>
              <w:del w:id="2767" w:author="Zhang Li" w:date="2022-06-12T14:02:00Z">
                <w:rPr>
                  <w:rFonts w:ascii="Cambria Math" w:eastAsia="宋体" w:hAnsi="Cambria Math" w:cs="Times New Roman"/>
                  <w:kern w:val="0"/>
                  <w:sz w:val="24"/>
                  <w:szCs w:val="24"/>
                </w:rPr>
                <m:t>s</m:t>
              </w:del>
            </m:r>
          </m:e>
          <m:sub>
            <m:r>
              <w:del w:id="2768" w:author="Zhang Li" w:date="2022-06-12T14:02:00Z">
                <m:rPr>
                  <m:sty m:val="p"/>
                </m:rPr>
                <w:rPr>
                  <w:rFonts w:ascii="Cambria Math" w:eastAsia="宋体" w:hAnsi="Cambria Math" w:cs="Times New Roman"/>
                  <w:kern w:val="0"/>
                  <w:sz w:val="24"/>
                  <w:szCs w:val="24"/>
                </w:rPr>
                <m:t>1</m:t>
              </w:del>
            </m:r>
          </m:sub>
        </m:sSub>
        <m:r>
          <w:del w:id="2769" w:author="Zhang Li" w:date="2022-06-12T14:02:00Z">
            <m:rPr>
              <m:sty m:val="p"/>
            </m:rPr>
            <w:rPr>
              <w:rFonts w:ascii="Cambria Math" w:eastAsia="宋体" w:hAnsi="Cambria Math" w:cs="Times New Roman"/>
              <w:kern w:val="0"/>
              <w:sz w:val="24"/>
              <w:szCs w:val="24"/>
            </w:rPr>
            <m:t>=</m:t>
          </w:del>
        </m:r>
        <m:sSub>
          <m:sSubPr>
            <m:ctrlPr>
              <w:del w:id="2770" w:author="Zhang Li" w:date="2022-06-12T14:02:00Z">
                <w:rPr>
                  <w:rFonts w:ascii="Cambria Math" w:eastAsia="宋体" w:hAnsi="Cambria Math" w:cs="Times New Roman"/>
                  <w:kern w:val="0"/>
                  <w:sz w:val="24"/>
                  <w:szCs w:val="24"/>
                </w:rPr>
              </w:del>
            </m:ctrlPr>
          </m:sSubPr>
          <m:e>
            <m:r>
              <w:del w:id="2771" w:author="Zhang Li" w:date="2022-06-12T14:02:00Z">
                <w:rPr>
                  <w:rFonts w:ascii="Cambria Math" w:eastAsia="宋体" w:hAnsi="Cambria Math" w:cs="Times New Roman"/>
                  <w:kern w:val="0"/>
                  <w:sz w:val="24"/>
                  <w:szCs w:val="24"/>
                </w:rPr>
                <m:t>t</m:t>
              </w:del>
            </m:r>
          </m:e>
          <m:sub>
            <m:r>
              <w:del w:id="2772" w:author="Zhang Li" w:date="2022-06-12T14:02:00Z">
                <m:rPr>
                  <m:sty m:val="p"/>
                </m:rPr>
                <w:rPr>
                  <w:rFonts w:ascii="Cambria Math" w:eastAsia="宋体" w:hAnsi="Cambria Math" w:cs="Times New Roman"/>
                  <w:kern w:val="0"/>
                  <w:sz w:val="24"/>
                  <w:szCs w:val="24"/>
                </w:rPr>
                <m:t>11</m:t>
              </w:del>
            </m:r>
          </m:sub>
        </m:sSub>
        <m:r>
          <w:del w:id="2773" w:author="Zhang Li" w:date="2022-06-12T14:02:00Z">
            <m:rPr>
              <m:sty m:val="p"/>
            </m:rPr>
            <w:rPr>
              <w:rFonts w:ascii="Cambria Math" w:eastAsia="宋体" w:hAnsi="Cambria Math" w:cs="Times New Roman"/>
              <w:kern w:val="0"/>
              <w:sz w:val="24"/>
              <w:szCs w:val="24"/>
            </w:rPr>
            <m:t>,</m:t>
          </w:del>
        </m:r>
        <m:sSub>
          <m:sSubPr>
            <m:ctrlPr>
              <w:del w:id="2774" w:author="Zhang Li" w:date="2022-06-12T14:02:00Z">
                <w:rPr>
                  <w:rFonts w:ascii="Cambria Math" w:eastAsia="宋体" w:hAnsi="Cambria Math" w:cs="Times New Roman"/>
                  <w:kern w:val="0"/>
                  <w:sz w:val="24"/>
                  <w:szCs w:val="24"/>
                </w:rPr>
              </w:del>
            </m:ctrlPr>
          </m:sSubPr>
          <m:e>
            <m:r>
              <w:del w:id="2775" w:author="Zhang Li" w:date="2022-06-12T14:02:00Z">
                <w:rPr>
                  <w:rFonts w:ascii="Cambria Math" w:eastAsia="宋体" w:hAnsi="Cambria Math" w:cs="Times New Roman"/>
                  <w:kern w:val="0"/>
                  <w:sz w:val="24"/>
                  <w:szCs w:val="24"/>
                </w:rPr>
                <m:t>t</m:t>
              </w:del>
            </m:r>
          </m:e>
          <m:sub>
            <m:r>
              <w:del w:id="2776" w:author="Zhang Li" w:date="2022-06-12T14:02:00Z">
                <m:rPr>
                  <m:sty m:val="p"/>
                </m:rPr>
                <w:rPr>
                  <w:rFonts w:ascii="Cambria Math" w:eastAsia="宋体" w:hAnsi="Cambria Math" w:cs="Times New Roman"/>
                  <w:kern w:val="0"/>
                  <w:sz w:val="24"/>
                  <w:szCs w:val="24"/>
                </w:rPr>
                <m:t>12</m:t>
              </w:del>
            </m:r>
          </m:sub>
        </m:sSub>
        <m:r>
          <w:del w:id="2777" w:author="Zhang Li" w:date="2022-06-12T14:02:00Z">
            <m:rPr>
              <m:sty m:val="p"/>
            </m:rPr>
            <w:rPr>
              <w:rFonts w:ascii="Cambria Math" w:eastAsia="宋体" w:hAnsi="Cambria Math" w:cs="Times New Roman"/>
              <w:kern w:val="0"/>
              <w:sz w:val="24"/>
              <w:szCs w:val="24"/>
            </w:rPr>
            <m:t>,⋯,</m:t>
          </w:del>
        </m:r>
        <m:sSub>
          <m:sSubPr>
            <m:ctrlPr>
              <w:del w:id="2778" w:author="Zhang Li" w:date="2022-06-12T14:02:00Z">
                <w:rPr>
                  <w:rFonts w:ascii="Cambria Math" w:eastAsia="宋体" w:hAnsi="Cambria Math" w:cs="Times New Roman"/>
                  <w:kern w:val="0"/>
                  <w:sz w:val="24"/>
                  <w:szCs w:val="24"/>
                </w:rPr>
              </w:del>
            </m:ctrlPr>
          </m:sSubPr>
          <m:e>
            <m:r>
              <w:del w:id="2779" w:author="Zhang Li" w:date="2022-06-12T14:02:00Z">
                <w:rPr>
                  <w:rFonts w:ascii="Cambria Math" w:eastAsia="宋体" w:hAnsi="Cambria Math" w:cs="Times New Roman"/>
                  <w:kern w:val="0"/>
                  <w:sz w:val="24"/>
                  <w:szCs w:val="24"/>
                </w:rPr>
                <m:t>t</m:t>
              </w:del>
            </m:r>
          </m:e>
          <m:sub>
            <m:r>
              <w:del w:id="2780" w:author="Zhang Li" w:date="2022-06-12T14:02:00Z">
                <m:rPr>
                  <m:sty m:val="p"/>
                </m:rPr>
                <w:rPr>
                  <w:rFonts w:ascii="Cambria Math" w:eastAsia="宋体" w:hAnsi="Cambria Math" w:cs="Times New Roman"/>
                  <w:kern w:val="0"/>
                  <w:sz w:val="24"/>
                  <w:szCs w:val="24"/>
                </w:rPr>
                <m:t>1</m:t>
              </w:del>
            </m:r>
            <m:sSub>
              <m:sSubPr>
                <m:ctrlPr>
                  <w:del w:id="2781" w:author="Zhang Li" w:date="2022-06-12T14:02:00Z">
                    <w:rPr>
                      <w:rFonts w:ascii="Cambria Math" w:eastAsia="宋体" w:hAnsi="Cambria Math" w:cs="Times New Roman"/>
                      <w:kern w:val="0"/>
                      <w:sz w:val="24"/>
                      <w:szCs w:val="24"/>
                    </w:rPr>
                  </w:del>
                </m:ctrlPr>
              </m:sSubPr>
              <m:e>
                <m:r>
                  <w:del w:id="2782" w:author="Zhang Li" w:date="2022-06-12T14:02:00Z">
                    <w:rPr>
                      <w:rFonts w:ascii="Cambria Math" w:eastAsia="宋体" w:hAnsi="Cambria Math" w:cs="Times New Roman"/>
                      <w:kern w:val="0"/>
                      <w:sz w:val="24"/>
                      <w:szCs w:val="24"/>
                    </w:rPr>
                    <m:t>m</m:t>
                  </w:del>
                </m:r>
              </m:e>
              <m:sub>
                <m:r>
                  <w:del w:id="2783" w:author="Zhang Li" w:date="2022-06-12T14:02:00Z">
                    <m:rPr>
                      <m:sty m:val="p"/>
                    </m:rPr>
                    <w:rPr>
                      <w:rFonts w:ascii="Cambria Math" w:eastAsia="宋体" w:hAnsi="Cambria Math" w:cs="Times New Roman"/>
                      <w:kern w:val="0"/>
                      <w:sz w:val="24"/>
                      <w:szCs w:val="24"/>
                    </w:rPr>
                    <m:t>1</m:t>
                  </w:del>
                </m:r>
              </m:sub>
            </m:sSub>
          </m:sub>
        </m:sSub>
      </m:oMath>
      <w:del w:id="2784"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2785" w:author="Zhang Li" w:date="2022-06-12T14:02:00Z">
            <w:rPr>
              <w:rFonts w:ascii="Cambria Math" w:eastAsia="宋体" w:hAnsi="Cambria Math" w:cs="Times New Roman"/>
              <w:kern w:val="0"/>
              <w:sz w:val="24"/>
              <w:szCs w:val="24"/>
            </w:rPr>
            <m:t>T</m:t>
          </w:del>
        </m:r>
        <m:sSub>
          <m:sSubPr>
            <m:ctrlPr>
              <w:del w:id="2786" w:author="Zhang Li" w:date="2022-06-12T14:02:00Z">
                <w:rPr>
                  <w:rFonts w:ascii="Cambria Math" w:eastAsia="宋体" w:hAnsi="Cambria Math" w:cs="Times New Roman"/>
                  <w:kern w:val="0"/>
                  <w:sz w:val="24"/>
                  <w:szCs w:val="24"/>
                </w:rPr>
              </w:del>
            </m:ctrlPr>
          </m:sSubPr>
          <m:e>
            <m:r>
              <w:del w:id="2787" w:author="Zhang Li" w:date="2022-06-12T14:02:00Z">
                <w:rPr>
                  <w:rFonts w:ascii="Cambria Math" w:eastAsia="宋体" w:hAnsi="Cambria Math" w:cs="Times New Roman"/>
                  <w:kern w:val="0"/>
                  <w:sz w:val="24"/>
                  <w:szCs w:val="24"/>
                </w:rPr>
                <m:t>s</m:t>
              </w:del>
            </m:r>
          </m:e>
          <m:sub>
            <m:r>
              <w:del w:id="2788" w:author="Zhang Li" w:date="2022-06-12T14:02:00Z">
                <m:rPr>
                  <m:sty m:val="p"/>
                </m:rPr>
                <w:rPr>
                  <w:rFonts w:ascii="Cambria Math" w:eastAsia="宋体" w:hAnsi="Cambria Math" w:cs="Times New Roman"/>
                  <w:kern w:val="0"/>
                  <w:sz w:val="24"/>
                  <w:szCs w:val="24"/>
                </w:rPr>
                <m:t>2</m:t>
              </w:del>
            </m:r>
          </m:sub>
        </m:sSub>
        <m:r>
          <w:del w:id="2789" w:author="Zhang Li" w:date="2022-06-12T14:02:00Z">
            <m:rPr>
              <m:sty m:val="p"/>
            </m:rPr>
            <w:rPr>
              <w:rFonts w:ascii="Cambria Math" w:eastAsia="宋体" w:hAnsi="Cambria Math" w:cs="Times New Roman"/>
              <w:kern w:val="0"/>
              <w:sz w:val="24"/>
              <w:szCs w:val="24"/>
            </w:rPr>
            <m:t>=</m:t>
          </w:del>
        </m:r>
        <m:sSub>
          <m:sSubPr>
            <m:ctrlPr>
              <w:del w:id="2790" w:author="Zhang Li" w:date="2022-06-12T14:02:00Z">
                <w:rPr>
                  <w:rFonts w:ascii="Cambria Math" w:eastAsia="宋体" w:hAnsi="Cambria Math" w:cs="Times New Roman"/>
                  <w:kern w:val="0"/>
                  <w:sz w:val="24"/>
                  <w:szCs w:val="24"/>
                </w:rPr>
              </w:del>
            </m:ctrlPr>
          </m:sSubPr>
          <m:e>
            <m:r>
              <w:del w:id="2791" w:author="Zhang Li" w:date="2022-06-12T14:02:00Z">
                <w:rPr>
                  <w:rFonts w:ascii="Cambria Math" w:eastAsia="宋体" w:hAnsi="Cambria Math" w:cs="Times New Roman"/>
                  <w:kern w:val="0"/>
                  <w:sz w:val="24"/>
                  <w:szCs w:val="24"/>
                </w:rPr>
                <m:t>t</m:t>
              </w:del>
            </m:r>
          </m:e>
          <m:sub>
            <m:r>
              <w:del w:id="2792" w:author="Zhang Li" w:date="2022-06-12T14:02:00Z">
                <m:rPr>
                  <m:sty m:val="p"/>
                </m:rPr>
                <w:rPr>
                  <w:rFonts w:ascii="Cambria Math" w:eastAsia="宋体" w:hAnsi="Cambria Math" w:cs="Times New Roman"/>
                  <w:kern w:val="0"/>
                  <w:sz w:val="24"/>
                  <w:szCs w:val="24"/>
                </w:rPr>
                <m:t>21</m:t>
              </w:del>
            </m:r>
          </m:sub>
        </m:sSub>
        <m:r>
          <w:del w:id="2793" w:author="Zhang Li" w:date="2022-06-12T14:02:00Z">
            <m:rPr>
              <m:sty m:val="p"/>
            </m:rPr>
            <w:rPr>
              <w:rFonts w:ascii="Cambria Math" w:eastAsia="宋体" w:hAnsi="Cambria Math" w:cs="Times New Roman"/>
              <w:kern w:val="0"/>
              <w:sz w:val="24"/>
              <w:szCs w:val="24"/>
            </w:rPr>
            <m:t>,</m:t>
          </w:del>
        </m:r>
        <m:sSub>
          <m:sSubPr>
            <m:ctrlPr>
              <w:del w:id="2794" w:author="Zhang Li" w:date="2022-06-12T14:02:00Z">
                <w:rPr>
                  <w:rFonts w:ascii="Cambria Math" w:eastAsia="宋体" w:hAnsi="Cambria Math" w:cs="Times New Roman"/>
                  <w:kern w:val="0"/>
                  <w:sz w:val="24"/>
                  <w:szCs w:val="24"/>
                </w:rPr>
              </w:del>
            </m:ctrlPr>
          </m:sSubPr>
          <m:e>
            <m:r>
              <w:del w:id="2795" w:author="Zhang Li" w:date="2022-06-12T14:02:00Z">
                <w:rPr>
                  <w:rFonts w:ascii="Cambria Math" w:eastAsia="宋体" w:hAnsi="Cambria Math" w:cs="Times New Roman"/>
                  <w:kern w:val="0"/>
                  <w:sz w:val="24"/>
                  <w:szCs w:val="24"/>
                </w:rPr>
                <m:t>t</m:t>
              </w:del>
            </m:r>
          </m:e>
          <m:sub>
            <m:r>
              <w:del w:id="2796" w:author="Zhang Li" w:date="2022-06-12T14:02:00Z">
                <m:rPr>
                  <m:sty m:val="p"/>
                </m:rPr>
                <w:rPr>
                  <w:rFonts w:ascii="Cambria Math" w:eastAsia="宋体" w:hAnsi="Cambria Math" w:cs="Times New Roman"/>
                  <w:kern w:val="0"/>
                  <w:sz w:val="24"/>
                  <w:szCs w:val="24"/>
                </w:rPr>
                <m:t>22</m:t>
              </w:del>
            </m:r>
          </m:sub>
        </m:sSub>
        <m:r>
          <w:del w:id="2797" w:author="Zhang Li" w:date="2022-06-12T14:02:00Z">
            <m:rPr>
              <m:sty m:val="p"/>
            </m:rPr>
            <w:rPr>
              <w:rFonts w:ascii="Cambria Math" w:eastAsia="宋体" w:hAnsi="Cambria Math" w:cs="Times New Roman"/>
              <w:kern w:val="0"/>
              <w:sz w:val="24"/>
              <w:szCs w:val="24"/>
            </w:rPr>
            <m:t>,⋯,</m:t>
          </w:del>
        </m:r>
        <m:sSub>
          <m:sSubPr>
            <m:ctrlPr>
              <w:del w:id="2798" w:author="Zhang Li" w:date="2022-06-12T14:02:00Z">
                <w:rPr>
                  <w:rFonts w:ascii="Cambria Math" w:eastAsia="宋体" w:hAnsi="Cambria Math" w:cs="Times New Roman"/>
                  <w:kern w:val="0"/>
                  <w:sz w:val="24"/>
                  <w:szCs w:val="24"/>
                </w:rPr>
              </w:del>
            </m:ctrlPr>
          </m:sSubPr>
          <m:e>
            <m:r>
              <w:del w:id="2799" w:author="Zhang Li" w:date="2022-06-12T14:02:00Z">
                <w:rPr>
                  <w:rFonts w:ascii="Cambria Math" w:eastAsia="宋体" w:hAnsi="Cambria Math" w:cs="Times New Roman"/>
                  <w:kern w:val="0"/>
                  <w:sz w:val="24"/>
                  <w:szCs w:val="24"/>
                </w:rPr>
                <m:t>t</m:t>
              </w:del>
            </m:r>
          </m:e>
          <m:sub>
            <m:r>
              <w:del w:id="2800" w:author="Zhang Li" w:date="2022-06-12T14:02:00Z">
                <m:rPr>
                  <m:sty m:val="p"/>
                </m:rPr>
                <w:rPr>
                  <w:rFonts w:ascii="Cambria Math" w:eastAsia="宋体" w:hAnsi="Cambria Math" w:cs="Times New Roman"/>
                  <w:kern w:val="0"/>
                  <w:sz w:val="24"/>
                  <w:szCs w:val="24"/>
                </w:rPr>
                <m:t>2</m:t>
              </w:del>
            </m:r>
            <m:sSub>
              <m:sSubPr>
                <m:ctrlPr>
                  <w:del w:id="2801" w:author="Zhang Li" w:date="2022-06-12T14:02:00Z">
                    <w:rPr>
                      <w:rFonts w:ascii="Cambria Math" w:eastAsia="宋体" w:hAnsi="Cambria Math" w:cs="Times New Roman"/>
                      <w:kern w:val="0"/>
                      <w:sz w:val="24"/>
                      <w:szCs w:val="24"/>
                    </w:rPr>
                  </w:del>
                </m:ctrlPr>
              </m:sSubPr>
              <m:e>
                <m:r>
                  <w:del w:id="2802" w:author="Zhang Li" w:date="2022-06-12T14:02:00Z">
                    <w:rPr>
                      <w:rFonts w:ascii="Cambria Math" w:eastAsia="宋体" w:hAnsi="Cambria Math" w:cs="Times New Roman"/>
                      <w:kern w:val="0"/>
                      <w:sz w:val="24"/>
                      <w:szCs w:val="24"/>
                    </w:rPr>
                    <m:t>m</m:t>
                  </w:del>
                </m:r>
              </m:e>
              <m:sub>
                <m:r>
                  <w:del w:id="2803" w:author="Zhang Li" w:date="2022-06-12T14:02:00Z">
                    <m:rPr>
                      <m:sty m:val="p"/>
                    </m:rPr>
                    <w:rPr>
                      <w:rFonts w:ascii="Cambria Math" w:eastAsia="宋体" w:hAnsi="Cambria Math" w:cs="Times New Roman"/>
                      <w:kern w:val="0"/>
                      <w:sz w:val="24"/>
                      <w:szCs w:val="24"/>
                    </w:rPr>
                    <m:t>2</m:t>
                  </w:del>
                </m:r>
              </m:sub>
            </m:sSub>
          </m:sub>
        </m:sSub>
      </m:oMath>
      <w:del w:id="2804"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2805" w:author="Zhang Li" w:date="2022-06-12T14:02:00Z">
            <w:rPr>
              <w:rFonts w:ascii="Cambria Math" w:eastAsia="宋体" w:hAnsi="Cambria Math" w:cs="Times New Roman"/>
              <w:kern w:val="0"/>
              <w:sz w:val="24"/>
              <w:szCs w:val="24"/>
            </w:rPr>
            <m:t xml:space="preserve"> </m:t>
          </w:del>
        </m:r>
        <m:sSubSup>
          <m:sSubSupPr>
            <m:ctrlPr>
              <w:del w:id="2806" w:author="Zhang Li" w:date="2022-06-12T14:02:00Z">
                <w:rPr>
                  <w:rFonts w:ascii="Cambria Math" w:eastAsia="宋体" w:hAnsi="Cambria Math" w:cs="Times New Roman"/>
                  <w:kern w:val="0"/>
                  <w:sz w:val="24"/>
                  <w:szCs w:val="24"/>
                </w:rPr>
              </w:del>
            </m:ctrlPr>
          </m:sSubSupPr>
          <m:e>
            <m:r>
              <w:del w:id="2807" w:author="Zhang Li" w:date="2022-06-12T14:02:00Z">
                <w:rPr>
                  <w:rFonts w:ascii="Cambria Math" w:eastAsia="宋体" w:hAnsi="Cambria Math" w:cs="Times New Roman"/>
                  <w:kern w:val="0"/>
                  <w:sz w:val="24"/>
                  <w:szCs w:val="24"/>
                </w:rPr>
                <m:t>T</m:t>
              </w:del>
            </m:r>
          </m:e>
          <m:sub>
            <m:r>
              <w:del w:id="2808" w:author="Zhang Li" w:date="2022-06-12T14:02:00Z">
                <w:rPr>
                  <w:rFonts w:ascii="Cambria Math" w:eastAsia="宋体" w:hAnsi="Cambria Math" w:cs="Times New Roman"/>
                  <w:kern w:val="0"/>
                  <w:sz w:val="24"/>
                  <w:szCs w:val="24"/>
                </w:rPr>
                <m:t>avg</m:t>
              </w:del>
            </m:r>
          </m:sub>
          <m:sup>
            <m:r>
              <w:del w:id="2809" w:author="Zhang Li" w:date="2022-06-12T14:02:00Z">
                <m:rPr>
                  <m:sty m:val="p"/>
                </m:rPr>
                <w:rPr>
                  <w:rFonts w:ascii="Cambria Math" w:eastAsia="宋体" w:hAnsi="Cambria Math" w:cs="Times New Roman"/>
                  <w:kern w:val="0"/>
                  <w:sz w:val="24"/>
                  <w:szCs w:val="24"/>
                </w:rPr>
                <m:t>1</m:t>
              </w:del>
            </m:r>
          </m:sup>
        </m:sSubSup>
        <m:r>
          <w:del w:id="2810" w:author="Zhang Li" w:date="2022-06-12T14:02:00Z">
            <m:rPr>
              <m:sty m:val="p"/>
            </m:rPr>
            <w:rPr>
              <w:rFonts w:ascii="Cambria Math" w:eastAsia="宋体" w:hAnsi="Cambria Math" w:cs="Times New Roman"/>
              <w:kern w:val="0"/>
              <w:sz w:val="24"/>
              <w:szCs w:val="24"/>
            </w:rPr>
            <m:t>=</m:t>
          </w:del>
        </m:r>
        <m:f>
          <m:fPr>
            <m:ctrlPr>
              <w:del w:id="2811" w:author="Zhang Li" w:date="2022-06-12T14:02:00Z">
                <w:rPr>
                  <w:rFonts w:ascii="Cambria Math" w:eastAsia="宋体" w:hAnsi="Cambria Math" w:cs="Times New Roman"/>
                  <w:kern w:val="0"/>
                  <w:sz w:val="24"/>
                  <w:szCs w:val="24"/>
                </w:rPr>
              </w:del>
            </m:ctrlPr>
          </m:fPr>
          <m:num>
            <m:nary>
              <m:naryPr>
                <m:chr m:val="∑"/>
                <m:limLoc m:val="undOvr"/>
                <m:ctrlPr>
                  <w:del w:id="2812" w:author="Zhang Li" w:date="2022-06-12T14:02:00Z">
                    <w:rPr>
                      <w:rFonts w:ascii="Cambria Math" w:eastAsia="宋体" w:hAnsi="Cambria Math" w:cs="Times New Roman"/>
                      <w:kern w:val="0"/>
                      <w:sz w:val="24"/>
                      <w:szCs w:val="24"/>
                    </w:rPr>
                  </w:del>
                </m:ctrlPr>
              </m:naryPr>
              <m:sub>
                <m:r>
                  <w:del w:id="2813" w:author="Zhang Li" w:date="2022-06-12T14:02:00Z">
                    <w:rPr>
                      <w:rFonts w:ascii="Cambria Math" w:eastAsia="宋体" w:hAnsi="Cambria Math" w:cs="Times New Roman"/>
                      <w:kern w:val="0"/>
                      <w:sz w:val="24"/>
                      <w:szCs w:val="24"/>
                    </w:rPr>
                    <m:t>i</m:t>
                  </w:del>
                </m:r>
                <m:r>
                  <w:del w:id="2814" w:author="Zhang Li" w:date="2022-06-12T14:02:00Z">
                    <m:rPr>
                      <m:sty m:val="p"/>
                    </m:rPr>
                    <w:rPr>
                      <w:rFonts w:ascii="Cambria Math" w:eastAsia="宋体" w:hAnsi="Cambria Math" w:cs="Times New Roman"/>
                      <w:kern w:val="0"/>
                      <w:sz w:val="24"/>
                      <w:szCs w:val="24"/>
                    </w:rPr>
                    <m:t xml:space="preserve">=1 </m:t>
                  </w:del>
                </m:r>
              </m:sub>
              <m:sup>
                <m:sSub>
                  <m:sSubPr>
                    <m:ctrlPr>
                      <w:del w:id="2815" w:author="Zhang Li" w:date="2022-06-12T14:02:00Z">
                        <w:rPr>
                          <w:rFonts w:ascii="Cambria Math" w:eastAsia="宋体" w:hAnsi="Cambria Math" w:cs="Times New Roman"/>
                          <w:kern w:val="0"/>
                          <w:sz w:val="24"/>
                          <w:szCs w:val="24"/>
                        </w:rPr>
                      </w:del>
                    </m:ctrlPr>
                  </m:sSubPr>
                  <m:e>
                    <m:r>
                      <w:del w:id="2816" w:author="Zhang Li" w:date="2022-06-12T14:02:00Z">
                        <w:rPr>
                          <w:rFonts w:ascii="Cambria Math" w:eastAsia="宋体" w:hAnsi="Cambria Math" w:cs="Times New Roman"/>
                          <w:kern w:val="0"/>
                          <w:sz w:val="24"/>
                          <w:szCs w:val="24"/>
                        </w:rPr>
                        <m:t>m</m:t>
                      </w:del>
                    </m:r>
                  </m:e>
                  <m:sub>
                    <m:r>
                      <w:del w:id="2817" w:author="Zhang Li" w:date="2022-06-12T14:02:00Z">
                        <m:rPr>
                          <m:sty m:val="p"/>
                        </m:rPr>
                        <w:rPr>
                          <w:rFonts w:ascii="Cambria Math" w:eastAsia="宋体" w:hAnsi="Cambria Math" w:cs="Times New Roman"/>
                          <w:kern w:val="0"/>
                          <w:sz w:val="24"/>
                          <w:szCs w:val="24"/>
                        </w:rPr>
                        <m:t>1</m:t>
                      </w:del>
                    </m:r>
                  </m:sub>
                </m:sSub>
              </m:sup>
              <m:e>
                <m:sSub>
                  <m:sSubPr>
                    <m:ctrlPr>
                      <w:del w:id="2818" w:author="Zhang Li" w:date="2022-06-12T14:02:00Z">
                        <w:rPr>
                          <w:rFonts w:ascii="Cambria Math" w:eastAsia="宋体" w:hAnsi="Cambria Math" w:cs="Times New Roman"/>
                          <w:kern w:val="0"/>
                          <w:sz w:val="24"/>
                          <w:szCs w:val="24"/>
                        </w:rPr>
                      </w:del>
                    </m:ctrlPr>
                  </m:sSubPr>
                  <m:e>
                    <m:r>
                      <w:del w:id="2819" w:author="Zhang Li" w:date="2022-06-12T14:02:00Z">
                        <w:rPr>
                          <w:rFonts w:ascii="Cambria Math" w:eastAsia="宋体" w:hAnsi="Cambria Math" w:cs="Times New Roman"/>
                          <w:kern w:val="0"/>
                          <w:sz w:val="24"/>
                          <w:szCs w:val="24"/>
                        </w:rPr>
                        <m:t>t</m:t>
                      </w:del>
                    </m:r>
                  </m:e>
                  <m:sub>
                    <m:r>
                      <w:del w:id="2820" w:author="Zhang Li" w:date="2022-06-12T14:02:00Z">
                        <w:rPr>
                          <w:rFonts w:ascii="Cambria Math" w:eastAsia="宋体" w:hAnsi="Cambria Math" w:cs="Times New Roman"/>
                          <w:kern w:val="0"/>
                          <w:sz w:val="24"/>
                          <w:szCs w:val="24"/>
                        </w:rPr>
                        <m:t>i</m:t>
                      </w:del>
                    </m:r>
                  </m:sub>
                </m:sSub>
              </m:e>
            </m:nary>
          </m:num>
          <m:den>
            <m:sSub>
              <m:sSubPr>
                <m:ctrlPr>
                  <w:del w:id="2821" w:author="Zhang Li" w:date="2022-06-12T14:02:00Z">
                    <w:rPr>
                      <w:rFonts w:ascii="Cambria Math" w:eastAsia="宋体" w:hAnsi="Cambria Math" w:cs="Times New Roman"/>
                      <w:kern w:val="0"/>
                      <w:sz w:val="24"/>
                      <w:szCs w:val="24"/>
                    </w:rPr>
                  </w:del>
                </m:ctrlPr>
              </m:sSubPr>
              <m:e>
                <m:r>
                  <w:del w:id="2822" w:author="Zhang Li" w:date="2022-06-12T14:02:00Z">
                    <w:rPr>
                      <w:rFonts w:ascii="Cambria Math" w:eastAsia="宋体" w:hAnsi="Cambria Math" w:cs="Times New Roman"/>
                      <w:kern w:val="0"/>
                      <w:sz w:val="24"/>
                      <w:szCs w:val="24"/>
                    </w:rPr>
                    <m:t>m</m:t>
                  </w:del>
                </m:r>
              </m:e>
              <m:sub>
                <m:r>
                  <w:del w:id="2823" w:author="Zhang Li" w:date="2022-06-12T14:02:00Z">
                    <m:rPr>
                      <m:sty m:val="p"/>
                    </m:rPr>
                    <w:rPr>
                      <w:rFonts w:ascii="Cambria Math" w:eastAsia="宋体" w:hAnsi="Cambria Math" w:cs="Times New Roman"/>
                      <w:kern w:val="0"/>
                      <w:sz w:val="24"/>
                      <w:szCs w:val="24"/>
                    </w:rPr>
                    <m:t>1</m:t>
                  </w:del>
                </m:r>
              </m:sub>
            </m:sSub>
          </m:den>
        </m:f>
      </m:oMath>
      <w:del w:id="2824"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2825" w:author="Zhang Li" w:date="2022-06-12T14:02:00Z">
                <w:rPr>
                  <w:rFonts w:ascii="Cambria Math" w:eastAsia="宋体" w:hAnsi="Cambria Math" w:cs="Times New Roman"/>
                  <w:kern w:val="0"/>
                  <w:sz w:val="24"/>
                  <w:szCs w:val="24"/>
                </w:rPr>
              </w:del>
            </m:ctrlPr>
          </m:sSubSupPr>
          <m:e>
            <m:r>
              <w:del w:id="2826" w:author="Zhang Li" w:date="2022-06-12T14:02:00Z">
                <w:rPr>
                  <w:rFonts w:ascii="Cambria Math" w:eastAsia="宋体" w:hAnsi="Cambria Math" w:cs="Times New Roman"/>
                  <w:kern w:val="0"/>
                  <w:sz w:val="24"/>
                  <w:szCs w:val="24"/>
                </w:rPr>
                <m:t>T</m:t>
              </w:del>
            </m:r>
          </m:e>
          <m:sub>
            <m:r>
              <w:del w:id="2827" w:author="Zhang Li" w:date="2022-06-12T14:02:00Z">
                <w:rPr>
                  <w:rFonts w:ascii="Cambria Math" w:eastAsia="宋体" w:hAnsi="Cambria Math" w:cs="Times New Roman"/>
                  <w:kern w:val="0"/>
                  <w:sz w:val="24"/>
                  <w:szCs w:val="24"/>
                </w:rPr>
                <m:t>avg</m:t>
              </w:del>
            </m:r>
          </m:sub>
          <m:sup>
            <m:r>
              <w:del w:id="2828" w:author="Zhang Li" w:date="2022-06-12T14:02:00Z">
                <m:rPr>
                  <m:sty m:val="p"/>
                </m:rPr>
                <w:rPr>
                  <w:rFonts w:ascii="Cambria Math" w:eastAsia="宋体" w:hAnsi="Cambria Math" w:cs="Times New Roman"/>
                  <w:kern w:val="0"/>
                  <w:sz w:val="24"/>
                  <w:szCs w:val="24"/>
                </w:rPr>
                <m:t>2</m:t>
              </w:del>
            </m:r>
          </m:sup>
        </m:sSubSup>
        <m:r>
          <w:del w:id="2829" w:author="Zhang Li" w:date="2022-06-12T14:02:00Z">
            <m:rPr>
              <m:sty m:val="p"/>
            </m:rPr>
            <w:rPr>
              <w:rFonts w:ascii="Cambria Math" w:eastAsia="宋体" w:hAnsi="Cambria Math" w:cs="Times New Roman"/>
              <w:kern w:val="0"/>
              <w:sz w:val="24"/>
              <w:szCs w:val="24"/>
            </w:rPr>
            <m:t>=</m:t>
          </w:del>
        </m:r>
        <m:f>
          <m:fPr>
            <m:ctrlPr>
              <w:del w:id="2830" w:author="Zhang Li" w:date="2022-06-12T14:02:00Z">
                <w:rPr>
                  <w:rFonts w:ascii="Cambria Math" w:eastAsia="宋体" w:hAnsi="Cambria Math" w:cs="Times New Roman"/>
                  <w:kern w:val="0"/>
                  <w:sz w:val="24"/>
                  <w:szCs w:val="24"/>
                </w:rPr>
              </w:del>
            </m:ctrlPr>
          </m:fPr>
          <m:num>
            <m:nary>
              <m:naryPr>
                <m:chr m:val="∑"/>
                <m:limLoc m:val="undOvr"/>
                <m:ctrlPr>
                  <w:del w:id="2831" w:author="Zhang Li" w:date="2022-06-12T14:02:00Z">
                    <w:rPr>
                      <w:rFonts w:ascii="Cambria Math" w:eastAsia="宋体" w:hAnsi="Cambria Math" w:cs="Times New Roman"/>
                      <w:kern w:val="0"/>
                      <w:sz w:val="24"/>
                      <w:szCs w:val="24"/>
                    </w:rPr>
                  </w:del>
                </m:ctrlPr>
              </m:naryPr>
              <m:sub>
                <m:r>
                  <w:del w:id="2832" w:author="Zhang Li" w:date="2022-06-12T14:02:00Z">
                    <w:rPr>
                      <w:rFonts w:ascii="Cambria Math" w:eastAsia="宋体" w:hAnsi="Cambria Math" w:cs="Times New Roman"/>
                      <w:kern w:val="0"/>
                      <w:sz w:val="24"/>
                      <w:szCs w:val="24"/>
                    </w:rPr>
                    <m:t>i</m:t>
                  </w:del>
                </m:r>
                <m:r>
                  <w:del w:id="2833" w:author="Zhang Li" w:date="2022-06-12T14:02:00Z">
                    <m:rPr>
                      <m:sty m:val="p"/>
                    </m:rPr>
                    <w:rPr>
                      <w:rFonts w:ascii="Cambria Math" w:eastAsia="宋体" w:hAnsi="Cambria Math" w:cs="Times New Roman"/>
                      <w:kern w:val="0"/>
                      <w:sz w:val="24"/>
                      <w:szCs w:val="24"/>
                    </w:rPr>
                    <m:t xml:space="preserve">=1 </m:t>
                  </w:del>
                </m:r>
              </m:sub>
              <m:sup>
                <m:sSub>
                  <m:sSubPr>
                    <m:ctrlPr>
                      <w:del w:id="2834" w:author="Zhang Li" w:date="2022-06-12T14:02:00Z">
                        <w:rPr>
                          <w:rFonts w:ascii="Cambria Math" w:eastAsia="宋体" w:hAnsi="Cambria Math" w:cs="Times New Roman"/>
                          <w:kern w:val="0"/>
                          <w:sz w:val="24"/>
                          <w:szCs w:val="24"/>
                        </w:rPr>
                      </w:del>
                    </m:ctrlPr>
                  </m:sSubPr>
                  <m:e>
                    <m:r>
                      <w:del w:id="2835" w:author="Zhang Li" w:date="2022-06-12T14:02:00Z">
                        <w:rPr>
                          <w:rFonts w:ascii="Cambria Math" w:eastAsia="宋体" w:hAnsi="Cambria Math" w:cs="Times New Roman"/>
                          <w:kern w:val="0"/>
                          <w:sz w:val="24"/>
                          <w:szCs w:val="24"/>
                        </w:rPr>
                        <m:t>m</m:t>
                      </w:del>
                    </m:r>
                  </m:e>
                  <m:sub>
                    <m:r>
                      <w:del w:id="2836" w:author="Zhang Li" w:date="2022-06-12T14:02:00Z">
                        <m:rPr>
                          <m:sty m:val="p"/>
                        </m:rPr>
                        <w:rPr>
                          <w:rFonts w:ascii="Cambria Math" w:eastAsia="宋体" w:hAnsi="Cambria Math" w:cs="Times New Roman"/>
                          <w:kern w:val="0"/>
                          <w:sz w:val="24"/>
                          <w:szCs w:val="24"/>
                        </w:rPr>
                        <m:t>2</m:t>
                      </w:del>
                    </m:r>
                  </m:sub>
                </m:sSub>
              </m:sup>
              <m:e>
                <m:sSub>
                  <m:sSubPr>
                    <m:ctrlPr>
                      <w:del w:id="2837" w:author="Zhang Li" w:date="2022-06-12T14:02:00Z">
                        <w:rPr>
                          <w:rFonts w:ascii="Cambria Math" w:eastAsia="宋体" w:hAnsi="Cambria Math" w:cs="Times New Roman"/>
                          <w:kern w:val="0"/>
                          <w:sz w:val="24"/>
                          <w:szCs w:val="24"/>
                        </w:rPr>
                      </w:del>
                    </m:ctrlPr>
                  </m:sSubPr>
                  <m:e>
                    <m:r>
                      <w:del w:id="2838" w:author="Zhang Li" w:date="2022-06-12T14:02:00Z">
                        <w:rPr>
                          <w:rFonts w:ascii="Cambria Math" w:eastAsia="宋体" w:hAnsi="Cambria Math" w:cs="Times New Roman"/>
                          <w:kern w:val="0"/>
                          <w:sz w:val="24"/>
                          <w:szCs w:val="24"/>
                        </w:rPr>
                        <m:t>t</m:t>
                      </w:del>
                    </m:r>
                  </m:e>
                  <m:sub>
                    <m:r>
                      <w:del w:id="2839" w:author="Zhang Li" w:date="2022-06-12T14:02:00Z">
                        <w:rPr>
                          <w:rFonts w:ascii="Cambria Math" w:eastAsia="宋体" w:hAnsi="Cambria Math" w:cs="Times New Roman"/>
                          <w:kern w:val="0"/>
                          <w:sz w:val="24"/>
                          <w:szCs w:val="24"/>
                        </w:rPr>
                        <m:t>i</m:t>
                      </w:del>
                    </m:r>
                  </m:sub>
                </m:sSub>
              </m:e>
            </m:nary>
          </m:num>
          <m:den>
            <m:sSub>
              <m:sSubPr>
                <m:ctrlPr>
                  <w:del w:id="2840" w:author="Zhang Li" w:date="2022-06-12T14:02:00Z">
                    <w:rPr>
                      <w:rFonts w:ascii="Cambria Math" w:eastAsia="宋体" w:hAnsi="Cambria Math" w:cs="Times New Roman"/>
                      <w:kern w:val="0"/>
                      <w:sz w:val="24"/>
                      <w:szCs w:val="24"/>
                    </w:rPr>
                  </w:del>
                </m:ctrlPr>
              </m:sSubPr>
              <m:e>
                <m:r>
                  <w:del w:id="2841" w:author="Zhang Li" w:date="2022-06-12T14:02:00Z">
                    <w:rPr>
                      <w:rFonts w:ascii="Cambria Math" w:eastAsia="宋体" w:hAnsi="Cambria Math" w:cs="Times New Roman"/>
                      <w:kern w:val="0"/>
                      <w:sz w:val="24"/>
                      <w:szCs w:val="24"/>
                    </w:rPr>
                    <m:t>m</m:t>
                  </w:del>
                </m:r>
              </m:e>
              <m:sub>
                <m:r>
                  <w:del w:id="2842" w:author="Zhang Li" w:date="2022-06-12T14:02:00Z">
                    <m:rPr>
                      <m:sty m:val="p"/>
                    </m:rPr>
                    <w:rPr>
                      <w:rFonts w:ascii="Cambria Math" w:eastAsia="宋体" w:hAnsi="Cambria Math" w:cs="Times New Roman"/>
                      <w:kern w:val="0"/>
                      <w:sz w:val="24"/>
                      <w:szCs w:val="24"/>
                    </w:rPr>
                    <m:t>2</m:t>
                  </w:del>
                </m:r>
              </m:sub>
            </m:sSub>
          </m:den>
        </m:f>
      </m:oMath>
      <w:del w:id="2843"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2844" w:author="Zhang Li" w:date="2022-06-12T14:02:00Z">
                <w:rPr>
                  <w:rFonts w:ascii="Cambria Math" w:eastAsia="宋体" w:hAnsi="Cambria Math" w:cs="Times New Roman"/>
                  <w:kern w:val="0"/>
                  <w:sz w:val="24"/>
                  <w:szCs w:val="24"/>
                </w:rPr>
              </w:del>
            </m:ctrlPr>
          </m:sSubSupPr>
          <m:e>
            <m:r>
              <w:del w:id="2845" w:author="Zhang Li" w:date="2022-06-12T14:02:00Z">
                <w:rPr>
                  <w:rFonts w:ascii="Cambria Math" w:eastAsia="宋体" w:hAnsi="Cambria Math" w:cs="Times New Roman"/>
                  <w:kern w:val="0"/>
                  <w:sz w:val="24"/>
                  <w:szCs w:val="24"/>
                </w:rPr>
                <m:t>T</m:t>
              </w:del>
            </m:r>
          </m:e>
          <m:sub>
            <m:r>
              <w:del w:id="2846" w:author="Zhang Li" w:date="2022-06-12T14:02:00Z">
                <w:rPr>
                  <w:rFonts w:ascii="Cambria Math" w:eastAsia="宋体" w:hAnsi="Cambria Math" w:cs="Times New Roman"/>
                  <w:kern w:val="0"/>
                  <w:sz w:val="24"/>
                  <w:szCs w:val="24"/>
                </w:rPr>
                <m:t>avg</m:t>
              </w:del>
            </m:r>
          </m:sub>
          <m:sup>
            <m:r>
              <w:del w:id="2847" w:author="Zhang Li" w:date="2022-06-12T14:02:00Z">
                <m:rPr>
                  <m:sty m:val="p"/>
                </m:rPr>
                <w:rPr>
                  <w:rFonts w:ascii="Cambria Math" w:eastAsia="宋体" w:hAnsi="Cambria Math" w:cs="Times New Roman"/>
                  <w:kern w:val="0"/>
                  <w:sz w:val="24"/>
                  <w:szCs w:val="24"/>
                </w:rPr>
                <m:t>1</m:t>
              </w:del>
            </m:r>
          </m:sup>
        </m:sSubSup>
        <m:r>
          <w:del w:id="2848" w:author="Zhang Li" w:date="2022-06-12T14:02:00Z">
            <m:rPr>
              <m:sty m:val="p"/>
            </m:rPr>
            <w:rPr>
              <w:rFonts w:ascii="Cambria Math" w:eastAsia="宋体" w:hAnsi="Cambria Math" w:cs="Times New Roman"/>
              <w:kern w:val="0"/>
              <w:sz w:val="24"/>
              <w:szCs w:val="24"/>
            </w:rPr>
            <m:t>&lt;</m:t>
          </w:del>
        </m:r>
        <m:sSubSup>
          <m:sSubSupPr>
            <m:ctrlPr>
              <w:del w:id="2849" w:author="Zhang Li" w:date="2022-06-12T14:02:00Z">
                <w:rPr>
                  <w:rFonts w:ascii="Cambria Math" w:eastAsia="宋体" w:hAnsi="Cambria Math" w:cs="Times New Roman"/>
                  <w:kern w:val="0"/>
                  <w:sz w:val="24"/>
                  <w:szCs w:val="24"/>
                </w:rPr>
              </w:del>
            </m:ctrlPr>
          </m:sSubSupPr>
          <m:e>
            <m:r>
              <w:del w:id="2850" w:author="Zhang Li" w:date="2022-06-12T14:02:00Z">
                <w:rPr>
                  <w:rFonts w:ascii="Cambria Math" w:eastAsia="宋体" w:hAnsi="Cambria Math" w:cs="Times New Roman"/>
                  <w:kern w:val="0"/>
                  <w:sz w:val="24"/>
                  <w:szCs w:val="24"/>
                </w:rPr>
                <m:t>T</m:t>
              </w:del>
            </m:r>
          </m:e>
          <m:sub>
            <m:r>
              <w:del w:id="2851" w:author="Zhang Li" w:date="2022-06-12T14:02:00Z">
                <w:rPr>
                  <w:rFonts w:ascii="Cambria Math" w:eastAsia="宋体" w:hAnsi="Cambria Math" w:cs="Times New Roman"/>
                  <w:kern w:val="0"/>
                  <w:sz w:val="24"/>
                  <w:szCs w:val="24"/>
                </w:rPr>
                <m:t>avg</m:t>
              </w:del>
            </m:r>
          </m:sub>
          <m:sup>
            <m:r>
              <w:del w:id="2852" w:author="Zhang Li" w:date="2022-06-12T14:02:00Z">
                <m:rPr>
                  <m:sty m:val="p"/>
                </m:rPr>
                <w:rPr>
                  <w:rFonts w:ascii="Cambria Math" w:eastAsia="宋体" w:hAnsi="Cambria Math" w:cs="Times New Roman"/>
                  <w:kern w:val="0"/>
                  <w:sz w:val="24"/>
                  <w:szCs w:val="24"/>
                </w:rPr>
                <m:t>2</m:t>
              </w:del>
            </m:r>
          </m:sup>
        </m:sSubSup>
      </m:oMath>
      <w:del w:id="2853"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2854" w:author="Zhang Li" w:date="2022-06-12T14:02:00Z">
            <w:rPr>
              <w:rFonts w:ascii="Cambria Math" w:eastAsia="宋体" w:hAnsi="Cambria Math" w:cs="Times New Roman"/>
              <w:kern w:val="0"/>
              <w:sz w:val="24"/>
              <w:szCs w:val="24"/>
            </w:rPr>
            <m:t>Sig</m:t>
          </w:del>
        </m:r>
        <m:sSub>
          <m:sSubPr>
            <m:ctrlPr>
              <w:del w:id="2855" w:author="Zhang Li" w:date="2022-06-12T14:02:00Z">
                <w:rPr>
                  <w:rFonts w:ascii="Cambria Math" w:eastAsia="宋体" w:hAnsi="Cambria Math" w:cs="Times New Roman"/>
                  <w:kern w:val="0"/>
                  <w:sz w:val="24"/>
                  <w:szCs w:val="24"/>
                </w:rPr>
              </w:del>
            </m:ctrlPr>
          </m:sSubPr>
          <m:e>
            <m:r>
              <w:del w:id="2856" w:author="Zhang Li" w:date="2022-06-12T14:02:00Z">
                <w:rPr>
                  <w:rFonts w:ascii="Cambria Math" w:eastAsia="宋体" w:hAnsi="Cambria Math" w:cs="Times New Roman"/>
                  <w:kern w:val="0"/>
                  <w:sz w:val="24"/>
                  <w:szCs w:val="24"/>
                </w:rPr>
                <m:t>s</m:t>
              </w:del>
            </m:r>
          </m:e>
          <m:sub>
            <m:r>
              <w:del w:id="2857" w:author="Zhang Li" w:date="2022-06-12T14:02:00Z">
                <m:rPr>
                  <m:sty m:val="p"/>
                </m:rPr>
                <w:rPr>
                  <w:rFonts w:ascii="Cambria Math" w:eastAsia="宋体" w:hAnsi="Cambria Math" w:cs="Times New Roman"/>
                  <w:kern w:val="0"/>
                  <w:sz w:val="24"/>
                  <w:szCs w:val="24"/>
                </w:rPr>
                <m:t>1</m:t>
              </w:del>
            </m:r>
          </m:sub>
        </m:sSub>
      </m:oMath>
      <w:del w:id="2858"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2859"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2860" w:author="Zhang Li" w:date="2022-06-12T14:10:00Z">
            <m:rPr>
              <m:sty m:val="p"/>
            </m:rPr>
            <w:rPr>
              <w:rFonts w:ascii="Cambria Math" w:eastAsia="宋体" w:hAnsi="Cambria Math" w:cs="Times New Roman"/>
              <w:kern w:val="0"/>
              <w:sz w:val="24"/>
              <w:szCs w:val="24"/>
              <w:highlight w:val="yellow"/>
            </w:rPr>
            <m:t>⌈</m:t>
          </w:del>
        </m:r>
        <m:f>
          <m:fPr>
            <m:ctrlPr>
              <w:del w:id="2861" w:author="Zhang Li" w:date="2022-06-12T14:10:00Z">
                <w:rPr>
                  <w:rFonts w:ascii="Cambria Math" w:eastAsia="宋体" w:hAnsi="Cambria Math" w:cs="Times New Roman"/>
                  <w:kern w:val="0"/>
                  <w:sz w:val="24"/>
                  <w:szCs w:val="24"/>
                  <w:highlight w:val="yellow"/>
                </w:rPr>
              </w:del>
            </m:ctrlPr>
          </m:fPr>
          <m:num>
            <m:r>
              <w:del w:id="2862" w:author="Zhang Li" w:date="2022-06-12T14:10:00Z">
                <w:rPr>
                  <w:rFonts w:ascii="Cambria Math" w:eastAsia="宋体" w:hAnsi="Cambria Math" w:cs="Times New Roman"/>
                  <w:kern w:val="0"/>
                  <w:sz w:val="24"/>
                  <w:szCs w:val="24"/>
                  <w:highlight w:val="yellow"/>
                </w:rPr>
                <m:t>N+1</m:t>
              </w:del>
            </m:r>
          </m:num>
          <m:den>
            <m:r>
              <w:del w:id="2863" w:author="Zhang Li" w:date="2022-06-12T14:10:00Z">
                <m:rPr>
                  <m:sty m:val="p"/>
                </m:rPr>
                <w:rPr>
                  <w:rFonts w:ascii="Cambria Math" w:eastAsia="宋体" w:hAnsi="Cambria Math" w:cs="Times New Roman"/>
                  <w:kern w:val="0"/>
                  <w:sz w:val="24"/>
                  <w:szCs w:val="24"/>
                  <w:highlight w:val="yellow"/>
                </w:rPr>
                <m:t>2</m:t>
              </w:del>
            </m:r>
          </m:den>
        </m:f>
        <m:r>
          <w:del w:id="2864" w:author="Zhang Li" w:date="2022-06-12T14:10:00Z">
            <m:rPr>
              <m:sty m:val="p"/>
            </m:rPr>
            <w:rPr>
              <w:rFonts w:ascii="Cambria Math" w:eastAsia="宋体" w:hAnsi="Cambria Math" w:cs="Times New Roman"/>
              <w:kern w:val="0"/>
              <w:sz w:val="24"/>
              <w:szCs w:val="24"/>
              <w:highlight w:val="yellow"/>
            </w:rPr>
            <m:t>⌉</m:t>
          </w:del>
        </m:r>
      </m:oMath>
      <w:del w:id="2865" w:author="Zhang Li" w:date="2022-06-12T14:10:00Z">
        <w:r w:rsidRPr="00A21B1E" w:rsidDel="00414167">
          <w:rPr>
            <w:rFonts w:ascii="Times New Roman" w:eastAsia="宋体" w:hAnsi="Times New Roman" w:cs="Times New Roman" w:hint="eastAsia"/>
            <w:kern w:val="0"/>
            <w:sz w:val="24"/>
            <w:szCs w:val="24"/>
            <w:highlight w:val="yellow"/>
          </w:rPr>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2866" w:author="Zhang Li" w:date="2022-06-12T14:10:00Z">
            <m:rPr>
              <m:sty m:val="p"/>
            </m:rPr>
            <w:rPr>
              <w:rFonts w:ascii="Cambria Math" w:eastAsia="宋体" w:hAnsi="Cambria Math" w:cs="Times New Roman"/>
              <w:kern w:val="0"/>
              <w:sz w:val="24"/>
              <w:szCs w:val="24"/>
              <w:highlight w:val="yellow"/>
            </w:rPr>
            <m:t>⌈</m:t>
          </w:del>
        </m:r>
        <m:f>
          <m:fPr>
            <m:ctrlPr>
              <w:del w:id="2867" w:author="Zhang Li" w:date="2022-06-12T14:10:00Z">
                <w:rPr>
                  <w:rFonts w:ascii="Cambria Math" w:eastAsia="宋体" w:hAnsi="Cambria Math" w:cs="Times New Roman"/>
                  <w:kern w:val="0"/>
                  <w:sz w:val="24"/>
                  <w:szCs w:val="24"/>
                  <w:highlight w:val="yellow"/>
                </w:rPr>
              </w:del>
            </m:ctrlPr>
          </m:fPr>
          <m:num>
            <m:r>
              <w:del w:id="2868" w:author="Zhang Li" w:date="2022-06-12T14:10:00Z">
                <w:rPr>
                  <w:rFonts w:ascii="Cambria Math" w:eastAsia="宋体" w:hAnsi="Cambria Math" w:cs="Times New Roman"/>
                  <w:kern w:val="0"/>
                  <w:sz w:val="24"/>
                  <w:szCs w:val="24"/>
                  <w:highlight w:val="yellow"/>
                </w:rPr>
                <m:t>N+1</m:t>
              </w:del>
            </m:r>
          </m:num>
          <m:den>
            <m:r>
              <w:del w:id="2869" w:author="Zhang Li" w:date="2022-06-12T14:10:00Z">
                <m:rPr>
                  <m:sty m:val="p"/>
                </m:rPr>
                <w:rPr>
                  <w:rFonts w:ascii="Cambria Math" w:eastAsia="宋体" w:hAnsi="Cambria Math" w:cs="Times New Roman"/>
                  <w:kern w:val="0"/>
                  <w:sz w:val="24"/>
                  <w:szCs w:val="24"/>
                  <w:highlight w:val="yellow"/>
                </w:rPr>
                <m:t>2</m:t>
              </w:del>
            </m:r>
          </m:den>
        </m:f>
        <m:r>
          <w:del w:id="2870" w:author="Zhang Li" w:date="2022-06-12T14:10:00Z">
            <m:rPr>
              <m:sty m:val="p"/>
            </m:rPr>
            <w:rPr>
              <w:rFonts w:ascii="Cambria Math" w:eastAsia="宋体" w:hAnsi="Cambria Math" w:cs="Times New Roman"/>
              <w:kern w:val="0"/>
              <w:sz w:val="24"/>
              <w:szCs w:val="24"/>
              <w:highlight w:val="yellow"/>
            </w:rPr>
            <m:t>⌉</m:t>
          </w:del>
        </m:r>
      </m:oMath>
      <w:del w:id="2871"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2872" w:author="ThinkPad" w:date="2022-06-17T18:09:00Z">
        <w:r w:rsidDel="00FB7CD4">
          <w:rPr>
            <w:rFonts w:ascii="Times New Roman" w:eastAsia="宋体" w:hAnsi="Times New Roman" w:cs="Times New Roman"/>
            <w:kern w:val="0"/>
            <w:sz w:val="24"/>
            <w:szCs w:val="24"/>
          </w:rPr>
          <w:delText xml:space="preserve">use </w:delText>
        </w:r>
      </w:del>
      <w:ins w:id="2873"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2874" w:author="ThinkPad" w:date="2022-06-17T18:09:00Z">
        <w:r w:rsidDel="00E81BC4">
          <w:rPr>
            <w:rFonts w:ascii="Times New Roman" w:eastAsia="宋体" w:hAnsi="Times New Roman" w:cs="Times New Roman"/>
            <w:kern w:val="0"/>
            <w:sz w:val="24"/>
            <w:szCs w:val="24"/>
          </w:rPr>
          <w:delText xml:space="preserve">opportunity </w:delText>
        </w:r>
      </w:del>
      <w:ins w:id="2875" w:author="ThinkPad" w:date="2022-06-17T18:09:00Z">
        <w:r w:rsidR="00E81BC4">
          <w:rPr>
            <w:rFonts w:ascii="Times New Roman" w:eastAsia="宋体" w:hAnsi="Times New Roman" w:cs="Times New Roman"/>
            <w:kern w:val="0"/>
            <w:sz w:val="24"/>
            <w:szCs w:val="24"/>
          </w:rPr>
          <w:t xml:space="preserve">probability </w:t>
        </w:r>
      </w:ins>
      <w:del w:id="2876" w:author="ThinkPad" w:date="2022-06-17T18:08:00Z">
        <w:r w:rsidDel="00E81BC4">
          <w:rPr>
            <w:rFonts w:ascii="Times New Roman" w:eastAsia="宋体" w:hAnsi="Times New Roman" w:cs="Times New Roman" w:hint="eastAsia"/>
            <w:kern w:val="0"/>
            <w:sz w:val="24"/>
            <w:szCs w:val="24"/>
          </w:rPr>
          <w:delText>of</w:delText>
        </w:r>
      </w:del>
      <w:ins w:id="2877"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2878"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2879" w:author="ThinkPad" w:date="2022-06-17T18:11:00Z">
        <w:r w:rsidDel="00990E6D">
          <w:rPr>
            <w:rFonts w:ascii="Times New Roman" w:eastAsia="宋体" w:hAnsi="Times New Roman" w:cs="Times New Roman"/>
            <w:kern w:val="0"/>
            <w:sz w:val="24"/>
            <w:szCs w:val="24"/>
          </w:rPr>
          <w:delText xml:space="preserve">becoming </w:delText>
        </w:r>
      </w:del>
      <w:ins w:id="2880" w:author="ThinkPad" w:date="2022-06-17T18:11:00Z">
        <w:r w:rsidR="00990E6D">
          <w:rPr>
            <w:rFonts w:ascii="Times New Roman" w:eastAsia="宋体" w:hAnsi="Times New Roman" w:cs="Times New Roman"/>
            <w:kern w:val="0"/>
            <w:sz w:val="24"/>
            <w:szCs w:val="24"/>
          </w:rPr>
          <w:t xml:space="preserve">being elected as </w:t>
        </w:r>
      </w:ins>
      <w:del w:id="2881" w:author="ThinkPad" w:date="2022-06-17T18:10:00Z">
        <w:r w:rsidDel="00990E6D">
          <w:rPr>
            <w:rFonts w:ascii="Times New Roman" w:eastAsia="宋体" w:hAnsi="Times New Roman" w:cs="Times New Roman"/>
            <w:kern w:val="0"/>
            <w:sz w:val="24"/>
            <w:szCs w:val="24"/>
          </w:rPr>
          <w:delText>the legal</w:delText>
        </w:r>
      </w:del>
      <w:ins w:id="2882"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2883" w:author="ThinkPad" w:date="2022-06-17T18:10:00Z">
        <w:r w:rsidR="00990E6D">
          <w:rPr>
            <w:rFonts w:ascii="Times New Roman" w:eastAsia="宋体" w:hAnsi="Times New Roman" w:cs="Times New Roman"/>
            <w:kern w:val="0"/>
            <w:sz w:val="24"/>
            <w:szCs w:val="24"/>
          </w:rPr>
          <w:t xml:space="preserve"> for a round</w:t>
        </w:r>
      </w:ins>
      <w:del w:id="2884"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2885" w:author="ThinkPad" w:date="2022-06-17T18:22:00Z">
        <w:r w:rsidDel="00C818DD">
          <w:rPr>
            <w:rFonts w:ascii="Times New Roman" w:eastAsia="宋体" w:hAnsi="Times New Roman" w:cs="Times New Roman"/>
            <w:kern w:val="0"/>
            <w:sz w:val="24"/>
            <w:szCs w:val="24"/>
          </w:rPr>
          <w:delText xml:space="preserve">the </w:delText>
        </w:r>
      </w:del>
      <w:ins w:id="2886"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2887"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2888"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2889" w:author="ThinkPad" w:date="2022-06-17T18:11:00Z">
        <w:r w:rsidR="0099099F">
          <w:rPr>
            <w:rFonts w:ascii="Times New Roman" w:eastAsia="宋体" w:hAnsi="Times New Roman" w:cs="Times New Roman"/>
            <w:kern w:val="0"/>
            <w:sz w:val="24"/>
            <w:szCs w:val="24"/>
          </w:rPr>
          <w:t xml:space="preserve">does not </w:t>
        </w:r>
      </w:ins>
      <w:del w:id="2890"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2891"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2892" w:author="ThinkPad" w:date="2022-06-17T18:23:00Z">
        <w:r w:rsidDel="00C818DD">
          <w:rPr>
            <w:rFonts w:ascii="Times New Roman" w:eastAsia="宋体" w:hAnsi="Times New Roman" w:cs="Times New Roman"/>
            <w:kern w:val="0"/>
            <w:sz w:val="24"/>
            <w:szCs w:val="24"/>
          </w:rPr>
          <w:delText xml:space="preserve">restrict </w:delText>
        </w:r>
      </w:del>
      <w:ins w:id="2893" w:author="ThinkPad" w:date="2022-06-17T18:23:00Z">
        <w:r w:rsidR="00C818DD">
          <w:rPr>
            <w:rFonts w:ascii="Times New Roman" w:eastAsia="宋体" w:hAnsi="Times New Roman" w:cs="Times New Roman"/>
            <w:kern w:val="0"/>
            <w:sz w:val="24"/>
            <w:szCs w:val="24"/>
          </w:rPr>
          <w:t xml:space="preserve">suppress </w:t>
        </w:r>
      </w:ins>
      <w:del w:id="2894" w:author="ThinkPad" w:date="2022-06-17T18:23:00Z">
        <w:r w:rsidDel="00C818DD">
          <w:rPr>
            <w:rFonts w:ascii="Times New Roman" w:eastAsia="宋体" w:hAnsi="Times New Roman" w:cs="Times New Roman"/>
            <w:kern w:val="0"/>
            <w:sz w:val="24"/>
            <w:szCs w:val="24"/>
          </w:rPr>
          <w:delText xml:space="preserve">the </w:delText>
        </w:r>
      </w:del>
      <w:ins w:id="2895"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2896"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w:t>
      </w:r>
      <w:r w:rsidRPr="00760B77">
        <w:rPr>
          <w:rFonts w:ascii="Times New Roman" w:eastAsia="宋体" w:hAnsi="Times New Roman" w:cs="Times New Roman"/>
          <w:kern w:val="0"/>
          <w:sz w:val="24"/>
          <w:szCs w:val="24"/>
        </w:rPr>
        <w:t xml:space="preserve">active time determines how long a node will work continuously in </w:t>
      </w:r>
      <w:ins w:id="2897"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2898"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2899" w:author="ThinkPad" w:date="2022-06-17T18:24:00Z">
        <w:r w:rsidDel="00C818DD">
          <w:rPr>
            <w:rFonts w:ascii="Times New Roman" w:eastAsia="宋体" w:hAnsi="Times New Roman" w:cs="Times New Roman"/>
            <w:kern w:val="0"/>
            <w:sz w:val="24"/>
            <w:szCs w:val="24"/>
          </w:rPr>
          <w:delText xml:space="preserve">if </w:delText>
        </w:r>
      </w:del>
      <w:ins w:id="2900" w:author="ThinkPad" w:date="2022-06-17T18:24:00Z">
        <w:r w:rsidR="00C818DD">
          <w:rPr>
            <w:rFonts w:ascii="Times New Roman" w:eastAsia="宋体" w:hAnsi="Times New Roman" w:cs="Times New Roman"/>
            <w:kern w:val="0"/>
            <w:sz w:val="24"/>
            <w:szCs w:val="24"/>
          </w:rPr>
          <w:t xml:space="preserve">to punish </w:t>
        </w:r>
      </w:ins>
      <w:del w:id="2901" w:author="ThinkPad" w:date="2022-06-17T18:24:00Z">
        <w:r w:rsidDel="00C818DD">
          <w:rPr>
            <w:rFonts w:ascii="Times New Roman" w:eastAsia="宋体" w:hAnsi="Times New Roman" w:cs="Times New Roman"/>
            <w:kern w:val="0"/>
            <w:sz w:val="24"/>
            <w:szCs w:val="24"/>
          </w:rPr>
          <w:delText xml:space="preserve">the </w:delText>
        </w:r>
      </w:del>
      <w:ins w:id="2902"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2903" w:author="ThinkPad" w:date="2022-06-17T18:24:00Z">
        <w:r w:rsidDel="00C818DD">
          <w:rPr>
            <w:rFonts w:ascii="Times New Roman" w:eastAsia="宋体" w:hAnsi="Times New Roman" w:cs="Times New Roman"/>
            <w:kern w:val="0"/>
            <w:sz w:val="24"/>
            <w:szCs w:val="24"/>
          </w:rPr>
          <w:delText xml:space="preserve">behaves </w:delText>
        </w:r>
      </w:del>
      <w:ins w:id="2904"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2905" w:author="ThinkPad" w:date="2022-06-17T18:24:00Z">
        <w:r w:rsidR="00C818DD">
          <w:rPr>
            <w:rFonts w:ascii="Times New Roman" w:eastAsia="宋体" w:hAnsi="Times New Roman" w:cs="Times New Roman"/>
            <w:kern w:val="0"/>
            <w:sz w:val="24"/>
            <w:szCs w:val="24"/>
          </w:rPr>
          <w:t xml:space="preserve"> </w:t>
        </w:r>
      </w:ins>
      <w:ins w:id="2906"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 xml:space="preserve">can increase the security and performance of </w:t>
      </w:r>
      <w:r w:rsidRPr="00B44054">
        <w:rPr>
          <w:rFonts w:ascii="Times New Roman" w:eastAsia="宋体" w:hAnsi="Times New Roman" w:cs="Times New Roman"/>
          <w:kern w:val="0"/>
          <w:sz w:val="24"/>
          <w:szCs w:val="24"/>
        </w:rPr>
        <w:lastRenderedPageBreak/>
        <w:t>blockchain system</w:t>
      </w:r>
      <w:r>
        <w:rPr>
          <w:rFonts w:ascii="Times New Roman" w:eastAsia="宋体" w:hAnsi="Times New Roman" w:cs="Times New Roman"/>
          <w:kern w:val="0"/>
          <w:sz w:val="24"/>
          <w:szCs w:val="24"/>
        </w:rPr>
        <w:t xml:space="preserve">. </w:t>
      </w:r>
      <w:ins w:id="2907" w:author="ThinkPad" w:date="2022-06-17T19:19:00Z">
        <w:r w:rsidR="000208D6">
          <w:rPr>
            <w:rFonts w:ascii="Times New Roman" w:eastAsia="宋体" w:hAnsi="Times New Roman" w:cs="Times New Roman"/>
            <w:kern w:val="0"/>
            <w:sz w:val="24"/>
            <w:szCs w:val="24"/>
          </w:rPr>
          <w:t xml:space="preserve">This is because </w:t>
        </w:r>
      </w:ins>
      <w:del w:id="2908" w:author="Zhang Li" w:date="2022-06-12T14:24:00Z">
        <w:r w:rsidDel="00B44054">
          <w:rPr>
            <w:rFonts w:ascii="Times New Roman" w:eastAsia="宋体" w:hAnsi="Times New Roman" w:cs="Times New Roman"/>
            <w:kern w:val="0"/>
            <w:sz w:val="24"/>
            <w:szCs w:val="24"/>
          </w:rPr>
          <w:delText>Reduction of</w:delText>
        </w:r>
      </w:del>
      <w:ins w:id="2909" w:author="Zhang Li" w:date="2022-06-12T14:24:00Z">
        <w:del w:id="2910" w:author="ThinkPad" w:date="2022-06-17T19:19:00Z">
          <w:r w:rsidR="00B44054" w:rsidDel="000208D6">
            <w:rPr>
              <w:rFonts w:ascii="Times New Roman" w:eastAsia="宋体" w:hAnsi="Times New Roman" w:cs="Times New Roman"/>
              <w:kern w:val="0"/>
              <w:sz w:val="24"/>
              <w:szCs w:val="24"/>
            </w:rPr>
            <w:delText>R</w:delText>
          </w:r>
        </w:del>
      </w:ins>
      <w:ins w:id="2911" w:author="ThinkPad" w:date="2022-06-17T19:19:00Z">
        <w:r w:rsidR="000208D6">
          <w:rPr>
            <w:rFonts w:ascii="Times New Roman" w:eastAsia="宋体" w:hAnsi="Times New Roman" w:cs="Times New Roman"/>
            <w:kern w:val="0"/>
            <w:sz w:val="24"/>
            <w:szCs w:val="24"/>
          </w:rPr>
          <w:t>r</w:t>
        </w:r>
      </w:ins>
      <w:ins w:id="2912"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2913"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2914"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2915" w:author="ThinkPad" w:date="2022-06-17T18:31:00Z">
        <w:r w:rsidDel="00B96F5F">
          <w:rPr>
            <w:rFonts w:ascii="Times New Roman" w:eastAsia="宋体" w:hAnsi="Times New Roman" w:cs="Times New Roman"/>
            <w:kern w:val="0"/>
            <w:sz w:val="24"/>
            <w:szCs w:val="24"/>
          </w:rPr>
          <w:delText xml:space="preserve">the </w:delText>
        </w:r>
      </w:del>
      <w:ins w:id="2916"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2917" w:author="ThinkPad" w:date="2022-06-17T18:31:00Z">
        <w:r w:rsidDel="00B96F5F">
          <w:rPr>
            <w:rFonts w:ascii="Times New Roman" w:eastAsia="宋体" w:hAnsi="Times New Roman" w:cs="Times New Roman"/>
            <w:kern w:val="0"/>
            <w:sz w:val="24"/>
            <w:szCs w:val="24"/>
          </w:rPr>
          <w:delText>of nodes</w:delText>
        </w:r>
      </w:del>
      <w:ins w:id="2918"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2919"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2920" w:author="ThinkPad" w:date="2022-06-17T18:31:00Z">
        <w:r w:rsidDel="00B96F5F">
          <w:rPr>
            <w:rFonts w:ascii="Times New Roman" w:eastAsia="宋体" w:hAnsi="Times New Roman" w:cs="Times New Roman"/>
            <w:kern w:val="0"/>
            <w:sz w:val="24"/>
            <w:szCs w:val="24"/>
          </w:rPr>
          <w:delText xml:space="preserve">the </w:delText>
        </w:r>
      </w:del>
      <w:ins w:id="2921" w:author="ThinkPad" w:date="2022-06-17T18:31:00Z">
        <w:r w:rsidR="00B96F5F">
          <w:rPr>
            <w:rFonts w:ascii="Times New Roman" w:eastAsia="宋体" w:hAnsi="Times New Roman" w:cs="Times New Roman"/>
            <w:kern w:val="0"/>
            <w:sz w:val="24"/>
            <w:szCs w:val="24"/>
          </w:rPr>
          <w:t xml:space="preserve">its </w:t>
        </w:r>
      </w:ins>
      <w:ins w:id="2922" w:author="Zhang Li" w:date="2022-06-12T14:28:00Z">
        <w:del w:id="2923"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2924" w:author="Zhang Li" w:date="2022-06-12T14:28:00Z">
        <w:r w:rsidDel="00B44054">
          <w:rPr>
            <w:rFonts w:ascii="Times New Roman" w:eastAsia="宋体" w:hAnsi="Times New Roman" w:cs="Times New Roman"/>
            <w:kern w:val="0"/>
            <w:sz w:val="24"/>
            <w:szCs w:val="24"/>
          </w:rPr>
          <w:delText xml:space="preserve"> that </w:delText>
        </w:r>
      </w:del>
      <w:del w:id="2925" w:author="Zhang Li" w:date="2022-06-12T14:26:00Z">
        <w:r w:rsidDel="00B44054">
          <w:rPr>
            <w:rFonts w:ascii="Times New Roman" w:eastAsia="宋体" w:hAnsi="Times New Roman" w:cs="Times New Roman"/>
            <w:kern w:val="0"/>
            <w:sz w:val="24"/>
            <w:szCs w:val="24"/>
          </w:rPr>
          <w:delText xml:space="preserve">it is </w:delText>
        </w:r>
      </w:del>
      <w:del w:id="2926" w:author="Zhang Li" w:date="2022-06-12T14:28:00Z">
        <w:r w:rsidDel="00B44054">
          <w:rPr>
            <w:rFonts w:ascii="Times New Roman" w:eastAsia="宋体" w:hAnsi="Times New Roman" w:cs="Times New Roman"/>
            <w:kern w:val="0"/>
            <w:sz w:val="24"/>
            <w:szCs w:val="24"/>
          </w:rPr>
          <w:delText>elected as block proposer</w:delText>
        </w:r>
      </w:del>
      <w:ins w:id="2927" w:author="Zhang Li" w:date="2022-06-12T14:28:00Z">
        <w:r w:rsidR="00B44054">
          <w:rPr>
            <w:rFonts w:ascii="Times New Roman" w:eastAsia="宋体" w:hAnsi="Times New Roman" w:cs="Times New Roman"/>
            <w:kern w:val="0"/>
            <w:sz w:val="24"/>
            <w:szCs w:val="24"/>
          </w:rPr>
          <w:t xml:space="preserve"> </w:t>
        </w:r>
        <w:del w:id="2928" w:author="ThinkPad" w:date="2022-06-17T18:31:00Z">
          <w:r w:rsidR="00B44054" w:rsidDel="00B96F5F">
            <w:rPr>
              <w:rFonts w:ascii="Times New Roman" w:eastAsia="宋体" w:hAnsi="Times New Roman" w:cs="Times New Roman"/>
              <w:kern w:val="0"/>
              <w:sz w:val="24"/>
              <w:szCs w:val="24"/>
            </w:rPr>
            <w:delText>of nodes</w:delText>
          </w:r>
        </w:del>
      </w:ins>
      <w:ins w:id="2929"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2930" w:author="ThinkPad" w:date="2022-06-17T18:31:00Z">
        <w:r w:rsidDel="00B96F5F">
          <w:rPr>
            <w:rFonts w:ascii="Times New Roman" w:eastAsia="宋体" w:hAnsi="Times New Roman" w:cs="Times New Roman"/>
            <w:kern w:val="0"/>
            <w:sz w:val="24"/>
            <w:szCs w:val="24"/>
          </w:rPr>
          <w:delText xml:space="preserve">is </w:delText>
        </w:r>
      </w:del>
      <w:ins w:id="2931" w:author="ThinkPad" w:date="2022-06-17T18:31:00Z">
        <w:r w:rsidR="00B96F5F">
          <w:rPr>
            <w:rFonts w:ascii="Times New Roman" w:eastAsia="宋体" w:hAnsi="Times New Roman" w:cs="Times New Roman"/>
            <w:kern w:val="0"/>
            <w:sz w:val="24"/>
            <w:szCs w:val="24"/>
          </w:rPr>
          <w:t xml:space="preserve">will be </w:t>
        </w:r>
      </w:ins>
      <w:del w:id="2932" w:author="ThinkPad" w:date="2022-06-17T18:31:00Z">
        <w:r w:rsidDel="00B96F5F">
          <w:rPr>
            <w:rFonts w:ascii="Times New Roman" w:eastAsia="宋体" w:hAnsi="Times New Roman" w:cs="Times New Roman"/>
            <w:kern w:val="0"/>
            <w:sz w:val="24"/>
            <w:szCs w:val="24"/>
          </w:rPr>
          <w:delText xml:space="preserve">lower </w:delText>
        </w:r>
      </w:del>
      <w:ins w:id="2933"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2934"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2935"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2936"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2937"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2938" w:author="ThinkPad" w:date="2022-06-17T18:32:00Z">
        <w:r w:rsidR="00B96F5F">
          <w:rPr>
            <w:rFonts w:ascii="Times New Roman" w:eastAsia="宋体" w:hAnsi="Times New Roman" w:cs="Times New Roman"/>
            <w:kern w:val="0"/>
            <w:sz w:val="24"/>
            <w:szCs w:val="24"/>
          </w:rPr>
          <w:t xml:space="preserve"> behaviors</w:t>
        </w:r>
      </w:ins>
      <w:del w:id="2939" w:author="Zhang Li" w:date="2022-06-12T14:33:00Z">
        <w:r w:rsidDel="00B06A52">
          <w:rPr>
            <w:rFonts w:ascii="Times New Roman" w:eastAsia="宋体" w:hAnsi="Times New Roman" w:cs="Times New Roman"/>
            <w:kern w:val="0"/>
            <w:sz w:val="24"/>
            <w:szCs w:val="24"/>
          </w:rPr>
          <w:delText xml:space="preserve">, </w:delText>
        </w:r>
      </w:del>
      <w:ins w:id="2940" w:author="Zhang Li" w:date="2022-06-12T14:33:00Z">
        <w:r w:rsidR="00B06A52">
          <w:rPr>
            <w:rFonts w:ascii="Times New Roman" w:eastAsia="宋体" w:hAnsi="Times New Roman" w:cs="Times New Roman"/>
            <w:kern w:val="0"/>
            <w:sz w:val="24"/>
            <w:szCs w:val="24"/>
          </w:rPr>
          <w:t>. The more valid block</w:t>
        </w:r>
      </w:ins>
      <w:ins w:id="2941" w:author="ThinkPad" w:date="2022-06-17T18:33:00Z">
        <w:r w:rsidR="00AF198A">
          <w:rPr>
            <w:rFonts w:ascii="Times New Roman" w:eastAsia="宋体" w:hAnsi="Times New Roman" w:cs="Times New Roman"/>
            <w:kern w:val="0"/>
            <w:sz w:val="24"/>
            <w:szCs w:val="24"/>
          </w:rPr>
          <w:t>s</w:t>
        </w:r>
      </w:ins>
      <w:ins w:id="2942" w:author="Zhang Li" w:date="2022-06-12T14:33:00Z">
        <w:r w:rsidR="00B06A52">
          <w:rPr>
            <w:rFonts w:ascii="Times New Roman" w:eastAsia="宋体" w:hAnsi="Times New Roman" w:cs="Times New Roman"/>
            <w:kern w:val="0"/>
            <w:sz w:val="24"/>
            <w:szCs w:val="24"/>
          </w:rPr>
          <w:t xml:space="preserve"> finalized, the higher </w:t>
        </w:r>
      </w:ins>
      <w:ins w:id="2943" w:author="ThinkPad" w:date="2022-06-17T18:33:00Z">
        <w:r w:rsidR="00AF198A">
          <w:rPr>
            <w:rFonts w:ascii="Times New Roman" w:eastAsia="宋体" w:hAnsi="Times New Roman" w:cs="Times New Roman"/>
            <w:kern w:val="0"/>
            <w:sz w:val="24"/>
            <w:szCs w:val="24"/>
          </w:rPr>
          <w:t xml:space="preserve">the system </w:t>
        </w:r>
      </w:ins>
      <w:del w:id="2944" w:author="Zhang Li" w:date="2022-06-12T14:33:00Z">
        <w:r w:rsidDel="00B06A52">
          <w:rPr>
            <w:rFonts w:ascii="Times New Roman" w:eastAsia="宋体" w:hAnsi="Times New Roman" w:cs="Times New Roman"/>
            <w:kern w:val="0"/>
            <w:sz w:val="24"/>
            <w:szCs w:val="24"/>
          </w:rPr>
          <w:delText xml:space="preserve">which will increase </w:delText>
        </w:r>
      </w:del>
      <w:del w:id="2945"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2946" w:author="ThinkPad" w:date="2022-06-17T18:33:00Z">
        <w:r w:rsidDel="00AF198A">
          <w:rPr>
            <w:rFonts w:ascii="Times New Roman" w:eastAsia="宋体" w:hAnsi="Times New Roman" w:cs="Times New Roman"/>
            <w:kern w:val="0"/>
            <w:sz w:val="24"/>
            <w:szCs w:val="24"/>
          </w:rPr>
          <w:delText>of blockchain system</w:delText>
        </w:r>
      </w:del>
      <w:ins w:id="2947"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2948"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2949" w:author="ThinkPad" w:date="2022-06-17T18:34:00Z">
        <w:r w:rsidDel="00542400">
          <w:rPr>
            <w:rFonts w:ascii="Times New Roman" w:eastAsia="宋体" w:hAnsi="Times New Roman" w:cs="Times New Roman"/>
            <w:kern w:val="0"/>
            <w:sz w:val="24"/>
            <w:szCs w:val="24"/>
          </w:rPr>
          <w:delText>improve the willingness of</w:delText>
        </w:r>
      </w:del>
      <w:ins w:id="2950"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2951" w:author="ThinkPad" w:date="2022-06-17T18:35:00Z">
        <w:r w:rsidR="00542400">
          <w:rPr>
            <w:rFonts w:ascii="Times New Roman" w:eastAsia="宋体" w:hAnsi="Times New Roman" w:cs="Times New Roman"/>
            <w:kern w:val="0"/>
            <w:sz w:val="24"/>
            <w:szCs w:val="24"/>
          </w:rPr>
          <w:t xml:space="preserve">This is </w:t>
        </w:r>
      </w:ins>
      <w:del w:id="2952" w:author="ThinkPad" w:date="2022-06-17T18:35:00Z">
        <w:r w:rsidDel="00542400">
          <w:rPr>
            <w:rFonts w:ascii="Times New Roman" w:eastAsia="宋体" w:hAnsi="Times New Roman" w:cs="Times New Roman"/>
            <w:kern w:val="0"/>
            <w:sz w:val="24"/>
            <w:szCs w:val="24"/>
          </w:rPr>
          <w:delText xml:space="preserve">Because </w:delText>
        </w:r>
      </w:del>
      <w:ins w:id="2953"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2954"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2955" w:author="ThinkPad" w:date="2022-06-17T18:37:00Z">
        <w:r w:rsidDel="00526771">
          <w:rPr>
            <w:rFonts w:ascii="Times New Roman" w:eastAsia="宋体" w:hAnsi="Times New Roman" w:cs="Times New Roman"/>
            <w:kern w:val="0"/>
            <w:sz w:val="24"/>
            <w:szCs w:val="24"/>
          </w:rPr>
          <w:delText xml:space="preserve">obtain </w:delText>
        </w:r>
      </w:del>
      <w:ins w:id="2956"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2957"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2958" w:author="ThinkPad" w:date="2022-06-17T18:38:00Z">
        <w:r w:rsidDel="00526771">
          <w:rPr>
            <w:rFonts w:ascii="Times New Roman" w:eastAsia="宋体" w:hAnsi="Times New Roman" w:cs="Times New Roman"/>
            <w:kern w:val="0"/>
            <w:sz w:val="24"/>
            <w:szCs w:val="24"/>
          </w:rPr>
          <w:delText>Moreover</w:delText>
        </w:r>
      </w:del>
      <w:ins w:id="2959"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2960" w:author="ThinkPad" w:date="2022-06-17T18:38:00Z">
        <w:r w:rsidDel="00526771">
          <w:rPr>
            <w:rFonts w:ascii="Times New Roman" w:eastAsia="宋体" w:hAnsi="Times New Roman" w:cs="Times New Roman"/>
            <w:kern w:val="0"/>
            <w:sz w:val="24"/>
            <w:szCs w:val="24"/>
          </w:rPr>
          <w:delText xml:space="preserve">transaction </w:delText>
        </w:r>
      </w:del>
      <w:ins w:id="2961"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2962"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2963"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2964"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2965"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2966"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2967" w:author="ThinkPad" w:date="2022-06-17T18:41:00Z">
        <w:r w:rsidR="007C1B12">
          <w:rPr>
            <w:rFonts w:ascii="Times New Roman" w:eastAsia="宋体" w:hAnsi="Times New Roman" w:cs="Times New Roman"/>
            <w:kern w:val="0"/>
            <w:sz w:val="24"/>
            <w:szCs w:val="24"/>
          </w:rPr>
          <w:t xml:space="preserve">In </w:t>
        </w:r>
        <w:proofErr w:type="spellStart"/>
        <w:r w:rsidR="007C1B12">
          <w:rPr>
            <w:rFonts w:ascii="Times New Roman" w:eastAsia="宋体" w:hAnsi="Times New Roman" w:cs="Times New Roman"/>
            <w:kern w:val="0"/>
            <w:sz w:val="24"/>
            <w:szCs w:val="24"/>
          </w:rPr>
          <w:t>SWIB</w:t>
        </w:r>
        <w:proofErr w:type="spellEnd"/>
        <w:r w:rsidR="007C1B12">
          <w:rPr>
            <w:rFonts w:ascii="Times New Roman" w:eastAsia="宋体" w:hAnsi="Times New Roman" w:cs="Times New Roman"/>
            <w:kern w:val="0"/>
            <w:sz w:val="24"/>
            <w:szCs w:val="24"/>
          </w:rPr>
          <w:t xml:space="preserve">, </w:t>
        </w:r>
      </w:ins>
      <w:del w:id="2968" w:author="ThinkPad" w:date="2022-06-17T18:41:00Z">
        <w:r w:rsidDel="007C1B12">
          <w:rPr>
            <w:rFonts w:ascii="Times New Roman" w:eastAsia="宋体" w:hAnsi="Times New Roman" w:cs="Times New Roman" w:hint="eastAsia"/>
            <w:kern w:val="0"/>
            <w:sz w:val="24"/>
            <w:szCs w:val="24"/>
          </w:rPr>
          <w:delText>The</w:delText>
        </w:r>
      </w:del>
      <w:ins w:id="2969"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2970" w:author="ThinkPad" w:date="2022-06-17T18:41:00Z">
        <w:r w:rsidRPr="00F96F42" w:rsidDel="007C1B12">
          <w:rPr>
            <w:rFonts w:ascii="Times New Roman" w:eastAsia="宋体" w:hAnsi="Times New Roman" w:cs="Times New Roman"/>
            <w:kern w:val="0"/>
            <w:sz w:val="24"/>
            <w:szCs w:val="24"/>
            <w:highlight w:val="yellow"/>
            <w:rPrChange w:id="2971" w:author="ThinkPad" w:date="2022-06-17T18:43:00Z">
              <w:rPr>
                <w:rFonts w:ascii="Times New Roman" w:eastAsia="宋体" w:hAnsi="Times New Roman" w:cs="Times New Roman"/>
                <w:kern w:val="0"/>
                <w:sz w:val="24"/>
                <w:szCs w:val="24"/>
              </w:rPr>
            </w:rPrChange>
          </w:rPr>
          <w:delText xml:space="preserve">some </w:delText>
        </w:r>
      </w:del>
      <w:ins w:id="2972" w:author="ThinkPad" w:date="2022-06-17T18:41:00Z">
        <w:r w:rsidR="007C1B12" w:rsidRPr="00F96F42">
          <w:rPr>
            <w:rFonts w:ascii="Times New Roman" w:eastAsia="宋体" w:hAnsi="Times New Roman" w:cs="Times New Roman"/>
            <w:kern w:val="0"/>
            <w:sz w:val="24"/>
            <w:szCs w:val="24"/>
            <w:highlight w:val="yellow"/>
            <w:rPrChange w:id="2973"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2974" w:author="ThinkPad" w:date="2022-06-17T18:43:00Z">
            <w:rPr>
              <w:rFonts w:ascii="Times New Roman" w:eastAsia="宋体" w:hAnsi="Times New Roman" w:cs="Times New Roman"/>
              <w:kern w:val="0"/>
              <w:sz w:val="24"/>
              <w:szCs w:val="24"/>
            </w:rPr>
          </w:rPrChange>
        </w:rPr>
        <w:t xml:space="preserve">blocks of </w:t>
      </w:r>
      <w:del w:id="2975" w:author="ThinkPad" w:date="2022-06-17T18:41:00Z">
        <w:r w:rsidRPr="00F96F42" w:rsidDel="007C1B12">
          <w:rPr>
            <w:rFonts w:ascii="Times New Roman" w:eastAsia="宋体" w:hAnsi="Times New Roman" w:cs="Times New Roman"/>
            <w:kern w:val="0"/>
            <w:sz w:val="24"/>
            <w:szCs w:val="24"/>
            <w:highlight w:val="yellow"/>
            <w:rPrChange w:id="2976"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2977"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2978" w:author="ThinkPad" w:date="2022-06-17T18:41:00Z">
        <w:r w:rsidDel="007C1B12">
          <w:rPr>
            <w:rFonts w:ascii="Times New Roman" w:eastAsia="宋体" w:hAnsi="Times New Roman" w:cs="Times New Roman" w:hint="eastAsia"/>
            <w:kern w:val="0"/>
            <w:sz w:val="24"/>
            <w:szCs w:val="24"/>
          </w:rPr>
          <w:delText>transmitt</w:delText>
        </w:r>
      </w:del>
      <w:ins w:id="2979"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2980"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2981"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2982" w:author="Zhang Li" w:date="2022-06-12T14:37:00Z">
            <w:rPr>
              <w:rFonts w:ascii="Cambria Math" w:eastAsia="宋体" w:hAnsi="Cambria Math" w:cs="Times New Roman"/>
              <w:kern w:val="0"/>
              <w:sz w:val="24"/>
              <w:szCs w:val="24"/>
            </w:rPr>
            <m:t>v</m:t>
          </w:ins>
        </m:r>
        <m:r>
          <w:del w:id="2983" w:author="Zhang Li" w:date="2022-06-12T14:37:00Z">
            <w:rPr>
              <w:rFonts w:ascii="Cambria Math" w:eastAsia="宋体" w:hAnsi="Cambria Math" w:cs="Times New Roman"/>
              <w:kern w:val="0"/>
              <w:sz w:val="24"/>
              <w:szCs w:val="24"/>
            </w:rPr>
            <m:t>Nod</m:t>
          </w:del>
        </m:r>
        <m:sSub>
          <m:sSubPr>
            <m:ctrlPr>
              <w:del w:id="2984" w:author="Zhang Li" w:date="2022-06-12T14:37:00Z">
                <w:rPr>
                  <w:rFonts w:ascii="Cambria Math" w:eastAsia="宋体" w:hAnsi="Cambria Math" w:cs="Times New Roman"/>
                  <w:i/>
                  <w:kern w:val="0"/>
                  <w:sz w:val="24"/>
                  <w:szCs w:val="24"/>
                </w:rPr>
              </w:del>
            </m:ctrlPr>
          </m:sSubPr>
          <m:e>
            <m:r>
              <w:del w:id="2985" w:author="Zhang Li" w:date="2022-06-12T14:37:00Z">
                <w:rPr>
                  <w:rFonts w:ascii="Cambria Math" w:eastAsia="宋体" w:hAnsi="Cambria Math" w:cs="Times New Roman"/>
                  <w:kern w:val="0"/>
                  <w:sz w:val="24"/>
                  <w:szCs w:val="24"/>
                </w:rPr>
                <m:t>e</m:t>
              </w:del>
            </m:r>
          </m:e>
          <m:sub>
            <m:r>
              <w:del w:id="2986"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2987" w:author="Zhang Li" w:date="2022-06-12T14:38:00Z">
            <w:rPr>
              <w:rFonts w:ascii="Cambria Math" w:eastAsia="宋体" w:hAnsi="Cambria Math" w:cs="Times New Roman"/>
              <w:kern w:val="0"/>
              <w:sz w:val="24"/>
              <w:szCs w:val="24"/>
            </w:rPr>
            <m:t>Nod</m:t>
          </w:del>
        </m:r>
        <m:sSub>
          <m:sSubPr>
            <m:ctrlPr>
              <w:del w:id="2988" w:author="Zhang Li" w:date="2022-06-12T14:38:00Z">
                <w:rPr>
                  <w:rFonts w:ascii="Cambria Math" w:eastAsia="宋体" w:hAnsi="Cambria Math" w:cs="Times New Roman"/>
                  <w:i/>
                  <w:kern w:val="0"/>
                  <w:sz w:val="24"/>
                  <w:szCs w:val="24"/>
                </w:rPr>
              </w:del>
            </m:ctrlPr>
          </m:sSubPr>
          <m:e>
            <m:r>
              <w:del w:id="2989" w:author="Zhang Li" w:date="2022-06-12T14:38:00Z">
                <w:rPr>
                  <w:rFonts w:ascii="Cambria Math" w:eastAsia="宋体" w:hAnsi="Cambria Math" w:cs="Times New Roman"/>
                  <w:kern w:val="0"/>
                  <w:sz w:val="24"/>
                  <w:szCs w:val="24"/>
                </w:rPr>
                <m:t>e</m:t>
              </w:del>
            </m:r>
          </m:e>
          <m:sub>
            <m:r>
              <w:del w:id="2990" w:author="Zhang Li" w:date="2022-06-12T14:38:00Z">
                <w:rPr>
                  <w:rFonts w:ascii="Cambria Math" w:eastAsia="宋体" w:hAnsi="Cambria Math" w:cs="Times New Roman"/>
                  <w:kern w:val="0"/>
                  <w:sz w:val="24"/>
                  <w:szCs w:val="24"/>
                </w:rPr>
                <m:t>u</m:t>
              </w:del>
            </m:r>
          </m:sub>
        </m:sSub>
        <m:r>
          <w:ins w:id="2991"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2992" w:author="Zhang Li" w:date="2022-06-12T14:38:00Z">
            <w:rPr>
              <w:rFonts w:ascii="Cambria Math" w:eastAsia="宋体" w:hAnsi="Cambria Math" w:cs="Times New Roman"/>
              <w:kern w:val="0"/>
              <w:sz w:val="24"/>
              <w:szCs w:val="24"/>
            </w:rPr>
            <m:t>Nod</m:t>
          </w:del>
        </m:r>
        <m:sSub>
          <m:sSubPr>
            <m:ctrlPr>
              <w:del w:id="2993" w:author="Zhang Li" w:date="2022-06-12T14:38:00Z">
                <w:rPr>
                  <w:rFonts w:ascii="Cambria Math" w:eastAsia="宋体" w:hAnsi="Cambria Math" w:cs="Times New Roman"/>
                  <w:i/>
                  <w:kern w:val="0"/>
                  <w:sz w:val="24"/>
                  <w:szCs w:val="24"/>
                </w:rPr>
              </w:del>
            </m:ctrlPr>
          </m:sSubPr>
          <m:e>
            <m:r>
              <w:del w:id="2994" w:author="Zhang Li" w:date="2022-06-12T14:38:00Z">
                <w:rPr>
                  <w:rFonts w:ascii="Cambria Math" w:eastAsia="宋体" w:hAnsi="Cambria Math" w:cs="Times New Roman"/>
                  <w:kern w:val="0"/>
                  <w:sz w:val="24"/>
                  <w:szCs w:val="24"/>
                </w:rPr>
                <m:t>e</m:t>
              </w:del>
            </m:r>
          </m:e>
          <m:sub>
            <m:r>
              <w:del w:id="2995" w:author="Zhang Li" w:date="2022-06-12T14:38:00Z">
                <w:rPr>
                  <w:rFonts w:ascii="Cambria Math" w:eastAsia="宋体" w:hAnsi="Cambria Math" w:cs="Times New Roman"/>
                  <w:kern w:val="0"/>
                  <w:sz w:val="24"/>
                  <w:szCs w:val="24"/>
                </w:rPr>
                <m:t>v</m:t>
              </w:del>
            </m:r>
          </m:sub>
        </m:sSub>
        <m:r>
          <w:ins w:id="2996"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2997" w:author="Zhang Li" w:date="2022-06-12T14:38:00Z">
            <w:rPr>
              <w:rFonts w:ascii="Cambria Math" w:eastAsia="宋体" w:hAnsi="Cambria Math" w:cs="Times New Roman"/>
              <w:kern w:val="0"/>
              <w:sz w:val="24"/>
              <w:szCs w:val="24"/>
            </w:rPr>
            <m:t>v</m:t>
          </w:ins>
        </m:r>
        <m:r>
          <w:del w:id="2998" w:author="Zhang Li" w:date="2022-06-12T14:38:00Z">
            <w:rPr>
              <w:rFonts w:ascii="Cambria Math" w:eastAsia="宋体" w:hAnsi="Cambria Math" w:cs="Times New Roman"/>
              <w:kern w:val="0"/>
              <w:sz w:val="24"/>
              <w:szCs w:val="24"/>
            </w:rPr>
            <m:t>Nod</m:t>
          </w:del>
        </m:r>
        <m:sSub>
          <m:sSubPr>
            <m:ctrlPr>
              <w:del w:id="2999" w:author="Zhang Li" w:date="2022-06-12T14:38:00Z">
                <w:rPr>
                  <w:rFonts w:ascii="Cambria Math" w:eastAsia="宋体" w:hAnsi="Cambria Math" w:cs="Times New Roman"/>
                  <w:i/>
                  <w:kern w:val="0"/>
                  <w:sz w:val="24"/>
                  <w:szCs w:val="24"/>
                </w:rPr>
              </w:del>
            </m:ctrlPr>
          </m:sSubPr>
          <m:e>
            <m:r>
              <w:del w:id="3000" w:author="Zhang Li" w:date="2022-06-12T14:38:00Z">
                <w:rPr>
                  <w:rFonts w:ascii="Cambria Math" w:eastAsia="宋体" w:hAnsi="Cambria Math" w:cs="Times New Roman"/>
                  <w:kern w:val="0"/>
                  <w:sz w:val="24"/>
                  <w:szCs w:val="24"/>
                </w:rPr>
                <m:t>e</m:t>
              </w:del>
            </m:r>
          </m:e>
          <m:sub>
            <m:r>
              <w:del w:id="3001"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proofErr w:type="spellStart"/>
      <w:ins w:id="3002" w:author="ThinkPad" w:date="2022-06-17T18:44:00Z">
        <w:r w:rsidR="00F96F42">
          <w:rPr>
            <w:rFonts w:ascii="Times New Roman" w:eastAsia="宋体" w:hAnsi="Times New Roman" w:cs="Times New Roman"/>
            <w:kern w:val="0"/>
            <w:sz w:val="24"/>
            <w:szCs w:val="24"/>
          </w:rPr>
          <w:t>ssfully</w:t>
        </w:r>
        <w:proofErr w:type="spellEnd"/>
        <w:r w:rsidR="00F96F42">
          <w:rPr>
            <w:rFonts w:ascii="Times New Roman" w:eastAsia="宋体" w:hAnsi="Times New Roman" w:cs="Times New Roman"/>
            <w:kern w:val="0"/>
            <w:sz w:val="24"/>
            <w:szCs w:val="24"/>
          </w:rPr>
          <w:t xml:space="preserve"> </w:t>
        </w:r>
      </w:ins>
      <w:del w:id="3003"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3004" w:author="ThinkPad" w:date="2022-06-17T18:44:00Z">
        <w:r w:rsidDel="00F96F42">
          <w:rPr>
            <w:rFonts w:ascii="Times New Roman" w:eastAsia="宋体" w:hAnsi="Times New Roman" w:cs="Times New Roman"/>
            <w:kern w:val="0"/>
            <w:sz w:val="24"/>
            <w:szCs w:val="24"/>
          </w:rPr>
          <w:delText>ing</w:delText>
        </w:r>
      </w:del>
      <w:ins w:id="3005"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3006" w:author="Zhang Li" w:date="2022-06-12T14:38:00Z">
            <w:rPr>
              <w:rFonts w:ascii="Cambria Math" w:eastAsia="宋体" w:hAnsi="Cambria Math" w:cs="Times New Roman"/>
              <w:kern w:val="0"/>
              <w:sz w:val="24"/>
              <w:szCs w:val="24"/>
            </w:rPr>
            <m:t>Nod</m:t>
          </w:del>
        </m:r>
        <m:sSub>
          <m:sSubPr>
            <m:ctrlPr>
              <w:del w:id="3007" w:author="Zhang Li" w:date="2022-06-12T14:38:00Z">
                <w:rPr>
                  <w:rFonts w:ascii="Cambria Math" w:eastAsia="宋体" w:hAnsi="Cambria Math" w:cs="Times New Roman"/>
                  <w:i/>
                  <w:kern w:val="0"/>
                  <w:sz w:val="24"/>
                  <w:szCs w:val="24"/>
                </w:rPr>
              </w:del>
            </m:ctrlPr>
          </m:sSubPr>
          <m:e>
            <m:r>
              <w:del w:id="3008" w:author="Zhang Li" w:date="2022-06-12T14:38:00Z">
                <w:rPr>
                  <w:rFonts w:ascii="Cambria Math" w:eastAsia="宋体" w:hAnsi="Cambria Math" w:cs="Times New Roman"/>
                  <w:kern w:val="0"/>
                  <w:sz w:val="24"/>
                  <w:szCs w:val="24"/>
                </w:rPr>
                <m:t>e</m:t>
              </w:del>
            </m:r>
          </m:e>
          <m:sub>
            <m:r>
              <w:del w:id="3009" w:author="Zhang Li" w:date="2022-06-12T14:38:00Z">
                <w:rPr>
                  <w:rFonts w:ascii="Cambria Math" w:eastAsia="宋体" w:hAnsi="Cambria Math" w:cs="Times New Roman"/>
                  <w:kern w:val="0"/>
                  <w:sz w:val="24"/>
                  <w:szCs w:val="24"/>
                </w:rPr>
                <m:t>u</m:t>
              </w:del>
            </m:r>
          </m:sub>
        </m:sSub>
        <m:r>
          <w:ins w:id="3010"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3011"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3012"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3013" w:author="ThinkPad" w:date="2022-06-17T18:45:00Z">
              <w:rPr>
                <w:rFonts w:ascii="Times New Roman" w:eastAsia="宋体" w:hAnsi="Times New Roman" w:cs="Times New Roman" w:hint="eastAsia"/>
                <w:kern w:val="0"/>
                <w:sz w:val="24"/>
                <w:szCs w:val="24"/>
              </w:rPr>
            </w:rPrChange>
          </w:rPr>
          <w:t>前面给出的</w:t>
        </w:r>
      </w:ins>
      <w:ins w:id="3014" w:author="ThinkPad" w:date="2022-06-17T18:45:00Z">
        <w:r w:rsidR="00F96F42" w:rsidRPr="00F96F42">
          <w:rPr>
            <w:rFonts w:ascii="Times New Roman" w:eastAsia="宋体" w:hAnsi="Times New Roman" w:cs="Times New Roman" w:hint="eastAsia"/>
            <w:kern w:val="0"/>
            <w:sz w:val="24"/>
            <w:szCs w:val="24"/>
            <w:highlight w:val="yellow"/>
            <w:rPrChange w:id="3015"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3016" w:author="ThinkPad" w:date="2022-06-17T18:45:00Z">
              <w:rPr>
                <w:rFonts w:ascii="Times New Roman" w:eastAsia="宋体" w:hAnsi="Times New Roman" w:cs="Times New Roman"/>
                <w:kern w:val="0"/>
                <w:sz w:val="24"/>
                <w:szCs w:val="24"/>
              </w:rPr>
            </w:rPrChange>
          </w:rPr>
          <w:t>block interruption probability</w:t>
        </w:r>
      </w:ins>
      <w:ins w:id="3017"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3018" w:author="ThinkPad" w:date="2022-06-17T18:44:00Z">
        <w:r w:rsidR="00F96F42" w:rsidRPr="00F96F42">
          <w:rPr>
            <w:rFonts w:ascii="Times New Roman" w:eastAsia="宋体" w:hAnsi="Times New Roman" w:cs="Times New Roman"/>
            <w:kern w:val="0"/>
            <w:sz w:val="24"/>
            <w:szCs w:val="24"/>
            <w:highlight w:val="yellow"/>
            <w:rPrChange w:id="3019"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3020"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3021"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3022"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3023"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3024" w:author="ThinkPad" w:date="2022-06-17T18:45:00Z">
        <w:r w:rsidR="005A2F6E">
          <w:rPr>
            <w:rFonts w:ascii="Times New Roman" w:eastAsia="宋体" w:hAnsi="Times New Roman" w:cs="Times New Roman"/>
            <w:kern w:val="0"/>
            <w:sz w:val="24"/>
            <w:szCs w:val="24"/>
          </w:rPr>
          <w:t xml:space="preserve">historical </w:t>
        </w:r>
      </w:ins>
      <w:del w:id="3025"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3026"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3027"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3028"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3029"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3030"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3031"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3032"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3033" w:author="ThinkPad" w:date="2022-06-17T18:50:00Z">
        <w:r w:rsidDel="006D0C65">
          <w:rPr>
            <w:rFonts w:ascii="Times New Roman" w:eastAsia="宋体" w:hAnsi="Times New Roman" w:cs="Times New Roman"/>
            <w:kern w:val="0"/>
            <w:sz w:val="24"/>
            <w:szCs w:val="24"/>
          </w:rPr>
          <w:delText>transmission</w:delText>
        </w:r>
      </w:del>
      <w:ins w:id="3034" w:author="ThinkPad" w:date="2022-06-17T18:50:00Z">
        <w:r w:rsidR="006D0C65">
          <w:rPr>
            <w:rFonts w:ascii="Times New Roman" w:eastAsia="宋体" w:hAnsi="Times New Roman" w:cs="Times New Roman"/>
            <w:kern w:val="0"/>
            <w:sz w:val="24"/>
            <w:szCs w:val="24"/>
          </w:rPr>
          <w:t>retri</w:t>
        </w:r>
      </w:ins>
      <w:ins w:id="3035" w:author="ThinkPad" w:date="2022-06-17T18:51:00Z">
        <w:r w:rsidR="006D0C65">
          <w:rPr>
            <w:rFonts w:ascii="Times New Roman" w:eastAsia="宋体" w:hAnsi="Times New Roman" w:cs="Times New Roman"/>
            <w:kern w:val="0"/>
            <w:sz w:val="24"/>
            <w:szCs w:val="24"/>
          </w:rPr>
          <w:t>e</w:t>
        </w:r>
      </w:ins>
      <w:ins w:id="3036" w:author="ThinkPad" w:date="2022-06-17T18:50:00Z">
        <w:r w:rsidR="006D0C65">
          <w:rPr>
            <w:rFonts w:ascii="Times New Roman" w:eastAsia="宋体" w:hAnsi="Times New Roman" w:cs="Times New Roman"/>
            <w:kern w:val="0"/>
            <w:sz w:val="24"/>
            <w:szCs w:val="24"/>
          </w:rPr>
          <w:t>v</w:t>
        </w:r>
      </w:ins>
      <w:ins w:id="3037" w:author="ThinkPad" w:date="2022-06-17T18:51:00Z">
        <w:r w:rsidR="006D0C65">
          <w:rPr>
            <w:rFonts w:ascii="Times New Roman" w:eastAsia="宋体" w:hAnsi="Times New Roman" w:cs="Times New Roman"/>
            <w:kern w:val="0"/>
            <w:sz w:val="24"/>
            <w:szCs w:val="24"/>
          </w:rPr>
          <w:t>a</w:t>
        </w:r>
      </w:ins>
      <w:ins w:id="3038"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3039"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3040" w:author="ThinkPad" w:date="2022-06-17T18:55:00Z">
        <w:r w:rsidR="00CA5769" w:rsidDel="0091328B">
          <w:rPr>
            <w:rFonts w:ascii="Times New Roman" w:eastAsia="宋体" w:hAnsi="Times New Roman" w:cs="Times New Roman"/>
            <w:kern w:val="0"/>
            <w:sz w:val="24"/>
            <w:szCs w:val="24"/>
          </w:rPr>
          <w:delText>The mechanism</w:delText>
        </w:r>
      </w:del>
      <w:ins w:id="3041" w:author="ThinkPad" w:date="2022-06-17T18:55:00Z">
        <w:r w:rsidR="0091328B">
          <w:rPr>
            <w:rFonts w:ascii="Times New Roman" w:eastAsia="宋体" w:hAnsi="Times New Roman" w:cs="Times New Roman"/>
            <w:kern w:val="0"/>
            <w:sz w:val="24"/>
            <w:szCs w:val="24"/>
          </w:rPr>
          <w:t xml:space="preserve">The load </w:t>
        </w:r>
      </w:ins>
      <w:ins w:id="3042" w:author="ThinkPad" w:date="2022-06-17T18:57:00Z">
        <w:r w:rsidR="000035CF">
          <w:rPr>
            <w:rFonts w:ascii="Times New Roman" w:eastAsia="宋体" w:hAnsi="Times New Roman" w:cs="Times New Roman"/>
            <w:kern w:val="0"/>
            <w:sz w:val="24"/>
            <w:szCs w:val="24"/>
          </w:rPr>
          <w:t>balancing strategy</w:t>
        </w:r>
      </w:ins>
      <w:ins w:id="3043" w:author="ThinkPad" w:date="2022-06-17T18:55:00Z">
        <w:r w:rsidR="0091328B">
          <w:rPr>
            <w:rFonts w:ascii="Times New Roman" w:eastAsia="宋体" w:hAnsi="Times New Roman" w:cs="Times New Roman"/>
            <w:kern w:val="0"/>
            <w:sz w:val="24"/>
            <w:szCs w:val="24"/>
          </w:rPr>
          <w:t xml:space="preserve"> </w:t>
        </w:r>
      </w:ins>
      <w:ins w:id="3044" w:author="ThinkPad" w:date="2022-06-17T18:57:00Z">
        <w:r w:rsidR="000035CF">
          <w:rPr>
            <w:rFonts w:ascii="Times New Roman" w:eastAsia="宋体" w:hAnsi="Times New Roman" w:cs="Times New Roman"/>
            <w:kern w:val="0"/>
            <w:sz w:val="24"/>
            <w:szCs w:val="24"/>
          </w:rPr>
          <w:t xml:space="preserve">used </w:t>
        </w:r>
      </w:ins>
      <w:ins w:id="3045"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3046"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3047" w:author="ThinkPad" w:date="2022-06-17T18:55:00Z">
        <w:r w:rsidR="0091328B">
          <w:rPr>
            <w:rFonts w:ascii="Times New Roman" w:eastAsia="宋体" w:hAnsi="Times New Roman" w:cs="Times New Roman"/>
            <w:kern w:val="0"/>
            <w:sz w:val="24"/>
            <w:szCs w:val="24"/>
          </w:rPr>
          <w:t xml:space="preserve">failure </w:t>
        </w:r>
      </w:ins>
      <w:del w:id="3048"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3049" w:author="ThinkPad" w:date="2022-06-17T18:55:00Z">
        <w:r w:rsidR="00CA5769" w:rsidDel="0091328B">
          <w:rPr>
            <w:rFonts w:ascii="Times New Roman" w:eastAsia="宋体" w:hAnsi="Times New Roman" w:cs="Times New Roman"/>
            <w:kern w:val="0"/>
            <w:sz w:val="24"/>
            <w:szCs w:val="24"/>
          </w:rPr>
          <w:delText xml:space="preserve">consuming </w:delText>
        </w:r>
      </w:del>
      <w:ins w:id="3050" w:author="ThinkPad" w:date="2022-06-17T18:55:00Z">
        <w:r w:rsidR="0091328B">
          <w:rPr>
            <w:rFonts w:ascii="Times New Roman" w:eastAsia="宋体" w:hAnsi="Times New Roman" w:cs="Times New Roman"/>
            <w:kern w:val="0"/>
            <w:sz w:val="24"/>
            <w:szCs w:val="24"/>
          </w:rPr>
          <w:t xml:space="preserve">large </w:t>
        </w:r>
      </w:ins>
      <w:del w:id="3051" w:author="ThinkPad" w:date="2022-06-17T18:55:00Z">
        <w:r w:rsidR="00CA5769" w:rsidDel="0091328B">
          <w:rPr>
            <w:rFonts w:ascii="Times New Roman" w:eastAsia="宋体" w:hAnsi="Times New Roman" w:cs="Times New Roman"/>
            <w:kern w:val="0"/>
            <w:sz w:val="24"/>
            <w:szCs w:val="24"/>
          </w:rPr>
          <w:delText xml:space="preserve">large </w:delText>
        </w:r>
      </w:del>
      <w:ins w:id="3052" w:author="ThinkPad" w:date="2022-06-17T18:55:00Z">
        <w:r w:rsidR="0091328B">
          <w:rPr>
            <w:rFonts w:ascii="Times New Roman" w:eastAsia="宋体" w:hAnsi="Times New Roman" w:cs="Times New Roman"/>
            <w:kern w:val="0"/>
            <w:sz w:val="24"/>
            <w:szCs w:val="24"/>
          </w:rPr>
          <w:t xml:space="preserve">energy consumption </w:t>
        </w:r>
      </w:ins>
      <w:del w:id="3053" w:author="ThinkPad" w:date="2022-06-17T18:55:00Z">
        <w:r w:rsidR="00CA5769" w:rsidDel="0091328B">
          <w:rPr>
            <w:rFonts w:ascii="Times New Roman" w:eastAsia="宋体" w:hAnsi="Times New Roman" w:cs="Times New Roman"/>
            <w:kern w:val="0"/>
            <w:sz w:val="24"/>
            <w:szCs w:val="24"/>
          </w:rPr>
          <w:delText>power on</w:delText>
        </w:r>
      </w:del>
      <w:ins w:id="3054"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3055" w:author="ThinkPad" w:date="2022-06-17T18:53:00Z">
        <w:r w:rsidR="00CA5769" w:rsidDel="0091328B">
          <w:rPr>
            <w:rFonts w:ascii="Times New Roman" w:eastAsia="宋体" w:hAnsi="Times New Roman" w:cs="Times New Roman"/>
            <w:kern w:val="0"/>
            <w:sz w:val="24"/>
            <w:szCs w:val="24"/>
          </w:rPr>
          <w:delText xml:space="preserve">receive </w:delText>
        </w:r>
      </w:del>
      <w:ins w:id="3056"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3057"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3058"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w:t>
      </w:r>
      <w:r w:rsidR="00CA5769">
        <w:rPr>
          <w:rFonts w:ascii="Times New Roman" w:eastAsia="宋体" w:hAnsi="Times New Roman" w:cs="Times New Roman"/>
          <w:kern w:val="0"/>
          <w:sz w:val="24"/>
          <w:szCs w:val="24"/>
        </w:rPr>
        <w:lastRenderedPageBreak/>
        <w:t xml:space="preserve">to ensure the </w:t>
      </w:r>
      <w:del w:id="3059" w:author="ThinkPad" w:date="2022-06-17T18:54:00Z">
        <w:r w:rsidR="00CA5769" w:rsidDel="0091328B">
          <w:rPr>
            <w:rFonts w:ascii="Times New Roman" w:eastAsia="宋体" w:hAnsi="Times New Roman" w:cs="Times New Roman"/>
            <w:kern w:val="0"/>
            <w:sz w:val="24"/>
            <w:szCs w:val="24"/>
          </w:rPr>
          <w:delText xml:space="preserve">reality </w:delText>
        </w:r>
      </w:del>
      <w:ins w:id="3060"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3061"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3062"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3063" w:author="ThinkPad" w:date="2022-06-18T09:03:00Z">
        <w:r w:rsidDel="009C56B7">
          <w:rPr>
            <w:rFonts w:ascii="Times New Roman" w:eastAsia="宋体" w:hAnsi="Times New Roman" w:cs="Times New Roman"/>
            <w:kern w:val="0"/>
            <w:sz w:val="24"/>
            <w:szCs w:val="24"/>
          </w:rPr>
          <w:delText xml:space="preserve">procedure </w:delText>
        </w:r>
      </w:del>
      <w:ins w:id="3064"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3065"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3066"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3067"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3068" w:author="ThinkPad" w:date="2022-06-17T18:58:00Z">
        <w:r w:rsidDel="00CB6177">
          <w:rPr>
            <w:rFonts w:ascii="Times New Roman" w:eastAsia="宋体" w:hAnsi="Times New Roman" w:cs="Times New Roman"/>
            <w:kern w:val="0"/>
            <w:sz w:val="24"/>
            <w:szCs w:val="24"/>
          </w:rPr>
          <w:delText xml:space="preserve">before </w:delText>
        </w:r>
      </w:del>
      <w:ins w:id="3069"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3070"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3071" w:author="ThinkPad" w:date="2022-06-17T18:59:00Z">
        <w:r w:rsidR="00431AB3">
          <w:rPr>
            <w:rFonts w:ascii="Times New Roman" w:eastAsia="宋体" w:hAnsi="Times New Roman" w:cs="Times New Roman"/>
            <w:kern w:val="0"/>
            <w:sz w:val="24"/>
            <w:szCs w:val="24"/>
          </w:rPr>
          <w:t xml:space="preserve">In this case, </w:t>
        </w:r>
      </w:ins>
      <w:del w:id="3072" w:author="ThinkPad" w:date="2022-06-17T18:59:00Z">
        <w:r w:rsidDel="00431AB3">
          <w:rPr>
            <w:rFonts w:ascii="Times New Roman" w:eastAsia="宋体" w:hAnsi="Times New Roman" w:cs="Times New Roman"/>
            <w:kern w:val="0"/>
            <w:sz w:val="24"/>
            <w:szCs w:val="24"/>
          </w:rPr>
          <w:delText xml:space="preserve">This </w:delText>
        </w:r>
      </w:del>
      <w:ins w:id="3073"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3074" w:author="ThinkPad" w:date="2022-06-17T18:59:00Z">
        <w:r w:rsidDel="00431AB3">
          <w:rPr>
            <w:rFonts w:ascii="Times New Roman" w:eastAsia="宋体" w:hAnsi="Times New Roman" w:cs="Times New Roman"/>
            <w:kern w:val="0"/>
            <w:sz w:val="24"/>
            <w:szCs w:val="24"/>
          </w:rPr>
          <w:delText xml:space="preserve">processing </w:delText>
        </w:r>
      </w:del>
      <w:ins w:id="3075"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3076" w:author="ThinkPad" w:date="2022-06-17T19:19:00Z">
            <w:rPr>
              <w:rFonts w:ascii="Times New Roman" w:eastAsia="宋体" w:hAnsi="Times New Roman" w:cs="Times New Roman"/>
              <w:kern w:val="0"/>
              <w:sz w:val="24"/>
              <w:szCs w:val="24"/>
            </w:rPr>
          </w:rPrChange>
        </w:rPr>
        <w:t>from its neighbor</w:t>
      </w:r>
      <w:del w:id="3077" w:author="ThinkPad" w:date="2022-06-17T18:59:00Z">
        <w:r w:rsidRPr="000208D6" w:rsidDel="00431AB3">
          <w:rPr>
            <w:rFonts w:ascii="Times New Roman" w:eastAsia="宋体" w:hAnsi="Times New Roman" w:cs="Times New Roman"/>
            <w:kern w:val="0"/>
            <w:sz w:val="24"/>
            <w:szCs w:val="24"/>
            <w:highlight w:val="yellow"/>
            <w:rPrChange w:id="3078" w:author="ThinkPad" w:date="2022-06-17T19:19:00Z">
              <w:rPr>
                <w:rFonts w:ascii="Times New Roman" w:eastAsia="宋体" w:hAnsi="Times New Roman" w:cs="Times New Roman"/>
                <w:kern w:val="0"/>
                <w:sz w:val="24"/>
                <w:szCs w:val="24"/>
              </w:rPr>
            </w:rPrChange>
          </w:rPr>
          <w:delText>s that have</w:delText>
        </w:r>
      </w:del>
      <w:ins w:id="3079" w:author="ThinkPad" w:date="2022-06-17T18:59:00Z">
        <w:r w:rsidR="00431AB3" w:rsidRPr="000208D6">
          <w:rPr>
            <w:rFonts w:ascii="Times New Roman" w:eastAsia="宋体" w:hAnsi="Times New Roman" w:cs="Times New Roman"/>
            <w:kern w:val="0"/>
            <w:sz w:val="24"/>
            <w:szCs w:val="24"/>
            <w:highlight w:val="yellow"/>
            <w:rPrChange w:id="3080"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3081" w:author="ThinkPad" w:date="2022-06-17T19:19:00Z">
            <w:rPr>
              <w:rFonts w:ascii="Times New Roman" w:eastAsia="宋体" w:hAnsi="Times New Roman" w:cs="Times New Roman"/>
              <w:kern w:val="0"/>
              <w:sz w:val="24"/>
              <w:szCs w:val="24"/>
            </w:rPr>
          </w:rPrChange>
        </w:rPr>
        <w:t xml:space="preserve"> high stability and </w:t>
      </w:r>
      <w:del w:id="3082" w:author="ThinkPad" w:date="2022-06-17T19:00:00Z">
        <w:r w:rsidRPr="000208D6" w:rsidDel="00431AB3">
          <w:rPr>
            <w:rFonts w:ascii="Times New Roman" w:eastAsia="宋体" w:hAnsi="Times New Roman" w:cs="Times New Roman"/>
            <w:kern w:val="0"/>
            <w:sz w:val="24"/>
            <w:szCs w:val="24"/>
            <w:highlight w:val="yellow"/>
            <w:rPrChange w:id="3083" w:author="ThinkPad" w:date="2022-06-17T19:19:00Z">
              <w:rPr>
                <w:rFonts w:ascii="Times New Roman" w:eastAsia="宋体" w:hAnsi="Times New Roman" w:cs="Times New Roman"/>
                <w:kern w:val="0"/>
                <w:sz w:val="24"/>
                <w:szCs w:val="24"/>
              </w:rPr>
            </w:rPrChange>
          </w:rPr>
          <w:delText>short distance</w:delText>
        </w:r>
      </w:del>
      <w:ins w:id="3084" w:author="ThinkPad" w:date="2022-06-17T19:00:00Z">
        <w:r w:rsidR="00431AB3" w:rsidRPr="000208D6">
          <w:rPr>
            <w:rFonts w:ascii="Times New Roman" w:eastAsia="宋体" w:hAnsi="Times New Roman" w:cs="Times New Roman"/>
            <w:kern w:val="0"/>
            <w:sz w:val="24"/>
            <w:szCs w:val="24"/>
            <w:highlight w:val="yellow"/>
            <w:rPrChange w:id="3085" w:author="ThinkPad" w:date="2022-06-17T19:19:00Z">
              <w:rPr>
                <w:rFonts w:ascii="Times New Roman" w:eastAsia="宋体" w:hAnsi="Times New Roman" w:cs="Times New Roman"/>
                <w:kern w:val="0"/>
                <w:sz w:val="24"/>
                <w:szCs w:val="24"/>
              </w:rPr>
            </w:rPrChange>
          </w:rPr>
          <w:t>good link quality</w:t>
        </w:r>
      </w:ins>
      <w:ins w:id="3086"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w:t>
        </w:r>
        <w:proofErr w:type="gramStart"/>
        <w:r w:rsidR="00CF6013">
          <w:rPr>
            <w:rFonts w:ascii="Times New Roman" w:eastAsia="宋体" w:hAnsi="Times New Roman" w:cs="Times New Roman"/>
            <w:kern w:val="0"/>
            <w:sz w:val="24"/>
            <w:szCs w:val="24"/>
          </w:rPr>
          <w:t>a</w:t>
        </w:r>
        <w:proofErr w:type="gramEnd"/>
        <w:r w:rsidR="00CF6013">
          <w:rPr>
            <w:rFonts w:ascii="Times New Roman" w:eastAsia="宋体" w:hAnsi="Times New Roman" w:cs="Times New Roman"/>
            <w:kern w:val="0"/>
            <w:sz w:val="24"/>
            <w:szCs w:val="24"/>
          </w:rPr>
          <w:t xml:space="preserve"> honest node</w:t>
        </w:r>
      </w:ins>
      <w:r>
        <w:rPr>
          <w:rFonts w:ascii="Times New Roman" w:eastAsia="宋体" w:hAnsi="Times New Roman" w:cs="Times New Roman"/>
          <w:kern w:val="0"/>
          <w:sz w:val="24"/>
          <w:szCs w:val="24"/>
        </w:rPr>
        <w:t>.</w:t>
      </w:r>
      <w:ins w:id="3087"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3088" w:author="ThinkPad" w:date="2022-06-17T19:20:00Z">
              <w:rPr>
                <w:rFonts w:ascii="Times New Roman" w:eastAsia="宋体" w:hAnsi="Times New Roman" w:cs="Times New Roman"/>
                <w:kern w:val="0"/>
                <w:sz w:val="24"/>
                <w:szCs w:val="24"/>
              </w:rPr>
            </w:rPrChange>
          </w:rPr>
          <w:t>[</w:t>
        </w:r>
      </w:ins>
      <w:ins w:id="3089" w:author="ThinkPad" w:date="2022-06-18T08:57:00Z">
        <w:r w:rsidR="000C1D2D">
          <w:rPr>
            <w:rFonts w:ascii="Times New Roman" w:eastAsia="宋体" w:hAnsi="Times New Roman" w:cs="Times New Roman" w:hint="eastAsia"/>
            <w:kern w:val="0"/>
            <w:sz w:val="24"/>
            <w:szCs w:val="24"/>
            <w:highlight w:val="yellow"/>
          </w:rPr>
          <w:t>逻辑有点问题，因为</w:t>
        </w:r>
      </w:ins>
      <w:ins w:id="3090" w:author="ThinkPad" w:date="2022-06-17T19:20:00Z">
        <w:r w:rsidR="000208D6" w:rsidRPr="000208D6">
          <w:rPr>
            <w:rFonts w:ascii="Times New Roman" w:eastAsia="宋体" w:hAnsi="Times New Roman" w:cs="Times New Roman" w:hint="eastAsia"/>
            <w:kern w:val="0"/>
            <w:sz w:val="24"/>
            <w:szCs w:val="24"/>
            <w:highlight w:val="yellow"/>
            <w:rPrChange w:id="3091"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3092"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3093" w:author="ThinkPad" w:date="2022-06-17T19:20:00Z">
              <w:rPr>
                <w:rFonts w:ascii="Times New Roman" w:eastAsia="宋体" w:hAnsi="Times New Roman" w:cs="Times New Roman" w:hint="eastAsia"/>
                <w:kern w:val="0"/>
                <w:sz w:val="24"/>
                <w:szCs w:val="24"/>
              </w:rPr>
            </w:rPrChange>
          </w:rPr>
          <w:t>，</w:t>
        </w:r>
      </w:ins>
      <w:ins w:id="3094"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3095" w:author="ThinkPad" w:date="2022-06-18T08:59:00Z">
        <w:r w:rsidR="004B3780">
          <w:rPr>
            <w:rFonts w:ascii="Times New Roman" w:eastAsia="宋体" w:hAnsi="Times New Roman" w:cs="Times New Roman" w:hint="eastAsia"/>
            <w:kern w:val="0"/>
            <w:sz w:val="24"/>
            <w:szCs w:val="24"/>
            <w:highlight w:val="yellow"/>
          </w:rPr>
          <w:t>；一个</w:t>
        </w:r>
      </w:ins>
      <w:ins w:id="3096" w:author="ThinkPad" w:date="2022-06-18T09:01:00Z">
        <w:r w:rsidR="004B3780">
          <w:rPr>
            <w:rFonts w:ascii="Times New Roman" w:eastAsia="宋体" w:hAnsi="Times New Roman" w:cs="Times New Roman" w:hint="eastAsia"/>
            <w:kern w:val="0"/>
            <w:sz w:val="24"/>
            <w:szCs w:val="24"/>
            <w:highlight w:val="yellow"/>
          </w:rPr>
          <w:t>解决</w:t>
        </w:r>
      </w:ins>
      <w:ins w:id="3097" w:author="ThinkPad" w:date="2022-06-18T08:59:00Z">
        <w:r w:rsidR="004B3780">
          <w:rPr>
            <w:rFonts w:ascii="Times New Roman" w:eastAsia="宋体" w:hAnsi="Times New Roman" w:cs="Times New Roman" w:hint="eastAsia"/>
            <w:kern w:val="0"/>
            <w:sz w:val="24"/>
            <w:szCs w:val="24"/>
            <w:highlight w:val="yellow"/>
          </w:rPr>
          <w:t>办法是，</w:t>
        </w:r>
      </w:ins>
      <w:ins w:id="3098" w:author="ThinkPad" w:date="2022-06-18T09:00:00Z">
        <w:r w:rsidR="004B3780">
          <w:rPr>
            <w:rFonts w:ascii="Times New Roman" w:eastAsia="宋体" w:hAnsi="Times New Roman" w:cs="Times New Roman" w:hint="eastAsia"/>
            <w:kern w:val="0"/>
            <w:sz w:val="24"/>
            <w:szCs w:val="24"/>
            <w:highlight w:val="yellow"/>
          </w:rPr>
          <w:t>从多个</w:t>
        </w:r>
      </w:ins>
      <w:ins w:id="3099" w:author="ThinkPad" w:date="2022-06-18T09:01:00Z">
        <w:r w:rsidR="004B3780">
          <w:rPr>
            <w:rFonts w:ascii="Times New Roman" w:eastAsia="宋体" w:hAnsi="Times New Roman" w:cs="Times New Roman" w:hint="eastAsia"/>
            <w:kern w:val="0"/>
            <w:sz w:val="24"/>
            <w:szCs w:val="24"/>
            <w:highlight w:val="yellow"/>
          </w:rPr>
          <w:t>收到</w:t>
        </w:r>
      </w:ins>
      <w:ins w:id="3100" w:author="ThinkPad" w:date="2022-06-18T09:00:00Z">
        <w:r w:rsidR="004B3780">
          <w:rPr>
            <w:rFonts w:ascii="Times New Roman" w:eastAsia="宋体" w:hAnsi="Times New Roman" w:cs="Times New Roman"/>
            <w:kern w:val="0"/>
            <w:sz w:val="24"/>
            <w:szCs w:val="24"/>
          </w:rPr>
          <w:t>partial</w:t>
        </w:r>
      </w:ins>
      <w:ins w:id="3101" w:author="ThinkPad" w:date="2022-06-18T09:01:00Z">
        <w:r w:rsidR="004B3780">
          <w:rPr>
            <w:rFonts w:ascii="Times New Roman" w:eastAsia="宋体" w:hAnsi="Times New Roman" w:cs="Times New Roman"/>
            <w:kern w:val="0"/>
            <w:sz w:val="24"/>
            <w:szCs w:val="24"/>
          </w:rPr>
          <w:t>/</w:t>
        </w:r>
      </w:ins>
      <w:ins w:id="3102"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3103" w:author="ThinkPad" w:date="2022-06-18T09:01:00Z">
        <w:r w:rsidR="004B3780">
          <w:rPr>
            <w:rFonts w:ascii="Times New Roman" w:eastAsia="宋体" w:hAnsi="Times New Roman" w:cs="Times New Roman" w:hint="eastAsia"/>
            <w:kern w:val="0"/>
            <w:sz w:val="24"/>
            <w:szCs w:val="24"/>
          </w:rPr>
          <w:t>自己链路</w:t>
        </w:r>
      </w:ins>
      <w:ins w:id="3104" w:author="ThinkPad" w:date="2022-06-18T09:00:00Z">
        <w:r w:rsidR="004B3780">
          <w:rPr>
            <w:rFonts w:ascii="Times New Roman" w:eastAsia="宋体" w:hAnsi="Times New Roman" w:cs="Times New Roman" w:hint="eastAsia"/>
            <w:kern w:val="0"/>
            <w:sz w:val="24"/>
            <w:szCs w:val="24"/>
          </w:rPr>
          <w:t>质量最好的</w:t>
        </w:r>
      </w:ins>
      <w:ins w:id="3105" w:author="ThinkPad" w:date="2022-06-17T19:19:00Z">
        <w:r w:rsidR="000208D6" w:rsidRPr="000208D6">
          <w:rPr>
            <w:rFonts w:ascii="Times New Roman" w:eastAsia="宋体" w:hAnsi="Times New Roman" w:cs="Times New Roman"/>
            <w:kern w:val="0"/>
            <w:sz w:val="24"/>
            <w:szCs w:val="24"/>
            <w:highlight w:val="yellow"/>
            <w:rPrChange w:id="3106"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3107" w:author="ThinkPad" w:date="2022-06-17T19:00:00Z">
        <w:r w:rsidDel="00431AB3">
          <w:rPr>
            <w:rFonts w:ascii="Times New Roman" w:eastAsia="宋体" w:hAnsi="Times New Roman" w:cs="Times New Roman"/>
            <w:kern w:val="0"/>
            <w:sz w:val="24"/>
            <w:szCs w:val="24"/>
          </w:rPr>
          <w:delText xml:space="preserve">the </w:delText>
        </w:r>
      </w:del>
      <w:ins w:id="3108"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3109"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3110"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3111"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3112"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3113" w:author="ThinkPad" w:date="2022-06-17T19:21:00Z">
        <w:r w:rsidDel="000208D6">
          <w:rPr>
            <w:rFonts w:ascii="Times New Roman" w:eastAsia="宋体" w:hAnsi="Times New Roman" w:cs="Times New Roman" w:hint="eastAsia"/>
            <w:kern w:val="0"/>
            <w:sz w:val="24"/>
            <w:szCs w:val="24"/>
          </w:rPr>
          <w:delText>The</w:delText>
        </w:r>
      </w:del>
      <w:ins w:id="3114"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3115"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3116"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3117" w:author="ThinkPad" w:date="2022-06-17T19:21:00Z">
        <w:r w:rsidDel="000208D6">
          <w:rPr>
            <w:rFonts w:ascii="Times New Roman" w:eastAsia="宋体" w:hAnsi="Times New Roman" w:cs="Times New Roman"/>
            <w:kern w:val="0"/>
            <w:sz w:val="24"/>
            <w:szCs w:val="24"/>
          </w:rPr>
          <w:delText xml:space="preserve">are </w:delText>
        </w:r>
      </w:del>
      <w:ins w:id="3118" w:author="ThinkPad" w:date="2022-06-17T19:21:00Z">
        <w:r w:rsidR="000208D6">
          <w:rPr>
            <w:rFonts w:ascii="Times New Roman" w:eastAsia="宋体" w:hAnsi="Times New Roman" w:cs="Times New Roman"/>
            <w:kern w:val="0"/>
            <w:sz w:val="24"/>
            <w:szCs w:val="24"/>
          </w:rPr>
          <w:t xml:space="preserve">will be </w:t>
        </w:r>
      </w:ins>
      <w:del w:id="3119" w:author="ThinkPad" w:date="2022-06-17T19:21:00Z">
        <w:r w:rsidDel="000208D6">
          <w:rPr>
            <w:rFonts w:ascii="Times New Roman" w:eastAsia="宋体" w:hAnsi="Times New Roman" w:cs="Times New Roman"/>
            <w:kern w:val="0"/>
            <w:sz w:val="24"/>
            <w:szCs w:val="24"/>
          </w:rPr>
          <w:delText xml:space="preserve">added </w:delText>
        </w:r>
      </w:del>
      <w:ins w:id="3120"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3121"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3122"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3123"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3124"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3125"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3126" w:author="ThinkPad" w:date="2022-06-17T19:23:00Z">
        <w:r w:rsidRPr="000208D6" w:rsidDel="000208D6">
          <w:rPr>
            <w:rFonts w:ascii="Times New Roman" w:eastAsia="宋体" w:hAnsi="Times New Roman" w:cs="Times New Roman"/>
            <w:kern w:val="0"/>
            <w:sz w:val="24"/>
            <w:szCs w:val="24"/>
            <w:highlight w:val="yellow"/>
            <w:rPrChange w:id="3127" w:author="ThinkPad" w:date="2022-06-17T19:23:00Z">
              <w:rPr>
                <w:rFonts w:ascii="Times New Roman" w:eastAsia="宋体" w:hAnsi="Times New Roman" w:cs="Times New Roman"/>
                <w:kern w:val="0"/>
                <w:sz w:val="24"/>
                <w:szCs w:val="24"/>
              </w:rPr>
            </w:rPrChange>
          </w:rPr>
          <w:delText xml:space="preserve">because </w:delText>
        </w:r>
      </w:del>
      <w:ins w:id="3128" w:author="ThinkPad" w:date="2022-06-21T10:36:00Z">
        <w:r w:rsidR="00F85284">
          <w:rPr>
            <w:rFonts w:ascii="Times New Roman" w:eastAsia="宋体" w:hAnsi="Times New Roman" w:cs="Times New Roman"/>
            <w:kern w:val="0"/>
            <w:sz w:val="24"/>
            <w:szCs w:val="24"/>
            <w:highlight w:val="yellow"/>
          </w:rPr>
          <w:t>provided that</w:t>
        </w:r>
      </w:ins>
      <w:ins w:id="3129" w:author="ThinkPad" w:date="2022-06-17T19:23:00Z">
        <w:r w:rsidR="000208D6" w:rsidRPr="000208D6">
          <w:rPr>
            <w:rFonts w:ascii="Times New Roman" w:eastAsia="宋体" w:hAnsi="Times New Roman" w:cs="Times New Roman"/>
            <w:kern w:val="0"/>
            <w:sz w:val="24"/>
            <w:szCs w:val="24"/>
            <w:highlight w:val="yellow"/>
            <w:rPrChange w:id="3130"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3131" w:author="ThinkPad" w:date="2022-06-17T19:23:00Z">
            <w:rPr>
              <w:rFonts w:ascii="Times New Roman" w:eastAsia="宋体" w:hAnsi="Times New Roman" w:cs="Times New Roman"/>
              <w:kern w:val="0"/>
              <w:sz w:val="24"/>
              <w:szCs w:val="24"/>
            </w:rPr>
          </w:rPrChange>
        </w:rPr>
        <w:t xml:space="preserve">the number of honest nodes </w:t>
      </w:r>
      <w:del w:id="3132" w:author="ThinkPad" w:date="2022-06-21T10:36:00Z">
        <w:r w:rsidRPr="000208D6" w:rsidDel="00F85284">
          <w:rPr>
            <w:rFonts w:ascii="Times New Roman" w:eastAsia="宋体" w:hAnsi="Times New Roman" w:cs="Times New Roman"/>
            <w:kern w:val="0"/>
            <w:sz w:val="24"/>
            <w:szCs w:val="24"/>
            <w:highlight w:val="yellow"/>
            <w:rPrChange w:id="3133"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3134" w:author="ThinkPad" w:date="2022-06-17T19:23:00Z">
            <w:rPr>
              <w:rFonts w:ascii="Times New Roman" w:eastAsia="宋体" w:hAnsi="Times New Roman" w:cs="Times New Roman"/>
              <w:kern w:val="0"/>
              <w:sz w:val="24"/>
              <w:szCs w:val="24"/>
            </w:rPr>
          </w:rPrChange>
        </w:rPr>
        <w:t>meet</w:t>
      </w:r>
      <w:ins w:id="3135" w:author="ThinkPad" w:date="2022-06-21T10:36:00Z">
        <w:r w:rsidR="00F85284">
          <w:rPr>
            <w:rFonts w:ascii="Times New Roman" w:eastAsia="宋体" w:hAnsi="Times New Roman" w:cs="Times New Roman"/>
            <w:kern w:val="0"/>
            <w:sz w:val="24"/>
            <w:szCs w:val="24"/>
            <w:highlight w:val="yellow"/>
          </w:rPr>
          <w:t>s</w:t>
        </w:r>
      </w:ins>
      <w:del w:id="3136" w:author="ThinkPad" w:date="2022-06-17T19:23:00Z">
        <w:r w:rsidRPr="000208D6" w:rsidDel="000208D6">
          <w:rPr>
            <w:rFonts w:ascii="Times New Roman" w:eastAsia="宋体" w:hAnsi="Times New Roman" w:cs="Times New Roman"/>
            <w:kern w:val="0"/>
            <w:sz w:val="24"/>
            <w:szCs w:val="24"/>
            <w:highlight w:val="yellow"/>
            <w:rPrChange w:id="3137"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3138"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3139" w:author="ThinkPad" w:date="2022-06-17T19:23:00Z">
        <w:r w:rsidR="000208D6">
          <w:rPr>
            <w:rFonts w:ascii="Times New Roman" w:eastAsia="宋体" w:hAnsi="Times New Roman" w:cs="Times New Roman"/>
            <w:kern w:val="0"/>
            <w:sz w:val="24"/>
            <w:szCs w:val="24"/>
          </w:rPr>
          <w:t xml:space="preserve"> </w:t>
        </w:r>
      </w:ins>
      <w:del w:id="3140"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utilize the synchronization mechanism to </w:t>
      </w:r>
      <w:r w:rsidRPr="007946BB">
        <w:rPr>
          <w:rFonts w:ascii="Times New Roman" w:eastAsia="宋体" w:hAnsi="Times New Roman" w:cs="Times New Roman"/>
          <w:kern w:val="0"/>
          <w:sz w:val="24"/>
          <w:szCs w:val="24"/>
          <w:highlight w:val="yellow"/>
          <w:rPrChange w:id="3141"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id="3142"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3143" w:author="ThinkPad" w:date="2022-06-17T19:24:00Z">
        <w:r w:rsidRPr="00126100">
          <w:rPr>
            <w:rFonts w:ascii="Times New Roman" w:eastAsia="宋体" w:hAnsi="Times New Roman" w:cs="Times New Roman" w:hint="eastAsia"/>
            <w:kern w:val="0"/>
            <w:sz w:val="24"/>
            <w:szCs w:val="24"/>
            <w:highlight w:val="yellow"/>
            <w:rPrChange w:id="3144" w:author="ThinkPad" w:date="2022-06-17T19:26:00Z">
              <w:rPr>
                <w:rFonts w:ascii="Times New Roman" w:eastAsia="宋体" w:hAnsi="Times New Roman" w:cs="Times New Roman" w:hint="eastAsia"/>
                <w:kern w:val="0"/>
                <w:sz w:val="24"/>
                <w:szCs w:val="24"/>
              </w:rPr>
            </w:rPrChange>
          </w:rPr>
          <w:t>另外，如果</w:t>
        </w:r>
      </w:ins>
      <w:ins w:id="3145" w:author="ThinkPad" w:date="2022-06-17T19:25:00Z">
        <w:r w:rsidR="00126100" w:rsidRPr="00126100">
          <w:rPr>
            <w:rFonts w:ascii="Times New Roman" w:eastAsia="宋体" w:hAnsi="Times New Roman" w:cs="Times New Roman" w:hint="eastAsia"/>
            <w:kern w:val="0"/>
            <w:sz w:val="24"/>
            <w:szCs w:val="24"/>
            <w:highlight w:val="yellow"/>
            <w:rPrChange w:id="3146" w:author="ThinkPad" w:date="2022-06-17T19:26:00Z">
              <w:rPr>
                <w:rFonts w:ascii="Times New Roman" w:eastAsia="宋体" w:hAnsi="Times New Roman" w:cs="Times New Roman" w:hint="eastAsia"/>
                <w:kern w:val="0"/>
                <w:sz w:val="24"/>
                <w:szCs w:val="24"/>
              </w:rPr>
            </w:rPrChange>
          </w:rPr>
          <w:t>一个节点</w:t>
        </w:r>
      </w:ins>
      <w:ins w:id="3147" w:author="ThinkPad" w:date="2022-06-17T19:24:00Z">
        <w:r w:rsidRPr="00126100">
          <w:rPr>
            <w:rFonts w:ascii="Times New Roman" w:eastAsia="宋体" w:hAnsi="Times New Roman" w:cs="Times New Roman" w:hint="eastAsia"/>
            <w:kern w:val="0"/>
            <w:sz w:val="24"/>
            <w:szCs w:val="24"/>
            <w:highlight w:val="yellow"/>
            <w:rPrChange w:id="3148"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3149" w:author="ThinkPad" w:date="2022-06-17T19:26:00Z">
              <w:rPr>
                <w:rFonts w:ascii="Times New Roman" w:eastAsia="宋体" w:hAnsi="Times New Roman" w:cs="Times New Roman"/>
                <w:kern w:val="0"/>
                <w:sz w:val="24"/>
                <w:szCs w:val="24"/>
              </w:rPr>
            </w:rPrChange>
          </w:rPr>
          <w:t>partial signature</w:t>
        </w:r>
      </w:ins>
      <w:ins w:id="3150" w:author="ThinkPad" w:date="2022-06-17T19:25:00Z">
        <w:r w:rsidRPr="00126100">
          <w:rPr>
            <w:rFonts w:ascii="Times New Roman" w:eastAsia="宋体" w:hAnsi="Times New Roman" w:cs="Times New Roman" w:hint="eastAsia"/>
            <w:kern w:val="0"/>
            <w:sz w:val="24"/>
            <w:szCs w:val="24"/>
            <w:highlight w:val="yellow"/>
            <w:rPrChange w:id="3151" w:author="ThinkPad" w:date="2022-06-17T19:26:00Z">
              <w:rPr>
                <w:rFonts w:ascii="Times New Roman" w:eastAsia="宋体" w:hAnsi="Times New Roman" w:cs="Times New Roman" w:hint="eastAsia"/>
                <w:kern w:val="0"/>
                <w:sz w:val="24"/>
                <w:szCs w:val="24"/>
              </w:rPr>
            </w:rPrChange>
          </w:rPr>
          <w:t>，但未收到</w:t>
        </w:r>
      </w:ins>
      <w:ins w:id="3152" w:author="ThinkPad" w:date="2022-06-17T19:24:00Z">
        <w:r w:rsidRPr="00126100">
          <w:rPr>
            <w:rFonts w:ascii="Times New Roman" w:eastAsia="宋体" w:hAnsi="Times New Roman" w:cs="Times New Roman"/>
            <w:kern w:val="0"/>
            <w:sz w:val="24"/>
            <w:szCs w:val="24"/>
            <w:highlight w:val="yellow"/>
            <w:rPrChange w:id="3153" w:author="ThinkPad" w:date="2022-06-17T19:26:00Z">
              <w:rPr>
                <w:rFonts w:ascii="Times New Roman" w:eastAsia="宋体" w:hAnsi="Times New Roman" w:cs="Times New Roman"/>
                <w:kern w:val="0"/>
                <w:sz w:val="24"/>
                <w:szCs w:val="24"/>
              </w:rPr>
            </w:rPrChange>
          </w:rPr>
          <w:t>full signature</w:t>
        </w:r>
      </w:ins>
      <w:ins w:id="3154" w:author="ThinkPad" w:date="2022-06-17T19:25:00Z">
        <w:r w:rsidRPr="00126100">
          <w:rPr>
            <w:rFonts w:ascii="Times New Roman" w:eastAsia="宋体" w:hAnsi="Times New Roman" w:cs="Times New Roman" w:hint="eastAsia"/>
            <w:kern w:val="0"/>
            <w:sz w:val="24"/>
            <w:szCs w:val="24"/>
            <w:highlight w:val="yellow"/>
            <w:rPrChange w:id="3155"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3156"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3157"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3158" w:author="ThinkPad" w:date="2022-06-17T19:26:00Z">
              <w:rPr>
                <w:rFonts w:ascii="Times New Roman" w:eastAsia="宋体" w:hAnsi="Times New Roman" w:cs="Times New Roman"/>
                <w:kern w:val="0"/>
                <w:sz w:val="24"/>
                <w:szCs w:val="24"/>
              </w:rPr>
            </w:rPrChange>
          </w:rPr>
          <w:t>…</w:t>
        </w:r>
      </w:ins>
      <w:ins w:id="3159" w:author="ThinkPad" w:date="2022-06-17T19:26:00Z">
        <w:r w:rsidR="00126100">
          <w:rPr>
            <w:rFonts w:ascii="Times New Roman" w:eastAsia="宋体" w:hAnsi="Times New Roman" w:cs="Times New Roman" w:hint="eastAsia"/>
            <w:kern w:val="0"/>
            <w:sz w:val="24"/>
            <w:szCs w:val="24"/>
            <w:highlight w:val="yellow"/>
          </w:rPr>
          <w:t>【</w:t>
        </w:r>
      </w:ins>
      <w:ins w:id="3160" w:author="ThinkPad" w:date="2022-06-18T09:02:00Z">
        <w:r w:rsidR="00CF6013">
          <w:rPr>
            <w:rFonts w:ascii="Times New Roman" w:eastAsia="宋体" w:hAnsi="Times New Roman" w:cs="Times New Roman" w:hint="eastAsia"/>
            <w:kern w:val="0"/>
            <w:sz w:val="24"/>
            <w:szCs w:val="24"/>
            <w:highlight w:val="yellow"/>
          </w:rPr>
          <w:t>这也</w:t>
        </w:r>
      </w:ins>
      <w:ins w:id="3161" w:author="ThinkPad" w:date="2022-06-17T19:29:00Z">
        <w:r w:rsidR="005E04E3">
          <w:rPr>
            <w:rFonts w:ascii="Times New Roman" w:eastAsia="宋体" w:hAnsi="Times New Roman" w:cs="Times New Roman" w:hint="eastAsia"/>
            <w:kern w:val="0"/>
            <w:sz w:val="24"/>
            <w:szCs w:val="24"/>
            <w:highlight w:val="yellow"/>
          </w:rPr>
          <w:t>还</w:t>
        </w:r>
      </w:ins>
      <w:ins w:id="3162" w:author="ThinkPad" w:date="2022-06-17T19:26:00Z">
        <w:r w:rsidR="00126100">
          <w:rPr>
            <w:rFonts w:ascii="Times New Roman" w:eastAsia="宋体" w:hAnsi="Times New Roman" w:cs="Times New Roman" w:hint="eastAsia"/>
            <w:kern w:val="0"/>
            <w:sz w:val="24"/>
            <w:szCs w:val="24"/>
            <w:highlight w:val="yellow"/>
          </w:rPr>
          <w:t>有问题，</w:t>
        </w:r>
      </w:ins>
      <w:ins w:id="3163"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3164" w:author="ThinkPad" w:date="2022-06-17T19:29:00Z">
              <w:rPr>
                <w:rFonts w:ascii="Times New Roman" w:eastAsia="黑体" w:hAnsi="Times New Roman" w:cs="Times New Roman"/>
                <w:sz w:val="32"/>
                <w:szCs w:val="32"/>
              </w:rPr>
            </w:rPrChange>
          </w:rPr>
          <w:t>)</w:t>
        </w:r>
      </w:ins>
      <w:ins w:id="3165" w:author="ThinkPad" w:date="2022-06-17T19:26:00Z">
        <w:r w:rsidR="00126100">
          <w:rPr>
            <w:rFonts w:ascii="Times New Roman" w:eastAsia="宋体" w:hAnsi="Times New Roman" w:cs="Times New Roman" w:hint="eastAsia"/>
            <w:kern w:val="0"/>
            <w:sz w:val="24"/>
            <w:szCs w:val="24"/>
            <w:highlight w:val="yellow"/>
          </w:rPr>
          <w:t>有可能真的</w:t>
        </w:r>
      </w:ins>
      <w:ins w:id="3166" w:author="ThinkPad" w:date="2022-06-18T09:02:00Z">
        <w:r w:rsidR="00CF6013">
          <w:rPr>
            <w:rFonts w:ascii="Times New Roman" w:eastAsia="宋体" w:hAnsi="Times New Roman" w:cs="Times New Roman" w:hint="eastAsia"/>
            <w:kern w:val="0"/>
            <w:sz w:val="24"/>
            <w:szCs w:val="24"/>
            <w:highlight w:val="yellow"/>
          </w:rPr>
          <w:t>这轮</w:t>
        </w:r>
      </w:ins>
      <w:ins w:id="3167"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3168" w:author="ThinkPad" w:date="2022-06-17T19:27:00Z">
        <w:r w:rsidR="00126100">
          <w:rPr>
            <w:rFonts w:ascii="Times New Roman" w:eastAsia="宋体" w:hAnsi="Times New Roman" w:cs="Times New Roman" w:hint="eastAsia"/>
            <w:kern w:val="0"/>
            <w:sz w:val="24"/>
            <w:szCs w:val="24"/>
            <w:highlight w:val="yellow"/>
          </w:rPr>
          <w:t>，</w:t>
        </w:r>
      </w:ins>
      <w:ins w:id="3169"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3170"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3171" w:author="ThinkPad" w:date="2022-06-17T19:28:00Z">
        <w:r w:rsidR="005E04E3">
          <w:rPr>
            <w:rFonts w:ascii="Times New Roman" w:eastAsia="宋体" w:hAnsi="Times New Roman" w:cs="Times New Roman" w:hint="eastAsia"/>
            <w:kern w:val="0"/>
            <w:sz w:val="24"/>
            <w:szCs w:val="24"/>
            <w:highlight w:val="yellow"/>
          </w:rPr>
          <w:t>所以我不知道</w:t>
        </w:r>
      </w:ins>
      <w:ins w:id="3172" w:author="ThinkPad" w:date="2022-06-17T19:30:00Z">
        <w:r w:rsidR="005E04E3">
          <w:rPr>
            <w:rFonts w:ascii="Times New Roman" w:eastAsia="宋体" w:hAnsi="Times New Roman" w:cs="Times New Roman" w:hint="eastAsia"/>
            <w:kern w:val="0"/>
            <w:sz w:val="24"/>
            <w:szCs w:val="24"/>
            <w:highlight w:val="yellow"/>
          </w:rPr>
          <w:t>对</w:t>
        </w:r>
      </w:ins>
      <w:ins w:id="3173" w:author="ThinkPad" w:date="2022-06-17T19:28:00Z">
        <w:r w:rsidR="005E04E3">
          <w:rPr>
            <w:rFonts w:ascii="Times New Roman" w:eastAsia="宋体" w:hAnsi="Times New Roman" w:cs="Times New Roman" w:hint="eastAsia"/>
            <w:kern w:val="0"/>
            <w:sz w:val="24"/>
            <w:szCs w:val="24"/>
            <w:highlight w:val="yellow"/>
          </w:rPr>
          <w:t>这个问题，有什么说法</w:t>
        </w:r>
      </w:ins>
      <w:ins w:id="3174"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r w:rsidR="00EC572D">
        <w:rPr>
          <w:rFonts w:ascii="Times New Roman" w:eastAsia="宋体" w:hAnsi="Times New Roman" w:cs="Times New Roman"/>
          <w:kern w:val="0"/>
          <w:sz w:val="24"/>
          <w:szCs w:val="24"/>
        </w:rPr>
        <w:t xml:space="preserve"> </w:t>
      </w:r>
      <w:ins w:id="3175"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3176" w:author="ThinkPad" w:date="2022-06-18T09:06:00Z">
        <w:r w:rsidR="00987604">
          <w:rPr>
            <w:rFonts w:ascii="Times New Roman" w:eastAsia="宋体" w:hAnsi="Times New Roman" w:cs="Times New Roman"/>
            <w:kern w:val="0"/>
            <w:sz w:val="24"/>
            <w:szCs w:val="24"/>
          </w:rPr>
          <w:t>,</w:t>
        </w:r>
      </w:ins>
      <w:ins w:id="3177" w:author="Zhang Li" w:date="2022-06-12T14:46:00Z">
        <w:r w:rsidR="00D1110A">
          <w:rPr>
            <w:rFonts w:ascii="Times New Roman" w:eastAsia="宋体" w:hAnsi="Times New Roman" w:cs="Times New Roman"/>
            <w:kern w:val="0"/>
            <w:sz w:val="24"/>
            <w:szCs w:val="24"/>
          </w:rPr>
          <w:t xml:space="preserve"> and attack</w:t>
        </w:r>
        <w:del w:id="3178"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3179" w:author="Zhang Li" w:date="2022-06-12T14:47:00Z">
        <w:r>
          <w:rPr>
            <w:rFonts w:ascii="Times New Roman" w:eastAsia="宋体" w:hAnsi="Times New Roman" w:cs="Times New Roman"/>
            <w:kern w:val="0"/>
            <w:sz w:val="24"/>
            <w:szCs w:val="24"/>
          </w:rPr>
          <w:t xml:space="preserve">success probability and consensus latency, which is </w:t>
        </w:r>
        <w:del w:id="3180"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3181" w:author="ThinkPad" w:date="2022-06-18T09:08:00Z">
        <w:r w:rsidR="00987604">
          <w:rPr>
            <w:rFonts w:ascii="Times New Roman" w:eastAsia="宋体" w:hAnsi="Times New Roman" w:cs="Times New Roman"/>
            <w:kern w:val="0"/>
            <w:sz w:val="24"/>
            <w:szCs w:val="24"/>
          </w:rPr>
          <w:t>s</w:t>
        </w:r>
      </w:ins>
      <w:ins w:id="3182" w:author="Zhang Li" w:date="2022-06-12T14:47:00Z">
        <w:r>
          <w:rPr>
            <w:rFonts w:ascii="Times New Roman" w:eastAsia="宋体" w:hAnsi="Times New Roman" w:cs="Times New Roman"/>
            <w:kern w:val="0"/>
            <w:sz w:val="24"/>
            <w:szCs w:val="24"/>
          </w:rPr>
          <w:t xml:space="preserve"> to measure the performance of a blockchain system</w:t>
        </w:r>
      </w:ins>
      <w:del w:id="3183"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3184"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3185" w:author="Zhang Li" w:date="2022-06-12T14:49:00Z">
        <w:r w:rsidR="0031098F">
          <w:rPr>
            <w:rFonts w:ascii="Times New Roman" w:eastAsia="黑体" w:hAnsi="Times New Roman" w:cs="Times New Roman"/>
            <w:sz w:val="24"/>
            <w:szCs w:val="24"/>
          </w:rPr>
          <w:t>Success Probability</w:t>
        </w:r>
        <w:del w:id="3186" w:author="ThinkPad" w:date="2022-06-18T09:09:00Z">
          <w:r w:rsidR="0031098F" w:rsidRPr="004246D7" w:rsidDel="00987604">
            <w:rPr>
              <w:rFonts w:ascii="Times New Roman" w:eastAsia="黑体" w:hAnsi="Times New Roman" w:cs="Times New Roman"/>
              <w:sz w:val="24"/>
              <w:szCs w:val="24"/>
            </w:rPr>
            <w:delText xml:space="preserve"> </w:delText>
          </w:r>
        </w:del>
        <w:del w:id="3187"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3188" w:author="Zhang Li" w:date="2022-06-12T14:50:00Z"/>
          <w:rFonts w:ascii="Times New Roman" w:eastAsia="宋体" w:hAnsi="Times New Roman" w:cs="Times New Roman"/>
          <w:kern w:val="0"/>
          <w:sz w:val="24"/>
          <w:szCs w:val="24"/>
        </w:rPr>
      </w:pPr>
      <w:del w:id="3189"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3190" w:author="Zhang Li" w:date="2022-06-12T14:50:00Z"/>
          <w:rFonts w:ascii="Times New Roman" w:eastAsia="宋体" w:hAnsi="Times New Roman" w:cs="Times New Roman"/>
          <w:kern w:val="0"/>
          <w:sz w:val="24"/>
          <w:szCs w:val="24"/>
        </w:rPr>
      </w:pPr>
      <m:oMathPara>
        <m:oMath>
          <m:r>
            <w:del w:id="3191" w:author="Zhang Li" w:date="2022-06-12T14:50:00Z">
              <w:rPr>
                <w:rFonts w:ascii="Cambria Math" w:eastAsia="宋体" w:hAnsi="Cambria Math" w:cs="Times New Roman"/>
                <w:kern w:val="0"/>
                <w:sz w:val="24"/>
                <w:szCs w:val="24"/>
              </w:rPr>
              <w:lastRenderedPageBreak/>
              <m:t xml:space="preserve">L= </m:t>
            </w:del>
          </m:r>
          <m:sSub>
            <m:sSubPr>
              <m:ctrlPr>
                <w:del w:id="3192" w:author="Zhang Li" w:date="2022-06-12T14:50:00Z">
                  <w:rPr>
                    <w:rFonts w:ascii="Cambria Math" w:eastAsia="宋体" w:hAnsi="Cambria Math" w:cs="Times New Roman"/>
                    <w:i/>
                    <w:kern w:val="0"/>
                    <w:sz w:val="24"/>
                    <w:szCs w:val="24"/>
                  </w:rPr>
                </w:del>
              </m:ctrlPr>
            </m:sSubPr>
            <m:e>
              <m:r>
                <w:del w:id="3193" w:author="Zhang Li" w:date="2022-06-12T14:50:00Z">
                  <w:rPr>
                    <w:rFonts w:ascii="Cambria Math" w:eastAsia="宋体" w:hAnsi="Cambria Math" w:cs="Times New Roman"/>
                    <w:kern w:val="0"/>
                    <w:sz w:val="24"/>
                    <w:szCs w:val="24"/>
                  </w:rPr>
                  <m:t>τ</m:t>
                </w:del>
              </m:r>
            </m:e>
            <m:sub>
              <m:r>
                <w:del w:id="3194" w:author="Zhang Li" w:date="2022-06-12T14:50:00Z">
                  <w:rPr>
                    <w:rFonts w:ascii="Cambria Math" w:eastAsia="宋体" w:hAnsi="Cambria Math" w:cs="Times New Roman"/>
                    <w:kern w:val="0"/>
                    <w:sz w:val="24"/>
                    <w:szCs w:val="24"/>
                  </w:rPr>
                  <m:t>o</m:t>
                </w:del>
              </m:r>
            </m:sub>
          </m:sSub>
          <m:r>
            <w:del w:id="3195" w:author="Zhang Li" w:date="2022-06-12T14:50:00Z">
              <w:rPr>
                <w:rFonts w:ascii="Cambria Math" w:eastAsia="宋体" w:hAnsi="Cambria Math" w:cs="Times New Roman"/>
                <w:kern w:val="0"/>
                <w:sz w:val="24"/>
                <w:szCs w:val="24"/>
              </w:rPr>
              <m:t>⋅</m:t>
            </w:del>
          </m:r>
          <m:nary>
            <m:naryPr>
              <m:chr m:val="∑"/>
              <m:limLoc m:val="undOvr"/>
              <m:ctrlPr>
                <w:del w:id="3196" w:author="Zhang Li" w:date="2022-06-12T14:50:00Z">
                  <w:rPr>
                    <w:rFonts w:ascii="Cambria Math" w:eastAsia="宋体" w:hAnsi="Cambria Math" w:cs="Times New Roman"/>
                    <w:i/>
                    <w:kern w:val="0"/>
                    <w:sz w:val="24"/>
                    <w:szCs w:val="24"/>
                  </w:rPr>
                </w:del>
              </m:ctrlPr>
            </m:naryPr>
            <m:sub>
              <m:r>
                <w:del w:id="3197" w:author="Zhang Li" w:date="2022-06-12T14:50:00Z">
                  <w:rPr>
                    <w:rFonts w:ascii="Cambria Math" w:eastAsia="宋体" w:hAnsi="Cambria Math" w:cs="Times New Roman"/>
                    <w:kern w:val="0"/>
                    <w:sz w:val="24"/>
                    <w:szCs w:val="24"/>
                  </w:rPr>
                  <m:t>i=0</m:t>
                </w:del>
              </m:r>
            </m:sub>
            <m:sup>
              <m:r>
                <w:del w:id="3198" w:author="Zhang Li" w:date="2022-06-12T14:50:00Z">
                  <w:rPr>
                    <w:rFonts w:ascii="Cambria Math" w:eastAsia="宋体" w:hAnsi="Cambria Math" w:cs="Times New Roman"/>
                    <w:kern w:val="0"/>
                    <w:sz w:val="24"/>
                    <w:szCs w:val="24"/>
                  </w:rPr>
                  <m:t>N+1</m:t>
                </w:del>
              </m:r>
            </m:sup>
            <m:e>
              <m:sSub>
                <m:sSubPr>
                  <m:ctrlPr>
                    <w:del w:id="3199" w:author="Zhang Li" w:date="2022-06-12T14:50:00Z">
                      <w:rPr>
                        <w:rFonts w:ascii="Cambria Math" w:eastAsia="宋体" w:hAnsi="Cambria Math" w:cs="Times New Roman"/>
                        <w:i/>
                        <w:kern w:val="0"/>
                        <w:sz w:val="24"/>
                        <w:szCs w:val="24"/>
                      </w:rPr>
                    </w:del>
                  </m:ctrlPr>
                </m:sSubPr>
                <m:e>
                  <m:r>
                    <w:del w:id="3200" w:author="Zhang Li" w:date="2022-06-12T14:50:00Z">
                      <w:rPr>
                        <w:rFonts w:ascii="Cambria Math" w:eastAsia="宋体" w:hAnsi="Cambria Math" w:cs="Times New Roman"/>
                        <w:kern w:val="0"/>
                        <w:sz w:val="24"/>
                        <w:szCs w:val="24"/>
                      </w:rPr>
                      <m:t>T</m:t>
                    </w:del>
                  </m:r>
                </m:e>
                <m:sub>
                  <m:r>
                    <w:del w:id="3201"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3202" w:author="Zhang Li" w:date="2022-06-12T14:50:00Z"/>
          <w:rFonts w:ascii="Times New Roman" w:eastAsia="宋体" w:hAnsi="Times New Roman" w:cs="Times New Roman"/>
          <w:kern w:val="0"/>
          <w:sz w:val="24"/>
          <w:szCs w:val="24"/>
        </w:rPr>
      </w:pPr>
      <w:del w:id="3203"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3204" w:author="Zhang Li" w:date="2022-06-12T14:50:00Z">
            <w:rPr>
              <w:rFonts w:ascii="Cambria Math" w:eastAsia="宋体" w:hAnsi="Cambria Math" w:cs="Times New Roman"/>
              <w:kern w:val="0"/>
              <w:sz w:val="24"/>
              <w:szCs w:val="24"/>
              <w:highlight w:val="yellow"/>
            </w:rPr>
            <m:t>ζ</m:t>
          </w:del>
        </m:r>
      </m:oMath>
      <w:del w:id="3205"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3206" w:author="Zhang Li" w:date="2022-06-12T14:50:00Z">
            <w:rPr>
              <w:rFonts w:ascii="Cambria Math" w:eastAsia="宋体" w:hAnsi="Cambria Math" w:cs="Times New Roman" w:hint="eastAsia"/>
              <w:kern w:val="0"/>
              <w:sz w:val="24"/>
              <w:szCs w:val="24"/>
              <w:highlight w:val="yellow"/>
            </w:rPr>
            <m:t>0</m:t>
          </w:del>
        </m:r>
        <m:r>
          <w:del w:id="3207" w:author="Zhang Li" w:date="2022-06-12T14:50:00Z">
            <w:rPr>
              <w:rFonts w:ascii="Cambria Math" w:eastAsia="宋体" w:hAnsi="Cambria Math" w:cs="Times New Roman" w:hint="eastAsia"/>
              <w:kern w:val="0"/>
              <w:sz w:val="24"/>
              <w:szCs w:val="24"/>
              <w:highlight w:val="yellow"/>
            </w:rPr>
            <m:t>≤</m:t>
          </w:del>
        </m:r>
        <m:r>
          <w:del w:id="3208" w:author="Zhang Li" w:date="2022-06-12T14:50:00Z">
            <w:rPr>
              <w:rFonts w:ascii="Cambria Math" w:eastAsia="宋体" w:hAnsi="Cambria Math" w:cs="Times New Roman" w:hint="eastAsia"/>
              <w:kern w:val="0"/>
              <w:sz w:val="24"/>
              <w:szCs w:val="24"/>
              <w:highlight w:val="yellow"/>
            </w:rPr>
            <m:t>ζ&lt;1</m:t>
          </w:del>
        </m:r>
      </m:oMath>
      <w:del w:id="3209"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3210" w:author="Zhang Li" w:date="2022-06-12T14:50:00Z">
            <w:rPr>
              <w:rFonts w:ascii="Cambria Math" w:eastAsia="宋体" w:hAnsi="Cambria Math" w:cs="Times New Roman"/>
              <w:kern w:val="0"/>
              <w:sz w:val="24"/>
              <w:szCs w:val="24"/>
            </w:rPr>
            <m:t xml:space="preserve">N+2 </m:t>
          </w:del>
        </m:r>
      </m:oMath>
      <w:del w:id="3211"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3212" w:author="Zhang Li" w:date="2022-06-12T14:50:00Z">
                <w:rPr>
                  <w:rFonts w:ascii="Cambria Math" w:eastAsia="宋体" w:hAnsi="Cambria Math" w:cs="Times New Roman"/>
                  <w:i/>
                  <w:kern w:val="0"/>
                  <w:sz w:val="24"/>
                  <w:szCs w:val="24"/>
                  <w:highlight w:val="yellow"/>
                </w:rPr>
              </w:del>
            </m:ctrlPr>
          </m:sSubPr>
          <m:e>
            <m:r>
              <w:del w:id="3213" w:author="Zhang Li" w:date="2022-06-12T14:50:00Z">
                <w:rPr>
                  <w:rFonts w:ascii="Cambria Math" w:eastAsia="宋体" w:hAnsi="Cambria Math" w:cs="Times New Roman"/>
                  <w:kern w:val="0"/>
                  <w:sz w:val="24"/>
                  <w:szCs w:val="24"/>
                  <w:highlight w:val="yellow"/>
                </w:rPr>
                <m:t>T</m:t>
              </w:del>
            </m:r>
          </m:e>
          <m:sub>
            <m:r>
              <w:del w:id="3214" w:author="Zhang Li" w:date="2022-06-12T14:50:00Z">
                <w:rPr>
                  <w:rFonts w:ascii="Cambria Math" w:eastAsia="宋体" w:hAnsi="Cambria Math" w:cs="Times New Roman"/>
                  <w:kern w:val="0"/>
                  <w:sz w:val="24"/>
                  <w:szCs w:val="24"/>
                  <w:highlight w:val="yellow"/>
                </w:rPr>
                <m:t>i</m:t>
              </w:del>
            </m:r>
          </m:sub>
        </m:sSub>
      </m:oMath>
      <w:del w:id="3215"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3216" w:author="Zhang Li" w:date="2022-06-12T14:50:00Z">
            <w:rPr>
              <w:rFonts w:ascii="Cambria Math" w:eastAsia="宋体" w:hAnsi="Cambria Math" w:cs="Times New Roman"/>
              <w:kern w:val="0"/>
              <w:sz w:val="24"/>
              <w:szCs w:val="24"/>
            </w:rPr>
            <m:t>M</m:t>
          </w:del>
        </m:r>
      </m:oMath>
      <w:del w:id="321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3218" w:author="Zhang Li" w:date="2022-06-12T14:50:00Z">
                <w:rPr>
                  <w:rFonts w:ascii="Cambria Math" w:eastAsia="宋体" w:hAnsi="Cambria Math" w:cs="Times New Roman"/>
                  <w:kern w:val="0"/>
                  <w:sz w:val="24"/>
                  <w:szCs w:val="24"/>
                </w:rPr>
              </w:del>
            </m:ctrlPr>
          </m:sSubPr>
          <m:e>
            <m:r>
              <w:del w:id="3219" w:author="Zhang Li" w:date="2022-06-12T14:50:00Z">
                <w:rPr>
                  <w:rFonts w:ascii="Cambria Math" w:eastAsia="宋体" w:hAnsi="Cambria Math" w:cs="Times New Roman"/>
                  <w:kern w:val="0"/>
                  <w:sz w:val="24"/>
                  <w:szCs w:val="24"/>
                </w:rPr>
                <m:t>D</m:t>
              </w:del>
            </m:r>
          </m:e>
          <m:sub>
            <m:r>
              <w:del w:id="3220" w:author="Zhang Li" w:date="2022-06-12T14:50:00Z">
                <m:rPr>
                  <m:sty m:val="p"/>
                </m:rPr>
                <w:rPr>
                  <w:rFonts w:ascii="Cambria Math" w:eastAsia="宋体" w:hAnsi="Cambria Math" w:cs="Times New Roman"/>
                  <w:kern w:val="0"/>
                  <w:sz w:val="24"/>
                  <w:szCs w:val="24"/>
                </w:rPr>
                <m:t>0</m:t>
              </w:del>
            </m:r>
          </m:sub>
        </m:sSub>
      </m:oMath>
      <w:del w:id="322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3222" w:author="Zhang Li" w:date="2022-06-12T14:50:00Z">
                <w:rPr>
                  <w:rFonts w:ascii="Cambria Math" w:eastAsia="宋体" w:hAnsi="Cambria Math" w:cs="Times New Roman"/>
                  <w:kern w:val="0"/>
                  <w:sz w:val="24"/>
                  <w:szCs w:val="24"/>
                </w:rPr>
              </w:del>
            </m:ctrlPr>
          </m:sSubPr>
          <m:e>
            <m:r>
              <w:del w:id="3223" w:author="Zhang Li" w:date="2022-06-12T14:50:00Z">
                <w:rPr>
                  <w:rFonts w:ascii="Cambria Math" w:eastAsia="宋体" w:hAnsi="Cambria Math" w:cs="Times New Roman"/>
                  <w:kern w:val="0"/>
                  <w:sz w:val="24"/>
                  <w:szCs w:val="24"/>
                </w:rPr>
                <m:t>D</m:t>
              </w:del>
            </m:r>
          </m:e>
          <m:sub>
            <m:r>
              <w:del w:id="3224" w:author="Zhang Li" w:date="2022-06-12T14:50:00Z">
                <w:rPr>
                  <w:rFonts w:ascii="Cambria Math" w:eastAsia="宋体" w:hAnsi="Cambria Math" w:cs="Times New Roman"/>
                  <w:kern w:val="0"/>
                  <w:sz w:val="24"/>
                  <w:szCs w:val="24"/>
                </w:rPr>
                <m:t>t</m:t>
              </w:del>
            </m:r>
          </m:sub>
        </m:sSub>
      </m:oMath>
      <w:del w:id="322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601FA1" w:rsidP="005312B7">
      <w:pPr>
        <w:spacing w:afterLines="50" w:after="156"/>
        <w:rPr>
          <w:del w:id="3226" w:author="Zhang Li" w:date="2022-06-12T14:50:00Z"/>
          <w:rFonts w:ascii="Times New Roman" w:eastAsia="宋体" w:hAnsi="Times New Roman" w:cs="Times New Roman"/>
          <w:kern w:val="0"/>
          <w:sz w:val="24"/>
          <w:szCs w:val="24"/>
        </w:rPr>
      </w:pPr>
      <m:oMathPara>
        <m:oMath>
          <m:sSub>
            <m:sSubPr>
              <m:ctrlPr>
                <w:del w:id="3227" w:author="Zhang Li" w:date="2022-06-12T14:50:00Z">
                  <w:rPr>
                    <w:rFonts w:ascii="Cambria Math" w:eastAsia="宋体" w:hAnsi="Cambria Math" w:cs="Times New Roman"/>
                    <w:i/>
                    <w:kern w:val="0"/>
                    <w:sz w:val="24"/>
                    <w:szCs w:val="24"/>
                  </w:rPr>
                </w:del>
              </m:ctrlPr>
            </m:sSubPr>
            <m:e>
              <m:r>
                <w:del w:id="3228" w:author="Zhang Li" w:date="2022-06-12T14:50:00Z">
                  <w:rPr>
                    <w:rFonts w:ascii="Cambria Math" w:eastAsia="宋体" w:hAnsi="Cambria Math" w:cs="Times New Roman"/>
                    <w:kern w:val="0"/>
                    <w:sz w:val="24"/>
                    <w:szCs w:val="24"/>
                  </w:rPr>
                  <m:t>L</m:t>
                </w:del>
              </m:r>
            </m:e>
            <m:sub>
              <m:r>
                <w:del w:id="3229" w:author="Zhang Li" w:date="2022-06-12T14:50:00Z">
                  <w:rPr>
                    <w:rFonts w:ascii="Cambria Math" w:eastAsia="宋体" w:hAnsi="Cambria Math" w:cs="Times New Roman"/>
                    <w:kern w:val="0"/>
                    <w:sz w:val="24"/>
                    <w:szCs w:val="24"/>
                  </w:rPr>
                  <m:t>max</m:t>
                </w:del>
              </m:r>
            </m:sub>
          </m:sSub>
          <m:r>
            <w:del w:id="3230" w:author="Zhang Li" w:date="2022-06-12T14:50:00Z">
              <w:rPr>
                <w:rFonts w:ascii="Cambria Math" w:eastAsia="宋体" w:hAnsi="Cambria Math" w:cs="Times New Roman"/>
                <w:kern w:val="0"/>
                <w:sz w:val="24"/>
                <w:szCs w:val="24"/>
              </w:rPr>
              <m:t>=</m:t>
            </w:del>
          </m:r>
          <m:sSubSup>
            <m:sSubSupPr>
              <m:ctrlPr>
                <w:del w:id="3231" w:author="Zhang Li" w:date="2022-06-12T14:50:00Z">
                  <w:rPr>
                    <w:rFonts w:ascii="Cambria Math" w:eastAsia="宋体" w:hAnsi="Cambria Math" w:cs="Times New Roman"/>
                    <w:i/>
                    <w:kern w:val="0"/>
                    <w:sz w:val="24"/>
                    <w:szCs w:val="24"/>
                  </w:rPr>
                </w:del>
              </m:ctrlPr>
            </m:sSubSupPr>
            <m:e>
              <m:sSub>
                <m:sSubPr>
                  <m:ctrlPr>
                    <w:del w:id="3232" w:author="Zhang Li" w:date="2022-06-12T14:50:00Z">
                      <w:rPr>
                        <w:rFonts w:ascii="Cambria Math" w:eastAsia="宋体" w:hAnsi="Cambria Math" w:cs="Times New Roman"/>
                        <w:i/>
                        <w:kern w:val="0"/>
                        <w:sz w:val="24"/>
                        <w:szCs w:val="24"/>
                      </w:rPr>
                    </w:del>
                  </m:ctrlPr>
                </m:sSubPr>
                <m:e>
                  <m:r>
                    <w:del w:id="3233" w:author="Zhang Li" w:date="2022-06-12T14:50:00Z">
                      <w:rPr>
                        <w:rFonts w:ascii="Cambria Math" w:eastAsia="宋体" w:hAnsi="Cambria Math" w:cs="Times New Roman"/>
                        <w:kern w:val="0"/>
                        <w:sz w:val="24"/>
                        <w:szCs w:val="24"/>
                      </w:rPr>
                      <m:t>τ</m:t>
                    </w:del>
                  </m:r>
                </m:e>
                <m:sub>
                  <m:r>
                    <w:del w:id="3234" w:author="Zhang Li" w:date="2022-06-12T14:50:00Z">
                      <w:rPr>
                        <w:rFonts w:ascii="Cambria Math" w:eastAsia="宋体" w:hAnsi="Cambria Math" w:cs="Times New Roman"/>
                        <w:kern w:val="0"/>
                        <w:sz w:val="24"/>
                        <w:szCs w:val="24"/>
                      </w:rPr>
                      <m:t>o</m:t>
                    </w:del>
                  </m:r>
                </m:sub>
              </m:sSub>
              <m:r>
                <w:del w:id="3235" w:author="Zhang Li" w:date="2022-06-12T14:50:00Z">
                  <w:rPr>
                    <w:rFonts w:ascii="Cambria Math" w:eastAsia="宋体" w:hAnsi="Cambria Math" w:cs="Times New Roman"/>
                    <w:kern w:val="0"/>
                    <w:sz w:val="24"/>
                    <w:szCs w:val="24"/>
                  </w:rPr>
                  <m:t>⋅T</m:t>
                </w:del>
              </m:r>
            </m:e>
            <m:sub>
              <m:r>
                <w:del w:id="3236" w:author="Zhang Li" w:date="2022-06-12T14:50:00Z">
                  <w:rPr>
                    <w:rFonts w:ascii="Cambria Math" w:eastAsia="宋体" w:hAnsi="Cambria Math" w:cs="Times New Roman"/>
                    <w:kern w:val="0"/>
                    <w:sz w:val="24"/>
                    <w:szCs w:val="24"/>
                  </w:rPr>
                  <m:t>B</m:t>
                </w:del>
              </m:r>
            </m:sub>
            <m:sup>
              <m:r>
                <w:del w:id="3237" w:author="Zhang Li" w:date="2022-06-12T14:50:00Z">
                  <w:rPr>
                    <w:rFonts w:ascii="Cambria Math" w:eastAsia="宋体" w:hAnsi="Cambria Math" w:cs="Times New Roman"/>
                    <w:kern w:val="0"/>
                    <w:sz w:val="24"/>
                    <w:szCs w:val="24"/>
                  </w:rPr>
                  <m:t>max</m:t>
                </w:del>
              </m:r>
            </m:sup>
          </m:sSubSup>
          <m:r>
            <w:del w:id="3238" w:author="Zhang Li" w:date="2022-06-12T14:50:00Z">
              <w:rPr>
                <w:rFonts w:ascii="Cambria Math" w:eastAsia="宋体" w:hAnsi="Cambria Math" w:cs="Times New Roman"/>
                <w:kern w:val="0"/>
                <w:sz w:val="24"/>
                <w:szCs w:val="24"/>
              </w:rPr>
              <m:t xml:space="preserve">+ </m:t>
            </w:del>
          </m:r>
          <m:sSub>
            <m:sSubPr>
              <m:ctrlPr>
                <w:del w:id="3239" w:author="Zhang Li" w:date="2022-06-12T14:50:00Z">
                  <w:rPr>
                    <w:rFonts w:ascii="Cambria Math" w:eastAsia="宋体" w:hAnsi="Cambria Math" w:cs="Times New Roman"/>
                    <w:i/>
                    <w:kern w:val="0"/>
                    <w:sz w:val="24"/>
                    <w:szCs w:val="24"/>
                  </w:rPr>
                </w:del>
              </m:ctrlPr>
            </m:sSubPr>
            <m:e>
              <m:r>
                <w:del w:id="3240" w:author="Zhang Li" w:date="2022-06-12T14:50:00Z">
                  <w:rPr>
                    <w:rFonts w:ascii="Cambria Math" w:eastAsia="宋体" w:hAnsi="Cambria Math" w:cs="Times New Roman"/>
                    <w:kern w:val="0"/>
                    <w:sz w:val="24"/>
                    <w:szCs w:val="24"/>
                  </w:rPr>
                  <m:t>τ</m:t>
                </w:del>
              </m:r>
            </m:e>
            <m:sub>
              <m:r>
                <w:del w:id="3241" w:author="Zhang Li" w:date="2022-06-12T14:50:00Z">
                  <w:rPr>
                    <w:rFonts w:ascii="Cambria Math" w:eastAsia="宋体" w:hAnsi="Cambria Math" w:cs="Times New Roman"/>
                    <w:kern w:val="0"/>
                    <w:sz w:val="24"/>
                    <w:szCs w:val="24"/>
                  </w:rPr>
                  <m:t>o</m:t>
                </w:del>
              </m:r>
            </m:sub>
          </m:sSub>
          <m:r>
            <w:del w:id="3242" w:author="Zhang Li" w:date="2022-06-12T14:50:00Z">
              <w:rPr>
                <w:rFonts w:ascii="Cambria Math" w:eastAsia="宋体" w:hAnsi="Cambria Math" w:cs="Times New Roman"/>
                <w:kern w:val="0"/>
                <w:sz w:val="24"/>
                <w:szCs w:val="24"/>
              </w:rPr>
              <m:t>⋅</m:t>
            </w:del>
          </m:r>
          <m:nary>
            <m:naryPr>
              <m:chr m:val="∑"/>
              <m:limLoc m:val="undOvr"/>
              <m:ctrlPr>
                <w:del w:id="3243" w:author="Zhang Li" w:date="2022-06-12T14:50:00Z">
                  <w:rPr>
                    <w:rFonts w:ascii="Cambria Math" w:eastAsia="宋体" w:hAnsi="Cambria Math" w:cs="Times New Roman"/>
                    <w:i/>
                    <w:kern w:val="0"/>
                    <w:sz w:val="24"/>
                    <w:szCs w:val="24"/>
                  </w:rPr>
                </w:del>
              </m:ctrlPr>
            </m:naryPr>
            <m:sub>
              <m:r>
                <w:del w:id="3244" w:author="Zhang Li" w:date="2022-06-12T14:50:00Z">
                  <w:rPr>
                    <w:rFonts w:ascii="Cambria Math" w:eastAsia="宋体" w:hAnsi="Cambria Math" w:cs="Times New Roman"/>
                    <w:kern w:val="0"/>
                    <w:sz w:val="24"/>
                    <w:szCs w:val="24"/>
                  </w:rPr>
                  <m:t>i=0</m:t>
                </w:del>
              </m:r>
            </m:sub>
            <m:sup>
              <m:r>
                <w:del w:id="3245" w:author="Zhang Li" w:date="2022-06-12T14:50:00Z">
                  <w:rPr>
                    <w:rFonts w:ascii="Cambria Math" w:eastAsia="宋体" w:hAnsi="Cambria Math" w:cs="Times New Roman"/>
                    <w:kern w:val="0"/>
                    <w:sz w:val="24"/>
                    <w:szCs w:val="24"/>
                  </w:rPr>
                  <m:t>N</m:t>
                </w:del>
              </m:r>
            </m:sup>
            <m:e>
              <m:sSubSup>
                <m:sSubSupPr>
                  <m:ctrlPr>
                    <w:del w:id="3246" w:author="Zhang Li" w:date="2022-06-12T14:50:00Z">
                      <w:rPr>
                        <w:rFonts w:ascii="Cambria Math" w:eastAsia="宋体" w:hAnsi="Cambria Math" w:cs="Times New Roman"/>
                        <w:i/>
                        <w:kern w:val="0"/>
                        <w:sz w:val="24"/>
                        <w:szCs w:val="24"/>
                      </w:rPr>
                    </w:del>
                  </m:ctrlPr>
                </m:sSubSupPr>
                <m:e>
                  <m:r>
                    <w:del w:id="3247" w:author="Zhang Li" w:date="2022-06-12T14:50:00Z">
                      <w:rPr>
                        <w:rFonts w:ascii="Cambria Math" w:eastAsia="宋体" w:hAnsi="Cambria Math" w:cs="Times New Roman"/>
                        <w:kern w:val="0"/>
                        <w:sz w:val="24"/>
                        <w:szCs w:val="24"/>
                      </w:rPr>
                      <m:t>T</m:t>
                    </w:del>
                  </m:r>
                </m:e>
                <m:sub>
                  <m:r>
                    <w:del w:id="3248" w:author="Zhang Li" w:date="2022-06-12T14:50:00Z">
                      <w:rPr>
                        <w:rFonts w:ascii="Cambria Math" w:eastAsia="宋体" w:hAnsi="Cambria Math" w:cs="Times New Roman"/>
                        <w:kern w:val="0"/>
                        <w:sz w:val="24"/>
                        <w:szCs w:val="24"/>
                      </w:rPr>
                      <m:t>sig</m:t>
                    </w:del>
                  </m:r>
                </m:sub>
                <m:sup>
                  <m:r>
                    <w:del w:id="3249"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3250" w:author="Zhang Li" w:date="2022-06-12T14:50:00Z"/>
          <w:rFonts w:ascii="Times New Roman" w:eastAsia="宋体" w:hAnsi="Times New Roman" w:cs="Times New Roman"/>
          <w:kern w:val="0"/>
          <w:sz w:val="24"/>
          <w:szCs w:val="24"/>
        </w:rPr>
      </w:pPr>
      <w:del w:id="3251"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3252" w:author="Zhang Li" w:date="2022-06-12T14:50:00Z">
                <w:rPr>
                  <w:rFonts w:ascii="Cambria Math" w:eastAsia="宋体" w:hAnsi="Cambria Math" w:cs="Times New Roman"/>
                  <w:i/>
                  <w:kern w:val="0"/>
                  <w:sz w:val="24"/>
                  <w:szCs w:val="24"/>
                </w:rPr>
              </w:del>
            </m:ctrlPr>
          </m:sSubSupPr>
          <m:e>
            <m:r>
              <w:del w:id="3253" w:author="Zhang Li" w:date="2022-06-12T14:50:00Z">
                <w:rPr>
                  <w:rFonts w:ascii="Cambria Math" w:eastAsia="宋体" w:hAnsi="Cambria Math" w:cs="Times New Roman"/>
                  <w:kern w:val="0"/>
                  <w:sz w:val="24"/>
                  <w:szCs w:val="24"/>
                </w:rPr>
                <m:t>T</m:t>
              </w:del>
            </m:r>
          </m:e>
          <m:sub>
            <m:r>
              <w:del w:id="3254" w:author="Zhang Li" w:date="2022-06-12T14:50:00Z">
                <w:rPr>
                  <w:rFonts w:ascii="Cambria Math" w:eastAsia="宋体" w:hAnsi="Cambria Math" w:cs="Times New Roman"/>
                  <w:kern w:val="0"/>
                  <w:sz w:val="24"/>
                  <w:szCs w:val="24"/>
                </w:rPr>
                <m:t>B</m:t>
              </w:del>
            </m:r>
          </m:sub>
          <m:sup>
            <m:r>
              <w:del w:id="3255" w:author="Zhang Li" w:date="2022-06-12T14:50:00Z">
                <w:rPr>
                  <w:rFonts w:ascii="Cambria Math" w:eastAsia="宋体" w:hAnsi="Cambria Math" w:cs="Times New Roman"/>
                  <w:kern w:val="0"/>
                  <w:sz w:val="24"/>
                  <w:szCs w:val="24"/>
                </w:rPr>
                <m:t>max</m:t>
              </w:del>
            </m:r>
          </m:sup>
        </m:sSubSup>
        <m:r>
          <w:del w:id="3256" w:author="Zhang Li" w:date="2022-06-12T14:50:00Z">
            <w:rPr>
              <w:rFonts w:ascii="Cambria Math" w:eastAsia="宋体" w:hAnsi="Cambria Math" w:cs="Times New Roman"/>
              <w:kern w:val="0"/>
              <w:sz w:val="24"/>
              <w:szCs w:val="24"/>
            </w:rPr>
            <m:t>=</m:t>
          </w:del>
        </m:r>
        <m:f>
          <m:fPr>
            <m:ctrlPr>
              <w:del w:id="3257" w:author="Zhang Li" w:date="2022-06-12T14:50:00Z">
                <w:rPr>
                  <w:rFonts w:ascii="Cambria Math" w:eastAsia="宋体" w:hAnsi="Cambria Math" w:cs="Times New Roman"/>
                  <w:kern w:val="0"/>
                  <w:sz w:val="24"/>
                  <w:szCs w:val="24"/>
                </w:rPr>
              </w:del>
            </m:ctrlPr>
          </m:fPr>
          <m:num>
            <m:sSub>
              <m:sSubPr>
                <m:ctrlPr>
                  <w:del w:id="3258" w:author="Zhang Li" w:date="2022-06-12T14:50:00Z">
                    <w:rPr>
                      <w:rFonts w:ascii="Cambria Math" w:eastAsia="宋体" w:hAnsi="Cambria Math" w:cs="Times New Roman"/>
                      <w:kern w:val="0"/>
                      <w:sz w:val="24"/>
                      <w:szCs w:val="24"/>
                    </w:rPr>
                  </w:del>
                </m:ctrlPr>
              </m:sSubPr>
              <m:e>
                <m:r>
                  <w:del w:id="3259" w:author="Zhang Li" w:date="2022-06-12T14:50:00Z">
                    <w:rPr>
                      <w:rFonts w:ascii="Cambria Math" w:eastAsia="宋体" w:hAnsi="Cambria Math" w:cs="Times New Roman"/>
                      <w:kern w:val="0"/>
                      <w:sz w:val="24"/>
                      <w:szCs w:val="24"/>
                    </w:rPr>
                    <m:t>D</m:t>
                  </w:del>
                </m:r>
              </m:e>
              <m:sub>
                <m:r>
                  <w:del w:id="3260" w:author="Zhang Li" w:date="2022-06-12T14:50:00Z">
                    <m:rPr>
                      <m:sty m:val="p"/>
                    </m:rPr>
                    <w:rPr>
                      <w:rFonts w:ascii="Cambria Math" w:eastAsia="宋体" w:hAnsi="Cambria Math" w:cs="Times New Roman"/>
                      <w:kern w:val="0"/>
                      <w:sz w:val="24"/>
                      <w:szCs w:val="24"/>
                    </w:rPr>
                    <m:t>0</m:t>
                  </w:del>
                </m:r>
              </m:sub>
            </m:sSub>
            <m:r>
              <w:del w:id="3261" w:author="Zhang Li" w:date="2022-06-12T14:50:00Z">
                <m:rPr>
                  <m:sty m:val="p"/>
                </m:rPr>
                <w:rPr>
                  <w:rFonts w:ascii="Cambria Math" w:eastAsia="宋体" w:hAnsi="Cambria Math" w:cs="Times New Roman"/>
                  <w:kern w:val="0"/>
                  <w:sz w:val="24"/>
                  <w:szCs w:val="24"/>
                </w:rPr>
                <m:t>+</m:t>
              </w:del>
            </m:r>
            <m:sSub>
              <m:sSubPr>
                <m:ctrlPr>
                  <w:del w:id="3262" w:author="Zhang Li" w:date="2022-06-12T14:50:00Z">
                    <w:rPr>
                      <w:rFonts w:ascii="Cambria Math" w:eastAsia="宋体" w:hAnsi="Cambria Math" w:cs="Times New Roman"/>
                      <w:kern w:val="0"/>
                      <w:sz w:val="24"/>
                      <w:szCs w:val="24"/>
                    </w:rPr>
                  </w:del>
                </m:ctrlPr>
              </m:sSubPr>
              <m:e>
                <m:r>
                  <w:del w:id="3263" w:author="Zhang Li" w:date="2022-06-12T14:50:00Z">
                    <w:rPr>
                      <w:rFonts w:ascii="Cambria Math" w:eastAsia="宋体" w:hAnsi="Cambria Math" w:cs="Times New Roman"/>
                      <w:kern w:val="0"/>
                      <w:sz w:val="24"/>
                      <w:szCs w:val="24"/>
                    </w:rPr>
                    <m:t>n</m:t>
                  </w:del>
                </m:r>
              </m:e>
              <m:sub>
                <m:r>
                  <w:del w:id="3264" w:author="Zhang Li" w:date="2022-06-12T14:50:00Z">
                    <w:rPr>
                      <w:rFonts w:ascii="Cambria Math" w:eastAsia="宋体" w:hAnsi="Cambria Math" w:cs="Times New Roman"/>
                      <w:kern w:val="0"/>
                      <w:sz w:val="24"/>
                      <w:szCs w:val="24"/>
                    </w:rPr>
                    <m:t>max</m:t>
                  </w:del>
                </m:r>
              </m:sub>
            </m:sSub>
            <m:r>
              <w:del w:id="3265" w:author="Zhang Li" w:date="2022-06-12T14:50:00Z">
                <m:rPr>
                  <m:sty m:val="p"/>
                </m:rPr>
                <w:rPr>
                  <w:rFonts w:ascii="Cambria Math" w:eastAsia="宋体" w:hAnsi="Cambria Math" w:cs="Times New Roman"/>
                  <w:kern w:val="0"/>
                  <w:sz w:val="24"/>
                  <w:szCs w:val="24"/>
                </w:rPr>
                <m:t>⋅</m:t>
              </w:del>
            </m:r>
            <m:sSub>
              <m:sSubPr>
                <m:ctrlPr>
                  <w:del w:id="3266" w:author="Zhang Li" w:date="2022-06-12T14:50:00Z">
                    <w:rPr>
                      <w:rFonts w:ascii="Cambria Math" w:eastAsia="宋体" w:hAnsi="Cambria Math" w:cs="Times New Roman"/>
                      <w:kern w:val="0"/>
                      <w:sz w:val="24"/>
                      <w:szCs w:val="24"/>
                    </w:rPr>
                  </w:del>
                </m:ctrlPr>
              </m:sSubPr>
              <m:e>
                <m:r>
                  <w:del w:id="3267" w:author="Zhang Li" w:date="2022-06-12T14:50:00Z">
                    <w:rPr>
                      <w:rFonts w:ascii="Cambria Math" w:eastAsia="宋体" w:hAnsi="Cambria Math" w:cs="Times New Roman"/>
                      <w:kern w:val="0"/>
                      <w:sz w:val="24"/>
                      <w:szCs w:val="24"/>
                    </w:rPr>
                    <m:t>D</m:t>
                  </w:del>
                </m:r>
              </m:e>
              <m:sub>
                <m:r>
                  <w:del w:id="3268" w:author="Zhang Li" w:date="2022-06-12T14:50:00Z">
                    <w:rPr>
                      <w:rFonts w:ascii="Cambria Math" w:eastAsia="宋体" w:hAnsi="Cambria Math" w:cs="Times New Roman"/>
                      <w:kern w:val="0"/>
                      <w:sz w:val="24"/>
                      <w:szCs w:val="24"/>
                    </w:rPr>
                    <m:t>t</m:t>
                  </w:del>
                </m:r>
              </m:sub>
            </m:sSub>
          </m:num>
          <m:den>
            <m:r>
              <w:del w:id="3269" w:author="Zhang Li" w:date="2022-06-12T14:50:00Z">
                <w:rPr>
                  <w:rFonts w:ascii="Cambria Math" w:eastAsia="宋体" w:hAnsi="Cambria Math" w:cs="Times New Roman"/>
                  <w:kern w:val="0"/>
                  <w:sz w:val="24"/>
                  <w:szCs w:val="24"/>
                </w:rPr>
                <m:t>M</m:t>
              </w:del>
            </m:r>
          </m:den>
        </m:f>
        <m:r>
          <w:del w:id="3270" w:author="Zhang Li" w:date="2022-06-12T14:50:00Z">
            <w:rPr>
              <w:rFonts w:ascii="Cambria Math" w:eastAsia="宋体" w:hAnsi="Cambria Math" w:cs="Times New Roman"/>
              <w:kern w:val="0"/>
              <w:sz w:val="24"/>
              <w:szCs w:val="24"/>
            </w:rPr>
            <m:t xml:space="preserve"> </m:t>
          </w:del>
        </m:r>
      </m:oMath>
      <w:del w:id="3271"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3272" w:author="Zhang Li" w:date="2022-06-12T14:50:00Z">
                <w:rPr>
                  <w:rFonts w:ascii="Cambria Math" w:eastAsia="宋体" w:hAnsi="Cambria Math" w:cs="Times New Roman"/>
                  <w:i/>
                  <w:kern w:val="0"/>
                  <w:sz w:val="24"/>
                  <w:szCs w:val="24"/>
                </w:rPr>
              </w:del>
            </m:ctrlPr>
          </m:sSubSupPr>
          <m:e>
            <m:r>
              <w:del w:id="3273" w:author="Zhang Li" w:date="2022-06-12T14:50:00Z">
                <w:rPr>
                  <w:rFonts w:ascii="Cambria Math" w:eastAsia="宋体" w:hAnsi="Cambria Math" w:cs="Times New Roman"/>
                  <w:kern w:val="0"/>
                  <w:sz w:val="24"/>
                  <w:szCs w:val="24"/>
                </w:rPr>
                <m:t>T</m:t>
              </w:del>
            </m:r>
          </m:e>
          <m:sub>
            <m:r>
              <w:del w:id="3274" w:author="Zhang Li" w:date="2022-06-12T14:50:00Z">
                <w:rPr>
                  <w:rFonts w:ascii="Cambria Math" w:eastAsia="宋体" w:hAnsi="Cambria Math" w:cs="Times New Roman"/>
                  <w:kern w:val="0"/>
                  <w:sz w:val="24"/>
                  <w:szCs w:val="24"/>
                </w:rPr>
                <m:t>sig</m:t>
              </w:del>
            </m:r>
          </m:sub>
          <m:sup>
            <m:r>
              <w:del w:id="3275" w:author="Zhang Li" w:date="2022-06-12T14:50:00Z">
                <w:rPr>
                  <w:rFonts w:ascii="Cambria Math" w:eastAsia="宋体" w:hAnsi="Cambria Math" w:cs="Times New Roman"/>
                  <w:kern w:val="0"/>
                  <w:sz w:val="24"/>
                  <w:szCs w:val="24"/>
                </w:rPr>
                <m:t>max</m:t>
              </w:del>
            </m:r>
          </m:sup>
        </m:sSubSup>
      </m:oMath>
      <w:del w:id="327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3277" w:author="Zhang Li" w:date="2022-06-12T14:50:00Z">
            <w:rPr>
              <w:rFonts w:ascii="Cambria Math" w:eastAsia="宋体" w:hAnsi="Cambria Math" w:cs="Times New Roman"/>
              <w:kern w:val="0"/>
              <w:sz w:val="24"/>
              <w:szCs w:val="24"/>
              <w:highlight w:val="yellow"/>
            </w:rPr>
            <m:t>p</m:t>
          </w:del>
        </m:r>
      </m:oMath>
      <w:del w:id="3278"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3279" w:author="Zhang Li" w:date="2022-06-12T14:50:00Z"/>
          <w:rFonts w:ascii="Times New Roman" w:eastAsia="宋体" w:hAnsi="Times New Roman" w:cs="Times New Roman"/>
          <w:kern w:val="0"/>
          <w:sz w:val="24"/>
          <w:szCs w:val="24"/>
        </w:rPr>
      </w:pPr>
      <w:del w:id="3280"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3281" w:author="Zhang Li" w:date="2022-06-12T14:50:00Z">
                <w:rPr>
                  <w:rFonts w:ascii="Cambria Math" w:eastAsia="宋体" w:hAnsi="Cambria Math" w:cs="Times New Roman"/>
                  <w:i/>
                  <w:kern w:val="0"/>
                  <w:sz w:val="24"/>
                  <w:szCs w:val="24"/>
                </w:rPr>
              </w:del>
            </m:ctrlPr>
          </m:sSubSupPr>
          <m:e>
            <m:r>
              <w:del w:id="3282" w:author="Zhang Li" w:date="2022-06-12T14:50:00Z">
                <w:rPr>
                  <w:rFonts w:ascii="Cambria Math" w:eastAsia="宋体" w:hAnsi="Cambria Math" w:cs="Times New Roman"/>
                  <w:kern w:val="0"/>
                  <w:sz w:val="24"/>
                  <w:szCs w:val="24"/>
                </w:rPr>
                <m:t>T</m:t>
              </w:del>
            </m:r>
          </m:e>
          <m:sub>
            <m:r>
              <w:del w:id="3283" w:author="Zhang Li" w:date="2022-06-12T14:50:00Z">
                <w:rPr>
                  <w:rFonts w:ascii="Cambria Math" w:eastAsia="宋体" w:hAnsi="Cambria Math" w:cs="Times New Roman"/>
                  <w:kern w:val="0"/>
                  <w:sz w:val="24"/>
                  <w:szCs w:val="24"/>
                </w:rPr>
                <m:t>B</m:t>
              </w:del>
            </m:r>
          </m:sub>
          <m:sup>
            <m:r>
              <w:del w:id="3284" w:author="Zhang Li" w:date="2022-06-12T14:50:00Z">
                <w:rPr>
                  <w:rFonts w:ascii="Cambria Math" w:eastAsia="宋体" w:hAnsi="Cambria Math" w:cs="Times New Roman"/>
                  <w:kern w:val="0"/>
                  <w:sz w:val="24"/>
                  <w:szCs w:val="24"/>
                </w:rPr>
                <m:t>max</m:t>
              </w:del>
            </m:r>
          </m:sup>
        </m:sSubSup>
      </m:oMath>
      <w:del w:id="328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time slots for transmitting a block, </w:delText>
        </w:r>
      </w:del>
      <m:oMath>
        <m:sSubSup>
          <m:sSubSupPr>
            <m:ctrlPr>
              <w:del w:id="3286" w:author="Zhang Li" w:date="2022-06-12T14:50:00Z">
                <w:rPr>
                  <w:rFonts w:ascii="Cambria Math" w:eastAsia="宋体" w:hAnsi="Cambria Math" w:cs="Times New Roman"/>
                  <w:i/>
                  <w:kern w:val="0"/>
                  <w:sz w:val="24"/>
                  <w:szCs w:val="24"/>
                </w:rPr>
              </w:del>
            </m:ctrlPr>
          </m:sSubSupPr>
          <m:e>
            <m:r>
              <w:del w:id="3287" w:author="Zhang Li" w:date="2022-06-12T14:50:00Z">
                <w:rPr>
                  <w:rFonts w:ascii="Cambria Math" w:eastAsia="宋体" w:hAnsi="Cambria Math" w:cs="Times New Roman"/>
                  <w:kern w:val="0"/>
                  <w:sz w:val="24"/>
                  <w:szCs w:val="24"/>
                </w:rPr>
                <m:t>T</m:t>
              </w:del>
            </m:r>
          </m:e>
          <m:sub>
            <m:r>
              <w:del w:id="3288" w:author="Zhang Li" w:date="2022-06-12T14:50:00Z">
                <w:rPr>
                  <w:rFonts w:ascii="Cambria Math" w:eastAsia="宋体" w:hAnsi="Cambria Math" w:cs="Times New Roman"/>
                  <w:kern w:val="0"/>
                  <w:sz w:val="24"/>
                  <w:szCs w:val="24"/>
                </w:rPr>
                <m:t>sig</m:t>
              </w:del>
            </m:r>
          </m:sub>
          <m:sup>
            <m:r>
              <w:del w:id="3289" w:author="Zhang Li" w:date="2022-06-12T14:50:00Z">
                <w:rPr>
                  <w:rFonts w:ascii="Cambria Math" w:eastAsia="宋体" w:hAnsi="Cambria Math" w:cs="Times New Roman"/>
                  <w:kern w:val="0"/>
                  <w:sz w:val="24"/>
                  <w:szCs w:val="24"/>
                </w:rPr>
                <m:t>max</m:t>
              </w:del>
            </m:r>
          </m:sup>
        </m:sSubSup>
      </m:oMath>
      <w:del w:id="329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3291" w:author="Zhang Li" w:date="2022-06-12T14:50:00Z">
            <w:rPr>
              <w:rFonts w:ascii="Cambria Math" w:eastAsia="宋体" w:hAnsi="Cambria Math" w:cs="Times New Roman"/>
              <w:kern w:val="0"/>
              <w:sz w:val="24"/>
              <w:szCs w:val="24"/>
              <w:highlight w:val="yellow"/>
            </w:rPr>
            <m:t>p</m:t>
          </w:del>
        </m:r>
      </m:oMath>
      <w:del w:id="3292"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3293" w:author="Zhang Li" w:date="2022-06-12T14:50:00Z">
            <w:rPr>
              <w:rFonts w:ascii="Cambria Math" w:eastAsia="宋体" w:hAnsi="Cambria Math" w:cs="Times New Roman"/>
              <w:kern w:val="0"/>
              <w:sz w:val="24"/>
              <w:szCs w:val="24"/>
            </w:rPr>
            <m:t>F=(</m:t>
          </w:del>
        </m:r>
        <m:sSubSup>
          <m:sSubSupPr>
            <m:ctrlPr>
              <w:del w:id="3294" w:author="Zhang Li" w:date="2022-06-12T14:50:00Z">
                <w:rPr>
                  <w:rFonts w:ascii="Cambria Math" w:eastAsia="宋体" w:hAnsi="Cambria Math" w:cs="Times New Roman"/>
                  <w:i/>
                  <w:kern w:val="0"/>
                  <w:sz w:val="24"/>
                  <w:szCs w:val="24"/>
                </w:rPr>
              </w:del>
            </m:ctrlPr>
          </m:sSubSupPr>
          <m:e>
            <m:r>
              <w:del w:id="3295" w:author="Zhang Li" w:date="2022-06-12T14:50:00Z">
                <w:rPr>
                  <w:rFonts w:ascii="Cambria Math" w:eastAsia="宋体" w:hAnsi="Cambria Math" w:cs="Times New Roman"/>
                  <w:kern w:val="0"/>
                  <w:sz w:val="24"/>
                  <w:szCs w:val="24"/>
                </w:rPr>
                <m:t>T</m:t>
              </w:del>
            </m:r>
          </m:e>
          <m:sub>
            <m:r>
              <w:del w:id="3296" w:author="Zhang Li" w:date="2022-06-12T14:50:00Z">
                <w:rPr>
                  <w:rFonts w:ascii="Cambria Math" w:eastAsia="宋体" w:hAnsi="Cambria Math" w:cs="Times New Roman"/>
                  <w:kern w:val="0"/>
                  <w:sz w:val="24"/>
                  <w:szCs w:val="24"/>
                </w:rPr>
                <m:t>B</m:t>
              </w:del>
            </m:r>
          </m:sub>
          <m:sup>
            <m:r>
              <w:del w:id="3297" w:author="Zhang Li" w:date="2022-06-12T14:50:00Z">
                <w:rPr>
                  <w:rFonts w:ascii="Cambria Math" w:eastAsia="宋体" w:hAnsi="Cambria Math" w:cs="Times New Roman"/>
                  <w:kern w:val="0"/>
                  <w:sz w:val="24"/>
                  <w:szCs w:val="24"/>
                </w:rPr>
                <m:t>max</m:t>
              </w:del>
            </m:r>
          </m:sup>
        </m:sSubSup>
        <m:r>
          <w:del w:id="3298" w:author="Zhang Li" w:date="2022-06-12T14:50:00Z">
            <w:rPr>
              <w:rFonts w:ascii="Cambria Math" w:eastAsia="宋体" w:hAnsi="Cambria Math" w:cs="Times New Roman"/>
              <w:kern w:val="0"/>
              <w:sz w:val="24"/>
              <w:szCs w:val="24"/>
            </w:rPr>
            <m:t>+</m:t>
          </w:del>
        </m:r>
        <m:nary>
          <m:naryPr>
            <m:chr m:val="∑"/>
            <m:limLoc m:val="undOvr"/>
            <m:ctrlPr>
              <w:del w:id="3299" w:author="Zhang Li" w:date="2022-06-12T14:50:00Z">
                <w:rPr>
                  <w:rFonts w:ascii="Cambria Math" w:eastAsia="宋体" w:hAnsi="Cambria Math" w:cs="Times New Roman"/>
                  <w:i/>
                  <w:kern w:val="0"/>
                  <w:sz w:val="24"/>
                  <w:szCs w:val="24"/>
                </w:rPr>
              </w:del>
            </m:ctrlPr>
          </m:naryPr>
          <m:sub>
            <m:r>
              <w:del w:id="3300" w:author="Zhang Li" w:date="2022-06-12T14:50:00Z">
                <w:rPr>
                  <w:rFonts w:ascii="Cambria Math" w:eastAsia="宋体" w:hAnsi="Cambria Math" w:cs="Times New Roman"/>
                  <w:kern w:val="0"/>
                  <w:sz w:val="24"/>
                  <w:szCs w:val="24"/>
                </w:rPr>
                <m:t>i=0</m:t>
              </w:del>
            </m:r>
          </m:sub>
          <m:sup>
            <m:r>
              <w:del w:id="3301" w:author="Zhang Li" w:date="2022-06-12T14:50:00Z">
                <w:rPr>
                  <w:rFonts w:ascii="Cambria Math" w:eastAsia="宋体" w:hAnsi="Cambria Math" w:cs="Times New Roman"/>
                  <w:kern w:val="0"/>
                  <w:sz w:val="24"/>
                  <w:szCs w:val="24"/>
                </w:rPr>
                <m:t>N</m:t>
              </w:del>
            </m:r>
          </m:sup>
          <m:e>
            <m:sSubSup>
              <m:sSubSupPr>
                <m:ctrlPr>
                  <w:del w:id="3302" w:author="Zhang Li" w:date="2022-06-12T14:50:00Z">
                    <w:rPr>
                      <w:rFonts w:ascii="Cambria Math" w:eastAsia="宋体" w:hAnsi="Cambria Math" w:cs="Times New Roman"/>
                      <w:i/>
                      <w:kern w:val="0"/>
                      <w:sz w:val="24"/>
                      <w:szCs w:val="24"/>
                    </w:rPr>
                  </w:del>
                </m:ctrlPr>
              </m:sSubSupPr>
              <m:e>
                <m:r>
                  <w:del w:id="3303" w:author="Zhang Li" w:date="2022-06-12T14:50:00Z">
                    <w:rPr>
                      <w:rFonts w:ascii="Cambria Math" w:eastAsia="宋体" w:hAnsi="Cambria Math" w:cs="Times New Roman"/>
                      <w:kern w:val="0"/>
                      <w:sz w:val="24"/>
                      <w:szCs w:val="24"/>
                    </w:rPr>
                    <m:t>T</m:t>
                  </w:del>
                </m:r>
              </m:e>
              <m:sub>
                <m:r>
                  <w:del w:id="3304" w:author="Zhang Li" w:date="2022-06-12T14:50:00Z">
                    <w:rPr>
                      <w:rFonts w:ascii="Cambria Math" w:eastAsia="宋体" w:hAnsi="Cambria Math" w:cs="Times New Roman"/>
                      <w:kern w:val="0"/>
                      <w:sz w:val="24"/>
                      <w:szCs w:val="24"/>
                    </w:rPr>
                    <m:t>sig</m:t>
                  </w:del>
                </m:r>
              </m:sub>
              <m:sup>
                <m:r>
                  <w:del w:id="3305" w:author="Zhang Li" w:date="2022-06-12T14:50:00Z">
                    <w:rPr>
                      <w:rFonts w:ascii="Cambria Math" w:eastAsia="宋体" w:hAnsi="Cambria Math" w:cs="Times New Roman"/>
                      <w:kern w:val="0"/>
                      <w:sz w:val="24"/>
                      <w:szCs w:val="24"/>
                    </w:rPr>
                    <m:t>max</m:t>
                  </w:del>
                </m:r>
              </m:sup>
            </m:sSubSup>
          </m:e>
        </m:nary>
        <m:r>
          <w:del w:id="3306" w:author="Zhang Li" w:date="2022-06-12T14:50:00Z">
            <w:rPr>
              <w:rFonts w:ascii="Cambria Math" w:eastAsia="宋体" w:hAnsi="Cambria Math" w:cs="Times New Roman"/>
              <w:kern w:val="0"/>
              <w:sz w:val="24"/>
              <w:szCs w:val="24"/>
            </w:rPr>
            <m:t>)⋅</m:t>
          </w:del>
        </m:r>
        <m:d>
          <m:dPr>
            <m:begChr m:val="⌈"/>
            <m:endChr m:val="⌉"/>
            <m:ctrlPr>
              <w:del w:id="3307" w:author="Zhang Li" w:date="2022-06-12T14:50:00Z">
                <w:rPr>
                  <w:rFonts w:ascii="Cambria Math" w:eastAsia="宋体" w:hAnsi="Cambria Math" w:cs="Times New Roman"/>
                  <w:i/>
                  <w:kern w:val="0"/>
                  <w:sz w:val="24"/>
                  <w:szCs w:val="24"/>
                </w:rPr>
              </w:del>
            </m:ctrlPr>
          </m:dPr>
          <m:e>
            <m:f>
              <m:fPr>
                <m:ctrlPr>
                  <w:del w:id="3308" w:author="Zhang Li" w:date="2022-06-12T14:50:00Z">
                    <w:rPr>
                      <w:rFonts w:ascii="Cambria Math" w:eastAsia="宋体" w:hAnsi="Cambria Math" w:cs="Times New Roman"/>
                      <w:i/>
                      <w:kern w:val="0"/>
                      <w:sz w:val="24"/>
                      <w:szCs w:val="24"/>
                    </w:rPr>
                  </w:del>
                </m:ctrlPr>
              </m:fPr>
              <m:num>
                <m:func>
                  <m:funcPr>
                    <m:ctrlPr>
                      <w:del w:id="3309" w:author="Zhang Li" w:date="2022-06-12T14:50:00Z">
                        <w:rPr>
                          <w:rFonts w:ascii="Cambria Math" w:eastAsia="宋体" w:hAnsi="Cambria Math" w:cs="Times New Roman"/>
                          <w:i/>
                          <w:kern w:val="0"/>
                          <w:sz w:val="24"/>
                          <w:szCs w:val="24"/>
                        </w:rPr>
                      </w:del>
                    </m:ctrlPr>
                  </m:funcPr>
                  <m:fName>
                    <m:r>
                      <w:del w:id="3310" w:author="Zhang Li" w:date="2022-06-12T14:50:00Z">
                        <m:rPr>
                          <m:sty m:val="p"/>
                        </m:rPr>
                        <w:rPr>
                          <w:rFonts w:ascii="Cambria Math" w:eastAsia="宋体" w:hAnsi="Cambria Math" w:cs="Times New Roman"/>
                          <w:kern w:val="0"/>
                          <w:sz w:val="24"/>
                          <w:szCs w:val="24"/>
                        </w:rPr>
                        <m:t>log</m:t>
                      </w:del>
                    </m:r>
                  </m:fName>
                  <m:e>
                    <m:d>
                      <m:dPr>
                        <m:ctrlPr>
                          <w:del w:id="3311" w:author="Zhang Li" w:date="2022-06-12T14:50:00Z">
                            <w:rPr>
                              <w:rFonts w:ascii="Cambria Math" w:eastAsia="宋体" w:hAnsi="Cambria Math" w:cs="Times New Roman"/>
                              <w:i/>
                              <w:kern w:val="0"/>
                              <w:sz w:val="24"/>
                              <w:szCs w:val="24"/>
                            </w:rPr>
                          </w:del>
                        </m:ctrlPr>
                      </m:dPr>
                      <m:e>
                        <m:r>
                          <w:del w:id="3312" w:author="Zhang Li" w:date="2022-06-12T14:50:00Z">
                            <w:rPr>
                              <w:rFonts w:ascii="Cambria Math" w:eastAsia="宋体" w:hAnsi="Cambria Math" w:cs="Times New Roman"/>
                              <w:kern w:val="0"/>
                              <w:sz w:val="24"/>
                              <w:szCs w:val="24"/>
                            </w:rPr>
                            <m:t>1-ς</m:t>
                          </w:del>
                        </m:r>
                      </m:e>
                    </m:d>
                  </m:e>
                </m:func>
              </m:num>
              <m:den>
                <m:func>
                  <m:funcPr>
                    <m:ctrlPr>
                      <w:del w:id="3313" w:author="Zhang Li" w:date="2022-06-12T14:50:00Z">
                        <w:rPr>
                          <w:rFonts w:ascii="Cambria Math" w:eastAsia="宋体" w:hAnsi="Cambria Math" w:cs="Times New Roman"/>
                          <w:i/>
                          <w:kern w:val="0"/>
                          <w:sz w:val="24"/>
                          <w:szCs w:val="24"/>
                        </w:rPr>
                      </w:del>
                    </m:ctrlPr>
                  </m:funcPr>
                  <m:fName>
                    <m:r>
                      <w:del w:id="3314" w:author="Zhang Li" w:date="2022-06-12T14:50:00Z">
                        <m:rPr>
                          <m:sty m:val="p"/>
                        </m:rPr>
                        <w:rPr>
                          <w:rFonts w:ascii="Cambria Math" w:eastAsia="宋体" w:hAnsi="Cambria Math" w:cs="Times New Roman"/>
                          <w:kern w:val="0"/>
                          <w:sz w:val="24"/>
                          <w:szCs w:val="24"/>
                        </w:rPr>
                        <m:t>log</m:t>
                      </w:del>
                    </m:r>
                  </m:fName>
                  <m:e>
                    <m:d>
                      <m:dPr>
                        <m:ctrlPr>
                          <w:del w:id="3315" w:author="Zhang Li" w:date="2022-06-12T14:50:00Z">
                            <w:rPr>
                              <w:rFonts w:ascii="Cambria Math" w:eastAsia="宋体" w:hAnsi="Cambria Math" w:cs="Times New Roman"/>
                              <w:i/>
                              <w:kern w:val="0"/>
                              <w:sz w:val="24"/>
                              <w:szCs w:val="24"/>
                            </w:rPr>
                          </w:del>
                        </m:ctrlPr>
                      </m:dPr>
                      <m:e>
                        <m:r>
                          <w:del w:id="3316" w:author="Zhang Li" w:date="2022-06-12T14:50:00Z">
                            <w:rPr>
                              <w:rFonts w:ascii="Cambria Math" w:eastAsia="宋体" w:hAnsi="Cambria Math" w:cs="Times New Roman"/>
                              <w:kern w:val="0"/>
                              <w:sz w:val="24"/>
                              <w:szCs w:val="24"/>
                            </w:rPr>
                            <m:t>1-</m:t>
                          </w:del>
                        </m:r>
                        <m:r>
                          <w:del w:id="3317" w:author="Zhang Li" w:date="2022-06-12T14:50:00Z">
                            <w:rPr>
                              <w:rFonts w:ascii="Cambria Math" w:eastAsia="宋体" w:hAnsi="Cambria Math" w:cs="Times New Roman" w:hint="eastAsia"/>
                              <w:kern w:val="0"/>
                              <w:sz w:val="24"/>
                              <w:szCs w:val="24"/>
                            </w:rPr>
                            <m:t>N</m:t>
                          </w:del>
                        </m:r>
                        <m:r>
                          <w:del w:id="3318" w:author="Zhang Li" w:date="2022-06-12T14:50:00Z">
                            <w:rPr>
                              <w:rFonts w:ascii="Cambria Math" w:eastAsia="宋体" w:hAnsi="Cambria Math" w:cs="Times New Roman"/>
                              <w:kern w:val="0"/>
                              <w:sz w:val="24"/>
                              <w:szCs w:val="24"/>
                            </w:rPr>
                            <m:t>⋅p⋅</m:t>
                          </w:del>
                        </m:r>
                        <m:sSup>
                          <m:sSupPr>
                            <m:ctrlPr>
                              <w:del w:id="3319" w:author="Zhang Li" w:date="2022-06-12T14:50:00Z">
                                <w:rPr>
                                  <w:rFonts w:ascii="Cambria Math" w:eastAsia="宋体" w:hAnsi="Cambria Math" w:cs="Times New Roman"/>
                                  <w:i/>
                                  <w:kern w:val="0"/>
                                  <w:sz w:val="24"/>
                                  <w:szCs w:val="24"/>
                                </w:rPr>
                              </w:del>
                            </m:ctrlPr>
                          </m:sSupPr>
                          <m:e>
                            <m:d>
                              <m:dPr>
                                <m:ctrlPr>
                                  <w:del w:id="3320" w:author="Zhang Li" w:date="2022-06-12T14:50:00Z">
                                    <w:rPr>
                                      <w:rFonts w:ascii="Cambria Math" w:eastAsia="宋体" w:hAnsi="Cambria Math" w:cs="Times New Roman"/>
                                      <w:i/>
                                      <w:kern w:val="0"/>
                                      <w:sz w:val="24"/>
                                      <w:szCs w:val="24"/>
                                    </w:rPr>
                                  </w:del>
                                </m:ctrlPr>
                              </m:dPr>
                              <m:e>
                                <m:r>
                                  <w:del w:id="3321" w:author="Zhang Li" w:date="2022-06-12T14:50:00Z">
                                    <w:rPr>
                                      <w:rFonts w:ascii="Cambria Math" w:eastAsia="宋体" w:hAnsi="Cambria Math" w:cs="Times New Roman"/>
                                      <w:kern w:val="0"/>
                                      <w:sz w:val="24"/>
                                      <w:szCs w:val="24"/>
                                    </w:rPr>
                                    <m:t>1-p</m:t>
                                  </w:del>
                                </m:r>
                              </m:e>
                            </m:d>
                          </m:e>
                          <m:sup>
                            <m:r>
                              <w:del w:id="3322" w:author="Zhang Li" w:date="2022-06-12T14:50:00Z">
                                <w:rPr>
                                  <w:rFonts w:ascii="Cambria Math" w:eastAsia="宋体" w:hAnsi="Cambria Math" w:cs="Times New Roman"/>
                                  <w:kern w:val="0"/>
                                  <w:sz w:val="24"/>
                                  <w:szCs w:val="24"/>
                                </w:rPr>
                                <m:t>N-1</m:t>
                              </w:del>
                            </m:r>
                          </m:sup>
                        </m:sSup>
                      </m:e>
                    </m:d>
                  </m:e>
                </m:func>
              </m:den>
            </m:f>
          </m:e>
        </m:d>
      </m:oMath>
      <w:del w:id="332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324" w:author="Zhang Li" w:date="2022-06-12T14:50:00Z">
            <w:rPr>
              <w:rFonts w:ascii="Cambria Math" w:eastAsia="宋体" w:hAnsi="Cambria Math" w:cs="Times New Roman"/>
              <w:kern w:val="0"/>
              <w:sz w:val="24"/>
              <w:szCs w:val="24"/>
            </w:rPr>
            <m:t>0≤ς&lt;1</m:t>
          </w:del>
        </m:r>
      </m:oMath>
      <w:del w:id="332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3326" w:author="Zhang Li" w:date="2022-06-12T14:50:00Z"/>
          <w:rFonts w:ascii="Times New Roman" w:eastAsia="宋体" w:hAnsi="Times New Roman" w:cs="Times New Roman"/>
          <w:kern w:val="0"/>
          <w:sz w:val="24"/>
          <w:szCs w:val="24"/>
        </w:rPr>
      </w:pPr>
      <w:del w:id="3327"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3328" w:author="Zhang Li" w:date="2022-06-12T14:50:00Z">
            <w:rPr>
              <w:rFonts w:ascii="Cambria Math" w:eastAsia="宋体" w:hAnsi="Cambria Math" w:cs="Times New Roman"/>
              <w:kern w:val="0"/>
              <w:sz w:val="24"/>
              <w:szCs w:val="24"/>
            </w:rPr>
            <m:t>p</m:t>
          </w:del>
        </m:r>
      </m:oMath>
      <w:del w:id="3329"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3330" w:author="Zhang Li" w:date="2022-06-12T14:50:00Z">
                <w:rPr>
                  <w:rFonts w:ascii="Cambria Math" w:eastAsia="宋体" w:hAnsi="Cambria Math" w:cs="Times New Roman"/>
                  <w:i/>
                  <w:kern w:val="0"/>
                  <w:sz w:val="24"/>
                  <w:szCs w:val="24"/>
                </w:rPr>
              </w:del>
            </m:ctrlPr>
          </m:sSubPr>
          <m:e>
            <m:r>
              <w:del w:id="3331" w:author="Zhang Li" w:date="2022-06-12T14:50:00Z">
                <w:rPr>
                  <w:rFonts w:ascii="Cambria Math" w:eastAsia="宋体" w:hAnsi="Cambria Math" w:cs="Times New Roman"/>
                  <w:kern w:val="0"/>
                  <w:sz w:val="24"/>
                  <w:szCs w:val="24"/>
                </w:rPr>
                <m:t>p</m:t>
              </w:del>
            </m:r>
          </m:e>
          <m:sub>
            <m:r>
              <w:del w:id="3332" w:author="Zhang Li" w:date="2022-06-12T14:50:00Z">
                <w:rPr>
                  <w:rFonts w:ascii="Cambria Math" w:eastAsia="宋体" w:hAnsi="Cambria Math" w:cs="Times New Roman"/>
                  <w:kern w:val="0"/>
                  <w:sz w:val="24"/>
                  <w:szCs w:val="24"/>
                </w:rPr>
                <m:t>s</m:t>
              </w:del>
            </m:r>
          </m:sub>
        </m:sSub>
        <m:r>
          <w:del w:id="3333" w:author="Zhang Li" w:date="2022-06-12T14:50:00Z">
            <w:rPr>
              <w:rFonts w:ascii="Cambria Math" w:eastAsia="宋体" w:hAnsi="Cambria Math" w:cs="Times New Roman"/>
              <w:kern w:val="0"/>
              <w:sz w:val="24"/>
              <w:szCs w:val="24"/>
            </w:rPr>
            <m:t xml:space="preserve">= </m:t>
          </w:del>
        </m:r>
        <m:d>
          <m:dPr>
            <m:ctrlPr>
              <w:del w:id="3334" w:author="Zhang Li" w:date="2022-06-12T14:50:00Z">
                <w:rPr>
                  <w:rFonts w:ascii="Cambria Math" w:eastAsia="宋体" w:hAnsi="Cambria Math" w:cs="Times New Roman"/>
                  <w:i/>
                  <w:kern w:val="0"/>
                  <w:sz w:val="24"/>
                  <w:szCs w:val="24"/>
                </w:rPr>
              </w:del>
            </m:ctrlPr>
          </m:dPr>
          <m:e>
            <m:f>
              <m:fPr>
                <m:type m:val="noBar"/>
                <m:ctrlPr>
                  <w:del w:id="3335" w:author="Zhang Li" w:date="2022-06-12T14:50:00Z">
                    <w:rPr>
                      <w:rFonts w:ascii="Cambria Math" w:eastAsia="宋体" w:hAnsi="Cambria Math" w:cs="Times New Roman"/>
                      <w:i/>
                      <w:kern w:val="0"/>
                      <w:sz w:val="24"/>
                      <w:szCs w:val="24"/>
                    </w:rPr>
                  </w:del>
                </m:ctrlPr>
              </m:fPr>
              <m:num>
                <m:r>
                  <w:del w:id="3336" w:author="Zhang Li" w:date="2022-06-12T14:50:00Z">
                    <w:rPr>
                      <w:rFonts w:ascii="Cambria Math" w:eastAsia="宋体" w:hAnsi="Cambria Math" w:cs="Times New Roman"/>
                      <w:kern w:val="0"/>
                      <w:sz w:val="24"/>
                      <w:szCs w:val="24"/>
                    </w:rPr>
                    <m:t>N</m:t>
                  </w:del>
                </m:r>
              </m:num>
              <m:den>
                <m:r>
                  <w:del w:id="3337" w:author="Zhang Li" w:date="2022-06-12T14:50:00Z">
                    <w:rPr>
                      <w:rFonts w:ascii="Cambria Math" w:eastAsia="宋体" w:hAnsi="Cambria Math" w:cs="Times New Roman"/>
                      <w:kern w:val="0"/>
                      <w:sz w:val="24"/>
                      <w:szCs w:val="24"/>
                    </w:rPr>
                    <m:t>1</m:t>
                  </w:del>
                </m:r>
              </m:den>
            </m:f>
          </m:e>
        </m:d>
        <m:r>
          <w:del w:id="3338" w:author="Zhang Li" w:date="2022-06-12T14:50:00Z">
            <w:rPr>
              <w:rFonts w:ascii="Cambria Math" w:eastAsia="宋体" w:hAnsi="Cambria Math" w:cs="Times New Roman"/>
              <w:kern w:val="0"/>
              <w:sz w:val="24"/>
              <w:szCs w:val="24"/>
            </w:rPr>
            <m:t>p⋅</m:t>
          </w:del>
        </m:r>
        <m:sSup>
          <m:sSupPr>
            <m:ctrlPr>
              <w:del w:id="3339" w:author="Zhang Li" w:date="2022-06-12T14:50:00Z">
                <w:rPr>
                  <w:rFonts w:ascii="Cambria Math" w:eastAsia="宋体" w:hAnsi="Cambria Math" w:cs="Times New Roman"/>
                  <w:i/>
                  <w:kern w:val="0"/>
                  <w:sz w:val="24"/>
                  <w:szCs w:val="24"/>
                </w:rPr>
              </w:del>
            </m:ctrlPr>
          </m:sSupPr>
          <m:e>
            <m:d>
              <m:dPr>
                <m:ctrlPr>
                  <w:del w:id="3340" w:author="Zhang Li" w:date="2022-06-12T14:50:00Z">
                    <w:rPr>
                      <w:rFonts w:ascii="Cambria Math" w:eastAsia="宋体" w:hAnsi="Cambria Math" w:cs="Times New Roman"/>
                      <w:i/>
                      <w:kern w:val="0"/>
                      <w:sz w:val="24"/>
                      <w:szCs w:val="24"/>
                    </w:rPr>
                  </w:del>
                </m:ctrlPr>
              </m:dPr>
              <m:e>
                <m:r>
                  <w:del w:id="3341" w:author="Zhang Li" w:date="2022-06-12T14:50:00Z">
                    <w:rPr>
                      <w:rFonts w:ascii="Cambria Math" w:eastAsia="宋体" w:hAnsi="Cambria Math" w:cs="Times New Roman"/>
                      <w:kern w:val="0"/>
                      <w:sz w:val="24"/>
                      <w:szCs w:val="24"/>
                    </w:rPr>
                    <m:t>1-p</m:t>
                  </w:del>
                </m:r>
              </m:e>
            </m:d>
          </m:e>
          <m:sup>
            <m:r>
              <w:del w:id="3342" w:author="Zhang Li" w:date="2022-06-12T14:50:00Z">
                <w:rPr>
                  <w:rFonts w:ascii="Cambria Math" w:eastAsia="宋体" w:hAnsi="Cambria Math" w:cs="Times New Roman"/>
                  <w:kern w:val="0"/>
                  <w:sz w:val="24"/>
                  <w:szCs w:val="24"/>
                </w:rPr>
                <m:t>N-1</m:t>
              </w:del>
            </m:r>
          </m:sup>
        </m:sSup>
      </m:oMath>
      <w:del w:id="3343"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3344" w:author="Zhang Li" w:date="2022-06-12T14:50:00Z">
            <w:rPr>
              <w:rFonts w:ascii="Cambria Math" w:eastAsia="宋体" w:hAnsi="Cambria Math" w:cs="Times New Roman"/>
              <w:kern w:val="0"/>
              <w:sz w:val="24"/>
              <w:szCs w:val="24"/>
            </w:rPr>
            <m:t>X</m:t>
          </w:del>
        </m:r>
      </m:oMath>
      <w:del w:id="334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3346" w:author="Zhang Li" w:date="2022-06-12T14:50:00Z">
            <w:rPr>
              <w:rFonts w:ascii="Cambria Math" w:eastAsia="宋体" w:hAnsi="Cambria Math" w:cs="Times New Roman"/>
              <w:kern w:val="0"/>
              <w:sz w:val="24"/>
              <w:szCs w:val="24"/>
            </w:rPr>
            <m:t>x</m:t>
          </w:del>
        </m:r>
      </m:oMath>
      <w:del w:id="334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3348" w:author="Zhang Li" w:date="2022-06-12T14:50:00Z">
                <w:rPr>
                  <w:rFonts w:ascii="Cambria Math" w:eastAsia="宋体" w:hAnsi="Cambria Math" w:cs="Times New Roman"/>
                  <w:i/>
                  <w:kern w:val="0"/>
                  <w:sz w:val="24"/>
                  <w:szCs w:val="24"/>
                </w:rPr>
              </w:del>
            </m:ctrlPr>
          </m:funcPr>
          <m:fName>
            <m:r>
              <w:del w:id="3349" w:author="Zhang Li" w:date="2022-06-12T14:50:00Z">
                <m:rPr>
                  <m:sty m:val="p"/>
                </m:rPr>
                <w:rPr>
                  <w:rFonts w:ascii="Cambria Math" w:eastAsia="宋体" w:hAnsi="Cambria Math" w:cs="Times New Roman"/>
                  <w:kern w:val="0"/>
                  <w:sz w:val="24"/>
                  <w:szCs w:val="24"/>
                </w:rPr>
                <m:t>Pr</m:t>
              </w:del>
            </m:r>
          </m:fName>
          <m:e>
            <m:d>
              <m:dPr>
                <m:begChr m:val="["/>
                <m:endChr m:val="]"/>
                <m:ctrlPr>
                  <w:del w:id="3350" w:author="Zhang Li" w:date="2022-06-12T14:50:00Z">
                    <w:rPr>
                      <w:rFonts w:ascii="Cambria Math" w:eastAsia="宋体" w:hAnsi="Cambria Math" w:cs="Times New Roman"/>
                      <w:i/>
                      <w:kern w:val="0"/>
                      <w:sz w:val="24"/>
                      <w:szCs w:val="24"/>
                    </w:rPr>
                  </w:del>
                </m:ctrlPr>
              </m:dPr>
              <m:e>
                <m:r>
                  <w:del w:id="3351" w:author="Zhang Li" w:date="2022-06-12T14:50:00Z">
                    <w:rPr>
                      <w:rFonts w:ascii="Cambria Math" w:eastAsia="宋体" w:hAnsi="Cambria Math" w:cs="Times New Roman"/>
                      <w:kern w:val="0"/>
                      <w:sz w:val="24"/>
                      <w:szCs w:val="24"/>
                    </w:rPr>
                    <m:t>X≤x</m:t>
                  </w:del>
                </m:r>
              </m:e>
            </m:d>
            <m:r>
              <w:del w:id="3352" w:author="Zhang Li" w:date="2022-06-12T14:50:00Z">
                <w:rPr>
                  <w:rFonts w:ascii="Cambria Math" w:eastAsia="宋体" w:hAnsi="Cambria Math" w:cs="Times New Roman"/>
                  <w:kern w:val="0"/>
                  <w:sz w:val="24"/>
                  <w:szCs w:val="24"/>
                </w:rPr>
                <m:t>=1-</m:t>
              </w:del>
            </m:r>
            <m:sSup>
              <m:sSupPr>
                <m:ctrlPr>
                  <w:del w:id="3353" w:author="Zhang Li" w:date="2022-06-12T14:50:00Z">
                    <w:rPr>
                      <w:rFonts w:ascii="Cambria Math" w:eastAsia="宋体" w:hAnsi="Cambria Math" w:cs="Times New Roman"/>
                      <w:i/>
                      <w:kern w:val="0"/>
                      <w:sz w:val="24"/>
                      <w:szCs w:val="24"/>
                    </w:rPr>
                  </w:del>
                </m:ctrlPr>
              </m:sSupPr>
              <m:e>
                <m:d>
                  <m:dPr>
                    <m:ctrlPr>
                      <w:del w:id="3354" w:author="Zhang Li" w:date="2022-06-12T14:50:00Z">
                        <w:rPr>
                          <w:rFonts w:ascii="Cambria Math" w:eastAsia="宋体" w:hAnsi="Cambria Math" w:cs="Times New Roman"/>
                          <w:i/>
                          <w:kern w:val="0"/>
                          <w:sz w:val="24"/>
                          <w:szCs w:val="24"/>
                        </w:rPr>
                      </w:del>
                    </m:ctrlPr>
                  </m:dPr>
                  <m:e>
                    <m:r>
                      <w:del w:id="3355" w:author="Zhang Li" w:date="2022-06-12T14:50:00Z">
                        <w:rPr>
                          <w:rFonts w:ascii="Cambria Math" w:eastAsia="宋体" w:hAnsi="Cambria Math" w:cs="Times New Roman"/>
                          <w:kern w:val="0"/>
                          <w:sz w:val="24"/>
                          <w:szCs w:val="24"/>
                        </w:rPr>
                        <m:t>1-</m:t>
                      </w:del>
                    </m:r>
                    <m:sSub>
                      <m:sSubPr>
                        <m:ctrlPr>
                          <w:del w:id="3356" w:author="Zhang Li" w:date="2022-06-12T14:50:00Z">
                            <w:rPr>
                              <w:rFonts w:ascii="Cambria Math" w:eastAsia="宋体" w:hAnsi="Cambria Math" w:cs="Times New Roman"/>
                              <w:i/>
                              <w:kern w:val="0"/>
                              <w:sz w:val="24"/>
                              <w:szCs w:val="24"/>
                            </w:rPr>
                          </w:del>
                        </m:ctrlPr>
                      </m:sSubPr>
                      <m:e>
                        <m:r>
                          <w:del w:id="3357" w:author="Zhang Li" w:date="2022-06-12T14:50:00Z">
                            <w:rPr>
                              <w:rFonts w:ascii="Cambria Math" w:eastAsia="宋体" w:hAnsi="Cambria Math" w:cs="Times New Roman"/>
                              <w:kern w:val="0"/>
                              <w:sz w:val="24"/>
                              <w:szCs w:val="24"/>
                            </w:rPr>
                            <m:t>p</m:t>
                          </w:del>
                        </m:r>
                      </m:e>
                      <m:sub>
                        <m:r>
                          <w:del w:id="3358" w:author="Zhang Li" w:date="2022-06-12T14:50:00Z">
                            <w:rPr>
                              <w:rFonts w:ascii="Cambria Math" w:eastAsia="宋体" w:hAnsi="Cambria Math" w:cs="Times New Roman"/>
                              <w:kern w:val="0"/>
                              <w:sz w:val="24"/>
                              <w:szCs w:val="24"/>
                            </w:rPr>
                            <m:t>s</m:t>
                          </w:del>
                        </m:r>
                      </m:sub>
                    </m:sSub>
                  </m:e>
                </m:d>
              </m:e>
              <m:sup>
                <m:r>
                  <w:del w:id="3359" w:author="Zhang Li" w:date="2022-06-12T14:50:00Z">
                    <w:rPr>
                      <w:rFonts w:ascii="Cambria Math" w:eastAsia="宋体" w:hAnsi="Cambria Math" w:cs="Times New Roman"/>
                      <w:kern w:val="0"/>
                      <w:sz w:val="24"/>
                      <w:szCs w:val="24"/>
                    </w:rPr>
                    <m:t>x</m:t>
                  </w:del>
                </m:r>
              </m:sup>
            </m:sSup>
          </m:e>
        </m:func>
        <m:r>
          <w:del w:id="3360" w:author="Zhang Li" w:date="2022-06-12T14:50:00Z">
            <w:rPr>
              <w:rFonts w:ascii="Cambria Math" w:eastAsia="宋体" w:hAnsi="Cambria Math" w:cs="Times New Roman"/>
              <w:kern w:val="0"/>
              <w:sz w:val="24"/>
              <w:szCs w:val="24"/>
            </w:rPr>
            <m:t>≥ς</m:t>
          </w:del>
        </m:r>
      </m:oMath>
      <w:del w:id="336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3362" w:author="Zhang Li" w:date="2022-06-12T14:50:00Z">
            <w:rPr>
              <w:rFonts w:ascii="Cambria Math" w:eastAsia="宋体" w:hAnsi="Cambria Math" w:cs="Times New Roman"/>
              <w:kern w:val="0"/>
              <w:sz w:val="24"/>
              <w:szCs w:val="24"/>
            </w:rPr>
            <m:t>0≤ς&lt;1</m:t>
          </w:del>
        </m:r>
      </m:oMath>
      <w:del w:id="3363"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3364" w:author="Zhang Li" w:date="2022-06-12T14:50:00Z">
            <w:rPr>
              <w:rFonts w:ascii="Cambria Math" w:eastAsia="宋体" w:hAnsi="Cambria Math" w:cs="Times New Roman"/>
              <w:kern w:val="0"/>
              <w:sz w:val="24"/>
              <w:szCs w:val="24"/>
            </w:rPr>
            <m:t>x=⌈</m:t>
          </w:del>
        </m:r>
        <m:f>
          <m:fPr>
            <m:ctrlPr>
              <w:del w:id="3365" w:author="Zhang Li" w:date="2022-06-12T14:50:00Z">
                <w:rPr>
                  <w:rFonts w:ascii="Cambria Math" w:eastAsia="宋体" w:hAnsi="Cambria Math" w:cs="Times New Roman"/>
                  <w:i/>
                  <w:kern w:val="0"/>
                  <w:sz w:val="24"/>
                  <w:szCs w:val="24"/>
                </w:rPr>
              </w:del>
            </m:ctrlPr>
          </m:fPr>
          <m:num>
            <m:func>
              <m:funcPr>
                <m:ctrlPr>
                  <w:del w:id="3366" w:author="Zhang Li" w:date="2022-06-12T14:50:00Z">
                    <w:rPr>
                      <w:rFonts w:ascii="Cambria Math" w:eastAsia="宋体" w:hAnsi="Cambria Math" w:cs="Times New Roman"/>
                      <w:i/>
                      <w:kern w:val="0"/>
                      <w:sz w:val="24"/>
                      <w:szCs w:val="24"/>
                    </w:rPr>
                  </w:del>
                </m:ctrlPr>
              </m:funcPr>
              <m:fName>
                <m:r>
                  <w:del w:id="3367" w:author="Zhang Li" w:date="2022-06-12T14:50:00Z">
                    <m:rPr>
                      <m:sty m:val="p"/>
                    </m:rPr>
                    <w:rPr>
                      <w:rFonts w:ascii="Cambria Math" w:eastAsia="宋体" w:hAnsi="Cambria Math" w:cs="Times New Roman"/>
                      <w:kern w:val="0"/>
                      <w:sz w:val="24"/>
                      <w:szCs w:val="24"/>
                    </w:rPr>
                    <m:t>log</m:t>
                  </w:del>
                </m:r>
              </m:fName>
              <m:e>
                <m:r>
                  <w:del w:id="3368" w:author="Zhang Li" w:date="2022-06-12T14:50:00Z">
                    <w:rPr>
                      <w:rFonts w:ascii="Cambria Math" w:eastAsia="宋体" w:hAnsi="Cambria Math" w:cs="Times New Roman"/>
                      <w:kern w:val="0"/>
                      <w:sz w:val="24"/>
                      <w:szCs w:val="24"/>
                    </w:rPr>
                    <m:t>(1-ς)</m:t>
                  </w:del>
                </m:r>
              </m:e>
            </m:func>
          </m:num>
          <m:den>
            <m:func>
              <m:funcPr>
                <m:ctrlPr>
                  <w:del w:id="3369" w:author="Zhang Li" w:date="2022-06-12T14:50:00Z">
                    <w:rPr>
                      <w:rFonts w:ascii="Cambria Math" w:eastAsia="宋体" w:hAnsi="Cambria Math" w:cs="Times New Roman"/>
                      <w:i/>
                      <w:kern w:val="0"/>
                      <w:sz w:val="24"/>
                      <w:szCs w:val="24"/>
                    </w:rPr>
                  </w:del>
                </m:ctrlPr>
              </m:funcPr>
              <m:fName>
                <m:r>
                  <w:del w:id="3370" w:author="Zhang Li" w:date="2022-06-12T14:50:00Z">
                    <m:rPr>
                      <m:sty m:val="p"/>
                    </m:rPr>
                    <w:rPr>
                      <w:rFonts w:ascii="Cambria Math" w:eastAsia="宋体" w:hAnsi="Cambria Math" w:cs="Times New Roman"/>
                      <w:kern w:val="0"/>
                      <w:sz w:val="24"/>
                      <w:szCs w:val="24"/>
                    </w:rPr>
                    <m:t>log</m:t>
                  </w:del>
                </m:r>
              </m:fName>
              <m:e>
                <m:r>
                  <w:del w:id="3371" w:author="Zhang Li" w:date="2022-06-12T14:50:00Z">
                    <w:rPr>
                      <w:rFonts w:ascii="Cambria Math" w:eastAsia="宋体" w:hAnsi="Cambria Math" w:cs="Times New Roman"/>
                      <w:kern w:val="0"/>
                      <w:sz w:val="24"/>
                      <w:szCs w:val="24"/>
                    </w:rPr>
                    <m:t>(1-</m:t>
                  </w:del>
                </m:r>
                <m:sSub>
                  <m:sSubPr>
                    <m:ctrlPr>
                      <w:del w:id="3372" w:author="Zhang Li" w:date="2022-06-12T14:50:00Z">
                        <w:rPr>
                          <w:rFonts w:ascii="Cambria Math" w:eastAsia="宋体" w:hAnsi="Cambria Math" w:cs="Times New Roman"/>
                          <w:i/>
                          <w:kern w:val="0"/>
                          <w:sz w:val="24"/>
                          <w:szCs w:val="24"/>
                        </w:rPr>
                      </w:del>
                    </m:ctrlPr>
                  </m:sSubPr>
                  <m:e>
                    <m:r>
                      <w:del w:id="3373" w:author="Zhang Li" w:date="2022-06-12T14:50:00Z">
                        <w:rPr>
                          <w:rFonts w:ascii="Cambria Math" w:eastAsia="宋体" w:hAnsi="Cambria Math" w:cs="Times New Roman"/>
                          <w:kern w:val="0"/>
                          <w:sz w:val="24"/>
                          <w:szCs w:val="24"/>
                        </w:rPr>
                        <m:t>p</m:t>
                      </w:del>
                    </m:r>
                  </m:e>
                  <m:sub>
                    <m:r>
                      <w:del w:id="3374" w:author="Zhang Li" w:date="2022-06-12T14:50:00Z">
                        <w:rPr>
                          <w:rFonts w:ascii="Cambria Math" w:eastAsia="宋体" w:hAnsi="Cambria Math" w:cs="Times New Roman"/>
                          <w:kern w:val="0"/>
                          <w:sz w:val="24"/>
                          <w:szCs w:val="24"/>
                        </w:rPr>
                        <m:t>s</m:t>
                      </w:del>
                    </m:r>
                  </m:sub>
                </m:sSub>
                <m:r>
                  <w:del w:id="3375" w:author="Zhang Li" w:date="2022-06-12T14:50:00Z">
                    <w:rPr>
                      <w:rFonts w:ascii="Cambria Math" w:eastAsia="宋体" w:hAnsi="Cambria Math" w:cs="Times New Roman"/>
                      <w:kern w:val="0"/>
                      <w:sz w:val="24"/>
                      <w:szCs w:val="24"/>
                    </w:rPr>
                    <m:t>)</m:t>
                  </w:del>
                </m:r>
              </m:e>
            </m:func>
          </m:den>
        </m:f>
        <m:r>
          <w:del w:id="3376" w:author="Zhang Li" w:date="2022-06-12T14:50:00Z">
            <w:rPr>
              <w:rFonts w:ascii="Cambria Math" w:eastAsia="宋体" w:hAnsi="Cambria Math" w:cs="Times New Roman"/>
              <w:kern w:val="0"/>
              <w:sz w:val="24"/>
              <w:szCs w:val="24"/>
            </w:rPr>
            <m:t>⌉</m:t>
          </w:del>
        </m:r>
      </m:oMath>
      <w:del w:id="337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3378" w:author="Zhang Li" w:date="2022-06-12T14:50:00Z">
            <w:rPr>
              <w:rFonts w:ascii="Cambria Math" w:eastAsia="宋体" w:hAnsi="Cambria Math" w:cs="Times New Roman"/>
              <w:kern w:val="0"/>
              <w:sz w:val="24"/>
              <w:szCs w:val="24"/>
            </w:rPr>
            <m:t>ς</m:t>
          </w:del>
        </m:r>
      </m:oMath>
      <w:del w:id="3379"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3380" w:author="Zhang Li" w:date="2022-06-12T14:50:00Z"/>
          <w:rFonts w:ascii="Times New Roman" w:eastAsia="宋体" w:hAnsi="Times New Roman" w:cs="Times New Roman"/>
          <w:kern w:val="0"/>
          <w:sz w:val="24"/>
          <w:szCs w:val="24"/>
        </w:rPr>
      </w:pPr>
      <w:del w:id="3381"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3382" w:author="Zhang Li" w:date="2022-06-12T14:50:00Z">
                <w:rPr>
                  <w:rFonts w:ascii="Cambria Math" w:eastAsia="宋体" w:hAnsi="Cambria Math" w:cs="Times New Roman"/>
                  <w:i/>
                  <w:kern w:val="0"/>
                  <w:sz w:val="24"/>
                  <w:szCs w:val="24"/>
                </w:rPr>
              </w:del>
            </m:ctrlPr>
          </m:sSubSupPr>
          <m:e>
            <m:r>
              <w:del w:id="3383" w:author="Zhang Li" w:date="2022-06-12T14:50:00Z">
                <w:rPr>
                  <w:rFonts w:ascii="Cambria Math" w:eastAsia="宋体" w:hAnsi="Cambria Math" w:cs="Times New Roman"/>
                  <w:kern w:val="0"/>
                  <w:sz w:val="24"/>
                  <w:szCs w:val="24"/>
                </w:rPr>
                <m:t>T</m:t>
              </w:del>
            </m:r>
          </m:e>
          <m:sub>
            <m:r>
              <w:del w:id="3384" w:author="Zhang Li" w:date="2022-06-12T14:50:00Z">
                <w:rPr>
                  <w:rFonts w:ascii="Cambria Math" w:eastAsia="宋体" w:hAnsi="Cambria Math" w:cs="Times New Roman"/>
                  <w:kern w:val="0"/>
                  <w:sz w:val="24"/>
                  <w:szCs w:val="24"/>
                </w:rPr>
                <m:t>B</m:t>
              </w:del>
            </m:r>
          </m:sub>
          <m:sup>
            <m:r>
              <w:del w:id="3385" w:author="Zhang Li" w:date="2022-06-12T14:50:00Z">
                <w:rPr>
                  <w:rFonts w:ascii="Cambria Math" w:eastAsia="宋体" w:hAnsi="Cambria Math" w:cs="Times New Roman"/>
                  <w:kern w:val="0"/>
                  <w:sz w:val="24"/>
                  <w:szCs w:val="24"/>
                </w:rPr>
                <m:t>max</m:t>
              </w:del>
            </m:r>
          </m:sup>
        </m:sSubSup>
        <m:r>
          <w:del w:id="3386" w:author="Zhang Li" w:date="2022-06-12T14:50:00Z">
            <w:rPr>
              <w:rFonts w:ascii="Cambria Math" w:eastAsia="宋体" w:hAnsi="Cambria Math" w:cs="Times New Roman"/>
              <w:kern w:val="0"/>
              <w:sz w:val="24"/>
              <w:szCs w:val="24"/>
            </w:rPr>
            <m:t xml:space="preserve"> </m:t>
          </w:del>
        </m:r>
      </m:oMath>
      <w:del w:id="3387"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3388" w:author="Zhang Li" w:date="2022-06-12T14:50:00Z">
                <w:rPr>
                  <w:rFonts w:ascii="Cambria Math" w:eastAsia="宋体" w:hAnsi="Cambria Math" w:cs="Times New Roman"/>
                  <w:i/>
                  <w:kern w:val="0"/>
                  <w:sz w:val="24"/>
                  <w:szCs w:val="24"/>
                </w:rPr>
              </w:del>
            </m:ctrlPr>
          </m:sSubSupPr>
          <m:e>
            <m:r>
              <w:del w:id="3389" w:author="Zhang Li" w:date="2022-06-12T14:50:00Z">
                <w:rPr>
                  <w:rFonts w:ascii="Cambria Math" w:eastAsia="宋体" w:hAnsi="Cambria Math" w:cs="Times New Roman"/>
                  <w:kern w:val="0"/>
                  <w:sz w:val="24"/>
                  <w:szCs w:val="24"/>
                </w:rPr>
                <m:t>T</m:t>
              </w:del>
            </m:r>
          </m:e>
          <m:sub>
            <m:r>
              <w:del w:id="3390" w:author="Zhang Li" w:date="2022-06-12T14:50:00Z">
                <w:rPr>
                  <w:rFonts w:ascii="Cambria Math" w:eastAsia="宋体" w:hAnsi="Cambria Math" w:cs="Times New Roman"/>
                  <w:kern w:val="0"/>
                  <w:sz w:val="24"/>
                  <w:szCs w:val="24"/>
                </w:rPr>
                <m:t>sig</m:t>
              </w:del>
            </m:r>
          </m:sub>
          <m:sup>
            <m:r>
              <w:del w:id="3391" w:author="Zhang Li" w:date="2022-06-12T14:50:00Z">
                <w:rPr>
                  <w:rFonts w:ascii="Cambria Math" w:eastAsia="宋体" w:hAnsi="Cambria Math" w:cs="Times New Roman"/>
                  <w:kern w:val="0"/>
                  <w:sz w:val="24"/>
                  <w:szCs w:val="24"/>
                </w:rPr>
                <m:t>max</m:t>
              </w:del>
            </m:r>
          </m:sup>
        </m:sSubSup>
      </m:oMath>
      <w:del w:id="3392"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3393" w:author="Zhang Li" w:date="2022-06-12T14:50:00Z">
            <w:rPr>
              <w:rFonts w:ascii="Cambria Math" w:eastAsia="宋体" w:hAnsi="Cambria Math" w:cs="Times New Roman"/>
              <w:kern w:val="0"/>
              <w:sz w:val="24"/>
              <w:szCs w:val="24"/>
            </w:rPr>
            <m:t>N-1</m:t>
          </w:del>
        </m:r>
      </m:oMath>
      <w:del w:id="339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w:delText>
        </w:r>
        <w:r w:rsidDel="005312B7">
          <w:rPr>
            <w:rFonts w:ascii="Times New Roman" w:eastAsia="宋体" w:hAnsi="Times New Roman" w:cs="Times New Roman"/>
            <w:kern w:val="0"/>
            <w:sz w:val="24"/>
            <w:szCs w:val="24"/>
          </w:rPr>
          <w:lastRenderedPageBreak/>
          <w:delText xml:space="preserve">node is required to transmits full signature for block finalization. Thus, the maximum time slots for a consensus round without considering channel contentions is </w:delText>
        </w:r>
      </w:del>
      <m:oMath>
        <m:sSubSup>
          <m:sSubSupPr>
            <m:ctrlPr>
              <w:del w:id="3395" w:author="Zhang Li" w:date="2022-06-12T14:50:00Z">
                <w:rPr>
                  <w:rFonts w:ascii="Cambria Math" w:eastAsia="宋体" w:hAnsi="Cambria Math" w:cs="Times New Roman"/>
                  <w:i/>
                  <w:kern w:val="0"/>
                  <w:sz w:val="24"/>
                  <w:szCs w:val="24"/>
                </w:rPr>
              </w:del>
            </m:ctrlPr>
          </m:sSubSupPr>
          <m:e>
            <m:r>
              <w:del w:id="3396" w:author="Zhang Li" w:date="2022-06-12T14:50:00Z">
                <w:rPr>
                  <w:rFonts w:ascii="Cambria Math" w:eastAsia="宋体" w:hAnsi="Cambria Math" w:cs="Times New Roman"/>
                  <w:kern w:val="0"/>
                  <w:sz w:val="24"/>
                  <w:szCs w:val="24"/>
                </w:rPr>
                <m:t>T</m:t>
              </w:del>
            </m:r>
          </m:e>
          <m:sub>
            <m:r>
              <w:del w:id="3397" w:author="Zhang Li" w:date="2022-06-12T14:50:00Z">
                <w:rPr>
                  <w:rFonts w:ascii="Cambria Math" w:eastAsia="宋体" w:hAnsi="Cambria Math" w:cs="Times New Roman"/>
                  <w:kern w:val="0"/>
                  <w:sz w:val="24"/>
                  <w:szCs w:val="24"/>
                </w:rPr>
                <m:t>C</m:t>
              </w:del>
            </m:r>
          </m:sub>
          <m:sup>
            <m:r>
              <w:del w:id="3398" w:author="Zhang Li" w:date="2022-06-12T14:50:00Z">
                <w:rPr>
                  <w:rFonts w:ascii="Cambria Math" w:eastAsia="宋体" w:hAnsi="Cambria Math" w:cs="Times New Roman"/>
                  <w:kern w:val="0"/>
                  <w:sz w:val="24"/>
                  <w:szCs w:val="24"/>
                </w:rPr>
                <m:t>max</m:t>
              </w:del>
            </m:r>
          </m:sup>
        </m:sSubSup>
        <m:r>
          <w:del w:id="3399" w:author="Zhang Li" w:date="2022-06-12T14:50:00Z">
            <w:rPr>
              <w:rFonts w:ascii="Cambria Math" w:eastAsia="宋体" w:hAnsi="Cambria Math" w:cs="Times New Roman"/>
              <w:kern w:val="0"/>
              <w:sz w:val="24"/>
              <w:szCs w:val="24"/>
            </w:rPr>
            <m:t>=</m:t>
          </w:del>
        </m:r>
        <m:sSubSup>
          <m:sSubSupPr>
            <m:ctrlPr>
              <w:del w:id="3400" w:author="Zhang Li" w:date="2022-06-12T14:50:00Z">
                <w:rPr>
                  <w:rFonts w:ascii="Cambria Math" w:eastAsia="宋体" w:hAnsi="Cambria Math" w:cs="Times New Roman"/>
                  <w:i/>
                  <w:kern w:val="0"/>
                  <w:sz w:val="24"/>
                  <w:szCs w:val="24"/>
                </w:rPr>
              </w:del>
            </m:ctrlPr>
          </m:sSubSupPr>
          <m:e>
            <m:r>
              <w:del w:id="3401" w:author="Zhang Li" w:date="2022-06-12T14:50:00Z">
                <w:rPr>
                  <w:rFonts w:ascii="Cambria Math" w:eastAsia="宋体" w:hAnsi="Cambria Math" w:cs="Times New Roman"/>
                  <w:kern w:val="0"/>
                  <w:sz w:val="24"/>
                  <w:szCs w:val="24"/>
                </w:rPr>
                <m:t>T</m:t>
              </w:del>
            </m:r>
          </m:e>
          <m:sub>
            <m:r>
              <w:del w:id="3402" w:author="Zhang Li" w:date="2022-06-12T14:50:00Z">
                <w:rPr>
                  <w:rFonts w:ascii="Cambria Math" w:eastAsia="宋体" w:hAnsi="Cambria Math" w:cs="Times New Roman"/>
                  <w:kern w:val="0"/>
                  <w:sz w:val="24"/>
                  <w:szCs w:val="24"/>
                </w:rPr>
                <m:t>B</m:t>
              </w:del>
            </m:r>
          </m:sub>
          <m:sup>
            <m:r>
              <w:del w:id="3403" w:author="Zhang Li" w:date="2022-06-12T14:50:00Z">
                <w:rPr>
                  <w:rFonts w:ascii="Cambria Math" w:eastAsia="宋体" w:hAnsi="Cambria Math" w:cs="Times New Roman"/>
                  <w:kern w:val="0"/>
                  <w:sz w:val="24"/>
                  <w:szCs w:val="24"/>
                </w:rPr>
                <m:t>max</m:t>
              </w:del>
            </m:r>
          </m:sup>
        </m:sSubSup>
        <m:r>
          <w:del w:id="3404" w:author="Zhang Li" w:date="2022-06-12T14:50:00Z">
            <w:rPr>
              <w:rFonts w:ascii="Cambria Math" w:eastAsia="宋体" w:hAnsi="Cambria Math" w:cs="Times New Roman"/>
              <w:kern w:val="0"/>
              <w:sz w:val="24"/>
              <w:szCs w:val="24"/>
            </w:rPr>
            <m:t>+</m:t>
          </w:del>
        </m:r>
        <m:nary>
          <m:naryPr>
            <m:chr m:val="∑"/>
            <m:limLoc m:val="undOvr"/>
            <m:ctrlPr>
              <w:del w:id="3405" w:author="Zhang Li" w:date="2022-06-12T14:50:00Z">
                <w:rPr>
                  <w:rFonts w:ascii="Cambria Math" w:eastAsia="宋体" w:hAnsi="Cambria Math" w:cs="Times New Roman"/>
                  <w:i/>
                  <w:kern w:val="0"/>
                  <w:sz w:val="24"/>
                  <w:szCs w:val="24"/>
                </w:rPr>
              </w:del>
            </m:ctrlPr>
          </m:naryPr>
          <m:sub>
            <m:r>
              <w:del w:id="3406" w:author="Zhang Li" w:date="2022-06-12T14:50:00Z">
                <w:rPr>
                  <w:rFonts w:ascii="Cambria Math" w:eastAsia="宋体" w:hAnsi="Cambria Math" w:cs="Times New Roman"/>
                  <w:kern w:val="0"/>
                  <w:sz w:val="24"/>
                  <w:szCs w:val="24"/>
                </w:rPr>
                <m:t>i=0</m:t>
              </w:del>
            </m:r>
          </m:sub>
          <m:sup>
            <m:r>
              <w:del w:id="3407" w:author="Zhang Li" w:date="2022-06-12T14:50:00Z">
                <w:rPr>
                  <w:rFonts w:ascii="Cambria Math" w:eastAsia="宋体" w:hAnsi="Cambria Math" w:cs="Times New Roman"/>
                  <w:kern w:val="0"/>
                  <w:sz w:val="24"/>
                  <w:szCs w:val="24"/>
                </w:rPr>
                <m:t>N</m:t>
              </w:del>
            </m:r>
          </m:sup>
          <m:e>
            <m:sSubSup>
              <m:sSubSupPr>
                <m:ctrlPr>
                  <w:del w:id="3408" w:author="Zhang Li" w:date="2022-06-12T14:50:00Z">
                    <w:rPr>
                      <w:rFonts w:ascii="Cambria Math" w:eastAsia="宋体" w:hAnsi="Cambria Math" w:cs="Times New Roman"/>
                      <w:i/>
                      <w:kern w:val="0"/>
                      <w:sz w:val="24"/>
                      <w:szCs w:val="24"/>
                    </w:rPr>
                  </w:del>
                </m:ctrlPr>
              </m:sSubSupPr>
              <m:e>
                <m:r>
                  <w:del w:id="3409" w:author="Zhang Li" w:date="2022-06-12T14:50:00Z">
                    <w:rPr>
                      <w:rFonts w:ascii="Cambria Math" w:eastAsia="宋体" w:hAnsi="Cambria Math" w:cs="Times New Roman"/>
                      <w:kern w:val="0"/>
                      <w:sz w:val="24"/>
                      <w:szCs w:val="24"/>
                    </w:rPr>
                    <m:t>T</m:t>
                  </w:del>
                </m:r>
              </m:e>
              <m:sub>
                <m:r>
                  <w:del w:id="3410" w:author="Zhang Li" w:date="2022-06-12T14:50:00Z">
                    <w:rPr>
                      <w:rFonts w:ascii="Cambria Math" w:eastAsia="宋体" w:hAnsi="Cambria Math" w:cs="Times New Roman"/>
                      <w:kern w:val="0"/>
                      <w:sz w:val="24"/>
                      <w:szCs w:val="24"/>
                    </w:rPr>
                    <m:t>sig</m:t>
                  </w:del>
                </m:r>
              </m:sub>
              <m:sup>
                <m:r>
                  <w:del w:id="3411" w:author="Zhang Li" w:date="2022-06-12T14:50:00Z">
                    <w:rPr>
                      <w:rFonts w:ascii="Cambria Math" w:eastAsia="宋体" w:hAnsi="Cambria Math" w:cs="Times New Roman"/>
                      <w:kern w:val="0"/>
                      <w:sz w:val="24"/>
                      <w:szCs w:val="24"/>
                    </w:rPr>
                    <m:t>max</m:t>
                  </w:del>
                </m:r>
              </m:sup>
            </m:sSubSup>
          </m:e>
        </m:nary>
      </m:oMath>
      <w:del w:id="3412"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3413" w:author="Zhang Li" w:date="2022-06-12T14:50:00Z">
            <w:rPr>
              <w:rFonts w:ascii="Cambria Math" w:eastAsia="宋体" w:hAnsi="Cambria Math" w:cs="Times New Roman"/>
              <w:kern w:val="0"/>
              <w:sz w:val="24"/>
              <w:szCs w:val="24"/>
            </w:rPr>
            <m:t>F=(</m:t>
          </w:del>
        </m:r>
        <m:sSubSup>
          <m:sSubSupPr>
            <m:ctrlPr>
              <w:del w:id="3414" w:author="Zhang Li" w:date="2022-06-12T14:50:00Z">
                <w:rPr>
                  <w:rFonts w:ascii="Cambria Math" w:eastAsia="宋体" w:hAnsi="Cambria Math" w:cs="Times New Roman"/>
                  <w:i/>
                  <w:kern w:val="0"/>
                  <w:sz w:val="24"/>
                  <w:szCs w:val="24"/>
                </w:rPr>
              </w:del>
            </m:ctrlPr>
          </m:sSubSupPr>
          <m:e>
            <m:r>
              <w:del w:id="3415" w:author="Zhang Li" w:date="2022-06-12T14:50:00Z">
                <w:rPr>
                  <w:rFonts w:ascii="Cambria Math" w:eastAsia="宋体" w:hAnsi="Cambria Math" w:cs="Times New Roman"/>
                  <w:kern w:val="0"/>
                  <w:sz w:val="24"/>
                  <w:szCs w:val="24"/>
                </w:rPr>
                <m:t>T</m:t>
              </w:del>
            </m:r>
          </m:e>
          <m:sub>
            <m:r>
              <w:del w:id="3416" w:author="Zhang Li" w:date="2022-06-12T14:50:00Z">
                <w:rPr>
                  <w:rFonts w:ascii="Cambria Math" w:eastAsia="宋体" w:hAnsi="Cambria Math" w:cs="Times New Roman"/>
                  <w:kern w:val="0"/>
                  <w:sz w:val="24"/>
                  <w:szCs w:val="24"/>
                </w:rPr>
                <m:t>B</m:t>
              </w:del>
            </m:r>
          </m:sub>
          <m:sup>
            <m:r>
              <w:del w:id="3417" w:author="Zhang Li" w:date="2022-06-12T14:50:00Z">
                <w:rPr>
                  <w:rFonts w:ascii="Cambria Math" w:eastAsia="宋体" w:hAnsi="Cambria Math" w:cs="Times New Roman"/>
                  <w:kern w:val="0"/>
                  <w:sz w:val="24"/>
                  <w:szCs w:val="24"/>
                </w:rPr>
                <m:t>max</m:t>
              </w:del>
            </m:r>
          </m:sup>
        </m:sSubSup>
        <m:r>
          <w:del w:id="3418" w:author="Zhang Li" w:date="2022-06-12T14:50:00Z">
            <w:rPr>
              <w:rFonts w:ascii="Cambria Math" w:eastAsia="宋体" w:hAnsi="Cambria Math" w:cs="Times New Roman"/>
              <w:kern w:val="0"/>
              <w:sz w:val="24"/>
              <w:szCs w:val="24"/>
            </w:rPr>
            <m:t>+</m:t>
          </w:del>
        </m:r>
        <m:nary>
          <m:naryPr>
            <m:chr m:val="∑"/>
            <m:limLoc m:val="undOvr"/>
            <m:ctrlPr>
              <w:del w:id="3419" w:author="Zhang Li" w:date="2022-06-12T14:50:00Z">
                <w:rPr>
                  <w:rFonts w:ascii="Cambria Math" w:eastAsia="宋体" w:hAnsi="Cambria Math" w:cs="Times New Roman"/>
                  <w:i/>
                  <w:kern w:val="0"/>
                  <w:sz w:val="24"/>
                  <w:szCs w:val="24"/>
                </w:rPr>
              </w:del>
            </m:ctrlPr>
          </m:naryPr>
          <m:sub>
            <m:r>
              <w:del w:id="3420" w:author="Zhang Li" w:date="2022-06-12T14:50:00Z">
                <w:rPr>
                  <w:rFonts w:ascii="Cambria Math" w:eastAsia="宋体" w:hAnsi="Cambria Math" w:cs="Times New Roman"/>
                  <w:kern w:val="0"/>
                  <w:sz w:val="24"/>
                  <w:szCs w:val="24"/>
                </w:rPr>
                <m:t>i=0</m:t>
              </w:del>
            </m:r>
          </m:sub>
          <m:sup>
            <m:r>
              <w:del w:id="3421" w:author="Zhang Li" w:date="2022-06-12T14:50:00Z">
                <w:rPr>
                  <w:rFonts w:ascii="Cambria Math" w:eastAsia="宋体" w:hAnsi="Cambria Math" w:cs="Times New Roman"/>
                  <w:kern w:val="0"/>
                  <w:sz w:val="24"/>
                  <w:szCs w:val="24"/>
                </w:rPr>
                <m:t>N</m:t>
              </w:del>
            </m:r>
          </m:sup>
          <m:e>
            <m:sSubSup>
              <m:sSubSupPr>
                <m:ctrlPr>
                  <w:del w:id="3422" w:author="Zhang Li" w:date="2022-06-12T14:50:00Z">
                    <w:rPr>
                      <w:rFonts w:ascii="Cambria Math" w:eastAsia="宋体" w:hAnsi="Cambria Math" w:cs="Times New Roman"/>
                      <w:i/>
                      <w:kern w:val="0"/>
                      <w:sz w:val="24"/>
                      <w:szCs w:val="24"/>
                    </w:rPr>
                  </w:del>
                </m:ctrlPr>
              </m:sSubSupPr>
              <m:e>
                <m:r>
                  <w:del w:id="3423" w:author="Zhang Li" w:date="2022-06-12T14:50:00Z">
                    <w:rPr>
                      <w:rFonts w:ascii="Cambria Math" w:eastAsia="宋体" w:hAnsi="Cambria Math" w:cs="Times New Roman"/>
                      <w:kern w:val="0"/>
                      <w:sz w:val="24"/>
                      <w:szCs w:val="24"/>
                    </w:rPr>
                    <m:t>T</m:t>
                  </w:del>
                </m:r>
              </m:e>
              <m:sub>
                <m:r>
                  <w:del w:id="3424" w:author="Zhang Li" w:date="2022-06-12T14:50:00Z">
                    <w:rPr>
                      <w:rFonts w:ascii="Cambria Math" w:eastAsia="宋体" w:hAnsi="Cambria Math" w:cs="Times New Roman"/>
                      <w:kern w:val="0"/>
                      <w:sz w:val="24"/>
                      <w:szCs w:val="24"/>
                    </w:rPr>
                    <m:t>sig</m:t>
                  </w:del>
                </m:r>
              </m:sub>
              <m:sup>
                <m:r>
                  <w:del w:id="3425" w:author="Zhang Li" w:date="2022-06-12T14:50:00Z">
                    <w:rPr>
                      <w:rFonts w:ascii="Cambria Math" w:eastAsia="宋体" w:hAnsi="Cambria Math" w:cs="Times New Roman"/>
                      <w:kern w:val="0"/>
                      <w:sz w:val="24"/>
                      <w:szCs w:val="24"/>
                    </w:rPr>
                    <m:t>max</m:t>
                  </w:del>
                </m:r>
              </m:sup>
            </m:sSubSup>
          </m:e>
        </m:nary>
        <m:r>
          <w:del w:id="3426" w:author="Zhang Li" w:date="2022-06-12T14:50:00Z">
            <w:rPr>
              <w:rFonts w:ascii="Cambria Math" w:eastAsia="宋体" w:hAnsi="Cambria Math" w:cs="Times New Roman"/>
              <w:kern w:val="0"/>
              <w:sz w:val="24"/>
              <w:szCs w:val="24"/>
            </w:rPr>
            <m:t>)⋅</m:t>
          </w:del>
        </m:r>
        <m:d>
          <m:dPr>
            <m:begChr m:val="⌈"/>
            <m:endChr m:val="⌉"/>
            <m:ctrlPr>
              <w:del w:id="3427" w:author="Zhang Li" w:date="2022-06-12T14:50:00Z">
                <w:rPr>
                  <w:rFonts w:ascii="Cambria Math" w:eastAsia="宋体" w:hAnsi="Cambria Math" w:cs="Times New Roman"/>
                  <w:i/>
                  <w:kern w:val="0"/>
                  <w:sz w:val="24"/>
                  <w:szCs w:val="24"/>
                </w:rPr>
              </w:del>
            </m:ctrlPr>
          </m:dPr>
          <m:e>
            <m:f>
              <m:fPr>
                <m:ctrlPr>
                  <w:del w:id="3428" w:author="Zhang Li" w:date="2022-06-12T14:50:00Z">
                    <w:rPr>
                      <w:rFonts w:ascii="Cambria Math" w:eastAsia="宋体" w:hAnsi="Cambria Math" w:cs="Times New Roman"/>
                      <w:i/>
                      <w:kern w:val="0"/>
                      <w:sz w:val="24"/>
                      <w:szCs w:val="24"/>
                    </w:rPr>
                  </w:del>
                </m:ctrlPr>
              </m:fPr>
              <m:num>
                <m:func>
                  <m:funcPr>
                    <m:ctrlPr>
                      <w:del w:id="3429" w:author="Zhang Li" w:date="2022-06-12T14:50:00Z">
                        <w:rPr>
                          <w:rFonts w:ascii="Cambria Math" w:eastAsia="宋体" w:hAnsi="Cambria Math" w:cs="Times New Roman"/>
                          <w:i/>
                          <w:kern w:val="0"/>
                          <w:sz w:val="24"/>
                          <w:szCs w:val="24"/>
                        </w:rPr>
                      </w:del>
                    </m:ctrlPr>
                  </m:funcPr>
                  <m:fName>
                    <m:r>
                      <w:del w:id="3430" w:author="Zhang Li" w:date="2022-06-12T14:50:00Z">
                        <m:rPr>
                          <m:sty m:val="p"/>
                        </m:rPr>
                        <w:rPr>
                          <w:rFonts w:ascii="Cambria Math" w:eastAsia="宋体" w:hAnsi="Cambria Math" w:cs="Times New Roman"/>
                          <w:kern w:val="0"/>
                          <w:sz w:val="24"/>
                          <w:szCs w:val="24"/>
                        </w:rPr>
                        <m:t>log</m:t>
                      </w:del>
                    </m:r>
                  </m:fName>
                  <m:e>
                    <m:d>
                      <m:dPr>
                        <m:ctrlPr>
                          <w:del w:id="3431" w:author="Zhang Li" w:date="2022-06-12T14:50:00Z">
                            <w:rPr>
                              <w:rFonts w:ascii="Cambria Math" w:eastAsia="宋体" w:hAnsi="Cambria Math" w:cs="Times New Roman"/>
                              <w:i/>
                              <w:kern w:val="0"/>
                              <w:sz w:val="24"/>
                              <w:szCs w:val="24"/>
                            </w:rPr>
                          </w:del>
                        </m:ctrlPr>
                      </m:dPr>
                      <m:e>
                        <m:r>
                          <w:del w:id="3432" w:author="Zhang Li" w:date="2022-06-12T14:50:00Z">
                            <w:rPr>
                              <w:rFonts w:ascii="Cambria Math" w:eastAsia="宋体" w:hAnsi="Cambria Math" w:cs="Times New Roman"/>
                              <w:kern w:val="0"/>
                              <w:sz w:val="24"/>
                              <w:szCs w:val="24"/>
                            </w:rPr>
                            <m:t>1-ς</m:t>
                          </w:del>
                        </m:r>
                      </m:e>
                    </m:d>
                  </m:e>
                </m:func>
              </m:num>
              <m:den>
                <m:func>
                  <m:funcPr>
                    <m:ctrlPr>
                      <w:del w:id="3433" w:author="Zhang Li" w:date="2022-06-12T14:50:00Z">
                        <w:rPr>
                          <w:rFonts w:ascii="Cambria Math" w:eastAsia="宋体" w:hAnsi="Cambria Math" w:cs="Times New Roman"/>
                          <w:i/>
                          <w:kern w:val="0"/>
                          <w:sz w:val="24"/>
                          <w:szCs w:val="24"/>
                        </w:rPr>
                      </w:del>
                    </m:ctrlPr>
                  </m:funcPr>
                  <m:fName>
                    <m:r>
                      <w:del w:id="3434" w:author="Zhang Li" w:date="2022-06-12T14:50:00Z">
                        <m:rPr>
                          <m:sty m:val="p"/>
                        </m:rPr>
                        <w:rPr>
                          <w:rFonts w:ascii="Cambria Math" w:eastAsia="宋体" w:hAnsi="Cambria Math" w:cs="Times New Roman"/>
                          <w:kern w:val="0"/>
                          <w:sz w:val="24"/>
                          <w:szCs w:val="24"/>
                        </w:rPr>
                        <m:t>log</m:t>
                      </w:del>
                    </m:r>
                  </m:fName>
                  <m:e>
                    <m:d>
                      <m:dPr>
                        <m:ctrlPr>
                          <w:del w:id="3435" w:author="Zhang Li" w:date="2022-06-12T14:50:00Z">
                            <w:rPr>
                              <w:rFonts w:ascii="Cambria Math" w:eastAsia="宋体" w:hAnsi="Cambria Math" w:cs="Times New Roman"/>
                              <w:i/>
                              <w:kern w:val="0"/>
                              <w:sz w:val="24"/>
                              <w:szCs w:val="24"/>
                            </w:rPr>
                          </w:del>
                        </m:ctrlPr>
                      </m:dPr>
                      <m:e>
                        <m:r>
                          <w:del w:id="3436" w:author="Zhang Li" w:date="2022-06-12T14:50:00Z">
                            <w:rPr>
                              <w:rFonts w:ascii="Cambria Math" w:eastAsia="宋体" w:hAnsi="Cambria Math" w:cs="Times New Roman"/>
                              <w:kern w:val="0"/>
                              <w:sz w:val="24"/>
                              <w:szCs w:val="24"/>
                            </w:rPr>
                            <m:t>1-</m:t>
                          </w:del>
                        </m:r>
                        <m:r>
                          <w:del w:id="3437" w:author="Zhang Li" w:date="2022-06-12T14:50:00Z">
                            <w:rPr>
                              <w:rFonts w:ascii="Cambria Math" w:eastAsia="宋体" w:hAnsi="Cambria Math" w:cs="Times New Roman" w:hint="eastAsia"/>
                              <w:kern w:val="0"/>
                              <w:sz w:val="24"/>
                              <w:szCs w:val="24"/>
                            </w:rPr>
                            <m:t>N</m:t>
                          </w:del>
                        </m:r>
                        <m:r>
                          <w:del w:id="3438" w:author="Zhang Li" w:date="2022-06-12T14:50:00Z">
                            <w:rPr>
                              <w:rFonts w:ascii="Cambria Math" w:eastAsia="宋体" w:hAnsi="Cambria Math" w:cs="Times New Roman"/>
                              <w:kern w:val="0"/>
                              <w:sz w:val="24"/>
                              <w:szCs w:val="24"/>
                            </w:rPr>
                            <m:t>⋅p⋅</m:t>
                          </w:del>
                        </m:r>
                        <m:sSup>
                          <m:sSupPr>
                            <m:ctrlPr>
                              <w:del w:id="3439" w:author="Zhang Li" w:date="2022-06-12T14:50:00Z">
                                <w:rPr>
                                  <w:rFonts w:ascii="Cambria Math" w:eastAsia="宋体" w:hAnsi="Cambria Math" w:cs="Times New Roman"/>
                                  <w:i/>
                                  <w:kern w:val="0"/>
                                  <w:sz w:val="24"/>
                                  <w:szCs w:val="24"/>
                                </w:rPr>
                              </w:del>
                            </m:ctrlPr>
                          </m:sSupPr>
                          <m:e>
                            <m:d>
                              <m:dPr>
                                <m:ctrlPr>
                                  <w:del w:id="3440" w:author="Zhang Li" w:date="2022-06-12T14:50:00Z">
                                    <w:rPr>
                                      <w:rFonts w:ascii="Cambria Math" w:eastAsia="宋体" w:hAnsi="Cambria Math" w:cs="Times New Roman"/>
                                      <w:i/>
                                      <w:kern w:val="0"/>
                                      <w:sz w:val="24"/>
                                      <w:szCs w:val="24"/>
                                    </w:rPr>
                                  </w:del>
                                </m:ctrlPr>
                              </m:dPr>
                              <m:e>
                                <m:r>
                                  <w:del w:id="3441" w:author="Zhang Li" w:date="2022-06-12T14:50:00Z">
                                    <w:rPr>
                                      <w:rFonts w:ascii="Cambria Math" w:eastAsia="宋体" w:hAnsi="Cambria Math" w:cs="Times New Roman"/>
                                      <w:kern w:val="0"/>
                                      <w:sz w:val="24"/>
                                      <w:szCs w:val="24"/>
                                    </w:rPr>
                                    <m:t>1-p</m:t>
                                  </w:del>
                                </m:r>
                              </m:e>
                            </m:d>
                          </m:e>
                          <m:sup>
                            <m:r>
                              <w:del w:id="3442" w:author="Zhang Li" w:date="2022-06-12T14:50:00Z">
                                <w:rPr>
                                  <w:rFonts w:ascii="Cambria Math" w:eastAsia="宋体" w:hAnsi="Cambria Math" w:cs="Times New Roman"/>
                                  <w:kern w:val="0"/>
                                  <w:sz w:val="24"/>
                                  <w:szCs w:val="24"/>
                                </w:rPr>
                                <m:t>N-1</m:t>
                              </w:del>
                            </m:r>
                          </m:sup>
                        </m:sSup>
                      </m:e>
                    </m:d>
                  </m:e>
                </m:func>
              </m:den>
            </m:f>
          </m:e>
        </m:d>
      </m:oMath>
      <w:del w:id="344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444" w:author="Zhang Li" w:date="2022-06-12T14:50:00Z">
            <w:rPr>
              <w:rFonts w:ascii="Cambria Math" w:eastAsia="宋体" w:hAnsi="Cambria Math" w:cs="Times New Roman"/>
              <w:kern w:val="0"/>
              <w:sz w:val="24"/>
              <w:szCs w:val="24"/>
            </w:rPr>
            <m:t>0≤ς&lt;1</m:t>
          </w:del>
        </m:r>
      </m:oMath>
      <w:del w:id="344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block proposer is responsible for block generation. After generating a new block, the block proposer sends the new block to other consensus nodes for </w:t>
      </w:r>
      <w:del w:id="3446"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3447"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3448"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3449" w:author="ThinkPad" w:date="2022-06-18T09:30:00Z">
        <w:r w:rsidDel="00EE2D99">
          <w:rPr>
            <w:rFonts w:ascii="Times New Roman" w:eastAsia="宋体" w:hAnsi="Times New Roman" w:cs="Times New Roman"/>
            <w:kern w:val="0"/>
            <w:sz w:val="24"/>
            <w:szCs w:val="24"/>
          </w:rPr>
          <w:delText>has been</w:delText>
        </w:r>
      </w:del>
      <w:ins w:id="3450"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3451" w:author="ThinkPad" w:date="2022-06-18T09:30:00Z">
        <w:r w:rsidDel="00EE2D99">
          <w:rPr>
            <w:rFonts w:ascii="Times New Roman" w:eastAsia="宋体" w:hAnsi="Times New Roman" w:cs="Times New Roman"/>
            <w:kern w:val="0"/>
            <w:sz w:val="24"/>
            <w:szCs w:val="24"/>
          </w:rPr>
          <w:delText xml:space="preserve">via </w:delText>
        </w:r>
      </w:del>
      <w:ins w:id="3452"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3453"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3454"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3455" w:author="ThinkPad" w:date="2022-06-18T09:31:00Z">
        <w:r w:rsidDel="00EE2D99">
          <w:rPr>
            <w:rFonts w:ascii="Times New Roman" w:eastAsia="宋体" w:hAnsi="Times New Roman" w:cs="Times New Roman"/>
            <w:kern w:val="0"/>
            <w:sz w:val="24"/>
            <w:szCs w:val="24"/>
          </w:rPr>
          <w:delText xml:space="preserve">between </w:delText>
        </w:r>
      </w:del>
      <w:ins w:id="3456"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3457" w:author="ThinkPad" w:date="2022-06-18T09:31:00Z">
        <w:r w:rsidDel="00EE2D99">
          <w:rPr>
            <w:rFonts w:ascii="Times New Roman" w:eastAsia="宋体" w:hAnsi="Times New Roman" w:cs="Times New Roman"/>
            <w:kern w:val="0"/>
            <w:sz w:val="24"/>
            <w:szCs w:val="24"/>
          </w:rPr>
          <w:delText xml:space="preserve">be </w:delText>
        </w:r>
      </w:del>
      <w:ins w:id="3458" w:author="Zhang Li" w:date="2022-06-12T14:52:00Z">
        <w:r>
          <w:rPr>
            <w:rFonts w:ascii="Times New Roman" w:eastAsia="宋体" w:hAnsi="Times New Roman" w:cs="Times New Roman"/>
            <w:kern w:val="0"/>
            <w:sz w:val="24"/>
            <w:szCs w:val="24"/>
          </w:rPr>
          <w:t>fail</w:t>
        </w:r>
        <w:del w:id="3459" w:author="ThinkPad" w:date="2022-06-18T09:31:00Z">
          <w:r w:rsidDel="00EE2D99">
            <w:rPr>
              <w:rFonts w:ascii="Times New Roman" w:eastAsia="宋体" w:hAnsi="Times New Roman" w:cs="Times New Roman"/>
              <w:kern w:val="0"/>
              <w:sz w:val="24"/>
              <w:szCs w:val="24"/>
            </w:rPr>
            <w:delText>ed</w:delText>
          </w:r>
        </w:del>
      </w:ins>
      <w:del w:id="3460"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3461" w:author="Zhang Li" w:date="2022-06-12T14:53:00Z">
        <w:r>
          <w:rPr>
            <w:rFonts w:ascii="Times New Roman" w:eastAsia="宋体" w:hAnsi="Times New Roman" w:cs="Times New Roman"/>
            <w:kern w:val="0"/>
            <w:sz w:val="24"/>
            <w:szCs w:val="24"/>
          </w:rPr>
          <w:t xml:space="preserve">in </w:t>
        </w:r>
      </w:ins>
      <w:ins w:id="3462" w:author="ThinkPad" w:date="2022-06-18T09:31:00Z">
        <w:r w:rsidR="00EE2D99">
          <w:rPr>
            <w:rFonts w:ascii="Times New Roman" w:eastAsia="宋体" w:hAnsi="Times New Roman" w:cs="Times New Roman"/>
            <w:kern w:val="0"/>
            <w:sz w:val="24"/>
            <w:szCs w:val="24"/>
          </w:rPr>
          <w:t xml:space="preserve">the </w:t>
        </w:r>
      </w:ins>
      <w:ins w:id="3463" w:author="Zhang Li" w:date="2022-06-12T14:53:00Z">
        <w:r>
          <w:rPr>
            <w:rFonts w:ascii="Times New Roman" w:eastAsia="宋体" w:hAnsi="Times New Roman" w:cs="Times New Roman"/>
            <w:kern w:val="0"/>
            <w:sz w:val="24"/>
            <w:szCs w:val="24"/>
          </w:rPr>
          <w:t>consensus round</w:t>
        </w:r>
      </w:ins>
      <w:del w:id="3464"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considered network model, we have the following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5A3C340E" w14:textId="2B970408" w:rsidR="005376C1" w:rsidDel="005376C1" w:rsidRDefault="005376C1" w:rsidP="005376C1">
      <w:pPr>
        <w:spacing w:afterLines="50" w:after="156"/>
        <w:rPr>
          <w:del w:id="3465" w:author="Zhang Li" w:date="2022-06-12T14:57:00Z"/>
          <w:rFonts w:ascii="Times New Roman" w:eastAsia="宋体" w:hAnsi="Times New Roman" w:cs="Times New Roman"/>
          <w:kern w:val="0"/>
          <w:sz w:val="24"/>
          <w:szCs w:val="24"/>
        </w:rPr>
      </w:pPr>
      <w:del w:id="3466" w:author="Zhang Li" w:date="2022-06-12T14:57:00Z">
        <w:r w:rsidRPr="009F1C17" w:rsidDel="005376C1">
          <w:rPr>
            <w:rFonts w:ascii="Times New Roman" w:eastAsia="宋体" w:hAnsi="Times New Roman" w:cs="Times New Roman" w:hint="eastAsia"/>
            <w:b/>
            <w:bCs/>
            <w:kern w:val="0"/>
            <w:sz w:val="24"/>
            <w:szCs w:val="24"/>
          </w:rPr>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601FA1" w:rsidP="005376C1">
      <w:pPr>
        <w:spacing w:afterLines="50" w:after="156"/>
        <w:rPr>
          <w:del w:id="3467" w:author="Zhang Li" w:date="2022-06-12T14:57:00Z"/>
          <w:rFonts w:ascii="Times New Roman" w:eastAsia="宋体" w:hAnsi="Times New Roman" w:cs="Times New Roman"/>
          <w:kern w:val="0"/>
          <w:sz w:val="24"/>
          <w:szCs w:val="24"/>
        </w:rPr>
      </w:pPr>
      <m:oMathPara>
        <m:oMath>
          <m:sSub>
            <m:sSubPr>
              <m:ctrlPr>
                <w:del w:id="3468" w:author="Zhang Li" w:date="2022-06-12T14:57:00Z">
                  <w:rPr>
                    <w:rFonts w:ascii="Cambria Math" w:eastAsia="宋体" w:hAnsi="Cambria Math" w:cs="Times New Roman"/>
                    <w:i/>
                    <w:kern w:val="0"/>
                    <w:sz w:val="24"/>
                    <w:szCs w:val="24"/>
                  </w:rPr>
                </w:del>
              </m:ctrlPr>
            </m:sSubPr>
            <m:e>
              <m:r>
                <w:del w:id="3469" w:author="Zhang Li" w:date="2022-06-12T14:57:00Z">
                  <w:rPr>
                    <w:rFonts w:ascii="Cambria Math" w:eastAsia="宋体" w:hAnsi="Cambria Math" w:cs="Times New Roman"/>
                    <w:kern w:val="0"/>
                    <w:sz w:val="24"/>
                    <w:szCs w:val="24"/>
                  </w:rPr>
                  <m:t>p</m:t>
                </w:del>
              </m:r>
            </m:e>
            <m:sub>
              <m:r>
                <w:del w:id="3470" w:author="Zhang Li" w:date="2022-06-12T14:57:00Z">
                  <w:rPr>
                    <w:rFonts w:ascii="Cambria Math" w:eastAsia="宋体" w:hAnsi="Cambria Math" w:cs="Times New Roman"/>
                    <w:kern w:val="0"/>
                    <w:sz w:val="24"/>
                    <w:szCs w:val="24"/>
                  </w:rPr>
                  <m:t>suc</m:t>
                </w:del>
              </m:r>
            </m:sub>
          </m:sSub>
          <m:r>
            <w:del w:id="3471" w:author="Zhang Li" w:date="2022-06-12T14:57:00Z">
              <w:rPr>
                <w:rFonts w:ascii="Cambria Math" w:eastAsia="宋体" w:hAnsi="Cambria Math" w:cs="Times New Roman"/>
                <w:kern w:val="0"/>
                <w:sz w:val="24"/>
                <w:szCs w:val="24"/>
              </w:rPr>
              <m:t xml:space="preserve">=1-g(N, </m:t>
            </w:del>
          </m:r>
          <m:sSub>
            <m:sSubPr>
              <m:ctrlPr>
                <w:del w:id="3472" w:author="Zhang Li" w:date="2022-06-12T14:57:00Z">
                  <w:rPr>
                    <w:rFonts w:ascii="Cambria Math" w:eastAsia="宋体" w:hAnsi="Cambria Math" w:cs="Times New Roman"/>
                    <w:i/>
                    <w:kern w:val="0"/>
                    <w:sz w:val="24"/>
                    <w:szCs w:val="24"/>
                  </w:rPr>
                </w:del>
              </m:ctrlPr>
            </m:sSubPr>
            <m:e>
              <m:r>
                <w:del w:id="3473" w:author="Zhang Li" w:date="2022-06-12T14:57:00Z">
                  <w:rPr>
                    <w:rFonts w:ascii="Cambria Math" w:eastAsia="宋体" w:hAnsi="Cambria Math" w:cs="Times New Roman"/>
                    <w:kern w:val="0"/>
                    <w:sz w:val="24"/>
                    <w:szCs w:val="24"/>
                  </w:rPr>
                  <m:t>ϵ</m:t>
                </w:del>
              </m:r>
            </m:e>
            <m:sub>
              <m:r>
                <w:del w:id="3474" w:author="Zhang Li" w:date="2022-06-12T14:57:00Z">
                  <w:rPr>
                    <w:rFonts w:ascii="Cambria Math" w:eastAsia="宋体" w:hAnsi="Cambria Math" w:cs="Times New Roman"/>
                    <w:kern w:val="0"/>
                    <w:sz w:val="24"/>
                    <w:szCs w:val="24"/>
                  </w:rPr>
                  <m:t>max</m:t>
                </w:del>
              </m:r>
            </m:sub>
          </m:sSub>
          <m:r>
            <w:del w:id="3475" w:author="Zhang Li" w:date="2022-06-12T14:57:00Z">
              <w:rPr>
                <w:rFonts w:ascii="Cambria Math" w:eastAsia="宋体" w:hAnsi="Cambria Math" w:cs="Times New Roman"/>
                <w:kern w:val="0"/>
                <w:sz w:val="24"/>
                <w:szCs w:val="24"/>
              </w:rPr>
              <m:t xml:space="preserve">, </m:t>
            </w:del>
          </m:r>
          <m:sSub>
            <m:sSubPr>
              <m:ctrlPr>
                <w:del w:id="3476" w:author="Zhang Li" w:date="2022-06-12T14:57:00Z">
                  <w:rPr>
                    <w:rFonts w:ascii="Cambria Math" w:eastAsia="宋体" w:hAnsi="Cambria Math" w:cs="Times New Roman"/>
                    <w:i/>
                    <w:kern w:val="0"/>
                    <w:sz w:val="24"/>
                    <w:szCs w:val="24"/>
                  </w:rPr>
                </w:del>
              </m:ctrlPr>
            </m:sSubPr>
            <m:e>
              <m:r>
                <w:del w:id="3477" w:author="Zhang Li" w:date="2022-06-12T14:57:00Z">
                  <w:rPr>
                    <w:rFonts w:ascii="Cambria Math" w:eastAsia="宋体" w:hAnsi="Cambria Math" w:cs="Times New Roman"/>
                    <w:kern w:val="0"/>
                    <w:sz w:val="24"/>
                    <w:szCs w:val="24"/>
                  </w:rPr>
                  <m:t>ϵ</m:t>
                </w:del>
              </m:r>
            </m:e>
            <m:sub>
              <m:r>
                <w:del w:id="3478" w:author="Zhang Li" w:date="2022-06-12T14:57:00Z">
                  <w:rPr>
                    <w:rFonts w:ascii="Cambria Math" w:eastAsia="宋体" w:hAnsi="Cambria Math" w:cs="Times New Roman"/>
                    <w:kern w:val="0"/>
                    <w:sz w:val="24"/>
                    <w:szCs w:val="24"/>
                  </w:rPr>
                  <m:t>min</m:t>
                </w:del>
              </m:r>
            </m:sub>
          </m:sSub>
          <m:r>
            <w:del w:id="3479"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3480" w:author="Zhang Li" w:date="2022-06-12T14:57:00Z"/>
          <w:rFonts w:ascii="Times New Roman" w:eastAsia="宋体" w:hAnsi="Times New Roman" w:cs="Times New Roman"/>
          <w:kern w:val="0"/>
          <w:sz w:val="24"/>
          <w:szCs w:val="24"/>
        </w:rPr>
      </w:pPr>
      <w:del w:id="3481" w:author="Zhang Li" w:date="2022-06-12T14:57:00Z">
        <w:r w:rsidDel="005376C1">
          <w:rPr>
            <w:rFonts w:ascii="Times New Roman" w:eastAsia="宋体" w:hAnsi="Times New Roman" w:cs="Times New Roman"/>
            <w:kern w:val="0"/>
            <w:sz w:val="24"/>
            <w:szCs w:val="24"/>
          </w:rPr>
          <w:delText xml:space="preserve">where the function </w:delText>
        </w:r>
      </w:del>
      <m:oMath>
        <m:r>
          <w:del w:id="3482" w:author="Zhang Li" w:date="2022-06-12T14:57:00Z">
            <w:rPr>
              <w:rFonts w:ascii="Cambria Math" w:eastAsia="宋体" w:hAnsi="Cambria Math" w:cs="Times New Roman"/>
              <w:kern w:val="0"/>
              <w:sz w:val="24"/>
              <w:szCs w:val="24"/>
            </w:rPr>
            <m:t>g(a,b,c)</m:t>
          </w:del>
        </m:r>
      </m:oMath>
      <w:del w:id="348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3484" w:author="Zhang Li" w:date="2022-06-12T14:57:00Z">
            <w:rPr>
              <w:rFonts w:ascii="Cambria Math" w:eastAsia="宋体" w:hAnsi="Cambria Math" w:cs="Times New Roman"/>
              <w:kern w:val="0"/>
              <w:sz w:val="24"/>
              <w:szCs w:val="24"/>
            </w:rPr>
            <m:t>g</m:t>
          </w:del>
        </m:r>
        <m:d>
          <m:dPr>
            <m:ctrlPr>
              <w:del w:id="3485" w:author="Zhang Li" w:date="2022-06-12T14:57:00Z">
                <w:rPr>
                  <w:rFonts w:ascii="Cambria Math" w:eastAsia="宋体" w:hAnsi="Cambria Math" w:cs="Times New Roman"/>
                  <w:i/>
                  <w:kern w:val="0"/>
                  <w:sz w:val="24"/>
                  <w:szCs w:val="24"/>
                </w:rPr>
              </w:del>
            </m:ctrlPr>
          </m:dPr>
          <m:e>
            <m:r>
              <w:del w:id="3486" w:author="Zhang Li" w:date="2022-06-12T14:57:00Z">
                <w:rPr>
                  <w:rFonts w:ascii="Cambria Math" w:eastAsia="宋体" w:hAnsi="Cambria Math" w:cs="Times New Roman"/>
                  <w:kern w:val="0"/>
                  <w:sz w:val="24"/>
                  <w:szCs w:val="24"/>
                </w:rPr>
                <m:t>a,b,c</m:t>
              </w:del>
            </m:r>
          </m:e>
        </m:d>
        <m:r>
          <w:del w:id="3487" w:author="Zhang Li" w:date="2022-06-12T14:57:00Z">
            <w:rPr>
              <w:rFonts w:ascii="Cambria Math" w:eastAsia="宋体" w:hAnsi="Cambria Math" w:cs="Times New Roman"/>
              <w:kern w:val="0"/>
              <w:sz w:val="24"/>
              <w:szCs w:val="24"/>
            </w:rPr>
            <m:t>=</m:t>
          </w:del>
        </m:r>
        <m:d>
          <m:dPr>
            <m:begChr m:val="⌊"/>
            <m:endChr m:val="⌋"/>
            <m:ctrlPr>
              <w:del w:id="3488" w:author="Zhang Li" w:date="2022-06-12T14:57:00Z">
                <w:rPr>
                  <w:rFonts w:ascii="Cambria Math" w:eastAsia="宋体" w:hAnsi="Cambria Math" w:cs="Lucida Sans Unicode"/>
                  <w:i/>
                  <w:kern w:val="0"/>
                  <w:sz w:val="24"/>
                  <w:szCs w:val="24"/>
                </w:rPr>
              </w:del>
            </m:ctrlPr>
          </m:dPr>
          <m:e>
            <m:f>
              <m:fPr>
                <m:ctrlPr>
                  <w:del w:id="3489" w:author="Zhang Li" w:date="2022-06-12T14:57:00Z">
                    <w:rPr>
                      <w:rFonts w:ascii="Cambria Math" w:eastAsia="宋体" w:hAnsi="Cambria Math" w:cs="Times New Roman"/>
                      <w:i/>
                      <w:kern w:val="0"/>
                      <w:sz w:val="24"/>
                      <w:szCs w:val="24"/>
                    </w:rPr>
                  </w:del>
                </m:ctrlPr>
              </m:fPr>
              <m:num>
                <m:r>
                  <w:del w:id="3490" w:author="Zhang Li" w:date="2022-06-12T14:57:00Z">
                    <w:rPr>
                      <w:rFonts w:ascii="Cambria Math" w:eastAsia="宋体" w:hAnsi="Cambria Math" w:cs="Times New Roman"/>
                      <w:kern w:val="0"/>
                      <w:sz w:val="24"/>
                      <w:szCs w:val="24"/>
                    </w:rPr>
                    <m:t>a</m:t>
                  </w:del>
                </m:r>
              </m:num>
              <m:den>
                <m:r>
                  <w:del w:id="3491" w:author="Zhang Li" w:date="2022-06-12T14:57:00Z">
                    <w:rPr>
                      <w:rFonts w:ascii="Cambria Math" w:eastAsia="宋体" w:hAnsi="Cambria Math" w:cs="Times New Roman"/>
                      <w:kern w:val="0"/>
                      <w:sz w:val="24"/>
                      <w:szCs w:val="24"/>
                    </w:rPr>
                    <m:t>2</m:t>
                  </w:del>
                </m:r>
              </m:den>
            </m:f>
            <m:ctrlPr>
              <w:del w:id="3492" w:author="Zhang Li" w:date="2022-06-12T14:57:00Z">
                <w:rPr>
                  <w:rFonts w:ascii="Cambria Math" w:eastAsia="宋体" w:hAnsi="Cambria Math" w:cs="Times New Roman"/>
                  <w:i/>
                  <w:kern w:val="0"/>
                  <w:sz w:val="24"/>
                  <w:szCs w:val="24"/>
                </w:rPr>
              </w:del>
            </m:ctrlPr>
          </m:e>
        </m:d>
        <m:r>
          <w:del w:id="3493" w:author="Zhang Li" w:date="2022-06-12T14:57:00Z">
            <w:rPr>
              <w:rFonts w:ascii="Cambria Math" w:eastAsia="宋体" w:hAnsi="Cambria Math" w:cs="Times New Roman"/>
              <w:kern w:val="0"/>
              <w:sz w:val="24"/>
              <w:szCs w:val="24"/>
            </w:rPr>
            <m:t>⋅</m:t>
          </w:del>
        </m:r>
        <m:sSup>
          <m:sSupPr>
            <m:ctrlPr>
              <w:del w:id="3494" w:author="Zhang Li" w:date="2022-06-12T14:57:00Z">
                <w:rPr>
                  <w:rFonts w:ascii="Cambria Math" w:eastAsia="宋体" w:hAnsi="Cambria Math" w:cs="Times New Roman"/>
                  <w:i/>
                  <w:kern w:val="0"/>
                  <w:sz w:val="24"/>
                  <w:szCs w:val="24"/>
                </w:rPr>
              </w:del>
            </m:ctrlPr>
          </m:sSupPr>
          <m:e>
            <m:d>
              <m:dPr>
                <m:begChr m:val="["/>
                <m:endChr m:val="]"/>
                <m:ctrlPr>
                  <w:del w:id="3495" w:author="Zhang Li" w:date="2022-06-12T14:57:00Z">
                    <w:rPr>
                      <w:rFonts w:ascii="Cambria Math" w:eastAsia="宋体" w:hAnsi="Cambria Math" w:cs="Times New Roman"/>
                      <w:i/>
                      <w:kern w:val="0"/>
                      <w:sz w:val="24"/>
                      <w:szCs w:val="24"/>
                    </w:rPr>
                  </w:del>
                </m:ctrlPr>
              </m:dPr>
              <m:e>
                <m:d>
                  <m:dPr>
                    <m:begChr m:val="⌊"/>
                    <m:endChr m:val="⌋"/>
                    <m:ctrlPr>
                      <w:del w:id="3496" w:author="Zhang Li" w:date="2022-06-12T14:57:00Z">
                        <w:rPr>
                          <w:rFonts w:ascii="Cambria Math" w:eastAsia="宋体" w:hAnsi="Cambria Math" w:cs="Lucida Sans Unicode"/>
                          <w:i/>
                          <w:kern w:val="0"/>
                          <w:sz w:val="24"/>
                          <w:szCs w:val="24"/>
                        </w:rPr>
                      </w:del>
                    </m:ctrlPr>
                  </m:dPr>
                  <m:e>
                    <m:f>
                      <m:fPr>
                        <m:ctrlPr>
                          <w:del w:id="3497" w:author="Zhang Li" w:date="2022-06-12T14:57:00Z">
                            <w:rPr>
                              <w:rFonts w:ascii="Cambria Math" w:eastAsia="宋体" w:hAnsi="Cambria Math" w:cs="Times New Roman"/>
                              <w:i/>
                              <w:kern w:val="0"/>
                              <w:sz w:val="24"/>
                              <w:szCs w:val="24"/>
                            </w:rPr>
                          </w:del>
                        </m:ctrlPr>
                      </m:fPr>
                      <m:num>
                        <m:r>
                          <w:del w:id="3498" w:author="Zhang Li" w:date="2022-06-12T14:57:00Z">
                            <w:rPr>
                              <w:rFonts w:ascii="Cambria Math" w:eastAsia="宋体" w:hAnsi="Cambria Math" w:cs="Times New Roman"/>
                              <w:kern w:val="0"/>
                              <w:sz w:val="24"/>
                              <w:szCs w:val="24"/>
                            </w:rPr>
                            <m:t>a-1</m:t>
                          </w:del>
                        </m:r>
                      </m:num>
                      <m:den>
                        <m:r>
                          <w:del w:id="3499" w:author="Zhang Li" w:date="2022-06-12T14:57:00Z">
                            <w:rPr>
                              <w:rFonts w:ascii="Cambria Math" w:eastAsia="宋体" w:hAnsi="Cambria Math" w:cs="Times New Roman"/>
                              <w:kern w:val="0"/>
                              <w:sz w:val="24"/>
                              <w:szCs w:val="24"/>
                            </w:rPr>
                            <m:t>2</m:t>
                          </w:del>
                        </m:r>
                      </m:den>
                    </m:f>
                    <m:ctrlPr>
                      <w:del w:id="3500" w:author="Zhang Li" w:date="2022-06-12T14:57:00Z">
                        <w:rPr>
                          <w:rFonts w:ascii="Cambria Math" w:eastAsia="宋体" w:hAnsi="Cambria Math" w:cs="Times New Roman"/>
                          <w:i/>
                          <w:kern w:val="0"/>
                          <w:sz w:val="24"/>
                          <w:szCs w:val="24"/>
                        </w:rPr>
                      </w:del>
                    </m:ctrlPr>
                  </m:e>
                </m:d>
                <m:r>
                  <w:del w:id="3501" w:author="Zhang Li" w:date="2022-06-12T14:57:00Z">
                    <w:rPr>
                      <w:rFonts w:ascii="Cambria Math" w:eastAsia="宋体" w:hAnsi="Cambria Math" w:cs="Times New Roman"/>
                      <w:kern w:val="0"/>
                      <w:sz w:val="24"/>
                      <w:szCs w:val="24"/>
                    </w:rPr>
                    <m:t>⋅</m:t>
                  </w:del>
                </m:r>
                <m:d>
                  <m:dPr>
                    <m:ctrlPr>
                      <w:del w:id="3502" w:author="Zhang Li" w:date="2022-06-12T14:57:00Z">
                        <w:rPr>
                          <w:rFonts w:ascii="Cambria Math" w:eastAsia="宋体" w:hAnsi="Cambria Math" w:cs="Times New Roman"/>
                          <w:i/>
                          <w:kern w:val="0"/>
                          <w:sz w:val="24"/>
                          <w:szCs w:val="24"/>
                        </w:rPr>
                      </w:del>
                    </m:ctrlPr>
                  </m:dPr>
                  <m:e>
                    <m:d>
                      <m:dPr>
                        <m:ctrlPr>
                          <w:del w:id="3503" w:author="Zhang Li" w:date="2022-06-12T14:57:00Z">
                            <w:rPr>
                              <w:rFonts w:ascii="Cambria Math" w:eastAsia="宋体" w:hAnsi="Cambria Math" w:cs="Times New Roman"/>
                              <w:i/>
                              <w:kern w:val="0"/>
                              <w:sz w:val="24"/>
                              <w:szCs w:val="24"/>
                            </w:rPr>
                          </w:del>
                        </m:ctrlPr>
                      </m:dPr>
                      <m:e>
                        <m:f>
                          <m:fPr>
                            <m:type m:val="noBar"/>
                            <m:ctrlPr>
                              <w:del w:id="3504" w:author="Zhang Li" w:date="2022-06-12T14:57:00Z">
                                <w:rPr>
                                  <w:rFonts w:ascii="Cambria Math" w:eastAsia="宋体" w:hAnsi="Cambria Math" w:cs="Times New Roman"/>
                                  <w:i/>
                                  <w:kern w:val="0"/>
                                  <w:sz w:val="24"/>
                                  <w:szCs w:val="24"/>
                                </w:rPr>
                              </w:del>
                            </m:ctrlPr>
                          </m:fPr>
                          <m:num>
                            <m:r>
                              <w:del w:id="3505" w:author="Zhang Li" w:date="2022-06-12T14:57:00Z">
                                <w:rPr>
                                  <w:rFonts w:ascii="Cambria Math" w:eastAsia="宋体" w:hAnsi="Cambria Math" w:cs="Times New Roman"/>
                                  <w:kern w:val="0"/>
                                  <w:sz w:val="24"/>
                                  <w:szCs w:val="24"/>
                                </w:rPr>
                                <m:t>a-1</m:t>
                              </w:del>
                            </m:r>
                          </m:num>
                          <m:den>
                            <m:d>
                              <m:dPr>
                                <m:begChr m:val="⌈"/>
                                <m:endChr m:val="⌉"/>
                                <m:ctrlPr>
                                  <w:del w:id="3506" w:author="Zhang Li" w:date="2022-06-12T14:57:00Z">
                                    <w:rPr>
                                      <w:rFonts w:ascii="Cambria Math" w:eastAsia="宋体" w:hAnsi="Cambria Math" w:cs="Times New Roman"/>
                                      <w:i/>
                                      <w:kern w:val="0"/>
                                      <w:sz w:val="24"/>
                                      <w:szCs w:val="24"/>
                                    </w:rPr>
                                  </w:del>
                                </m:ctrlPr>
                              </m:dPr>
                              <m:e>
                                <m:f>
                                  <m:fPr>
                                    <m:ctrlPr>
                                      <w:del w:id="3507" w:author="Zhang Li" w:date="2022-06-12T14:57:00Z">
                                        <w:rPr>
                                          <w:rFonts w:ascii="Cambria Math" w:eastAsia="宋体" w:hAnsi="Cambria Math" w:cs="Times New Roman"/>
                                          <w:i/>
                                          <w:kern w:val="0"/>
                                          <w:sz w:val="24"/>
                                          <w:szCs w:val="24"/>
                                        </w:rPr>
                                      </w:del>
                                    </m:ctrlPr>
                                  </m:fPr>
                                  <m:num>
                                    <m:r>
                                      <w:del w:id="3508" w:author="Zhang Li" w:date="2022-06-12T14:57:00Z">
                                        <w:rPr>
                                          <w:rFonts w:ascii="Cambria Math" w:eastAsia="宋体" w:hAnsi="Cambria Math" w:cs="Times New Roman"/>
                                          <w:kern w:val="0"/>
                                          <w:sz w:val="24"/>
                                          <w:szCs w:val="24"/>
                                        </w:rPr>
                                        <m:t>a</m:t>
                                      </w:del>
                                    </m:r>
                                  </m:num>
                                  <m:den>
                                    <m:r>
                                      <w:del w:id="3509" w:author="Zhang Li" w:date="2022-06-12T14:57:00Z">
                                        <w:rPr>
                                          <w:rFonts w:ascii="Cambria Math" w:eastAsia="宋体" w:hAnsi="Cambria Math" w:cs="Times New Roman"/>
                                          <w:kern w:val="0"/>
                                          <w:sz w:val="24"/>
                                          <w:szCs w:val="24"/>
                                        </w:rPr>
                                        <m:t>2</m:t>
                                      </w:del>
                                    </m:r>
                                  </m:den>
                                </m:f>
                              </m:e>
                            </m:d>
                          </m:den>
                        </m:f>
                      </m:e>
                    </m:d>
                    <m:r>
                      <w:del w:id="3510" w:author="Zhang Li" w:date="2022-06-12T14:57:00Z">
                        <w:rPr>
                          <w:rFonts w:ascii="Cambria Math" w:eastAsia="宋体" w:hAnsi="Cambria Math" w:cs="Times New Roman"/>
                          <w:kern w:val="0"/>
                          <w:sz w:val="24"/>
                          <w:szCs w:val="24"/>
                        </w:rPr>
                        <m:t>⋅</m:t>
                      </w:del>
                    </m:r>
                    <m:sSup>
                      <m:sSupPr>
                        <m:ctrlPr>
                          <w:del w:id="3511" w:author="Zhang Li" w:date="2022-06-12T14:57:00Z">
                            <w:rPr>
                              <w:rFonts w:ascii="Cambria Math" w:eastAsia="宋体" w:hAnsi="Cambria Math" w:cs="Times New Roman"/>
                              <w:i/>
                              <w:kern w:val="0"/>
                              <w:sz w:val="24"/>
                              <w:szCs w:val="24"/>
                            </w:rPr>
                          </w:del>
                        </m:ctrlPr>
                      </m:sSupPr>
                      <m:e>
                        <m:r>
                          <w:del w:id="3512" w:author="Zhang Li" w:date="2022-06-12T14:57:00Z">
                            <w:rPr>
                              <w:rFonts w:ascii="Cambria Math" w:eastAsia="宋体" w:hAnsi="Cambria Math" w:cs="Times New Roman"/>
                              <w:kern w:val="0"/>
                              <w:sz w:val="24"/>
                              <w:szCs w:val="24"/>
                            </w:rPr>
                            <m:t>b</m:t>
                          </w:del>
                        </m:r>
                      </m:e>
                      <m:sup>
                        <m:d>
                          <m:dPr>
                            <m:begChr m:val="⌈"/>
                            <m:endChr m:val="⌉"/>
                            <m:ctrlPr>
                              <w:del w:id="3513" w:author="Zhang Li" w:date="2022-06-12T14:57:00Z">
                                <w:rPr>
                                  <w:rFonts w:ascii="Cambria Math" w:eastAsia="宋体" w:hAnsi="Cambria Math" w:cs="Times New Roman"/>
                                  <w:i/>
                                  <w:kern w:val="0"/>
                                  <w:sz w:val="24"/>
                                  <w:szCs w:val="24"/>
                                </w:rPr>
                              </w:del>
                            </m:ctrlPr>
                          </m:dPr>
                          <m:e>
                            <m:f>
                              <m:fPr>
                                <m:ctrlPr>
                                  <w:del w:id="3514" w:author="Zhang Li" w:date="2022-06-12T14:57:00Z">
                                    <w:rPr>
                                      <w:rFonts w:ascii="Cambria Math" w:eastAsia="宋体" w:hAnsi="Cambria Math" w:cs="Times New Roman"/>
                                      <w:i/>
                                      <w:kern w:val="0"/>
                                      <w:sz w:val="24"/>
                                      <w:szCs w:val="24"/>
                                    </w:rPr>
                                  </w:del>
                                </m:ctrlPr>
                              </m:fPr>
                              <m:num>
                                <m:r>
                                  <w:del w:id="3515" w:author="Zhang Li" w:date="2022-06-12T14:57:00Z">
                                    <w:rPr>
                                      <w:rFonts w:ascii="Cambria Math" w:eastAsia="宋体" w:hAnsi="Cambria Math" w:cs="Times New Roman"/>
                                      <w:kern w:val="0"/>
                                      <w:sz w:val="24"/>
                                      <w:szCs w:val="24"/>
                                    </w:rPr>
                                    <m:t>a</m:t>
                                  </w:del>
                                </m:r>
                              </m:num>
                              <m:den>
                                <m:r>
                                  <w:del w:id="3516" w:author="Zhang Li" w:date="2022-06-12T14:57:00Z">
                                    <w:rPr>
                                      <w:rFonts w:ascii="Cambria Math" w:eastAsia="宋体" w:hAnsi="Cambria Math" w:cs="Times New Roman"/>
                                      <w:kern w:val="0"/>
                                      <w:sz w:val="24"/>
                                      <w:szCs w:val="24"/>
                                    </w:rPr>
                                    <m:t>2</m:t>
                                  </w:del>
                                </m:r>
                              </m:den>
                            </m:f>
                          </m:e>
                        </m:d>
                      </m:sup>
                    </m:sSup>
                    <m:r>
                      <w:del w:id="3517" w:author="Zhang Li" w:date="2022-06-12T14:57:00Z">
                        <w:rPr>
                          <w:rFonts w:ascii="Cambria Math" w:eastAsia="宋体" w:hAnsi="Cambria Math" w:cs="Times New Roman"/>
                          <w:kern w:val="0"/>
                          <w:sz w:val="24"/>
                          <w:szCs w:val="24"/>
                        </w:rPr>
                        <m:t>⋅</m:t>
                      </w:del>
                    </m:r>
                    <m:sSup>
                      <m:sSupPr>
                        <m:ctrlPr>
                          <w:del w:id="3518" w:author="Zhang Li" w:date="2022-06-12T14:57:00Z">
                            <w:rPr>
                              <w:rFonts w:ascii="Cambria Math" w:eastAsia="宋体" w:hAnsi="Cambria Math" w:cs="Times New Roman"/>
                              <w:i/>
                              <w:kern w:val="0"/>
                              <w:sz w:val="24"/>
                              <w:szCs w:val="24"/>
                            </w:rPr>
                          </w:del>
                        </m:ctrlPr>
                      </m:sSupPr>
                      <m:e>
                        <m:d>
                          <m:dPr>
                            <m:ctrlPr>
                              <w:del w:id="3519" w:author="Zhang Li" w:date="2022-06-12T14:57:00Z">
                                <w:rPr>
                                  <w:rFonts w:ascii="Cambria Math" w:eastAsia="宋体" w:hAnsi="Cambria Math" w:cs="Times New Roman"/>
                                  <w:i/>
                                  <w:kern w:val="0"/>
                                  <w:sz w:val="24"/>
                                  <w:szCs w:val="24"/>
                                </w:rPr>
                              </w:del>
                            </m:ctrlPr>
                          </m:dPr>
                          <m:e>
                            <m:r>
                              <w:del w:id="3520" w:author="Zhang Li" w:date="2022-06-12T14:57:00Z">
                                <w:rPr>
                                  <w:rFonts w:ascii="Cambria Math" w:eastAsia="宋体" w:hAnsi="Cambria Math" w:cs="Times New Roman"/>
                                  <w:kern w:val="0"/>
                                  <w:sz w:val="24"/>
                                  <w:szCs w:val="24"/>
                                </w:rPr>
                                <m:t>1-c</m:t>
                              </w:del>
                            </m:r>
                          </m:e>
                        </m:d>
                      </m:e>
                      <m:sup>
                        <m:r>
                          <w:del w:id="3521" w:author="Zhang Li" w:date="2022-06-12T14:57:00Z">
                            <w:rPr>
                              <w:rFonts w:ascii="Cambria Math" w:eastAsia="宋体" w:hAnsi="Cambria Math" w:cs="Times New Roman"/>
                              <w:kern w:val="0"/>
                              <w:sz w:val="24"/>
                              <w:szCs w:val="24"/>
                            </w:rPr>
                            <m:t>a-1-</m:t>
                          </w:del>
                        </m:r>
                        <m:d>
                          <m:dPr>
                            <m:begChr m:val="⌈"/>
                            <m:endChr m:val="⌉"/>
                            <m:ctrlPr>
                              <w:del w:id="3522" w:author="Zhang Li" w:date="2022-06-12T14:57:00Z">
                                <w:rPr>
                                  <w:rFonts w:ascii="Cambria Math" w:eastAsia="宋体" w:hAnsi="Cambria Math" w:cs="Times New Roman"/>
                                  <w:i/>
                                  <w:kern w:val="0"/>
                                  <w:sz w:val="24"/>
                                  <w:szCs w:val="24"/>
                                </w:rPr>
                              </w:del>
                            </m:ctrlPr>
                          </m:dPr>
                          <m:e>
                            <m:f>
                              <m:fPr>
                                <m:ctrlPr>
                                  <w:del w:id="3523" w:author="Zhang Li" w:date="2022-06-12T14:57:00Z">
                                    <w:rPr>
                                      <w:rFonts w:ascii="Cambria Math" w:eastAsia="宋体" w:hAnsi="Cambria Math" w:cs="Times New Roman"/>
                                      <w:i/>
                                      <w:kern w:val="0"/>
                                      <w:sz w:val="24"/>
                                      <w:szCs w:val="24"/>
                                    </w:rPr>
                                  </w:del>
                                </m:ctrlPr>
                              </m:fPr>
                              <m:num>
                                <m:r>
                                  <w:del w:id="3524" w:author="Zhang Li" w:date="2022-06-12T14:57:00Z">
                                    <w:rPr>
                                      <w:rFonts w:ascii="Cambria Math" w:eastAsia="宋体" w:hAnsi="Cambria Math" w:cs="Times New Roman"/>
                                      <w:kern w:val="0"/>
                                      <w:sz w:val="24"/>
                                      <w:szCs w:val="24"/>
                                    </w:rPr>
                                    <m:t>a</m:t>
                                  </w:del>
                                </m:r>
                              </m:num>
                              <m:den>
                                <m:r>
                                  <w:del w:id="3525" w:author="Zhang Li" w:date="2022-06-12T14:57:00Z">
                                    <w:rPr>
                                      <w:rFonts w:ascii="Cambria Math" w:eastAsia="宋体" w:hAnsi="Cambria Math" w:cs="Times New Roman"/>
                                      <w:kern w:val="0"/>
                                      <w:sz w:val="24"/>
                                      <w:szCs w:val="24"/>
                                    </w:rPr>
                                    <m:t>2</m:t>
                                  </w:del>
                                </m:r>
                              </m:den>
                            </m:f>
                          </m:e>
                        </m:d>
                      </m:sup>
                    </m:sSup>
                  </m:e>
                </m:d>
              </m:e>
            </m:d>
          </m:e>
          <m:sup>
            <m:d>
              <m:dPr>
                <m:begChr m:val="⌈"/>
                <m:endChr m:val="⌉"/>
                <m:ctrlPr>
                  <w:del w:id="3526" w:author="Zhang Li" w:date="2022-06-12T14:57:00Z">
                    <w:rPr>
                      <w:rFonts w:ascii="Cambria Math" w:eastAsia="宋体" w:hAnsi="Cambria Math" w:cs="Times New Roman"/>
                      <w:i/>
                      <w:kern w:val="0"/>
                      <w:sz w:val="24"/>
                      <w:szCs w:val="24"/>
                    </w:rPr>
                  </w:del>
                </m:ctrlPr>
              </m:dPr>
              <m:e>
                <m:f>
                  <m:fPr>
                    <m:ctrlPr>
                      <w:del w:id="3527" w:author="Zhang Li" w:date="2022-06-12T14:57:00Z">
                        <w:rPr>
                          <w:rFonts w:ascii="Cambria Math" w:eastAsia="宋体" w:hAnsi="Cambria Math" w:cs="Times New Roman"/>
                          <w:i/>
                          <w:kern w:val="0"/>
                          <w:sz w:val="24"/>
                          <w:szCs w:val="24"/>
                        </w:rPr>
                      </w:del>
                    </m:ctrlPr>
                  </m:fPr>
                  <m:num>
                    <m:r>
                      <w:del w:id="3528" w:author="Zhang Li" w:date="2022-06-12T14:57:00Z">
                        <w:rPr>
                          <w:rFonts w:ascii="Cambria Math" w:eastAsia="宋体" w:hAnsi="Cambria Math" w:cs="Times New Roman"/>
                          <w:kern w:val="0"/>
                          <w:sz w:val="24"/>
                          <w:szCs w:val="24"/>
                        </w:rPr>
                        <m:t>a</m:t>
                      </w:del>
                    </m:r>
                  </m:num>
                  <m:den>
                    <m:r>
                      <w:del w:id="3529" w:author="Zhang Li" w:date="2022-06-12T14:57:00Z">
                        <w:rPr>
                          <w:rFonts w:ascii="Cambria Math" w:eastAsia="宋体" w:hAnsi="Cambria Math" w:cs="Times New Roman"/>
                          <w:kern w:val="0"/>
                          <w:sz w:val="24"/>
                          <w:szCs w:val="24"/>
                        </w:rPr>
                        <m:t>2</m:t>
                      </w:del>
                    </m:r>
                  </m:den>
                </m:f>
              </m:e>
            </m:d>
          </m:sup>
        </m:sSup>
      </m:oMath>
      <w:del w:id="3530"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3531" w:author="Zhang Li" w:date="2022-06-12T14:57:00Z">
            <w:rPr>
              <w:rFonts w:ascii="Cambria Math" w:eastAsia="宋体" w:hAnsi="Cambria Math" w:cs="Times New Roman"/>
              <w:kern w:val="0"/>
              <w:sz w:val="24"/>
              <w:szCs w:val="24"/>
            </w:rPr>
            <m:t>a</m:t>
          </w:del>
        </m:r>
        <m:r>
          <w:del w:id="3532" w:author="Zhang Li" w:date="2022-06-12T14:57:00Z">
            <m:rPr>
              <m:scr m:val="double-struck"/>
            </m:rPr>
            <w:rPr>
              <w:rFonts w:ascii="Cambria Math" w:eastAsia="宋体" w:hAnsi="Cambria Math" w:cs="Times New Roman"/>
              <w:kern w:val="0"/>
              <w:sz w:val="24"/>
              <w:szCs w:val="24"/>
            </w:rPr>
            <m:t>∈N</m:t>
          </w:del>
        </m:r>
      </m:oMath>
      <w:del w:id="353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534" w:author="Zhang Li" w:date="2022-06-12T14:57:00Z">
            <w:rPr>
              <w:rFonts w:ascii="Cambria Math" w:eastAsia="宋体" w:hAnsi="Cambria Math" w:cs="Times New Roman"/>
              <w:kern w:val="0"/>
              <w:sz w:val="24"/>
              <w:szCs w:val="24"/>
            </w:rPr>
            <m:t>b,c∈(0, 1]</m:t>
          </w:del>
        </m:r>
      </m:oMath>
      <w:del w:id="3535"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3536" w:author="Zhang Li" w:date="2022-06-12T14:57:00Z">
                <w:rPr>
                  <w:rFonts w:ascii="Cambria Math" w:eastAsia="宋体" w:hAnsi="Cambria Math" w:cs="Times New Roman"/>
                  <w:i/>
                  <w:kern w:val="0"/>
                  <w:sz w:val="24"/>
                  <w:szCs w:val="24"/>
                </w:rPr>
              </w:del>
            </m:ctrlPr>
          </m:sSubPr>
          <m:e>
            <m:r>
              <w:del w:id="3537" w:author="Zhang Li" w:date="2022-06-12T14:57:00Z">
                <w:rPr>
                  <w:rFonts w:ascii="Cambria Math" w:eastAsia="宋体" w:hAnsi="Cambria Math" w:cs="Times New Roman"/>
                  <w:kern w:val="0"/>
                  <w:sz w:val="24"/>
                  <w:szCs w:val="24"/>
                </w:rPr>
                <m:t>ϵ</m:t>
              </w:del>
            </m:r>
          </m:e>
          <m:sub>
            <m:r>
              <w:del w:id="3538" w:author="Zhang Li" w:date="2022-06-12T14:57:00Z">
                <w:rPr>
                  <w:rFonts w:ascii="Cambria Math" w:eastAsia="宋体" w:hAnsi="Cambria Math" w:cs="Times New Roman"/>
                  <w:kern w:val="0"/>
                  <w:sz w:val="24"/>
                  <w:szCs w:val="24"/>
                </w:rPr>
                <m:t>max</m:t>
              </w:del>
            </m:r>
          </m:sub>
        </m:sSub>
      </m:oMath>
      <w:del w:id="353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3540" w:author="Zhang Li" w:date="2022-06-12T14:57:00Z">
                <w:rPr>
                  <w:rFonts w:ascii="Cambria Math" w:eastAsia="宋体" w:hAnsi="Cambria Math" w:cs="Times New Roman"/>
                  <w:i/>
                  <w:kern w:val="0"/>
                  <w:sz w:val="24"/>
                  <w:szCs w:val="24"/>
                </w:rPr>
              </w:del>
            </m:ctrlPr>
          </m:sSubPr>
          <m:e>
            <m:r>
              <w:del w:id="3541" w:author="Zhang Li" w:date="2022-06-12T14:57:00Z">
                <w:rPr>
                  <w:rFonts w:ascii="Cambria Math" w:eastAsia="宋体" w:hAnsi="Cambria Math" w:cs="Times New Roman"/>
                  <w:kern w:val="0"/>
                  <w:sz w:val="24"/>
                  <w:szCs w:val="24"/>
                </w:rPr>
                <m:t>ϵ</m:t>
              </w:del>
            </m:r>
          </m:e>
          <m:sub>
            <m:r>
              <w:del w:id="3542" w:author="Zhang Li" w:date="2022-06-12T14:57:00Z">
                <w:rPr>
                  <w:rFonts w:ascii="Cambria Math" w:eastAsia="宋体" w:hAnsi="Cambria Math" w:cs="Times New Roman"/>
                  <w:kern w:val="0"/>
                  <w:sz w:val="24"/>
                  <w:szCs w:val="24"/>
                </w:rPr>
                <m:t>min</m:t>
              </w:del>
            </m:r>
          </m:sub>
        </m:sSub>
      </m:oMath>
      <w:del w:id="354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3544" w:author="Zhang Li" w:date="2022-06-12T14:57:00Z"/>
          <w:rFonts w:ascii="Times New Roman" w:eastAsia="宋体" w:hAnsi="Times New Roman" w:cs="Times New Roman"/>
          <w:kern w:val="0"/>
          <w:sz w:val="24"/>
          <w:szCs w:val="24"/>
        </w:rPr>
      </w:pPr>
      <w:del w:id="3545"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3546" w:author="Zhang Li" w:date="2022-06-12T14:57:00Z">
            <w:rPr>
              <w:rFonts w:ascii="Cambria Math" w:eastAsia="宋体" w:hAnsi="Cambria Math" w:cs="Times New Roman"/>
              <w:kern w:val="0"/>
              <w:sz w:val="24"/>
              <w:szCs w:val="24"/>
              <w:highlight w:val="cyan"/>
            </w:rPr>
            <m:t>⌈</m:t>
          </w:del>
        </m:r>
        <m:f>
          <m:fPr>
            <m:ctrlPr>
              <w:del w:id="3547" w:author="Zhang Li" w:date="2022-06-12T14:57:00Z">
                <w:rPr>
                  <w:rFonts w:ascii="Cambria Math" w:eastAsia="宋体" w:hAnsi="Cambria Math" w:cs="Times New Roman"/>
                  <w:i/>
                  <w:kern w:val="0"/>
                  <w:sz w:val="24"/>
                  <w:szCs w:val="24"/>
                  <w:highlight w:val="cyan"/>
                </w:rPr>
              </w:del>
            </m:ctrlPr>
          </m:fPr>
          <m:num>
            <m:r>
              <w:del w:id="3548" w:author="Zhang Li" w:date="2022-06-12T14:57:00Z">
                <w:rPr>
                  <w:rFonts w:ascii="Cambria Math" w:eastAsia="宋体" w:hAnsi="Cambria Math" w:cs="Times New Roman"/>
                  <w:kern w:val="0"/>
                  <w:sz w:val="24"/>
                  <w:szCs w:val="24"/>
                  <w:highlight w:val="cyan"/>
                </w:rPr>
                <m:t>N</m:t>
              </w:del>
            </m:r>
          </m:num>
          <m:den>
            <m:r>
              <w:del w:id="3549" w:author="Zhang Li" w:date="2022-06-12T14:57:00Z">
                <w:rPr>
                  <w:rFonts w:ascii="Cambria Math" w:eastAsia="宋体" w:hAnsi="Cambria Math" w:cs="Times New Roman"/>
                  <w:kern w:val="0"/>
                  <w:sz w:val="24"/>
                  <w:szCs w:val="24"/>
                  <w:highlight w:val="cyan"/>
                </w:rPr>
                <m:t>2</m:t>
              </w:del>
            </m:r>
          </m:den>
        </m:f>
        <m:r>
          <w:del w:id="3550" w:author="Zhang Li" w:date="2022-06-12T14:57:00Z">
            <w:rPr>
              <w:rFonts w:ascii="Cambria Math" w:eastAsia="宋体" w:hAnsi="Cambria Math" w:cs="Times New Roman"/>
              <w:kern w:val="0"/>
              <w:sz w:val="24"/>
              <w:szCs w:val="24"/>
              <w:highlight w:val="cyan"/>
            </w:rPr>
            <m:t>⌉</m:t>
          </w:del>
        </m:r>
      </m:oMath>
      <w:del w:id="3551"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3552" w:author="Zhang Li" w:date="2022-06-12T14:57:00Z">
            <w:rPr>
              <w:rFonts w:ascii="Cambria Math" w:eastAsia="宋体" w:hAnsi="Cambria Math" w:cs="Times New Roman"/>
              <w:kern w:val="0"/>
              <w:sz w:val="24"/>
              <w:szCs w:val="24"/>
              <w:highlight w:val="cyan"/>
            </w:rPr>
            <m:t>V</m:t>
          </w:del>
        </m:r>
      </m:oMath>
      <w:del w:id="355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3554" w:author="Zhang Li" w:date="2022-06-12T14:57:00Z">
                <w:rPr>
                  <w:rFonts w:ascii="Cambria Math" w:eastAsia="宋体" w:hAnsi="Cambria Math" w:cs="Times New Roman"/>
                  <w:i/>
                  <w:kern w:val="0"/>
                  <w:sz w:val="24"/>
                  <w:szCs w:val="24"/>
                </w:rPr>
              </w:del>
            </m:ctrlPr>
          </m:sSubPr>
          <m:e>
            <m:r>
              <w:del w:id="3555" w:author="Zhang Li" w:date="2022-06-12T14:57:00Z">
                <w:rPr>
                  <w:rFonts w:ascii="Cambria Math" w:eastAsia="宋体" w:hAnsi="Cambria Math" w:cs="Times New Roman"/>
                  <w:kern w:val="0"/>
                  <w:sz w:val="24"/>
                  <w:szCs w:val="24"/>
                </w:rPr>
                <m:t>V</m:t>
              </w:del>
            </m:r>
          </m:e>
          <m:sub>
            <m:r>
              <w:del w:id="3556" w:author="Zhang Li" w:date="2022-06-12T14:57:00Z">
                <w:rPr>
                  <w:rFonts w:ascii="Cambria Math" w:eastAsia="宋体" w:hAnsi="Cambria Math" w:cs="Times New Roman"/>
                  <w:kern w:val="0"/>
                  <w:sz w:val="24"/>
                  <w:szCs w:val="24"/>
                </w:rPr>
                <m:t>f</m:t>
              </w:del>
            </m:r>
          </m:sub>
        </m:sSub>
      </m:oMath>
      <w:del w:id="355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3558" w:author="Zhang Li" w:date="2022-06-12T14:57:00Z">
                <w:rPr>
                  <w:rFonts w:ascii="Cambria Math" w:eastAsia="宋体" w:hAnsi="Cambria Math" w:cs="Times New Roman"/>
                  <w:i/>
                  <w:kern w:val="0"/>
                  <w:sz w:val="24"/>
                  <w:szCs w:val="24"/>
                </w:rPr>
              </w:del>
            </m:ctrlPr>
          </m:sSubPr>
          <m:e>
            <m:r>
              <w:del w:id="3559" w:author="Zhang Li" w:date="2022-06-12T14:57:00Z">
                <w:rPr>
                  <w:rFonts w:ascii="Cambria Math" w:eastAsia="宋体" w:hAnsi="Cambria Math" w:cs="Times New Roman"/>
                  <w:kern w:val="0"/>
                  <w:sz w:val="24"/>
                  <w:szCs w:val="24"/>
                </w:rPr>
                <m:t>V</m:t>
              </w:del>
            </m:r>
          </m:e>
          <m:sub>
            <m:r>
              <w:del w:id="3560" w:author="Zhang Li" w:date="2022-06-12T14:57:00Z">
                <w:rPr>
                  <w:rFonts w:ascii="Cambria Math" w:eastAsia="宋体" w:hAnsi="Cambria Math" w:cs="Times New Roman"/>
                  <w:kern w:val="0"/>
                  <w:sz w:val="24"/>
                  <w:szCs w:val="24"/>
                </w:rPr>
                <m:t>f</m:t>
              </w:del>
            </m:r>
          </m:sub>
        </m:sSub>
      </m:oMath>
      <w:del w:id="356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3562" w:author="Zhang Li" w:date="2022-06-12T14:57:00Z">
            <w:rPr>
              <w:rFonts w:ascii="Cambria Math" w:eastAsia="宋体" w:hAnsi="Cambria Math" w:cs="Times New Roman"/>
              <w:kern w:val="0"/>
              <w:sz w:val="24"/>
              <w:szCs w:val="24"/>
            </w:rPr>
            <m:t>f</m:t>
          </w:del>
        </m:r>
      </m:oMath>
      <w:del w:id="3563"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3564" w:author="Zhang Li" w:date="2022-06-12T14:57:00Z">
            <w:rPr>
              <w:rFonts w:ascii="Cambria Math" w:eastAsia="宋体" w:hAnsi="Cambria Math" w:cs="Times New Roman"/>
              <w:kern w:val="0"/>
              <w:sz w:val="24"/>
              <w:szCs w:val="24"/>
            </w:rPr>
            <m:t>Nod</m:t>
          </w:del>
        </m:r>
        <m:sSub>
          <m:sSubPr>
            <m:ctrlPr>
              <w:del w:id="3565" w:author="Zhang Li" w:date="2022-06-12T14:57:00Z">
                <w:rPr>
                  <w:rFonts w:ascii="Cambria Math" w:eastAsia="宋体" w:hAnsi="Cambria Math" w:cs="Times New Roman"/>
                  <w:i/>
                  <w:kern w:val="0"/>
                  <w:sz w:val="24"/>
                  <w:szCs w:val="24"/>
                </w:rPr>
              </w:del>
            </m:ctrlPr>
          </m:sSubPr>
          <m:e>
            <m:r>
              <w:del w:id="3566" w:author="Zhang Li" w:date="2022-06-12T14:57:00Z">
                <w:rPr>
                  <w:rFonts w:ascii="Cambria Math" w:eastAsia="宋体" w:hAnsi="Cambria Math" w:cs="Times New Roman"/>
                  <w:kern w:val="0"/>
                  <w:sz w:val="24"/>
                  <w:szCs w:val="24"/>
                </w:rPr>
                <m:t>e</m:t>
              </w:del>
            </m:r>
          </m:e>
          <m:sub>
            <m:r>
              <w:del w:id="3567" w:author="Zhang Li" w:date="2022-06-12T14:57:00Z">
                <w:rPr>
                  <w:rFonts w:ascii="Cambria Math" w:eastAsia="宋体" w:hAnsi="Cambria Math" w:cs="Times New Roman"/>
                  <w:kern w:val="0"/>
                  <w:sz w:val="24"/>
                  <w:szCs w:val="24"/>
                </w:rPr>
                <m:t>v</m:t>
              </w:del>
            </m:r>
          </m:sub>
        </m:sSub>
      </m:oMath>
      <w:del w:id="3568"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601FA1" w:rsidP="005376C1">
      <w:pPr>
        <w:spacing w:afterLines="100" w:after="312"/>
        <w:rPr>
          <w:del w:id="3569" w:author="Zhang Li" w:date="2022-06-12T14:57:00Z"/>
          <w:rFonts w:ascii="Times New Roman" w:eastAsia="宋体" w:hAnsi="Times New Roman" w:cs="Times New Roman"/>
          <w:kern w:val="0"/>
          <w:sz w:val="24"/>
          <w:szCs w:val="24"/>
        </w:rPr>
      </w:pPr>
      <m:oMathPara>
        <m:oMath>
          <m:sSub>
            <m:sSubPr>
              <m:ctrlPr>
                <w:del w:id="3570" w:author="Zhang Li" w:date="2022-06-12T14:57:00Z">
                  <w:rPr>
                    <w:rFonts w:ascii="Cambria Math" w:eastAsia="宋体" w:hAnsi="Cambria Math" w:cs="Times New Roman"/>
                    <w:i/>
                    <w:kern w:val="0"/>
                    <w:sz w:val="24"/>
                    <w:szCs w:val="24"/>
                    <w:highlight w:val="cyan"/>
                  </w:rPr>
                </w:del>
              </m:ctrlPr>
            </m:sSubPr>
            <m:e>
              <m:r>
                <w:del w:id="3571" w:author="Zhang Li" w:date="2022-06-12T14:57:00Z">
                  <w:rPr>
                    <w:rFonts w:ascii="Cambria Math" w:eastAsia="宋体" w:hAnsi="Cambria Math" w:cs="Times New Roman"/>
                    <w:kern w:val="0"/>
                    <w:sz w:val="24"/>
                    <w:szCs w:val="24"/>
                    <w:highlight w:val="cyan"/>
                  </w:rPr>
                  <m:t>p</m:t>
                </w:del>
              </m:r>
            </m:e>
            <m:sub>
              <m:r>
                <w:del w:id="3572" w:author="Zhang Li" w:date="2022-06-12T14:57:00Z">
                  <w:rPr>
                    <w:rFonts w:ascii="Cambria Math" w:eastAsia="宋体" w:hAnsi="Cambria Math" w:cs="Times New Roman"/>
                    <w:kern w:val="0"/>
                    <w:sz w:val="24"/>
                    <w:szCs w:val="24"/>
                    <w:highlight w:val="cyan"/>
                  </w:rPr>
                  <m:t xml:space="preserve"> Comm,v</m:t>
                </w:del>
              </m:r>
            </m:sub>
          </m:sSub>
          <m:r>
            <w:del w:id="3573" w:author="Zhang Li" w:date="2022-06-12T14:57:00Z">
              <w:rPr>
                <w:rFonts w:ascii="Cambria Math" w:eastAsia="宋体" w:hAnsi="Cambria Math" w:cs="Times New Roman"/>
                <w:kern w:val="0"/>
                <w:sz w:val="24"/>
                <w:szCs w:val="24"/>
              </w:rPr>
              <m:t>=</m:t>
            </w:del>
          </m:r>
          <m:nary>
            <m:naryPr>
              <m:chr m:val="∑"/>
              <m:ctrlPr>
                <w:del w:id="3574" w:author="Zhang Li" w:date="2022-06-12T14:57:00Z">
                  <w:rPr>
                    <w:rFonts w:ascii="Cambria Math" w:eastAsia="宋体" w:hAnsi="Cambria Math" w:cs="Times New Roman"/>
                    <w:i/>
                    <w:kern w:val="0"/>
                    <w:sz w:val="24"/>
                    <w:szCs w:val="24"/>
                  </w:rPr>
                </w:del>
              </m:ctrlPr>
            </m:naryPr>
            <m:sub>
              <m:r>
                <w:del w:id="3575" w:author="Zhang Li" w:date="2022-06-12T14:57:00Z">
                  <w:rPr>
                    <w:rFonts w:ascii="Cambria Math" w:eastAsia="宋体" w:hAnsi="Cambria Math" w:cs="Times New Roman"/>
                    <w:kern w:val="0"/>
                    <w:sz w:val="24"/>
                    <w:szCs w:val="24"/>
                  </w:rPr>
                  <m:t>f=</m:t>
                </w:del>
              </m:r>
              <m:d>
                <m:dPr>
                  <m:begChr m:val="⌈"/>
                  <m:endChr m:val="⌉"/>
                  <m:ctrlPr>
                    <w:del w:id="3576" w:author="Zhang Li" w:date="2022-06-12T14:57:00Z">
                      <w:rPr>
                        <w:rFonts w:ascii="Cambria Math" w:eastAsia="宋体" w:hAnsi="Cambria Math" w:cs="Times New Roman"/>
                        <w:i/>
                        <w:kern w:val="0"/>
                        <w:sz w:val="24"/>
                        <w:szCs w:val="24"/>
                      </w:rPr>
                    </w:del>
                  </m:ctrlPr>
                </m:dPr>
                <m:e>
                  <m:f>
                    <m:fPr>
                      <m:ctrlPr>
                        <w:del w:id="3577" w:author="Zhang Li" w:date="2022-06-12T14:57:00Z">
                          <w:rPr>
                            <w:rFonts w:ascii="Cambria Math" w:eastAsia="宋体" w:hAnsi="Cambria Math" w:cs="Times New Roman"/>
                            <w:i/>
                            <w:kern w:val="0"/>
                            <w:sz w:val="24"/>
                            <w:szCs w:val="24"/>
                          </w:rPr>
                        </w:del>
                      </m:ctrlPr>
                    </m:fPr>
                    <m:num>
                      <m:r>
                        <w:del w:id="3578" w:author="Zhang Li" w:date="2022-06-12T14:57:00Z">
                          <w:rPr>
                            <w:rFonts w:ascii="Cambria Math" w:eastAsia="宋体" w:hAnsi="Cambria Math" w:cs="Times New Roman"/>
                            <w:kern w:val="0"/>
                            <w:sz w:val="24"/>
                            <w:szCs w:val="24"/>
                          </w:rPr>
                          <m:t>N</m:t>
                        </w:del>
                      </m:r>
                    </m:num>
                    <m:den>
                      <m:r>
                        <w:del w:id="3579" w:author="Zhang Li" w:date="2022-06-12T14:57:00Z">
                          <w:rPr>
                            <w:rFonts w:ascii="Cambria Math" w:eastAsia="宋体" w:hAnsi="Cambria Math" w:cs="Times New Roman"/>
                            <w:kern w:val="0"/>
                            <w:sz w:val="24"/>
                            <w:szCs w:val="24"/>
                          </w:rPr>
                          <m:t>2</m:t>
                        </w:del>
                      </m:r>
                    </m:den>
                  </m:f>
                </m:e>
              </m:d>
            </m:sub>
            <m:sup>
              <m:r>
                <w:del w:id="3580" w:author="Zhang Li" w:date="2022-06-12T14:57:00Z">
                  <w:rPr>
                    <w:rFonts w:ascii="Cambria Math" w:eastAsia="宋体" w:hAnsi="Cambria Math" w:cs="Times New Roman"/>
                    <w:kern w:val="0"/>
                    <w:sz w:val="24"/>
                    <w:szCs w:val="24"/>
                  </w:rPr>
                  <m:t>N-1</m:t>
                </w:del>
              </m:r>
            </m:sup>
            <m:e>
              <m:nary>
                <m:naryPr>
                  <m:chr m:val="∏"/>
                  <m:supHide m:val="1"/>
                  <m:ctrlPr>
                    <w:del w:id="3581" w:author="Zhang Li" w:date="2022-06-12T14:57:00Z">
                      <w:rPr>
                        <w:rFonts w:ascii="Cambria Math" w:eastAsia="宋体" w:hAnsi="Cambria Math" w:cs="Times New Roman"/>
                        <w:i/>
                        <w:kern w:val="0"/>
                        <w:sz w:val="24"/>
                        <w:szCs w:val="24"/>
                      </w:rPr>
                    </w:del>
                  </m:ctrlPr>
                </m:naryPr>
                <m:sub>
                  <m:sSub>
                    <m:sSubPr>
                      <m:ctrlPr>
                        <w:del w:id="3582" w:author="Zhang Li" w:date="2022-06-12T14:57:00Z">
                          <w:rPr>
                            <w:rFonts w:ascii="Cambria Math" w:eastAsia="宋体" w:hAnsi="Cambria Math" w:cs="Times New Roman"/>
                            <w:i/>
                            <w:kern w:val="0"/>
                            <w:sz w:val="24"/>
                            <w:szCs w:val="24"/>
                          </w:rPr>
                        </w:del>
                      </m:ctrlPr>
                    </m:sSubPr>
                    <m:e>
                      <m:r>
                        <w:del w:id="3583" w:author="Zhang Li" w:date="2022-06-12T14:57:00Z">
                          <w:rPr>
                            <w:rFonts w:ascii="Cambria Math" w:eastAsia="宋体" w:hAnsi="Cambria Math" w:cs="Times New Roman"/>
                            <w:kern w:val="0"/>
                            <w:sz w:val="24"/>
                            <w:szCs w:val="24"/>
                          </w:rPr>
                          <m:t>v</m:t>
                        </w:del>
                      </m:r>
                    </m:e>
                    <m:sub>
                      <m:r>
                        <w:del w:id="3584" w:author="Zhang Li" w:date="2022-06-12T14:57:00Z">
                          <w:rPr>
                            <w:rFonts w:ascii="Cambria Math" w:eastAsia="宋体" w:hAnsi="Cambria Math" w:cs="Times New Roman"/>
                            <w:kern w:val="0"/>
                            <w:sz w:val="24"/>
                            <w:szCs w:val="24"/>
                          </w:rPr>
                          <m:t>f</m:t>
                        </w:del>
                      </m:r>
                    </m:sub>
                  </m:sSub>
                  <m:r>
                    <w:del w:id="3585" w:author="Zhang Li" w:date="2022-06-12T14:57:00Z">
                      <w:rPr>
                        <w:rFonts w:ascii="Cambria Math" w:eastAsia="宋体" w:hAnsi="Cambria Math" w:cs="Times New Roman"/>
                        <w:kern w:val="0"/>
                        <w:sz w:val="24"/>
                        <w:szCs w:val="24"/>
                      </w:rPr>
                      <m:t>∈</m:t>
                    </w:del>
                  </m:r>
                  <m:sSub>
                    <m:sSubPr>
                      <m:ctrlPr>
                        <w:del w:id="3586" w:author="Zhang Li" w:date="2022-06-12T14:57:00Z">
                          <w:rPr>
                            <w:rFonts w:ascii="Cambria Math" w:eastAsia="宋体" w:hAnsi="Cambria Math" w:cs="Times New Roman"/>
                            <w:i/>
                            <w:kern w:val="0"/>
                            <w:sz w:val="24"/>
                            <w:szCs w:val="24"/>
                          </w:rPr>
                        </w:del>
                      </m:ctrlPr>
                    </m:sSubPr>
                    <m:e>
                      <m:r>
                        <w:del w:id="3587" w:author="Zhang Li" w:date="2022-06-12T14:57:00Z">
                          <w:rPr>
                            <w:rFonts w:ascii="Cambria Math" w:eastAsia="宋体" w:hAnsi="Cambria Math" w:cs="Times New Roman"/>
                            <w:kern w:val="0"/>
                            <w:sz w:val="24"/>
                            <w:szCs w:val="24"/>
                          </w:rPr>
                          <m:t>V</m:t>
                        </w:del>
                      </m:r>
                    </m:e>
                    <m:sub>
                      <m:r>
                        <w:del w:id="3588" w:author="Zhang Li" w:date="2022-06-12T14:57:00Z">
                          <w:rPr>
                            <w:rFonts w:ascii="Cambria Math" w:eastAsia="宋体" w:hAnsi="Cambria Math" w:cs="Times New Roman"/>
                            <w:kern w:val="0"/>
                            <w:sz w:val="24"/>
                            <w:szCs w:val="24"/>
                          </w:rPr>
                          <m:t>f</m:t>
                        </w:del>
                      </m:r>
                    </m:sub>
                  </m:sSub>
                </m:sub>
                <m:sup/>
                <m:e>
                  <m:sSub>
                    <m:sSubPr>
                      <m:ctrlPr>
                        <w:del w:id="3589" w:author="Zhang Li" w:date="2022-06-12T14:57:00Z">
                          <w:rPr>
                            <w:rFonts w:ascii="Cambria Math" w:eastAsia="宋体" w:hAnsi="Cambria Math" w:cs="Times New Roman"/>
                            <w:i/>
                            <w:kern w:val="0"/>
                            <w:sz w:val="24"/>
                            <w:szCs w:val="24"/>
                          </w:rPr>
                        </w:del>
                      </m:ctrlPr>
                    </m:sSubPr>
                    <m:e>
                      <m:r>
                        <w:del w:id="3590" w:author="Zhang Li" w:date="2022-06-12T14:57:00Z">
                          <w:rPr>
                            <w:rFonts w:ascii="Cambria Math" w:eastAsia="宋体" w:hAnsi="Cambria Math" w:cs="Times New Roman"/>
                            <w:kern w:val="0"/>
                            <w:sz w:val="24"/>
                            <w:szCs w:val="24"/>
                          </w:rPr>
                          <m:t>ϵ</m:t>
                        </w:del>
                      </m:r>
                    </m:e>
                    <m:sub>
                      <m:sSub>
                        <m:sSubPr>
                          <m:ctrlPr>
                            <w:del w:id="3591" w:author="Zhang Li" w:date="2022-06-12T14:57:00Z">
                              <w:rPr>
                                <w:rFonts w:ascii="Cambria Math" w:eastAsia="宋体" w:hAnsi="Cambria Math" w:cs="Times New Roman"/>
                                <w:i/>
                                <w:kern w:val="0"/>
                                <w:sz w:val="24"/>
                                <w:szCs w:val="24"/>
                              </w:rPr>
                            </w:del>
                          </m:ctrlPr>
                        </m:sSubPr>
                        <m:e>
                          <m:r>
                            <w:del w:id="3592" w:author="Zhang Li" w:date="2022-06-12T14:57:00Z">
                              <w:rPr>
                                <w:rFonts w:ascii="Cambria Math" w:eastAsia="宋体" w:hAnsi="Cambria Math" w:cs="Times New Roman"/>
                                <w:kern w:val="0"/>
                                <w:sz w:val="24"/>
                                <w:szCs w:val="24"/>
                              </w:rPr>
                              <m:t>v</m:t>
                            </w:del>
                          </m:r>
                        </m:e>
                        <m:sub>
                          <m:r>
                            <w:del w:id="3593" w:author="Zhang Li" w:date="2022-06-12T14:57:00Z">
                              <w:rPr>
                                <w:rFonts w:ascii="Cambria Math" w:eastAsia="宋体" w:hAnsi="Cambria Math" w:cs="Times New Roman"/>
                                <w:kern w:val="0"/>
                                <w:sz w:val="24"/>
                                <w:szCs w:val="24"/>
                              </w:rPr>
                              <m:t>f</m:t>
                            </w:del>
                          </m:r>
                        </m:sub>
                      </m:sSub>
                      <m:r>
                        <w:del w:id="3594" w:author="Zhang Li" w:date="2022-06-12T14:57:00Z">
                          <w:rPr>
                            <w:rFonts w:ascii="Cambria Math" w:eastAsia="宋体" w:hAnsi="Cambria Math" w:cs="Times New Roman"/>
                            <w:kern w:val="0"/>
                            <w:sz w:val="24"/>
                            <w:szCs w:val="24"/>
                          </w:rPr>
                          <m:t>,v</m:t>
                        </w:del>
                      </m:r>
                    </m:sub>
                  </m:sSub>
                </m:e>
              </m:nary>
              <m:nary>
                <m:naryPr>
                  <m:chr m:val="∏"/>
                  <m:supHide m:val="1"/>
                  <m:ctrlPr>
                    <w:del w:id="3595" w:author="Zhang Li" w:date="2022-06-12T14:57:00Z">
                      <w:rPr>
                        <w:rFonts w:ascii="Cambria Math" w:eastAsia="宋体" w:hAnsi="Cambria Math" w:cs="Times New Roman"/>
                        <w:i/>
                        <w:kern w:val="0"/>
                        <w:sz w:val="24"/>
                        <w:szCs w:val="24"/>
                      </w:rPr>
                    </w:del>
                  </m:ctrlPr>
                </m:naryPr>
                <m:sub>
                  <m:sSub>
                    <m:sSubPr>
                      <m:ctrlPr>
                        <w:del w:id="3596" w:author="Zhang Li" w:date="2022-06-12T14:57:00Z">
                          <w:rPr>
                            <w:rFonts w:ascii="Cambria Math" w:eastAsia="宋体" w:hAnsi="Cambria Math" w:cs="Times New Roman"/>
                            <w:i/>
                            <w:kern w:val="0"/>
                            <w:sz w:val="24"/>
                            <w:szCs w:val="24"/>
                          </w:rPr>
                        </w:del>
                      </m:ctrlPr>
                    </m:sSubPr>
                    <m:e>
                      <m:r>
                        <w:del w:id="3597" w:author="Zhang Li" w:date="2022-06-12T14:57:00Z">
                          <w:rPr>
                            <w:rFonts w:ascii="Cambria Math" w:eastAsia="宋体" w:hAnsi="Cambria Math" w:cs="Times New Roman"/>
                            <w:kern w:val="0"/>
                            <w:sz w:val="24"/>
                            <w:szCs w:val="24"/>
                          </w:rPr>
                          <m:t>v</m:t>
                        </w:del>
                      </m:r>
                    </m:e>
                    <m:sub>
                      <m:r>
                        <w:del w:id="3598" w:author="Zhang Li" w:date="2022-06-12T14:57:00Z">
                          <w:rPr>
                            <w:rFonts w:ascii="Cambria Math" w:eastAsia="宋体" w:hAnsi="Cambria Math" w:cs="Times New Roman"/>
                            <w:kern w:val="0"/>
                            <w:sz w:val="24"/>
                            <w:szCs w:val="24"/>
                          </w:rPr>
                          <m:t>h</m:t>
                        </w:del>
                      </m:r>
                    </m:sub>
                  </m:sSub>
                  <m:r>
                    <w:del w:id="3599" w:author="Zhang Li" w:date="2022-06-12T14:57:00Z">
                      <w:rPr>
                        <w:rFonts w:ascii="Cambria Math" w:eastAsia="宋体" w:hAnsi="Cambria Math" w:cs="Times New Roman"/>
                        <w:kern w:val="0"/>
                        <w:sz w:val="24"/>
                        <w:szCs w:val="24"/>
                      </w:rPr>
                      <m:t>∈</m:t>
                    </w:del>
                  </m:r>
                  <m:r>
                    <w:del w:id="3600" w:author="Zhang Li" w:date="2022-06-12T14:57:00Z">
                      <w:rPr>
                        <w:rFonts w:ascii="Cambria Math" w:eastAsia="宋体" w:hAnsi="Cambria Math" w:cs="Times New Roman" w:hint="eastAsia"/>
                        <w:kern w:val="0"/>
                        <w:sz w:val="24"/>
                        <w:szCs w:val="24"/>
                      </w:rPr>
                      <m:t>V</m:t>
                    </w:del>
                  </m:r>
                  <m:r>
                    <w:del w:id="3601" w:author="Zhang Li" w:date="2022-06-12T14:57:00Z">
                      <w:rPr>
                        <w:rFonts w:ascii="Cambria Math" w:eastAsia="宋体" w:hAnsi="Cambria Math" w:cs="Times New Roman"/>
                        <w:kern w:val="0"/>
                        <w:sz w:val="24"/>
                        <w:szCs w:val="24"/>
                      </w:rPr>
                      <m:t>∖</m:t>
                    </w:del>
                  </m:r>
                  <m:sSub>
                    <m:sSubPr>
                      <m:ctrlPr>
                        <w:del w:id="3602" w:author="Zhang Li" w:date="2022-06-12T14:57:00Z">
                          <w:rPr>
                            <w:rFonts w:ascii="Cambria Math" w:eastAsia="宋体" w:hAnsi="Cambria Math" w:cs="Times New Roman"/>
                            <w:i/>
                            <w:kern w:val="0"/>
                            <w:sz w:val="24"/>
                            <w:szCs w:val="24"/>
                          </w:rPr>
                        </w:del>
                      </m:ctrlPr>
                    </m:sSubPr>
                    <m:e>
                      <m:r>
                        <w:del w:id="3603" w:author="Zhang Li" w:date="2022-06-12T14:57:00Z">
                          <w:rPr>
                            <w:rFonts w:ascii="Cambria Math" w:eastAsia="宋体" w:hAnsi="Cambria Math" w:cs="Times New Roman"/>
                            <w:kern w:val="0"/>
                            <w:sz w:val="24"/>
                            <w:szCs w:val="24"/>
                          </w:rPr>
                          <m:t>V</m:t>
                        </w:del>
                      </m:r>
                    </m:e>
                    <m:sub>
                      <m:r>
                        <w:del w:id="3604" w:author="Zhang Li" w:date="2022-06-12T14:57:00Z">
                          <w:rPr>
                            <w:rFonts w:ascii="Cambria Math" w:eastAsia="宋体" w:hAnsi="Cambria Math" w:cs="Times New Roman"/>
                            <w:kern w:val="0"/>
                            <w:sz w:val="24"/>
                            <w:szCs w:val="24"/>
                          </w:rPr>
                          <m:t>f</m:t>
                        </w:del>
                      </m:r>
                    </m:sub>
                  </m:sSub>
                </m:sub>
                <m:sup/>
                <m:e>
                  <m:d>
                    <m:dPr>
                      <m:ctrlPr>
                        <w:del w:id="3605" w:author="Zhang Li" w:date="2022-06-12T14:57:00Z">
                          <w:rPr>
                            <w:rFonts w:ascii="Cambria Math" w:eastAsia="宋体" w:hAnsi="Cambria Math" w:cs="Times New Roman"/>
                            <w:i/>
                            <w:kern w:val="0"/>
                            <w:sz w:val="24"/>
                            <w:szCs w:val="24"/>
                          </w:rPr>
                        </w:del>
                      </m:ctrlPr>
                    </m:dPr>
                    <m:e>
                      <m:r>
                        <w:del w:id="3606" w:author="Zhang Li" w:date="2022-06-12T14:57:00Z">
                          <w:rPr>
                            <w:rFonts w:ascii="Cambria Math" w:eastAsia="宋体" w:hAnsi="Cambria Math" w:cs="Times New Roman"/>
                            <w:kern w:val="0"/>
                            <w:sz w:val="24"/>
                            <w:szCs w:val="24"/>
                          </w:rPr>
                          <m:t>1-</m:t>
                        </w:del>
                      </m:r>
                      <m:sSub>
                        <m:sSubPr>
                          <m:ctrlPr>
                            <w:del w:id="3607" w:author="Zhang Li" w:date="2022-06-12T14:57:00Z">
                              <w:rPr>
                                <w:rFonts w:ascii="Cambria Math" w:eastAsia="宋体" w:hAnsi="Cambria Math" w:cs="Times New Roman"/>
                                <w:i/>
                                <w:kern w:val="0"/>
                                <w:sz w:val="24"/>
                                <w:szCs w:val="24"/>
                              </w:rPr>
                            </w:del>
                          </m:ctrlPr>
                        </m:sSubPr>
                        <m:e>
                          <m:r>
                            <w:del w:id="3608" w:author="Zhang Li" w:date="2022-06-12T14:57:00Z">
                              <w:rPr>
                                <w:rFonts w:ascii="Cambria Math" w:eastAsia="宋体" w:hAnsi="Cambria Math" w:cs="Times New Roman"/>
                                <w:kern w:val="0"/>
                                <w:sz w:val="24"/>
                                <w:szCs w:val="24"/>
                              </w:rPr>
                              <m:t>ϵ</m:t>
                            </w:del>
                          </m:r>
                        </m:e>
                        <m:sub>
                          <m:r>
                            <w:del w:id="3609" w:author="Zhang Li" w:date="2022-06-12T14:57:00Z">
                              <w:rPr>
                                <w:rFonts w:ascii="Cambria Math" w:eastAsia="宋体" w:hAnsi="Cambria Math" w:cs="Times New Roman"/>
                                <w:kern w:val="0"/>
                                <w:sz w:val="24"/>
                                <w:szCs w:val="24"/>
                              </w:rPr>
                              <m:t>h,v</m:t>
                            </w:del>
                          </m:r>
                        </m:sub>
                      </m:sSub>
                    </m:e>
                  </m:d>
                </m:e>
              </m:nary>
              <m:r>
                <w:del w:id="3610"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3611" w:author="Zhang Li" w:date="2022-06-12T14:57:00Z"/>
          <w:rFonts w:ascii="Times New Roman" w:eastAsia="宋体" w:hAnsi="Times New Roman" w:cs="Times New Roman"/>
          <w:kern w:val="0"/>
          <w:sz w:val="24"/>
          <w:szCs w:val="24"/>
        </w:rPr>
      </w:pPr>
      <w:del w:id="3612" w:author="Zhang Li" w:date="2022-06-12T14:57:00Z">
        <w:r w:rsidDel="005376C1">
          <w:rPr>
            <w:rFonts w:ascii="Times New Roman" w:eastAsia="宋体" w:hAnsi="Times New Roman" w:cs="Times New Roman"/>
            <w:kern w:val="0"/>
            <w:sz w:val="24"/>
            <w:szCs w:val="24"/>
          </w:rPr>
          <w:delText xml:space="preserve">where </w:delText>
        </w:r>
      </w:del>
      <m:oMath>
        <m:sSub>
          <m:sSubPr>
            <m:ctrlPr>
              <w:del w:id="3613" w:author="Zhang Li" w:date="2022-06-12T14:57:00Z">
                <w:rPr>
                  <w:rFonts w:ascii="Cambria Math" w:eastAsia="宋体" w:hAnsi="Cambria Math" w:cs="Times New Roman"/>
                  <w:i/>
                  <w:kern w:val="0"/>
                  <w:sz w:val="24"/>
                  <w:szCs w:val="24"/>
                </w:rPr>
              </w:del>
            </m:ctrlPr>
          </m:sSubPr>
          <m:e>
            <m:r>
              <w:del w:id="3614" w:author="Zhang Li" w:date="2022-06-12T14:57:00Z">
                <w:rPr>
                  <w:rFonts w:ascii="Cambria Math" w:eastAsia="宋体" w:hAnsi="Cambria Math" w:cs="Times New Roman"/>
                  <w:kern w:val="0"/>
                  <w:sz w:val="24"/>
                  <w:szCs w:val="24"/>
                </w:rPr>
                <m:t>ϵ</m:t>
              </w:del>
            </m:r>
          </m:e>
          <m:sub>
            <m:r>
              <w:del w:id="3615" w:author="Zhang Li" w:date="2022-06-12T14:57:00Z">
                <w:rPr>
                  <w:rFonts w:ascii="Cambria Math" w:eastAsia="宋体" w:hAnsi="Cambria Math" w:cs="Times New Roman"/>
                  <w:kern w:val="0"/>
                  <w:sz w:val="24"/>
                  <w:szCs w:val="24"/>
                </w:rPr>
                <m:t>u,v</m:t>
              </w:del>
            </m:r>
          </m:sub>
        </m:sSub>
        <m:r>
          <w:del w:id="3616" w:author="Zhang Li" w:date="2022-06-12T14:57:00Z">
            <w:rPr>
              <w:rFonts w:ascii="Cambria Math" w:eastAsia="宋体" w:hAnsi="Cambria Math" w:cs="Times New Roman"/>
              <w:kern w:val="0"/>
              <w:sz w:val="24"/>
              <w:szCs w:val="24"/>
            </w:rPr>
            <m:t>=1-</m:t>
          </w:del>
        </m:r>
        <m:sSup>
          <m:sSupPr>
            <m:ctrlPr>
              <w:del w:id="3617" w:author="Zhang Li" w:date="2022-06-12T14:57:00Z">
                <w:rPr>
                  <w:rFonts w:ascii="Cambria Math" w:eastAsia="宋体" w:hAnsi="Cambria Math" w:cs="Times New Roman"/>
                  <w:i/>
                  <w:kern w:val="0"/>
                  <w:sz w:val="24"/>
                  <w:szCs w:val="24"/>
                </w:rPr>
              </w:del>
            </m:ctrlPr>
          </m:sSupPr>
          <m:e>
            <m:r>
              <w:del w:id="3618" w:author="Zhang Li" w:date="2022-06-12T14:57:00Z">
                <w:rPr>
                  <w:rFonts w:ascii="Cambria Math" w:eastAsia="宋体" w:hAnsi="Cambria Math" w:cs="Times New Roman"/>
                  <w:kern w:val="0"/>
                  <w:sz w:val="24"/>
                  <w:szCs w:val="24"/>
                </w:rPr>
                <m:t>e</m:t>
              </w:del>
            </m:r>
          </m:e>
          <m:sup>
            <m:r>
              <w:del w:id="3619" w:author="Zhang Li" w:date="2022-06-12T14:57:00Z">
                <w:rPr>
                  <w:rFonts w:ascii="Cambria Math" w:eastAsia="宋体" w:hAnsi="Cambria Math" w:cs="Times New Roman"/>
                  <w:kern w:val="0"/>
                  <w:sz w:val="24"/>
                  <w:szCs w:val="24"/>
                </w:rPr>
                <m:t>-</m:t>
              </w:del>
            </m:r>
            <m:sSup>
              <m:sSupPr>
                <m:ctrlPr>
                  <w:del w:id="3620" w:author="Zhang Li" w:date="2022-06-12T14:57:00Z">
                    <w:rPr>
                      <w:rFonts w:ascii="Cambria Math" w:eastAsia="宋体" w:hAnsi="Cambria Math" w:cs="Times New Roman"/>
                      <w:i/>
                      <w:kern w:val="0"/>
                      <w:sz w:val="24"/>
                      <w:szCs w:val="24"/>
                    </w:rPr>
                  </w:del>
                </m:ctrlPr>
              </m:sSupPr>
              <m:e>
                <m:r>
                  <w:del w:id="3621" w:author="Zhang Li" w:date="2022-06-12T14:57:00Z">
                    <w:rPr>
                      <w:rFonts w:ascii="Cambria Math" w:eastAsia="宋体" w:hAnsi="Cambria Math" w:cs="Times New Roman"/>
                      <w:kern w:val="0"/>
                      <w:sz w:val="24"/>
                      <w:szCs w:val="24"/>
                    </w:rPr>
                    <m:t>10</m:t>
                  </w:del>
                </m:r>
              </m:e>
              <m:sup>
                <m:f>
                  <m:fPr>
                    <m:ctrlPr>
                      <w:del w:id="3622" w:author="Zhang Li" w:date="2022-06-12T14:57:00Z">
                        <w:rPr>
                          <w:rFonts w:ascii="Cambria Math" w:eastAsia="宋体" w:hAnsi="Cambria Math" w:cs="Times New Roman"/>
                          <w:i/>
                          <w:kern w:val="0"/>
                          <w:sz w:val="24"/>
                          <w:szCs w:val="24"/>
                        </w:rPr>
                      </w:del>
                    </m:ctrlPr>
                  </m:fPr>
                  <m:num>
                    <m:r>
                      <w:del w:id="3623" w:author="Zhang Li" w:date="2022-06-12T14:57:00Z">
                        <w:rPr>
                          <w:rFonts w:ascii="Cambria Math" w:eastAsia="宋体" w:hAnsi="Cambria Math" w:cs="Times New Roman"/>
                          <w:kern w:val="0"/>
                          <w:sz w:val="24"/>
                          <w:szCs w:val="24"/>
                        </w:rPr>
                        <m:t xml:space="preserve"> P</m:t>
                      </w:del>
                    </m:r>
                    <m:sSub>
                      <m:sSubPr>
                        <m:ctrlPr>
                          <w:del w:id="3624" w:author="Zhang Li" w:date="2022-06-12T14:57:00Z">
                            <w:rPr>
                              <w:rFonts w:ascii="Cambria Math" w:eastAsia="宋体" w:hAnsi="Cambria Math" w:cs="Times New Roman"/>
                              <w:i/>
                              <w:kern w:val="0"/>
                              <w:sz w:val="24"/>
                              <w:szCs w:val="24"/>
                            </w:rPr>
                          </w:del>
                        </m:ctrlPr>
                      </m:sSubPr>
                      <m:e>
                        <m:r>
                          <w:del w:id="3625" w:author="Zhang Li" w:date="2022-06-12T14:57:00Z">
                            <w:rPr>
                              <w:rFonts w:ascii="Cambria Math" w:eastAsia="宋体" w:hAnsi="Cambria Math" w:cs="Times New Roman"/>
                              <w:kern w:val="0"/>
                              <w:sz w:val="24"/>
                              <w:szCs w:val="24"/>
                            </w:rPr>
                            <m:t>L</m:t>
                          </w:del>
                        </m:r>
                      </m:e>
                      <m:sub>
                        <m:r>
                          <w:del w:id="3626" w:author="Zhang Li" w:date="2022-06-12T14:57:00Z">
                            <w:rPr>
                              <w:rFonts w:ascii="Cambria Math" w:eastAsia="宋体" w:hAnsi="Cambria Math" w:cs="Times New Roman"/>
                              <w:kern w:val="0"/>
                              <w:sz w:val="24"/>
                              <w:szCs w:val="24"/>
                            </w:rPr>
                            <m:t>dB</m:t>
                          </w:del>
                        </m:r>
                      </m:sub>
                    </m:sSub>
                    <m:d>
                      <m:dPr>
                        <m:ctrlPr>
                          <w:del w:id="3627" w:author="Zhang Li" w:date="2022-06-12T14:57:00Z">
                            <w:rPr>
                              <w:rFonts w:ascii="Cambria Math" w:eastAsia="宋体" w:hAnsi="Cambria Math" w:cs="Times New Roman"/>
                              <w:i/>
                              <w:kern w:val="0"/>
                              <w:sz w:val="24"/>
                              <w:szCs w:val="24"/>
                            </w:rPr>
                          </w:del>
                        </m:ctrlPr>
                      </m:dPr>
                      <m:e>
                        <m:sSub>
                          <m:sSubPr>
                            <m:ctrlPr>
                              <w:del w:id="3628" w:author="Zhang Li" w:date="2022-06-12T14:57:00Z">
                                <w:rPr>
                                  <w:rFonts w:ascii="Cambria Math" w:eastAsia="宋体" w:hAnsi="Cambria Math" w:cs="Times New Roman"/>
                                  <w:i/>
                                  <w:kern w:val="0"/>
                                  <w:sz w:val="24"/>
                                  <w:szCs w:val="24"/>
                                </w:rPr>
                              </w:del>
                            </m:ctrlPr>
                          </m:sSubPr>
                          <m:e>
                            <m:r>
                              <w:del w:id="3629" w:author="Zhang Li" w:date="2022-06-12T14:57:00Z">
                                <w:rPr>
                                  <w:rFonts w:ascii="Cambria Math" w:eastAsia="宋体" w:hAnsi="Cambria Math" w:cs="Times New Roman"/>
                                  <w:kern w:val="0"/>
                                  <w:sz w:val="24"/>
                                  <w:szCs w:val="24"/>
                                </w:rPr>
                                <m:t>d</m:t>
                              </w:del>
                            </m:r>
                          </m:e>
                          <m:sub>
                            <m:r>
                              <w:del w:id="3630" w:author="Zhang Li" w:date="2022-06-12T14:57:00Z">
                                <w:rPr>
                                  <w:rFonts w:ascii="Cambria Math" w:eastAsia="宋体" w:hAnsi="Cambria Math" w:cs="Times New Roman"/>
                                  <w:kern w:val="0"/>
                                  <w:sz w:val="24"/>
                                  <w:szCs w:val="24"/>
                                </w:rPr>
                                <m:t>0</m:t>
                              </w:del>
                            </m:r>
                          </m:sub>
                        </m:sSub>
                      </m:e>
                    </m:d>
                  </m:num>
                  <m:den>
                    <m:r>
                      <w:del w:id="3631" w:author="Zhang Li" w:date="2022-06-12T14:57:00Z">
                        <w:rPr>
                          <w:rFonts w:ascii="Cambria Math" w:eastAsia="宋体" w:hAnsi="Cambria Math" w:cs="Times New Roman"/>
                          <w:kern w:val="0"/>
                          <w:sz w:val="24"/>
                          <w:szCs w:val="24"/>
                        </w:rPr>
                        <m:t>10</m:t>
                      </w:del>
                    </m:r>
                  </m:den>
                </m:f>
              </m:sup>
            </m:sSup>
            <m:r>
              <w:del w:id="3632" w:author="Zhang Li" w:date="2022-06-12T14:57:00Z">
                <w:rPr>
                  <w:rFonts w:ascii="Cambria Math" w:eastAsia="宋体" w:hAnsi="Cambria Math" w:cs="Times New Roman"/>
                  <w:kern w:val="0"/>
                  <w:sz w:val="24"/>
                  <w:szCs w:val="24"/>
                </w:rPr>
                <m:t>⋅</m:t>
              </w:del>
            </m:r>
            <m:f>
              <m:fPr>
                <m:ctrlPr>
                  <w:del w:id="3633" w:author="Zhang Li" w:date="2022-06-12T14:57:00Z">
                    <w:rPr>
                      <w:rFonts w:ascii="Cambria Math" w:eastAsia="宋体" w:hAnsi="Cambria Math" w:cs="Times New Roman"/>
                      <w:i/>
                      <w:kern w:val="0"/>
                      <w:sz w:val="24"/>
                      <w:szCs w:val="24"/>
                    </w:rPr>
                  </w:del>
                </m:ctrlPr>
              </m:fPr>
              <m:num>
                <m:r>
                  <w:del w:id="3634" w:author="Zhang Li" w:date="2022-06-12T14:57:00Z">
                    <w:rPr>
                      <w:rFonts w:ascii="Cambria Math" w:eastAsia="宋体" w:hAnsi="Cambria Math" w:cs="Times New Roman"/>
                      <w:kern w:val="0"/>
                      <w:sz w:val="24"/>
                      <w:szCs w:val="24"/>
                    </w:rPr>
                    <m:t>β</m:t>
                  </w:del>
                </m:r>
                <m:sSub>
                  <m:sSubPr>
                    <m:ctrlPr>
                      <w:del w:id="3635" w:author="Zhang Li" w:date="2022-06-12T14:57:00Z">
                        <w:rPr>
                          <w:rFonts w:ascii="Cambria Math" w:eastAsia="宋体" w:hAnsi="Cambria Math" w:cs="Times New Roman"/>
                          <w:i/>
                          <w:kern w:val="0"/>
                          <w:sz w:val="24"/>
                          <w:szCs w:val="24"/>
                        </w:rPr>
                      </w:del>
                    </m:ctrlPr>
                  </m:sSubPr>
                  <m:e>
                    <m:r>
                      <w:del w:id="3636" w:author="Zhang Li" w:date="2022-06-12T14:57:00Z">
                        <w:rPr>
                          <w:rFonts w:ascii="Cambria Math" w:eastAsia="宋体" w:hAnsi="Cambria Math" w:cs="Times New Roman"/>
                          <w:kern w:val="0"/>
                          <w:sz w:val="24"/>
                          <w:szCs w:val="24"/>
                        </w:rPr>
                        <m:t>P</m:t>
                      </w:del>
                    </m:r>
                  </m:e>
                  <m:sub>
                    <m:r>
                      <w:del w:id="3637" w:author="Zhang Li" w:date="2022-06-12T14:57:00Z">
                        <w:rPr>
                          <w:rFonts w:ascii="Cambria Math" w:eastAsia="宋体" w:hAnsi="Cambria Math" w:cs="Times New Roman"/>
                          <w:kern w:val="0"/>
                          <w:sz w:val="24"/>
                          <w:szCs w:val="24"/>
                        </w:rPr>
                        <m:t>n</m:t>
                      </w:del>
                    </m:r>
                  </m:sub>
                </m:sSub>
              </m:num>
              <m:den>
                <m:sSub>
                  <m:sSubPr>
                    <m:ctrlPr>
                      <w:del w:id="3638" w:author="Zhang Li" w:date="2022-06-12T14:57:00Z">
                        <w:rPr>
                          <w:rFonts w:ascii="Cambria Math" w:eastAsia="宋体" w:hAnsi="Cambria Math" w:cs="Times New Roman"/>
                          <w:i/>
                          <w:kern w:val="0"/>
                          <w:sz w:val="24"/>
                          <w:szCs w:val="24"/>
                        </w:rPr>
                      </w:del>
                    </m:ctrlPr>
                  </m:sSubPr>
                  <m:e>
                    <m:r>
                      <w:del w:id="3639" w:author="Zhang Li" w:date="2022-06-12T14:57:00Z">
                        <w:rPr>
                          <w:rFonts w:ascii="Cambria Math" w:eastAsia="宋体" w:hAnsi="Cambria Math" w:cs="Times New Roman"/>
                          <w:kern w:val="0"/>
                          <w:sz w:val="24"/>
                          <w:szCs w:val="24"/>
                        </w:rPr>
                        <m:t>P</m:t>
                      </w:del>
                    </m:r>
                  </m:e>
                  <m:sub>
                    <m:r>
                      <w:del w:id="3640" w:author="Zhang Li" w:date="2022-06-12T14:57:00Z">
                        <w:rPr>
                          <w:rFonts w:ascii="Cambria Math" w:eastAsia="宋体" w:hAnsi="Cambria Math" w:cs="Times New Roman"/>
                          <w:kern w:val="0"/>
                          <w:sz w:val="24"/>
                          <w:szCs w:val="24"/>
                        </w:rPr>
                        <m:t>t</m:t>
                      </w:del>
                    </m:r>
                  </m:sub>
                </m:sSub>
              </m:den>
            </m:f>
            <m:r>
              <w:del w:id="3641" w:author="Zhang Li" w:date="2022-06-12T14:57:00Z">
                <w:rPr>
                  <w:rFonts w:ascii="Cambria Math" w:eastAsia="宋体" w:hAnsi="Cambria Math" w:cs="Times New Roman"/>
                  <w:kern w:val="0"/>
                  <w:sz w:val="24"/>
                  <w:szCs w:val="24"/>
                </w:rPr>
                <m:t>⋅</m:t>
              </w:del>
            </m:r>
            <m:sSup>
              <m:sSupPr>
                <m:ctrlPr>
                  <w:del w:id="3642" w:author="Zhang Li" w:date="2022-06-12T14:57:00Z">
                    <w:rPr>
                      <w:rFonts w:ascii="Cambria Math" w:eastAsia="宋体" w:hAnsi="Cambria Math" w:cs="Times New Roman"/>
                      <w:i/>
                      <w:kern w:val="0"/>
                      <w:sz w:val="24"/>
                      <w:szCs w:val="24"/>
                    </w:rPr>
                  </w:del>
                </m:ctrlPr>
              </m:sSupPr>
              <m:e>
                <m:d>
                  <m:dPr>
                    <m:ctrlPr>
                      <w:del w:id="3643" w:author="Zhang Li" w:date="2022-06-12T14:57:00Z">
                        <w:rPr>
                          <w:rFonts w:ascii="Cambria Math" w:eastAsia="宋体" w:hAnsi="Cambria Math" w:cs="Times New Roman"/>
                          <w:i/>
                          <w:kern w:val="0"/>
                          <w:sz w:val="24"/>
                          <w:szCs w:val="24"/>
                        </w:rPr>
                      </w:del>
                    </m:ctrlPr>
                  </m:dPr>
                  <m:e>
                    <m:f>
                      <m:fPr>
                        <m:ctrlPr>
                          <w:del w:id="3644" w:author="Zhang Li" w:date="2022-06-12T14:57:00Z">
                            <w:rPr>
                              <w:rFonts w:ascii="Cambria Math" w:eastAsia="宋体" w:hAnsi="Cambria Math" w:cs="Times New Roman"/>
                              <w:i/>
                              <w:kern w:val="0"/>
                              <w:sz w:val="24"/>
                              <w:szCs w:val="24"/>
                            </w:rPr>
                          </w:del>
                        </m:ctrlPr>
                      </m:fPr>
                      <m:num>
                        <m:sSub>
                          <m:sSubPr>
                            <m:ctrlPr>
                              <w:del w:id="3645" w:author="Zhang Li" w:date="2022-06-12T14:57:00Z">
                                <w:rPr>
                                  <w:rFonts w:ascii="Cambria Math" w:eastAsia="宋体" w:hAnsi="Cambria Math" w:cs="Times New Roman"/>
                                  <w:i/>
                                  <w:kern w:val="0"/>
                                  <w:sz w:val="24"/>
                                  <w:szCs w:val="24"/>
                                </w:rPr>
                              </w:del>
                            </m:ctrlPr>
                          </m:sSubPr>
                          <m:e>
                            <m:r>
                              <w:del w:id="3646" w:author="Zhang Li" w:date="2022-06-12T14:57:00Z">
                                <w:rPr>
                                  <w:rFonts w:ascii="Cambria Math" w:eastAsia="宋体" w:hAnsi="Cambria Math" w:cs="Times New Roman"/>
                                  <w:kern w:val="0"/>
                                  <w:sz w:val="24"/>
                                  <w:szCs w:val="24"/>
                                </w:rPr>
                                <m:t>d</m:t>
                              </w:del>
                            </m:r>
                          </m:e>
                          <m:sub>
                            <m:r>
                              <w:del w:id="3647" w:author="Zhang Li" w:date="2022-06-12T14:57:00Z">
                                <w:rPr>
                                  <w:rFonts w:ascii="Cambria Math" w:eastAsia="宋体" w:hAnsi="Cambria Math" w:cs="Times New Roman"/>
                                  <w:kern w:val="0"/>
                                  <w:sz w:val="24"/>
                                  <w:szCs w:val="24"/>
                                </w:rPr>
                                <m:t>u,v</m:t>
                              </w:del>
                            </m:r>
                          </m:sub>
                        </m:sSub>
                      </m:num>
                      <m:den>
                        <m:sSub>
                          <m:sSubPr>
                            <m:ctrlPr>
                              <w:del w:id="3648" w:author="Zhang Li" w:date="2022-06-12T14:57:00Z">
                                <w:rPr>
                                  <w:rFonts w:ascii="Cambria Math" w:eastAsia="宋体" w:hAnsi="Cambria Math" w:cs="Times New Roman"/>
                                  <w:i/>
                                  <w:kern w:val="0"/>
                                  <w:sz w:val="24"/>
                                  <w:szCs w:val="24"/>
                                </w:rPr>
                              </w:del>
                            </m:ctrlPr>
                          </m:sSubPr>
                          <m:e>
                            <m:r>
                              <w:del w:id="3649" w:author="Zhang Li" w:date="2022-06-12T14:57:00Z">
                                <w:rPr>
                                  <w:rFonts w:ascii="Cambria Math" w:eastAsia="宋体" w:hAnsi="Cambria Math" w:cs="Times New Roman"/>
                                  <w:kern w:val="0"/>
                                  <w:sz w:val="24"/>
                                  <w:szCs w:val="24"/>
                                </w:rPr>
                                <m:t>d</m:t>
                              </w:del>
                            </m:r>
                          </m:e>
                          <m:sub>
                            <m:r>
                              <w:del w:id="3650" w:author="Zhang Li" w:date="2022-06-12T14:57:00Z">
                                <w:rPr>
                                  <w:rFonts w:ascii="Cambria Math" w:eastAsia="宋体" w:hAnsi="Cambria Math" w:cs="Times New Roman"/>
                                  <w:kern w:val="0"/>
                                  <w:sz w:val="24"/>
                                  <w:szCs w:val="24"/>
                                </w:rPr>
                                <m:t>0</m:t>
                              </w:del>
                            </m:r>
                          </m:sub>
                        </m:sSub>
                      </m:den>
                    </m:f>
                  </m:e>
                </m:d>
              </m:e>
              <m:sup>
                <m:r>
                  <w:del w:id="3651" w:author="Zhang Li" w:date="2022-06-12T14:57:00Z">
                    <w:rPr>
                      <w:rFonts w:ascii="Cambria Math" w:eastAsia="宋体" w:hAnsi="Cambria Math" w:cs="Times New Roman"/>
                      <w:kern w:val="0"/>
                      <w:sz w:val="24"/>
                      <w:szCs w:val="24"/>
                    </w:rPr>
                    <m:t>-α</m:t>
                  </w:del>
                </m:r>
              </m:sup>
            </m:sSup>
          </m:sup>
        </m:sSup>
      </m:oMath>
      <w:del w:id="365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3653" w:author="Zhang Li" w:date="2022-06-12T14:57:00Z">
            <w:rPr>
              <w:rFonts w:ascii="Cambria Math" w:eastAsia="宋体" w:hAnsi="Cambria Math" w:cs="Times New Roman"/>
              <w:kern w:val="0"/>
              <w:sz w:val="24"/>
              <w:szCs w:val="24"/>
              <w:highlight w:val="cyan"/>
            </w:rPr>
            <m:t>Nod</m:t>
          </w:del>
        </m:r>
        <m:sSub>
          <m:sSubPr>
            <m:ctrlPr>
              <w:del w:id="3654" w:author="Zhang Li" w:date="2022-06-12T14:57:00Z">
                <w:rPr>
                  <w:rFonts w:ascii="Cambria Math" w:eastAsia="宋体" w:hAnsi="Cambria Math" w:cs="Times New Roman"/>
                  <w:i/>
                  <w:kern w:val="0"/>
                  <w:sz w:val="24"/>
                  <w:szCs w:val="24"/>
                  <w:highlight w:val="cyan"/>
                </w:rPr>
              </w:del>
            </m:ctrlPr>
          </m:sSubPr>
          <m:e>
            <m:r>
              <w:del w:id="3655" w:author="Zhang Li" w:date="2022-06-12T14:57:00Z">
                <w:rPr>
                  <w:rFonts w:ascii="Cambria Math" w:eastAsia="宋体" w:hAnsi="Cambria Math" w:cs="Times New Roman"/>
                  <w:kern w:val="0"/>
                  <w:sz w:val="24"/>
                  <w:szCs w:val="24"/>
                  <w:highlight w:val="cyan"/>
                </w:rPr>
                <m:t>e</m:t>
              </w:del>
            </m:r>
          </m:e>
          <m:sub>
            <m:r>
              <w:del w:id="3656" w:author="Zhang Li" w:date="2022-06-12T14:57:00Z">
                <w:rPr>
                  <w:rFonts w:ascii="Cambria Math" w:eastAsia="宋体" w:hAnsi="Cambria Math" w:cs="Times New Roman"/>
                  <w:kern w:val="0"/>
                  <w:sz w:val="24"/>
                  <w:szCs w:val="24"/>
                  <w:highlight w:val="cyan"/>
                </w:rPr>
                <m:t>u</m:t>
              </w:del>
            </m:r>
          </m:sub>
        </m:sSub>
      </m:oMath>
      <w:del w:id="365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658" w:author="Zhang Li" w:date="2022-06-12T14:57:00Z">
            <w:rPr>
              <w:rFonts w:ascii="Cambria Math" w:eastAsia="宋体" w:hAnsi="Cambria Math" w:cs="Times New Roman"/>
              <w:kern w:val="0"/>
              <w:sz w:val="24"/>
              <w:szCs w:val="24"/>
              <w:highlight w:val="cyan"/>
            </w:rPr>
            <m:t>Nod</m:t>
          </w:del>
        </m:r>
        <m:sSub>
          <m:sSubPr>
            <m:ctrlPr>
              <w:del w:id="3659" w:author="Zhang Li" w:date="2022-06-12T14:57:00Z">
                <w:rPr>
                  <w:rFonts w:ascii="Cambria Math" w:eastAsia="宋体" w:hAnsi="Cambria Math" w:cs="Times New Roman"/>
                  <w:i/>
                  <w:kern w:val="0"/>
                  <w:sz w:val="24"/>
                  <w:szCs w:val="24"/>
                  <w:highlight w:val="cyan"/>
                </w:rPr>
              </w:del>
            </m:ctrlPr>
          </m:sSubPr>
          <m:e>
            <m:r>
              <w:del w:id="3660" w:author="Zhang Li" w:date="2022-06-12T14:57:00Z">
                <w:rPr>
                  <w:rFonts w:ascii="Cambria Math" w:eastAsia="宋体" w:hAnsi="Cambria Math" w:cs="Times New Roman"/>
                  <w:kern w:val="0"/>
                  <w:sz w:val="24"/>
                  <w:szCs w:val="24"/>
                  <w:highlight w:val="cyan"/>
                </w:rPr>
                <m:t>e</m:t>
              </w:del>
            </m:r>
          </m:e>
          <m:sub>
            <m:r>
              <w:del w:id="3661" w:author="Zhang Li" w:date="2022-06-12T14:57:00Z">
                <w:rPr>
                  <w:rFonts w:ascii="Cambria Math" w:eastAsia="宋体" w:hAnsi="Cambria Math" w:cs="Times New Roman"/>
                  <w:kern w:val="0"/>
                  <w:sz w:val="24"/>
                  <w:szCs w:val="24"/>
                  <w:highlight w:val="cyan"/>
                </w:rPr>
                <m:t>v</m:t>
              </w:del>
            </m:r>
          </m:sub>
        </m:sSub>
      </m:oMath>
      <w:del w:id="3662"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3663" w:author="Zhang Li" w:date="2022-06-12T14:57:00Z"/>
          <w:rFonts w:ascii="Times New Roman" w:eastAsia="宋体" w:hAnsi="Times New Roman" w:cs="Times New Roman"/>
          <w:kern w:val="0"/>
          <w:sz w:val="24"/>
          <w:szCs w:val="24"/>
        </w:rPr>
      </w:pPr>
      <w:del w:id="3664"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3665" w:author="Zhang Li" w:date="2022-06-12T14:57:00Z">
            <w:rPr>
              <w:rFonts w:ascii="Cambria Math" w:eastAsia="宋体" w:hAnsi="Cambria Math" w:cs="Times New Roman"/>
              <w:kern w:val="0"/>
              <w:sz w:val="24"/>
              <w:szCs w:val="24"/>
            </w:rPr>
            <m:t>f=⌊</m:t>
          </w:del>
        </m:r>
        <m:f>
          <m:fPr>
            <m:ctrlPr>
              <w:del w:id="3666" w:author="Zhang Li" w:date="2022-06-12T14:57:00Z">
                <w:rPr>
                  <w:rFonts w:ascii="Cambria Math" w:eastAsia="宋体" w:hAnsi="Cambria Math" w:cs="Times New Roman"/>
                  <w:i/>
                  <w:kern w:val="0"/>
                  <w:sz w:val="24"/>
                  <w:szCs w:val="24"/>
                </w:rPr>
              </w:del>
            </m:ctrlPr>
          </m:fPr>
          <m:num>
            <m:r>
              <w:del w:id="3667" w:author="Zhang Li" w:date="2022-06-12T14:57:00Z">
                <w:rPr>
                  <w:rFonts w:ascii="Cambria Math" w:eastAsia="宋体" w:hAnsi="Cambria Math" w:cs="Times New Roman"/>
                  <w:kern w:val="0"/>
                  <w:sz w:val="24"/>
                  <w:szCs w:val="24"/>
                </w:rPr>
                <m:t>N</m:t>
              </w:del>
            </m:r>
          </m:num>
          <m:den>
            <m:r>
              <w:del w:id="3668" w:author="Zhang Li" w:date="2022-06-12T14:57:00Z">
                <w:rPr>
                  <w:rFonts w:ascii="Cambria Math" w:eastAsia="宋体" w:hAnsi="Cambria Math" w:cs="Times New Roman"/>
                  <w:kern w:val="0"/>
                  <w:sz w:val="24"/>
                  <w:szCs w:val="24"/>
                </w:rPr>
                <m:t>2</m:t>
              </w:del>
            </m:r>
          </m:den>
        </m:f>
        <m:r>
          <w:del w:id="3669" w:author="Zhang Li" w:date="2022-06-12T14:57:00Z">
            <w:rPr>
              <w:rFonts w:ascii="Cambria Math" w:eastAsia="宋体" w:hAnsi="Cambria Math" w:cs="Times New Roman"/>
              <w:kern w:val="0"/>
              <w:sz w:val="24"/>
              <w:szCs w:val="24"/>
            </w:rPr>
            <m:t>⌋</m:t>
          </w:del>
        </m:r>
      </m:oMath>
      <w:del w:id="367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3671" w:author="Zhang Li" w:date="2022-06-12T14:57:00Z">
            <w:rPr>
              <w:rFonts w:ascii="Cambria Math" w:eastAsia="宋体" w:hAnsi="Cambria Math" w:cs="Times New Roman"/>
              <w:kern w:val="0"/>
              <w:sz w:val="24"/>
              <w:szCs w:val="24"/>
            </w:rPr>
            <m:t>Y</m:t>
          </w:del>
        </m:r>
      </m:oMath>
      <w:del w:id="367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3673" w:author="Zhang Li" w:date="2022-06-12T14:57:00Z">
                <w:rPr>
                  <w:rFonts w:ascii="Cambria Math" w:eastAsia="宋体" w:hAnsi="Cambria Math" w:cs="Times New Roman"/>
                  <w:i/>
                  <w:kern w:val="0"/>
                  <w:sz w:val="24"/>
                  <w:szCs w:val="24"/>
                </w:rPr>
              </w:del>
            </m:ctrlPr>
          </m:fPr>
          <m:num>
            <m:r>
              <w:del w:id="3674" w:author="Zhang Li" w:date="2022-06-12T14:57:00Z">
                <w:rPr>
                  <w:rFonts w:ascii="Cambria Math" w:eastAsia="宋体" w:hAnsi="Cambria Math" w:cs="Times New Roman"/>
                  <w:kern w:val="0"/>
                  <w:sz w:val="24"/>
                  <w:szCs w:val="24"/>
                </w:rPr>
                <m:t>N</m:t>
              </w:del>
            </m:r>
          </m:num>
          <m:den>
            <m:r>
              <w:del w:id="3675" w:author="Zhang Li" w:date="2022-06-12T14:57:00Z">
                <w:rPr>
                  <w:rFonts w:ascii="Cambria Math" w:eastAsia="宋体" w:hAnsi="Cambria Math" w:cs="Times New Roman"/>
                  <w:kern w:val="0"/>
                  <w:sz w:val="24"/>
                  <w:szCs w:val="24"/>
                </w:rPr>
                <m:t>2</m:t>
              </w:del>
            </m:r>
          </m:den>
        </m:f>
      </m:oMath>
      <w:del w:id="367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601FA1" w:rsidP="005376C1">
      <w:pPr>
        <w:spacing w:afterLines="100" w:after="312"/>
        <w:rPr>
          <w:del w:id="3677" w:author="Zhang Li" w:date="2022-06-12T14:57:00Z"/>
          <w:rFonts w:ascii="Times New Roman" w:eastAsia="宋体" w:hAnsi="Times New Roman" w:cs="Times New Roman"/>
          <w:kern w:val="0"/>
          <w:sz w:val="24"/>
          <w:szCs w:val="24"/>
        </w:rPr>
      </w:pPr>
      <m:oMathPara>
        <m:oMath>
          <m:sSub>
            <m:sSubPr>
              <m:ctrlPr>
                <w:del w:id="3678" w:author="Zhang Li" w:date="2022-06-12T14:57:00Z">
                  <w:rPr>
                    <w:rFonts w:ascii="Cambria Math" w:eastAsia="宋体" w:hAnsi="Cambria Math" w:cs="Times New Roman"/>
                    <w:i/>
                    <w:kern w:val="0"/>
                    <w:sz w:val="24"/>
                    <w:szCs w:val="24"/>
                  </w:rPr>
                </w:del>
              </m:ctrlPr>
            </m:sSubPr>
            <m:e>
              <m:r>
                <w:del w:id="3679" w:author="Zhang Li" w:date="2022-06-12T14:57:00Z">
                  <w:rPr>
                    <w:rFonts w:ascii="Cambria Math" w:eastAsia="宋体" w:hAnsi="Cambria Math" w:cs="Times New Roman"/>
                    <w:kern w:val="0"/>
                    <w:sz w:val="24"/>
                    <w:szCs w:val="24"/>
                  </w:rPr>
                  <m:t>p</m:t>
                </w:del>
              </m:r>
            </m:e>
            <m:sub>
              <m:r>
                <w:del w:id="3680" w:author="Zhang Li" w:date="2022-06-12T14:57:00Z">
                  <w:rPr>
                    <w:rFonts w:ascii="Cambria Math" w:eastAsia="宋体" w:hAnsi="Cambria Math" w:cs="Times New Roman"/>
                    <w:kern w:val="0"/>
                    <w:sz w:val="24"/>
                    <w:szCs w:val="24"/>
                  </w:rPr>
                  <m:t>CI</m:t>
                </w:del>
              </m:r>
            </m:sub>
          </m:sSub>
          <m:r>
            <w:del w:id="3681" w:author="Zhang Li" w:date="2022-06-12T14:57:00Z">
              <w:rPr>
                <w:rFonts w:ascii="Cambria Math" w:eastAsia="宋体" w:hAnsi="Cambria Math" w:cs="Times New Roman"/>
                <w:kern w:val="0"/>
                <w:sz w:val="24"/>
                <w:szCs w:val="24"/>
              </w:rPr>
              <m:t>=</m:t>
            </w:del>
          </m:r>
          <m:r>
            <w:del w:id="3682" w:author="Zhang Li" w:date="2022-06-12T14:57:00Z">
              <m:rPr>
                <m:sty m:val="p"/>
              </m:rPr>
              <w:rPr>
                <w:rFonts w:ascii="Cambria Math" w:eastAsia="宋体" w:hAnsi="Cambria Math" w:cs="Times New Roman"/>
                <w:kern w:val="0"/>
                <w:sz w:val="24"/>
                <w:szCs w:val="24"/>
              </w:rPr>
              <m:t>Pr⁡</m:t>
            </w:del>
          </m:r>
          <m:r>
            <w:del w:id="3683" w:author="Zhang Li" w:date="2022-06-12T14:57:00Z">
              <w:rPr>
                <w:rFonts w:ascii="Cambria Math" w:eastAsia="宋体" w:hAnsi="Cambria Math" w:cs="Times New Roman"/>
                <w:kern w:val="0"/>
                <w:sz w:val="24"/>
                <w:szCs w:val="24"/>
              </w:rPr>
              <m:t>[Y&gt;</m:t>
            </w:del>
          </m:r>
          <m:f>
            <m:fPr>
              <m:ctrlPr>
                <w:del w:id="3684" w:author="Zhang Li" w:date="2022-06-12T14:57:00Z">
                  <w:rPr>
                    <w:rFonts w:ascii="Cambria Math" w:eastAsia="宋体" w:hAnsi="Cambria Math" w:cs="Times New Roman"/>
                    <w:i/>
                    <w:kern w:val="0"/>
                    <w:sz w:val="24"/>
                    <w:szCs w:val="24"/>
                  </w:rPr>
                </w:del>
              </m:ctrlPr>
            </m:fPr>
            <m:num>
              <m:r>
                <w:del w:id="3685" w:author="Zhang Li" w:date="2022-06-12T14:57:00Z">
                  <w:rPr>
                    <w:rFonts w:ascii="Cambria Math" w:eastAsia="宋体" w:hAnsi="Cambria Math" w:cs="Times New Roman"/>
                    <w:kern w:val="0"/>
                    <w:sz w:val="24"/>
                    <w:szCs w:val="24"/>
                  </w:rPr>
                  <m:t>N</m:t>
                </w:del>
              </m:r>
            </m:num>
            <m:den>
              <m:r>
                <w:del w:id="3686" w:author="Zhang Li" w:date="2022-06-12T14:57:00Z">
                  <w:rPr>
                    <w:rFonts w:ascii="Cambria Math" w:eastAsia="宋体" w:hAnsi="Cambria Math" w:cs="Times New Roman"/>
                    <w:kern w:val="0"/>
                    <w:sz w:val="24"/>
                    <w:szCs w:val="24"/>
                  </w:rPr>
                  <m:t>2</m:t>
                </w:del>
              </m:r>
            </m:den>
          </m:f>
          <m:r>
            <w:del w:id="3687" w:author="Zhang Li" w:date="2022-06-12T14:57:00Z">
              <w:rPr>
                <w:rFonts w:ascii="Cambria Math" w:eastAsia="宋体" w:hAnsi="Cambria Math" w:cs="Times New Roman"/>
                <w:kern w:val="0"/>
                <w:sz w:val="24"/>
                <w:szCs w:val="24"/>
              </w:rPr>
              <m:t xml:space="preserve">]= </m:t>
            </w:del>
          </m:r>
          <m:nary>
            <m:naryPr>
              <m:chr m:val="∑"/>
              <m:limLoc m:val="undOvr"/>
              <m:ctrlPr>
                <w:del w:id="3688" w:author="Zhang Li" w:date="2022-06-12T14:57:00Z">
                  <w:rPr>
                    <w:rFonts w:ascii="Cambria Math" w:eastAsia="宋体" w:hAnsi="Cambria Math" w:cs="Times New Roman"/>
                    <w:i/>
                    <w:kern w:val="0"/>
                    <w:sz w:val="24"/>
                    <w:szCs w:val="24"/>
                    <w:highlight w:val="cyan"/>
                  </w:rPr>
                </w:del>
              </m:ctrlPr>
            </m:naryPr>
            <m:sub>
              <m:r>
                <w:del w:id="3689" w:author="Zhang Li" w:date="2022-06-12T14:57:00Z">
                  <w:rPr>
                    <w:rFonts w:ascii="Cambria Math" w:eastAsia="宋体" w:hAnsi="Cambria Math" w:cs="Times New Roman"/>
                    <w:kern w:val="0"/>
                    <w:sz w:val="24"/>
                    <w:szCs w:val="24"/>
                    <w:highlight w:val="cyan"/>
                  </w:rPr>
                  <m:t>t=⌈</m:t>
                </w:del>
              </m:r>
              <m:f>
                <m:fPr>
                  <m:ctrlPr>
                    <w:del w:id="3690" w:author="Zhang Li" w:date="2022-06-12T14:57:00Z">
                      <w:rPr>
                        <w:rFonts w:ascii="Cambria Math" w:eastAsia="宋体" w:hAnsi="Cambria Math" w:cs="Times New Roman"/>
                        <w:i/>
                        <w:kern w:val="0"/>
                        <w:sz w:val="24"/>
                        <w:szCs w:val="24"/>
                        <w:highlight w:val="cyan"/>
                      </w:rPr>
                    </w:del>
                  </m:ctrlPr>
                </m:fPr>
                <m:num>
                  <m:r>
                    <w:del w:id="3691" w:author="Zhang Li" w:date="2022-06-12T14:57:00Z">
                      <w:rPr>
                        <w:rFonts w:ascii="Cambria Math" w:eastAsia="宋体" w:hAnsi="Cambria Math" w:cs="Times New Roman"/>
                        <w:kern w:val="0"/>
                        <w:sz w:val="24"/>
                        <w:szCs w:val="24"/>
                        <w:highlight w:val="cyan"/>
                      </w:rPr>
                      <m:t>N</m:t>
                    </w:del>
                  </m:r>
                </m:num>
                <m:den>
                  <m:r>
                    <w:del w:id="3692" w:author="Zhang Li" w:date="2022-06-12T14:57:00Z">
                      <w:rPr>
                        <w:rFonts w:ascii="Cambria Math" w:eastAsia="宋体" w:hAnsi="Cambria Math" w:cs="Times New Roman"/>
                        <w:kern w:val="0"/>
                        <w:sz w:val="24"/>
                        <w:szCs w:val="24"/>
                        <w:highlight w:val="cyan"/>
                      </w:rPr>
                      <m:t>2</m:t>
                    </w:del>
                  </m:r>
                </m:den>
              </m:f>
              <m:r>
                <w:del w:id="3693" w:author="Zhang Li" w:date="2022-06-12T14:57:00Z">
                  <w:rPr>
                    <w:rFonts w:ascii="Cambria Math" w:eastAsia="宋体" w:hAnsi="Cambria Math" w:cs="Times New Roman"/>
                    <w:kern w:val="0"/>
                    <w:sz w:val="24"/>
                    <w:szCs w:val="24"/>
                    <w:highlight w:val="cyan"/>
                  </w:rPr>
                  <m:t xml:space="preserve">⌉ </m:t>
                </w:del>
              </m:r>
            </m:sub>
            <m:sup>
              <m:r>
                <w:del w:id="3694" w:author="Zhang Li" w:date="2022-06-12T14:57:00Z">
                  <w:rPr>
                    <w:rFonts w:ascii="Cambria Math" w:eastAsia="宋体" w:hAnsi="Cambria Math" w:cs="Times New Roman"/>
                    <w:kern w:val="0"/>
                    <w:sz w:val="24"/>
                    <w:szCs w:val="24"/>
                    <w:highlight w:val="cyan"/>
                  </w:rPr>
                  <m:t>N</m:t>
                </w:del>
              </m:r>
            </m:sup>
            <m:e>
              <m:sSubSup>
                <m:sSubSupPr>
                  <m:ctrlPr>
                    <w:del w:id="3695" w:author="Zhang Li" w:date="2022-06-12T14:57:00Z">
                      <w:rPr>
                        <w:rFonts w:ascii="Cambria Math" w:eastAsia="宋体" w:hAnsi="Cambria Math" w:cs="Times New Roman"/>
                        <w:i/>
                        <w:kern w:val="0"/>
                        <w:sz w:val="24"/>
                        <w:szCs w:val="24"/>
                        <w:highlight w:val="cyan"/>
                      </w:rPr>
                    </w:del>
                  </m:ctrlPr>
                </m:sSubSupPr>
                <m:e>
                  <m:r>
                    <w:del w:id="3696" w:author="Zhang Li" w:date="2022-06-12T14:57:00Z">
                      <w:rPr>
                        <w:rFonts w:ascii="Cambria Math" w:eastAsia="宋体" w:hAnsi="Cambria Math" w:cs="Times New Roman"/>
                        <w:kern w:val="0"/>
                        <w:sz w:val="24"/>
                        <w:szCs w:val="24"/>
                        <w:highlight w:val="cyan"/>
                      </w:rPr>
                      <m:t>p</m:t>
                    </w:del>
                  </m:r>
                </m:e>
                <m:sub>
                  <m:r>
                    <w:del w:id="3697" w:author="Zhang Li" w:date="2022-06-12T14:57:00Z">
                      <w:rPr>
                        <w:rFonts w:ascii="Cambria Math" w:eastAsia="宋体" w:hAnsi="Cambria Math" w:cs="Times New Roman"/>
                        <w:kern w:val="0"/>
                        <w:sz w:val="24"/>
                        <w:szCs w:val="24"/>
                        <w:highlight w:val="cyan"/>
                      </w:rPr>
                      <m:t xml:space="preserve"> Comm,v</m:t>
                    </w:del>
                  </m:r>
                </m:sub>
                <m:sup>
                  <m:r>
                    <w:del w:id="3698" w:author="Zhang Li" w:date="2022-06-12T14:57:00Z">
                      <w:rPr>
                        <w:rFonts w:ascii="Cambria Math" w:eastAsia="宋体" w:hAnsi="Cambria Math" w:cs="Times New Roman"/>
                        <w:kern w:val="0"/>
                        <w:sz w:val="24"/>
                        <w:szCs w:val="24"/>
                        <w:highlight w:val="cyan"/>
                      </w:rPr>
                      <m:t>t</m:t>
                    </w:del>
                  </m:r>
                </m:sup>
              </m:sSubSup>
              <m:r>
                <w:del w:id="3699"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3700" w:author="Zhang Li" w:date="2022-06-12T15:02:00Z"/>
          <w:rFonts w:ascii="Times New Roman" w:eastAsia="宋体" w:hAnsi="Times New Roman" w:cs="Times New Roman"/>
          <w:kern w:val="0"/>
          <w:sz w:val="24"/>
          <w:szCs w:val="24"/>
        </w:rPr>
      </w:pPr>
      <w:ins w:id="3701" w:author="Zhang Li" w:date="2022-06-12T15:02:00Z">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601FA1" w:rsidP="00614FA7">
      <w:pPr>
        <w:spacing w:afterLines="50" w:after="156"/>
        <w:rPr>
          <w:ins w:id="3702" w:author="Zhang Li" w:date="2022-06-12T15:02:00Z"/>
          <w:rFonts w:ascii="Times New Roman" w:eastAsia="宋体" w:hAnsi="Times New Roman" w:cs="Times New Roman"/>
          <w:kern w:val="0"/>
          <w:sz w:val="24"/>
          <w:szCs w:val="24"/>
        </w:rPr>
      </w:pPr>
      <m:oMathPara>
        <m:oMath>
          <m:sSub>
            <m:sSubPr>
              <m:ctrlPr>
                <w:ins w:id="3703" w:author="Zhang Li" w:date="2022-06-12T15:02:00Z">
                  <w:rPr>
                    <w:rFonts w:ascii="Cambria Math" w:eastAsia="宋体" w:hAnsi="Cambria Math" w:cs="Times New Roman"/>
                    <w:i/>
                    <w:kern w:val="0"/>
                    <w:sz w:val="24"/>
                    <w:szCs w:val="24"/>
                  </w:rPr>
                </w:ins>
              </m:ctrlPr>
            </m:sSubPr>
            <m:e>
              <m:r>
                <w:ins w:id="3704" w:author="Zhang Li" w:date="2022-06-12T15:02:00Z">
                  <w:rPr>
                    <w:rFonts w:ascii="Cambria Math" w:eastAsia="宋体" w:hAnsi="Cambria Math" w:cs="Times New Roman"/>
                    <w:kern w:val="0"/>
                    <w:sz w:val="24"/>
                    <w:szCs w:val="24"/>
                  </w:rPr>
                  <m:t>p</m:t>
                </w:ins>
              </m:r>
            </m:e>
            <m:sub>
              <m:r>
                <w:ins w:id="3705" w:author="Zhang Li" w:date="2022-06-12T15:02:00Z">
                  <w:rPr>
                    <w:rFonts w:ascii="Cambria Math" w:eastAsia="宋体" w:hAnsi="Cambria Math" w:cs="Times New Roman"/>
                    <w:kern w:val="0"/>
                    <w:sz w:val="24"/>
                    <w:szCs w:val="24"/>
                  </w:rPr>
                  <m:t>suc</m:t>
                </w:ins>
              </m:r>
            </m:sub>
          </m:sSub>
          <m:r>
            <w:ins w:id="3706" w:author="Zhang Li" w:date="2022-06-12T15:02:00Z">
              <w:rPr>
                <w:rFonts w:ascii="Cambria Math" w:eastAsia="宋体" w:hAnsi="Cambria Math" w:cs="Times New Roman"/>
                <w:kern w:val="0"/>
                <w:sz w:val="24"/>
                <w:szCs w:val="24"/>
              </w:rPr>
              <m:t xml:space="preserve">=1-g(N, </m:t>
            </w:ins>
          </m:r>
          <m:sSub>
            <m:sSubPr>
              <m:ctrlPr>
                <w:ins w:id="3707" w:author="Zhang Li" w:date="2022-06-12T15:02:00Z">
                  <w:rPr>
                    <w:rFonts w:ascii="Cambria Math" w:eastAsia="宋体" w:hAnsi="Cambria Math" w:cs="Times New Roman"/>
                    <w:i/>
                    <w:kern w:val="0"/>
                    <w:sz w:val="24"/>
                    <w:szCs w:val="24"/>
                  </w:rPr>
                </w:ins>
              </m:ctrlPr>
            </m:sSubPr>
            <m:e>
              <m:r>
                <w:ins w:id="3708" w:author="Zhang Li" w:date="2022-06-12T15:02:00Z">
                  <w:rPr>
                    <w:rFonts w:ascii="Cambria Math" w:eastAsia="宋体" w:hAnsi="Cambria Math" w:cs="Times New Roman"/>
                    <w:kern w:val="0"/>
                    <w:sz w:val="24"/>
                    <w:szCs w:val="24"/>
                  </w:rPr>
                  <m:t>ϵ</m:t>
                </w:ins>
              </m:r>
            </m:e>
            <m:sub>
              <m:r>
                <w:ins w:id="3709" w:author="Zhang Li" w:date="2022-06-12T15:02:00Z">
                  <w:rPr>
                    <w:rFonts w:ascii="Cambria Math" w:eastAsia="宋体" w:hAnsi="Cambria Math" w:cs="Times New Roman"/>
                    <w:kern w:val="0"/>
                    <w:sz w:val="24"/>
                    <w:szCs w:val="24"/>
                  </w:rPr>
                  <m:t>max</m:t>
                </w:ins>
              </m:r>
            </m:sub>
          </m:sSub>
          <m:r>
            <w:ins w:id="3710" w:author="Zhang Li" w:date="2022-06-12T15:02:00Z">
              <w:rPr>
                <w:rFonts w:ascii="Cambria Math" w:eastAsia="宋体" w:hAnsi="Cambria Math" w:cs="Times New Roman"/>
                <w:kern w:val="0"/>
                <w:sz w:val="24"/>
                <w:szCs w:val="24"/>
              </w:rPr>
              <m:t xml:space="preserve">, </m:t>
            </w:ins>
          </m:r>
          <m:sSub>
            <m:sSubPr>
              <m:ctrlPr>
                <w:ins w:id="3711" w:author="Zhang Li" w:date="2022-06-12T15:02:00Z">
                  <w:rPr>
                    <w:rFonts w:ascii="Cambria Math" w:eastAsia="宋体" w:hAnsi="Cambria Math" w:cs="Times New Roman"/>
                    <w:i/>
                    <w:kern w:val="0"/>
                    <w:sz w:val="24"/>
                    <w:szCs w:val="24"/>
                  </w:rPr>
                </w:ins>
              </m:ctrlPr>
            </m:sSubPr>
            <m:e>
              <m:r>
                <w:ins w:id="3712" w:author="Zhang Li" w:date="2022-06-12T15:02:00Z">
                  <w:rPr>
                    <w:rFonts w:ascii="Cambria Math" w:eastAsia="宋体" w:hAnsi="Cambria Math" w:cs="Times New Roman"/>
                    <w:kern w:val="0"/>
                    <w:sz w:val="24"/>
                    <w:szCs w:val="24"/>
                  </w:rPr>
                  <m:t>ϵ</m:t>
                </w:ins>
              </m:r>
            </m:e>
            <m:sub>
              <m:r>
                <w:ins w:id="3713" w:author="Zhang Li" w:date="2022-06-12T15:02:00Z">
                  <w:rPr>
                    <w:rFonts w:ascii="Cambria Math" w:eastAsia="宋体" w:hAnsi="Cambria Math" w:cs="Times New Roman"/>
                    <w:kern w:val="0"/>
                    <w:sz w:val="24"/>
                    <w:szCs w:val="24"/>
                  </w:rPr>
                  <m:t>min</m:t>
                </w:ins>
              </m:r>
            </m:sub>
          </m:sSub>
          <m:r>
            <w:ins w:id="3714"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3715" w:author="Zhang Li" w:date="2022-06-12T15:02:00Z"/>
          <w:rFonts w:ascii="Times New Roman" w:eastAsia="宋体" w:hAnsi="Times New Roman" w:cs="Times New Roman"/>
          <w:kern w:val="0"/>
          <w:sz w:val="24"/>
          <w:szCs w:val="24"/>
        </w:rPr>
      </w:pPr>
      <w:ins w:id="3716" w:author="Zhang Li" w:date="2022-06-12T15:02:00Z">
        <w:r>
          <w:rPr>
            <w:rFonts w:ascii="Times New Roman" w:eastAsia="宋体" w:hAnsi="Times New Roman" w:cs="Times New Roman"/>
            <w:kern w:val="0"/>
            <w:sz w:val="24"/>
            <w:szCs w:val="24"/>
          </w:rPr>
          <w:t xml:space="preserve">where the function </w:t>
        </w:r>
      </w:ins>
      <m:oMath>
        <m:r>
          <w:ins w:id="3717" w:author="Zhang Li" w:date="2022-06-12T15:02:00Z">
            <w:rPr>
              <w:rFonts w:ascii="Cambria Math" w:eastAsia="宋体" w:hAnsi="Cambria Math" w:cs="Times New Roman"/>
              <w:kern w:val="0"/>
              <w:sz w:val="24"/>
              <w:szCs w:val="24"/>
            </w:rPr>
            <m:t>g(n,</m:t>
          </w:ins>
        </m:r>
        <m:sSub>
          <m:sSubPr>
            <m:ctrlPr>
              <w:ins w:id="3718" w:author="Zhang Li" w:date="2022-06-12T15:02:00Z">
                <w:rPr>
                  <w:rFonts w:ascii="Cambria Math" w:eastAsia="宋体" w:hAnsi="Cambria Math" w:cs="Times New Roman"/>
                  <w:i/>
                  <w:kern w:val="0"/>
                  <w:sz w:val="24"/>
                  <w:szCs w:val="24"/>
                </w:rPr>
              </w:ins>
            </m:ctrlPr>
          </m:sSubPr>
          <m:e>
            <m:r>
              <w:ins w:id="3719" w:author="Zhang Li" w:date="2022-06-12T15:02:00Z">
                <w:rPr>
                  <w:rFonts w:ascii="Cambria Math" w:eastAsia="宋体" w:hAnsi="Cambria Math" w:cs="Times New Roman"/>
                  <w:kern w:val="0"/>
                  <w:sz w:val="24"/>
                  <w:szCs w:val="24"/>
                </w:rPr>
                <m:t>c</m:t>
              </w:ins>
            </m:r>
          </m:e>
          <m:sub>
            <m:r>
              <w:ins w:id="3720" w:author="Zhang Li" w:date="2022-06-12T15:02:00Z">
                <w:rPr>
                  <w:rFonts w:ascii="Cambria Math" w:eastAsia="宋体" w:hAnsi="Cambria Math" w:cs="Times New Roman"/>
                  <w:kern w:val="0"/>
                  <w:sz w:val="24"/>
                  <w:szCs w:val="24"/>
                </w:rPr>
                <m:t>1</m:t>
              </w:ins>
            </m:r>
          </m:sub>
        </m:sSub>
        <m:r>
          <w:ins w:id="3721" w:author="Zhang Li" w:date="2022-06-12T15:02:00Z">
            <w:rPr>
              <w:rFonts w:ascii="Cambria Math" w:eastAsia="宋体" w:hAnsi="Cambria Math" w:cs="Times New Roman"/>
              <w:kern w:val="0"/>
              <w:sz w:val="24"/>
              <w:szCs w:val="24"/>
            </w:rPr>
            <m:t>,</m:t>
          </w:ins>
        </m:r>
        <m:sSub>
          <m:sSubPr>
            <m:ctrlPr>
              <w:ins w:id="3722" w:author="Zhang Li" w:date="2022-06-12T15:02:00Z">
                <w:rPr>
                  <w:rFonts w:ascii="Cambria Math" w:eastAsia="宋体" w:hAnsi="Cambria Math" w:cs="Times New Roman"/>
                  <w:i/>
                  <w:kern w:val="0"/>
                  <w:sz w:val="24"/>
                  <w:szCs w:val="24"/>
                </w:rPr>
              </w:ins>
            </m:ctrlPr>
          </m:sSubPr>
          <m:e>
            <m:r>
              <w:ins w:id="3723" w:author="Zhang Li" w:date="2022-06-12T15:02:00Z">
                <w:rPr>
                  <w:rFonts w:ascii="Cambria Math" w:eastAsia="宋体" w:hAnsi="Cambria Math" w:cs="Times New Roman"/>
                  <w:kern w:val="0"/>
                  <w:sz w:val="24"/>
                  <w:szCs w:val="24"/>
                </w:rPr>
                <m:t>c</m:t>
              </w:ins>
            </m:r>
          </m:e>
          <m:sub>
            <m:r>
              <w:ins w:id="3724" w:author="Zhang Li" w:date="2022-06-12T15:02:00Z">
                <w:rPr>
                  <w:rFonts w:ascii="Cambria Math" w:eastAsia="宋体" w:hAnsi="Cambria Math" w:cs="Times New Roman"/>
                  <w:kern w:val="0"/>
                  <w:sz w:val="24"/>
                  <w:szCs w:val="24"/>
                </w:rPr>
                <m:t>2</m:t>
              </w:ins>
            </m:r>
          </m:sub>
        </m:sSub>
        <m:r>
          <w:ins w:id="3725" w:author="Zhang Li" w:date="2022-06-12T15:02:00Z">
            <w:rPr>
              <w:rFonts w:ascii="Cambria Math" w:eastAsia="宋体" w:hAnsi="Cambria Math" w:cs="Times New Roman"/>
              <w:kern w:val="0"/>
              <w:sz w:val="24"/>
              <w:szCs w:val="24"/>
            </w:rPr>
            <m:t>)</m:t>
          </w:ins>
        </m:r>
      </m:oMath>
      <w:ins w:id="372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3727" w:author="Zhang Li" w:date="2022-06-12T15:02:00Z">
            <w:rPr>
              <w:rFonts w:ascii="Cambria Math" w:eastAsia="宋体" w:hAnsi="Cambria Math" w:cs="Times New Roman"/>
              <w:kern w:val="0"/>
              <w:sz w:val="24"/>
              <w:szCs w:val="24"/>
            </w:rPr>
            <m:t>g</m:t>
          </w:ins>
        </m:r>
        <m:d>
          <m:dPr>
            <m:ctrlPr>
              <w:ins w:id="3728" w:author="Zhang Li" w:date="2022-06-12T15:02:00Z">
                <w:rPr>
                  <w:rFonts w:ascii="Cambria Math" w:eastAsia="宋体" w:hAnsi="Cambria Math" w:cs="Times New Roman"/>
                  <w:i/>
                  <w:kern w:val="0"/>
                  <w:sz w:val="24"/>
                  <w:szCs w:val="24"/>
                </w:rPr>
              </w:ins>
            </m:ctrlPr>
          </m:dPr>
          <m:e>
            <m:r>
              <w:ins w:id="3729" w:author="Zhang Li" w:date="2022-06-12T15:02:00Z">
                <w:rPr>
                  <w:rFonts w:ascii="Cambria Math" w:eastAsia="宋体" w:hAnsi="Cambria Math" w:cs="Times New Roman"/>
                  <w:kern w:val="0"/>
                  <w:sz w:val="24"/>
                  <w:szCs w:val="24"/>
                </w:rPr>
                <m:t>n,</m:t>
              </w:ins>
            </m:r>
            <m:sSub>
              <m:sSubPr>
                <m:ctrlPr>
                  <w:ins w:id="3730" w:author="Zhang Li" w:date="2022-06-12T15:02:00Z">
                    <w:rPr>
                      <w:rFonts w:ascii="Cambria Math" w:eastAsia="宋体" w:hAnsi="Cambria Math" w:cs="Times New Roman"/>
                      <w:i/>
                      <w:kern w:val="0"/>
                      <w:sz w:val="24"/>
                      <w:szCs w:val="24"/>
                    </w:rPr>
                  </w:ins>
                </m:ctrlPr>
              </m:sSubPr>
              <m:e>
                <m:r>
                  <w:ins w:id="3731" w:author="Zhang Li" w:date="2022-06-12T15:02:00Z">
                    <w:rPr>
                      <w:rFonts w:ascii="Cambria Math" w:eastAsia="宋体" w:hAnsi="Cambria Math" w:cs="Times New Roman"/>
                      <w:kern w:val="0"/>
                      <w:sz w:val="24"/>
                      <w:szCs w:val="24"/>
                    </w:rPr>
                    <m:t>c</m:t>
                  </w:ins>
                </m:r>
              </m:e>
              <m:sub>
                <m:r>
                  <w:ins w:id="3732" w:author="Zhang Li" w:date="2022-06-12T15:02:00Z">
                    <w:rPr>
                      <w:rFonts w:ascii="Cambria Math" w:eastAsia="宋体" w:hAnsi="Cambria Math" w:cs="Times New Roman"/>
                      <w:kern w:val="0"/>
                      <w:sz w:val="24"/>
                      <w:szCs w:val="24"/>
                    </w:rPr>
                    <m:t>1</m:t>
                  </w:ins>
                </m:r>
              </m:sub>
            </m:sSub>
            <m:r>
              <w:ins w:id="3733" w:author="Zhang Li" w:date="2022-06-12T15:02:00Z">
                <w:rPr>
                  <w:rFonts w:ascii="Cambria Math" w:eastAsia="宋体" w:hAnsi="Cambria Math" w:cs="Times New Roman"/>
                  <w:kern w:val="0"/>
                  <w:sz w:val="24"/>
                  <w:szCs w:val="24"/>
                </w:rPr>
                <m:t>,</m:t>
              </w:ins>
            </m:r>
            <m:sSub>
              <m:sSubPr>
                <m:ctrlPr>
                  <w:ins w:id="3734" w:author="Zhang Li" w:date="2022-06-12T15:02:00Z">
                    <w:rPr>
                      <w:rFonts w:ascii="Cambria Math" w:eastAsia="宋体" w:hAnsi="Cambria Math" w:cs="Times New Roman"/>
                      <w:i/>
                      <w:kern w:val="0"/>
                      <w:sz w:val="24"/>
                      <w:szCs w:val="24"/>
                    </w:rPr>
                  </w:ins>
                </m:ctrlPr>
              </m:sSubPr>
              <m:e>
                <m:r>
                  <w:ins w:id="3735" w:author="Zhang Li" w:date="2022-06-12T15:02:00Z">
                    <w:rPr>
                      <w:rFonts w:ascii="Cambria Math" w:eastAsia="宋体" w:hAnsi="Cambria Math" w:cs="Times New Roman"/>
                      <w:kern w:val="0"/>
                      <w:sz w:val="24"/>
                      <w:szCs w:val="24"/>
                    </w:rPr>
                    <m:t>c</m:t>
                  </w:ins>
                </m:r>
              </m:e>
              <m:sub>
                <m:r>
                  <w:ins w:id="3736" w:author="Zhang Li" w:date="2022-06-12T15:02:00Z">
                    <w:rPr>
                      <w:rFonts w:ascii="Cambria Math" w:eastAsia="宋体" w:hAnsi="Cambria Math" w:cs="Times New Roman"/>
                      <w:kern w:val="0"/>
                      <w:sz w:val="24"/>
                      <w:szCs w:val="24"/>
                    </w:rPr>
                    <m:t>2</m:t>
                  </w:ins>
                </m:r>
              </m:sub>
            </m:sSub>
          </m:e>
        </m:d>
        <m:r>
          <w:ins w:id="3737" w:author="Zhang Li" w:date="2022-06-12T15:02:00Z">
            <w:rPr>
              <w:rFonts w:ascii="Cambria Math" w:eastAsia="宋体" w:hAnsi="Cambria Math" w:cs="Times New Roman"/>
              <w:kern w:val="0"/>
              <w:sz w:val="24"/>
              <w:szCs w:val="24"/>
            </w:rPr>
            <m:t>=</m:t>
          </w:ins>
        </m:r>
        <m:sSup>
          <m:sSupPr>
            <m:ctrlPr>
              <w:ins w:id="3738" w:author="Zhang Li" w:date="2022-06-12T15:02:00Z">
                <w:rPr>
                  <w:rFonts w:ascii="Cambria Math" w:eastAsia="宋体" w:hAnsi="Cambria Math" w:cs="Times New Roman"/>
                  <w:i/>
                  <w:kern w:val="0"/>
                  <w:sz w:val="24"/>
                  <w:szCs w:val="24"/>
                </w:rPr>
              </w:ins>
            </m:ctrlPr>
          </m:sSupPr>
          <m:e>
            <m:d>
              <m:dPr>
                <m:begChr m:val="["/>
                <m:endChr m:val="]"/>
                <m:ctrlPr>
                  <w:ins w:id="3739" w:author="Zhang Li" w:date="2022-06-12T15:02:00Z">
                    <w:rPr>
                      <w:rFonts w:ascii="Cambria Math" w:eastAsia="宋体" w:hAnsi="Cambria Math" w:cs="Times New Roman"/>
                      <w:i/>
                      <w:kern w:val="0"/>
                      <w:sz w:val="24"/>
                      <w:szCs w:val="24"/>
                    </w:rPr>
                  </w:ins>
                </m:ctrlPr>
              </m:dPr>
              <m:e>
                <m:d>
                  <m:dPr>
                    <m:begChr m:val="⌊"/>
                    <m:endChr m:val="⌋"/>
                    <m:ctrlPr>
                      <w:ins w:id="3740" w:author="Zhang Li" w:date="2022-06-12T15:02:00Z">
                        <w:rPr>
                          <w:rFonts w:ascii="Cambria Math" w:eastAsia="宋体" w:hAnsi="Cambria Math" w:cs="Lucida Sans Unicode"/>
                          <w:i/>
                          <w:kern w:val="0"/>
                          <w:sz w:val="24"/>
                          <w:szCs w:val="24"/>
                        </w:rPr>
                      </w:ins>
                    </m:ctrlPr>
                  </m:dPr>
                  <m:e>
                    <m:f>
                      <m:fPr>
                        <m:ctrlPr>
                          <w:ins w:id="3741" w:author="Zhang Li" w:date="2022-06-12T15:02:00Z">
                            <w:rPr>
                              <w:rFonts w:ascii="Cambria Math" w:eastAsia="宋体" w:hAnsi="Cambria Math" w:cs="Times New Roman"/>
                              <w:i/>
                              <w:kern w:val="0"/>
                              <w:sz w:val="24"/>
                              <w:szCs w:val="24"/>
                            </w:rPr>
                          </w:ins>
                        </m:ctrlPr>
                      </m:fPr>
                      <m:num>
                        <m:r>
                          <w:ins w:id="3742" w:author="Zhang Li" w:date="2022-06-12T15:02:00Z">
                            <w:rPr>
                              <w:rFonts w:ascii="Cambria Math" w:eastAsia="宋体" w:hAnsi="Cambria Math" w:cs="Times New Roman"/>
                              <w:kern w:val="0"/>
                              <w:sz w:val="24"/>
                              <w:szCs w:val="24"/>
                            </w:rPr>
                            <m:t>n-1</m:t>
                          </w:ins>
                        </m:r>
                      </m:num>
                      <m:den>
                        <m:r>
                          <w:ins w:id="3743" w:author="Zhang Li" w:date="2022-06-12T15:02:00Z">
                            <w:rPr>
                              <w:rFonts w:ascii="Cambria Math" w:eastAsia="宋体" w:hAnsi="Cambria Math" w:cs="Times New Roman"/>
                              <w:kern w:val="0"/>
                              <w:sz w:val="24"/>
                              <w:szCs w:val="24"/>
                            </w:rPr>
                            <m:t>2</m:t>
                          </w:ins>
                        </m:r>
                      </m:den>
                    </m:f>
                    <m:ctrlPr>
                      <w:ins w:id="3744" w:author="Zhang Li" w:date="2022-06-12T15:02:00Z">
                        <w:rPr>
                          <w:rFonts w:ascii="Cambria Math" w:eastAsia="宋体" w:hAnsi="Cambria Math" w:cs="Times New Roman"/>
                          <w:i/>
                          <w:kern w:val="0"/>
                          <w:sz w:val="24"/>
                          <w:szCs w:val="24"/>
                        </w:rPr>
                      </w:ins>
                    </m:ctrlPr>
                  </m:e>
                </m:d>
                <m:r>
                  <w:ins w:id="3745" w:author="Zhang Li" w:date="2022-06-12T15:02:00Z">
                    <w:rPr>
                      <w:rFonts w:ascii="Cambria Math" w:eastAsia="宋体" w:hAnsi="Cambria Math" w:cs="Times New Roman"/>
                      <w:kern w:val="0"/>
                      <w:sz w:val="24"/>
                      <w:szCs w:val="24"/>
                    </w:rPr>
                    <m:t>⋅</m:t>
                  </w:ins>
                </m:r>
                <m:d>
                  <m:dPr>
                    <m:ctrlPr>
                      <w:ins w:id="3746" w:author="Zhang Li" w:date="2022-06-12T15:02:00Z">
                        <w:rPr>
                          <w:rFonts w:ascii="Cambria Math" w:eastAsia="宋体" w:hAnsi="Cambria Math" w:cs="Times New Roman"/>
                          <w:i/>
                          <w:kern w:val="0"/>
                          <w:sz w:val="24"/>
                          <w:szCs w:val="24"/>
                        </w:rPr>
                      </w:ins>
                    </m:ctrlPr>
                  </m:dPr>
                  <m:e>
                    <m:d>
                      <m:dPr>
                        <m:ctrlPr>
                          <w:ins w:id="3747" w:author="Zhang Li" w:date="2022-06-12T15:02:00Z">
                            <w:rPr>
                              <w:rFonts w:ascii="Cambria Math" w:eastAsia="宋体" w:hAnsi="Cambria Math" w:cs="Times New Roman"/>
                              <w:i/>
                              <w:kern w:val="0"/>
                              <w:sz w:val="24"/>
                              <w:szCs w:val="24"/>
                            </w:rPr>
                          </w:ins>
                        </m:ctrlPr>
                      </m:dPr>
                      <m:e>
                        <m:f>
                          <m:fPr>
                            <m:type m:val="noBar"/>
                            <m:ctrlPr>
                              <w:ins w:id="3748" w:author="Zhang Li" w:date="2022-06-12T15:02:00Z">
                                <w:rPr>
                                  <w:rFonts w:ascii="Cambria Math" w:eastAsia="宋体" w:hAnsi="Cambria Math" w:cs="Times New Roman"/>
                                  <w:i/>
                                  <w:kern w:val="0"/>
                                  <w:sz w:val="24"/>
                                  <w:szCs w:val="24"/>
                                </w:rPr>
                              </w:ins>
                            </m:ctrlPr>
                          </m:fPr>
                          <m:num>
                            <m:r>
                              <w:ins w:id="3749" w:author="Zhang Li" w:date="2022-06-12T15:02:00Z">
                                <w:rPr>
                                  <w:rFonts w:ascii="Cambria Math" w:eastAsia="宋体" w:hAnsi="Cambria Math" w:cs="Times New Roman"/>
                                  <w:kern w:val="0"/>
                                  <w:sz w:val="24"/>
                                  <w:szCs w:val="24"/>
                                </w:rPr>
                                <m:t>n-1</m:t>
                              </w:ins>
                            </m:r>
                          </m:num>
                          <m:den>
                            <m:d>
                              <m:dPr>
                                <m:begChr m:val="⌈"/>
                                <m:endChr m:val="⌉"/>
                                <m:ctrlPr>
                                  <w:ins w:id="3750" w:author="Zhang Li" w:date="2022-06-12T15:02:00Z">
                                    <w:rPr>
                                      <w:rFonts w:ascii="Cambria Math" w:eastAsia="宋体" w:hAnsi="Cambria Math" w:cs="Times New Roman"/>
                                      <w:i/>
                                      <w:kern w:val="0"/>
                                      <w:sz w:val="24"/>
                                      <w:szCs w:val="24"/>
                                    </w:rPr>
                                  </w:ins>
                                </m:ctrlPr>
                              </m:dPr>
                              <m:e>
                                <m:f>
                                  <m:fPr>
                                    <m:ctrlPr>
                                      <w:ins w:id="3751" w:author="Zhang Li" w:date="2022-06-12T15:02:00Z">
                                        <w:rPr>
                                          <w:rFonts w:ascii="Cambria Math" w:eastAsia="宋体" w:hAnsi="Cambria Math" w:cs="Times New Roman"/>
                                          <w:i/>
                                          <w:kern w:val="0"/>
                                          <w:sz w:val="24"/>
                                          <w:szCs w:val="24"/>
                                        </w:rPr>
                                      </w:ins>
                                    </m:ctrlPr>
                                  </m:fPr>
                                  <m:num>
                                    <m:r>
                                      <w:ins w:id="3752" w:author="Zhang Li" w:date="2022-06-12T15:02:00Z">
                                        <w:rPr>
                                          <w:rFonts w:ascii="Cambria Math" w:eastAsia="宋体" w:hAnsi="Cambria Math" w:cs="Times New Roman"/>
                                          <w:kern w:val="0"/>
                                          <w:sz w:val="24"/>
                                          <w:szCs w:val="24"/>
                                        </w:rPr>
                                        <m:t>n-1</m:t>
                                      </w:ins>
                                    </m:r>
                                  </m:num>
                                  <m:den>
                                    <m:r>
                                      <w:ins w:id="3753" w:author="Zhang Li" w:date="2022-06-12T15:02:00Z">
                                        <w:rPr>
                                          <w:rFonts w:ascii="Cambria Math" w:eastAsia="宋体" w:hAnsi="Cambria Math" w:cs="Times New Roman"/>
                                          <w:kern w:val="0"/>
                                          <w:sz w:val="24"/>
                                          <w:szCs w:val="24"/>
                                        </w:rPr>
                                        <m:t>2</m:t>
                                      </w:ins>
                                    </m:r>
                                  </m:den>
                                </m:f>
                              </m:e>
                            </m:d>
                          </m:den>
                        </m:f>
                      </m:e>
                    </m:d>
                    <m:r>
                      <w:ins w:id="3754" w:author="Zhang Li" w:date="2022-06-12T15:02:00Z">
                        <w:rPr>
                          <w:rFonts w:ascii="Cambria Math" w:eastAsia="宋体" w:hAnsi="Cambria Math" w:cs="Times New Roman"/>
                          <w:kern w:val="0"/>
                          <w:sz w:val="24"/>
                          <w:szCs w:val="24"/>
                        </w:rPr>
                        <m:t>⋅</m:t>
                      </w:ins>
                    </m:r>
                    <m:sSubSup>
                      <m:sSubSupPr>
                        <m:ctrlPr>
                          <w:ins w:id="3755" w:author="Zhang Li" w:date="2022-06-12T15:02:00Z">
                            <w:rPr>
                              <w:rFonts w:ascii="Cambria Math" w:eastAsia="宋体" w:hAnsi="Cambria Math" w:cs="Times New Roman"/>
                              <w:i/>
                              <w:kern w:val="0"/>
                              <w:sz w:val="24"/>
                              <w:szCs w:val="24"/>
                            </w:rPr>
                          </w:ins>
                        </m:ctrlPr>
                      </m:sSubSupPr>
                      <m:e>
                        <m:r>
                          <w:ins w:id="3756" w:author="Zhang Li" w:date="2022-06-12T15:02:00Z">
                            <w:rPr>
                              <w:rFonts w:ascii="Cambria Math" w:eastAsia="宋体" w:hAnsi="Cambria Math" w:cs="Times New Roman"/>
                              <w:kern w:val="0"/>
                              <w:sz w:val="24"/>
                              <w:szCs w:val="24"/>
                            </w:rPr>
                            <m:t>c</m:t>
                          </w:ins>
                        </m:r>
                      </m:e>
                      <m:sub>
                        <m:r>
                          <w:ins w:id="3757" w:author="Zhang Li" w:date="2022-06-12T15:02:00Z">
                            <w:rPr>
                              <w:rFonts w:ascii="Cambria Math" w:eastAsia="宋体" w:hAnsi="Cambria Math" w:cs="Times New Roman"/>
                              <w:kern w:val="0"/>
                              <w:sz w:val="24"/>
                              <w:szCs w:val="24"/>
                            </w:rPr>
                            <m:t>1</m:t>
                          </w:ins>
                        </m:r>
                      </m:sub>
                      <m:sup>
                        <m:d>
                          <m:dPr>
                            <m:begChr m:val="⌈"/>
                            <m:endChr m:val="⌉"/>
                            <m:ctrlPr>
                              <w:ins w:id="3758" w:author="Zhang Li" w:date="2022-06-12T15:02:00Z">
                                <w:rPr>
                                  <w:rFonts w:ascii="Cambria Math" w:eastAsia="宋体" w:hAnsi="Cambria Math" w:cs="Times New Roman"/>
                                  <w:i/>
                                  <w:kern w:val="0"/>
                                  <w:sz w:val="24"/>
                                  <w:szCs w:val="24"/>
                                </w:rPr>
                              </w:ins>
                            </m:ctrlPr>
                          </m:dPr>
                          <m:e>
                            <m:f>
                              <m:fPr>
                                <m:ctrlPr>
                                  <w:ins w:id="3759" w:author="Zhang Li" w:date="2022-06-12T15:02:00Z">
                                    <w:rPr>
                                      <w:rFonts w:ascii="Cambria Math" w:eastAsia="宋体" w:hAnsi="Cambria Math" w:cs="Times New Roman"/>
                                      <w:i/>
                                      <w:kern w:val="0"/>
                                      <w:sz w:val="24"/>
                                      <w:szCs w:val="24"/>
                                    </w:rPr>
                                  </w:ins>
                                </m:ctrlPr>
                              </m:fPr>
                              <m:num>
                                <m:r>
                                  <w:ins w:id="3760" w:author="Zhang Li" w:date="2022-06-12T15:02:00Z">
                                    <w:rPr>
                                      <w:rFonts w:ascii="Cambria Math" w:eastAsia="宋体" w:hAnsi="Cambria Math" w:cs="Times New Roman"/>
                                      <w:kern w:val="0"/>
                                      <w:sz w:val="24"/>
                                      <w:szCs w:val="24"/>
                                    </w:rPr>
                                    <m:t>n-1</m:t>
                                  </w:ins>
                                </m:r>
                              </m:num>
                              <m:den>
                                <m:r>
                                  <w:ins w:id="3761" w:author="Zhang Li" w:date="2022-06-12T15:02:00Z">
                                    <w:rPr>
                                      <w:rFonts w:ascii="Cambria Math" w:eastAsia="宋体" w:hAnsi="Cambria Math" w:cs="Times New Roman"/>
                                      <w:kern w:val="0"/>
                                      <w:sz w:val="24"/>
                                      <w:szCs w:val="24"/>
                                    </w:rPr>
                                    <m:t>2</m:t>
                                  </w:ins>
                                </m:r>
                              </m:den>
                            </m:f>
                          </m:e>
                        </m:d>
                      </m:sup>
                    </m:sSubSup>
                    <m:r>
                      <w:ins w:id="3762" w:author="Zhang Li" w:date="2022-06-12T15:02:00Z">
                        <w:rPr>
                          <w:rFonts w:ascii="Cambria Math" w:eastAsia="宋体" w:hAnsi="Cambria Math" w:cs="Times New Roman"/>
                          <w:kern w:val="0"/>
                          <w:sz w:val="24"/>
                          <w:szCs w:val="24"/>
                        </w:rPr>
                        <m:t>⋅</m:t>
                      </w:ins>
                    </m:r>
                    <m:sSup>
                      <m:sSupPr>
                        <m:ctrlPr>
                          <w:ins w:id="3763" w:author="Zhang Li" w:date="2022-06-12T15:02:00Z">
                            <w:rPr>
                              <w:rFonts w:ascii="Cambria Math" w:eastAsia="宋体" w:hAnsi="Cambria Math" w:cs="Times New Roman"/>
                              <w:i/>
                              <w:kern w:val="0"/>
                              <w:sz w:val="24"/>
                              <w:szCs w:val="24"/>
                            </w:rPr>
                          </w:ins>
                        </m:ctrlPr>
                      </m:sSupPr>
                      <m:e>
                        <m:d>
                          <m:dPr>
                            <m:ctrlPr>
                              <w:ins w:id="3764" w:author="Zhang Li" w:date="2022-06-12T15:02:00Z">
                                <w:rPr>
                                  <w:rFonts w:ascii="Cambria Math" w:eastAsia="宋体" w:hAnsi="Cambria Math" w:cs="Times New Roman"/>
                                  <w:i/>
                                  <w:kern w:val="0"/>
                                  <w:sz w:val="24"/>
                                  <w:szCs w:val="24"/>
                                </w:rPr>
                              </w:ins>
                            </m:ctrlPr>
                          </m:dPr>
                          <m:e>
                            <m:r>
                              <w:ins w:id="3765" w:author="Zhang Li" w:date="2022-06-12T15:02:00Z">
                                <w:rPr>
                                  <w:rFonts w:ascii="Cambria Math" w:eastAsia="宋体" w:hAnsi="Cambria Math" w:cs="Times New Roman"/>
                                  <w:kern w:val="0"/>
                                  <w:sz w:val="24"/>
                                  <w:szCs w:val="24"/>
                                </w:rPr>
                                <m:t>1-</m:t>
                              </w:ins>
                            </m:r>
                            <m:sSub>
                              <m:sSubPr>
                                <m:ctrlPr>
                                  <w:ins w:id="3766" w:author="Zhang Li" w:date="2022-06-12T15:02:00Z">
                                    <w:rPr>
                                      <w:rFonts w:ascii="Cambria Math" w:eastAsia="宋体" w:hAnsi="Cambria Math" w:cs="Times New Roman"/>
                                      <w:i/>
                                      <w:kern w:val="0"/>
                                      <w:sz w:val="24"/>
                                      <w:szCs w:val="24"/>
                                    </w:rPr>
                                  </w:ins>
                                </m:ctrlPr>
                              </m:sSubPr>
                              <m:e>
                                <m:r>
                                  <w:ins w:id="3767" w:author="Zhang Li" w:date="2022-06-12T15:02:00Z">
                                    <w:rPr>
                                      <w:rFonts w:ascii="Cambria Math" w:eastAsia="宋体" w:hAnsi="Cambria Math" w:cs="Times New Roman"/>
                                      <w:kern w:val="0"/>
                                      <w:sz w:val="24"/>
                                      <w:szCs w:val="24"/>
                                    </w:rPr>
                                    <m:t>c</m:t>
                                  </w:ins>
                                </m:r>
                              </m:e>
                              <m:sub>
                                <m:r>
                                  <w:ins w:id="3768" w:author="Zhang Li" w:date="2022-06-12T15:02:00Z">
                                    <w:rPr>
                                      <w:rFonts w:ascii="Cambria Math" w:eastAsia="宋体" w:hAnsi="Cambria Math" w:cs="Times New Roman"/>
                                      <w:kern w:val="0"/>
                                      <w:sz w:val="24"/>
                                      <w:szCs w:val="24"/>
                                    </w:rPr>
                                    <m:t>2</m:t>
                                  </w:ins>
                                </m:r>
                              </m:sub>
                            </m:sSub>
                          </m:e>
                        </m:d>
                      </m:e>
                      <m:sup>
                        <m:r>
                          <w:ins w:id="3769" w:author="Zhang Li" w:date="2022-06-12T15:02:00Z">
                            <w:rPr>
                              <w:rFonts w:ascii="Cambria Math" w:eastAsia="宋体" w:hAnsi="Cambria Math" w:cs="Times New Roman"/>
                              <w:kern w:val="0"/>
                              <w:sz w:val="24"/>
                              <w:szCs w:val="24"/>
                            </w:rPr>
                            <m:t>n-1-</m:t>
                          </w:ins>
                        </m:r>
                        <m:d>
                          <m:dPr>
                            <m:begChr m:val="⌈"/>
                            <m:endChr m:val="⌉"/>
                            <m:ctrlPr>
                              <w:ins w:id="3770" w:author="Zhang Li" w:date="2022-06-12T15:02:00Z">
                                <w:rPr>
                                  <w:rFonts w:ascii="Cambria Math" w:eastAsia="宋体" w:hAnsi="Cambria Math" w:cs="Times New Roman"/>
                                  <w:i/>
                                  <w:kern w:val="0"/>
                                  <w:sz w:val="24"/>
                                  <w:szCs w:val="24"/>
                                </w:rPr>
                              </w:ins>
                            </m:ctrlPr>
                          </m:dPr>
                          <m:e>
                            <m:f>
                              <m:fPr>
                                <m:ctrlPr>
                                  <w:ins w:id="3771" w:author="Zhang Li" w:date="2022-06-12T15:02:00Z">
                                    <w:rPr>
                                      <w:rFonts w:ascii="Cambria Math" w:eastAsia="宋体" w:hAnsi="Cambria Math" w:cs="Times New Roman"/>
                                      <w:i/>
                                      <w:kern w:val="0"/>
                                      <w:sz w:val="24"/>
                                      <w:szCs w:val="24"/>
                                    </w:rPr>
                                  </w:ins>
                                </m:ctrlPr>
                              </m:fPr>
                              <m:num>
                                <m:r>
                                  <w:ins w:id="3772" w:author="Zhang Li" w:date="2022-06-12T15:02:00Z">
                                    <w:rPr>
                                      <w:rFonts w:ascii="Cambria Math" w:eastAsia="宋体" w:hAnsi="Cambria Math" w:cs="Times New Roman"/>
                                      <w:kern w:val="0"/>
                                      <w:sz w:val="24"/>
                                      <w:szCs w:val="24"/>
                                    </w:rPr>
                                    <m:t>n-1</m:t>
                                  </w:ins>
                                </m:r>
                              </m:num>
                              <m:den>
                                <m:r>
                                  <w:ins w:id="3773" w:author="Zhang Li" w:date="2022-06-12T15:02:00Z">
                                    <w:rPr>
                                      <w:rFonts w:ascii="Cambria Math" w:eastAsia="宋体" w:hAnsi="Cambria Math" w:cs="Times New Roman"/>
                                      <w:kern w:val="0"/>
                                      <w:sz w:val="24"/>
                                      <w:szCs w:val="24"/>
                                    </w:rPr>
                                    <m:t>2</m:t>
                                  </w:ins>
                                </m:r>
                              </m:den>
                            </m:f>
                          </m:e>
                        </m:d>
                      </m:sup>
                    </m:sSup>
                  </m:e>
                </m:d>
              </m:e>
            </m:d>
          </m:e>
          <m:sup>
            <m:r>
              <w:ins w:id="3774" w:author="Zhang Li" w:date="2022-06-12T15:02:00Z">
                <w:rPr>
                  <w:rFonts w:ascii="Cambria Math" w:eastAsia="宋体" w:hAnsi="Cambria Math" w:cs="Times New Roman"/>
                  <w:kern w:val="0"/>
                  <w:sz w:val="24"/>
                  <w:szCs w:val="24"/>
                </w:rPr>
                <m:t>n</m:t>
              </w:ins>
            </m:r>
          </m:sup>
        </m:sSup>
      </m:oMath>
      <w:ins w:id="3775"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3776" w:author="Zhang Li" w:date="2022-06-12T15:02:00Z">
            <w:rPr>
              <w:rFonts w:ascii="Cambria Math" w:eastAsia="宋体" w:hAnsi="Cambria Math" w:cs="Times New Roman"/>
              <w:kern w:val="0"/>
              <w:sz w:val="24"/>
              <w:szCs w:val="24"/>
            </w:rPr>
            <m:t>a</m:t>
          </w:ins>
        </m:r>
        <m:r>
          <w:ins w:id="3777" w:author="Zhang Li" w:date="2022-06-12T15:02:00Z">
            <m:rPr>
              <m:scr m:val="double-struck"/>
            </m:rPr>
            <w:rPr>
              <w:rFonts w:ascii="Cambria Math" w:eastAsia="宋体" w:hAnsi="Cambria Math" w:cs="Times New Roman"/>
              <w:kern w:val="0"/>
              <w:sz w:val="24"/>
              <w:szCs w:val="24"/>
            </w:rPr>
            <m:t>∈N</m:t>
          </w:ins>
        </m:r>
      </m:oMath>
      <w:ins w:id="377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779" w:author="Zhang Li" w:date="2022-06-12T15:02:00Z">
                <w:rPr>
                  <w:rFonts w:ascii="Cambria Math" w:eastAsia="宋体" w:hAnsi="Cambria Math" w:cs="Times New Roman"/>
                  <w:i/>
                  <w:kern w:val="0"/>
                  <w:sz w:val="24"/>
                  <w:szCs w:val="24"/>
                </w:rPr>
              </w:ins>
            </m:ctrlPr>
          </m:sSubPr>
          <m:e>
            <m:r>
              <w:ins w:id="3780" w:author="Zhang Li" w:date="2022-06-12T15:02:00Z">
                <w:rPr>
                  <w:rFonts w:ascii="Cambria Math" w:eastAsia="宋体" w:hAnsi="Cambria Math" w:cs="Times New Roman"/>
                  <w:kern w:val="0"/>
                  <w:sz w:val="24"/>
                  <w:szCs w:val="24"/>
                </w:rPr>
                <m:t>c</m:t>
              </w:ins>
            </m:r>
          </m:e>
          <m:sub>
            <m:r>
              <w:ins w:id="3781" w:author="Zhang Li" w:date="2022-06-12T15:02:00Z">
                <w:rPr>
                  <w:rFonts w:ascii="Cambria Math" w:eastAsia="宋体" w:hAnsi="Cambria Math" w:cs="Times New Roman"/>
                  <w:kern w:val="0"/>
                  <w:sz w:val="24"/>
                  <w:szCs w:val="24"/>
                </w:rPr>
                <m:t>1</m:t>
              </w:ins>
            </m:r>
          </m:sub>
        </m:sSub>
        <m:r>
          <w:ins w:id="3782" w:author="Zhang Li" w:date="2022-06-12T15:02:00Z">
            <w:rPr>
              <w:rFonts w:ascii="Cambria Math" w:eastAsia="宋体" w:hAnsi="Cambria Math" w:cs="Times New Roman"/>
              <w:kern w:val="0"/>
              <w:sz w:val="24"/>
              <w:szCs w:val="24"/>
            </w:rPr>
            <m:t>,</m:t>
          </w:ins>
        </m:r>
        <m:sSub>
          <m:sSubPr>
            <m:ctrlPr>
              <w:ins w:id="3783" w:author="Zhang Li" w:date="2022-06-12T15:02:00Z">
                <w:rPr>
                  <w:rFonts w:ascii="Cambria Math" w:eastAsia="宋体" w:hAnsi="Cambria Math" w:cs="Times New Roman"/>
                  <w:i/>
                  <w:kern w:val="0"/>
                  <w:sz w:val="24"/>
                  <w:szCs w:val="24"/>
                </w:rPr>
              </w:ins>
            </m:ctrlPr>
          </m:sSubPr>
          <m:e>
            <m:r>
              <w:ins w:id="3784" w:author="Zhang Li" w:date="2022-06-12T15:02:00Z">
                <w:rPr>
                  <w:rFonts w:ascii="Cambria Math" w:eastAsia="宋体" w:hAnsi="Cambria Math" w:cs="Times New Roman"/>
                  <w:kern w:val="0"/>
                  <w:sz w:val="24"/>
                  <w:szCs w:val="24"/>
                </w:rPr>
                <m:t>c</m:t>
              </w:ins>
            </m:r>
          </m:e>
          <m:sub>
            <m:r>
              <w:ins w:id="3785" w:author="Zhang Li" w:date="2022-06-12T15:02:00Z">
                <w:rPr>
                  <w:rFonts w:ascii="Cambria Math" w:eastAsia="宋体" w:hAnsi="Cambria Math" w:cs="Times New Roman"/>
                  <w:kern w:val="0"/>
                  <w:sz w:val="24"/>
                  <w:szCs w:val="24"/>
                </w:rPr>
                <m:t>2</m:t>
              </w:ins>
            </m:r>
          </m:sub>
        </m:sSub>
        <m:r>
          <w:ins w:id="3786" w:author="Zhang Li" w:date="2022-06-12T15:02:00Z">
            <w:rPr>
              <w:rFonts w:ascii="Cambria Math" w:eastAsia="宋体" w:hAnsi="Cambria Math" w:cs="Times New Roman"/>
              <w:kern w:val="0"/>
              <w:sz w:val="24"/>
              <w:szCs w:val="24"/>
            </w:rPr>
            <m:t>∈(0, 1]</m:t>
          </w:ins>
        </m:r>
      </m:oMath>
      <w:ins w:id="3787" w:author="Zhang Li" w:date="2022-06-12T15:02:00Z">
        <w:del w:id="3788" w:author="ThinkPad" w:date="2022-06-18T09:35:00Z">
          <w:r w:rsidDel="006E1168">
            <w:rPr>
              <w:rFonts w:ascii="Times New Roman" w:eastAsia="宋体" w:hAnsi="Times New Roman" w:cs="Times New Roman" w:hint="eastAsia"/>
              <w:kern w:val="0"/>
              <w:sz w:val="24"/>
              <w:szCs w:val="24"/>
            </w:rPr>
            <w:delText>.</w:delText>
          </w:r>
        </w:del>
      </w:ins>
      <w:ins w:id="3789" w:author="ThinkPad" w:date="2022-06-18T09:35:00Z">
        <w:r w:rsidR="006E1168">
          <w:rPr>
            <w:rFonts w:ascii="Times New Roman" w:eastAsia="宋体" w:hAnsi="Times New Roman" w:cs="Times New Roman"/>
            <w:kern w:val="0"/>
            <w:sz w:val="24"/>
            <w:szCs w:val="24"/>
          </w:rPr>
          <w:t>,</w:t>
        </w:r>
      </w:ins>
      <w:ins w:id="3790" w:author="Zhang Li" w:date="2022-06-12T15:02:00Z">
        <w:r>
          <w:rPr>
            <w:rFonts w:ascii="Times New Roman" w:eastAsia="宋体" w:hAnsi="Times New Roman" w:cs="Times New Roman"/>
            <w:kern w:val="0"/>
            <w:sz w:val="24"/>
            <w:szCs w:val="24"/>
          </w:rPr>
          <w:t xml:space="preserve"> </w:t>
        </w:r>
        <w:del w:id="3791"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3792" w:author="Zhang Li" w:date="2022-06-12T15:02:00Z">
                <w:rPr>
                  <w:rFonts w:ascii="Cambria Math" w:eastAsia="宋体" w:hAnsi="Cambria Math" w:cs="Times New Roman"/>
                  <w:i/>
                  <w:kern w:val="0"/>
                  <w:sz w:val="24"/>
                  <w:szCs w:val="24"/>
                </w:rPr>
              </w:ins>
            </m:ctrlPr>
          </m:sSubPr>
          <m:e>
            <m:r>
              <w:ins w:id="3793" w:author="Zhang Li" w:date="2022-06-12T15:02:00Z">
                <w:rPr>
                  <w:rFonts w:ascii="Cambria Math" w:eastAsia="宋体" w:hAnsi="Cambria Math" w:cs="Times New Roman"/>
                  <w:kern w:val="0"/>
                  <w:sz w:val="24"/>
                  <w:szCs w:val="24"/>
                </w:rPr>
                <m:t>ϵ</m:t>
              </w:ins>
            </m:r>
          </m:e>
          <m:sub>
            <m:r>
              <w:ins w:id="3794" w:author="Zhang Li" w:date="2022-06-12T15:02:00Z">
                <w:rPr>
                  <w:rFonts w:ascii="Cambria Math" w:eastAsia="宋体" w:hAnsi="Cambria Math" w:cs="Times New Roman"/>
                  <w:kern w:val="0"/>
                  <w:sz w:val="24"/>
                  <w:szCs w:val="24"/>
                </w:rPr>
                <m:t>max</m:t>
              </w:ins>
            </m:r>
          </m:sub>
        </m:sSub>
      </m:oMath>
      <w:ins w:id="3795"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796" w:author="Zhang Li" w:date="2022-06-12T15:02:00Z">
                <w:rPr>
                  <w:rFonts w:ascii="Cambria Math" w:eastAsia="宋体" w:hAnsi="Cambria Math" w:cs="Times New Roman"/>
                  <w:i/>
                  <w:kern w:val="0"/>
                  <w:sz w:val="24"/>
                  <w:szCs w:val="24"/>
                </w:rPr>
              </w:ins>
            </m:ctrlPr>
          </m:sSubPr>
          <m:e>
            <m:r>
              <w:ins w:id="3797" w:author="Zhang Li" w:date="2022-06-12T15:02:00Z">
                <w:rPr>
                  <w:rFonts w:ascii="Cambria Math" w:eastAsia="宋体" w:hAnsi="Cambria Math" w:cs="Times New Roman"/>
                  <w:kern w:val="0"/>
                  <w:sz w:val="24"/>
                  <w:szCs w:val="24"/>
                </w:rPr>
                <m:t>ϵ</m:t>
              </w:ins>
            </m:r>
          </m:e>
          <m:sub>
            <m:r>
              <w:ins w:id="3798" w:author="Zhang Li" w:date="2022-06-12T15:02:00Z">
                <w:rPr>
                  <w:rFonts w:ascii="Cambria Math" w:eastAsia="宋体" w:hAnsi="Cambria Math" w:cs="Times New Roman"/>
                  <w:kern w:val="0"/>
                  <w:sz w:val="24"/>
                  <w:szCs w:val="24"/>
                </w:rPr>
                <m:t>min</m:t>
              </w:ins>
            </m:r>
          </m:sub>
        </m:sSub>
      </m:oMath>
      <w:ins w:id="379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3800"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3801" w:author="ThinkPad" w:date="2022-06-18T09:34:00Z">
        <w:r w:rsidR="00EE2D99">
          <w:rPr>
            <w:rFonts w:ascii="Times New Roman" w:eastAsia="宋体" w:hAnsi="Times New Roman" w:cs="Times New Roman"/>
            <w:kern w:val="0"/>
            <w:sz w:val="24"/>
            <w:szCs w:val="24"/>
          </w:rPr>
          <w:t>and</w:t>
        </w:r>
      </w:ins>
      <w:ins w:id="3802" w:author="Zhang Li" w:date="2022-06-12T15:02:00Z">
        <w:r>
          <w:rPr>
            <w:rFonts w:ascii="Times New Roman" w:eastAsia="宋体" w:hAnsi="Times New Roman" w:cs="Times New Roman"/>
            <w:kern w:val="0"/>
            <w:sz w:val="24"/>
            <w:szCs w:val="24"/>
          </w:rPr>
          <w:t xml:space="preserve"> minimum SNR communication interruption probabilit</w:t>
        </w:r>
        <w:del w:id="3803" w:author="ThinkPad" w:date="2022-06-18T09:34:00Z">
          <w:r w:rsidDel="00EE2D99">
            <w:rPr>
              <w:rFonts w:ascii="Times New Roman" w:eastAsia="宋体" w:hAnsi="Times New Roman" w:cs="Times New Roman"/>
              <w:kern w:val="0"/>
              <w:sz w:val="24"/>
              <w:szCs w:val="24"/>
            </w:rPr>
            <w:delText>y</w:delText>
          </w:r>
        </w:del>
      </w:ins>
      <w:ins w:id="3804" w:author="ThinkPad" w:date="2022-06-18T09:34:00Z">
        <w:r w:rsidR="00EE2D99">
          <w:rPr>
            <w:rFonts w:ascii="Times New Roman" w:eastAsia="宋体" w:hAnsi="Times New Roman" w:cs="Times New Roman"/>
            <w:kern w:val="0"/>
            <w:sz w:val="24"/>
            <w:szCs w:val="24"/>
          </w:rPr>
          <w:t>ies</w:t>
        </w:r>
      </w:ins>
      <w:ins w:id="3805"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3806" w:author="Zhang Li" w:date="2022-06-12T15:02:00Z"/>
          <w:rFonts w:ascii="Times New Roman" w:eastAsia="宋体" w:hAnsi="Times New Roman" w:cs="Times New Roman"/>
          <w:kern w:val="0"/>
          <w:sz w:val="24"/>
          <w:szCs w:val="24"/>
        </w:rPr>
      </w:pPr>
      <w:ins w:id="3807"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3808" w:author="Zhang Li" w:date="2022-06-12T15:02:00Z">
                <w:rPr>
                  <w:rFonts w:ascii="Cambria Math" w:eastAsia="宋体" w:hAnsi="Cambria Math" w:cs="Times New Roman"/>
                  <w:kern w:val="0"/>
                  <w:sz w:val="24"/>
                  <w:szCs w:val="24"/>
                </w:rPr>
              </w:ins>
            </m:ctrlPr>
          </m:dPr>
          <m:e>
            <m:f>
              <m:fPr>
                <m:ctrlPr>
                  <w:ins w:id="3809" w:author="Zhang Li" w:date="2022-06-12T15:02:00Z">
                    <w:rPr>
                      <w:rFonts w:ascii="Cambria Math" w:eastAsia="宋体" w:hAnsi="Cambria Math" w:cs="Times New Roman"/>
                      <w:kern w:val="0"/>
                      <w:sz w:val="24"/>
                      <w:szCs w:val="24"/>
                    </w:rPr>
                  </w:ins>
                </m:ctrlPr>
              </m:fPr>
              <m:num>
                <m:r>
                  <w:ins w:id="3810" w:author="Zhang Li" w:date="2022-06-12T15:02:00Z">
                    <w:rPr>
                      <w:rFonts w:ascii="Cambria Math" w:eastAsia="宋体" w:hAnsi="Cambria Math" w:cs="Times New Roman"/>
                      <w:kern w:val="0"/>
                      <w:sz w:val="24"/>
                      <w:szCs w:val="24"/>
                    </w:rPr>
                    <m:t>N-1</m:t>
                  </w:ins>
                </m:r>
              </m:num>
              <m:den>
                <m:r>
                  <w:ins w:id="3811" w:author="Zhang Li" w:date="2022-06-12T15:02:00Z">
                    <m:rPr>
                      <m:sty m:val="p"/>
                    </m:rPr>
                    <w:rPr>
                      <w:rFonts w:ascii="Cambria Math" w:eastAsia="宋体" w:hAnsi="Cambria Math" w:cs="Times New Roman"/>
                      <w:kern w:val="0"/>
                      <w:sz w:val="24"/>
                      <w:szCs w:val="24"/>
                    </w:rPr>
                    <m:t>2</m:t>
                  </w:ins>
                </m:r>
              </m:den>
            </m:f>
          </m:e>
        </m:d>
      </m:oMath>
      <w:ins w:id="381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3813" w:author="Zhang Li" w:date="2022-06-12T15:02:00Z">
            <w:rPr>
              <w:rFonts w:ascii="Cambria Math" w:eastAsia="宋体" w:hAnsi="Cambria Math" w:cs="Times New Roman"/>
              <w:kern w:val="0"/>
              <w:sz w:val="24"/>
              <w:szCs w:val="24"/>
            </w:rPr>
            <m:t>V</m:t>
          </w:ins>
        </m:r>
      </m:oMath>
      <w:ins w:id="381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3815" w:author="Zhang Li" w:date="2022-06-12T15:02:00Z">
                <w:rPr>
                  <w:rFonts w:ascii="Cambria Math" w:eastAsia="宋体" w:hAnsi="Cambria Math" w:cs="Times New Roman"/>
                  <w:i/>
                  <w:kern w:val="0"/>
                  <w:sz w:val="24"/>
                  <w:szCs w:val="24"/>
                </w:rPr>
              </w:ins>
            </m:ctrlPr>
          </m:sSubPr>
          <m:e>
            <m:r>
              <w:ins w:id="3816" w:author="Zhang Li" w:date="2022-06-12T15:02:00Z">
                <w:rPr>
                  <w:rFonts w:ascii="Cambria Math" w:eastAsia="宋体" w:hAnsi="Cambria Math" w:cs="Times New Roman"/>
                  <w:kern w:val="0"/>
                  <w:sz w:val="24"/>
                  <w:szCs w:val="24"/>
                </w:rPr>
                <m:t>V</m:t>
              </w:ins>
            </m:r>
          </m:e>
          <m:sub>
            <m:r>
              <w:ins w:id="3817" w:author="Zhang Li" w:date="2022-06-12T15:02:00Z">
                <w:rPr>
                  <w:rFonts w:ascii="Cambria Math" w:eastAsia="宋体" w:hAnsi="Cambria Math" w:cs="Times New Roman"/>
                  <w:kern w:val="0"/>
                  <w:sz w:val="24"/>
                  <w:szCs w:val="24"/>
                </w:rPr>
                <m:t>f</m:t>
              </w:ins>
            </m:r>
          </m:sub>
        </m:sSub>
      </m:oMath>
      <w:ins w:id="381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3819"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3820" w:author="ThinkPad" w:date="2022-06-18T09:36:00Z">
          <w:r w:rsidDel="000F68F1">
            <w:rPr>
              <w:rFonts w:ascii="Times New Roman" w:eastAsia="宋体" w:hAnsi="Times New Roman" w:cs="Times New Roman"/>
              <w:kern w:val="0"/>
              <w:sz w:val="24"/>
              <w:szCs w:val="24"/>
            </w:rPr>
            <w:delText>a given</w:delText>
          </w:r>
        </w:del>
      </w:ins>
      <w:ins w:id="3821" w:author="ThinkPad" w:date="2022-06-18T09:36:00Z">
        <w:r w:rsidR="000F68F1">
          <w:rPr>
            <w:rFonts w:ascii="Times New Roman" w:eastAsia="宋体" w:hAnsi="Times New Roman" w:cs="Times New Roman"/>
            <w:kern w:val="0"/>
            <w:sz w:val="24"/>
            <w:szCs w:val="24"/>
          </w:rPr>
          <w:t>that</w:t>
        </w:r>
      </w:ins>
      <w:ins w:id="3822" w:author="Zhang Li" w:date="2022-06-12T15:02:00Z">
        <w:r>
          <w:rPr>
            <w:rFonts w:ascii="Times New Roman" w:eastAsia="宋体" w:hAnsi="Times New Roman" w:cs="Times New Roman"/>
            <w:kern w:val="0"/>
            <w:sz w:val="24"/>
            <w:szCs w:val="24"/>
          </w:rPr>
          <w:t xml:space="preserve"> round. </w:t>
        </w:r>
      </w:ins>
      <w:ins w:id="3823"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3824" w:author="Zhang Li" w:date="2022-06-12T15:02:00Z">
        <w:del w:id="3825" w:author="ThinkPad" w:date="2022-06-18T09:37:00Z">
          <w:r w:rsidDel="005C1D67">
            <w:rPr>
              <w:rFonts w:ascii="Times New Roman" w:eastAsia="宋体" w:hAnsi="Times New Roman" w:cs="Times New Roman"/>
              <w:kern w:val="0"/>
              <w:sz w:val="24"/>
              <w:szCs w:val="24"/>
            </w:rPr>
            <w:delText>We d</w:delText>
          </w:r>
        </w:del>
      </w:ins>
      <w:ins w:id="3826" w:author="ThinkPad" w:date="2022-06-18T09:37:00Z">
        <w:r w:rsidR="005C1D67">
          <w:rPr>
            <w:rFonts w:ascii="Times New Roman" w:eastAsia="宋体" w:hAnsi="Times New Roman" w:cs="Times New Roman"/>
            <w:kern w:val="0"/>
            <w:sz w:val="24"/>
            <w:szCs w:val="24"/>
          </w:rPr>
          <w:t>D</w:t>
        </w:r>
      </w:ins>
      <w:ins w:id="3827" w:author="Zhang Li" w:date="2022-06-12T15:02:00Z">
        <w:r>
          <w:rPr>
            <w:rFonts w:ascii="Times New Roman" w:eastAsia="宋体" w:hAnsi="Times New Roman" w:cs="Times New Roman"/>
            <w:kern w:val="0"/>
            <w:sz w:val="24"/>
            <w:szCs w:val="24"/>
          </w:rPr>
          <w:t xml:space="preserve">enote the </w:t>
        </w:r>
        <w:del w:id="3828" w:author="ThinkPad" w:date="2022-06-18T09:37:00Z">
          <w:r w:rsidDel="005C1D67">
            <w:rPr>
              <w:rFonts w:ascii="Times New Roman" w:eastAsia="宋体" w:hAnsi="Times New Roman" w:cs="Times New Roman" w:hint="eastAsia"/>
              <w:kern w:val="0"/>
              <w:sz w:val="24"/>
              <w:szCs w:val="24"/>
            </w:rPr>
            <w:delText>order</w:delText>
          </w:r>
        </w:del>
      </w:ins>
      <w:ins w:id="3829" w:author="ThinkPad" w:date="2022-06-18T09:37:00Z">
        <w:r w:rsidR="005C1D67">
          <w:rPr>
            <w:rFonts w:ascii="Times New Roman" w:eastAsia="宋体" w:hAnsi="Times New Roman" w:cs="Times New Roman" w:hint="eastAsia"/>
            <w:kern w:val="0"/>
            <w:sz w:val="24"/>
            <w:szCs w:val="24"/>
          </w:rPr>
          <w:t>size</w:t>
        </w:r>
      </w:ins>
      <w:ins w:id="3830" w:author="Zhang Li" w:date="2022-06-12T15:02:00Z">
        <w:r>
          <w:rPr>
            <w:rFonts w:ascii="Times New Roman" w:eastAsia="宋体" w:hAnsi="Times New Roman" w:cs="Times New Roman"/>
            <w:kern w:val="0"/>
            <w:sz w:val="24"/>
            <w:szCs w:val="24"/>
          </w:rPr>
          <w:t xml:space="preserve"> of set </w:t>
        </w:r>
      </w:ins>
      <m:oMath>
        <m:sSub>
          <m:sSubPr>
            <m:ctrlPr>
              <w:ins w:id="3831" w:author="Zhang Li" w:date="2022-06-12T15:02:00Z">
                <w:rPr>
                  <w:rFonts w:ascii="Cambria Math" w:eastAsia="宋体" w:hAnsi="Cambria Math" w:cs="Times New Roman"/>
                  <w:i/>
                  <w:kern w:val="0"/>
                  <w:sz w:val="24"/>
                  <w:szCs w:val="24"/>
                </w:rPr>
              </w:ins>
            </m:ctrlPr>
          </m:sSubPr>
          <m:e>
            <m:r>
              <w:ins w:id="3832" w:author="Zhang Li" w:date="2022-06-12T15:02:00Z">
                <w:rPr>
                  <w:rFonts w:ascii="Cambria Math" w:eastAsia="宋体" w:hAnsi="Cambria Math" w:cs="Times New Roman"/>
                  <w:kern w:val="0"/>
                  <w:sz w:val="24"/>
                  <w:szCs w:val="24"/>
                </w:rPr>
                <m:t>V</m:t>
              </w:ins>
            </m:r>
          </m:e>
          <m:sub>
            <m:r>
              <w:ins w:id="3833" w:author="Zhang Li" w:date="2022-06-12T15:02:00Z">
                <w:rPr>
                  <w:rFonts w:ascii="Cambria Math" w:eastAsia="宋体" w:hAnsi="Cambria Math" w:cs="Times New Roman"/>
                  <w:kern w:val="0"/>
                  <w:sz w:val="24"/>
                  <w:szCs w:val="24"/>
                </w:rPr>
                <m:t>f</m:t>
              </w:ins>
            </m:r>
          </m:sub>
        </m:sSub>
      </m:oMath>
      <w:ins w:id="383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3835" w:author="Zhang Li" w:date="2022-06-12T15:02:00Z">
            <w:rPr>
              <w:rFonts w:ascii="Cambria Math" w:eastAsia="宋体" w:hAnsi="Cambria Math" w:cs="Times New Roman"/>
              <w:kern w:val="0"/>
              <w:sz w:val="24"/>
              <w:szCs w:val="24"/>
            </w:rPr>
            <m:t>f</m:t>
          </w:ins>
        </m:r>
      </m:oMath>
      <w:ins w:id="3836"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3837" w:author="Zhang Li" w:date="2022-06-12T15:02:00Z">
                <w:rPr>
                  <w:rFonts w:ascii="Cambria Math" w:eastAsia="宋体" w:hAnsi="Cambria Math" w:cs="Times New Roman"/>
                  <w:i/>
                  <w:kern w:val="0"/>
                  <w:sz w:val="24"/>
                  <w:szCs w:val="24"/>
                </w:rPr>
              </w:ins>
            </m:ctrlPr>
          </m:dPr>
          <m:e>
            <m:sSub>
              <m:sSubPr>
                <m:ctrlPr>
                  <w:ins w:id="3838" w:author="Zhang Li" w:date="2022-06-12T15:02:00Z">
                    <w:rPr>
                      <w:rFonts w:ascii="Cambria Math" w:eastAsia="宋体" w:hAnsi="Cambria Math" w:cs="Times New Roman"/>
                      <w:i/>
                      <w:kern w:val="0"/>
                      <w:sz w:val="24"/>
                      <w:szCs w:val="24"/>
                    </w:rPr>
                  </w:ins>
                </m:ctrlPr>
              </m:sSubPr>
              <m:e>
                <m:r>
                  <w:ins w:id="3839" w:author="Zhang Li" w:date="2022-06-12T15:02:00Z">
                    <w:rPr>
                      <w:rFonts w:ascii="Cambria Math" w:eastAsia="宋体" w:hAnsi="Cambria Math" w:cs="Times New Roman"/>
                      <w:kern w:val="0"/>
                      <w:sz w:val="24"/>
                      <w:szCs w:val="24"/>
                    </w:rPr>
                    <m:t>V</m:t>
                  </w:ins>
                </m:r>
              </m:e>
              <m:sub>
                <m:r>
                  <w:ins w:id="3840" w:author="Zhang Li" w:date="2022-06-12T15:02:00Z">
                    <w:rPr>
                      <w:rFonts w:ascii="Cambria Math" w:eastAsia="宋体" w:hAnsi="Cambria Math" w:cs="Times New Roman"/>
                      <w:kern w:val="0"/>
                      <w:sz w:val="24"/>
                      <w:szCs w:val="24"/>
                    </w:rPr>
                    <m:t>f</m:t>
                  </w:ins>
                </m:r>
              </m:sub>
            </m:sSub>
          </m:e>
        </m:d>
        <m:r>
          <w:ins w:id="3841" w:author="Zhang Li" w:date="2022-06-12T15:02:00Z">
            <w:rPr>
              <w:rFonts w:ascii="Cambria Math" w:eastAsia="宋体" w:hAnsi="Cambria Math" w:cs="Times New Roman"/>
              <w:kern w:val="0"/>
              <w:sz w:val="24"/>
              <w:szCs w:val="24"/>
            </w:rPr>
            <m:t>=f</m:t>
          </w:ins>
        </m:r>
      </m:oMath>
      <w:ins w:id="3842" w:author="Zhang Li" w:date="2022-06-12T15:02:00Z">
        <w:r>
          <w:rPr>
            <w:rFonts w:ascii="Times New Roman" w:eastAsia="宋体" w:hAnsi="Times New Roman" w:cs="Times New Roman"/>
            <w:kern w:val="0"/>
            <w:sz w:val="24"/>
            <w:szCs w:val="24"/>
          </w:rPr>
          <w:t>. The aggregat</w:t>
        </w:r>
        <w:del w:id="3843" w:author="ThinkPad" w:date="2022-06-18T09:37:00Z">
          <w:r w:rsidDel="005C1D67">
            <w:rPr>
              <w:rFonts w:ascii="Times New Roman" w:eastAsia="宋体" w:hAnsi="Times New Roman" w:cs="Times New Roman"/>
              <w:kern w:val="0"/>
              <w:sz w:val="24"/>
              <w:szCs w:val="24"/>
            </w:rPr>
            <w:delText>ion</w:delText>
          </w:r>
        </w:del>
      </w:ins>
      <w:ins w:id="3844" w:author="ThinkPad" w:date="2022-06-18T09:37:00Z">
        <w:r w:rsidR="005C1D67">
          <w:rPr>
            <w:rFonts w:ascii="Times New Roman" w:eastAsia="宋体" w:hAnsi="Times New Roman" w:cs="Times New Roman"/>
            <w:kern w:val="0"/>
            <w:sz w:val="24"/>
            <w:szCs w:val="24"/>
          </w:rPr>
          <w:t>ed</w:t>
        </w:r>
      </w:ins>
      <w:ins w:id="3845" w:author="Zhang Li" w:date="2022-06-12T15:02:00Z">
        <w:r>
          <w:rPr>
            <w:rFonts w:ascii="Times New Roman" w:eastAsia="宋体" w:hAnsi="Times New Roman" w:cs="Times New Roman"/>
            <w:kern w:val="0"/>
            <w:sz w:val="24"/>
            <w:szCs w:val="24"/>
          </w:rPr>
          <w:t xml:space="preserve"> failure probability of any node </w:t>
        </w:r>
      </w:ins>
      <m:oMath>
        <m:r>
          <w:ins w:id="3846" w:author="Zhang Li" w:date="2022-06-12T15:02:00Z">
            <w:rPr>
              <w:rFonts w:ascii="Cambria Math" w:eastAsia="宋体" w:hAnsi="Cambria Math" w:cs="Times New Roman"/>
              <w:kern w:val="0"/>
              <w:sz w:val="24"/>
              <w:szCs w:val="24"/>
            </w:rPr>
            <m:t>v∈V</m:t>
          </w:ins>
        </m:r>
      </m:oMath>
      <w:ins w:id="3847" w:author="Zhang Li" w:date="2022-06-12T15:02:00Z">
        <w:r>
          <w:rPr>
            <w:rFonts w:ascii="Times New Roman" w:eastAsia="宋体" w:hAnsi="Times New Roman" w:cs="Times New Roman"/>
            <w:kern w:val="0"/>
            <w:sz w:val="24"/>
            <w:szCs w:val="24"/>
          </w:rPr>
          <w:t xml:space="preserve"> due to communication interruption is </w:t>
        </w:r>
        <w:r>
          <w:rPr>
            <w:rFonts w:ascii="Times New Roman" w:eastAsia="宋体" w:hAnsi="Times New Roman" w:cs="Times New Roman"/>
            <w:kern w:val="0"/>
            <w:sz w:val="24"/>
            <w:szCs w:val="24"/>
          </w:rPr>
          <w:lastRenderedPageBreak/>
          <w:t>given as</w:t>
        </w:r>
      </w:ins>
    </w:p>
    <w:p w14:paraId="6ECBBF1F" w14:textId="77777777" w:rsidR="00614FA7" w:rsidRDefault="00601FA1" w:rsidP="00614FA7">
      <w:pPr>
        <w:spacing w:afterLines="100" w:after="312"/>
        <w:rPr>
          <w:ins w:id="3848" w:author="Zhang Li" w:date="2022-06-12T15:02:00Z"/>
          <w:rFonts w:ascii="Times New Roman" w:eastAsia="宋体" w:hAnsi="Times New Roman" w:cs="Times New Roman"/>
          <w:kern w:val="0"/>
          <w:sz w:val="24"/>
          <w:szCs w:val="24"/>
        </w:rPr>
      </w:pPr>
      <m:oMathPara>
        <m:oMath>
          <m:sSub>
            <m:sSubPr>
              <m:ctrlPr>
                <w:ins w:id="3849" w:author="Zhang Li" w:date="2022-06-12T15:02:00Z">
                  <w:rPr>
                    <w:rFonts w:ascii="Cambria Math" w:eastAsia="宋体" w:hAnsi="Cambria Math" w:cs="Times New Roman"/>
                    <w:i/>
                    <w:kern w:val="0"/>
                    <w:sz w:val="24"/>
                    <w:szCs w:val="24"/>
                  </w:rPr>
                </w:ins>
              </m:ctrlPr>
            </m:sSubPr>
            <m:e>
              <m:r>
                <w:ins w:id="3850" w:author="Zhang Li" w:date="2022-06-12T15:02:00Z">
                  <w:rPr>
                    <w:rFonts w:ascii="Cambria Math" w:eastAsia="宋体" w:hAnsi="Cambria Math" w:cs="Times New Roman"/>
                    <w:kern w:val="0"/>
                    <w:sz w:val="24"/>
                    <w:szCs w:val="24"/>
                  </w:rPr>
                  <m:t>p</m:t>
                </w:ins>
              </m:r>
            </m:e>
            <m:sub>
              <m:r>
                <w:ins w:id="3851" w:author="Zhang Li" w:date="2022-06-12T15:02:00Z">
                  <w:rPr>
                    <w:rFonts w:ascii="Cambria Math" w:eastAsia="宋体" w:hAnsi="Cambria Math" w:cs="Times New Roman"/>
                    <w:kern w:val="0"/>
                    <w:sz w:val="24"/>
                    <w:szCs w:val="24"/>
                  </w:rPr>
                  <m:t xml:space="preserve"> Aggr,v</m:t>
                </w:ins>
              </m:r>
            </m:sub>
          </m:sSub>
          <m:r>
            <w:ins w:id="3852" w:author="Zhang Li" w:date="2022-06-12T15:02:00Z">
              <w:rPr>
                <w:rFonts w:ascii="Cambria Math" w:eastAsia="宋体" w:hAnsi="Cambria Math" w:cs="Times New Roman"/>
                <w:kern w:val="0"/>
                <w:sz w:val="24"/>
                <w:szCs w:val="24"/>
              </w:rPr>
              <m:t>=</m:t>
            </w:ins>
          </m:r>
          <m:nary>
            <m:naryPr>
              <m:chr m:val="∑"/>
              <m:ctrlPr>
                <w:ins w:id="3853" w:author="Zhang Li" w:date="2022-06-12T15:02:00Z">
                  <w:rPr>
                    <w:rFonts w:ascii="Cambria Math" w:eastAsia="宋体" w:hAnsi="Cambria Math" w:cs="Times New Roman"/>
                    <w:i/>
                    <w:kern w:val="0"/>
                    <w:sz w:val="24"/>
                    <w:szCs w:val="24"/>
                  </w:rPr>
                </w:ins>
              </m:ctrlPr>
            </m:naryPr>
            <m:sub>
              <m:r>
                <w:ins w:id="3854" w:author="Zhang Li" w:date="2022-06-12T15:02:00Z">
                  <w:rPr>
                    <w:rFonts w:ascii="Cambria Math" w:eastAsia="宋体" w:hAnsi="Cambria Math" w:cs="Times New Roman"/>
                    <w:kern w:val="0"/>
                    <w:sz w:val="24"/>
                    <w:szCs w:val="24"/>
                  </w:rPr>
                  <m:t>f=⌈</m:t>
                </w:ins>
              </m:r>
              <m:f>
                <m:fPr>
                  <m:ctrlPr>
                    <w:ins w:id="3855" w:author="Zhang Li" w:date="2022-06-12T15:02:00Z">
                      <w:rPr>
                        <w:rFonts w:ascii="Cambria Math" w:eastAsia="宋体" w:hAnsi="Cambria Math" w:cs="Times New Roman"/>
                        <w:i/>
                        <w:kern w:val="0"/>
                        <w:sz w:val="24"/>
                        <w:szCs w:val="24"/>
                      </w:rPr>
                    </w:ins>
                  </m:ctrlPr>
                </m:fPr>
                <m:num>
                  <m:r>
                    <w:ins w:id="3856" w:author="Zhang Li" w:date="2022-06-12T15:02:00Z">
                      <w:rPr>
                        <w:rFonts w:ascii="Cambria Math" w:eastAsia="宋体" w:hAnsi="Cambria Math" w:cs="Times New Roman"/>
                        <w:kern w:val="0"/>
                        <w:sz w:val="24"/>
                        <w:szCs w:val="24"/>
                      </w:rPr>
                      <m:t>N-1</m:t>
                    </w:ins>
                  </m:r>
                </m:num>
                <m:den>
                  <m:r>
                    <w:ins w:id="3857" w:author="Zhang Li" w:date="2022-06-12T15:02:00Z">
                      <w:rPr>
                        <w:rFonts w:ascii="Cambria Math" w:eastAsia="宋体" w:hAnsi="Cambria Math" w:cs="Times New Roman"/>
                        <w:kern w:val="0"/>
                        <w:sz w:val="24"/>
                        <w:szCs w:val="24"/>
                      </w:rPr>
                      <m:t>2</m:t>
                    </w:ins>
                  </m:r>
                </m:den>
              </m:f>
              <m:r>
                <w:ins w:id="3858" w:author="Zhang Li" w:date="2022-06-12T15:02:00Z">
                  <w:rPr>
                    <w:rFonts w:ascii="Cambria Math" w:eastAsia="宋体" w:hAnsi="Cambria Math" w:cs="Times New Roman"/>
                    <w:kern w:val="0"/>
                    <w:sz w:val="24"/>
                    <w:szCs w:val="24"/>
                  </w:rPr>
                  <m:t>⌉</m:t>
                </w:ins>
              </m:r>
            </m:sub>
            <m:sup>
              <m:r>
                <w:ins w:id="3859" w:author="Zhang Li" w:date="2022-06-12T15:02:00Z">
                  <w:rPr>
                    <w:rFonts w:ascii="Cambria Math" w:eastAsia="宋体" w:hAnsi="Cambria Math" w:cs="Times New Roman"/>
                    <w:kern w:val="0"/>
                    <w:sz w:val="24"/>
                    <w:szCs w:val="24"/>
                  </w:rPr>
                  <m:t>N-1</m:t>
                </w:ins>
              </m:r>
            </m:sup>
            <m:e>
              <m:nary>
                <m:naryPr>
                  <m:chr m:val="∏"/>
                  <m:supHide m:val="1"/>
                  <m:ctrlPr>
                    <w:ins w:id="3860" w:author="Zhang Li" w:date="2022-06-12T15:02:00Z">
                      <w:rPr>
                        <w:rFonts w:ascii="Cambria Math" w:eastAsia="宋体" w:hAnsi="Cambria Math" w:cs="Times New Roman"/>
                        <w:i/>
                        <w:kern w:val="0"/>
                        <w:sz w:val="24"/>
                        <w:szCs w:val="24"/>
                      </w:rPr>
                    </w:ins>
                  </m:ctrlPr>
                </m:naryPr>
                <m:sub>
                  <m:sSub>
                    <m:sSubPr>
                      <m:ctrlPr>
                        <w:ins w:id="3861" w:author="Zhang Li" w:date="2022-06-12T15:02:00Z">
                          <w:rPr>
                            <w:rFonts w:ascii="Cambria Math" w:eastAsia="宋体" w:hAnsi="Cambria Math" w:cs="Times New Roman"/>
                            <w:i/>
                            <w:kern w:val="0"/>
                            <w:sz w:val="24"/>
                            <w:szCs w:val="24"/>
                          </w:rPr>
                        </w:ins>
                      </m:ctrlPr>
                    </m:sSubPr>
                    <m:e>
                      <m:r>
                        <w:ins w:id="3862" w:author="Zhang Li" w:date="2022-06-12T15:02:00Z">
                          <w:rPr>
                            <w:rFonts w:ascii="Cambria Math" w:eastAsia="宋体" w:hAnsi="Cambria Math" w:cs="Times New Roman"/>
                            <w:kern w:val="0"/>
                            <w:sz w:val="24"/>
                            <w:szCs w:val="24"/>
                          </w:rPr>
                          <m:t>v</m:t>
                        </w:ins>
                      </m:r>
                    </m:e>
                    <m:sub>
                      <m:r>
                        <w:ins w:id="3863" w:author="Zhang Li" w:date="2022-06-12T15:02:00Z">
                          <w:rPr>
                            <w:rFonts w:ascii="Cambria Math" w:eastAsia="宋体" w:hAnsi="Cambria Math" w:cs="Times New Roman"/>
                            <w:kern w:val="0"/>
                            <w:sz w:val="24"/>
                            <w:szCs w:val="24"/>
                          </w:rPr>
                          <m:t>f</m:t>
                        </w:ins>
                      </m:r>
                    </m:sub>
                  </m:sSub>
                  <m:r>
                    <w:ins w:id="3864" w:author="Zhang Li" w:date="2022-06-12T15:02:00Z">
                      <w:rPr>
                        <w:rFonts w:ascii="Cambria Math" w:eastAsia="宋体" w:hAnsi="Cambria Math" w:cs="Times New Roman"/>
                        <w:kern w:val="0"/>
                        <w:sz w:val="24"/>
                        <w:szCs w:val="24"/>
                      </w:rPr>
                      <m:t>∈</m:t>
                    </w:ins>
                  </m:r>
                  <m:sSub>
                    <m:sSubPr>
                      <m:ctrlPr>
                        <w:ins w:id="3865" w:author="Zhang Li" w:date="2022-06-12T15:02:00Z">
                          <w:rPr>
                            <w:rFonts w:ascii="Cambria Math" w:eastAsia="宋体" w:hAnsi="Cambria Math" w:cs="Times New Roman"/>
                            <w:i/>
                            <w:kern w:val="0"/>
                            <w:sz w:val="24"/>
                            <w:szCs w:val="24"/>
                          </w:rPr>
                        </w:ins>
                      </m:ctrlPr>
                    </m:sSubPr>
                    <m:e>
                      <m:r>
                        <w:ins w:id="3866" w:author="Zhang Li" w:date="2022-06-12T15:02:00Z">
                          <w:rPr>
                            <w:rFonts w:ascii="Cambria Math" w:eastAsia="宋体" w:hAnsi="Cambria Math" w:cs="Times New Roman"/>
                            <w:kern w:val="0"/>
                            <w:sz w:val="24"/>
                            <w:szCs w:val="24"/>
                          </w:rPr>
                          <m:t>V</m:t>
                        </w:ins>
                      </m:r>
                    </m:e>
                    <m:sub>
                      <m:r>
                        <w:ins w:id="3867" w:author="Zhang Li" w:date="2022-06-12T15:02:00Z">
                          <w:rPr>
                            <w:rFonts w:ascii="Cambria Math" w:eastAsia="宋体" w:hAnsi="Cambria Math" w:cs="Times New Roman"/>
                            <w:kern w:val="0"/>
                            <w:sz w:val="24"/>
                            <w:szCs w:val="24"/>
                          </w:rPr>
                          <m:t>f</m:t>
                        </w:ins>
                      </m:r>
                    </m:sub>
                  </m:sSub>
                </m:sub>
                <m:sup/>
                <m:e>
                  <m:sSub>
                    <m:sSubPr>
                      <m:ctrlPr>
                        <w:ins w:id="3868" w:author="Zhang Li" w:date="2022-06-12T15:02:00Z">
                          <w:rPr>
                            <w:rFonts w:ascii="Cambria Math" w:eastAsia="宋体" w:hAnsi="Cambria Math" w:cs="Times New Roman"/>
                            <w:i/>
                            <w:kern w:val="0"/>
                            <w:sz w:val="24"/>
                            <w:szCs w:val="24"/>
                          </w:rPr>
                        </w:ins>
                      </m:ctrlPr>
                    </m:sSubPr>
                    <m:e>
                      <m:r>
                        <w:ins w:id="3869" w:author="Zhang Li" w:date="2022-06-12T15:02:00Z">
                          <w:rPr>
                            <w:rFonts w:ascii="Cambria Math" w:eastAsia="宋体" w:hAnsi="Cambria Math" w:cs="Times New Roman"/>
                            <w:kern w:val="0"/>
                            <w:sz w:val="24"/>
                            <w:szCs w:val="24"/>
                          </w:rPr>
                          <m:t>ϵ</m:t>
                        </w:ins>
                      </m:r>
                    </m:e>
                    <m:sub>
                      <m:sSub>
                        <m:sSubPr>
                          <m:ctrlPr>
                            <w:ins w:id="3870" w:author="Zhang Li" w:date="2022-06-12T15:02:00Z">
                              <w:rPr>
                                <w:rFonts w:ascii="Cambria Math" w:eastAsia="宋体" w:hAnsi="Cambria Math" w:cs="Times New Roman"/>
                                <w:i/>
                                <w:kern w:val="0"/>
                                <w:sz w:val="24"/>
                                <w:szCs w:val="24"/>
                              </w:rPr>
                            </w:ins>
                          </m:ctrlPr>
                        </m:sSubPr>
                        <m:e>
                          <m:r>
                            <w:ins w:id="3871" w:author="Zhang Li" w:date="2022-06-12T15:02:00Z">
                              <w:rPr>
                                <w:rFonts w:ascii="Cambria Math" w:eastAsia="宋体" w:hAnsi="Cambria Math" w:cs="Times New Roman"/>
                                <w:kern w:val="0"/>
                                <w:sz w:val="24"/>
                                <w:szCs w:val="24"/>
                              </w:rPr>
                              <m:t>v</m:t>
                            </w:ins>
                          </m:r>
                        </m:e>
                        <m:sub>
                          <m:r>
                            <w:ins w:id="3872" w:author="Zhang Li" w:date="2022-06-12T15:02:00Z">
                              <w:rPr>
                                <w:rFonts w:ascii="Cambria Math" w:eastAsia="宋体" w:hAnsi="Cambria Math" w:cs="Times New Roman"/>
                                <w:kern w:val="0"/>
                                <w:sz w:val="24"/>
                                <w:szCs w:val="24"/>
                              </w:rPr>
                              <m:t>f</m:t>
                            </w:ins>
                          </m:r>
                        </m:sub>
                      </m:sSub>
                      <m:r>
                        <w:ins w:id="3873" w:author="Zhang Li" w:date="2022-06-12T15:02:00Z">
                          <w:rPr>
                            <w:rFonts w:ascii="Cambria Math" w:eastAsia="宋体" w:hAnsi="Cambria Math" w:cs="Times New Roman"/>
                            <w:kern w:val="0"/>
                            <w:sz w:val="24"/>
                            <w:szCs w:val="24"/>
                          </w:rPr>
                          <m:t>,v</m:t>
                        </w:ins>
                      </m:r>
                    </m:sub>
                  </m:sSub>
                </m:e>
              </m:nary>
              <m:nary>
                <m:naryPr>
                  <m:chr m:val="∏"/>
                  <m:supHide m:val="1"/>
                  <m:ctrlPr>
                    <w:ins w:id="3874" w:author="Zhang Li" w:date="2022-06-12T15:02:00Z">
                      <w:rPr>
                        <w:rFonts w:ascii="Cambria Math" w:eastAsia="宋体" w:hAnsi="Cambria Math" w:cs="Times New Roman"/>
                        <w:i/>
                        <w:kern w:val="0"/>
                        <w:sz w:val="24"/>
                        <w:szCs w:val="24"/>
                      </w:rPr>
                    </w:ins>
                  </m:ctrlPr>
                </m:naryPr>
                <m:sub>
                  <m:sSub>
                    <m:sSubPr>
                      <m:ctrlPr>
                        <w:ins w:id="3875" w:author="Zhang Li" w:date="2022-06-12T15:02:00Z">
                          <w:rPr>
                            <w:rFonts w:ascii="Cambria Math" w:eastAsia="宋体" w:hAnsi="Cambria Math" w:cs="Times New Roman"/>
                            <w:i/>
                            <w:kern w:val="0"/>
                            <w:sz w:val="24"/>
                            <w:szCs w:val="24"/>
                          </w:rPr>
                        </w:ins>
                      </m:ctrlPr>
                    </m:sSubPr>
                    <m:e>
                      <m:r>
                        <w:ins w:id="3876" w:author="Zhang Li" w:date="2022-06-12T15:02:00Z">
                          <w:rPr>
                            <w:rFonts w:ascii="Cambria Math" w:eastAsia="宋体" w:hAnsi="Cambria Math" w:cs="Times New Roman"/>
                            <w:kern w:val="0"/>
                            <w:sz w:val="24"/>
                            <w:szCs w:val="24"/>
                          </w:rPr>
                          <m:t>v</m:t>
                        </w:ins>
                      </m:r>
                    </m:e>
                    <m:sub>
                      <m:r>
                        <w:ins w:id="3877" w:author="Zhang Li" w:date="2022-06-12T15:02:00Z">
                          <w:rPr>
                            <w:rFonts w:ascii="Cambria Math" w:eastAsia="宋体" w:hAnsi="Cambria Math" w:cs="Times New Roman"/>
                            <w:kern w:val="0"/>
                            <w:sz w:val="24"/>
                            <w:szCs w:val="24"/>
                          </w:rPr>
                          <m:t>h</m:t>
                        </w:ins>
                      </m:r>
                    </m:sub>
                  </m:sSub>
                  <m:r>
                    <w:ins w:id="3878" w:author="Zhang Li" w:date="2022-06-12T15:02:00Z">
                      <w:rPr>
                        <w:rFonts w:ascii="Cambria Math" w:eastAsia="宋体" w:hAnsi="Cambria Math" w:cs="Times New Roman"/>
                        <w:kern w:val="0"/>
                        <w:sz w:val="24"/>
                        <w:szCs w:val="24"/>
                      </w:rPr>
                      <m:t>∈</m:t>
                    </w:ins>
                  </m:r>
                  <m:r>
                    <w:ins w:id="3879" w:author="Zhang Li" w:date="2022-06-12T15:02:00Z">
                      <w:rPr>
                        <w:rFonts w:ascii="Cambria Math" w:eastAsia="宋体" w:hAnsi="Cambria Math" w:cs="Times New Roman" w:hint="eastAsia"/>
                        <w:kern w:val="0"/>
                        <w:sz w:val="24"/>
                        <w:szCs w:val="24"/>
                      </w:rPr>
                      <m:t>V</m:t>
                    </w:ins>
                  </m:r>
                  <m:r>
                    <w:ins w:id="3880" w:author="Zhang Li" w:date="2022-06-12T15:02:00Z">
                      <w:rPr>
                        <w:rFonts w:ascii="Cambria Math" w:eastAsia="宋体" w:hAnsi="Cambria Math" w:cs="Times New Roman"/>
                        <w:kern w:val="0"/>
                        <w:sz w:val="24"/>
                        <w:szCs w:val="24"/>
                      </w:rPr>
                      <m:t>∖</m:t>
                    </w:ins>
                  </m:r>
                  <m:sSub>
                    <m:sSubPr>
                      <m:ctrlPr>
                        <w:ins w:id="3881" w:author="Zhang Li" w:date="2022-06-12T15:02:00Z">
                          <w:rPr>
                            <w:rFonts w:ascii="Cambria Math" w:eastAsia="宋体" w:hAnsi="Cambria Math" w:cs="Times New Roman"/>
                            <w:i/>
                            <w:kern w:val="0"/>
                            <w:sz w:val="24"/>
                            <w:szCs w:val="24"/>
                          </w:rPr>
                        </w:ins>
                      </m:ctrlPr>
                    </m:sSubPr>
                    <m:e>
                      <m:r>
                        <w:ins w:id="3882" w:author="Zhang Li" w:date="2022-06-12T15:02:00Z">
                          <w:rPr>
                            <w:rFonts w:ascii="Cambria Math" w:eastAsia="宋体" w:hAnsi="Cambria Math" w:cs="Times New Roman"/>
                            <w:kern w:val="0"/>
                            <w:sz w:val="24"/>
                            <w:szCs w:val="24"/>
                          </w:rPr>
                          <m:t>V</m:t>
                        </w:ins>
                      </m:r>
                    </m:e>
                    <m:sub>
                      <m:r>
                        <w:ins w:id="3883" w:author="Zhang Li" w:date="2022-06-12T15:02:00Z">
                          <w:rPr>
                            <w:rFonts w:ascii="Cambria Math" w:eastAsia="宋体" w:hAnsi="Cambria Math" w:cs="Times New Roman"/>
                            <w:kern w:val="0"/>
                            <w:sz w:val="24"/>
                            <w:szCs w:val="24"/>
                          </w:rPr>
                          <m:t>f</m:t>
                        </w:ins>
                      </m:r>
                    </m:sub>
                  </m:sSub>
                </m:sub>
                <m:sup/>
                <m:e>
                  <m:d>
                    <m:dPr>
                      <m:begChr m:val="["/>
                      <m:endChr m:val="]"/>
                      <m:ctrlPr>
                        <w:ins w:id="3884" w:author="Zhang Li" w:date="2022-06-12T15:02:00Z">
                          <w:rPr>
                            <w:rFonts w:ascii="Cambria Math" w:eastAsia="宋体" w:hAnsi="Cambria Math" w:cs="Times New Roman"/>
                            <w:i/>
                            <w:kern w:val="0"/>
                            <w:sz w:val="24"/>
                            <w:szCs w:val="24"/>
                          </w:rPr>
                        </w:ins>
                      </m:ctrlPr>
                    </m:dPr>
                    <m:e>
                      <m:r>
                        <w:ins w:id="3885" w:author="Zhang Li" w:date="2022-06-12T15:02:00Z">
                          <w:rPr>
                            <w:rFonts w:ascii="Cambria Math" w:eastAsia="宋体" w:hAnsi="Cambria Math" w:cs="Times New Roman"/>
                            <w:kern w:val="0"/>
                            <w:sz w:val="24"/>
                            <w:szCs w:val="24"/>
                          </w:rPr>
                          <m:t>1-</m:t>
                        </w:ins>
                      </m:r>
                      <m:sSub>
                        <m:sSubPr>
                          <m:ctrlPr>
                            <w:ins w:id="3886" w:author="Zhang Li" w:date="2022-06-12T15:02:00Z">
                              <w:rPr>
                                <w:rFonts w:ascii="Cambria Math" w:eastAsia="宋体" w:hAnsi="Cambria Math" w:cs="Times New Roman"/>
                                <w:i/>
                                <w:kern w:val="0"/>
                                <w:sz w:val="24"/>
                                <w:szCs w:val="24"/>
                              </w:rPr>
                            </w:ins>
                          </m:ctrlPr>
                        </m:sSubPr>
                        <m:e>
                          <m:r>
                            <w:ins w:id="3887" w:author="Zhang Li" w:date="2022-06-12T15:02:00Z">
                              <w:rPr>
                                <w:rFonts w:ascii="Cambria Math" w:eastAsia="宋体" w:hAnsi="Cambria Math" w:cs="Times New Roman"/>
                                <w:kern w:val="0"/>
                                <w:sz w:val="24"/>
                                <w:szCs w:val="24"/>
                              </w:rPr>
                              <m:t>ϵ</m:t>
                            </w:ins>
                          </m:r>
                        </m:e>
                        <m:sub>
                          <m:r>
                            <w:ins w:id="3888"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3889" w:author="Zhang Li" w:date="2022-06-12T15:02:00Z"/>
          <w:rFonts w:ascii="Times New Roman" w:eastAsia="宋体" w:hAnsi="Times New Roman" w:cs="Times New Roman"/>
          <w:kern w:val="0"/>
          <w:sz w:val="24"/>
          <w:szCs w:val="24"/>
        </w:rPr>
      </w:pPr>
      <w:ins w:id="3890" w:author="Zhang Li" w:date="2022-06-12T15:02:00Z">
        <w:r>
          <w:rPr>
            <w:rFonts w:ascii="Times New Roman" w:eastAsia="宋体" w:hAnsi="Times New Roman" w:cs="Times New Roman"/>
            <w:kern w:val="0"/>
            <w:sz w:val="24"/>
            <w:szCs w:val="24"/>
          </w:rPr>
          <w:t xml:space="preserve">where </w:t>
        </w:r>
      </w:ins>
      <m:oMath>
        <m:sSub>
          <m:sSubPr>
            <m:ctrlPr>
              <w:ins w:id="3891" w:author="Zhang Li" w:date="2022-06-12T15:02:00Z">
                <w:rPr>
                  <w:rFonts w:ascii="Cambria Math" w:eastAsia="宋体" w:hAnsi="Cambria Math" w:cs="Times New Roman"/>
                  <w:i/>
                  <w:kern w:val="0"/>
                  <w:sz w:val="24"/>
                  <w:szCs w:val="24"/>
                </w:rPr>
              </w:ins>
            </m:ctrlPr>
          </m:sSubPr>
          <m:e>
            <m:r>
              <w:ins w:id="3892" w:author="Zhang Li" w:date="2022-06-12T15:02:00Z">
                <w:rPr>
                  <w:rFonts w:ascii="Cambria Math" w:eastAsia="宋体" w:hAnsi="Cambria Math" w:cs="Times New Roman"/>
                  <w:kern w:val="0"/>
                  <w:sz w:val="24"/>
                  <w:szCs w:val="24"/>
                </w:rPr>
                <m:t>ϵ</m:t>
              </w:ins>
            </m:r>
          </m:e>
          <m:sub>
            <m:r>
              <w:ins w:id="3893" w:author="Zhang Li" w:date="2022-06-12T15:02:00Z">
                <w:rPr>
                  <w:rFonts w:ascii="Cambria Math" w:eastAsia="宋体" w:hAnsi="Cambria Math" w:cs="Times New Roman"/>
                  <w:kern w:val="0"/>
                  <w:sz w:val="24"/>
                  <w:szCs w:val="24"/>
                </w:rPr>
                <m:t>u,v</m:t>
              </w:ins>
            </m:r>
          </m:sub>
        </m:sSub>
        <m:r>
          <w:ins w:id="3894" w:author="Zhang Li" w:date="2022-06-12T15:02:00Z">
            <w:rPr>
              <w:rFonts w:ascii="Cambria Math" w:eastAsia="宋体" w:hAnsi="Cambria Math" w:cs="Times New Roman"/>
              <w:kern w:val="0"/>
              <w:sz w:val="24"/>
              <w:szCs w:val="24"/>
            </w:rPr>
            <m:t>=1-</m:t>
          </w:ins>
        </m:r>
        <m:sSup>
          <m:sSupPr>
            <m:ctrlPr>
              <w:ins w:id="3895" w:author="Zhang Li" w:date="2022-06-12T15:02:00Z">
                <w:rPr>
                  <w:rFonts w:ascii="Cambria Math" w:eastAsia="宋体" w:hAnsi="Cambria Math" w:cs="Times New Roman"/>
                  <w:i/>
                  <w:kern w:val="0"/>
                  <w:sz w:val="24"/>
                  <w:szCs w:val="24"/>
                </w:rPr>
              </w:ins>
            </m:ctrlPr>
          </m:sSupPr>
          <m:e>
            <m:r>
              <w:ins w:id="3896" w:author="Zhang Li" w:date="2022-06-12T15:02:00Z">
                <w:rPr>
                  <w:rFonts w:ascii="Cambria Math" w:eastAsia="宋体" w:hAnsi="Cambria Math" w:cs="Times New Roman"/>
                  <w:kern w:val="0"/>
                  <w:sz w:val="24"/>
                  <w:szCs w:val="24"/>
                </w:rPr>
                <m:t>e</m:t>
              </w:ins>
            </m:r>
          </m:e>
          <m:sup>
            <m:r>
              <w:ins w:id="3897" w:author="Zhang Li" w:date="2022-06-12T15:02:00Z">
                <w:rPr>
                  <w:rFonts w:ascii="Cambria Math" w:eastAsia="宋体" w:hAnsi="Cambria Math" w:cs="Times New Roman"/>
                  <w:kern w:val="0"/>
                  <w:sz w:val="24"/>
                  <w:szCs w:val="24"/>
                </w:rPr>
                <m:t>-</m:t>
              </w:ins>
            </m:r>
            <m:sSup>
              <m:sSupPr>
                <m:ctrlPr>
                  <w:ins w:id="3898" w:author="Zhang Li" w:date="2022-06-12T15:02:00Z">
                    <w:rPr>
                      <w:rFonts w:ascii="Cambria Math" w:eastAsia="宋体" w:hAnsi="Cambria Math" w:cs="Times New Roman"/>
                      <w:i/>
                      <w:kern w:val="0"/>
                      <w:sz w:val="24"/>
                      <w:szCs w:val="24"/>
                    </w:rPr>
                  </w:ins>
                </m:ctrlPr>
              </m:sSupPr>
              <m:e>
                <m:r>
                  <w:ins w:id="3899" w:author="Zhang Li" w:date="2022-06-12T15:02:00Z">
                    <w:rPr>
                      <w:rFonts w:ascii="Cambria Math" w:eastAsia="宋体" w:hAnsi="Cambria Math" w:cs="Times New Roman"/>
                      <w:kern w:val="0"/>
                      <w:sz w:val="24"/>
                      <w:szCs w:val="24"/>
                    </w:rPr>
                    <m:t>10</m:t>
                  </w:ins>
                </m:r>
              </m:e>
              <m:sup>
                <m:f>
                  <m:fPr>
                    <m:ctrlPr>
                      <w:ins w:id="3900" w:author="Zhang Li" w:date="2022-06-12T15:02:00Z">
                        <w:rPr>
                          <w:rFonts w:ascii="Cambria Math" w:eastAsia="宋体" w:hAnsi="Cambria Math" w:cs="Times New Roman"/>
                          <w:i/>
                          <w:kern w:val="0"/>
                          <w:sz w:val="24"/>
                          <w:szCs w:val="24"/>
                        </w:rPr>
                      </w:ins>
                    </m:ctrlPr>
                  </m:fPr>
                  <m:num>
                    <m:r>
                      <w:ins w:id="3901" w:author="Zhang Li" w:date="2022-06-12T15:02:00Z">
                        <w:rPr>
                          <w:rFonts w:ascii="Cambria Math" w:eastAsia="宋体" w:hAnsi="Cambria Math" w:cs="Times New Roman"/>
                          <w:kern w:val="0"/>
                          <w:sz w:val="24"/>
                          <w:szCs w:val="24"/>
                        </w:rPr>
                        <m:t xml:space="preserve"> P</m:t>
                      </w:ins>
                    </m:r>
                    <m:sSub>
                      <m:sSubPr>
                        <m:ctrlPr>
                          <w:ins w:id="3902" w:author="Zhang Li" w:date="2022-06-12T15:02:00Z">
                            <w:rPr>
                              <w:rFonts w:ascii="Cambria Math" w:eastAsia="宋体" w:hAnsi="Cambria Math" w:cs="Times New Roman"/>
                              <w:i/>
                              <w:kern w:val="0"/>
                              <w:sz w:val="24"/>
                              <w:szCs w:val="24"/>
                            </w:rPr>
                          </w:ins>
                        </m:ctrlPr>
                      </m:sSubPr>
                      <m:e>
                        <m:r>
                          <w:ins w:id="3903" w:author="Zhang Li" w:date="2022-06-12T15:02:00Z">
                            <w:rPr>
                              <w:rFonts w:ascii="Cambria Math" w:eastAsia="宋体" w:hAnsi="Cambria Math" w:cs="Times New Roman"/>
                              <w:kern w:val="0"/>
                              <w:sz w:val="24"/>
                              <w:szCs w:val="24"/>
                            </w:rPr>
                            <m:t>L</m:t>
                          </w:ins>
                        </m:r>
                      </m:e>
                      <m:sub>
                        <m:r>
                          <w:ins w:id="3904" w:author="Zhang Li" w:date="2022-06-12T15:02:00Z">
                            <w:rPr>
                              <w:rFonts w:ascii="Cambria Math" w:eastAsia="宋体" w:hAnsi="Cambria Math" w:cs="Times New Roman"/>
                              <w:kern w:val="0"/>
                              <w:sz w:val="24"/>
                              <w:szCs w:val="24"/>
                            </w:rPr>
                            <m:t>dB</m:t>
                          </w:ins>
                        </m:r>
                      </m:sub>
                    </m:sSub>
                    <m:d>
                      <m:dPr>
                        <m:ctrlPr>
                          <w:ins w:id="3905" w:author="Zhang Li" w:date="2022-06-12T15:02:00Z">
                            <w:rPr>
                              <w:rFonts w:ascii="Cambria Math" w:eastAsia="宋体" w:hAnsi="Cambria Math" w:cs="Times New Roman"/>
                              <w:i/>
                              <w:kern w:val="0"/>
                              <w:sz w:val="24"/>
                              <w:szCs w:val="24"/>
                            </w:rPr>
                          </w:ins>
                        </m:ctrlPr>
                      </m:dPr>
                      <m:e>
                        <m:sSub>
                          <m:sSubPr>
                            <m:ctrlPr>
                              <w:ins w:id="3906" w:author="Zhang Li" w:date="2022-06-12T15:02:00Z">
                                <w:rPr>
                                  <w:rFonts w:ascii="Cambria Math" w:eastAsia="宋体" w:hAnsi="Cambria Math" w:cs="Times New Roman"/>
                                  <w:i/>
                                  <w:kern w:val="0"/>
                                  <w:sz w:val="24"/>
                                  <w:szCs w:val="24"/>
                                </w:rPr>
                              </w:ins>
                            </m:ctrlPr>
                          </m:sSubPr>
                          <m:e>
                            <m:r>
                              <w:ins w:id="3907" w:author="Zhang Li" w:date="2022-06-12T15:02:00Z">
                                <w:rPr>
                                  <w:rFonts w:ascii="Cambria Math" w:eastAsia="宋体" w:hAnsi="Cambria Math" w:cs="Times New Roman"/>
                                  <w:kern w:val="0"/>
                                  <w:sz w:val="24"/>
                                  <w:szCs w:val="24"/>
                                </w:rPr>
                                <m:t>d</m:t>
                              </w:ins>
                            </m:r>
                          </m:e>
                          <m:sub>
                            <m:r>
                              <w:ins w:id="3908" w:author="Zhang Li" w:date="2022-06-12T15:02:00Z">
                                <w:rPr>
                                  <w:rFonts w:ascii="Cambria Math" w:eastAsia="宋体" w:hAnsi="Cambria Math" w:cs="Times New Roman"/>
                                  <w:kern w:val="0"/>
                                  <w:sz w:val="24"/>
                                  <w:szCs w:val="24"/>
                                </w:rPr>
                                <m:t>0</m:t>
                              </w:ins>
                            </m:r>
                          </m:sub>
                        </m:sSub>
                      </m:e>
                    </m:d>
                  </m:num>
                  <m:den>
                    <m:r>
                      <w:ins w:id="3909" w:author="Zhang Li" w:date="2022-06-12T15:02:00Z">
                        <w:rPr>
                          <w:rFonts w:ascii="Cambria Math" w:eastAsia="宋体" w:hAnsi="Cambria Math" w:cs="Times New Roman"/>
                          <w:kern w:val="0"/>
                          <w:sz w:val="24"/>
                          <w:szCs w:val="24"/>
                        </w:rPr>
                        <m:t>10</m:t>
                      </w:ins>
                    </m:r>
                  </m:den>
                </m:f>
              </m:sup>
            </m:sSup>
            <m:r>
              <w:ins w:id="3910" w:author="Zhang Li" w:date="2022-06-12T15:02:00Z">
                <w:rPr>
                  <w:rFonts w:ascii="Cambria Math" w:eastAsia="宋体" w:hAnsi="Cambria Math" w:cs="Times New Roman"/>
                  <w:kern w:val="0"/>
                  <w:sz w:val="24"/>
                  <w:szCs w:val="24"/>
                </w:rPr>
                <m:t>⋅</m:t>
              </w:ins>
            </m:r>
            <m:f>
              <m:fPr>
                <m:ctrlPr>
                  <w:ins w:id="3911" w:author="Zhang Li" w:date="2022-06-12T15:02:00Z">
                    <w:rPr>
                      <w:rFonts w:ascii="Cambria Math" w:eastAsia="宋体" w:hAnsi="Cambria Math" w:cs="Times New Roman"/>
                      <w:i/>
                      <w:kern w:val="0"/>
                      <w:sz w:val="24"/>
                      <w:szCs w:val="24"/>
                    </w:rPr>
                  </w:ins>
                </m:ctrlPr>
              </m:fPr>
              <m:num>
                <m:r>
                  <w:ins w:id="3912" w:author="Zhang Li" w:date="2022-06-12T15:02:00Z">
                    <w:rPr>
                      <w:rFonts w:ascii="Cambria Math" w:eastAsia="宋体" w:hAnsi="Cambria Math" w:cs="Times New Roman"/>
                      <w:kern w:val="0"/>
                      <w:sz w:val="24"/>
                      <w:szCs w:val="24"/>
                    </w:rPr>
                    <m:t>β</m:t>
                  </w:ins>
                </m:r>
                <m:sSub>
                  <m:sSubPr>
                    <m:ctrlPr>
                      <w:ins w:id="3913" w:author="Zhang Li" w:date="2022-06-12T15:02:00Z">
                        <w:rPr>
                          <w:rFonts w:ascii="Cambria Math" w:eastAsia="宋体" w:hAnsi="Cambria Math" w:cs="Times New Roman"/>
                          <w:i/>
                          <w:kern w:val="0"/>
                          <w:sz w:val="24"/>
                          <w:szCs w:val="24"/>
                        </w:rPr>
                      </w:ins>
                    </m:ctrlPr>
                  </m:sSubPr>
                  <m:e>
                    <m:r>
                      <w:ins w:id="3914" w:author="Zhang Li" w:date="2022-06-12T15:02:00Z">
                        <w:rPr>
                          <w:rFonts w:ascii="Cambria Math" w:eastAsia="宋体" w:hAnsi="Cambria Math" w:cs="Times New Roman"/>
                          <w:kern w:val="0"/>
                          <w:sz w:val="24"/>
                          <w:szCs w:val="24"/>
                        </w:rPr>
                        <m:t>P</m:t>
                      </w:ins>
                    </m:r>
                  </m:e>
                  <m:sub>
                    <m:r>
                      <w:ins w:id="3915" w:author="Zhang Li" w:date="2022-06-12T15:02:00Z">
                        <w:rPr>
                          <w:rFonts w:ascii="Cambria Math" w:eastAsia="宋体" w:hAnsi="Cambria Math" w:cs="Times New Roman"/>
                          <w:kern w:val="0"/>
                          <w:sz w:val="24"/>
                          <w:szCs w:val="24"/>
                        </w:rPr>
                        <m:t>n</m:t>
                      </w:ins>
                    </m:r>
                  </m:sub>
                </m:sSub>
              </m:num>
              <m:den>
                <m:sSub>
                  <m:sSubPr>
                    <m:ctrlPr>
                      <w:ins w:id="3916" w:author="Zhang Li" w:date="2022-06-12T15:02:00Z">
                        <w:rPr>
                          <w:rFonts w:ascii="Cambria Math" w:eastAsia="宋体" w:hAnsi="Cambria Math" w:cs="Times New Roman"/>
                          <w:i/>
                          <w:kern w:val="0"/>
                          <w:sz w:val="24"/>
                          <w:szCs w:val="24"/>
                        </w:rPr>
                      </w:ins>
                    </m:ctrlPr>
                  </m:sSubPr>
                  <m:e>
                    <m:r>
                      <w:ins w:id="3917" w:author="Zhang Li" w:date="2022-06-12T15:02:00Z">
                        <w:rPr>
                          <w:rFonts w:ascii="Cambria Math" w:eastAsia="宋体" w:hAnsi="Cambria Math" w:cs="Times New Roman"/>
                          <w:kern w:val="0"/>
                          <w:sz w:val="24"/>
                          <w:szCs w:val="24"/>
                        </w:rPr>
                        <m:t>P</m:t>
                      </w:ins>
                    </m:r>
                  </m:e>
                  <m:sub>
                    <m:r>
                      <w:ins w:id="3918" w:author="Zhang Li" w:date="2022-06-12T15:02:00Z">
                        <w:rPr>
                          <w:rFonts w:ascii="Cambria Math" w:eastAsia="宋体" w:hAnsi="Cambria Math" w:cs="Times New Roman"/>
                          <w:kern w:val="0"/>
                          <w:sz w:val="24"/>
                          <w:szCs w:val="24"/>
                        </w:rPr>
                        <m:t>t</m:t>
                      </w:ins>
                    </m:r>
                  </m:sub>
                </m:sSub>
              </m:den>
            </m:f>
            <m:r>
              <w:ins w:id="3919" w:author="Zhang Li" w:date="2022-06-12T15:02:00Z">
                <w:rPr>
                  <w:rFonts w:ascii="Cambria Math" w:eastAsia="宋体" w:hAnsi="Cambria Math" w:cs="Times New Roman"/>
                  <w:kern w:val="0"/>
                  <w:sz w:val="24"/>
                  <w:szCs w:val="24"/>
                </w:rPr>
                <m:t>⋅</m:t>
              </w:ins>
            </m:r>
            <m:sSup>
              <m:sSupPr>
                <m:ctrlPr>
                  <w:ins w:id="3920" w:author="Zhang Li" w:date="2022-06-12T15:02:00Z">
                    <w:rPr>
                      <w:rFonts w:ascii="Cambria Math" w:eastAsia="宋体" w:hAnsi="Cambria Math" w:cs="Times New Roman"/>
                      <w:i/>
                      <w:kern w:val="0"/>
                      <w:sz w:val="24"/>
                      <w:szCs w:val="24"/>
                    </w:rPr>
                  </w:ins>
                </m:ctrlPr>
              </m:sSupPr>
              <m:e>
                <m:d>
                  <m:dPr>
                    <m:ctrlPr>
                      <w:ins w:id="3921" w:author="Zhang Li" w:date="2022-06-12T15:02:00Z">
                        <w:rPr>
                          <w:rFonts w:ascii="Cambria Math" w:eastAsia="宋体" w:hAnsi="Cambria Math" w:cs="Times New Roman"/>
                          <w:i/>
                          <w:kern w:val="0"/>
                          <w:sz w:val="24"/>
                          <w:szCs w:val="24"/>
                        </w:rPr>
                      </w:ins>
                    </m:ctrlPr>
                  </m:dPr>
                  <m:e>
                    <m:f>
                      <m:fPr>
                        <m:ctrlPr>
                          <w:ins w:id="3922" w:author="Zhang Li" w:date="2022-06-12T15:02:00Z">
                            <w:rPr>
                              <w:rFonts w:ascii="Cambria Math" w:eastAsia="宋体" w:hAnsi="Cambria Math" w:cs="Times New Roman"/>
                              <w:i/>
                              <w:kern w:val="0"/>
                              <w:sz w:val="24"/>
                              <w:szCs w:val="24"/>
                            </w:rPr>
                          </w:ins>
                        </m:ctrlPr>
                      </m:fPr>
                      <m:num>
                        <m:sSub>
                          <m:sSubPr>
                            <m:ctrlPr>
                              <w:ins w:id="3923" w:author="Zhang Li" w:date="2022-06-12T15:02:00Z">
                                <w:rPr>
                                  <w:rFonts w:ascii="Cambria Math" w:eastAsia="宋体" w:hAnsi="Cambria Math" w:cs="Times New Roman"/>
                                  <w:i/>
                                  <w:kern w:val="0"/>
                                  <w:sz w:val="24"/>
                                  <w:szCs w:val="24"/>
                                </w:rPr>
                              </w:ins>
                            </m:ctrlPr>
                          </m:sSubPr>
                          <m:e>
                            <m:r>
                              <w:ins w:id="3924" w:author="Zhang Li" w:date="2022-06-12T15:02:00Z">
                                <w:rPr>
                                  <w:rFonts w:ascii="Cambria Math" w:eastAsia="宋体" w:hAnsi="Cambria Math" w:cs="Times New Roman"/>
                                  <w:kern w:val="0"/>
                                  <w:sz w:val="24"/>
                                  <w:szCs w:val="24"/>
                                </w:rPr>
                                <m:t>d</m:t>
                              </w:ins>
                            </m:r>
                          </m:e>
                          <m:sub>
                            <m:r>
                              <w:ins w:id="3925" w:author="Zhang Li" w:date="2022-06-12T15:02:00Z">
                                <w:rPr>
                                  <w:rFonts w:ascii="Cambria Math" w:eastAsia="宋体" w:hAnsi="Cambria Math" w:cs="Times New Roman"/>
                                  <w:kern w:val="0"/>
                                  <w:sz w:val="24"/>
                                  <w:szCs w:val="24"/>
                                </w:rPr>
                                <m:t>u,v</m:t>
                              </w:ins>
                            </m:r>
                          </m:sub>
                        </m:sSub>
                      </m:num>
                      <m:den>
                        <m:sSub>
                          <m:sSubPr>
                            <m:ctrlPr>
                              <w:ins w:id="3926" w:author="Zhang Li" w:date="2022-06-12T15:02:00Z">
                                <w:rPr>
                                  <w:rFonts w:ascii="Cambria Math" w:eastAsia="宋体" w:hAnsi="Cambria Math" w:cs="Times New Roman"/>
                                  <w:i/>
                                  <w:kern w:val="0"/>
                                  <w:sz w:val="24"/>
                                  <w:szCs w:val="24"/>
                                </w:rPr>
                              </w:ins>
                            </m:ctrlPr>
                          </m:sSubPr>
                          <m:e>
                            <m:r>
                              <w:ins w:id="3927" w:author="Zhang Li" w:date="2022-06-12T15:02:00Z">
                                <w:rPr>
                                  <w:rFonts w:ascii="Cambria Math" w:eastAsia="宋体" w:hAnsi="Cambria Math" w:cs="Times New Roman"/>
                                  <w:kern w:val="0"/>
                                  <w:sz w:val="24"/>
                                  <w:szCs w:val="24"/>
                                </w:rPr>
                                <m:t>d</m:t>
                              </w:ins>
                            </m:r>
                          </m:e>
                          <m:sub>
                            <m:r>
                              <w:ins w:id="3928" w:author="Zhang Li" w:date="2022-06-12T15:02:00Z">
                                <w:rPr>
                                  <w:rFonts w:ascii="Cambria Math" w:eastAsia="宋体" w:hAnsi="Cambria Math" w:cs="Times New Roman"/>
                                  <w:kern w:val="0"/>
                                  <w:sz w:val="24"/>
                                  <w:szCs w:val="24"/>
                                </w:rPr>
                                <m:t>0</m:t>
                              </w:ins>
                            </m:r>
                          </m:sub>
                        </m:sSub>
                      </m:den>
                    </m:f>
                  </m:e>
                </m:d>
              </m:e>
              <m:sup>
                <m:r>
                  <w:ins w:id="3929" w:author="Zhang Li" w:date="2022-06-12T15:02:00Z">
                    <w:rPr>
                      <w:rFonts w:ascii="Cambria Math" w:eastAsia="宋体" w:hAnsi="Cambria Math" w:cs="Times New Roman"/>
                      <w:kern w:val="0"/>
                      <w:sz w:val="24"/>
                      <w:szCs w:val="24"/>
                    </w:rPr>
                    <m:t>α</m:t>
                  </w:ins>
                </m:r>
              </m:sup>
            </m:sSup>
          </m:sup>
        </m:sSup>
      </m:oMath>
      <w:ins w:id="3930"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3931" w:author="Zhang Li" w:date="2022-06-12T15:02:00Z">
            <w:rPr>
              <w:rFonts w:ascii="Cambria Math" w:eastAsia="宋体" w:hAnsi="Cambria Math" w:cs="Times New Roman"/>
              <w:kern w:val="0"/>
              <w:sz w:val="24"/>
              <w:szCs w:val="24"/>
            </w:rPr>
            <m:t>u</m:t>
          </w:ins>
        </m:r>
      </m:oMath>
      <w:ins w:id="393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3933" w:author="Zhang Li" w:date="2022-06-12T15:02:00Z">
            <w:rPr>
              <w:rFonts w:ascii="Cambria Math" w:eastAsia="宋体" w:hAnsi="Cambria Math" w:cs="Times New Roman"/>
              <w:kern w:val="0"/>
              <w:sz w:val="24"/>
              <w:szCs w:val="24"/>
            </w:rPr>
            <m:t>v</m:t>
          </w:ins>
        </m:r>
      </m:oMath>
      <w:ins w:id="3934"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3935" w:author="Zhang Li" w:date="2022-06-12T15:02:00Z"/>
          <w:rFonts w:ascii="Times New Roman" w:eastAsia="宋体" w:hAnsi="Times New Roman" w:cs="Times New Roman"/>
          <w:kern w:val="0"/>
          <w:sz w:val="24"/>
          <w:szCs w:val="24"/>
        </w:rPr>
      </w:pPr>
      <w:ins w:id="3936" w:author="Zhang Li" w:date="2022-06-12T15:02:00Z">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ins>
      <w:ins w:id="3937" w:author="ThinkPad" w:date="2022-06-18T09:39:00Z">
        <w:r w:rsidR="005C1D67">
          <w:rPr>
            <w:rFonts w:ascii="Times New Roman" w:eastAsia="宋体" w:hAnsi="Times New Roman" w:cs="Times New Roman"/>
            <w:kern w:val="0"/>
            <w:sz w:val="24"/>
            <w:szCs w:val="24"/>
          </w:rPr>
          <w:t xml:space="preserve">does </w:t>
        </w:r>
      </w:ins>
      <w:ins w:id="3938" w:author="Zhang Li" w:date="2022-06-12T15:02:00Z">
        <w:r>
          <w:rPr>
            <w:rFonts w:ascii="Times New Roman" w:eastAsia="宋体" w:hAnsi="Times New Roman" w:cs="Times New Roman"/>
            <w:kern w:val="0"/>
            <w:sz w:val="24"/>
            <w:szCs w:val="24"/>
          </w:rPr>
          <w:t>not rel</w:t>
        </w:r>
        <w:del w:id="3939" w:author="ThinkPad" w:date="2022-06-18T09:39:00Z">
          <w:r w:rsidDel="005C1D67">
            <w:rPr>
              <w:rFonts w:ascii="Times New Roman" w:eastAsia="宋体" w:hAnsi="Times New Roman" w:cs="Times New Roman"/>
              <w:kern w:val="0"/>
              <w:sz w:val="24"/>
              <w:szCs w:val="24"/>
            </w:rPr>
            <w:delText>ies</w:delText>
          </w:r>
        </w:del>
      </w:ins>
      <w:ins w:id="3940" w:author="ThinkPad" w:date="2022-06-18T09:39:00Z">
        <w:r w:rsidR="005C1D67">
          <w:rPr>
            <w:rFonts w:ascii="Times New Roman" w:eastAsia="宋体" w:hAnsi="Times New Roman" w:cs="Times New Roman"/>
            <w:kern w:val="0"/>
            <w:sz w:val="24"/>
            <w:szCs w:val="24"/>
          </w:rPr>
          <w:t>y</w:t>
        </w:r>
      </w:ins>
      <w:ins w:id="3941"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3942"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601FA1" w:rsidP="00614FA7">
      <w:pPr>
        <w:spacing w:afterLines="100" w:after="312"/>
        <w:rPr>
          <w:ins w:id="3943" w:author="Zhang Li" w:date="2022-06-12T15:02:00Z"/>
          <w:rFonts w:ascii="Times New Roman" w:eastAsia="宋体" w:hAnsi="Times New Roman" w:cs="Times New Roman"/>
          <w:kern w:val="0"/>
          <w:sz w:val="24"/>
          <w:szCs w:val="24"/>
        </w:rPr>
      </w:pPr>
      <m:oMathPara>
        <m:oMathParaPr>
          <m:jc m:val="center"/>
        </m:oMathParaPr>
        <m:oMath>
          <m:sSub>
            <m:sSubPr>
              <m:ctrlPr>
                <w:ins w:id="3944" w:author="Zhang Li" w:date="2022-06-12T15:02:00Z">
                  <w:rPr>
                    <w:rFonts w:ascii="Cambria Math" w:eastAsia="宋体" w:hAnsi="Cambria Math" w:cs="Times New Roman"/>
                    <w:i/>
                    <w:kern w:val="0"/>
                    <w:sz w:val="24"/>
                    <w:szCs w:val="24"/>
                  </w:rPr>
                </w:ins>
              </m:ctrlPr>
            </m:sSubPr>
            <m:e>
              <m:r>
                <w:ins w:id="3945" w:author="Zhang Li" w:date="2022-06-12T15:02:00Z">
                  <w:rPr>
                    <w:rFonts w:ascii="Cambria Math" w:eastAsia="宋体" w:hAnsi="Cambria Math" w:cs="Times New Roman"/>
                    <w:kern w:val="0"/>
                    <w:sz w:val="24"/>
                    <w:szCs w:val="24"/>
                  </w:rPr>
                  <m:t>p</m:t>
                </w:ins>
              </m:r>
            </m:e>
            <m:sub>
              <m:r>
                <w:ins w:id="3946" w:author="Zhang Li" w:date="2022-06-12T15:02:00Z">
                  <w:rPr>
                    <w:rFonts w:ascii="Cambria Math" w:eastAsia="宋体" w:hAnsi="Cambria Math" w:cs="Times New Roman"/>
                    <w:kern w:val="0"/>
                    <w:sz w:val="24"/>
                    <w:szCs w:val="24"/>
                  </w:rPr>
                  <m:t>suc</m:t>
                </w:ins>
              </m:r>
            </m:sub>
          </m:sSub>
          <m:r>
            <w:ins w:id="3947" w:author="Zhang Li" w:date="2022-06-12T15:02:00Z">
              <w:rPr>
                <w:rFonts w:ascii="Cambria Math" w:eastAsia="宋体" w:hAnsi="Cambria Math" w:cs="Times New Roman"/>
                <w:kern w:val="0"/>
                <w:sz w:val="24"/>
                <w:szCs w:val="24"/>
              </w:rPr>
              <m:t>=1-</m:t>
            </w:ins>
          </m:r>
          <m:nary>
            <m:naryPr>
              <m:chr m:val="∏"/>
              <m:supHide m:val="1"/>
              <m:ctrlPr>
                <w:ins w:id="3948" w:author="Zhang Li" w:date="2022-06-12T15:02:00Z">
                  <w:rPr>
                    <w:rFonts w:ascii="Cambria Math" w:eastAsia="宋体" w:hAnsi="Cambria Math" w:cs="Times New Roman"/>
                    <w:kern w:val="0"/>
                    <w:sz w:val="24"/>
                    <w:szCs w:val="24"/>
                  </w:rPr>
                </w:ins>
              </m:ctrlPr>
            </m:naryPr>
            <m:sub>
              <m:r>
                <w:ins w:id="3949" w:author="Zhang Li" w:date="2022-06-12T15:02:00Z">
                  <w:rPr>
                    <w:rFonts w:ascii="Cambria Math" w:eastAsia="宋体" w:hAnsi="Cambria Math" w:cs="Times New Roman"/>
                    <w:kern w:val="0"/>
                    <w:sz w:val="24"/>
                    <w:szCs w:val="24"/>
                  </w:rPr>
                  <m:t>v</m:t>
                </w:ins>
              </m:r>
              <m:r>
                <w:ins w:id="3950" w:author="Zhang Li" w:date="2022-06-12T15:02:00Z">
                  <m:rPr>
                    <m:sty m:val="p"/>
                  </m:rPr>
                  <w:rPr>
                    <w:rFonts w:ascii="Cambria Math" w:eastAsia="宋体" w:hAnsi="Cambria Math" w:cs="Times New Roman"/>
                    <w:kern w:val="0"/>
                    <w:sz w:val="24"/>
                    <w:szCs w:val="24"/>
                  </w:rPr>
                  <m:t>∈</m:t>
                </w:ins>
              </m:r>
              <m:r>
                <w:ins w:id="3951" w:author="Zhang Li" w:date="2022-06-12T15:02:00Z">
                  <w:rPr>
                    <w:rFonts w:ascii="Cambria Math" w:eastAsia="宋体" w:hAnsi="Cambria Math" w:cs="Times New Roman"/>
                    <w:kern w:val="0"/>
                    <w:sz w:val="24"/>
                    <w:szCs w:val="24"/>
                  </w:rPr>
                  <m:t>V</m:t>
                </w:ins>
              </m:r>
            </m:sub>
            <m:sup/>
            <m:e>
              <m:sSub>
                <m:sSubPr>
                  <m:ctrlPr>
                    <w:ins w:id="3952" w:author="Zhang Li" w:date="2022-06-12T15:02:00Z">
                      <w:rPr>
                        <w:rFonts w:ascii="Cambria Math" w:eastAsia="宋体" w:hAnsi="Cambria Math" w:cs="Times New Roman"/>
                        <w:kern w:val="0"/>
                        <w:sz w:val="24"/>
                        <w:szCs w:val="24"/>
                      </w:rPr>
                    </w:ins>
                  </m:ctrlPr>
                </m:sSubPr>
                <m:e>
                  <m:r>
                    <w:ins w:id="3953" w:author="Zhang Li" w:date="2022-06-12T15:02:00Z">
                      <w:rPr>
                        <w:rFonts w:ascii="Cambria Math" w:eastAsia="宋体" w:hAnsi="Cambria Math" w:cs="Times New Roman"/>
                        <w:kern w:val="0"/>
                        <w:sz w:val="24"/>
                        <w:szCs w:val="24"/>
                      </w:rPr>
                      <m:t>p</m:t>
                    </w:ins>
                  </m:r>
                </m:e>
                <m:sub>
                  <m:r>
                    <w:ins w:id="3954" w:author="Zhang Li" w:date="2022-06-12T15:02:00Z">
                      <m:rPr>
                        <m:sty m:val="p"/>
                      </m:rPr>
                      <w:rPr>
                        <w:rFonts w:ascii="Cambria Math" w:eastAsia="宋体" w:hAnsi="Cambria Math" w:cs="Times New Roman"/>
                        <w:kern w:val="0"/>
                        <w:sz w:val="24"/>
                        <w:szCs w:val="24"/>
                      </w:rPr>
                      <m:t xml:space="preserve"> </m:t>
                    </w:ins>
                  </m:r>
                  <m:r>
                    <w:ins w:id="3955" w:author="Zhang Li" w:date="2022-06-12T15:02:00Z">
                      <w:rPr>
                        <w:rFonts w:ascii="Cambria Math" w:eastAsia="宋体" w:hAnsi="Cambria Math" w:cs="Times New Roman"/>
                        <w:kern w:val="0"/>
                        <w:sz w:val="24"/>
                        <w:szCs w:val="24"/>
                      </w:rPr>
                      <m:t>Aggr</m:t>
                    </w:ins>
                  </m:r>
                  <m:r>
                    <w:ins w:id="3956" w:author="Zhang Li" w:date="2022-06-12T15:02:00Z">
                      <m:rPr>
                        <m:sty m:val="p"/>
                      </m:rPr>
                      <w:rPr>
                        <w:rFonts w:ascii="Cambria Math" w:eastAsia="宋体" w:hAnsi="Cambria Math" w:cs="Times New Roman"/>
                        <w:kern w:val="0"/>
                        <w:sz w:val="24"/>
                        <w:szCs w:val="24"/>
                      </w:rPr>
                      <m:t>,</m:t>
                    </w:ins>
                  </m:r>
                  <m:r>
                    <w:ins w:id="3957" w:author="Zhang Li" w:date="2022-06-12T15:02:00Z">
                      <w:rPr>
                        <w:rFonts w:ascii="Cambria Math" w:eastAsia="宋体" w:hAnsi="Cambria Math" w:cs="Times New Roman"/>
                        <w:kern w:val="0"/>
                        <w:sz w:val="24"/>
                        <w:szCs w:val="24"/>
                      </w:rPr>
                      <m:t>v</m:t>
                    </w:ins>
                  </m:r>
                </m:sub>
              </m:sSub>
            </m:e>
          </m:nary>
          <m:r>
            <w:ins w:id="3958" w:author="Zhang Li" w:date="2022-06-12T15:02:00Z">
              <w:rPr>
                <w:rFonts w:ascii="Cambria Math" w:eastAsia="宋体" w:hAnsi="Cambria Math" w:cs="Times New Roman"/>
                <w:kern w:val="0"/>
                <w:sz w:val="24"/>
                <w:szCs w:val="24"/>
              </w:rPr>
              <m:t xml:space="preserve"> =1-</m:t>
            </w:ins>
          </m:r>
          <m:nary>
            <m:naryPr>
              <m:chr m:val="∏"/>
              <m:supHide m:val="1"/>
              <m:ctrlPr>
                <w:ins w:id="3959" w:author="Zhang Li" w:date="2022-06-12T15:02:00Z">
                  <w:rPr>
                    <w:rFonts w:ascii="Cambria Math" w:eastAsia="宋体" w:hAnsi="Cambria Math" w:cs="Times New Roman"/>
                    <w:i/>
                    <w:kern w:val="0"/>
                    <w:sz w:val="24"/>
                    <w:szCs w:val="24"/>
                  </w:rPr>
                </w:ins>
              </m:ctrlPr>
            </m:naryPr>
            <m:sub>
              <m:r>
                <w:ins w:id="3960" w:author="Zhang Li" w:date="2022-06-12T15:02:00Z">
                  <w:rPr>
                    <w:rFonts w:ascii="Cambria Math" w:eastAsia="宋体" w:hAnsi="Cambria Math" w:cs="Times New Roman"/>
                    <w:kern w:val="0"/>
                    <w:sz w:val="24"/>
                    <w:szCs w:val="24"/>
                  </w:rPr>
                  <m:t>v∈V</m:t>
                </w:ins>
              </m:r>
            </m:sub>
            <m:sup/>
            <m:e>
              <m:d>
                <m:dPr>
                  <m:begChr m:val="["/>
                  <m:endChr m:val="]"/>
                  <m:ctrlPr>
                    <w:ins w:id="3961" w:author="Zhang Li" w:date="2022-06-12T15:02:00Z">
                      <w:rPr>
                        <w:rFonts w:ascii="Cambria Math" w:eastAsia="宋体" w:hAnsi="Cambria Math" w:cs="Times New Roman"/>
                        <w:i/>
                        <w:kern w:val="0"/>
                        <w:sz w:val="24"/>
                        <w:szCs w:val="24"/>
                      </w:rPr>
                    </w:ins>
                  </m:ctrlPr>
                </m:dPr>
                <m:e>
                  <m:nary>
                    <m:naryPr>
                      <m:chr m:val="∑"/>
                      <m:ctrlPr>
                        <w:ins w:id="3962" w:author="Zhang Li" w:date="2022-06-12T15:02:00Z">
                          <w:rPr>
                            <w:rFonts w:ascii="Cambria Math" w:eastAsia="宋体" w:hAnsi="Cambria Math" w:cs="Times New Roman"/>
                            <w:i/>
                            <w:kern w:val="0"/>
                            <w:sz w:val="24"/>
                            <w:szCs w:val="24"/>
                          </w:rPr>
                        </w:ins>
                      </m:ctrlPr>
                    </m:naryPr>
                    <m:sub>
                      <m:r>
                        <w:ins w:id="3963" w:author="Zhang Li" w:date="2022-06-12T15:02:00Z">
                          <w:rPr>
                            <w:rFonts w:ascii="Cambria Math" w:eastAsia="宋体" w:hAnsi="Cambria Math" w:cs="Times New Roman"/>
                            <w:kern w:val="0"/>
                            <w:sz w:val="24"/>
                            <w:szCs w:val="24"/>
                          </w:rPr>
                          <m:t>f=</m:t>
                        </w:ins>
                      </m:r>
                      <m:d>
                        <m:dPr>
                          <m:begChr m:val="⌈"/>
                          <m:endChr m:val="⌉"/>
                          <m:ctrlPr>
                            <w:ins w:id="3964" w:author="Zhang Li" w:date="2022-06-12T15:02:00Z">
                              <w:rPr>
                                <w:rFonts w:ascii="Cambria Math" w:eastAsia="宋体" w:hAnsi="Cambria Math" w:cs="Times New Roman"/>
                                <w:i/>
                                <w:kern w:val="0"/>
                                <w:sz w:val="24"/>
                                <w:szCs w:val="24"/>
                              </w:rPr>
                            </w:ins>
                          </m:ctrlPr>
                        </m:dPr>
                        <m:e>
                          <m:f>
                            <m:fPr>
                              <m:ctrlPr>
                                <w:ins w:id="3965" w:author="Zhang Li" w:date="2022-06-12T15:02:00Z">
                                  <w:rPr>
                                    <w:rFonts w:ascii="Cambria Math" w:eastAsia="宋体" w:hAnsi="Cambria Math" w:cs="Times New Roman"/>
                                    <w:i/>
                                    <w:kern w:val="0"/>
                                    <w:sz w:val="24"/>
                                    <w:szCs w:val="24"/>
                                  </w:rPr>
                                </w:ins>
                              </m:ctrlPr>
                            </m:fPr>
                            <m:num>
                              <m:r>
                                <w:ins w:id="3966" w:author="Zhang Li" w:date="2022-06-12T15:02:00Z">
                                  <w:rPr>
                                    <w:rFonts w:ascii="Cambria Math" w:eastAsia="宋体" w:hAnsi="Cambria Math" w:cs="Times New Roman"/>
                                    <w:kern w:val="0"/>
                                    <w:sz w:val="24"/>
                                    <w:szCs w:val="24"/>
                                  </w:rPr>
                                  <m:t>N-1</m:t>
                                </w:ins>
                              </m:r>
                            </m:num>
                            <m:den>
                              <m:r>
                                <w:ins w:id="3967" w:author="Zhang Li" w:date="2022-06-12T15:02:00Z">
                                  <w:rPr>
                                    <w:rFonts w:ascii="Cambria Math" w:eastAsia="宋体" w:hAnsi="Cambria Math" w:cs="Times New Roman"/>
                                    <w:kern w:val="0"/>
                                    <w:sz w:val="24"/>
                                    <w:szCs w:val="24"/>
                                  </w:rPr>
                                  <m:t>2</m:t>
                                </w:ins>
                              </m:r>
                            </m:den>
                          </m:f>
                        </m:e>
                      </m:d>
                    </m:sub>
                    <m:sup>
                      <m:r>
                        <w:ins w:id="3968" w:author="Zhang Li" w:date="2022-06-12T15:02:00Z">
                          <w:rPr>
                            <w:rFonts w:ascii="Cambria Math" w:eastAsia="宋体" w:hAnsi="Cambria Math" w:cs="Times New Roman"/>
                            <w:kern w:val="0"/>
                            <w:sz w:val="24"/>
                            <w:szCs w:val="24"/>
                          </w:rPr>
                          <m:t>N-1</m:t>
                        </w:ins>
                      </m:r>
                    </m:sup>
                    <m:e>
                      <m:nary>
                        <m:naryPr>
                          <m:chr m:val="∏"/>
                          <m:supHide m:val="1"/>
                          <m:ctrlPr>
                            <w:ins w:id="3969" w:author="Zhang Li" w:date="2022-06-12T15:02:00Z">
                              <w:rPr>
                                <w:rFonts w:ascii="Cambria Math" w:eastAsia="宋体" w:hAnsi="Cambria Math" w:cs="Times New Roman"/>
                                <w:i/>
                                <w:kern w:val="0"/>
                                <w:sz w:val="24"/>
                                <w:szCs w:val="24"/>
                              </w:rPr>
                            </w:ins>
                          </m:ctrlPr>
                        </m:naryPr>
                        <m:sub>
                          <m:sSub>
                            <m:sSubPr>
                              <m:ctrlPr>
                                <w:ins w:id="3970" w:author="Zhang Li" w:date="2022-06-12T15:02:00Z">
                                  <w:rPr>
                                    <w:rFonts w:ascii="Cambria Math" w:eastAsia="宋体" w:hAnsi="Cambria Math" w:cs="Times New Roman"/>
                                    <w:i/>
                                    <w:kern w:val="0"/>
                                    <w:sz w:val="24"/>
                                    <w:szCs w:val="24"/>
                                  </w:rPr>
                                </w:ins>
                              </m:ctrlPr>
                            </m:sSubPr>
                            <m:e>
                              <m:r>
                                <w:ins w:id="3971" w:author="Zhang Li" w:date="2022-06-12T15:02:00Z">
                                  <w:rPr>
                                    <w:rFonts w:ascii="Cambria Math" w:eastAsia="宋体" w:hAnsi="Cambria Math" w:cs="Times New Roman"/>
                                    <w:kern w:val="0"/>
                                    <w:sz w:val="24"/>
                                    <w:szCs w:val="24"/>
                                  </w:rPr>
                                  <m:t>v</m:t>
                                </w:ins>
                              </m:r>
                            </m:e>
                            <m:sub>
                              <m:r>
                                <w:ins w:id="3972" w:author="Zhang Li" w:date="2022-06-12T15:02:00Z">
                                  <w:rPr>
                                    <w:rFonts w:ascii="Cambria Math" w:eastAsia="宋体" w:hAnsi="Cambria Math" w:cs="Times New Roman"/>
                                    <w:kern w:val="0"/>
                                    <w:sz w:val="24"/>
                                    <w:szCs w:val="24"/>
                                  </w:rPr>
                                  <m:t>f</m:t>
                                </w:ins>
                              </m:r>
                            </m:sub>
                          </m:sSub>
                          <m:r>
                            <w:ins w:id="3973" w:author="Zhang Li" w:date="2022-06-12T15:02:00Z">
                              <w:rPr>
                                <w:rFonts w:ascii="Cambria Math" w:eastAsia="宋体" w:hAnsi="Cambria Math" w:cs="Times New Roman"/>
                                <w:kern w:val="0"/>
                                <w:sz w:val="24"/>
                                <w:szCs w:val="24"/>
                              </w:rPr>
                              <m:t>∈</m:t>
                            </w:ins>
                          </m:r>
                          <m:sSub>
                            <m:sSubPr>
                              <m:ctrlPr>
                                <w:ins w:id="3974" w:author="Zhang Li" w:date="2022-06-12T15:02:00Z">
                                  <w:rPr>
                                    <w:rFonts w:ascii="Cambria Math" w:eastAsia="宋体" w:hAnsi="Cambria Math" w:cs="Times New Roman"/>
                                    <w:i/>
                                    <w:kern w:val="0"/>
                                    <w:sz w:val="24"/>
                                    <w:szCs w:val="24"/>
                                  </w:rPr>
                                </w:ins>
                              </m:ctrlPr>
                            </m:sSubPr>
                            <m:e>
                              <m:r>
                                <w:ins w:id="3975" w:author="Zhang Li" w:date="2022-06-12T15:02:00Z">
                                  <w:rPr>
                                    <w:rFonts w:ascii="Cambria Math" w:eastAsia="宋体" w:hAnsi="Cambria Math" w:cs="Times New Roman"/>
                                    <w:kern w:val="0"/>
                                    <w:sz w:val="24"/>
                                    <w:szCs w:val="24"/>
                                  </w:rPr>
                                  <m:t>V</m:t>
                                </w:ins>
                              </m:r>
                            </m:e>
                            <m:sub>
                              <m:r>
                                <w:ins w:id="3976" w:author="Zhang Li" w:date="2022-06-12T15:02:00Z">
                                  <w:rPr>
                                    <w:rFonts w:ascii="Cambria Math" w:eastAsia="宋体" w:hAnsi="Cambria Math" w:cs="Times New Roman"/>
                                    <w:kern w:val="0"/>
                                    <w:sz w:val="24"/>
                                    <w:szCs w:val="24"/>
                                  </w:rPr>
                                  <m:t>f</m:t>
                                </w:ins>
                              </m:r>
                            </m:sub>
                          </m:sSub>
                        </m:sub>
                        <m:sup/>
                        <m:e>
                          <m:sSub>
                            <m:sSubPr>
                              <m:ctrlPr>
                                <w:ins w:id="3977" w:author="Zhang Li" w:date="2022-06-12T15:02:00Z">
                                  <w:rPr>
                                    <w:rFonts w:ascii="Cambria Math" w:eastAsia="宋体" w:hAnsi="Cambria Math" w:cs="Times New Roman"/>
                                    <w:i/>
                                    <w:kern w:val="0"/>
                                    <w:sz w:val="24"/>
                                    <w:szCs w:val="24"/>
                                  </w:rPr>
                                </w:ins>
                              </m:ctrlPr>
                            </m:sSubPr>
                            <m:e>
                              <m:r>
                                <w:ins w:id="3978" w:author="Zhang Li" w:date="2022-06-12T15:02:00Z">
                                  <w:rPr>
                                    <w:rFonts w:ascii="Cambria Math" w:eastAsia="宋体" w:hAnsi="Cambria Math" w:cs="Times New Roman"/>
                                    <w:kern w:val="0"/>
                                    <w:sz w:val="24"/>
                                    <w:szCs w:val="24"/>
                                  </w:rPr>
                                  <m:t>ϵ</m:t>
                                </w:ins>
                              </m:r>
                            </m:e>
                            <m:sub>
                              <m:sSub>
                                <m:sSubPr>
                                  <m:ctrlPr>
                                    <w:ins w:id="3979" w:author="Zhang Li" w:date="2022-06-12T15:02:00Z">
                                      <w:rPr>
                                        <w:rFonts w:ascii="Cambria Math" w:eastAsia="宋体" w:hAnsi="Cambria Math" w:cs="Times New Roman"/>
                                        <w:i/>
                                        <w:kern w:val="0"/>
                                        <w:sz w:val="24"/>
                                        <w:szCs w:val="24"/>
                                      </w:rPr>
                                    </w:ins>
                                  </m:ctrlPr>
                                </m:sSubPr>
                                <m:e>
                                  <m:r>
                                    <w:ins w:id="3980" w:author="Zhang Li" w:date="2022-06-12T15:02:00Z">
                                      <w:rPr>
                                        <w:rFonts w:ascii="Cambria Math" w:eastAsia="宋体" w:hAnsi="Cambria Math" w:cs="Times New Roman"/>
                                        <w:kern w:val="0"/>
                                        <w:sz w:val="24"/>
                                        <w:szCs w:val="24"/>
                                      </w:rPr>
                                      <m:t>v</m:t>
                                    </w:ins>
                                  </m:r>
                                </m:e>
                                <m:sub>
                                  <m:r>
                                    <w:ins w:id="3981" w:author="Zhang Li" w:date="2022-06-12T15:02:00Z">
                                      <w:rPr>
                                        <w:rFonts w:ascii="Cambria Math" w:eastAsia="宋体" w:hAnsi="Cambria Math" w:cs="Times New Roman"/>
                                        <w:kern w:val="0"/>
                                        <w:sz w:val="24"/>
                                        <w:szCs w:val="24"/>
                                      </w:rPr>
                                      <m:t>f</m:t>
                                    </w:ins>
                                  </m:r>
                                </m:sub>
                              </m:sSub>
                              <m:r>
                                <w:ins w:id="3982" w:author="Zhang Li" w:date="2022-06-12T15:02:00Z">
                                  <w:rPr>
                                    <w:rFonts w:ascii="Cambria Math" w:eastAsia="宋体" w:hAnsi="Cambria Math" w:cs="Times New Roman"/>
                                    <w:kern w:val="0"/>
                                    <w:sz w:val="24"/>
                                    <w:szCs w:val="24"/>
                                  </w:rPr>
                                  <m:t>,v</m:t>
                                </w:ins>
                              </m:r>
                            </m:sub>
                          </m:sSub>
                        </m:e>
                      </m:nary>
                      <m:nary>
                        <m:naryPr>
                          <m:chr m:val="∏"/>
                          <m:supHide m:val="1"/>
                          <m:ctrlPr>
                            <w:ins w:id="3983" w:author="Zhang Li" w:date="2022-06-12T15:02:00Z">
                              <w:rPr>
                                <w:rFonts w:ascii="Cambria Math" w:eastAsia="宋体" w:hAnsi="Cambria Math" w:cs="Times New Roman"/>
                                <w:i/>
                                <w:kern w:val="0"/>
                                <w:sz w:val="24"/>
                                <w:szCs w:val="24"/>
                              </w:rPr>
                            </w:ins>
                          </m:ctrlPr>
                        </m:naryPr>
                        <m:sub>
                          <m:sSub>
                            <m:sSubPr>
                              <m:ctrlPr>
                                <w:ins w:id="3984" w:author="Zhang Li" w:date="2022-06-12T15:02:00Z">
                                  <w:rPr>
                                    <w:rFonts w:ascii="Cambria Math" w:eastAsia="宋体" w:hAnsi="Cambria Math" w:cs="Times New Roman"/>
                                    <w:i/>
                                    <w:kern w:val="0"/>
                                    <w:sz w:val="24"/>
                                    <w:szCs w:val="24"/>
                                  </w:rPr>
                                </w:ins>
                              </m:ctrlPr>
                            </m:sSubPr>
                            <m:e>
                              <m:r>
                                <w:ins w:id="3985" w:author="Zhang Li" w:date="2022-06-12T15:02:00Z">
                                  <w:rPr>
                                    <w:rFonts w:ascii="Cambria Math" w:eastAsia="宋体" w:hAnsi="Cambria Math" w:cs="Times New Roman"/>
                                    <w:kern w:val="0"/>
                                    <w:sz w:val="24"/>
                                    <w:szCs w:val="24"/>
                                  </w:rPr>
                                  <m:t>v</m:t>
                                </w:ins>
                              </m:r>
                            </m:e>
                            <m:sub>
                              <m:r>
                                <w:ins w:id="3986" w:author="Zhang Li" w:date="2022-06-12T15:02:00Z">
                                  <w:rPr>
                                    <w:rFonts w:ascii="Cambria Math" w:eastAsia="宋体" w:hAnsi="Cambria Math" w:cs="Times New Roman"/>
                                    <w:kern w:val="0"/>
                                    <w:sz w:val="24"/>
                                    <w:szCs w:val="24"/>
                                  </w:rPr>
                                  <m:t>h</m:t>
                                </w:ins>
                              </m:r>
                            </m:sub>
                          </m:sSub>
                          <m:r>
                            <w:ins w:id="3987" w:author="Zhang Li" w:date="2022-06-12T15:02:00Z">
                              <w:rPr>
                                <w:rFonts w:ascii="Cambria Math" w:eastAsia="宋体" w:hAnsi="Cambria Math" w:cs="Times New Roman"/>
                                <w:kern w:val="0"/>
                                <w:sz w:val="24"/>
                                <w:szCs w:val="24"/>
                              </w:rPr>
                              <m:t>∈</m:t>
                            </w:ins>
                          </m:r>
                          <m:r>
                            <w:ins w:id="3988" w:author="Zhang Li" w:date="2022-06-12T15:02:00Z">
                              <w:rPr>
                                <w:rFonts w:ascii="Cambria Math" w:eastAsia="宋体" w:hAnsi="Cambria Math" w:cs="Times New Roman" w:hint="eastAsia"/>
                                <w:kern w:val="0"/>
                                <w:sz w:val="24"/>
                                <w:szCs w:val="24"/>
                              </w:rPr>
                              <m:t>V</m:t>
                            </w:ins>
                          </m:r>
                          <m:r>
                            <w:ins w:id="3989" w:author="Zhang Li" w:date="2022-06-12T15:02:00Z">
                              <w:rPr>
                                <w:rFonts w:ascii="Cambria Math" w:eastAsia="宋体" w:hAnsi="Cambria Math" w:cs="Times New Roman"/>
                                <w:kern w:val="0"/>
                                <w:sz w:val="24"/>
                                <w:szCs w:val="24"/>
                              </w:rPr>
                              <m:t>∖</m:t>
                            </w:ins>
                          </m:r>
                          <m:sSub>
                            <m:sSubPr>
                              <m:ctrlPr>
                                <w:ins w:id="3990" w:author="Zhang Li" w:date="2022-06-12T15:02:00Z">
                                  <w:rPr>
                                    <w:rFonts w:ascii="Cambria Math" w:eastAsia="宋体" w:hAnsi="Cambria Math" w:cs="Times New Roman"/>
                                    <w:i/>
                                    <w:kern w:val="0"/>
                                    <w:sz w:val="24"/>
                                    <w:szCs w:val="24"/>
                                  </w:rPr>
                                </w:ins>
                              </m:ctrlPr>
                            </m:sSubPr>
                            <m:e>
                              <m:r>
                                <w:ins w:id="3991" w:author="Zhang Li" w:date="2022-06-12T15:02:00Z">
                                  <w:rPr>
                                    <w:rFonts w:ascii="Cambria Math" w:eastAsia="宋体" w:hAnsi="Cambria Math" w:cs="Times New Roman"/>
                                    <w:kern w:val="0"/>
                                    <w:sz w:val="24"/>
                                    <w:szCs w:val="24"/>
                                  </w:rPr>
                                  <m:t>V</m:t>
                                </w:ins>
                              </m:r>
                            </m:e>
                            <m:sub>
                              <m:r>
                                <w:ins w:id="3992" w:author="Zhang Li" w:date="2022-06-12T15:02:00Z">
                                  <w:rPr>
                                    <w:rFonts w:ascii="Cambria Math" w:eastAsia="宋体" w:hAnsi="Cambria Math" w:cs="Times New Roman"/>
                                    <w:kern w:val="0"/>
                                    <w:sz w:val="24"/>
                                    <w:szCs w:val="24"/>
                                  </w:rPr>
                                  <m:t>f</m:t>
                                </w:ins>
                              </m:r>
                            </m:sub>
                          </m:sSub>
                        </m:sub>
                        <m:sup/>
                        <m:e>
                          <m:d>
                            <m:dPr>
                              <m:begChr m:val="["/>
                              <m:endChr m:val="]"/>
                              <m:ctrlPr>
                                <w:ins w:id="3993" w:author="Zhang Li" w:date="2022-06-12T15:02:00Z">
                                  <w:rPr>
                                    <w:rFonts w:ascii="Cambria Math" w:eastAsia="宋体" w:hAnsi="Cambria Math" w:cs="Times New Roman"/>
                                    <w:i/>
                                    <w:kern w:val="0"/>
                                    <w:sz w:val="24"/>
                                    <w:szCs w:val="24"/>
                                  </w:rPr>
                                </w:ins>
                              </m:ctrlPr>
                            </m:dPr>
                            <m:e>
                              <m:r>
                                <w:ins w:id="3994" w:author="Zhang Li" w:date="2022-06-12T15:02:00Z">
                                  <w:rPr>
                                    <w:rFonts w:ascii="Cambria Math" w:eastAsia="宋体" w:hAnsi="Cambria Math" w:cs="Times New Roman"/>
                                    <w:kern w:val="0"/>
                                    <w:sz w:val="24"/>
                                    <w:szCs w:val="24"/>
                                  </w:rPr>
                                  <m:t>1-</m:t>
                                </w:ins>
                              </m:r>
                              <m:sSub>
                                <m:sSubPr>
                                  <m:ctrlPr>
                                    <w:ins w:id="3995" w:author="Zhang Li" w:date="2022-06-12T15:02:00Z">
                                      <w:rPr>
                                        <w:rFonts w:ascii="Cambria Math" w:eastAsia="宋体" w:hAnsi="Cambria Math" w:cs="Times New Roman"/>
                                        <w:i/>
                                        <w:kern w:val="0"/>
                                        <w:sz w:val="24"/>
                                        <w:szCs w:val="24"/>
                                      </w:rPr>
                                    </w:ins>
                                  </m:ctrlPr>
                                </m:sSubPr>
                                <m:e>
                                  <m:r>
                                    <w:ins w:id="3996" w:author="Zhang Li" w:date="2022-06-12T15:02:00Z">
                                      <w:rPr>
                                        <w:rFonts w:ascii="Cambria Math" w:eastAsia="宋体" w:hAnsi="Cambria Math" w:cs="Times New Roman"/>
                                        <w:kern w:val="0"/>
                                        <w:sz w:val="24"/>
                                        <w:szCs w:val="24"/>
                                      </w:rPr>
                                      <m:t>ϵ</m:t>
                                    </w:ins>
                                  </m:r>
                                </m:e>
                                <m:sub>
                                  <m:r>
                                    <w:ins w:id="3997" w:author="Zhang Li" w:date="2022-06-12T15:02:00Z">
                                      <w:rPr>
                                        <w:rFonts w:ascii="Cambria Math" w:eastAsia="宋体" w:hAnsi="Cambria Math" w:cs="Times New Roman"/>
                                        <w:kern w:val="0"/>
                                        <w:sz w:val="24"/>
                                        <w:szCs w:val="24"/>
                                      </w:rPr>
                                      <m:t>h,v</m:t>
                                    </w:ins>
                                  </m:r>
                                </m:sub>
                              </m:sSub>
                            </m:e>
                          </m:d>
                        </m:e>
                      </m:nary>
                      <m:r>
                        <w:ins w:id="3998"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3999" w:author="Zhang Li" w:date="2022-06-12T15:02:00Z"/>
          <w:rFonts w:ascii="Times New Roman" w:eastAsia="宋体" w:hAnsi="Times New Roman" w:cs="Times New Roman"/>
          <w:kern w:val="0"/>
          <w:sz w:val="24"/>
          <w:szCs w:val="24"/>
        </w:rPr>
      </w:pPr>
      <m:oMathPara>
        <m:oMathParaPr>
          <m:jc m:val="left"/>
        </m:oMathParaPr>
        <m:oMath>
          <m:r>
            <w:ins w:id="4000" w:author="Zhang Li" w:date="2022-06-12T15:02:00Z">
              <w:rPr>
                <w:rFonts w:ascii="Cambria Math" w:eastAsia="宋体" w:hAnsi="Cambria Math" w:cs="Times New Roman"/>
                <w:kern w:val="0"/>
                <w:sz w:val="24"/>
                <w:szCs w:val="24"/>
              </w:rPr>
              <m:t>≥1-</m:t>
            </w:ins>
          </m:r>
          <m:sSup>
            <m:sSupPr>
              <m:ctrlPr>
                <w:ins w:id="4001" w:author="Zhang Li" w:date="2022-06-12T15:02:00Z">
                  <w:rPr>
                    <w:rFonts w:ascii="Cambria Math" w:eastAsia="宋体" w:hAnsi="Cambria Math" w:cs="Times New Roman"/>
                    <w:i/>
                    <w:kern w:val="0"/>
                    <w:sz w:val="24"/>
                    <w:szCs w:val="24"/>
                  </w:rPr>
                </w:ins>
              </m:ctrlPr>
            </m:sSupPr>
            <m:e>
              <m:d>
                <m:dPr>
                  <m:ctrlPr>
                    <w:ins w:id="4002" w:author="Zhang Li" w:date="2022-06-12T15:02:00Z">
                      <w:rPr>
                        <w:rFonts w:ascii="Cambria Math" w:eastAsia="宋体" w:hAnsi="Cambria Math" w:cs="Times New Roman"/>
                        <w:i/>
                        <w:kern w:val="0"/>
                        <w:sz w:val="24"/>
                        <w:szCs w:val="24"/>
                      </w:rPr>
                    </w:ins>
                  </m:ctrlPr>
                </m:dPr>
                <m:e>
                  <m:nary>
                    <m:naryPr>
                      <m:chr m:val="∑"/>
                      <m:limLoc m:val="undOvr"/>
                      <m:ctrlPr>
                        <w:ins w:id="4003" w:author="Zhang Li" w:date="2022-06-12T15:02:00Z">
                          <w:rPr>
                            <w:rFonts w:ascii="Cambria Math" w:eastAsia="宋体" w:hAnsi="Cambria Math" w:cs="Times New Roman"/>
                            <w:i/>
                            <w:kern w:val="0"/>
                            <w:sz w:val="24"/>
                            <w:szCs w:val="24"/>
                          </w:rPr>
                        </w:ins>
                      </m:ctrlPr>
                    </m:naryPr>
                    <m:sub>
                      <m:r>
                        <w:ins w:id="4004" w:author="Zhang Li" w:date="2022-06-12T15:02:00Z">
                          <w:rPr>
                            <w:rFonts w:ascii="Cambria Math" w:eastAsia="宋体" w:hAnsi="Cambria Math" w:cs="Times New Roman"/>
                            <w:kern w:val="0"/>
                            <w:sz w:val="24"/>
                            <w:szCs w:val="24"/>
                          </w:rPr>
                          <m:t>f=⌈</m:t>
                        </w:ins>
                      </m:r>
                      <m:f>
                        <m:fPr>
                          <m:ctrlPr>
                            <w:ins w:id="4005" w:author="Zhang Li" w:date="2022-06-12T15:02:00Z">
                              <w:rPr>
                                <w:rFonts w:ascii="Cambria Math" w:eastAsia="宋体" w:hAnsi="Cambria Math" w:cs="Times New Roman"/>
                                <w:i/>
                                <w:kern w:val="0"/>
                                <w:sz w:val="24"/>
                                <w:szCs w:val="24"/>
                              </w:rPr>
                            </w:ins>
                          </m:ctrlPr>
                        </m:fPr>
                        <m:num>
                          <m:r>
                            <w:ins w:id="4006" w:author="Zhang Li" w:date="2022-06-12T15:02:00Z">
                              <w:rPr>
                                <w:rFonts w:ascii="Cambria Math" w:eastAsia="宋体" w:hAnsi="Cambria Math" w:cs="Times New Roman"/>
                                <w:kern w:val="0"/>
                                <w:sz w:val="24"/>
                                <w:szCs w:val="24"/>
                              </w:rPr>
                              <m:t>N-1</m:t>
                            </w:ins>
                          </m:r>
                        </m:num>
                        <m:den>
                          <m:r>
                            <w:ins w:id="4007" w:author="Zhang Li" w:date="2022-06-12T15:02:00Z">
                              <w:rPr>
                                <w:rFonts w:ascii="Cambria Math" w:eastAsia="宋体" w:hAnsi="Cambria Math" w:cs="Times New Roman"/>
                                <w:kern w:val="0"/>
                                <w:sz w:val="24"/>
                                <w:szCs w:val="24"/>
                              </w:rPr>
                              <m:t>2</m:t>
                            </w:ins>
                          </m:r>
                        </m:den>
                      </m:f>
                      <m:r>
                        <w:ins w:id="4008" w:author="Zhang Li" w:date="2022-06-12T15:02:00Z">
                          <w:rPr>
                            <w:rFonts w:ascii="Cambria Math" w:eastAsia="宋体" w:hAnsi="Cambria Math" w:cs="Times New Roman"/>
                            <w:kern w:val="0"/>
                            <w:sz w:val="24"/>
                            <w:szCs w:val="24"/>
                          </w:rPr>
                          <m:t>⌉</m:t>
                        </w:ins>
                      </m:r>
                    </m:sub>
                    <m:sup>
                      <m:r>
                        <w:ins w:id="4009" w:author="Zhang Li" w:date="2022-06-12T15:02:00Z">
                          <w:rPr>
                            <w:rFonts w:ascii="Cambria Math" w:eastAsia="宋体" w:hAnsi="Cambria Math" w:cs="Times New Roman"/>
                            <w:kern w:val="0"/>
                            <w:sz w:val="24"/>
                            <w:szCs w:val="24"/>
                          </w:rPr>
                          <m:t>N-1</m:t>
                        </w:ins>
                      </m:r>
                    </m:sup>
                    <m:e>
                      <m:sSubSup>
                        <m:sSubSupPr>
                          <m:ctrlPr>
                            <w:ins w:id="4010" w:author="Zhang Li" w:date="2022-06-12T15:02:00Z">
                              <w:rPr>
                                <w:rFonts w:ascii="Cambria Math" w:eastAsia="宋体" w:hAnsi="Cambria Math" w:cs="Times New Roman"/>
                                <w:i/>
                                <w:kern w:val="0"/>
                                <w:sz w:val="24"/>
                                <w:szCs w:val="24"/>
                              </w:rPr>
                            </w:ins>
                          </m:ctrlPr>
                        </m:sSubSupPr>
                        <m:e>
                          <m:r>
                            <w:ins w:id="4011" w:author="Zhang Li" w:date="2022-06-12T15:02:00Z">
                              <w:rPr>
                                <w:rFonts w:ascii="Cambria Math" w:eastAsia="宋体" w:hAnsi="Cambria Math" w:cs="Times New Roman"/>
                                <w:kern w:val="0"/>
                                <w:sz w:val="24"/>
                                <w:szCs w:val="24"/>
                              </w:rPr>
                              <m:t xml:space="preserve"> </m:t>
                            </w:ins>
                          </m:r>
                          <m:d>
                            <m:dPr>
                              <m:ctrlPr>
                                <w:ins w:id="4012" w:author="Zhang Li" w:date="2022-06-12T15:02:00Z">
                                  <w:rPr>
                                    <w:rFonts w:ascii="Cambria Math" w:eastAsia="宋体" w:hAnsi="Cambria Math" w:cs="Times New Roman"/>
                                    <w:i/>
                                    <w:kern w:val="0"/>
                                    <w:sz w:val="24"/>
                                    <w:szCs w:val="24"/>
                                  </w:rPr>
                                </w:ins>
                              </m:ctrlPr>
                            </m:dPr>
                            <m:e>
                              <m:f>
                                <m:fPr>
                                  <m:type m:val="noBar"/>
                                  <m:ctrlPr>
                                    <w:ins w:id="4013" w:author="Zhang Li" w:date="2022-06-12T15:02:00Z">
                                      <w:rPr>
                                        <w:rFonts w:ascii="Cambria Math" w:eastAsia="宋体" w:hAnsi="Cambria Math" w:cs="Times New Roman"/>
                                        <w:i/>
                                        <w:kern w:val="0"/>
                                        <w:sz w:val="24"/>
                                        <w:szCs w:val="24"/>
                                      </w:rPr>
                                    </w:ins>
                                  </m:ctrlPr>
                                </m:fPr>
                                <m:num>
                                  <m:r>
                                    <w:ins w:id="4014" w:author="Zhang Li" w:date="2022-06-12T15:02:00Z">
                                      <w:rPr>
                                        <w:rFonts w:ascii="Cambria Math" w:eastAsia="宋体" w:hAnsi="Cambria Math" w:cs="Times New Roman"/>
                                        <w:kern w:val="0"/>
                                        <w:sz w:val="24"/>
                                        <w:szCs w:val="24"/>
                                      </w:rPr>
                                      <m:t>N-1</m:t>
                                    </w:ins>
                                  </m:r>
                                </m:num>
                                <m:den>
                                  <m:d>
                                    <m:dPr>
                                      <m:begChr m:val="⌈"/>
                                      <m:endChr m:val="⌉"/>
                                      <m:ctrlPr>
                                        <w:ins w:id="4015" w:author="Zhang Li" w:date="2022-06-12T15:02:00Z">
                                          <w:rPr>
                                            <w:rFonts w:ascii="Cambria Math" w:eastAsia="宋体" w:hAnsi="Cambria Math" w:cs="Times New Roman"/>
                                            <w:i/>
                                            <w:kern w:val="0"/>
                                            <w:sz w:val="24"/>
                                            <w:szCs w:val="24"/>
                                          </w:rPr>
                                        </w:ins>
                                      </m:ctrlPr>
                                    </m:dPr>
                                    <m:e>
                                      <m:f>
                                        <m:fPr>
                                          <m:ctrlPr>
                                            <w:ins w:id="4016" w:author="Zhang Li" w:date="2022-06-12T15:02:00Z">
                                              <w:rPr>
                                                <w:rFonts w:ascii="Cambria Math" w:eastAsia="宋体" w:hAnsi="Cambria Math" w:cs="Times New Roman"/>
                                                <w:i/>
                                                <w:kern w:val="0"/>
                                                <w:sz w:val="24"/>
                                                <w:szCs w:val="24"/>
                                              </w:rPr>
                                            </w:ins>
                                          </m:ctrlPr>
                                        </m:fPr>
                                        <m:num>
                                          <m:r>
                                            <w:ins w:id="4017" w:author="Zhang Li" w:date="2022-06-12T15:02:00Z">
                                              <w:rPr>
                                                <w:rFonts w:ascii="Cambria Math" w:eastAsia="宋体" w:hAnsi="Cambria Math" w:cs="Times New Roman"/>
                                                <w:kern w:val="0"/>
                                                <w:sz w:val="24"/>
                                                <w:szCs w:val="24"/>
                                              </w:rPr>
                                              <m:t>N-1</m:t>
                                            </w:ins>
                                          </m:r>
                                        </m:num>
                                        <m:den>
                                          <m:r>
                                            <w:ins w:id="4018" w:author="Zhang Li" w:date="2022-06-12T15:02:00Z">
                                              <w:rPr>
                                                <w:rFonts w:ascii="Cambria Math" w:eastAsia="宋体" w:hAnsi="Cambria Math" w:cs="Times New Roman"/>
                                                <w:kern w:val="0"/>
                                                <w:sz w:val="24"/>
                                                <w:szCs w:val="24"/>
                                              </w:rPr>
                                              <m:t>2</m:t>
                                            </w:ins>
                                          </m:r>
                                        </m:den>
                                      </m:f>
                                    </m:e>
                                  </m:d>
                                </m:den>
                              </m:f>
                            </m:e>
                          </m:d>
                          <m:r>
                            <w:ins w:id="4019" w:author="Zhang Li" w:date="2022-06-12T15:02:00Z">
                              <w:rPr>
                                <w:rFonts w:ascii="Cambria Math" w:eastAsia="宋体" w:hAnsi="Cambria Math" w:cs="Times New Roman"/>
                                <w:kern w:val="0"/>
                                <w:sz w:val="24"/>
                                <w:szCs w:val="24"/>
                              </w:rPr>
                              <m:t>ϵ</m:t>
                            </w:ins>
                          </m:r>
                        </m:e>
                        <m:sub>
                          <m:r>
                            <w:ins w:id="4020" w:author="Zhang Li" w:date="2022-06-12T15:02:00Z">
                              <w:rPr>
                                <w:rFonts w:ascii="Cambria Math" w:eastAsia="宋体" w:hAnsi="Cambria Math" w:cs="Times New Roman"/>
                                <w:kern w:val="0"/>
                                <w:sz w:val="24"/>
                                <w:szCs w:val="24"/>
                              </w:rPr>
                              <m:t>max</m:t>
                            </w:ins>
                          </m:r>
                        </m:sub>
                        <m:sup>
                          <m:r>
                            <w:ins w:id="4021" w:author="Zhang Li" w:date="2022-06-12T15:02:00Z">
                              <w:rPr>
                                <w:rFonts w:ascii="Cambria Math" w:eastAsia="宋体" w:hAnsi="Cambria Math" w:cs="Times New Roman"/>
                                <w:kern w:val="0"/>
                                <w:sz w:val="24"/>
                                <w:szCs w:val="24"/>
                              </w:rPr>
                              <m:t>f</m:t>
                            </w:ins>
                          </m:r>
                        </m:sup>
                      </m:sSubSup>
                      <m:sSup>
                        <m:sSupPr>
                          <m:ctrlPr>
                            <w:ins w:id="4022" w:author="Zhang Li" w:date="2022-06-12T15:02:00Z">
                              <w:rPr>
                                <w:rFonts w:ascii="Cambria Math" w:eastAsia="宋体" w:hAnsi="Cambria Math" w:cs="Times New Roman"/>
                                <w:i/>
                                <w:kern w:val="0"/>
                                <w:sz w:val="24"/>
                                <w:szCs w:val="24"/>
                              </w:rPr>
                            </w:ins>
                          </m:ctrlPr>
                        </m:sSupPr>
                        <m:e>
                          <m:d>
                            <m:dPr>
                              <m:ctrlPr>
                                <w:ins w:id="4023" w:author="Zhang Li" w:date="2022-06-12T15:02:00Z">
                                  <w:rPr>
                                    <w:rFonts w:ascii="Cambria Math" w:eastAsia="宋体" w:hAnsi="Cambria Math" w:cs="Times New Roman"/>
                                    <w:i/>
                                    <w:kern w:val="0"/>
                                    <w:sz w:val="24"/>
                                    <w:szCs w:val="24"/>
                                  </w:rPr>
                                </w:ins>
                              </m:ctrlPr>
                            </m:dPr>
                            <m:e>
                              <m:r>
                                <w:ins w:id="4024" w:author="Zhang Li" w:date="2022-06-12T15:02:00Z">
                                  <w:rPr>
                                    <w:rFonts w:ascii="Cambria Math" w:eastAsia="宋体" w:hAnsi="Cambria Math" w:cs="Times New Roman"/>
                                    <w:kern w:val="0"/>
                                    <w:sz w:val="24"/>
                                    <w:szCs w:val="24"/>
                                  </w:rPr>
                                  <m:t>1-</m:t>
                                </w:ins>
                              </m:r>
                              <m:sSub>
                                <m:sSubPr>
                                  <m:ctrlPr>
                                    <w:ins w:id="4025" w:author="Zhang Li" w:date="2022-06-12T15:02:00Z">
                                      <w:rPr>
                                        <w:rFonts w:ascii="Cambria Math" w:eastAsia="宋体" w:hAnsi="Cambria Math" w:cs="Times New Roman"/>
                                        <w:i/>
                                        <w:kern w:val="0"/>
                                        <w:sz w:val="24"/>
                                        <w:szCs w:val="24"/>
                                      </w:rPr>
                                    </w:ins>
                                  </m:ctrlPr>
                                </m:sSubPr>
                                <m:e>
                                  <m:r>
                                    <w:ins w:id="4026" w:author="Zhang Li" w:date="2022-06-12T15:02:00Z">
                                      <w:rPr>
                                        <w:rFonts w:ascii="Cambria Math" w:eastAsia="宋体" w:hAnsi="Cambria Math" w:cs="Times New Roman"/>
                                        <w:kern w:val="0"/>
                                        <w:sz w:val="24"/>
                                        <w:szCs w:val="24"/>
                                      </w:rPr>
                                      <m:t>ϵ</m:t>
                                    </w:ins>
                                  </m:r>
                                </m:e>
                                <m:sub>
                                  <m:r>
                                    <w:ins w:id="4027" w:author="Zhang Li" w:date="2022-06-12T15:02:00Z">
                                      <w:rPr>
                                        <w:rFonts w:ascii="Cambria Math" w:eastAsia="宋体" w:hAnsi="Cambria Math" w:cs="Times New Roman"/>
                                        <w:kern w:val="0"/>
                                        <w:sz w:val="24"/>
                                        <w:szCs w:val="24"/>
                                      </w:rPr>
                                      <m:t>min</m:t>
                                    </w:ins>
                                  </m:r>
                                </m:sub>
                              </m:sSub>
                            </m:e>
                          </m:d>
                        </m:e>
                        <m:sup>
                          <m:r>
                            <w:ins w:id="4028" w:author="Zhang Li" w:date="2022-06-12T15:02:00Z">
                              <w:rPr>
                                <w:rFonts w:ascii="Cambria Math" w:eastAsia="宋体" w:hAnsi="Cambria Math" w:cs="Times New Roman"/>
                                <w:kern w:val="0"/>
                                <w:sz w:val="24"/>
                                <w:szCs w:val="24"/>
                              </w:rPr>
                              <m:t>N-1-f</m:t>
                            </w:ins>
                          </m:r>
                        </m:sup>
                      </m:sSup>
                      <m:r>
                        <w:ins w:id="4029" w:author="Zhang Li" w:date="2022-06-12T15:02:00Z">
                          <w:rPr>
                            <w:rFonts w:ascii="Cambria Math" w:eastAsia="宋体" w:hAnsi="Cambria Math" w:cs="Times New Roman"/>
                            <w:kern w:val="0"/>
                            <w:sz w:val="24"/>
                            <w:szCs w:val="24"/>
                          </w:rPr>
                          <m:t xml:space="preserve"> </m:t>
                        </w:ins>
                      </m:r>
                    </m:e>
                  </m:nary>
                </m:e>
              </m:d>
            </m:e>
            <m:sup>
              <m:r>
                <w:ins w:id="4030"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4031" w:author="Zhang Li" w:date="2022-06-12T15:02:00Z"/>
          <w:rFonts w:ascii="Times New Roman" w:eastAsia="宋体" w:hAnsi="Times New Roman" w:cs="Times New Roman"/>
          <w:kern w:val="0"/>
          <w:sz w:val="24"/>
          <w:szCs w:val="24"/>
        </w:rPr>
      </w:pPr>
      <m:oMathPara>
        <m:oMath>
          <m:r>
            <w:ins w:id="4032" w:author="Zhang Li" w:date="2022-06-12T15:02:00Z">
              <w:rPr>
                <w:rFonts w:ascii="Cambria Math" w:eastAsia="宋体" w:hAnsi="Cambria Math" w:cs="Times New Roman"/>
                <w:kern w:val="0"/>
                <w:sz w:val="24"/>
                <w:szCs w:val="24"/>
              </w:rPr>
              <m:t>≥1-</m:t>
            </w:ins>
          </m:r>
          <m:sSup>
            <m:sSupPr>
              <m:ctrlPr>
                <w:ins w:id="4033" w:author="Zhang Li" w:date="2022-06-12T15:02:00Z">
                  <w:rPr>
                    <w:rFonts w:ascii="Cambria Math" w:eastAsia="宋体" w:hAnsi="Cambria Math" w:cs="Times New Roman"/>
                    <w:i/>
                    <w:kern w:val="0"/>
                    <w:sz w:val="24"/>
                    <w:szCs w:val="24"/>
                  </w:rPr>
                </w:ins>
              </m:ctrlPr>
            </m:sSupPr>
            <m:e>
              <m:d>
                <m:dPr>
                  <m:ctrlPr>
                    <w:ins w:id="4034" w:author="Zhang Li" w:date="2022-06-12T15:02:00Z">
                      <w:rPr>
                        <w:rFonts w:ascii="Cambria Math" w:eastAsia="宋体" w:hAnsi="Cambria Math" w:cs="Times New Roman"/>
                        <w:i/>
                        <w:kern w:val="0"/>
                        <w:sz w:val="24"/>
                        <w:szCs w:val="24"/>
                      </w:rPr>
                    </w:ins>
                  </m:ctrlPr>
                </m:dPr>
                <m:e>
                  <m:d>
                    <m:dPr>
                      <m:begChr m:val="⌊"/>
                      <m:endChr m:val="⌋"/>
                      <m:ctrlPr>
                        <w:ins w:id="4035" w:author="Zhang Li" w:date="2022-06-12T15:02:00Z">
                          <w:rPr>
                            <w:rFonts w:ascii="Cambria Math" w:eastAsia="宋体" w:hAnsi="Cambria Math" w:cs="Lucida Sans Unicode"/>
                            <w:i/>
                            <w:kern w:val="0"/>
                            <w:sz w:val="24"/>
                            <w:szCs w:val="24"/>
                          </w:rPr>
                        </w:ins>
                      </m:ctrlPr>
                    </m:dPr>
                    <m:e>
                      <m:f>
                        <m:fPr>
                          <m:ctrlPr>
                            <w:ins w:id="4036" w:author="Zhang Li" w:date="2022-06-12T15:02:00Z">
                              <w:rPr>
                                <w:rFonts w:ascii="Cambria Math" w:eastAsia="宋体" w:hAnsi="Cambria Math" w:cs="Times New Roman"/>
                                <w:i/>
                                <w:kern w:val="0"/>
                                <w:sz w:val="24"/>
                                <w:szCs w:val="24"/>
                              </w:rPr>
                            </w:ins>
                          </m:ctrlPr>
                        </m:fPr>
                        <m:num>
                          <m:r>
                            <w:ins w:id="4037" w:author="Zhang Li" w:date="2022-06-12T15:02:00Z">
                              <w:rPr>
                                <w:rFonts w:ascii="Cambria Math" w:eastAsia="宋体" w:hAnsi="Cambria Math" w:cs="Times New Roman"/>
                                <w:kern w:val="0"/>
                                <w:sz w:val="24"/>
                                <w:szCs w:val="24"/>
                              </w:rPr>
                              <m:t>N-1</m:t>
                            </w:ins>
                          </m:r>
                        </m:num>
                        <m:den>
                          <m:r>
                            <w:ins w:id="4038" w:author="Zhang Li" w:date="2022-06-12T15:02:00Z">
                              <w:rPr>
                                <w:rFonts w:ascii="Cambria Math" w:eastAsia="宋体" w:hAnsi="Cambria Math" w:cs="Times New Roman"/>
                                <w:kern w:val="0"/>
                                <w:sz w:val="24"/>
                                <w:szCs w:val="24"/>
                              </w:rPr>
                              <m:t>2</m:t>
                            </w:ins>
                          </m:r>
                        </m:den>
                      </m:f>
                      <m:ctrlPr>
                        <w:ins w:id="4039" w:author="Zhang Li" w:date="2022-06-12T15:02:00Z">
                          <w:rPr>
                            <w:rFonts w:ascii="Cambria Math" w:eastAsia="宋体" w:hAnsi="Cambria Math" w:cs="Times New Roman"/>
                            <w:i/>
                            <w:kern w:val="0"/>
                            <w:sz w:val="24"/>
                            <w:szCs w:val="24"/>
                          </w:rPr>
                        </w:ins>
                      </m:ctrlPr>
                    </m:e>
                  </m:d>
                  <m:r>
                    <w:ins w:id="4040" w:author="Zhang Li" w:date="2022-06-12T15:02:00Z">
                      <w:rPr>
                        <w:rFonts w:ascii="Cambria Math" w:eastAsia="宋体" w:hAnsi="Cambria Math" w:cs="Times New Roman"/>
                        <w:kern w:val="0"/>
                        <w:sz w:val="24"/>
                        <w:szCs w:val="24"/>
                      </w:rPr>
                      <m:t>⋅</m:t>
                    </w:ins>
                  </m:r>
                  <m:sSubSup>
                    <m:sSubSupPr>
                      <m:ctrlPr>
                        <w:ins w:id="4041" w:author="Zhang Li" w:date="2022-06-12T15:02:00Z">
                          <w:rPr>
                            <w:rFonts w:ascii="Cambria Math" w:eastAsia="宋体" w:hAnsi="Cambria Math" w:cs="Times New Roman"/>
                            <w:i/>
                            <w:kern w:val="0"/>
                            <w:sz w:val="24"/>
                            <w:szCs w:val="24"/>
                          </w:rPr>
                        </w:ins>
                      </m:ctrlPr>
                    </m:sSubSupPr>
                    <m:e>
                      <m:d>
                        <m:dPr>
                          <m:ctrlPr>
                            <w:ins w:id="4042" w:author="Zhang Li" w:date="2022-06-12T15:02:00Z">
                              <w:rPr>
                                <w:rFonts w:ascii="Cambria Math" w:eastAsia="宋体" w:hAnsi="Cambria Math" w:cs="Times New Roman"/>
                                <w:i/>
                                <w:kern w:val="0"/>
                                <w:sz w:val="24"/>
                                <w:szCs w:val="24"/>
                              </w:rPr>
                            </w:ins>
                          </m:ctrlPr>
                        </m:dPr>
                        <m:e>
                          <m:f>
                            <m:fPr>
                              <m:type m:val="noBar"/>
                              <m:ctrlPr>
                                <w:ins w:id="4043" w:author="Zhang Li" w:date="2022-06-12T15:02:00Z">
                                  <w:rPr>
                                    <w:rFonts w:ascii="Cambria Math" w:eastAsia="宋体" w:hAnsi="Cambria Math" w:cs="Times New Roman"/>
                                    <w:i/>
                                    <w:kern w:val="0"/>
                                    <w:sz w:val="24"/>
                                    <w:szCs w:val="24"/>
                                  </w:rPr>
                                </w:ins>
                              </m:ctrlPr>
                            </m:fPr>
                            <m:num>
                              <m:r>
                                <w:ins w:id="4044" w:author="Zhang Li" w:date="2022-06-12T15:02:00Z">
                                  <w:rPr>
                                    <w:rFonts w:ascii="Cambria Math" w:eastAsia="宋体" w:hAnsi="Cambria Math" w:cs="Times New Roman"/>
                                    <w:kern w:val="0"/>
                                    <w:sz w:val="24"/>
                                    <w:szCs w:val="24"/>
                                  </w:rPr>
                                  <m:t>N-1</m:t>
                                </w:ins>
                              </m:r>
                            </m:num>
                            <m:den>
                              <m:d>
                                <m:dPr>
                                  <m:begChr m:val="⌈"/>
                                  <m:endChr m:val="⌉"/>
                                  <m:ctrlPr>
                                    <w:ins w:id="4045" w:author="Zhang Li" w:date="2022-06-12T15:02:00Z">
                                      <w:rPr>
                                        <w:rFonts w:ascii="Cambria Math" w:eastAsia="宋体" w:hAnsi="Cambria Math" w:cs="Times New Roman"/>
                                        <w:i/>
                                        <w:kern w:val="0"/>
                                        <w:sz w:val="24"/>
                                        <w:szCs w:val="24"/>
                                      </w:rPr>
                                    </w:ins>
                                  </m:ctrlPr>
                                </m:dPr>
                                <m:e>
                                  <m:f>
                                    <m:fPr>
                                      <m:ctrlPr>
                                        <w:ins w:id="4046" w:author="Zhang Li" w:date="2022-06-12T15:02:00Z">
                                          <w:rPr>
                                            <w:rFonts w:ascii="Cambria Math" w:eastAsia="宋体" w:hAnsi="Cambria Math" w:cs="Times New Roman"/>
                                            <w:i/>
                                            <w:kern w:val="0"/>
                                            <w:sz w:val="24"/>
                                            <w:szCs w:val="24"/>
                                          </w:rPr>
                                        </w:ins>
                                      </m:ctrlPr>
                                    </m:fPr>
                                    <m:num>
                                      <m:r>
                                        <w:ins w:id="4047" w:author="Zhang Li" w:date="2022-06-12T15:02:00Z">
                                          <w:rPr>
                                            <w:rFonts w:ascii="Cambria Math" w:eastAsia="宋体" w:hAnsi="Cambria Math" w:cs="Times New Roman"/>
                                            <w:kern w:val="0"/>
                                            <w:sz w:val="24"/>
                                            <w:szCs w:val="24"/>
                                          </w:rPr>
                                          <m:t>N-1</m:t>
                                        </w:ins>
                                      </m:r>
                                    </m:num>
                                    <m:den>
                                      <m:r>
                                        <w:ins w:id="4048" w:author="Zhang Li" w:date="2022-06-12T15:02:00Z">
                                          <w:rPr>
                                            <w:rFonts w:ascii="Cambria Math" w:eastAsia="宋体" w:hAnsi="Cambria Math" w:cs="Times New Roman"/>
                                            <w:kern w:val="0"/>
                                            <w:sz w:val="24"/>
                                            <w:szCs w:val="24"/>
                                          </w:rPr>
                                          <m:t>2</m:t>
                                        </w:ins>
                                      </m:r>
                                    </m:den>
                                  </m:f>
                                </m:e>
                              </m:d>
                            </m:den>
                          </m:f>
                        </m:e>
                      </m:d>
                      <m:r>
                        <w:ins w:id="4049" w:author="Zhang Li" w:date="2022-06-12T15:02:00Z">
                          <w:rPr>
                            <w:rFonts w:ascii="Cambria Math" w:eastAsia="宋体" w:hAnsi="Cambria Math" w:cs="Times New Roman"/>
                            <w:kern w:val="0"/>
                            <w:sz w:val="24"/>
                            <w:szCs w:val="24"/>
                          </w:rPr>
                          <m:t>ϵ</m:t>
                        </w:ins>
                      </m:r>
                    </m:e>
                    <m:sub>
                      <m:r>
                        <w:ins w:id="4050" w:author="Zhang Li" w:date="2022-06-12T15:02:00Z">
                          <w:rPr>
                            <w:rFonts w:ascii="Cambria Math" w:eastAsia="宋体" w:hAnsi="Cambria Math" w:cs="Times New Roman"/>
                            <w:kern w:val="0"/>
                            <w:sz w:val="24"/>
                            <w:szCs w:val="24"/>
                          </w:rPr>
                          <m:t>max</m:t>
                        </w:ins>
                      </m:r>
                    </m:sub>
                    <m:sup>
                      <m:d>
                        <m:dPr>
                          <m:begChr m:val="⌈"/>
                          <m:endChr m:val="⌉"/>
                          <m:ctrlPr>
                            <w:ins w:id="4051" w:author="Zhang Li" w:date="2022-06-12T15:02:00Z">
                              <w:rPr>
                                <w:rFonts w:ascii="Cambria Math" w:eastAsia="宋体" w:hAnsi="Cambria Math" w:cs="Times New Roman"/>
                                <w:i/>
                                <w:kern w:val="0"/>
                                <w:sz w:val="24"/>
                                <w:szCs w:val="24"/>
                              </w:rPr>
                            </w:ins>
                          </m:ctrlPr>
                        </m:dPr>
                        <m:e>
                          <m:f>
                            <m:fPr>
                              <m:ctrlPr>
                                <w:ins w:id="4052" w:author="Zhang Li" w:date="2022-06-12T15:02:00Z">
                                  <w:rPr>
                                    <w:rFonts w:ascii="Cambria Math" w:eastAsia="宋体" w:hAnsi="Cambria Math" w:cs="Times New Roman"/>
                                    <w:i/>
                                    <w:kern w:val="0"/>
                                    <w:sz w:val="24"/>
                                    <w:szCs w:val="24"/>
                                  </w:rPr>
                                </w:ins>
                              </m:ctrlPr>
                            </m:fPr>
                            <m:num>
                              <m:r>
                                <w:ins w:id="4053" w:author="Zhang Li" w:date="2022-06-12T15:02:00Z">
                                  <w:rPr>
                                    <w:rFonts w:ascii="Cambria Math" w:eastAsia="宋体" w:hAnsi="Cambria Math" w:cs="Times New Roman"/>
                                    <w:kern w:val="0"/>
                                    <w:sz w:val="24"/>
                                    <w:szCs w:val="24"/>
                                  </w:rPr>
                                  <m:t>N-1</m:t>
                                </w:ins>
                              </m:r>
                            </m:num>
                            <m:den>
                              <m:r>
                                <w:ins w:id="4054" w:author="Zhang Li" w:date="2022-06-12T15:02:00Z">
                                  <w:rPr>
                                    <w:rFonts w:ascii="Cambria Math" w:eastAsia="宋体" w:hAnsi="Cambria Math" w:cs="Times New Roman"/>
                                    <w:kern w:val="0"/>
                                    <w:sz w:val="24"/>
                                    <w:szCs w:val="24"/>
                                  </w:rPr>
                                  <m:t>2</m:t>
                                </w:ins>
                              </m:r>
                            </m:den>
                          </m:f>
                        </m:e>
                      </m:d>
                    </m:sup>
                  </m:sSubSup>
                  <m:sSup>
                    <m:sSupPr>
                      <m:ctrlPr>
                        <w:ins w:id="4055" w:author="Zhang Li" w:date="2022-06-12T15:02:00Z">
                          <w:rPr>
                            <w:rFonts w:ascii="Cambria Math" w:eastAsia="宋体" w:hAnsi="Cambria Math" w:cs="Times New Roman"/>
                            <w:i/>
                            <w:kern w:val="0"/>
                            <w:sz w:val="24"/>
                            <w:szCs w:val="24"/>
                          </w:rPr>
                        </w:ins>
                      </m:ctrlPr>
                    </m:sSupPr>
                    <m:e>
                      <m:d>
                        <m:dPr>
                          <m:ctrlPr>
                            <w:ins w:id="4056" w:author="Zhang Li" w:date="2022-06-12T15:02:00Z">
                              <w:rPr>
                                <w:rFonts w:ascii="Cambria Math" w:eastAsia="宋体" w:hAnsi="Cambria Math" w:cs="Times New Roman"/>
                                <w:i/>
                                <w:kern w:val="0"/>
                                <w:sz w:val="24"/>
                                <w:szCs w:val="24"/>
                              </w:rPr>
                            </w:ins>
                          </m:ctrlPr>
                        </m:dPr>
                        <m:e>
                          <m:r>
                            <w:ins w:id="4057" w:author="Zhang Li" w:date="2022-06-12T15:02:00Z">
                              <w:rPr>
                                <w:rFonts w:ascii="Cambria Math" w:eastAsia="宋体" w:hAnsi="Cambria Math" w:cs="Times New Roman"/>
                                <w:kern w:val="0"/>
                                <w:sz w:val="24"/>
                                <w:szCs w:val="24"/>
                              </w:rPr>
                              <m:t>1-</m:t>
                            </w:ins>
                          </m:r>
                          <m:sSub>
                            <m:sSubPr>
                              <m:ctrlPr>
                                <w:ins w:id="4058" w:author="Zhang Li" w:date="2022-06-12T15:02:00Z">
                                  <w:rPr>
                                    <w:rFonts w:ascii="Cambria Math" w:eastAsia="宋体" w:hAnsi="Cambria Math" w:cs="Times New Roman"/>
                                    <w:i/>
                                    <w:kern w:val="0"/>
                                    <w:sz w:val="24"/>
                                    <w:szCs w:val="24"/>
                                  </w:rPr>
                                </w:ins>
                              </m:ctrlPr>
                            </m:sSubPr>
                            <m:e>
                              <m:r>
                                <w:ins w:id="4059" w:author="Zhang Li" w:date="2022-06-12T15:02:00Z">
                                  <w:rPr>
                                    <w:rFonts w:ascii="Cambria Math" w:eastAsia="宋体" w:hAnsi="Cambria Math" w:cs="Times New Roman"/>
                                    <w:kern w:val="0"/>
                                    <w:sz w:val="24"/>
                                    <w:szCs w:val="24"/>
                                  </w:rPr>
                                  <m:t>ϵ</m:t>
                                </w:ins>
                              </m:r>
                            </m:e>
                            <m:sub>
                              <m:r>
                                <w:ins w:id="4060" w:author="Zhang Li" w:date="2022-06-12T15:02:00Z">
                                  <w:rPr>
                                    <w:rFonts w:ascii="Cambria Math" w:eastAsia="宋体" w:hAnsi="Cambria Math" w:cs="Times New Roman"/>
                                    <w:kern w:val="0"/>
                                    <w:sz w:val="24"/>
                                    <w:szCs w:val="24"/>
                                  </w:rPr>
                                  <m:t>min</m:t>
                                </w:ins>
                              </m:r>
                            </m:sub>
                          </m:sSub>
                        </m:e>
                      </m:d>
                    </m:e>
                    <m:sup>
                      <m:r>
                        <w:ins w:id="4061" w:author="Zhang Li" w:date="2022-06-12T15:02:00Z">
                          <w:rPr>
                            <w:rFonts w:ascii="Cambria Math" w:eastAsia="宋体" w:hAnsi="Cambria Math" w:cs="Times New Roman"/>
                            <w:kern w:val="0"/>
                            <w:sz w:val="24"/>
                            <w:szCs w:val="24"/>
                          </w:rPr>
                          <m:t>N-1-</m:t>
                        </w:ins>
                      </m:r>
                      <m:d>
                        <m:dPr>
                          <m:begChr m:val="⌈"/>
                          <m:endChr m:val="⌉"/>
                          <m:ctrlPr>
                            <w:ins w:id="4062" w:author="Zhang Li" w:date="2022-06-12T15:02:00Z">
                              <w:rPr>
                                <w:rFonts w:ascii="Cambria Math" w:eastAsia="宋体" w:hAnsi="Cambria Math" w:cs="Times New Roman"/>
                                <w:i/>
                                <w:kern w:val="0"/>
                                <w:sz w:val="24"/>
                                <w:szCs w:val="24"/>
                              </w:rPr>
                            </w:ins>
                          </m:ctrlPr>
                        </m:dPr>
                        <m:e>
                          <m:f>
                            <m:fPr>
                              <m:ctrlPr>
                                <w:ins w:id="4063" w:author="Zhang Li" w:date="2022-06-12T15:02:00Z">
                                  <w:rPr>
                                    <w:rFonts w:ascii="Cambria Math" w:eastAsia="宋体" w:hAnsi="Cambria Math" w:cs="Times New Roman"/>
                                    <w:i/>
                                    <w:kern w:val="0"/>
                                    <w:sz w:val="24"/>
                                    <w:szCs w:val="24"/>
                                  </w:rPr>
                                </w:ins>
                              </m:ctrlPr>
                            </m:fPr>
                            <m:num>
                              <m:r>
                                <w:ins w:id="4064" w:author="Zhang Li" w:date="2022-06-12T15:02:00Z">
                                  <w:rPr>
                                    <w:rFonts w:ascii="Cambria Math" w:eastAsia="宋体" w:hAnsi="Cambria Math" w:cs="Times New Roman"/>
                                    <w:kern w:val="0"/>
                                    <w:sz w:val="24"/>
                                    <w:szCs w:val="24"/>
                                  </w:rPr>
                                  <m:t>N-1</m:t>
                                </w:ins>
                              </m:r>
                            </m:num>
                            <m:den>
                              <m:r>
                                <w:ins w:id="4065" w:author="Zhang Li" w:date="2022-06-12T15:02:00Z">
                                  <w:rPr>
                                    <w:rFonts w:ascii="Cambria Math" w:eastAsia="宋体" w:hAnsi="Cambria Math" w:cs="Times New Roman"/>
                                    <w:kern w:val="0"/>
                                    <w:sz w:val="24"/>
                                    <w:szCs w:val="24"/>
                                  </w:rPr>
                                  <m:t>2</m:t>
                                </w:ins>
                              </m:r>
                            </m:den>
                          </m:f>
                        </m:e>
                      </m:d>
                    </m:sup>
                  </m:sSup>
                </m:e>
              </m:d>
            </m:e>
            <m:sup>
              <m:r>
                <w:ins w:id="4066" w:author="Zhang Li" w:date="2022-06-12T15:02:00Z">
                  <w:rPr>
                    <w:rFonts w:ascii="Cambria Math" w:eastAsia="宋体" w:hAnsi="Cambria Math" w:cs="Times New Roman"/>
                    <w:kern w:val="0"/>
                    <w:sz w:val="24"/>
                    <w:szCs w:val="24"/>
                  </w:rPr>
                  <m:t>N</m:t>
                </w:ins>
              </m:r>
            </m:sup>
          </m:sSup>
          <m:r>
            <w:ins w:id="4067"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4068" w:author="Zhang Li" w:date="2022-06-12T15:02:00Z"/>
          <w:rFonts w:ascii="Lucida Sans Unicode" w:eastAsia="宋体" w:hAnsi="Lucida Sans Unicode" w:cs="Lucida Sans Unicode"/>
          <w:kern w:val="0"/>
          <w:sz w:val="24"/>
          <w:szCs w:val="24"/>
        </w:rPr>
        <w:pPrChange w:id="4069" w:author="ThinkPad" w:date="2022-06-18T09:40:00Z">
          <w:pPr>
            <w:spacing w:afterLines="50" w:after="156"/>
          </w:pPr>
        </w:pPrChange>
      </w:pPr>
      <w:ins w:id="4070" w:author="Zhang Li" w:date="2022-06-12T15:02:00Z">
        <w:del w:id="4071"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4072" w:author="Zhang Li" w:date="2022-06-12T15:02:00Z">
                <w:del w:id="4073" w:author="ThinkPad" w:date="2022-06-18T09:40:00Z">
                  <w:rPr>
                    <w:rFonts w:ascii="Cambria Math" w:eastAsia="宋体" w:hAnsi="Cambria Math" w:cs="Times New Roman"/>
                    <w:i/>
                    <w:kern w:val="0"/>
                    <w:sz w:val="24"/>
                    <w:szCs w:val="24"/>
                  </w:rPr>
                </w:del>
              </w:ins>
            </m:ctrlPr>
          </m:sSubPr>
          <m:e>
            <m:r>
              <w:ins w:id="4074" w:author="Zhang Li" w:date="2022-06-12T15:02:00Z">
                <w:del w:id="4075" w:author="ThinkPad" w:date="2022-06-18T09:40:00Z">
                  <w:rPr>
                    <w:rFonts w:ascii="Cambria Math" w:eastAsia="宋体" w:hAnsi="Cambria Math" w:cs="Times New Roman"/>
                    <w:kern w:val="0"/>
                    <w:sz w:val="24"/>
                    <w:szCs w:val="24"/>
                  </w:rPr>
                  <m:t>ϵ</m:t>
                </w:del>
              </w:ins>
            </m:r>
          </m:e>
          <m:sub>
            <m:r>
              <w:ins w:id="4076" w:author="Zhang Li" w:date="2022-06-12T15:02:00Z">
                <w:del w:id="4077" w:author="ThinkPad" w:date="2022-06-18T09:40:00Z">
                  <w:rPr>
                    <w:rFonts w:ascii="Cambria Math" w:eastAsia="宋体" w:hAnsi="Cambria Math" w:cs="Times New Roman"/>
                    <w:kern w:val="0"/>
                    <w:sz w:val="24"/>
                    <w:szCs w:val="24"/>
                  </w:rPr>
                  <m:t>max</m:t>
                </w:del>
              </w:ins>
            </m:r>
          </m:sub>
        </m:sSub>
      </m:oMath>
      <w:ins w:id="4078" w:author="Zhang Li" w:date="2022-06-12T15:02:00Z">
        <w:del w:id="4079"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4080" w:author="Zhang Li" w:date="2022-06-12T15:02:00Z">
                <w:del w:id="4081" w:author="ThinkPad" w:date="2022-06-18T09:40:00Z">
                  <w:rPr>
                    <w:rFonts w:ascii="Cambria Math" w:eastAsia="宋体" w:hAnsi="Cambria Math" w:cs="Times New Roman"/>
                    <w:i/>
                    <w:kern w:val="0"/>
                    <w:sz w:val="24"/>
                    <w:szCs w:val="24"/>
                  </w:rPr>
                </w:del>
              </w:ins>
            </m:ctrlPr>
          </m:sSubPr>
          <m:e>
            <m:r>
              <w:ins w:id="4082" w:author="Zhang Li" w:date="2022-06-12T15:02:00Z">
                <w:del w:id="4083" w:author="ThinkPad" w:date="2022-06-18T09:40:00Z">
                  <w:rPr>
                    <w:rFonts w:ascii="Cambria Math" w:eastAsia="宋体" w:hAnsi="Cambria Math" w:cs="Times New Roman"/>
                    <w:kern w:val="0"/>
                    <w:sz w:val="24"/>
                    <w:szCs w:val="24"/>
                  </w:rPr>
                  <m:t>ϵ</m:t>
                </w:del>
              </w:ins>
            </m:r>
          </m:e>
          <m:sub>
            <m:r>
              <w:ins w:id="4084" w:author="Zhang Li" w:date="2022-06-12T15:02:00Z">
                <w:del w:id="4085" w:author="ThinkPad" w:date="2022-06-18T09:40:00Z">
                  <w:rPr>
                    <w:rFonts w:ascii="Cambria Math" w:eastAsia="宋体" w:hAnsi="Cambria Math" w:cs="Times New Roman"/>
                    <w:kern w:val="0"/>
                    <w:sz w:val="24"/>
                    <w:szCs w:val="24"/>
                  </w:rPr>
                  <m:t>min</m:t>
                </w:del>
              </w:ins>
            </m:r>
          </m:sub>
        </m:sSub>
      </m:oMath>
      <w:ins w:id="4086" w:author="Zhang Li" w:date="2022-06-12T15:02:00Z">
        <w:del w:id="4087"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4088" w:author="ThinkPad" w:date="2022-06-18T09:41:00Z">
        <w:r>
          <w:rPr>
            <w:rFonts w:ascii="Times New Roman" w:eastAsia="宋体" w:hAnsi="Times New Roman" w:cs="Times New Roman"/>
            <w:kern w:val="0"/>
            <w:sz w:val="24"/>
            <w:szCs w:val="24"/>
          </w:rPr>
          <w:t xml:space="preserve">Obviously, </w:t>
        </w:r>
      </w:ins>
      <w:ins w:id="4089" w:author="Zhang Li" w:date="2022-06-12T15:02:00Z">
        <w:del w:id="4090" w:author="ThinkPad" w:date="2022-06-18T09:41:00Z">
          <w:r w:rsidR="00614FA7" w:rsidDel="006C323F">
            <w:rPr>
              <w:rFonts w:ascii="Times New Roman" w:eastAsia="宋体" w:hAnsi="Times New Roman" w:cs="Times New Roman"/>
              <w:kern w:val="0"/>
              <w:sz w:val="24"/>
              <w:szCs w:val="24"/>
            </w:rPr>
            <w:delText xml:space="preserve">In </w:delText>
          </w:r>
        </w:del>
        <w:del w:id="4091" w:author="ThinkPad" w:date="2022-06-18T09:09:00Z">
          <w:r w:rsidR="00614FA7" w:rsidDel="00616984">
            <w:rPr>
              <w:rFonts w:ascii="Times New Roman" w:eastAsia="宋体" w:hAnsi="Times New Roman" w:cs="Times New Roman"/>
              <w:kern w:val="0"/>
              <w:sz w:val="24"/>
              <w:szCs w:val="24"/>
            </w:rPr>
            <w:delText>our protocol</w:delText>
          </w:r>
        </w:del>
        <w:del w:id="4092" w:author="ThinkPad" w:date="2022-06-18T09:41:00Z">
          <w:r w:rsidR="00614FA7" w:rsidDel="006C323F">
            <w:rPr>
              <w:rFonts w:ascii="Times New Roman" w:eastAsia="宋体" w:hAnsi="Times New Roman" w:cs="Times New Roman"/>
              <w:kern w:val="0"/>
              <w:sz w:val="24"/>
              <w:szCs w:val="24"/>
            </w:rPr>
            <w:delText>,</w:delText>
          </w:r>
        </w:del>
      </w:ins>
      <w:ins w:id="4093" w:author="ThinkPad" w:date="2022-06-18T09:41:00Z">
        <w:r>
          <w:rPr>
            <w:rFonts w:ascii="Times New Roman" w:eastAsia="宋体" w:hAnsi="Times New Roman" w:cs="Times New Roman"/>
            <w:kern w:val="0"/>
            <w:sz w:val="24"/>
            <w:szCs w:val="24"/>
          </w:rPr>
          <w:t>the</w:t>
        </w:r>
      </w:ins>
      <w:ins w:id="4094" w:author="Zhang Li" w:date="2022-06-12T15:02:00Z">
        <w:r w:rsidR="00614FA7">
          <w:rPr>
            <w:rFonts w:ascii="Times New Roman" w:eastAsia="宋体" w:hAnsi="Times New Roman" w:cs="Times New Roman"/>
            <w:kern w:val="0"/>
            <w:sz w:val="24"/>
            <w:szCs w:val="24"/>
          </w:rPr>
          <w:t xml:space="preserve"> consensus success probability</w:t>
        </w:r>
      </w:ins>
      <w:ins w:id="4095" w:author="ThinkPad" w:date="2022-06-18T09:41:00Z">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ins>
      <w:proofErr w:type="spellEnd"/>
      <w:ins w:id="4096" w:author="Zhang Li" w:date="2022-06-12T15:02:00Z">
        <w:r w:rsidR="00614FA7">
          <w:rPr>
            <w:rFonts w:ascii="Times New Roman" w:eastAsia="宋体" w:hAnsi="Times New Roman" w:cs="Times New Roman"/>
            <w:kern w:val="0"/>
            <w:sz w:val="24"/>
            <w:szCs w:val="24"/>
          </w:rPr>
          <w:t xml:space="preserve"> is only related to network size and SNR</w:t>
        </w:r>
      </w:ins>
      <w:ins w:id="4097" w:author="ThinkPad" w:date="2022-06-18T09:09:00Z">
        <w:r w:rsidR="00616984">
          <w:rPr>
            <w:rFonts w:ascii="Times New Roman" w:eastAsia="宋体" w:hAnsi="Times New Roman" w:cs="Times New Roman"/>
            <w:kern w:val="0"/>
            <w:sz w:val="24"/>
            <w:szCs w:val="24"/>
          </w:rPr>
          <w:t>-based</w:t>
        </w:r>
      </w:ins>
      <w:ins w:id="4098" w:author="Zhang Li" w:date="2022-06-12T15:02:00Z">
        <w:r w:rsidR="00614FA7">
          <w:rPr>
            <w:rFonts w:ascii="Times New Roman" w:eastAsia="宋体" w:hAnsi="Times New Roman" w:cs="Times New Roman"/>
            <w:kern w:val="0"/>
            <w:sz w:val="24"/>
            <w:szCs w:val="24"/>
          </w:rPr>
          <w:t xml:space="preserve"> communication interruption probability between nodes</w:t>
        </w:r>
        <w:del w:id="4099"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4100"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4101" w:author="Zhang Li" w:date="2022-06-12T15:03:00Z"/>
          <w:rFonts w:ascii="Times New Roman" w:eastAsia="宋体" w:hAnsi="Times New Roman" w:cs="Times New Roman"/>
          <w:kern w:val="0"/>
          <w:sz w:val="24"/>
          <w:szCs w:val="24"/>
        </w:rPr>
      </w:pPr>
      <w:ins w:id="4102" w:author="Zhang Li" w:date="2022-06-12T15:03:00Z">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latency is defined as the time interval from a block proposal to its finalization. </w:t>
        </w:r>
        <w:del w:id="4103"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4104" w:author="ThinkPad" w:date="2022-06-18T10:13:00Z">
        <w:r w:rsidR="00165D0C">
          <w:rPr>
            <w:rFonts w:ascii="Times New Roman" w:eastAsia="宋体" w:hAnsi="Times New Roman" w:cs="Times New Roman"/>
            <w:kern w:val="0"/>
            <w:sz w:val="24"/>
            <w:szCs w:val="24"/>
          </w:rPr>
          <w:t>W</w:t>
        </w:r>
      </w:ins>
      <w:ins w:id="4105" w:author="Zhang Li" w:date="2022-06-12T15:03:00Z">
        <w:r>
          <w:rPr>
            <w:rFonts w:ascii="Times New Roman" w:eastAsia="宋体" w:hAnsi="Times New Roman" w:cs="Times New Roman"/>
            <w:kern w:val="0"/>
            <w:sz w:val="24"/>
            <w:szCs w:val="24"/>
          </w:rPr>
          <w:t>e assume that the computing time is negligibl</w:t>
        </w:r>
        <w:del w:id="4106" w:author="ThinkPad" w:date="2022-06-18T09:42:00Z">
          <w:r w:rsidDel="007844E6">
            <w:rPr>
              <w:rFonts w:ascii="Times New Roman" w:eastAsia="宋体" w:hAnsi="Times New Roman" w:cs="Times New Roman"/>
              <w:kern w:val="0"/>
              <w:sz w:val="24"/>
              <w:szCs w:val="24"/>
            </w:rPr>
            <w:delText>y small</w:delText>
          </w:r>
        </w:del>
      </w:ins>
      <w:ins w:id="4107" w:author="ThinkPad" w:date="2022-06-18T09:42:00Z">
        <w:r w:rsidR="007844E6">
          <w:rPr>
            <w:rFonts w:ascii="Times New Roman" w:eastAsia="宋体" w:hAnsi="Times New Roman" w:cs="Times New Roman"/>
            <w:kern w:val="0"/>
            <w:sz w:val="24"/>
            <w:szCs w:val="24"/>
          </w:rPr>
          <w:t>e</w:t>
        </w:r>
      </w:ins>
      <w:ins w:id="4108" w:author="ThinkPad" w:date="2022-06-18T10:14:00Z">
        <w:r w:rsidR="00165D0C">
          <w:rPr>
            <w:rFonts w:ascii="Times New Roman" w:eastAsia="宋体" w:hAnsi="Times New Roman" w:cs="Times New Roman"/>
            <w:kern w:val="0"/>
            <w:sz w:val="24"/>
            <w:szCs w:val="24"/>
          </w:rPr>
          <w:t xml:space="preserve"> as compared with the time for message delivery over </w:t>
        </w:r>
        <w:r w:rsidR="00165D0C">
          <w:rPr>
            <w:rFonts w:ascii="Times New Roman" w:eastAsia="宋体" w:hAnsi="Times New Roman" w:cs="Times New Roman"/>
            <w:kern w:val="0"/>
            <w:sz w:val="24"/>
            <w:szCs w:val="24"/>
          </w:rPr>
          <w:lastRenderedPageBreak/>
          <w:t>wireless channels</w:t>
        </w:r>
      </w:ins>
      <w:ins w:id="4109" w:author="Zhang Li" w:date="2022-06-12T15:03:00Z">
        <w:r>
          <w:rPr>
            <w:rFonts w:ascii="Times New Roman" w:eastAsia="宋体" w:hAnsi="Times New Roman" w:cs="Times New Roman"/>
            <w:kern w:val="0"/>
            <w:sz w:val="24"/>
            <w:szCs w:val="24"/>
          </w:rPr>
          <w:t xml:space="preserve">. Then, the consensus latency </w:t>
        </w:r>
        <w:del w:id="4110"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4111" w:author="ThinkPad" w:date="2022-06-18T09:42:00Z">
          <w:r w:rsidDel="007844E6">
            <w:rPr>
              <w:rFonts w:ascii="Times New Roman" w:eastAsia="宋体" w:hAnsi="Times New Roman" w:cs="Times New Roman"/>
              <w:kern w:val="0"/>
              <w:sz w:val="24"/>
              <w:szCs w:val="24"/>
            </w:rPr>
            <w:delText>obtain</w:delText>
          </w:r>
        </w:del>
      </w:ins>
      <w:ins w:id="4112" w:author="ThinkPad" w:date="2022-06-18T09:42:00Z">
        <w:r w:rsidR="007844E6">
          <w:rPr>
            <w:rFonts w:ascii="Times New Roman" w:eastAsia="宋体" w:hAnsi="Times New Roman" w:cs="Times New Roman"/>
            <w:kern w:val="0"/>
            <w:sz w:val="24"/>
            <w:szCs w:val="24"/>
          </w:rPr>
          <w:t>computed</w:t>
        </w:r>
      </w:ins>
      <w:ins w:id="4113"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4114" w:author="Zhang Li" w:date="2022-06-12T15:03:00Z"/>
          <w:rFonts w:ascii="Times New Roman" w:eastAsia="宋体" w:hAnsi="Times New Roman" w:cs="Times New Roman"/>
          <w:kern w:val="0"/>
          <w:sz w:val="24"/>
          <w:szCs w:val="24"/>
        </w:rPr>
      </w:pPr>
      <m:oMathPara>
        <m:oMath>
          <m:r>
            <w:ins w:id="4115" w:author="Zhang Li" w:date="2022-06-12T15:03:00Z">
              <w:rPr>
                <w:rFonts w:ascii="Cambria Math" w:eastAsia="宋体" w:hAnsi="Cambria Math" w:cs="Times New Roman"/>
                <w:kern w:val="0"/>
                <w:sz w:val="24"/>
                <w:szCs w:val="24"/>
              </w:rPr>
              <m:t xml:space="preserve">L= </m:t>
            </w:ins>
          </m:r>
          <m:sSub>
            <m:sSubPr>
              <m:ctrlPr>
                <w:ins w:id="4116" w:author="Zhang Li" w:date="2022-06-12T15:03:00Z">
                  <w:rPr>
                    <w:rFonts w:ascii="Cambria Math" w:eastAsia="宋体" w:hAnsi="Cambria Math" w:cs="Times New Roman"/>
                    <w:i/>
                    <w:kern w:val="0"/>
                    <w:sz w:val="24"/>
                    <w:szCs w:val="24"/>
                  </w:rPr>
                </w:ins>
              </m:ctrlPr>
            </m:sSubPr>
            <m:e>
              <m:r>
                <w:ins w:id="4117" w:author="Zhang Li" w:date="2022-06-12T15:03:00Z">
                  <w:rPr>
                    <w:rFonts w:ascii="Cambria Math" w:eastAsia="宋体" w:hAnsi="Cambria Math" w:cs="Times New Roman"/>
                    <w:kern w:val="0"/>
                    <w:sz w:val="24"/>
                    <w:szCs w:val="24"/>
                  </w:rPr>
                  <m:t>τ</m:t>
                </w:ins>
              </m:r>
            </m:e>
            <m:sub>
              <m:r>
                <w:ins w:id="4118" w:author="Zhang Li" w:date="2022-06-12T15:03:00Z">
                  <w:rPr>
                    <w:rFonts w:ascii="Cambria Math" w:eastAsia="宋体" w:hAnsi="Cambria Math" w:cs="Times New Roman"/>
                    <w:kern w:val="0"/>
                    <w:sz w:val="24"/>
                    <w:szCs w:val="24"/>
                  </w:rPr>
                  <m:t>o</m:t>
                </w:ins>
              </m:r>
            </m:sub>
          </m:sSub>
          <m:r>
            <w:ins w:id="4119" w:author="Zhang Li" w:date="2022-06-12T15:03:00Z">
              <w:rPr>
                <w:rFonts w:ascii="Cambria Math" w:eastAsia="宋体" w:hAnsi="Cambria Math" w:cs="Times New Roman"/>
                <w:kern w:val="0"/>
                <w:sz w:val="24"/>
                <w:szCs w:val="24"/>
              </w:rPr>
              <m:t>⋅</m:t>
            </w:ins>
          </m:r>
          <m:nary>
            <m:naryPr>
              <m:chr m:val="∑"/>
              <m:limLoc m:val="undOvr"/>
              <m:ctrlPr>
                <w:ins w:id="4120" w:author="Zhang Li" w:date="2022-06-12T15:03:00Z">
                  <w:rPr>
                    <w:rFonts w:ascii="Cambria Math" w:eastAsia="宋体" w:hAnsi="Cambria Math" w:cs="Times New Roman"/>
                    <w:i/>
                    <w:kern w:val="0"/>
                    <w:sz w:val="24"/>
                    <w:szCs w:val="24"/>
                  </w:rPr>
                </w:ins>
              </m:ctrlPr>
            </m:naryPr>
            <m:sub>
              <m:r>
                <w:ins w:id="4121" w:author="Zhang Li" w:date="2022-06-12T15:03:00Z">
                  <w:rPr>
                    <w:rFonts w:ascii="Cambria Math" w:eastAsia="宋体" w:hAnsi="Cambria Math" w:cs="Times New Roman"/>
                    <w:kern w:val="0"/>
                    <w:sz w:val="24"/>
                    <w:szCs w:val="24"/>
                  </w:rPr>
                  <m:t>i=0</m:t>
                </w:ins>
              </m:r>
            </m:sub>
            <m:sup>
              <m:r>
                <w:ins w:id="4122" w:author="Zhang Li" w:date="2022-06-12T15:03:00Z">
                  <w:rPr>
                    <w:rFonts w:ascii="Cambria Math" w:eastAsia="宋体" w:hAnsi="Cambria Math" w:cs="Times New Roman"/>
                    <w:kern w:val="0"/>
                    <w:sz w:val="24"/>
                    <w:szCs w:val="24"/>
                  </w:rPr>
                  <m:t>N+1</m:t>
                </w:ins>
              </m:r>
            </m:sup>
            <m:e>
              <m:sSub>
                <m:sSubPr>
                  <m:ctrlPr>
                    <w:ins w:id="4123" w:author="Zhang Li" w:date="2022-06-12T15:03:00Z">
                      <w:rPr>
                        <w:rFonts w:ascii="Cambria Math" w:eastAsia="宋体" w:hAnsi="Cambria Math" w:cs="Times New Roman"/>
                        <w:i/>
                        <w:kern w:val="0"/>
                        <w:sz w:val="24"/>
                        <w:szCs w:val="24"/>
                      </w:rPr>
                    </w:ins>
                  </m:ctrlPr>
                </m:sSubPr>
                <m:e>
                  <m:r>
                    <w:ins w:id="4124" w:author="Zhang Li" w:date="2022-06-12T15:03:00Z">
                      <w:rPr>
                        <w:rFonts w:ascii="Cambria Math" w:eastAsia="宋体" w:hAnsi="Cambria Math" w:cs="Times New Roman"/>
                        <w:kern w:val="0"/>
                        <w:sz w:val="24"/>
                        <w:szCs w:val="24"/>
                      </w:rPr>
                      <m:t>T</m:t>
                    </w:ins>
                  </m:r>
                </m:e>
                <m:sub>
                  <m:r>
                    <w:ins w:id="4125"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4126" w:author="Zhang Li" w:date="2022-06-12T15:03:00Z"/>
          <w:rFonts w:ascii="Times New Roman" w:eastAsia="宋体" w:hAnsi="Times New Roman" w:cs="Times New Roman"/>
          <w:kern w:val="0"/>
          <w:sz w:val="24"/>
          <w:szCs w:val="24"/>
        </w:rPr>
      </w:pPr>
      <w:ins w:id="4127"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4128" w:author="Zhang Li" w:date="2022-06-12T15:03:00Z">
            <w:rPr>
              <w:rFonts w:ascii="Cambria Math" w:eastAsia="宋体" w:hAnsi="Cambria Math" w:cs="Times New Roman"/>
              <w:kern w:val="0"/>
              <w:sz w:val="24"/>
              <w:szCs w:val="24"/>
            </w:rPr>
            <m:t>ζ</m:t>
          </w:ins>
        </m:r>
      </m:oMath>
      <w:ins w:id="4129" w:author="Zhang Li" w:date="2022-06-12T15:03:00Z">
        <w:r w:rsidRPr="009C44B1">
          <w:rPr>
            <w:rFonts w:ascii="Times New Roman" w:eastAsia="宋体" w:hAnsi="Times New Roman" w:cs="Times New Roman"/>
            <w:kern w:val="0"/>
            <w:sz w:val="24"/>
            <w:szCs w:val="24"/>
          </w:rPr>
          <w:t xml:space="preserve"> for some </w:t>
        </w:r>
      </w:ins>
      <m:oMath>
        <m:r>
          <w:ins w:id="4130" w:author="Zhang Li" w:date="2022-06-12T15:03:00Z">
            <m:rPr>
              <m:sty m:val="p"/>
            </m:rPr>
            <w:rPr>
              <w:rFonts w:ascii="Cambria Math" w:eastAsia="宋体" w:hAnsi="Cambria Math" w:cs="Times New Roman" w:hint="eastAsia"/>
              <w:kern w:val="0"/>
              <w:sz w:val="24"/>
              <w:szCs w:val="24"/>
            </w:rPr>
            <m:t>0</m:t>
          </w:ins>
        </m:r>
        <m:r>
          <w:ins w:id="4131" w:author="Zhang Li" w:date="2022-06-12T15:03:00Z">
            <m:rPr>
              <m:sty m:val="p"/>
            </m:rPr>
            <w:rPr>
              <w:rFonts w:ascii="Cambria Math" w:eastAsia="宋体" w:hAnsi="Cambria Math" w:cs="Times New Roman" w:hint="eastAsia"/>
              <w:kern w:val="0"/>
              <w:sz w:val="24"/>
              <w:szCs w:val="24"/>
            </w:rPr>
            <m:t>≤</m:t>
          </w:ins>
        </m:r>
        <m:r>
          <w:ins w:id="4132" w:author="Zhang Li" w:date="2022-06-12T15:03:00Z">
            <w:rPr>
              <w:rFonts w:ascii="Cambria Math" w:eastAsia="宋体" w:hAnsi="Cambria Math" w:cs="Times New Roman" w:hint="eastAsia"/>
              <w:kern w:val="0"/>
              <w:sz w:val="24"/>
              <w:szCs w:val="24"/>
            </w:rPr>
            <m:t>ζ</m:t>
          </w:ins>
        </m:r>
        <m:r>
          <w:ins w:id="4133" w:author="Zhang Li" w:date="2022-06-12T15:03:00Z">
            <m:rPr>
              <m:sty m:val="p"/>
            </m:rPr>
            <w:rPr>
              <w:rFonts w:ascii="Cambria Math" w:eastAsia="宋体" w:hAnsi="Cambria Math" w:cs="Times New Roman" w:hint="eastAsia"/>
              <w:kern w:val="0"/>
              <w:sz w:val="24"/>
              <w:szCs w:val="24"/>
            </w:rPr>
            <m:t>&lt;1</m:t>
          </w:ins>
        </m:r>
      </m:oMath>
      <w:ins w:id="4134"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consist of at most </w:t>
        </w:r>
      </w:ins>
      <m:oMath>
        <m:r>
          <w:ins w:id="4135" w:author="Zhang Li" w:date="2022-06-12T15:03:00Z">
            <w:rPr>
              <w:rFonts w:ascii="Cambria Math" w:eastAsia="宋体" w:hAnsi="Cambria Math" w:cs="Times New Roman"/>
              <w:kern w:val="0"/>
              <w:sz w:val="24"/>
              <w:szCs w:val="24"/>
            </w:rPr>
            <m:t>N</m:t>
          </w:ins>
        </m:r>
        <m:r>
          <w:ins w:id="4136" w:author="Zhang Li" w:date="2022-06-12T15:03:00Z">
            <m:rPr>
              <m:sty m:val="p"/>
            </m:rPr>
            <w:rPr>
              <w:rFonts w:ascii="Cambria Math" w:eastAsia="宋体" w:hAnsi="Cambria Math" w:cs="Times New Roman"/>
              <w:kern w:val="0"/>
              <w:sz w:val="24"/>
              <w:szCs w:val="24"/>
            </w:rPr>
            <m:t xml:space="preserve">+2 </m:t>
          </w:ins>
        </m:r>
      </m:oMath>
      <w:ins w:id="4137" w:author="Zhang Li" w:date="2022-06-12T15:03:00Z">
        <w:r w:rsidRPr="00CD30A0">
          <w:rPr>
            <w:rFonts w:ascii="Times New Roman" w:eastAsia="宋体" w:hAnsi="Times New Roman" w:cs="Times New Roman"/>
            <w:kern w:val="0"/>
            <w:sz w:val="24"/>
            <w:szCs w:val="24"/>
            <w:highlight w:val="lightGray"/>
            <w:rPrChange w:id="4138"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4139" w:author="Zhang Li" w:date="2022-06-12T15:03:00Z">
                <w:rPr>
                  <w:rFonts w:ascii="Cambria Math" w:eastAsia="宋体" w:hAnsi="Cambria Math" w:cs="Times New Roman"/>
                  <w:kern w:val="0"/>
                  <w:sz w:val="24"/>
                  <w:szCs w:val="24"/>
                </w:rPr>
              </w:ins>
            </m:ctrlPr>
          </m:sSubPr>
          <m:e>
            <m:r>
              <w:ins w:id="4140" w:author="Zhang Li" w:date="2022-06-12T15:03:00Z">
                <w:rPr>
                  <w:rFonts w:ascii="Cambria Math" w:eastAsia="宋体" w:hAnsi="Cambria Math" w:cs="Times New Roman"/>
                  <w:kern w:val="0"/>
                  <w:sz w:val="24"/>
                  <w:szCs w:val="24"/>
                </w:rPr>
                <m:t>T</m:t>
              </w:ins>
            </m:r>
          </m:e>
          <m:sub>
            <m:r>
              <w:ins w:id="4141" w:author="Zhang Li" w:date="2022-06-12T15:03:00Z">
                <w:rPr>
                  <w:rFonts w:ascii="Cambria Math" w:eastAsia="宋体" w:hAnsi="Cambria Math" w:cs="Times New Roman"/>
                  <w:kern w:val="0"/>
                  <w:sz w:val="24"/>
                  <w:szCs w:val="24"/>
                </w:rPr>
                <m:t>i</m:t>
              </w:ins>
            </m:r>
          </m:sub>
        </m:sSub>
      </m:oMath>
      <w:ins w:id="4142"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4143"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4144"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4145" w:author="Zhang Li" w:date="2022-06-12T15:03:00Z">
        <w:r>
          <w:rPr>
            <w:rFonts w:ascii="Times New Roman" w:eastAsia="宋体" w:hAnsi="Times New Roman" w:cs="Times New Roman"/>
            <w:kern w:val="0"/>
            <w:sz w:val="24"/>
            <w:szCs w:val="24"/>
          </w:rPr>
          <w:t>block</w:t>
        </w:r>
        <w:del w:id="4146"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4147" w:author="ThinkPad" w:date="2022-06-18T10:15:00Z">
          <w:r w:rsidDel="00165D0C">
            <w:rPr>
              <w:rFonts w:ascii="Times New Roman" w:eastAsia="宋体" w:hAnsi="Times New Roman" w:cs="Times New Roman"/>
              <w:kern w:val="0"/>
              <w:sz w:val="24"/>
              <w:szCs w:val="24"/>
            </w:rPr>
            <w:delText>has</w:delText>
          </w:r>
        </w:del>
      </w:ins>
      <w:ins w:id="4148" w:author="ThinkPad" w:date="2022-06-18T10:15:00Z">
        <w:r w:rsidR="00165D0C">
          <w:rPr>
            <w:rFonts w:ascii="Times New Roman" w:eastAsia="宋体" w:hAnsi="Times New Roman" w:cs="Times New Roman"/>
            <w:kern w:val="0"/>
            <w:sz w:val="24"/>
            <w:szCs w:val="24"/>
          </w:rPr>
          <w:t>takes a</w:t>
        </w:r>
      </w:ins>
      <w:ins w:id="4149"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4150" w:author="ThinkPad" w:date="2022-06-18T10:16:00Z">
        <w:r w:rsidR="00165D0C">
          <w:rPr>
            <w:rFonts w:ascii="Times New Roman" w:eastAsia="宋体" w:hAnsi="Times New Roman" w:cs="Times New Roman"/>
            <w:kern w:val="0"/>
            <w:sz w:val="24"/>
            <w:szCs w:val="24"/>
          </w:rPr>
          <w:t xml:space="preserve"> as well</w:t>
        </w:r>
      </w:ins>
      <w:ins w:id="4151" w:author="Zhang Li" w:date="2022-06-12T15:03:00Z">
        <w:r>
          <w:rPr>
            <w:rFonts w:ascii="Times New Roman" w:eastAsia="宋体" w:hAnsi="Times New Roman" w:cs="Times New Roman"/>
            <w:kern w:val="0"/>
            <w:sz w:val="24"/>
            <w:szCs w:val="24"/>
          </w:rPr>
          <w:t xml:space="preserve">. Let </w:t>
        </w:r>
      </w:ins>
      <m:oMath>
        <m:r>
          <w:ins w:id="4152" w:author="Zhang Li" w:date="2022-06-12T15:03:00Z">
            <w:rPr>
              <w:rFonts w:ascii="Cambria Math" w:eastAsia="宋体" w:hAnsi="Cambria Math" w:cs="Times New Roman"/>
              <w:kern w:val="0"/>
              <w:sz w:val="24"/>
              <w:szCs w:val="24"/>
            </w:rPr>
            <m:t>M</m:t>
          </w:ins>
        </m:r>
      </m:oMath>
      <w:ins w:id="415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4154" w:author="Zhang Li" w:date="2022-06-12T15:03:00Z">
                <w:rPr>
                  <w:rFonts w:ascii="Cambria Math" w:eastAsia="宋体" w:hAnsi="Cambria Math" w:cs="Times New Roman"/>
                  <w:kern w:val="0"/>
                  <w:sz w:val="24"/>
                  <w:szCs w:val="24"/>
                </w:rPr>
              </w:ins>
            </m:ctrlPr>
          </m:sSubPr>
          <m:e>
            <m:r>
              <w:ins w:id="4155" w:author="Zhang Li" w:date="2022-06-12T15:03:00Z">
                <w:rPr>
                  <w:rFonts w:ascii="Cambria Math" w:eastAsia="宋体" w:hAnsi="Cambria Math" w:cs="Times New Roman"/>
                  <w:kern w:val="0"/>
                  <w:sz w:val="24"/>
                  <w:szCs w:val="24"/>
                </w:rPr>
                <m:t>D</m:t>
              </w:ins>
            </m:r>
          </m:e>
          <m:sub>
            <m:r>
              <w:ins w:id="4156" w:author="Zhang Li" w:date="2022-06-12T15:03:00Z">
                <m:rPr>
                  <m:sty m:val="p"/>
                </m:rPr>
                <w:rPr>
                  <w:rFonts w:ascii="Cambria Math" w:eastAsia="宋体" w:hAnsi="Cambria Math" w:cs="Times New Roman"/>
                  <w:kern w:val="0"/>
                  <w:sz w:val="24"/>
                  <w:szCs w:val="24"/>
                </w:rPr>
                <m:t>0</m:t>
              </w:ins>
            </m:r>
          </m:sub>
        </m:sSub>
      </m:oMath>
      <w:ins w:id="4157" w:author="Zhang Li" w:date="2022-06-12T15:03:00Z">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and</w:t>
        </w:r>
        <w:proofErr w:type="spellEnd"/>
        <w:r>
          <w:rPr>
            <w:rFonts w:ascii="Times New Roman" w:eastAsia="宋体" w:hAnsi="Times New Roman" w:cs="Times New Roman"/>
            <w:kern w:val="0"/>
            <w:sz w:val="24"/>
            <w:szCs w:val="24"/>
          </w:rPr>
          <w:t xml:space="preserve"> </w:t>
        </w:r>
      </w:ins>
      <m:oMath>
        <m:sSub>
          <m:sSubPr>
            <m:ctrlPr>
              <w:ins w:id="4158" w:author="Zhang Li" w:date="2022-06-12T15:03:00Z">
                <w:rPr>
                  <w:rFonts w:ascii="Cambria Math" w:eastAsia="宋体" w:hAnsi="Cambria Math" w:cs="Times New Roman"/>
                  <w:kern w:val="0"/>
                  <w:sz w:val="24"/>
                  <w:szCs w:val="24"/>
                </w:rPr>
              </w:ins>
            </m:ctrlPr>
          </m:sSubPr>
          <m:e>
            <m:r>
              <w:ins w:id="4159" w:author="Zhang Li" w:date="2022-06-12T15:03:00Z">
                <w:rPr>
                  <w:rFonts w:ascii="Cambria Math" w:eastAsia="宋体" w:hAnsi="Cambria Math" w:cs="Times New Roman"/>
                  <w:kern w:val="0"/>
                  <w:sz w:val="24"/>
                  <w:szCs w:val="24"/>
                </w:rPr>
                <m:t>D</m:t>
              </w:ins>
            </m:r>
          </m:e>
          <m:sub>
            <m:r>
              <w:ins w:id="4160" w:author="Zhang Li" w:date="2022-06-12T15:03:00Z">
                <w:rPr>
                  <w:rFonts w:ascii="Cambria Math" w:eastAsia="宋体" w:hAnsi="Cambria Math" w:cs="Times New Roman"/>
                  <w:kern w:val="0"/>
                  <w:sz w:val="24"/>
                  <w:szCs w:val="24"/>
                </w:rPr>
                <m:t>t</m:t>
              </w:ins>
            </m:r>
          </m:sub>
        </m:sSub>
      </m:oMath>
      <w:ins w:id="416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without considering channel contention is expressed as</w:t>
        </w:r>
      </w:ins>
    </w:p>
    <w:p w14:paraId="7B0284DA" w14:textId="36DC570C" w:rsidR="00614FA7" w:rsidRPr="00641646" w:rsidRDefault="00601FA1" w:rsidP="00614FA7">
      <w:pPr>
        <w:spacing w:afterLines="50" w:after="156"/>
        <w:rPr>
          <w:ins w:id="4162" w:author="Zhang Li" w:date="2022-06-12T15:03:00Z"/>
          <w:rFonts w:ascii="Times New Roman" w:eastAsia="宋体" w:hAnsi="Times New Roman" w:cs="Times New Roman"/>
          <w:kern w:val="0"/>
          <w:sz w:val="24"/>
          <w:szCs w:val="24"/>
        </w:rPr>
      </w:pPr>
      <m:oMathPara>
        <m:oMath>
          <m:sSub>
            <m:sSubPr>
              <m:ctrlPr>
                <w:ins w:id="4163" w:author="Zhang Li" w:date="2022-06-12T15:03:00Z">
                  <w:rPr>
                    <w:rFonts w:ascii="Cambria Math" w:eastAsia="宋体" w:hAnsi="Cambria Math" w:cs="Times New Roman"/>
                    <w:i/>
                    <w:kern w:val="0"/>
                    <w:sz w:val="24"/>
                    <w:szCs w:val="24"/>
                  </w:rPr>
                </w:ins>
              </m:ctrlPr>
            </m:sSubPr>
            <m:e>
              <m:r>
                <w:ins w:id="4164" w:author="Zhang Li" w:date="2022-06-12T15:03:00Z">
                  <w:rPr>
                    <w:rFonts w:ascii="Cambria Math" w:eastAsia="宋体" w:hAnsi="Cambria Math" w:cs="Times New Roman"/>
                    <w:kern w:val="0"/>
                    <w:sz w:val="24"/>
                    <w:szCs w:val="24"/>
                  </w:rPr>
                  <m:t>L</m:t>
                </w:ins>
              </m:r>
            </m:e>
            <m:sub>
              <m:r>
                <w:ins w:id="4165" w:author="Zhang Li" w:date="2022-06-12T15:03:00Z">
                  <w:rPr>
                    <w:rFonts w:ascii="Cambria Math" w:eastAsia="宋体" w:hAnsi="Cambria Math" w:cs="Times New Roman"/>
                    <w:kern w:val="0"/>
                    <w:sz w:val="24"/>
                    <w:szCs w:val="24"/>
                  </w:rPr>
                  <m:t>max</m:t>
                </w:ins>
              </m:r>
            </m:sub>
          </m:sSub>
          <m:r>
            <w:ins w:id="4166" w:author="Zhang Li" w:date="2022-06-12T15:03:00Z">
              <w:rPr>
                <w:rFonts w:ascii="Cambria Math" w:eastAsia="宋体" w:hAnsi="Cambria Math" w:cs="Times New Roman"/>
                <w:kern w:val="0"/>
                <w:sz w:val="24"/>
                <w:szCs w:val="24"/>
              </w:rPr>
              <m:t>=</m:t>
            </w:ins>
          </m:r>
          <m:sSubSup>
            <m:sSubSupPr>
              <m:ctrlPr>
                <w:ins w:id="4167" w:author="Zhang Li" w:date="2022-06-12T15:03:00Z">
                  <w:rPr>
                    <w:rFonts w:ascii="Cambria Math" w:eastAsia="宋体" w:hAnsi="Cambria Math" w:cs="Times New Roman"/>
                    <w:i/>
                    <w:kern w:val="0"/>
                    <w:sz w:val="24"/>
                    <w:szCs w:val="24"/>
                  </w:rPr>
                </w:ins>
              </m:ctrlPr>
            </m:sSubSupPr>
            <m:e>
              <m:sSub>
                <m:sSubPr>
                  <m:ctrlPr>
                    <w:ins w:id="4168" w:author="Zhang Li" w:date="2022-06-12T15:03:00Z">
                      <w:rPr>
                        <w:rFonts w:ascii="Cambria Math" w:eastAsia="宋体" w:hAnsi="Cambria Math" w:cs="Times New Roman"/>
                        <w:i/>
                        <w:kern w:val="0"/>
                        <w:sz w:val="24"/>
                        <w:szCs w:val="24"/>
                      </w:rPr>
                    </w:ins>
                  </m:ctrlPr>
                </m:sSubPr>
                <m:e>
                  <m:r>
                    <w:ins w:id="4169" w:author="Zhang Li" w:date="2022-06-12T15:03:00Z">
                      <w:rPr>
                        <w:rFonts w:ascii="Cambria Math" w:eastAsia="宋体" w:hAnsi="Cambria Math" w:cs="Times New Roman"/>
                        <w:kern w:val="0"/>
                        <w:sz w:val="24"/>
                        <w:szCs w:val="24"/>
                      </w:rPr>
                      <m:t>τ</m:t>
                    </w:ins>
                  </m:r>
                </m:e>
                <m:sub>
                  <m:r>
                    <w:ins w:id="4170" w:author="Zhang Li" w:date="2022-06-12T15:03:00Z">
                      <w:rPr>
                        <w:rFonts w:ascii="Cambria Math" w:eastAsia="宋体" w:hAnsi="Cambria Math" w:cs="Times New Roman"/>
                        <w:kern w:val="0"/>
                        <w:sz w:val="24"/>
                        <w:szCs w:val="24"/>
                      </w:rPr>
                      <m:t>o</m:t>
                    </w:ins>
                  </m:r>
                </m:sub>
              </m:sSub>
              <m:r>
                <w:ins w:id="4171" w:author="Zhang Li" w:date="2022-06-12T15:03:00Z">
                  <w:rPr>
                    <w:rFonts w:ascii="Cambria Math" w:eastAsia="宋体" w:hAnsi="Cambria Math" w:cs="Times New Roman"/>
                    <w:kern w:val="0"/>
                    <w:sz w:val="24"/>
                    <w:szCs w:val="24"/>
                  </w:rPr>
                  <m:t>⋅T</m:t>
                </w:ins>
              </m:r>
            </m:e>
            <m:sub>
              <m:r>
                <w:ins w:id="4172" w:author="Zhang Li" w:date="2022-06-12T15:03:00Z">
                  <w:rPr>
                    <w:rFonts w:ascii="Cambria Math" w:eastAsia="宋体" w:hAnsi="Cambria Math" w:cs="Times New Roman"/>
                    <w:kern w:val="0"/>
                    <w:sz w:val="24"/>
                    <w:szCs w:val="24"/>
                  </w:rPr>
                  <m:t>B</m:t>
                </w:ins>
              </m:r>
            </m:sub>
            <m:sup>
              <m:r>
                <w:ins w:id="4173" w:author="Zhang Li" w:date="2022-06-12T15:03:00Z">
                  <w:rPr>
                    <w:rFonts w:ascii="Cambria Math" w:eastAsia="宋体" w:hAnsi="Cambria Math" w:cs="Times New Roman"/>
                    <w:kern w:val="0"/>
                    <w:sz w:val="24"/>
                    <w:szCs w:val="24"/>
                  </w:rPr>
                  <m:t>max</m:t>
                </w:ins>
              </m:r>
            </m:sup>
          </m:sSubSup>
          <m:r>
            <w:ins w:id="4174" w:author="Zhang Li" w:date="2022-06-12T15:03:00Z">
              <w:rPr>
                <w:rFonts w:ascii="Cambria Math" w:eastAsia="宋体" w:hAnsi="Cambria Math" w:cs="Times New Roman"/>
                <w:kern w:val="0"/>
                <w:sz w:val="24"/>
                <w:szCs w:val="24"/>
              </w:rPr>
              <m:t xml:space="preserve">+ </m:t>
            </w:ins>
          </m:r>
          <m:sSub>
            <m:sSubPr>
              <m:ctrlPr>
                <w:ins w:id="4175" w:author="Zhang Li" w:date="2022-06-12T15:03:00Z">
                  <w:rPr>
                    <w:rFonts w:ascii="Cambria Math" w:eastAsia="宋体" w:hAnsi="Cambria Math" w:cs="Times New Roman"/>
                    <w:i/>
                    <w:kern w:val="0"/>
                    <w:sz w:val="24"/>
                    <w:szCs w:val="24"/>
                  </w:rPr>
                </w:ins>
              </m:ctrlPr>
            </m:sSubPr>
            <m:e>
              <m:r>
                <w:ins w:id="4176" w:author="Zhang Li" w:date="2022-06-12T15:03:00Z">
                  <w:rPr>
                    <w:rFonts w:ascii="Cambria Math" w:eastAsia="宋体" w:hAnsi="Cambria Math" w:cs="Times New Roman"/>
                    <w:kern w:val="0"/>
                    <w:sz w:val="24"/>
                    <w:szCs w:val="24"/>
                  </w:rPr>
                  <m:t>τ</m:t>
                </w:ins>
              </m:r>
            </m:e>
            <m:sub>
              <m:r>
                <w:ins w:id="4177" w:author="Zhang Li" w:date="2022-06-12T15:03:00Z">
                  <w:rPr>
                    <w:rFonts w:ascii="Cambria Math" w:eastAsia="宋体" w:hAnsi="Cambria Math" w:cs="Times New Roman"/>
                    <w:kern w:val="0"/>
                    <w:sz w:val="24"/>
                    <w:szCs w:val="24"/>
                  </w:rPr>
                  <m:t>o</m:t>
                </w:ins>
              </m:r>
            </m:sub>
          </m:sSub>
          <m:r>
            <w:ins w:id="4178" w:author="Zhang Li" w:date="2022-06-12T15:03:00Z">
              <w:rPr>
                <w:rFonts w:ascii="Cambria Math" w:eastAsia="宋体" w:hAnsi="Cambria Math" w:cs="Times New Roman"/>
                <w:kern w:val="0"/>
                <w:sz w:val="24"/>
                <w:szCs w:val="24"/>
              </w:rPr>
              <m:t>⋅</m:t>
            </w:ins>
          </m:r>
          <m:nary>
            <m:naryPr>
              <m:chr m:val="∑"/>
              <m:limLoc m:val="undOvr"/>
              <m:ctrlPr>
                <w:ins w:id="4179" w:author="Zhang Li" w:date="2022-06-12T15:03:00Z">
                  <w:rPr>
                    <w:rFonts w:ascii="Cambria Math" w:eastAsia="宋体" w:hAnsi="Cambria Math" w:cs="Times New Roman"/>
                    <w:i/>
                    <w:kern w:val="0"/>
                    <w:sz w:val="24"/>
                    <w:szCs w:val="24"/>
                  </w:rPr>
                </w:ins>
              </m:ctrlPr>
            </m:naryPr>
            <m:sub>
              <m:r>
                <w:ins w:id="4180" w:author="Zhang Li" w:date="2022-06-12T15:03:00Z">
                  <w:rPr>
                    <w:rFonts w:ascii="Cambria Math" w:eastAsia="宋体" w:hAnsi="Cambria Math" w:cs="Times New Roman"/>
                    <w:kern w:val="0"/>
                    <w:sz w:val="24"/>
                    <w:szCs w:val="24"/>
                  </w:rPr>
                  <m:t>i=0</m:t>
                </w:ins>
              </m:r>
            </m:sub>
            <m:sup>
              <m:r>
                <w:ins w:id="4181" w:author="Zhang Li" w:date="2022-06-12T15:03:00Z">
                  <w:rPr>
                    <w:rFonts w:ascii="Cambria Math" w:eastAsia="宋体" w:hAnsi="Cambria Math" w:cs="Times New Roman"/>
                    <w:kern w:val="0"/>
                    <w:sz w:val="24"/>
                    <w:szCs w:val="24"/>
                    <w:highlight w:val="yellow"/>
                    <w:rPrChange w:id="4182" w:author="ThinkPad" w:date="2022-06-18T10:17:00Z">
                      <w:rPr>
                        <w:rFonts w:ascii="Cambria Math" w:eastAsia="宋体" w:hAnsi="Cambria Math" w:cs="Times New Roman"/>
                        <w:kern w:val="0"/>
                        <w:sz w:val="24"/>
                        <w:szCs w:val="24"/>
                      </w:rPr>
                    </w:rPrChange>
                  </w:rPr>
                  <m:t>N</m:t>
                </w:ins>
              </m:r>
              <m:r>
                <w:ins w:id="4183" w:author="ThinkPad" w:date="2022-06-18T10:17:00Z">
                  <w:rPr>
                    <w:rFonts w:ascii="Cambria Math" w:eastAsia="宋体" w:hAnsi="Cambria Math" w:cs="Times New Roman"/>
                    <w:kern w:val="0"/>
                    <w:sz w:val="24"/>
                    <w:szCs w:val="24"/>
                    <w:highlight w:val="yellow"/>
                    <w:rPrChange w:id="4184" w:author="ThinkPad" w:date="2022-06-18T10:17:00Z">
                      <w:rPr>
                        <w:rFonts w:ascii="Cambria Math" w:eastAsia="宋体" w:hAnsi="Cambria Math" w:cs="Times New Roman"/>
                        <w:kern w:val="0"/>
                        <w:sz w:val="24"/>
                        <w:szCs w:val="24"/>
                      </w:rPr>
                    </w:rPrChange>
                  </w:rPr>
                  <m:t>-1</m:t>
                </w:ins>
              </m:r>
            </m:sup>
            <m:e>
              <m:sSub>
                <m:sSubPr>
                  <m:ctrlPr>
                    <w:ins w:id="4185" w:author="Zhang Li" w:date="2022-06-12T15:03:00Z">
                      <w:rPr>
                        <w:rFonts w:ascii="Cambria Math" w:eastAsia="宋体" w:hAnsi="Cambria Math" w:cs="Times New Roman"/>
                        <w:i/>
                        <w:kern w:val="0"/>
                        <w:sz w:val="24"/>
                        <w:szCs w:val="24"/>
                      </w:rPr>
                    </w:ins>
                  </m:ctrlPr>
                </m:sSubPr>
                <m:e>
                  <m:r>
                    <w:ins w:id="4186" w:author="Zhang Li" w:date="2022-06-12T15:03:00Z">
                      <w:rPr>
                        <w:rFonts w:ascii="Cambria Math" w:eastAsia="宋体" w:hAnsi="Cambria Math" w:cs="Times New Roman"/>
                        <w:kern w:val="0"/>
                        <w:sz w:val="24"/>
                        <w:szCs w:val="24"/>
                      </w:rPr>
                      <m:t>T</m:t>
                    </w:ins>
                  </m:r>
                </m:e>
                <m:sub>
                  <m:r>
                    <w:ins w:id="4187"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4188" w:author="Zhang Li" w:date="2022-06-12T15:03:00Z"/>
          <w:rFonts w:ascii="Times New Roman" w:eastAsia="宋体" w:hAnsi="Times New Roman" w:cs="Times New Roman"/>
          <w:kern w:val="0"/>
          <w:sz w:val="24"/>
          <w:szCs w:val="24"/>
        </w:rPr>
      </w:pPr>
      <w:ins w:id="4189" w:author="Zhang Li" w:date="2022-06-12T15:03:00Z">
        <w:r>
          <w:rPr>
            <w:rFonts w:ascii="Times New Roman" w:eastAsia="宋体" w:hAnsi="Times New Roman" w:cs="Times New Roman"/>
            <w:kern w:val="0"/>
            <w:sz w:val="24"/>
            <w:szCs w:val="24"/>
          </w:rPr>
          <w:t xml:space="preserve">where </w:t>
        </w:r>
      </w:ins>
      <m:oMath>
        <m:sSubSup>
          <m:sSubSupPr>
            <m:ctrlPr>
              <w:ins w:id="4190" w:author="Zhang Li" w:date="2022-06-12T15:03:00Z">
                <w:rPr>
                  <w:rFonts w:ascii="Cambria Math" w:eastAsia="宋体" w:hAnsi="Cambria Math" w:cs="Times New Roman"/>
                  <w:i/>
                  <w:kern w:val="0"/>
                  <w:sz w:val="24"/>
                  <w:szCs w:val="24"/>
                </w:rPr>
              </w:ins>
            </m:ctrlPr>
          </m:sSubSupPr>
          <m:e>
            <m:r>
              <w:ins w:id="4191" w:author="Zhang Li" w:date="2022-06-12T15:03:00Z">
                <w:rPr>
                  <w:rFonts w:ascii="Cambria Math" w:eastAsia="宋体" w:hAnsi="Cambria Math" w:cs="Times New Roman"/>
                  <w:kern w:val="0"/>
                  <w:sz w:val="24"/>
                  <w:szCs w:val="24"/>
                </w:rPr>
                <m:t>T</m:t>
              </w:ins>
            </m:r>
          </m:e>
          <m:sub>
            <m:r>
              <w:ins w:id="4192" w:author="Zhang Li" w:date="2022-06-12T15:03:00Z">
                <w:rPr>
                  <w:rFonts w:ascii="Cambria Math" w:eastAsia="宋体" w:hAnsi="Cambria Math" w:cs="Times New Roman"/>
                  <w:kern w:val="0"/>
                  <w:sz w:val="24"/>
                  <w:szCs w:val="24"/>
                </w:rPr>
                <m:t>B</m:t>
              </w:ins>
            </m:r>
          </m:sub>
          <m:sup>
            <m:r>
              <w:ins w:id="4193" w:author="Zhang Li" w:date="2022-06-12T15:03:00Z">
                <w:rPr>
                  <w:rFonts w:ascii="Cambria Math" w:eastAsia="宋体" w:hAnsi="Cambria Math" w:cs="Times New Roman"/>
                  <w:kern w:val="0"/>
                  <w:sz w:val="24"/>
                  <w:szCs w:val="24"/>
                </w:rPr>
                <m:t>max</m:t>
              </w:ins>
            </m:r>
          </m:sup>
        </m:sSubSup>
        <m:r>
          <w:ins w:id="4194" w:author="Zhang Li" w:date="2022-06-12T15:03:00Z">
            <w:rPr>
              <w:rFonts w:ascii="Cambria Math" w:eastAsia="宋体" w:hAnsi="Cambria Math" w:cs="Times New Roman"/>
              <w:kern w:val="0"/>
              <w:sz w:val="24"/>
              <w:szCs w:val="24"/>
            </w:rPr>
            <m:t>=</m:t>
          </w:ins>
        </m:r>
        <m:f>
          <m:fPr>
            <m:ctrlPr>
              <w:ins w:id="4195" w:author="Zhang Li" w:date="2022-06-12T15:03:00Z">
                <w:rPr>
                  <w:rFonts w:ascii="Cambria Math" w:eastAsia="宋体" w:hAnsi="Cambria Math" w:cs="Times New Roman"/>
                  <w:kern w:val="0"/>
                  <w:sz w:val="24"/>
                  <w:szCs w:val="24"/>
                </w:rPr>
              </w:ins>
            </m:ctrlPr>
          </m:fPr>
          <m:num>
            <m:sSub>
              <m:sSubPr>
                <m:ctrlPr>
                  <w:ins w:id="4196" w:author="Zhang Li" w:date="2022-06-12T15:03:00Z">
                    <w:rPr>
                      <w:rFonts w:ascii="Cambria Math" w:eastAsia="宋体" w:hAnsi="Cambria Math" w:cs="Times New Roman"/>
                      <w:kern w:val="0"/>
                      <w:sz w:val="24"/>
                      <w:szCs w:val="24"/>
                    </w:rPr>
                  </w:ins>
                </m:ctrlPr>
              </m:sSubPr>
              <m:e>
                <m:r>
                  <w:ins w:id="4197" w:author="Zhang Li" w:date="2022-06-12T15:03:00Z">
                    <w:rPr>
                      <w:rFonts w:ascii="Cambria Math" w:eastAsia="宋体" w:hAnsi="Cambria Math" w:cs="Times New Roman"/>
                      <w:kern w:val="0"/>
                      <w:sz w:val="24"/>
                      <w:szCs w:val="24"/>
                    </w:rPr>
                    <m:t>D</m:t>
                  </w:ins>
                </m:r>
              </m:e>
              <m:sub>
                <m:r>
                  <w:ins w:id="4198" w:author="Zhang Li" w:date="2022-06-12T15:03:00Z">
                    <m:rPr>
                      <m:sty m:val="p"/>
                    </m:rPr>
                    <w:rPr>
                      <w:rFonts w:ascii="Cambria Math" w:eastAsia="宋体" w:hAnsi="Cambria Math" w:cs="Times New Roman"/>
                      <w:kern w:val="0"/>
                      <w:sz w:val="24"/>
                      <w:szCs w:val="24"/>
                    </w:rPr>
                    <m:t>0</m:t>
                  </w:ins>
                </m:r>
              </m:sub>
            </m:sSub>
            <m:r>
              <w:ins w:id="4199" w:author="Zhang Li" w:date="2022-06-12T15:03:00Z">
                <m:rPr>
                  <m:sty m:val="p"/>
                </m:rPr>
                <w:rPr>
                  <w:rFonts w:ascii="Cambria Math" w:eastAsia="宋体" w:hAnsi="Cambria Math" w:cs="Times New Roman"/>
                  <w:kern w:val="0"/>
                  <w:sz w:val="24"/>
                  <w:szCs w:val="24"/>
                </w:rPr>
                <m:t>+</m:t>
              </w:ins>
            </m:r>
            <m:sSub>
              <m:sSubPr>
                <m:ctrlPr>
                  <w:ins w:id="4200" w:author="Zhang Li" w:date="2022-06-12T15:03:00Z">
                    <w:rPr>
                      <w:rFonts w:ascii="Cambria Math" w:eastAsia="宋体" w:hAnsi="Cambria Math" w:cs="Times New Roman"/>
                      <w:kern w:val="0"/>
                      <w:sz w:val="24"/>
                      <w:szCs w:val="24"/>
                    </w:rPr>
                  </w:ins>
                </m:ctrlPr>
              </m:sSubPr>
              <m:e>
                <m:r>
                  <w:ins w:id="4201" w:author="Zhang Li" w:date="2022-06-12T15:03:00Z">
                    <w:rPr>
                      <w:rFonts w:ascii="Cambria Math" w:eastAsia="宋体" w:hAnsi="Cambria Math" w:cs="Times New Roman"/>
                      <w:kern w:val="0"/>
                      <w:sz w:val="24"/>
                      <w:szCs w:val="24"/>
                    </w:rPr>
                    <m:t>n</m:t>
                  </w:ins>
                </m:r>
              </m:e>
              <m:sub>
                <m:r>
                  <w:ins w:id="4202" w:author="Zhang Li" w:date="2022-06-12T15:03:00Z">
                    <w:rPr>
                      <w:rFonts w:ascii="Cambria Math" w:eastAsia="宋体" w:hAnsi="Cambria Math" w:cs="Times New Roman"/>
                      <w:kern w:val="0"/>
                      <w:sz w:val="24"/>
                      <w:szCs w:val="24"/>
                    </w:rPr>
                    <m:t>max</m:t>
                  </w:ins>
                </m:r>
              </m:sub>
            </m:sSub>
            <m:r>
              <w:ins w:id="4203" w:author="Zhang Li" w:date="2022-06-12T15:03:00Z">
                <m:rPr>
                  <m:sty m:val="p"/>
                </m:rPr>
                <w:rPr>
                  <w:rFonts w:ascii="Cambria Math" w:eastAsia="宋体" w:hAnsi="Cambria Math" w:cs="Times New Roman"/>
                  <w:kern w:val="0"/>
                  <w:sz w:val="24"/>
                  <w:szCs w:val="24"/>
                </w:rPr>
                <m:t>⋅</m:t>
              </w:ins>
            </m:r>
            <m:sSub>
              <m:sSubPr>
                <m:ctrlPr>
                  <w:ins w:id="4204" w:author="Zhang Li" w:date="2022-06-12T15:03:00Z">
                    <w:rPr>
                      <w:rFonts w:ascii="Cambria Math" w:eastAsia="宋体" w:hAnsi="Cambria Math" w:cs="Times New Roman"/>
                      <w:kern w:val="0"/>
                      <w:sz w:val="24"/>
                      <w:szCs w:val="24"/>
                    </w:rPr>
                  </w:ins>
                </m:ctrlPr>
              </m:sSubPr>
              <m:e>
                <m:r>
                  <w:ins w:id="4205" w:author="Zhang Li" w:date="2022-06-12T15:03:00Z">
                    <w:rPr>
                      <w:rFonts w:ascii="Cambria Math" w:eastAsia="宋体" w:hAnsi="Cambria Math" w:cs="Times New Roman"/>
                      <w:kern w:val="0"/>
                      <w:sz w:val="24"/>
                      <w:szCs w:val="24"/>
                    </w:rPr>
                    <m:t>D</m:t>
                  </w:ins>
                </m:r>
              </m:e>
              <m:sub>
                <m:r>
                  <w:ins w:id="4206" w:author="Zhang Li" w:date="2022-06-12T15:03:00Z">
                    <w:rPr>
                      <w:rFonts w:ascii="Cambria Math" w:eastAsia="宋体" w:hAnsi="Cambria Math" w:cs="Times New Roman"/>
                      <w:kern w:val="0"/>
                      <w:sz w:val="24"/>
                      <w:szCs w:val="24"/>
                    </w:rPr>
                    <m:t>t</m:t>
                  </w:ins>
                </m:r>
              </m:sub>
            </m:sSub>
          </m:num>
          <m:den>
            <m:r>
              <w:ins w:id="4207" w:author="Zhang Li" w:date="2022-06-12T15:03:00Z">
                <w:rPr>
                  <w:rFonts w:ascii="Cambria Math" w:eastAsia="宋体" w:hAnsi="Cambria Math" w:cs="Times New Roman"/>
                  <w:kern w:val="0"/>
                  <w:sz w:val="24"/>
                  <w:szCs w:val="24"/>
                </w:rPr>
                <m:t>M</m:t>
              </w:ins>
            </m:r>
          </m:den>
        </m:f>
        <m:r>
          <w:ins w:id="4208" w:author="Zhang Li" w:date="2022-06-12T15:03:00Z">
            <w:rPr>
              <w:rFonts w:ascii="Cambria Math" w:eastAsia="宋体" w:hAnsi="Cambria Math" w:cs="Times New Roman"/>
              <w:kern w:val="0"/>
              <w:sz w:val="24"/>
              <w:szCs w:val="24"/>
            </w:rPr>
            <m:t xml:space="preserve"> </m:t>
          </w:ins>
        </m:r>
      </m:oMath>
      <w:ins w:id="4209" w:author="Zhang Li" w:date="2022-06-12T15:03:00Z">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w:ins>
      <m:oMath>
        <m:sSub>
          <m:sSubPr>
            <m:ctrlPr>
              <w:ins w:id="4210" w:author="Zhang Li" w:date="2022-06-12T15:03:00Z">
                <w:rPr>
                  <w:rFonts w:ascii="Cambria Math" w:eastAsia="宋体" w:hAnsi="Cambria Math" w:cs="Times New Roman"/>
                  <w:i/>
                  <w:kern w:val="0"/>
                  <w:sz w:val="24"/>
                  <w:szCs w:val="24"/>
                </w:rPr>
              </w:ins>
            </m:ctrlPr>
          </m:sSubPr>
          <m:e>
            <m:r>
              <w:ins w:id="4211" w:author="Zhang Li" w:date="2022-06-12T15:03:00Z">
                <w:rPr>
                  <w:rFonts w:ascii="Cambria Math" w:eastAsia="宋体" w:hAnsi="Cambria Math" w:cs="Times New Roman"/>
                  <w:kern w:val="0"/>
                  <w:sz w:val="24"/>
                  <w:szCs w:val="24"/>
                </w:rPr>
                <m:t>T</m:t>
              </w:ins>
            </m:r>
          </m:e>
          <m:sub>
            <m:r>
              <w:ins w:id="4212" w:author="Zhang Li" w:date="2022-06-12T15:03:00Z">
                <w:rPr>
                  <w:rFonts w:ascii="Cambria Math" w:eastAsia="宋体" w:hAnsi="Cambria Math" w:cs="Times New Roman"/>
                  <w:kern w:val="0"/>
                  <w:sz w:val="24"/>
                  <w:szCs w:val="24"/>
                </w:rPr>
                <m:t>sig</m:t>
              </w:ins>
            </m:r>
          </m:sub>
        </m:sSub>
      </m:oMath>
      <w:ins w:id="421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4214" w:author="Zhang Li" w:date="2022-06-12T15:03:00Z">
            <w:rPr>
              <w:rFonts w:ascii="Cambria Math" w:eastAsia="宋体" w:hAnsi="Cambria Math" w:cs="Times New Roman"/>
              <w:kern w:val="0"/>
              <w:sz w:val="24"/>
              <w:szCs w:val="24"/>
            </w:rPr>
            <m:t>p</m:t>
          </w:ins>
        </m:r>
      </m:oMath>
      <w:ins w:id="4215"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ins>
    </w:p>
    <w:p w14:paraId="2F4C14C0" w14:textId="707CFB2A" w:rsidR="00614FA7" w:rsidRDefault="00614FA7" w:rsidP="00614FA7">
      <w:pPr>
        <w:spacing w:beforeLines="50" w:before="156" w:afterLines="50" w:after="156"/>
        <w:rPr>
          <w:ins w:id="4216" w:author="Zhang Li" w:date="2022-06-12T15:03:00Z"/>
          <w:rFonts w:ascii="Times New Roman" w:eastAsia="宋体" w:hAnsi="Times New Roman" w:cs="Times New Roman"/>
          <w:kern w:val="0"/>
          <w:sz w:val="24"/>
          <w:szCs w:val="24"/>
        </w:rPr>
      </w:pPr>
      <w:ins w:id="4217"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4218" w:author="Zhang Li" w:date="2022-06-12T15:03:00Z">
                <w:rPr>
                  <w:rFonts w:ascii="Cambria Math" w:eastAsia="宋体" w:hAnsi="Cambria Math" w:cs="Times New Roman"/>
                  <w:i/>
                  <w:kern w:val="0"/>
                  <w:sz w:val="24"/>
                  <w:szCs w:val="24"/>
                </w:rPr>
              </w:ins>
            </m:ctrlPr>
          </m:sSubSupPr>
          <m:e>
            <m:r>
              <w:ins w:id="4219" w:author="Zhang Li" w:date="2022-06-12T15:03:00Z">
                <w:rPr>
                  <w:rFonts w:ascii="Cambria Math" w:eastAsia="宋体" w:hAnsi="Cambria Math" w:cs="Times New Roman"/>
                  <w:kern w:val="0"/>
                  <w:sz w:val="24"/>
                  <w:szCs w:val="24"/>
                </w:rPr>
                <m:t>T</m:t>
              </w:ins>
            </m:r>
          </m:e>
          <m:sub>
            <m:r>
              <w:ins w:id="4220" w:author="Zhang Li" w:date="2022-06-12T15:03:00Z">
                <w:rPr>
                  <w:rFonts w:ascii="Cambria Math" w:eastAsia="宋体" w:hAnsi="Cambria Math" w:cs="Times New Roman"/>
                  <w:kern w:val="0"/>
                  <w:sz w:val="24"/>
                  <w:szCs w:val="24"/>
                </w:rPr>
                <m:t>B</m:t>
              </w:ins>
            </m:r>
          </m:sub>
          <m:sup>
            <m:r>
              <w:ins w:id="4221" w:author="Zhang Li" w:date="2022-06-12T15:03:00Z">
                <w:rPr>
                  <w:rFonts w:ascii="Cambria Math" w:eastAsia="宋体" w:hAnsi="Cambria Math" w:cs="Times New Roman"/>
                  <w:kern w:val="0"/>
                  <w:sz w:val="24"/>
                  <w:szCs w:val="24"/>
                </w:rPr>
                <m:t>max</m:t>
              </w:ins>
            </m:r>
          </m:sup>
        </m:sSubSup>
      </m:oMath>
      <w:ins w:id="422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4223" w:author="Zhang Li" w:date="2022-06-12T15:03:00Z">
                <w:rPr>
                  <w:rFonts w:ascii="Cambria Math" w:eastAsia="宋体" w:hAnsi="Cambria Math" w:cs="Times New Roman"/>
                  <w:i/>
                  <w:kern w:val="0"/>
                  <w:sz w:val="24"/>
                  <w:szCs w:val="24"/>
                </w:rPr>
              </w:ins>
            </m:ctrlPr>
          </m:sSubPr>
          <m:e>
            <m:r>
              <w:ins w:id="4224" w:author="Zhang Li" w:date="2022-06-12T15:03:00Z">
                <w:rPr>
                  <w:rFonts w:ascii="Cambria Math" w:eastAsia="宋体" w:hAnsi="Cambria Math" w:cs="Times New Roman"/>
                  <w:kern w:val="0"/>
                  <w:sz w:val="24"/>
                  <w:szCs w:val="24"/>
                </w:rPr>
                <m:t>T</m:t>
              </w:ins>
            </m:r>
          </m:e>
          <m:sub>
            <m:r>
              <w:ins w:id="4225" w:author="Zhang Li" w:date="2022-06-12T15:03:00Z">
                <w:rPr>
                  <w:rFonts w:ascii="Cambria Math" w:eastAsia="宋体" w:hAnsi="Cambria Math" w:cs="Times New Roman"/>
                  <w:kern w:val="0"/>
                  <w:sz w:val="24"/>
                  <w:szCs w:val="24"/>
                </w:rPr>
                <m:t>sig</m:t>
              </w:ins>
            </m:r>
          </m:sub>
        </m:sSub>
      </m:oMath>
      <w:ins w:id="422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4227" w:author="ThinkPad" w:date="2022-06-18T10:18:00Z">
          <w:r w:rsidDel="00165D0C">
            <w:rPr>
              <w:rFonts w:ascii="Times New Roman" w:eastAsia="宋体" w:hAnsi="Times New Roman" w:cs="Times New Roman"/>
              <w:kern w:val="0"/>
              <w:sz w:val="24"/>
              <w:szCs w:val="24"/>
            </w:rPr>
            <w:delText>to</w:delText>
          </w:r>
        </w:del>
      </w:ins>
      <w:ins w:id="4228" w:author="ThinkPad" w:date="2022-06-18T10:18:00Z">
        <w:r w:rsidR="00165D0C">
          <w:rPr>
            <w:rFonts w:ascii="Times New Roman" w:eastAsia="宋体" w:hAnsi="Times New Roman" w:cs="Times New Roman"/>
            <w:kern w:val="0"/>
            <w:sz w:val="24"/>
            <w:szCs w:val="24"/>
          </w:rPr>
          <w:t>for</w:t>
        </w:r>
      </w:ins>
      <w:ins w:id="4229" w:author="Zhang Li" w:date="2022-06-12T15:03:00Z">
        <w:r>
          <w:rPr>
            <w:rFonts w:ascii="Times New Roman" w:eastAsia="宋体" w:hAnsi="Times New Roman" w:cs="Times New Roman"/>
            <w:kern w:val="0"/>
            <w:sz w:val="24"/>
            <w:szCs w:val="24"/>
          </w:rPr>
          <w:t xml:space="preserve"> transmit</w:t>
        </w:r>
      </w:ins>
      <w:ins w:id="4230" w:author="ThinkPad" w:date="2022-06-18T10:18:00Z">
        <w:r w:rsidR="00165D0C">
          <w:rPr>
            <w:rFonts w:ascii="Times New Roman" w:eastAsia="宋体" w:hAnsi="Times New Roman" w:cs="Times New Roman"/>
            <w:kern w:val="0"/>
            <w:sz w:val="24"/>
            <w:szCs w:val="24"/>
          </w:rPr>
          <w:t>ting</w:t>
        </w:r>
      </w:ins>
      <w:ins w:id="4231" w:author="Zhang Li" w:date="2022-06-12T15:03:00Z">
        <w:r>
          <w:rPr>
            <w:rFonts w:ascii="Times New Roman" w:eastAsia="宋体" w:hAnsi="Times New Roman" w:cs="Times New Roman"/>
            <w:kern w:val="0"/>
            <w:sz w:val="24"/>
            <w:szCs w:val="24"/>
          </w:rPr>
          <w:t xml:space="preserve"> a signature. </w:t>
        </w:r>
      </w:ins>
      <w:ins w:id="4232" w:author="ThinkPad" w:date="2022-06-18T10:20:00Z">
        <w:r w:rsidR="00A43B22">
          <w:rPr>
            <w:rFonts w:ascii="Times New Roman" w:eastAsia="宋体" w:hAnsi="Times New Roman" w:cs="Times New Roman"/>
            <w:kern w:val="0"/>
            <w:sz w:val="24"/>
            <w:szCs w:val="24"/>
          </w:rPr>
          <w:t xml:space="preserve">Let </w:t>
        </w:r>
      </w:ins>
      <m:oMath>
        <m:r>
          <w:ins w:id="4233" w:author="ThinkPad" w:date="2022-06-18T10:20:00Z">
            <w:rPr>
              <w:rFonts w:ascii="Cambria Math" w:eastAsia="宋体" w:hAnsi="Cambria Math" w:cs="Times New Roman"/>
              <w:kern w:val="0"/>
              <w:sz w:val="24"/>
              <w:szCs w:val="24"/>
            </w:rPr>
            <m:t>p</m:t>
          </w:ins>
        </m:r>
      </m:oMath>
      <w:ins w:id="4234" w:author="ThinkPad" w:date="2022-06-18T10:20:00Z">
        <w:r w:rsidR="00A43B22">
          <w:rPr>
            <w:rFonts w:ascii="Times New Roman" w:eastAsia="宋体" w:hAnsi="Times New Roman" w:cs="Times New Roman"/>
            <w:kern w:val="0"/>
            <w:sz w:val="24"/>
            <w:szCs w:val="24"/>
          </w:rPr>
          <w:t xml:space="preserve"> denote </w:t>
        </w:r>
      </w:ins>
      <w:ins w:id="4235" w:author="Zhang Li" w:date="2022-06-12T15:03:00Z">
        <w:del w:id="4236" w:author="ThinkPad" w:date="2022-06-18T10:20:00Z">
          <w:r w:rsidDel="00A43B22">
            <w:rPr>
              <w:rFonts w:ascii="Times New Roman" w:eastAsia="宋体" w:hAnsi="Times New Roman" w:cs="Times New Roman"/>
              <w:kern w:val="0"/>
              <w:sz w:val="24"/>
              <w:szCs w:val="24"/>
            </w:rPr>
            <w:delText>T</w:delText>
          </w:r>
        </w:del>
      </w:ins>
      <w:ins w:id="4237" w:author="ThinkPad" w:date="2022-06-18T10:20:00Z">
        <w:r w:rsidR="00A43B22">
          <w:rPr>
            <w:rFonts w:ascii="Times New Roman" w:eastAsia="宋体" w:hAnsi="Times New Roman" w:cs="Times New Roman"/>
            <w:kern w:val="0"/>
            <w:sz w:val="24"/>
            <w:szCs w:val="24"/>
          </w:rPr>
          <w:t>t</w:t>
        </w:r>
      </w:ins>
      <w:ins w:id="4238" w:author="Zhang Li" w:date="2022-06-12T15:03:00Z">
        <w:r>
          <w:rPr>
            <w:rFonts w:ascii="Times New Roman" w:eastAsia="宋体" w:hAnsi="Times New Roman" w:cs="Times New Roman"/>
            <w:kern w:val="0"/>
            <w:sz w:val="24"/>
            <w:szCs w:val="24"/>
          </w:rPr>
          <w:t xml:space="preserve">he transmission probability of </w:t>
        </w:r>
        <w:del w:id="4239" w:author="ThinkPad" w:date="2022-06-18T10:19:00Z">
          <w:r w:rsidDel="00A43B22">
            <w:rPr>
              <w:rFonts w:ascii="Times New Roman" w:eastAsia="宋体" w:hAnsi="Times New Roman" w:cs="Times New Roman" w:hint="eastAsia"/>
              <w:kern w:val="0"/>
              <w:sz w:val="24"/>
              <w:szCs w:val="24"/>
            </w:rPr>
            <w:delText>each</w:delText>
          </w:r>
        </w:del>
      </w:ins>
      <w:ins w:id="4240" w:author="ThinkPad" w:date="2022-06-18T10:19:00Z">
        <w:r w:rsidR="00A43B22">
          <w:rPr>
            <w:rFonts w:ascii="Times New Roman" w:eastAsia="宋体" w:hAnsi="Times New Roman" w:cs="Times New Roman" w:hint="eastAsia"/>
            <w:kern w:val="0"/>
            <w:sz w:val="24"/>
            <w:szCs w:val="24"/>
          </w:rPr>
          <w:t>a</w:t>
        </w:r>
      </w:ins>
      <w:ins w:id="4241" w:author="Zhang Li" w:date="2022-06-12T15:03:00Z">
        <w:r>
          <w:rPr>
            <w:rFonts w:ascii="Times New Roman" w:eastAsia="宋体" w:hAnsi="Times New Roman" w:cs="Times New Roman"/>
            <w:kern w:val="0"/>
            <w:sz w:val="24"/>
            <w:szCs w:val="24"/>
          </w:rPr>
          <w:t xml:space="preserve"> node</w:t>
        </w:r>
      </w:ins>
      <w:ins w:id="4242" w:author="ThinkPad" w:date="2022-06-18T10:20:00Z">
        <w:r w:rsidR="00A43B22">
          <w:rPr>
            <w:rFonts w:ascii="Times New Roman" w:eastAsia="宋体" w:hAnsi="Times New Roman" w:cs="Times New Roman"/>
            <w:kern w:val="0"/>
            <w:sz w:val="24"/>
            <w:szCs w:val="24"/>
          </w:rPr>
          <w:t xml:space="preserve"> in a time slot</w:t>
        </w:r>
      </w:ins>
      <w:ins w:id="4243" w:author="Zhang Li" w:date="2022-06-12T15:03:00Z">
        <w:del w:id="4244"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4245" w:author="Zhang Li" w:date="2022-06-12T15:03:00Z">
            <w:del w:id="4246" w:author="ThinkPad" w:date="2022-06-18T10:20:00Z">
              <w:rPr>
                <w:rFonts w:ascii="Cambria Math" w:eastAsia="宋体" w:hAnsi="Cambria Math" w:cs="Times New Roman"/>
                <w:kern w:val="0"/>
                <w:sz w:val="24"/>
                <w:szCs w:val="24"/>
              </w:rPr>
              <m:t>p</m:t>
            </w:del>
          </w:ins>
        </m:r>
      </m:oMath>
      <w:ins w:id="4247" w:author="Zhang Li" w:date="2022-06-12T15:03:00Z">
        <w:del w:id="4248"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4249" w:author="ThinkPad" w:date="2022-06-18T10:18:00Z">
        <w:r w:rsidR="00165D0C">
          <w:rPr>
            <w:rFonts w:ascii="Times New Roman" w:eastAsia="宋体" w:hAnsi="Times New Roman" w:cs="Times New Roman"/>
            <w:kern w:val="0"/>
            <w:sz w:val="24"/>
            <w:szCs w:val="24"/>
          </w:rPr>
          <w:t xml:space="preserve"> </w:t>
        </w:r>
      </w:ins>
      <w:ins w:id="4250" w:author="Zhang Li" w:date="2022-06-12T15:03:00Z">
        <w:del w:id="4251"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at least </w:t>
        </w:r>
      </w:ins>
      <m:oMath>
        <m:r>
          <w:ins w:id="4252" w:author="Zhang Li" w:date="2022-06-12T15:03:00Z">
            <w:rPr>
              <w:rFonts w:ascii="Cambria Math" w:eastAsia="宋体" w:hAnsi="Cambria Math" w:cs="Times New Roman"/>
              <w:kern w:val="0"/>
              <w:sz w:val="24"/>
              <w:szCs w:val="24"/>
            </w:rPr>
            <m:t>F=(</m:t>
          </w:ins>
        </m:r>
        <m:sSubSup>
          <m:sSubSupPr>
            <m:ctrlPr>
              <w:ins w:id="4253" w:author="Zhang Li" w:date="2022-06-12T15:03:00Z">
                <w:rPr>
                  <w:rFonts w:ascii="Cambria Math" w:eastAsia="宋体" w:hAnsi="Cambria Math" w:cs="Times New Roman"/>
                  <w:i/>
                  <w:kern w:val="0"/>
                  <w:sz w:val="24"/>
                  <w:szCs w:val="24"/>
                </w:rPr>
              </w:ins>
            </m:ctrlPr>
          </m:sSubSupPr>
          <m:e>
            <m:r>
              <w:ins w:id="4254" w:author="Zhang Li" w:date="2022-06-12T15:03:00Z">
                <w:rPr>
                  <w:rFonts w:ascii="Cambria Math" w:eastAsia="宋体" w:hAnsi="Cambria Math" w:cs="Times New Roman"/>
                  <w:kern w:val="0"/>
                  <w:sz w:val="24"/>
                  <w:szCs w:val="24"/>
                </w:rPr>
                <m:t>T</m:t>
              </w:ins>
            </m:r>
          </m:e>
          <m:sub>
            <m:r>
              <w:ins w:id="4255" w:author="Zhang Li" w:date="2022-06-12T15:03:00Z">
                <w:rPr>
                  <w:rFonts w:ascii="Cambria Math" w:eastAsia="宋体" w:hAnsi="Cambria Math" w:cs="Times New Roman"/>
                  <w:kern w:val="0"/>
                  <w:sz w:val="24"/>
                  <w:szCs w:val="24"/>
                </w:rPr>
                <m:t>B</m:t>
              </w:ins>
            </m:r>
          </m:sub>
          <m:sup>
            <m:r>
              <w:ins w:id="4256" w:author="Zhang Li" w:date="2022-06-12T15:03:00Z">
                <w:rPr>
                  <w:rFonts w:ascii="Cambria Math" w:eastAsia="宋体" w:hAnsi="Cambria Math" w:cs="Times New Roman"/>
                  <w:kern w:val="0"/>
                  <w:sz w:val="24"/>
                  <w:szCs w:val="24"/>
                </w:rPr>
                <m:t>max</m:t>
              </w:ins>
            </m:r>
          </m:sup>
        </m:sSubSup>
        <m:r>
          <w:ins w:id="4257" w:author="Zhang Li" w:date="2022-06-12T15:03:00Z">
            <w:rPr>
              <w:rFonts w:ascii="Cambria Math" w:eastAsia="宋体" w:hAnsi="Cambria Math" w:cs="Times New Roman"/>
              <w:kern w:val="0"/>
              <w:sz w:val="24"/>
              <w:szCs w:val="24"/>
            </w:rPr>
            <m:t>+</m:t>
          </w:ins>
        </m:r>
        <m:nary>
          <m:naryPr>
            <m:chr m:val="∑"/>
            <m:limLoc m:val="undOvr"/>
            <m:ctrlPr>
              <w:ins w:id="4258" w:author="Zhang Li" w:date="2022-06-12T15:03:00Z">
                <w:rPr>
                  <w:rFonts w:ascii="Cambria Math" w:eastAsia="宋体" w:hAnsi="Cambria Math" w:cs="Times New Roman"/>
                  <w:i/>
                  <w:kern w:val="0"/>
                  <w:sz w:val="24"/>
                  <w:szCs w:val="24"/>
                </w:rPr>
              </w:ins>
            </m:ctrlPr>
          </m:naryPr>
          <m:sub>
            <m:r>
              <w:ins w:id="4259" w:author="Zhang Li" w:date="2022-06-12T15:03:00Z">
                <w:rPr>
                  <w:rFonts w:ascii="Cambria Math" w:eastAsia="宋体" w:hAnsi="Cambria Math" w:cs="Times New Roman"/>
                  <w:kern w:val="0"/>
                  <w:sz w:val="24"/>
                  <w:szCs w:val="24"/>
                </w:rPr>
                <m:t>i=0</m:t>
              </w:ins>
            </m:r>
          </m:sub>
          <m:sup>
            <m:r>
              <w:ins w:id="4260" w:author="Zhang Li" w:date="2022-06-12T15:03:00Z">
                <w:rPr>
                  <w:rFonts w:ascii="Cambria Math" w:eastAsia="宋体" w:hAnsi="Cambria Math" w:cs="Times New Roman"/>
                  <w:kern w:val="0"/>
                  <w:sz w:val="24"/>
                  <w:szCs w:val="24"/>
                  <w:highlight w:val="yellow"/>
                  <w:rPrChange w:id="4261" w:author="ThinkPad" w:date="2022-06-18T10:19:00Z">
                    <w:rPr>
                      <w:rFonts w:ascii="Cambria Math" w:eastAsia="宋体" w:hAnsi="Cambria Math" w:cs="Times New Roman"/>
                      <w:kern w:val="0"/>
                      <w:sz w:val="24"/>
                      <w:szCs w:val="24"/>
                    </w:rPr>
                  </w:rPrChange>
                </w:rPr>
                <m:t>N</m:t>
              </w:ins>
            </m:r>
            <m:r>
              <w:ins w:id="4262" w:author="ThinkPad" w:date="2022-06-18T10:19:00Z">
                <w:rPr>
                  <w:rFonts w:ascii="微软雅黑" w:eastAsia="微软雅黑" w:hAnsi="微软雅黑" w:cs="微软雅黑"/>
                  <w:kern w:val="0"/>
                  <w:sz w:val="24"/>
                  <w:szCs w:val="24"/>
                  <w:highlight w:val="yellow"/>
                  <w:rPrChange w:id="4263" w:author="ThinkPad" w:date="2022-06-18T10:19:00Z">
                    <w:rPr>
                      <w:rFonts w:ascii="微软雅黑" w:eastAsia="微软雅黑" w:hAnsi="微软雅黑" w:cs="微软雅黑"/>
                      <w:kern w:val="0"/>
                      <w:sz w:val="24"/>
                      <w:szCs w:val="24"/>
                    </w:rPr>
                  </w:rPrChange>
                </w:rPr>
                <m:t>-</m:t>
              </w:ins>
            </m:r>
            <m:r>
              <w:ins w:id="4264" w:author="ThinkPad" w:date="2022-06-18T10:19:00Z">
                <w:rPr>
                  <w:rFonts w:ascii="Cambria Math" w:eastAsia="宋体" w:hAnsi="Cambria Math" w:cs="Times New Roman"/>
                  <w:kern w:val="0"/>
                  <w:sz w:val="24"/>
                  <w:szCs w:val="24"/>
                  <w:highlight w:val="yellow"/>
                  <w:rPrChange w:id="4265" w:author="ThinkPad" w:date="2022-06-18T10:19:00Z">
                    <w:rPr>
                      <w:rFonts w:ascii="Cambria Math" w:eastAsia="宋体" w:hAnsi="Cambria Math" w:cs="Times New Roman"/>
                      <w:kern w:val="0"/>
                      <w:sz w:val="24"/>
                      <w:szCs w:val="24"/>
                    </w:rPr>
                  </w:rPrChange>
                </w:rPr>
                <m:t>1</m:t>
              </w:ins>
            </m:r>
          </m:sup>
          <m:e>
            <m:sSub>
              <m:sSubPr>
                <m:ctrlPr>
                  <w:ins w:id="4266" w:author="Zhang Li" w:date="2022-06-12T15:03:00Z">
                    <w:rPr>
                      <w:rFonts w:ascii="Cambria Math" w:eastAsia="宋体" w:hAnsi="Cambria Math" w:cs="Times New Roman"/>
                      <w:i/>
                      <w:kern w:val="0"/>
                      <w:sz w:val="24"/>
                      <w:szCs w:val="24"/>
                    </w:rPr>
                  </w:ins>
                </m:ctrlPr>
              </m:sSubPr>
              <m:e>
                <m:r>
                  <w:ins w:id="4267" w:author="Zhang Li" w:date="2022-06-12T15:03:00Z">
                    <w:rPr>
                      <w:rFonts w:ascii="Cambria Math" w:eastAsia="宋体" w:hAnsi="Cambria Math" w:cs="Times New Roman"/>
                      <w:kern w:val="0"/>
                      <w:sz w:val="24"/>
                      <w:szCs w:val="24"/>
                    </w:rPr>
                    <m:t>T</m:t>
                  </w:ins>
                </m:r>
              </m:e>
              <m:sub>
                <m:r>
                  <w:ins w:id="4268" w:author="Zhang Li" w:date="2022-06-12T15:03:00Z">
                    <w:rPr>
                      <w:rFonts w:ascii="Cambria Math" w:eastAsia="宋体" w:hAnsi="Cambria Math" w:cs="Times New Roman"/>
                      <w:kern w:val="0"/>
                      <w:sz w:val="24"/>
                      <w:szCs w:val="24"/>
                    </w:rPr>
                    <m:t>sig</m:t>
                  </w:ins>
                </m:r>
              </m:sub>
            </m:sSub>
          </m:e>
        </m:nary>
        <m:r>
          <w:ins w:id="4269" w:author="Zhang Li" w:date="2022-06-12T15:03:00Z">
            <w:rPr>
              <w:rFonts w:ascii="Cambria Math" w:eastAsia="宋体" w:hAnsi="Cambria Math" w:cs="Times New Roman"/>
              <w:kern w:val="0"/>
              <w:sz w:val="24"/>
              <w:szCs w:val="24"/>
            </w:rPr>
            <m:t>)⋅</m:t>
          </w:ins>
        </m:r>
        <m:d>
          <m:dPr>
            <m:begChr m:val="⌈"/>
            <m:endChr m:val="⌉"/>
            <m:ctrlPr>
              <w:ins w:id="4270" w:author="Zhang Li" w:date="2022-06-12T15:03:00Z">
                <w:rPr>
                  <w:rFonts w:ascii="Cambria Math" w:eastAsia="宋体" w:hAnsi="Cambria Math" w:cs="Times New Roman"/>
                  <w:i/>
                  <w:kern w:val="0"/>
                  <w:sz w:val="24"/>
                  <w:szCs w:val="24"/>
                </w:rPr>
              </w:ins>
            </m:ctrlPr>
          </m:dPr>
          <m:e>
            <m:f>
              <m:fPr>
                <m:ctrlPr>
                  <w:ins w:id="4271" w:author="Zhang Li" w:date="2022-06-12T15:03:00Z">
                    <w:rPr>
                      <w:rFonts w:ascii="Cambria Math" w:eastAsia="宋体" w:hAnsi="Cambria Math" w:cs="Times New Roman"/>
                      <w:i/>
                      <w:kern w:val="0"/>
                      <w:sz w:val="24"/>
                      <w:szCs w:val="24"/>
                    </w:rPr>
                  </w:ins>
                </m:ctrlPr>
              </m:fPr>
              <m:num>
                <m:func>
                  <m:funcPr>
                    <m:ctrlPr>
                      <w:ins w:id="4272" w:author="Zhang Li" w:date="2022-06-12T15:03:00Z">
                        <w:rPr>
                          <w:rFonts w:ascii="Cambria Math" w:eastAsia="宋体" w:hAnsi="Cambria Math" w:cs="Times New Roman"/>
                          <w:i/>
                          <w:kern w:val="0"/>
                          <w:sz w:val="24"/>
                          <w:szCs w:val="24"/>
                        </w:rPr>
                      </w:ins>
                    </m:ctrlPr>
                  </m:funcPr>
                  <m:fName>
                    <m:r>
                      <w:ins w:id="4273" w:author="Zhang Li" w:date="2022-06-12T15:03:00Z">
                        <m:rPr>
                          <m:sty m:val="p"/>
                        </m:rPr>
                        <w:rPr>
                          <w:rFonts w:ascii="Cambria Math" w:eastAsia="宋体" w:hAnsi="Cambria Math" w:cs="Times New Roman"/>
                          <w:kern w:val="0"/>
                          <w:sz w:val="24"/>
                          <w:szCs w:val="24"/>
                        </w:rPr>
                        <m:t>log</m:t>
                      </w:ins>
                    </m:r>
                  </m:fName>
                  <m:e>
                    <m:d>
                      <m:dPr>
                        <m:ctrlPr>
                          <w:ins w:id="4274" w:author="Zhang Li" w:date="2022-06-12T15:03:00Z">
                            <w:rPr>
                              <w:rFonts w:ascii="Cambria Math" w:eastAsia="宋体" w:hAnsi="Cambria Math" w:cs="Times New Roman"/>
                              <w:i/>
                              <w:kern w:val="0"/>
                              <w:sz w:val="24"/>
                              <w:szCs w:val="24"/>
                            </w:rPr>
                          </w:ins>
                        </m:ctrlPr>
                      </m:dPr>
                      <m:e>
                        <m:r>
                          <w:ins w:id="4275" w:author="Zhang Li" w:date="2022-06-12T15:03:00Z">
                            <w:rPr>
                              <w:rFonts w:ascii="Cambria Math" w:eastAsia="宋体" w:hAnsi="Cambria Math" w:cs="Times New Roman"/>
                              <w:kern w:val="0"/>
                              <w:sz w:val="24"/>
                              <w:szCs w:val="24"/>
                            </w:rPr>
                            <m:t>1-ς</m:t>
                          </w:ins>
                        </m:r>
                      </m:e>
                    </m:d>
                  </m:e>
                </m:func>
              </m:num>
              <m:den>
                <m:func>
                  <m:funcPr>
                    <m:ctrlPr>
                      <w:ins w:id="4276" w:author="Zhang Li" w:date="2022-06-12T15:03:00Z">
                        <w:rPr>
                          <w:rFonts w:ascii="Cambria Math" w:eastAsia="宋体" w:hAnsi="Cambria Math" w:cs="Times New Roman"/>
                          <w:i/>
                          <w:kern w:val="0"/>
                          <w:sz w:val="24"/>
                          <w:szCs w:val="24"/>
                        </w:rPr>
                      </w:ins>
                    </m:ctrlPr>
                  </m:funcPr>
                  <m:fName>
                    <m:r>
                      <w:ins w:id="4277" w:author="Zhang Li" w:date="2022-06-12T15:03:00Z">
                        <m:rPr>
                          <m:sty m:val="p"/>
                        </m:rPr>
                        <w:rPr>
                          <w:rFonts w:ascii="Cambria Math" w:eastAsia="宋体" w:hAnsi="Cambria Math" w:cs="Times New Roman"/>
                          <w:kern w:val="0"/>
                          <w:sz w:val="24"/>
                          <w:szCs w:val="24"/>
                        </w:rPr>
                        <m:t>log</m:t>
                      </w:ins>
                    </m:r>
                  </m:fName>
                  <m:e>
                    <m:d>
                      <m:dPr>
                        <m:ctrlPr>
                          <w:ins w:id="4278" w:author="Zhang Li" w:date="2022-06-12T15:03:00Z">
                            <w:rPr>
                              <w:rFonts w:ascii="Cambria Math" w:eastAsia="宋体" w:hAnsi="Cambria Math" w:cs="Times New Roman"/>
                              <w:i/>
                              <w:kern w:val="0"/>
                              <w:sz w:val="24"/>
                              <w:szCs w:val="24"/>
                            </w:rPr>
                          </w:ins>
                        </m:ctrlPr>
                      </m:dPr>
                      <m:e>
                        <m:r>
                          <w:ins w:id="4279" w:author="Zhang Li" w:date="2022-06-12T15:03:00Z">
                            <w:rPr>
                              <w:rFonts w:ascii="Cambria Math" w:eastAsia="宋体" w:hAnsi="Cambria Math" w:cs="Times New Roman"/>
                              <w:kern w:val="0"/>
                              <w:sz w:val="24"/>
                              <w:szCs w:val="24"/>
                            </w:rPr>
                            <m:t>1-</m:t>
                          </w:ins>
                        </m:r>
                        <m:r>
                          <w:ins w:id="4280" w:author="Zhang Li" w:date="2022-06-12T15:03:00Z">
                            <w:rPr>
                              <w:rFonts w:ascii="Cambria Math" w:eastAsia="宋体" w:hAnsi="Cambria Math" w:cs="Times New Roman" w:hint="eastAsia"/>
                              <w:kern w:val="0"/>
                              <w:sz w:val="24"/>
                              <w:szCs w:val="24"/>
                            </w:rPr>
                            <m:t>N</m:t>
                          </w:ins>
                        </m:r>
                        <m:r>
                          <w:ins w:id="4281" w:author="Zhang Li" w:date="2022-06-12T15:03:00Z">
                            <w:rPr>
                              <w:rFonts w:ascii="Cambria Math" w:eastAsia="宋体" w:hAnsi="Cambria Math" w:cs="Times New Roman"/>
                              <w:kern w:val="0"/>
                              <w:sz w:val="24"/>
                              <w:szCs w:val="24"/>
                            </w:rPr>
                            <m:t>⋅p⋅</m:t>
                          </w:ins>
                        </m:r>
                        <m:sSup>
                          <m:sSupPr>
                            <m:ctrlPr>
                              <w:ins w:id="4282" w:author="Zhang Li" w:date="2022-06-12T15:03:00Z">
                                <w:rPr>
                                  <w:rFonts w:ascii="Cambria Math" w:eastAsia="宋体" w:hAnsi="Cambria Math" w:cs="Times New Roman"/>
                                  <w:i/>
                                  <w:kern w:val="0"/>
                                  <w:sz w:val="24"/>
                                  <w:szCs w:val="24"/>
                                </w:rPr>
                              </w:ins>
                            </m:ctrlPr>
                          </m:sSupPr>
                          <m:e>
                            <m:d>
                              <m:dPr>
                                <m:ctrlPr>
                                  <w:ins w:id="4283" w:author="Zhang Li" w:date="2022-06-12T15:03:00Z">
                                    <w:rPr>
                                      <w:rFonts w:ascii="Cambria Math" w:eastAsia="宋体" w:hAnsi="Cambria Math" w:cs="Times New Roman"/>
                                      <w:i/>
                                      <w:kern w:val="0"/>
                                      <w:sz w:val="24"/>
                                      <w:szCs w:val="24"/>
                                    </w:rPr>
                                  </w:ins>
                                </m:ctrlPr>
                              </m:dPr>
                              <m:e>
                                <m:r>
                                  <w:ins w:id="4284" w:author="Zhang Li" w:date="2022-06-12T15:03:00Z">
                                    <w:rPr>
                                      <w:rFonts w:ascii="Cambria Math" w:eastAsia="宋体" w:hAnsi="Cambria Math" w:cs="Times New Roman"/>
                                      <w:kern w:val="0"/>
                                      <w:sz w:val="24"/>
                                      <w:szCs w:val="24"/>
                                    </w:rPr>
                                    <m:t>1-p</m:t>
                                  </w:ins>
                                </m:r>
                              </m:e>
                            </m:d>
                          </m:e>
                          <m:sup>
                            <m:r>
                              <w:ins w:id="4285" w:author="Zhang Li" w:date="2022-06-12T15:03:00Z">
                                <w:rPr>
                                  <w:rFonts w:ascii="Cambria Math" w:eastAsia="宋体" w:hAnsi="Cambria Math" w:cs="Times New Roman"/>
                                  <w:kern w:val="0"/>
                                  <w:sz w:val="24"/>
                                  <w:szCs w:val="24"/>
                                </w:rPr>
                                <m:t>N-1</m:t>
                              </w:ins>
                            </m:r>
                          </m:sup>
                        </m:sSup>
                      </m:e>
                    </m:d>
                  </m:e>
                </m:func>
              </m:den>
            </m:f>
          </m:e>
        </m:d>
      </m:oMath>
      <w:ins w:id="428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287" w:author="Zhang Li" w:date="2022-06-12T15:03:00Z">
            <w:rPr>
              <w:rFonts w:ascii="Cambria Math" w:eastAsia="宋体" w:hAnsi="Cambria Math" w:cs="Times New Roman"/>
              <w:kern w:val="0"/>
              <w:sz w:val="24"/>
              <w:szCs w:val="24"/>
            </w:rPr>
            <m:t>0≤ς&lt;1</m:t>
          </w:ins>
        </m:r>
      </m:oMath>
      <w:ins w:id="428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4289" w:author="Zhang Li" w:date="2022-06-12T15:03:00Z"/>
          <w:rFonts w:ascii="Times New Roman" w:eastAsia="宋体" w:hAnsi="Times New Roman" w:cs="Times New Roman"/>
          <w:kern w:val="0"/>
          <w:sz w:val="24"/>
          <w:szCs w:val="24"/>
        </w:rPr>
      </w:pPr>
      <w:ins w:id="4290"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4291" w:author="ThinkPad" w:date="2022-06-18T10:30:00Z">
          <w:r w:rsidDel="00E435FD">
            <w:rPr>
              <w:rFonts w:ascii="Times New Roman" w:eastAsia="宋体" w:hAnsi="Times New Roman" w:cs="Times New Roman" w:hint="eastAsia"/>
              <w:kern w:val="0"/>
              <w:sz w:val="24"/>
              <w:szCs w:val="24"/>
            </w:rPr>
            <w:delText>In a wireless network,</w:delText>
          </w:r>
        </w:del>
        <w:del w:id="4292" w:author="ThinkPad" w:date="2022-06-18T10:31:00Z">
          <w:r w:rsidDel="00E435FD">
            <w:rPr>
              <w:rFonts w:ascii="Times New Roman" w:eastAsia="宋体" w:hAnsi="Times New Roman" w:cs="Times New Roman"/>
              <w:kern w:val="0"/>
              <w:sz w:val="24"/>
              <w:szCs w:val="24"/>
            </w:rPr>
            <w:delText xml:space="preserve"> each node </w:delText>
          </w:r>
        </w:del>
        <w:del w:id="4293" w:author="ThinkPad" w:date="2022-06-18T10:22:00Z">
          <w:r w:rsidDel="00A43B22">
            <w:rPr>
              <w:rFonts w:ascii="Times New Roman" w:eastAsia="宋体" w:hAnsi="Times New Roman" w:cs="Times New Roman"/>
              <w:kern w:val="0"/>
              <w:sz w:val="24"/>
              <w:szCs w:val="24"/>
            </w:rPr>
            <w:delText>determine</w:delText>
          </w:r>
        </w:del>
        <w:del w:id="4294" w:author="ThinkPad" w:date="2022-06-18T10:31:00Z">
          <w:r w:rsidDel="00E435FD">
            <w:rPr>
              <w:rFonts w:ascii="Times New Roman" w:eastAsia="宋体" w:hAnsi="Times New Roman" w:cs="Times New Roman"/>
              <w:kern w:val="0"/>
              <w:sz w:val="24"/>
              <w:szCs w:val="24"/>
            </w:rPr>
            <w:delText xml:space="preserve">s to transmit a message in a </w:delText>
          </w:r>
        </w:del>
        <w:del w:id="4295" w:author="ThinkPad" w:date="2022-06-18T10:23:00Z">
          <w:r w:rsidDel="008A6B22">
            <w:rPr>
              <w:rFonts w:ascii="Times New Roman" w:eastAsia="宋体" w:hAnsi="Times New Roman" w:cs="Times New Roman"/>
              <w:kern w:val="0"/>
              <w:sz w:val="24"/>
              <w:szCs w:val="24"/>
            </w:rPr>
            <w:delText xml:space="preserve">single </w:delText>
          </w:r>
        </w:del>
        <w:del w:id="4296"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4297" w:author="Zhang Li" w:date="2022-06-12T15:03:00Z">
            <w:del w:id="4298" w:author="ThinkPad" w:date="2022-06-18T10:31:00Z">
              <w:rPr>
                <w:rFonts w:ascii="Cambria Math" w:eastAsia="宋体" w:hAnsi="Cambria Math" w:cs="Times New Roman"/>
                <w:kern w:val="0"/>
                <w:sz w:val="24"/>
                <w:szCs w:val="24"/>
              </w:rPr>
              <m:t>p</m:t>
            </w:del>
          </w:ins>
        </m:r>
      </m:oMath>
      <w:ins w:id="4299" w:author="Zhang Li" w:date="2022-06-12T15:03:00Z">
        <w:del w:id="4300" w:author="ThinkPad" w:date="2022-06-18T10:31:00Z">
          <w:r w:rsidDel="00E435FD">
            <w:rPr>
              <w:rFonts w:ascii="Times New Roman" w:eastAsia="宋体" w:hAnsi="Times New Roman" w:cs="Times New Roman" w:hint="eastAsia"/>
              <w:kern w:val="0"/>
              <w:sz w:val="24"/>
              <w:szCs w:val="24"/>
            </w:rPr>
            <w:delText>.</w:delText>
          </w:r>
        </w:del>
      </w:ins>
      <w:ins w:id="4301" w:author="ThinkPad" w:date="2022-06-18T10:22:00Z">
        <w:r w:rsidR="00A43B22">
          <w:rPr>
            <w:rFonts w:ascii="Times New Roman" w:eastAsia="宋体" w:hAnsi="Times New Roman" w:cs="Times New Roman"/>
            <w:kern w:val="0"/>
            <w:sz w:val="24"/>
            <w:szCs w:val="24"/>
          </w:rPr>
          <w:t>[</w:t>
        </w:r>
      </w:ins>
      <w:ins w:id="4302" w:author="ThinkPad" w:date="2022-06-18T10:27:00Z">
        <w:r w:rsidR="00792A11">
          <w:rPr>
            <w:rFonts w:ascii="Times New Roman" w:eastAsia="宋体" w:hAnsi="Times New Roman" w:cs="Times New Roman" w:hint="eastAsia"/>
            <w:kern w:val="0"/>
            <w:sz w:val="24"/>
            <w:szCs w:val="24"/>
          </w:rPr>
          <w:t>完整的</w:t>
        </w:r>
      </w:ins>
      <w:ins w:id="4303" w:author="ThinkPad" w:date="2022-06-18T10:22:00Z">
        <w:r w:rsidR="00A43B22">
          <w:rPr>
            <w:rFonts w:ascii="Times New Roman" w:eastAsia="宋体" w:hAnsi="Times New Roman" w:cs="Times New Roman" w:hint="eastAsia"/>
            <w:kern w:val="0"/>
            <w:sz w:val="24"/>
            <w:szCs w:val="24"/>
          </w:rPr>
          <w:t>信道接入行为是什么？</w:t>
        </w:r>
      </w:ins>
      <w:ins w:id="4304"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4305" w:author="ThinkPad" w:date="2022-06-18T10:26:00Z">
        <w:r w:rsidR="00792A11">
          <w:rPr>
            <w:rFonts w:ascii="Times New Roman" w:eastAsia="宋体" w:hAnsi="Times New Roman" w:cs="Times New Roman" w:hint="eastAsia"/>
            <w:kern w:val="0"/>
            <w:sz w:val="24"/>
            <w:szCs w:val="24"/>
          </w:rPr>
          <w:t>即，别人正在传的时候，</w:t>
        </w:r>
      </w:ins>
      <w:ins w:id="4306" w:author="ThinkPad" w:date="2022-06-18T10:28:00Z">
        <w:r w:rsidR="00792A11">
          <w:rPr>
            <w:rFonts w:ascii="Times New Roman" w:eastAsia="宋体" w:hAnsi="Times New Roman" w:cs="Times New Roman" w:hint="eastAsia"/>
            <w:kern w:val="0"/>
            <w:sz w:val="24"/>
            <w:szCs w:val="24"/>
          </w:rPr>
          <w:t>选择</w:t>
        </w:r>
      </w:ins>
      <w:ins w:id="4307" w:author="ThinkPad" w:date="2022-06-18T10:26:00Z">
        <w:r w:rsidR="00792A11">
          <w:rPr>
            <w:rFonts w:ascii="Times New Roman" w:eastAsia="宋体" w:hAnsi="Times New Roman" w:cs="Times New Roman" w:hint="eastAsia"/>
            <w:kern w:val="0"/>
            <w:sz w:val="24"/>
            <w:szCs w:val="24"/>
          </w:rPr>
          <w:t>退避</w:t>
        </w:r>
      </w:ins>
      <w:ins w:id="4308" w:author="ThinkPad" w:date="2022-06-18T10:28:00Z">
        <w:r w:rsidR="00792A11">
          <w:rPr>
            <w:rFonts w:ascii="Times New Roman" w:eastAsia="宋体" w:hAnsi="Times New Roman" w:cs="Times New Roman" w:hint="eastAsia"/>
            <w:kern w:val="0"/>
            <w:sz w:val="24"/>
            <w:szCs w:val="24"/>
          </w:rPr>
          <w:t>；</w:t>
        </w:r>
      </w:ins>
      <w:ins w:id="4309" w:author="ThinkPad" w:date="2022-06-18T10:26:00Z">
        <w:r w:rsidR="00792A11">
          <w:rPr>
            <w:rFonts w:ascii="Times New Roman" w:eastAsia="宋体" w:hAnsi="Times New Roman" w:cs="Times New Roman" w:hint="eastAsia"/>
            <w:kern w:val="0"/>
            <w:sz w:val="24"/>
            <w:szCs w:val="24"/>
          </w:rPr>
          <w:t>当</w:t>
        </w:r>
      </w:ins>
      <w:ins w:id="4310" w:author="ThinkPad" w:date="2022-06-18T10:27:00Z">
        <w:r w:rsidR="00792A11">
          <w:rPr>
            <w:rFonts w:ascii="Times New Roman" w:eastAsia="宋体" w:hAnsi="Times New Roman" w:cs="Times New Roman" w:hint="eastAsia"/>
            <w:kern w:val="0"/>
            <w:sz w:val="24"/>
            <w:szCs w:val="24"/>
          </w:rPr>
          <w:t>检测到信道空闲或</w:t>
        </w:r>
      </w:ins>
      <w:ins w:id="4311" w:author="ThinkPad" w:date="2022-06-18T10:26:00Z">
        <w:r w:rsidR="00792A11">
          <w:rPr>
            <w:rFonts w:ascii="Times New Roman" w:eastAsia="宋体" w:hAnsi="Times New Roman" w:cs="Times New Roman" w:hint="eastAsia"/>
            <w:kern w:val="0"/>
            <w:sz w:val="24"/>
            <w:szCs w:val="24"/>
          </w:rPr>
          <w:t>别人</w:t>
        </w:r>
      </w:ins>
      <w:ins w:id="4312" w:author="ThinkPad" w:date="2022-06-18T10:27:00Z">
        <w:r w:rsidR="00792A11">
          <w:rPr>
            <w:rFonts w:ascii="Times New Roman" w:eastAsia="宋体" w:hAnsi="Times New Roman" w:cs="Times New Roman" w:hint="eastAsia"/>
            <w:kern w:val="0"/>
            <w:sz w:val="24"/>
            <w:szCs w:val="24"/>
          </w:rPr>
          <w:t>传输</w:t>
        </w:r>
      </w:ins>
      <w:ins w:id="4313" w:author="ThinkPad" w:date="2022-06-18T10:26:00Z">
        <w:r w:rsidR="00792A11">
          <w:rPr>
            <w:rFonts w:ascii="Times New Roman" w:eastAsia="宋体" w:hAnsi="Times New Roman" w:cs="Times New Roman" w:hint="eastAsia"/>
            <w:kern w:val="0"/>
            <w:sz w:val="24"/>
            <w:szCs w:val="24"/>
          </w:rPr>
          <w:t>结束</w:t>
        </w:r>
      </w:ins>
      <w:ins w:id="4314"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4315" w:author="ThinkPad" w:date="2022-06-18T11:02:00Z">
        <w:r w:rsidR="00B602EE">
          <w:rPr>
            <w:rFonts w:ascii="Times New Roman" w:eastAsia="宋体" w:hAnsi="Times New Roman" w:cs="Times New Roman" w:hint="eastAsia"/>
            <w:kern w:val="0"/>
            <w:sz w:val="24"/>
            <w:szCs w:val="24"/>
          </w:rPr>
          <w:t>下一个时隙，一直如此重复，直到传输</w:t>
        </w:r>
      </w:ins>
      <w:ins w:id="4316" w:author="ThinkPad" w:date="2022-06-18T11:03:00Z">
        <w:r w:rsidR="00B602EE">
          <w:rPr>
            <w:rFonts w:ascii="Times New Roman" w:eastAsia="宋体" w:hAnsi="Times New Roman" w:cs="Times New Roman" w:hint="eastAsia"/>
            <w:kern w:val="0"/>
            <w:sz w:val="24"/>
            <w:szCs w:val="24"/>
          </w:rPr>
          <w:t>出去当前消息</w:t>
        </w:r>
      </w:ins>
      <w:ins w:id="4317" w:author="ThinkPad" w:date="2022-06-18T10:22:00Z">
        <w:r w:rsidR="00A43B22">
          <w:rPr>
            <w:rFonts w:ascii="Times New Roman" w:eastAsia="宋体" w:hAnsi="Times New Roman" w:cs="Times New Roman"/>
            <w:kern w:val="0"/>
            <w:sz w:val="24"/>
            <w:szCs w:val="24"/>
          </w:rPr>
          <w:t>]</w:t>
        </w:r>
      </w:ins>
      <w:ins w:id="4318" w:author="Zhang Li" w:date="2022-06-12T15:03:00Z">
        <w:r>
          <w:rPr>
            <w:rFonts w:ascii="Times New Roman" w:eastAsia="宋体" w:hAnsi="Times New Roman" w:cs="Times New Roman"/>
            <w:kern w:val="0"/>
            <w:sz w:val="24"/>
            <w:szCs w:val="24"/>
          </w:rPr>
          <w:t xml:space="preserve"> </w:t>
        </w:r>
      </w:ins>
      <w:ins w:id="4319"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4320"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4321" w:author="Zhang Li" w:date="2022-06-12T15:03:00Z">
        <w:del w:id="4322" w:author="ThinkPad" w:date="2022-06-18T10:31:00Z">
          <w:r w:rsidDel="00E435FD">
            <w:rPr>
              <w:rFonts w:ascii="Times New Roman" w:eastAsia="宋体" w:hAnsi="Times New Roman" w:cs="Times New Roman"/>
              <w:kern w:val="0"/>
              <w:sz w:val="24"/>
              <w:szCs w:val="24"/>
            </w:rPr>
            <w:delText>Then, t</w:delText>
          </w:r>
        </w:del>
      </w:ins>
      <w:ins w:id="4323" w:author="ThinkPad" w:date="2022-06-18T10:34:00Z">
        <w:r w:rsidR="00D85B91">
          <w:rPr>
            <w:rFonts w:ascii="Times New Roman" w:eastAsia="宋体" w:hAnsi="Times New Roman" w:cs="Times New Roman"/>
            <w:kern w:val="0"/>
            <w:sz w:val="24"/>
            <w:szCs w:val="24"/>
          </w:rPr>
          <w:t>t</w:t>
        </w:r>
      </w:ins>
      <w:ins w:id="4324" w:author="Zhang Li" w:date="2022-06-12T15:03:00Z">
        <w:r>
          <w:rPr>
            <w:rFonts w:ascii="Times New Roman" w:eastAsia="宋体" w:hAnsi="Times New Roman" w:cs="Times New Roman"/>
            <w:kern w:val="0"/>
            <w:sz w:val="24"/>
            <w:szCs w:val="24"/>
          </w:rPr>
          <w:t xml:space="preserve">he probability that only one node broadcasts a message in a </w:t>
        </w:r>
      </w:ins>
      <w:ins w:id="4325" w:author="ThinkPad" w:date="2022-06-18T10:31:00Z">
        <w:r w:rsidR="00E435FD">
          <w:rPr>
            <w:rFonts w:ascii="Times New Roman" w:eastAsia="宋体" w:hAnsi="Times New Roman" w:cs="Times New Roman"/>
            <w:kern w:val="0"/>
            <w:sz w:val="24"/>
            <w:szCs w:val="24"/>
          </w:rPr>
          <w:t xml:space="preserve">time </w:t>
        </w:r>
      </w:ins>
      <w:ins w:id="4326" w:author="Zhang Li" w:date="2022-06-12T15:03:00Z">
        <w:r>
          <w:rPr>
            <w:rFonts w:ascii="Times New Roman" w:eastAsia="宋体" w:hAnsi="Times New Roman" w:cs="Times New Roman"/>
            <w:kern w:val="0"/>
            <w:sz w:val="24"/>
            <w:szCs w:val="24"/>
          </w:rPr>
          <w:t>slot</w:t>
        </w:r>
      </w:ins>
      <w:ins w:id="4327" w:author="ThinkPad" w:date="2022-06-18T10:31:00Z">
        <w:r w:rsidR="00E435FD">
          <w:rPr>
            <w:rFonts w:ascii="Times New Roman" w:eastAsia="宋体" w:hAnsi="Times New Roman" w:cs="Times New Roman"/>
            <w:kern w:val="0"/>
            <w:sz w:val="24"/>
            <w:szCs w:val="24"/>
          </w:rPr>
          <w:t xml:space="preserve"> (denoted by </w:t>
        </w:r>
        <w:proofErr w:type="spellStart"/>
        <w:r w:rsidR="00E435FD" w:rsidRPr="00E435FD">
          <w:rPr>
            <w:rFonts w:ascii="Times New Roman" w:eastAsia="宋体" w:hAnsi="Times New Roman" w:cs="Times New Roman"/>
            <w:i/>
            <w:iCs/>
            <w:kern w:val="0"/>
            <w:sz w:val="24"/>
            <w:szCs w:val="24"/>
            <w:rPrChange w:id="4328"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4329" w:author="ThinkPad" w:date="2022-06-18T10:31:00Z">
              <w:rPr>
                <w:rFonts w:ascii="Times New Roman" w:eastAsia="宋体" w:hAnsi="Times New Roman" w:cs="Times New Roman"/>
                <w:kern w:val="0"/>
                <w:sz w:val="24"/>
                <w:szCs w:val="24"/>
              </w:rPr>
            </w:rPrChange>
          </w:rPr>
          <w:t>s</w:t>
        </w:r>
        <w:proofErr w:type="spellEnd"/>
        <w:r w:rsidR="00E435FD">
          <w:rPr>
            <w:rFonts w:ascii="Times New Roman" w:eastAsia="宋体" w:hAnsi="Times New Roman" w:cs="Times New Roman"/>
            <w:kern w:val="0"/>
            <w:sz w:val="24"/>
            <w:szCs w:val="24"/>
          </w:rPr>
          <w:t>)</w:t>
        </w:r>
      </w:ins>
      <w:ins w:id="4330" w:author="Zhang Li" w:date="2022-06-12T15:03:00Z">
        <w:r>
          <w:rPr>
            <w:rFonts w:ascii="Times New Roman" w:eastAsia="宋体" w:hAnsi="Times New Roman" w:cs="Times New Roman"/>
            <w:kern w:val="0"/>
            <w:sz w:val="24"/>
            <w:szCs w:val="24"/>
          </w:rPr>
          <w:t xml:space="preserve"> is </w:t>
        </w:r>
        <w:del w:id="4331"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4332" w:author="Zhang Li" w:date="2022-06-12T15:03:00Z">
                <w:rPr>
                  <w:rFonts w:ascii="Cambria Math" w:eastAsia="宋体" w:hAnsi="Cambria Math" w:cs="Times New Roman"/>
                  <w:i/>
                  <w:kern w:val="0"/>
                  <w:sz w:val="24"/>
                  <w:szCs w:val="24"/>
                </w:rPr>
              </w:ins>
            </m:ctrlPr>
          </m:sSubPr>
          <m:e>
            <m:r>
              <w:ins w:id="4333" w:author="Zhang Li" w:date="2022-06-12T15:03:00Z">
                <w:rPr>
                  <w:rFonts w:ascii="Cambria Math" w:eastAsia="宋体" w:hAnsi="Cambria Math" w:cs="Times New Roman"/>
                  <w:kern w:val="0"/>
                  <w:sz w:val="24"/>
                  <w:szCs w:val="24"/>
                </w:rPr>
                <m:t>p</m:t>
              </w:ins>
            </m:r>
          </m:e>
          <m:sub>
            <m:r>
              <w:ins w:id="4334" w:author="Zhang Li" w:date="2022-06-12T15:03:00Z">
                <w:rPr>
                  <w:rFonts w:ascii="Cambria Math" w:eastAsia="宋体" w:hAnsi="Cambria Math" w:cs="Times New Roman"/>
                  <w:kern w:val="0"/>
                  <w:sz w:val="24"/>
                  <w:szCs w:val="24"/>
                </w:rPr>
                <m:t>s</m:t>
              </w:ins>
            </m:r>
          </m:sub>
        </m:sSub>
        <m:r>
          <w:ins w:id="4335" w:author="Zhang Li" w:date="2022-06-12T15:03:00Z">
            <w:rPr>
              <w:rFonts w:ascii="Cambria Math" w:eastAsia="宋体" w:hAnsi="Cambria Math" w:cs="Times New Roman"/>
              <w:kern w:val="0"/>
              <w:sz w:val="24"/>
              <w:szCs w:val="24"/>
            </w:rPr>
            <m:t xml:space="preserve">= </m:t>
          </w:ins>
        </m:r>
        <m:d>
          <m:dPr>
            <m:ctrlPr>
              <w:ins w:id="4336" w:author="Zhang Li" w:date="2022-06-12T15:03:00Z">
                <w:rPr>
                  <w:rFonts w:ascii="Cambria Math" w:eastAsia="宋体" w:hAnsi="Cambria Math" w:cs="Times New Roman"/>
                  <w:i/>
                  <w:kern w:val="0"/>
                  <w:sz w:val="24"/>
                  <w:szCs w:val="24"/>
                </w:rPr>
              </w:ins>
            </m:ctrlPr>
          </m:dPr>
          <m:e>
            <m:f>
              <m:fPr>
                <m:type m:val="noBar"/>
                <m:ctrlPr>
                  <w:ins w:id="4337" w:author="Zhang Li" w:date="2022-06-12T15:03:00Z">
                    <w:rPr>
                      <w:rFonts w:ascii="Cambria Math" w:eastAsia="宋体" w:hAnsi="Cambria Math" w:cs="Times New Roman"/>
                      <w:i/>
                      <w:kern w:val="0"/>
                      <w:sz w:val="24"/>
                      <w:szCs w:val="24"/>
                    </w:rPr>
                  </w:ins>
                </m:ctrlPr>
              </m:fPr>
              <m:num>
                <m:r>
                  <w:ins w:id="4338" w:author="Zhang Li" w:date="2022-06-12T15:03:00Z">
                    <w:rPr>
                      <w:rFonts w:ascii="Cambria Math" w:eastAsia="宋体" w:hAnsi="Cambria Math" w:cs="Times New Roman"/>
                      <w:kern w:val="0"/>
                      <w:sz w:val="24"/>
                      <w:szCs w:val="24"/>
                    </w:rPr>
                    <m:t>N</m:t>
                  </w:ins>
                </m:r>
              </m:num>
              <m:den>
                <m:r>
                  <w:ins w:id="4339" w:author="Zhang Li" w:date="2022-06-12T15:03:00Z">
                    <w:rPr>
                      <w:rFonts w:ascii="Cambria Math" w:eastAsia="宋体" w:hAnsi="Cambria Math" w:cs="Times New Roman"/>
                      <w:kern w:val="0"/>
                      <w:sz w:val="24"/>
                      <w:szCs w:val="24"/>
                    </w:rPr>
                    <m:t>1</m:t>
                  </w:ins>
                </m:r>
              </m:den>
            </m:f>
          </m:e>
        </m:d>
        <m:r>
          <w:ins w:id="4340" w:author="Zhang Li" w:date="2022-06-12T15:03:00Z">
            <w:rPr>
              <w:rFonts w:ascii="Cambria Math" w:eastAsia="宋体" w:hAnsi="Cambria Math" w:cs="Times New Roman"/>
              <w:kern w:val="0"/>
              <w:sz w:val="24"/>
              <w:szCs w:val="24"/>
            </w:rPr>
            <m:t>p⋅</m:t>
          </w:ins>
        </m:r>
        <m:sSup>
          <m:sSupPr>
            <m:ctrlPr>
              <w:ins w:id="4341" w:author="Zhang Li" w:date="2022-06-12T15:03:00Z">
                <w:rPr>
                  <w:rFonts w:ascii="Cambria Math" w:eastAsia="宋体" w:hAnsi="Cambria Math" w:cs="Times New Roman"/>
                  <w:i/>
                  <w:kern w:val="0"/>
                  <w:sz w:val="24"/>
                  <w:szCs w:val="24"/>
                </w:rPr>
              </w:ins>
            </m:ctrlPr>
          </m:sSupPr>
          <m:e>
            <m:d>
              <m:dPr>
                <m:ctrlPr>
                  <w:ins w:id="4342" w:author="Zhang Li" w:date="2022-06-12T15:03:00Z">
                    <w:rPr>
                      <w:rFonts w:ascii="Cambria Math" w:eastAsia="宋体" w:hAnsi="Cambria Math" w:cs="Times New Roman"/>
                      <w:i/>
                      <w:kern w:val="0"/>
                      <w:sz w:val="24"/>
                      <w:szCs w:val="24"/>
                    </w:rPr>
                  </w:ins>
                </m:ctrlPr>
              </m:dPr>
              <m:e>
                <m:r>
                  <w:ins w:id="4343" w:author="Zhang Li" w:date="2022-06-12T15:03:00Z">
                    <w:rPr>
                      <w:rFonts w:ascii="Cambria Math" w:eastAsia="宋体" w:hAnsi="Cambria Math" w:cs="Times New Roman"/>
                      <w:kern w:val="0"/>
                      <w:sz w:val="24"/>
                      <w:szCs w:val="24"/>
                    </w:rPr>
                    <m:t>1-p</m:t>
                  </w:ins>
                </m:r>
              </m:e>
            </m:d>
          </m:e>
          <m:sup>
            <m:r>
              <w:ins w:id="4344" w:author="Zhang Li" w:date="2022-06-12T15:03:00Z">
                <w:rPr>
                  <w:rFonts w:ascii="Cambria Math" w:eastAsia="宋体" w:hAnsi="Cambria Math" w:cs="Times New Roman"/>
                  <w:kern w:val="0"/>
                  <w:sz w:val="24"/>
                  <w:szCs w:val="24"/>
                </w:rPr>
                <m:t>N-1</m:t>
              </w:ins>
            </m:r>
          </m:sup>
        </m:sSup>
      </m:oMath>
      <w:ins w:id="4345"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4346" w:author="Zhang Li" w:date="2022-06-12T15:03:00Z">
            <w:rPr>
              <w:rFonts w:ascii="Cambria Math" w:eastAsia="宋体" w:hAnsi="Cambria Math" w:cs="Times New Roman"/>
              <w:kern w:val="0"/>
              <w:sz w:val="24"/>
              <w:szCs w:val="24"/>
            </w:rPr>
            <m:t>X</m:t>
          </w:ins>
        </m:r>
      </m:oMath>
      <w:ins w:id="434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4348" w:author="ThinkPad" w:date="2022-06-18T10:34:00Z">
          <w:r w:rsidDel="00D85B91">
            <w:rPr>
              <w:rFonts w:ascii="Times New Roman" w:eastAsia="宋体" w:hAnsi="Times New Roman" w:cs="Times New Roman"/>
              <w:kern w:val="0"/>
              <w:sz w:val="24"/>
              <w:szCs w:val="24"/>
            </w:rPr>
            <w:delText>We s</w:delText>
          </w:r>
        </w:del>
      </w:ins>
      <w:ins w:id="4349" w:author="ThinkPad" w:date="2022-06-18T10:34:00Z">
        <w:r w:rsidR="00D85B91">
          <w:rPr>
            <w:rFonts w:ascii="Times New Roman" w:eastAsia="宋体" w:hAnsi="Times New Roman" w:cs="Times New Roman"/>
            <w:kern w:val="0"/>
            <w:sz w:val="24"/>
            <w:szCs w:val="24"/>
          </w:rPr>
          <w:t>Let</w:t>
        </w:r>
      </w:ins>
      <w:ins w:id="4350" w:author="Zhang Li" w:date="2022-06-12T15:03:00Z">
        <w:del w:id="4351"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4352" w:author="Zhang Li" w:date="2022-06-12T15:03:00Z">
            <w:rPr>
              <w:rFonts w:ascii="Cambria Math" w:eastAsia="宋体" w:hAnsi="Cambria Math" w:cs="Times New Roman"/>
              <w:kern w:val="0"/>
              <w:sz w:val="24"/>
              <w:szCs w:val="24"/>
            </w:rPr>
            <m:t>x</m:t>
          </w:ins>
        </m:r>
      </m:oMath>
      <w:ins w:id="4353" w:author="Zhang Li" w:date="2022-06-12T15:03:00Z">
        <w:r>
          <w:rPr>
            <w:rFonts w:ascii="Times New Roman" w:eastAsia="宋体" w:hAnsi="Times New Roman" w:cs="Times New Roman" w:hint="eastAsia"/>
            <w:kern w:val="0"/>
            <w:sz w:val="24"/>
            <w:szCs w:val="24"/>
          </w:rPr>
          <w:t xml:space="preserve"> </w:t>
        </w:r>
        <w:del w:id="4354" w:author="ThinkPad" w:date="2022-06-18T10:35:00Z">
          <w:r w:rsidDel="00D85B91">
            <w:rPr>
              <w:rFonts w:ascii="Times New Roman" w:eastAsia="宋体" w:hAnsi="Times New Roman" w:cs="Times New Roman"/>
              <w:kern w:val="0"/>
              <w:sz w:val="24"/>
              <w:szCs w:val="24"/>
            </w:rPr>
            <w:delText>is</w:delText>
          </w:r>
        </w:del>
      </w:ins>
      <w:ins w:id="4355" w:author="ThinkPad" w:date="2022-06-18T10:35:00Z">
        <w:r w:rsidR="00D85B91">
          <w:rPr>
            <w:rFonts w:ascii="Times New Roman" w:eastAsia="宋体" w:hAnsi="Times New Roman" w:cs="Times New Roman"/>
            <w:kern w:val="0"/>
            <w:sz w:val="24"/>
            <w:szCs w:val="24"/>
          </w:rPr>
          <w:t>be</w:t>
        </w:r>
      </w:ins>
      <w:ins w:id="4356" w:author="Zhang Li" w:date="2022-06-12T15:03:00Z">
        <w:r>
          <w:rPr>
            <w:rFonts w:ascii="Times New Roman" w:eastAsia="宋体" w:hAnsi="Times New Roman" w:cs="Times New Roman"/>
            <w:kern w:val="0"/>
            <w:sz w:val="24"/>
            <w:szCs w:val="24"/>
          </w:rPr>
          <w:t xml:space="preserve"> the minimum </w:t>
        </w:r>
      </w:ins>
      <w:ins w:id="4357" w:author="ThinkPad" w:date="2022-06-18T10:36:00Z">
        <w:r w:rsidR="00D85B91">
          <w:rPr>
            <w:rFonts w:ascii="Times New Roman" w:eastAsia="宋体" w:hAnsi="Times New Roman" w:cs="Times New Roman"/>
            <w:kern w:val="0"/>
            <w:sz w:val="24"/>
            <w:szCs w:val="24"/>
          </w:rPr>
          <w:t xml:space="preserve">required </w:t>
        </w:r>
      </w:ins>
      <w:ins w:id="4358"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4359" w:author="Zhang Li" w:date="2022-06-12T15:03:00Z">
        <w:del w:id="4360"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4361" w:author="Zhang Li" w:date="2022-06-12T15:03:00Z">
                <w:rPr>
                  <w:rFonts w:ascii="Cambria Math" w:eastAsia="宋体" w:hAnsi="Cambria Math" w:cs="Times New Roman"/>
                  <w:i/>
                  <w:kern w:val="0"/>
                  <w:sz w:val="24"/>
                  <w:szCs w:val="24"/>
                </w:rPr>
              </w:ins>
            </m:ctrlPr>
          </m:funcPr>
          <m:fName>
            <m:r>
              <w:ins w:id="4362" w:author="Zhang Li" w:date="2022-06-12T15:03:00Z">
                <m:rPr>
                  <m:sty m:val="p"/>
                </m:rPr>
                <w:rPr>
                  <w:rFonts w:ascii="Cambria Math" w:eastAsia="宋体" w:hAnsi="Cambria Math" w:cs="Times New Roman"/>
                  <w:kern w:val="0"/>
                  <w:sz w:val="24"/>
                  <w:szCs w:val="24"/>
                </w:rPr>
                <m:t>Pr</m:t>
              </w:ins>
            </m:r>
          </m:fName>
          <m:e>
            <m:d>
              <m:dPr>
                <m:begChr m:val="["/>
                <m:endChr m:val="]"/>
                <m:ctrlPr>
                  <w:ins w:id="4363" w:author="Zhang Li" w:date="2022-06-12T15:03:00Z">
                    <w:rPr>
                      <w:rFonts w:ascii="Cambria Math" w:eastAsia="宋体" w:hAnsi="Cambria Math" w:cs="Times New Roman"/>
                      <w:i/>
                      <w:kern w:val="0"/>
                      <w:sz w:val="24"/>
                      <w:szCs w:val="24"/>
                    </w:rPr>
                  </w:ins>
                </m:ctrlPr>
              </m:dPr>
              <m:e>
                <m:r>
                  <w:ins w:id="4364" w:author="Zhang Li" w:date="2022-06-12T15:03:00Z">
                    <w:rPr>
                      <w:rFonts w:ascii="Cambria Math" w:eastAsia="宋体" w:hAnsi="Cambria Math" w:cs="Times New Roman"/>
                      <w:kern w:val="0"/>
                      <w:sz w:val="24"/>
                      <w:szCs w:val="24"/>
                    </w:rPr>
                    <m:t>X≤x</m:t>
                  </w:ins>
                </m:r>
              </m:e>
            </m:d>
            <m:r>
              <w:ins w:id="4365" w:author="Zhang Li" w:date="2022-06-12T15:03:00Z">
                <w:rPr>
                  <w:rFonts w:ascii="Cambria Math" w:eastAsia="宋体" w:hAnsi="Cambria Math" w:cs="Times New Roman"/>
                  <w:kern w:val="0"/>
                  <w:sz w:val="24"/>
                  <w:szCs w:val="24"/>
                </w:rPr>
                <m:t>=1-</m:t>
              </w:ins>
            </m:r>
            <m:sSup>
              <m:sSupPr>
                <m:ctrlPr>
                  <w:ins w:id="4366" w:author="Zhang Li" w:date="2022-06-12T15:03:00Z">
                    <w:rPr>
                      <w:rFonts w:ascii="Cambria Math" w:eastAsia="宋体" w:hAnsi="Cambria Math" w:cs="Times New Roman"/>
                      <w:i/>
                      <w:kern w:val="0"/>
                      <w:sz w:val="24"/>
                      <w:szCs w:val="24"/>
                    </w:rPr>
                  </w:ins>
                </m:ctrlPr>
              </m:sSupPr>
              <m:e>
                <m:d>
                  <m:dPr>
                    <m:ctrlPr>
                      <w:ins w:id="4367" w:author="Zhang Li" w:date="2022-06-12T15:03:00Z">
                        <w:rPr>
                          <w:rFonts w:ascii="Cambria Math" w:eastAsia="宋体" w:hAnsi="Cambria Math" w:cs="Times New Roman"/>
                          <w:i/>
                          <w:kern w:val="0"/>
                          <w:sz w:val="24"/>
                          <w:szCs w:val="24"/>
                        </w:rPr>
                      </w:ins>
                    </m:ctrlPr>
                  </m:dPr>
                  <m:e>
                    <m:r>
                      <w:ins w:id="4368" w:author="Zhang Li" w:date="2022-06-12T15:03:00Z">
                        <w:rPr>
                          <w:rFonts w:ascii="Cambria Math" w:eastAsia="宋体" w:hAnsi="Cambria Math" w:cs="Times New Roman"/>
                          <w:kern w:val="0"/>
                          <w:sz w:val="24"/>
                          <w:szCs w:val="24"/>
                        </w:rPr>
                        <m:t>1-</m:t>
                      </w:ins>
                    </m:r>
                    <m:sSub>
                      <m:sSubPr>
                        <m:ctrlPr>
                          <w:ins w:id="4369" w:author="Zhang Li" w:date="2022-06-12T15:03:00Z">
                            <w:rPr>
                              <w:rFonts w:ascii="Cambria Math" w:eastAsia="宋体" w:hAnsi="Cambria Math" w:cs="Times New Roman"/>
                              <w:i/>
                              <w:kern w:val="0"/>
                              <w:sz w:val="24"/>
                              <w:szCs w:val="24"/>
                            </w:rPr>
                          </w:ins>
                        </m:ctrlPr>
                      </m:sSubPr>
                      <m:e>
                        <m:r>
                          <w:ins w:id="4370" w:author="Zhang Li" w:date="2022-06-12T15:03:00Z">
                            <w:rPr>
                              <w:rFonts w:ascii="Cambria Math" w:eastAsia="宋体" w:hAnsi="Cambria Math" w:cs="Times New Roman"/>
                              <w:kern w:val="0"/>
                              <w:sz w:val="24"/>
                              <w:szCs w:val="24"/>
                            </w:rPr>
                            <m:t>p</m:t>
                          </w:ins>
                        </m:r>
                      </m:e>
                      <m:sub>
                        <m:r>
                          <w:ins w:id="4371" w:author="Zhang Li" w:date="2022-06-12T15:03:00Z">
                            <w:rPr>
                              <w:rFonts w:ascii="Cambria Math" w:eastAsia="宋体" w:hAnsi="Cambria Math" w:cs="Times New Roman"/>
                              <w:kern w:val="0"/>
                              <w:sz w:val="24"/>
                              <w:szCs w:val="24"/>
                            </w:rPr>
                            <m:t>s</m:t>
                          </w:ins>
                        </m:r>
                      </m:sub>
                    </m:sSub>
                  </m:e>
                </m:d>
              </m:e>
              <m:sup>
                <m:r>
                  <w:ins w:id="4372" w:author="Zhang Li" w:date="2022-06-12T15:03:00Z">
                    <w:rPr>
                      <w:rFonts w:ascii="Cambria Math" w:eastAsia="宋体" w:hAnsi="Cambria Math" w:cs="Times New Roman"/>
                      <w:kern w:val="0"/>
                      <w:sz w:val="24"/>
                      <w:szCs w:val="24"/>
                    </w:rPr>
                    <m:t>x</m:t>
                  </w:ins>
                </m:r>
              </m:sup>
            </m:sSup>
          </m:e>
        </m:func>
        <m:r>
          <w:ins w:id="4373" w:author="Zhang Li" w:date="2022-06-12T15:03:00Z">
            <w:rPr>
              <w:rFonts w:ascii="Cambria Math" w:eastAsia="宋体" w:hAnsi="Cambria Math" w:cs="Times New Roman"/>
              <w:kern w:val="0"/>
              <w:sz w:val="24"/>
              <w:szCs w:val="24"/>
            </w:rPr>
            <m:t>≥ς</m:t>
          </w:ins>
        </m:r>
      </m:oMath>
      <w:ins w:id="437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4375" w:author="ThinkPad" w:date="2022-06-18T10:35:00Z">
        <w:r w:rsidR="00D85B91">
          <w:rPr>
            <w:rFonts w:ascii="Times New Roman" w:eastAsia="宋体" w:hAnsi="Times New Roman" w:cs="Times New Roman"/>
            <w:kern w:val="0"/>
            <w:sz w:val="24"/>
            <w:szCs w:val="24"/>
          </w:rPr>
          <w:t xml:space="preserve">reaching a </w:t>
        </w:r>
      </w:ins>
      <w:ins w:id="4376" w:author="Zhang Li" w:date="2022-06-12T15:03:00Z">
        <w:r>
          <w:rPr>
            <w:rFonts w:ascii="Times New Roman" w:eastAsia="宋体" w:hAnsi="Times New Roman" w:cs="Times New Roman"/>
            <w:kern w:val="0"/>
            <w:sz w:val="24"/>
            <w:szCs w:val="24"/>
          </w:rPr>
          <w:t>target success</w:t>
        </w:r>
        <w:del w:id="4377"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4378" w:author="Zhang Li" w:date="2022-06-12T15:03:00Z">
            <w:rPr>
              <w:rFonts w:ascii="Cambria Math" w:eastAsia="宋体" w:hAnsi="Cambria Math" w:cs="Times New Roman"/>
              <w:kern w:val="0"/>
              <w:sz w:val="24"/>
              <w:szCs w:val="24"/>
            </w:rPr>
            <m:t>0≤ς&lt;1</m:t>
          </w:ins>
        </m:r>
      </m:oMath>
      <w:ins w:id="4379"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4380"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4381" w:author="Zhang Li" w:date="2022-06-12T15:03:00Z">
            <w:rPr>
              <w:rFonts w:ascii="Cambria Math" w:eastAsia="宋体" w:hAnsi="Cambria Math" w:cs="Times New Roman"/>
              <w:kern w:val="0"/>
              <w:sz w:val="24"/>
              <w:szCs w:val="24"/>
              <w:highlight w:val="cyan"/>
              <w:rPrChange w:id="4382" w:author="ThinkPad" w:date="2022-06-18T12:03:00Z">
                <w:rPr>
                  <w:rFonts w:ascii="Cambria Math" w:eastAsia="宋体" w:hAnsi="Cambria Math" w:cs="Times New Roman"/>
                  <w:kern w:val="0"/>
                  <w:sz w:val="24"/>
                  <w:szCs w:val="24"/>
                </w:rPr>
              </w:rPrChange>
            </w:rPr>
            <m:t>x=⌈</m:t>
          </w:ins>
        </m:r>
        <m:f>
          <m:fPr>
            <m:ctrlPr>
              <w:ins w:id="4383" w:author="Zhang Li" w:date="2022-06-12T15:03:00Z">
                <w:rPr>
                  <w:rFonts w:ascii="Cambria Math" w:eastAsia="宋体" w:hAnsi="Cambria Math" w:cs="Times New Roman"/>
                  <w:i/>
                  <w:kern w:val="0"/>
                  <w:sz w:val="24"/>
                  <w:szCs w:val="24"/>
                  <w:highlight w:val="cyan"/>
                </w:rPr>
              </w:ins>
            </m:ctrlPr>
          </m:fPr>
          <m:num>
            <m:func>
              <m:funcPr>
                <m:ctrlPr>
                  <w:ins w:id="4384" w:author="Zhang Li" w:date="2022-06-12T15:03:00Z">
                    <w:rPr>
                      <w:rFonts w:ascii="Cambria Math" w:eastAsia="宋体" w:hAnsi="Cambria Math" w:cs="Times New Roman"/>
                      <w:i/>
                      <w:kern w:val="0"/>
                      <w:sz w:val="24"/>
                      <w:szCs w:val="24"/>
                      <w:highlight w:val="cyan"/>
                    </w:rPr>
                  </w:ins>
                </m:ctrlPr>
              </m:funcPr>
              <m:fName>
                <m:r>
                  <w:ins w:id="4385" w:author="Zhang Li" w:date="2022-06-12T15:03:00Z">
                    <m:rPr>
                      <m:sty m:val="p"/>
                    </m:rPr>
                    <w:rPr>
                      <w:rFonts w:ascii="Cambria Math" w:eastAsia="宋体" w:hAnsi="Cambria Math" w:cs="Times New Roman"/>
                      <w:kern w:val="0"/>
                      <w:sz w:val="24"/>
                      <w:szCs w:val="24"/>
                      <w:highlight w:val="cyan"/>
                      <w:rPrChange w:id="4386" w:author="ThinkPad" w:date="2022-06-18T12:03:00Z">
                        <w:rPr>
                          <w:rFonts w:ascii="Cambria Math" w:eastAsia="宋体" w:hAnsi="Cambria Math" w:cs="Times New Roman"/>
                          <w:kern w:val="0"/>
                          <w:sz w:val="24"/>
                          <w:szCs w:val="24"/>
                        </w:rPr>
                      </w:rPrChange>
                    </w:rPr>
                    <m:t>log</m:t>
                  </w:ins>
                </m:r>
              </m:fName>
              <m:e>
                <m:r>
                  <w:ins w:id="4387" w:author="Zhang Li" w:date="2022-06-12T15:03:00Z">
                    <w:rPr>
                      <w:rFonts w:ascii="Cambria Math" w:eastAsia="宋体" w:hAnsi="Cambria Math" w:cs="Times New Roman"/>
                      <w:kern w:val="0"/>
                      <w:sz w:val="24"/>
                      <w:szCs w:val="24"/>
                      <w:highlight w:val="cyan"/>
                      <w:rPrChange w:id="4388" w:author="ThinkPad" w:date="2022-06-18T12:03:00Z">
                        <w:rPr>
                          <w:rFonts w:ascii="Cambria Math" w:eastAsia="宋体" w:hAnsi="Cambria Math" w:cs="Times New Roman"/>
                          <w:kern w:val="0"/>
                          <w:sz w:val="24"/>
                          <w:szCs w:val="24"/>
                        </w:rPr>
                      </w:rPrChange>
                    </w:rPr>
                    <m:t>(1-ς)</m:t>
                  </w:ins>
                </m:r>
              </m:e>
            </m:func>
          </m:num>
          <m:den>
            <m:func>
              <m:funcPr>
                <m:ctrlPr>
                  <w:ins w:id="4389" w:author="Zhang Li" w:date="2022-06-12T15:03:00Z">
                    <w:rPr>
                      <w:rFonts w:ascii="Cambria Math" w:eastAsia="宋体" w:hAnsi="Cambria Math" w:cs="Times New Roman"/>
                      <w:i/>
                      <w:kern w:val="0"/>
                      <w:sz w:val="24"/>
                      <w:szCs w:val="24"/>
                      <w:highlight w:val="cyan"/>
                    </w:rPr>
                  </w:ins>
                </m:ctrlPr>
              </m:funcPr>
              <m:fName>
                <m:r>
                  <w:ins w:id="4390" w:author="Zhang Li" w:date="2022-06-12T15:03:00Z">
                    <m:rPr>
                      <m:sty m:val="p"/>
                    </m:rPr>
                    <w:rPr>
                      <w:rFonts w:ascii="Cambria Math" w:eastAsia="宋体" w:hAnsi="Cambria Math" w:cs="Times New Roman"/>
                      <w:kern w:val="0"/>
                      <w:sz w:val="24"/>
                      <w:szCs w:val="24"/>
                      <w:highlight w:val="cyan"/>
                      <w:rPrChange w:id="4391" w:author="ThinkPad" w:date="2022-06-18T12:03:00Z">
                        <w:rPr>
                          <w:rFonts w:ascii="Cambria Math" w:eastAsia="宋体" w:hAnsi="Cambria Math" w:cs="Times New Roman"/>
                          <w:kern w:val="0"/>
                          <w:sz w:val="24"/>
                          <w:szCs w:val="24"/>
                        </w:rPr>
                      </w:rPrChange>
                    </w:rPr>
                    <m:t>log</m:t>
                  </w:ins>
                </m:r>
              </m:fName>
              <m:e>
                <m:r>
                  <w:ins w:id="4392" w:author="Zhang Li" w:date="2022-06-12T15:03:00Z">
                    <w:rPr>
                      <w:rFonts w:ascii="Cambria Math" w:eastAsia="宋体" w:hAnsi="Cambria Math" w:cs="Times New Roman"/>
                      <w:kern w:val="0"/>
                      <w:sz w:val="24"/>
                      <w:szCs w:val="24"/>
                      <w:highlight w:val="cyan"/>
                      <w:rPrChange w:id="4393" w:author="ThinkPad" w:date="2022-06-18T12:03:00Z">
                        <w:rPr>
                          <w:rFonts w:ascii="Cambria Math" w:eastAsia="宋体" w:hAnsi="Cambria Math" w:cs="Times New Roman"/>
                          <w:kern w:val="0"/>
                          <w:sz w:val="24"/>
                          <w:szCs w:val="24"/>
                        </w:rPr>
                      </w:rPrChange>
                    </w:rPr>
                    <m:t>(1-</m:t>
                  </w:ins>
                </m:r>
                <m:sSub>
                  <m:sSubPr>
                    <m:ctrlPr>
                      <w:ins w:id="4394" w:author="Zhang Li" w:date="2022-06-12T15:03:00Z">
                        <w:rPr>
                          <w:rFonts w:ascii="Cambria Math" w:eastAsia="宋体" w:hAnsi="Cambria Math" w:cs="Times New Roman"/>
                          <w:i/>
                          <w:kern w:val="0"/>
                          <w:sz w:val="24"/>
                          <w:szCs w:val="24"/>
                          <w:highlight w:val="cyan"/>
                        </w:rPr>
                      </w:ins>
                    </m:ctrlPr>
                  </m:sSubPr>
                  <m:e>
                    <m:r>
                      <w:ins w:id="4395" w:author="Zhang Li" w:date="2022-06-12T15:03:00Z">
                        <w:rPr>
                          <w:rFonts w:ascii="Cambria Math" w:eastAsia="宋体" w:hAnsi="Cambria Math" w:cs="Times New Roman"/>
                          <w:kern w:val="0"/>
                          <w:sz w:val="24"/>
                          <w:szCs w:val="24"/>
                          <w:highlight w:val="cyan"/>
                          <w:rPrChange w:id="4396" w:author="ThinkPad" w:date="2022-06-18T12:03:00Z">
                            <w:rPr>
                              <w:rFonts w:ascii="Cambria Math" w:eastAsia="宋体" w:hAnsi="Cambria Math" w:cs="Times New Roman"/>
                              <w:kern w:val="0"/>
                              <w:sz w:val="24"/>
                              <w:szCs w:val="24"/>
                            </w:rPr>
                          </w:rPrChange>
                        </w:rPr>
                        <m:t>p</m:t>
                      </w:ins>
                    </m:r>
                  </m:e>
                  <m:sub>
                    <m:r>
                      <w:ins w:id="4397" w:author="Zhang Li" w:date="2022-06-12T15:03:00Z">
                        <w:rPr>
                          <w:rFonts w:ascii="Cambria Math" w:eastAsia="宋体" w:hAnsi="Cambria Math" w:cs="Times New Roman"/>
                          <w:kern w:val="0"/>
                          <w:sz w:val="24"/>
                          <w:szCs w:val="24"/>
                          <w:highlight w:val="cyan"/>
                          <w:rPrChange w:id="4398" w:author="ThinkPad" w:date="2022-06-18T12:03:00Z">
                            <w:rPr>
                              <w:rFonts w:ascii="Cambria Math" w:eastAsia="宋体" w:hAnsi="Cambria Math" w:cs="Times New Roman"/>
                              <w:kern w:val="0"/>
                              <w:sz w:val="24"/>
                              <w:szCs w:val="24"/>
                            </w:rPr>
                          </w:rPrChange>
                        </w:rPr>
                        <m:t>s</m:t>
                      </w:ins>
                    </m:r>
                  </m:sub>
                </m:sSub>
                <m:r>
                  <w:ins w:id="4399" w:author="Zhang Li" w:date="2022-06-12T15:03:00Z">
                    <w:rPr>
                      <w:rFonts w:ascii="Cambria Math" w:eastAsia="宋体" w:hAnsi="Cambria Math" w:cs="Times New Roman"/>
                      <w:kern w:val="0"/>
                      <w:sz w:val="24"/>
                      <w:szCs w:val="24"/>
                      <w:highlight w:val="cyan"/>
                      <w:rPrChange w:id="4400" w:author="ThinkPad" w:date="2022-06-18T12:03:00Z">
                        <w:rPr>
                          <w:rFonts w:ascii="Cambria Math" w:eastAsia="宋体" w:hAnsi="Cambria Math" w:cs="Times New Roman"/>
                          <w:kern w:val="0"/>
                          <w:sz w:val="24"/>
                          <w:szCs w:val="24"/>
                        </w:rPr>
                      </w:rPrChange>
                    </w:rPr>
                    <m:t>)</m:t>
                  </w:ins>
                </m:r>
              </m:e>
            </m:func>
          </m:den>
        </m:f>
        <m:r>
          <w:ins w:id="4401" w:author="Zhang Li" w:date="2022-06-12T15:03:00Z">
            <w:rPr>
              <w:rFonts w:ascii="Cambria Math" w:eastAsia="宋体" w:hAnsi="Cambria Math" w:cs="Times New Roman"/>
              <w:kern w:val="0"/>
              <w:sz w:val="24"/>
              <w:szCs w:val="24"/>
              <w:highlight w:val="cyan"/>
              <w:rPrChange w:id="4402" w:author="ThinkPad" w:date="2022-06-18T12:03:00Z">
                <w:rPr>
                  <w:rFonts w:ascii="Cambria Math" w:eastAsia="宋体" w:hAnsi="Cambria Math" w:cs="Times New Roman"/>
                  <w:kern w:val="0"/>
                  <w:sz w:val="24"/>
                  <w:szCs w:val="24"/>
                </w:rPr>
              </w:rPrChange>
            </w:rPr>
            <m:t>⌉</m:t>
          </w:ins>
        </m:r>
      </m:oMath>
      <w:ins w:id="440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4404" w:author="Zhang Li" w:date="2022-06-12T15:03:00Z">
            <w:rPr>
              <w:rFonts w:ascii="Cambria Math" w:eastAsia="宋体" w:hAnsi="Cambria Math" w:cs="Times New Roman"/>
              <w:kern w:val="0"/>
              <w:sz w:val="24"/>
              <w:szCs w:val="24"/>
            </w:rPr>
            <m:t>ς</m:t>
          </w:ins>
        </m:r>
      </m:oMath>
      <w:ins w:id="4405" w:author="Zhang Li" w:date="2022-06-12T15:03:00Z">
        <w:r>
          <w:rPr>
            <w:rFonts w:ascii="Times New Roman" w:eastAsia="宋体" w:hAnsi="Times New Roman" w:cs="Times New Roman" w:hint="eastAsia"/>
            <w:kern w:val="0"/>
            <w:sz w:val="24"/>
            <w:szCs w:val="24"/>
          </w:rPr>
          <w:t>.</w:t>
        </w:r>
      </w:ins>
      <w:ins w:id="4406"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4407" w:author="Zhang Li" w:date="2022-06-12T15:03:00Z">
        <w:r>
          <w:rPr>
            <w:rFonts w:ascii="Times New Roman" w:eastAsia="宋体" w:hAnsi="Times New Roman" w:cs="Times New Roman"/>
            <w:kern w:val="0"/>
            <w:sz w:val="24"/>
            <w:szCs w:val="24"/>
          </w:rPr>
          <w:t xml:space="preserve">For a given round, </w:t>
        </w:r>
      </w:ins>
      <w:ins w:id="4408"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4409" w:author="ThinkPad" w:date="2022-06-21T11:03:00Z">
        <w:r w:rsidR="00CA3DEA">
          <w:rPr>
            <w:rFonts w:ascii="Times New Roman" w:eastAsia="宋体" w:hAnsi="Times New Roman" w:cs="Times New Roman"/>
            <w:kern w:val="0"/>
            <w:sz w:val="24"/>
            <w:szCs w:val="24"/>
          </w:rPr>
          <w:t xml:space="preserve"> (largest)</w:t>
        </w:r>
      </w:ins>
      <w:ins w:id="4410" w:author="ThinkPad" w:date="2022-06-18T11:04:00Z">
        <w:r w:rsidR="00DD5AE3">
          <w:rPr>
            <w:rFonts w:ascii="Times New Roman" w:eastAsia="宋体" w:hAnsi="Times New Roman" w:cs="Times New Roman"/>
            <w:kern w:val="0"/>
            <w:sz w:val="24"/>
            <w:szCs w:val="24"/>
          </w:rPr>
          <w:t xml:space="preserve"> block by the </w:t>
        </w:r>
      </w:ins>
      <w:ins w:id="4411" w:author="Zhang Li" w:date="2022-06-12T15:03:00Z">
        <w:r>
          <w:rPr>
            <w:rFonts w:ascii="Times New Roman" w:eastAsia="宋体" w:hAnsi="Times New Roman" w:cs="Times New Roman"/>
            <w:kern w:val="0"/>
            <w:sz w:val="24"/>
            <w:szCs w:val="24"/>
          </w:rPr>
          <w:t xml:space="preserve">block proposer </w:t>
        </w:r>
        <w:del w:id="4412" w:author="ThinkPad" w:date="2022-06-18T11:04:00Z">
          <w:r w:rsidDel="00DD5AE3">
            <w:rPr>
              <w:rFonts w:ascii="Times New Roman" w:eastAsia="宋体" w:hAnsi="Times New Roman" w:cs="Times New Roman"/>
              <w:kern w:val="0"/>
              <w:sz w:val="24"/>
              <w:szCs w:val="24"/>
            </w:rPr>
            <w:delText>need</w:delText>
          </w:r>
        </w:del>
      </w:ins>
      <w:ins w:id="4413" w:author="ThinkPad" w:date="2022-06-18T11:04:00Z">
        <w:r w:rsidR="00DD5AE3">
          <w:rPr>
            <w:rFonts w:ascii="Times New Roman" w:eastAsia="宋体" w:hAnsi="Times New Roman" w:cs="Times New Roman"/>
            <w:kern w:val="0"/>
            <w:sz w:val="24"/>
            <w:szCs w:val="24"/>
          </w:rPr>
          <w:t>take</w:t>
        </w:r>
      </w:ins>
      <w:ins w:id="4414" w:author="Zhang Li" w:date="2022-06-12T15:03:00Z">
        <w:r>
          <w:rPr>
            <w:rFonts w:ascii="Times New Roman" w:eastAsia="宋体" w:hAnsi="Times New Roman" w:cs="Times New Roman"/>
            <w:kern w:val="0"/>
            <w:sz w:val="24"/>
            <w:szCs w:val="24"/>
          </w:rPr>
          <w:t xml:space="preserve">s </w:t>
        </w:r>
      </w:ins>
      <m:oMath>
        <m:sSubSup>
          <m:sSubSupPr>
            <m:ctrlPr>
              <w:ins w:id="4415" w:author="Zhang Li" w:date="2022-06-12T15:03:00Z">
                <w:rPr>
                  <w:rFonts w:ascii="Cambria Math" w:eastAsia="宋体" w:hAnsi="Cambria Math" w:cs="Times New Roman"/>
                  <w:i/>
                  <w:kern w:val="0"/>
                  <w:sz w:val="24"/>
                  <w:szCs w:val="24"/>
                </w:rPr>
              </w:ins>
            </m:ctrlPr>
          </m:sSubSupPr>
          <m:e>
            <m:r>
              <w:ins w:id="4416" w:author="Zhang Li" w:date="2022-06-12T15:03:00Z">
                <w:rPr>
                  <w:rFonts w:ascii="Cambria Math" w:eastAsia="宋体" w:hAnsi="Cambria Math" w:cs="Times New Roman"/>
                  <w:kern w:val="0"/>
                  <w:sz w:val="24"/>
                  <w:szCs w:val="24"/>
                </w:rPr>
                <m:t>T</m:t>
              </w:ins>
            </m:r>
          </m:e>
          <m:sub>
            <m:r>
              <w:ins w:id="4417" w:author="Zhang Li" w:date="2022-06-12T15:03:00Z">
                <w:rPr>
                  <w:rFonts w:ascii="Cambria Math" w:eastAsia="宋体" w:hAnsi="Cambria Math" w:cs="Times New Roman"/>
                  <w:kern w:val="0"/>
                  <w:sz w:val="24"/>
                  <w:szCs w:val="24"/>
                </w:rPr>
                <m:t>B</m:t>
              </w:ins>
            </m:r>
          </m:sub>
          <m:sup>
            <m:r>
              <w:ins w:id="4418" w:author="Zhang Li" w:date="2022-06-12T15:03:00Z">
                <w:rPr>
                  <w:rFonts w:ascii="Cambria Math" w:eastAsia="宋体" w:hAnsi="Cambria Math" w:cs="Times New Roman"/>
                  <w:kern w:val="0"/>
                  <w:sz w:val="24"/>
                  <w:szCs w:val="24"/>
                </w:rPr>
                <m:t>max</m:t>
              </w:ins>
            </m:r>
          </m:sup>
        </m:sSubSup>
        <m:r>
          <w:ins w:id="4419" w:author="Zhang Li" w:date="2022-06-12T15:03:00Z">
            <w:rPr>
              <w:rFonts w:ascii="Cambria Math" w:eastAsia="宋体" w:hAnsi="Cambria Math" w:cs="Times New Roman"/>
              <w:kern w:val="0"/>
              <w:sz w:val="24"/>
              <w:szCs w:val="24"/>
            </w:rPr>
            <m:t xml:space="preserve"> </m:t>
          </w:ins>
        </m:r>
      </m:oMath>
      <w:ins w:id="4420" w:author="Zhang Li" w:date="2022-06-12T15:03:00Z">
        <w:r>
          <w:rPr>
            <w:rFonts w:ascii="Times New Roman" w:eastAsia="宋体" w:hAnsi="Times New Roman" w:cs="Times New Roman"/>
            <w:kern w:val="0"/>
            <w:sz w:val="24"/>
            <w:szCs w:val="24"/>
          </w:rPr>
          <w:t>time slots</w:t>
        </w:r>
        <w:del w:id="4421"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4422"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4423" w:author="Zhang Li" w:date="2022-06-12T15:03:00Z">
        <w:del w:id="4424" w:author="ThinkPad" w:date="2022-06-18T10:39:00Z">
          <w:r w:rsidDel="00580A55">
            <w:rPr>
              <w:rFonts w:ascii="Times New Roman" w:eastAsia="宋体" w:hAnsi="Times New Roman" w:cs="Times New Roman"/>
              <w:kern w:val="0"/>
              <w:sz w:val="24"/>
              <w:szCs w:val="24"/>
            </w:rPr>
            <w:delText>other</w:delText>
          </w:r>
        </w:del>
      </w:ins>
      <w:ins w:id="4425" w:author="ThinkPad" w:date="2022-06-18T11:05:00Z">
        <w:r w:rsidR="00DD5AE3">
          <w:rPr>
            <w:rFonts w:ascii="Times New Roman" w:eastAsia="宋体" w:hAnsi="Times New Roman" w:cs="Times New Roman"/>
            <w:kern w:val="0"/>
            <w:sz w:val="24"/>
            <w:szCs w:val="24"/>
          </w:rPr>
          <w:t>a</w:t>
        </w:r>
      </w:ins>
      <w:ins w:id="4426" w:author="Zhang Li" w:date="2022-06-12T15:03:00Z">
        <w:r>
          <w:rPr>
            <w:rFonts w:ascii="Times New Roman" w:eastAsia="宋体" w:hAnsi="Times New Roman" w:cs="Times New Roman"/>
            <w:kern w:val="0"/>
            <w:sz w:val="24"/>
            <w:szCs w:val="24"/>
          </w:rPr>
          <w:t xml:space="preserve"> consensus node</w:t>
        </w:r>
        <w:del w:id="4427"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4428" w:author="ThinkPad" w:date="2022-06-18T10:38:00Z">
          <w:r w:rsidDel="00D85B91">
            <w:rPr>
              <w:rFonts w:ascii="Times New Roman" w:eastAsia="宋体" w:hAnsi="Times New Roman" w:cs="Times New Roman"/>
              <w:kern w:val="0"/>
              <w:sz w:val="24"/>
              <w:szCs w:val="24"/>
            </w:rPr>
            <w:delText>require</w:delText>
          </w:r>
        </w:del>
      </w:ins>
      <w:ins w:id="4429" w:author="ThinkPad" w:date="2022-06-18T11:05:00Z">
        <w:r w:rsidR="00DD5AE3">
          <w:rPr>
            <w:rFonts w:ascii="Times New Roman" w:eastAsia="宋体" w:hAnsi="Times New Roman" w:cs="Times New Roman"/>
            <w:kern w:val="0"/>
            <w:sz w:val="24"/>
            <w:szCs w:val="24"/>
          </w:rPr>
          <w:t>take</w:t>
        </w:r>
      </w:ins>
      <w:ins w:id="4430" w:author="ThinkPad" w:date="2022-06-18T10:39:00Z">
        <w:r w:rsidR="00580A55">
          <w:rPr>
            <w:rFonts w:ascii="Times New Roman" w:eastAsia="宋体" w:hAnsi="Times New Roman" w:cs="Times New Roman"/>
            <w:kern w:val="0"/>
            <w:sz w:val="24"/>
            <w:szCs w:val="24"/>
          </w:rPr>
          <w:t>s</w:t>
        </w:r>
      </w:ins>
      <w:ins w:id="4431" w:author="Zhang Li" w:date="2022-06-12T15:03:00Z">
        <w:r>
          <w:rPr>
            <w:rFonts w:ascii="Times New Roman" w:eastAsia="宋体" w:hAnsi="Times New Roman" w:cs="Times New Roman"/>
            <w:kern w:val="0"/>
            <w:sz w:val="24"/>
            <w:szCs w:val="24"/>
          </w:rPr>
          <w:t xml:space="preserve"> </w:t>
        </w:r>
      </w:ins>
      <m:oMath>
        <m:sSub>
          <m:sSubPr>
            <m:ctrlPr>
              <w:ins w:id="4432" w:author="Zhang Li" w:date="2022-06-12T15:03:00Z">
                <w:rPr>
                  <w:rFonts w:ascii="Cambria Math" w:eastAsia="宋体" w:hAnsi="Cambria Math" w:cs="Times New Roman"/>
                  <w:i/>
                  <w:kern w:val="0"/>
                  <w:sz w:val="24"/>
                  <w:szCs w:val="24"/>
                </w:rPr>
              </w:ins>
            </m:ctrlPr>
          </m:sSubPr>
          <m:e>
            <m:r>
              <w:ins w:id="4433" w:author="Zhang Li" w:date="2022-06-12T15:03:00Z">
                <w:rPr>
                  <w:rFonts w:ascii="Cambria Math" w:eastAsia="宋体" w:hAnsi="Cambria Math" w:cs="Times New Roman"/>
                  <w:kern w:val="0"/>
                  <w:sz w:val="24"/>
                  <w:szCs w:val="24"/>
                </w:rPr>
                <m:t>T</m:t>
              </w:ins>
            </m:r>
          </m:e>
          <m:sub>
            <m:r>
              <w:ins w:id="4434" w:author="Zhang Li" w:date="2022-06-12T15:03:00Z">
                <w:rPr>
                  <w:rFonts w:ascii="Cambria Math" w:eastAsia="宋体" w:hAnsi="Cambria Math" w:cs="Times New Roman"/>
                  <w:kern w:val="0"/>
                  <w:sz w:val="24"/>
                  <w:szCs w:val="24"/>
                </w:rPr>
                <m:t>sig</m:t>
              </w:ins>
            </m:r>
          </m:sub>
        </m:sSub>
      </m:oMath>
      <w:ins w:id="4435" w:author="Zhang Li" w:date="2022-06-12T15:03:00Z">
        <w:r>
          <w:rPr>
            <w:rFonts w:ascii="Times New Roman" w:eastAsia="宋体" w:hAnsi="Times New Roman" w:cs="Times New Roman"/>
            <w:kern w:val="0"/>
            <w:sz w:val="24"/>
            <w:szCs w:val="24"/>
          </w:rPr>
          <w:t xml:space="preserve"> time slots</w:t>
        </w:r>
        <w:del w:id="4436" w:author="ThinkPad" w:date="2022-06-18T11:05:00Z">
          <w:r w:rsidDel="00DD5AE3">
            <w:rPr>
              <w:rFonts w:ascii="Times New Roman" w:eastAsia="宋体" w:hAnsi="Times New Roman" w:cs="Times New Roman"/>
              <w:kern w:val="0"/>
              <w:sz w:val="24"/>
              <w:szCs w:val="24"/>
            </w:rPr>
            <w:delText xml:space="preserve"> to transmit </w:delText>
          </w:r>
        </w:del>
        <w:del w:id="4437" w:author="ThinkPad" w:date="2022-06-18T10:39:00Z">
          <w:r w:rsidRPr="009F1490" w:rsidDel="00580A55">
            <w:rPr>
              <w:rFonts w:ascii="Times New Roman" w:eastAsia="宋体" w:hAnsi="Times New Roman" w:cs="Times New Roman"/>
              <w:kern w:val="0"/>
              <w:sz w:val="24"/>
              <w:szCs w:val="24"/>
            </w:rPr>
            <w:delText>a</w:delText>
          </w:r>
        </w:del>
        <w:del w:id="4438"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proofErr w:type="gramStart"/>
      <w:ins w:id="4439" w:author="ThinkPad" w:date="2022-06-18T11:05:00Z">
        <w:r w:rsidR="00DD5AE3">
          <w:rPr>
            <w:rFonts w:ascii="Times New Roman" w:eastAsia="宋体" w:hAnsi="Times New Roman" w:cs="Times New Roman"/>
            <w:kern w:val="0"/>
            <w:sz w:val="24"/>
            <w:szCs w:val="24"/>
          </w:rPr>
          <w:t xml:space="preserve">a  </w:t>
        </w:r>
      </w:ins>
      <w:ins w:id="4440" w:author="Zhang Li" w:date="2022-06-12T15:03:00Z">
        <w:r>
          <w:rPr>
            <w:rFonts w:ascii="Times New Roman" w:eastAsia="宋体" w:hAnsi="Times New Roman" w:cs="Times New Roman"/>
            <w:kern w:val="0"/>
            <w:sz w:val="24"/>
            <w:szCs w:val="24"/>
          </w:rPr>
          <w:t>block</w:t>
        </w:r>
        <w:proofErr w:type="gramEnd"/>
        <w:r>
          <w:rPr>
            <w:rFonts w:ascii="Times New Roman" w:eastAsia="宋体" w:hAnsi="Times New Roman" w:cs="Times New Roman"/>
            <w:kern w:val="0"/>
            <w:sz w:val="24"/>
            <w:szCs w:val="24"/>
          </w:rPr>
          <w:t xml:space="preserve"> verification</w:t>
        </w:r>
      </w:ins>
      <w:ins w:id="4441" w:author="ThinkPad" w:date="2022-06-18T10:40:00Z">
        <w:r w:rsidR="00580A55">
          <w:rPr>
            <w:rFonts w:ascii="Times New Roman" w:eastAsia="宋体" w:hAnsi="Times New Roman" w:cs="Times New Roman"/>
            <w:kern w:val="0"/>
            <w:sz w:val="24"/>
            <w:szCs w:val="24"/>
          </w:rPr>
          <w:t xml:space="preserve"> process</w:t>
        </w:r>
      </w:ins>
      <w:ins w:id="4442" w:author="Zhang Li" w:date="2022-06-12T15:03:00Z">
        <w:r>
          <w:rPr>
            <w:rFonts w:ascii="Times New Roman" w:eastAsia="宋体" w:hAnsi="Times New Roman" w:cs="Times New Roman"/>
            <w:kern w:val="0"/>
            <w:sz w:val="24"/>
            <w:szCs w:val="24"/>
          </w:rPr>
          <w:t xml:space="preserve">, there </w:t>
        </w:r>
        <w:del w:id="4443" w:author="ThinkPad" w:date="2022-06-18T10:40:00Z">
          <w:r w:rsidDel="00580A55">
            <w:rPr>
              <w:rFonts w:ascii="Times New Roman" w:eastAsia="宋体" w:hAnsi="Times New Roman" w:cs="Times New Roman"/>
              <w:kern w:val="0"/>
              <w:sz w:val="24"/>
              <w:szCs w:val="24"/>
            </w:rPr>
            <w:delText>is</w:delText>
          </w:r>
        </w:del>
      </w:ins>
      <w:ins w:id="4444" w:author="ThinkPad" w:date="2022-06-18T10:40:00Z">
        <w:r w:rsidR="00580A55">
          <w:rPr>
            <w:rFonts w:ascii="Times New Roman" w:eastAsia="宋体" w:hAnsi="Times New Roman" w:cs="Times New Roman"/>
            <w:kern w:val="0"/>
            <w:sz w:val="24"/>
            <w:szCs w:val="24"/>
          </w:rPr>
          <w:t>are</w:t>
        </w:r>
      </w:ins>
      <w:ins w:id="4445" w:author="Zhang Li" w:date="2022-06-12T15:03:00Z">
        <w:r>
          <w:rPr>
            <w:rFonts w:ascii="Times New Roman" w:eastAsia="宋体" w:hAnsi="Times New Roman" w:cs="Times New Roman"/>
            <w:kern w:val="0"/>
            <w:sz w:val="24"/>
            <w:szCs w:val="24"/>
          </w:rPr>
          <w:t xml:space="preserve"> at most </w:t>
        </w:r>
      </w:ins>
      <m:oMath>
        <m:r>
          <w:ins w:id="4446" w:author="Zhang Li" w:date="2022-06-12T15:03:00Z">
            <w:rPr>
              <w:rFonts w:ascii="Cambria Math" w:eastAsia="宋体" w:hAnsi="Cambria Math" w:cs="Times New Roman"/>
              <w:kern w:val="0"/>
              <w:sz w:val="24"/>
              <w:szCs w:val="24"/>
            </w:rPr>
            <m:t>N-1</m:t>
          </w:ins>
        </m:r>
      </m:oMath>
      <w:ins w:id="444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4448"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4449" w:author="ThinkPad" w:date="2022-06-18T10:40:00Z">
        <w:r w:rsidR="00580A55">
          <w:rPr>
            <w:rFonts w:ascii="Times New Roman" w:eastAsia="宋体" w:hAnsi="Times New Roman" w:cs="Times New Roman"/>
            <w:kern w:val="0"/>
            <w:sz w:val="24"/>
            <w:szCs w:val="24"/>
          </w:rPr>
          <w:t>ting</w:t>
        </w:r>
      </w:ins>
      <w:ins w:id="4450"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4451" w:author="ThinkPad" w:date="2022-06-18T11:06:00Z">
        <w:r w:rsidR="00DD5AE3">
          <w:rPr>
            <w:rFonts w:ascii="Times New Roman" w:eastAsia="宋体" w:hAnsi="Times New Roman" w:cs="Times New Roman"/>
            <w:kern w:val="0"/>
            <w:sz w:val="24"/>
            <w:szCs w:val="24"/>
          </w:rPr>
          <w:t xml:space="preserve"> without considering channel contention,</w:t>
        </w:r>
      </w:ins>
      <w:ins w:id="4452"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4453" w:author="ThinkPad" w:date="2022-06-18T11:06:00Z">
        <w:r w:rsidR="00DD5AE3">
          <w:rPr>
            <w:rFonts w:ascii="Times New Roman" w:eastAsia="宋体" w:hAnsi="Times New Roman" w:cs="Times New Roman"/>
            <w:kern w:val="0"/>
            <w:sz w:val="24"/>
            <w:szCs w:val="24"/>
          </w:rPr>
          <w:t xml:space="preserve"> required</w:t>
        </w:r>
      </w:ins>
      <w:ins w:id="4454" w:author="Zhang Li" w:date="2022-06-12T15:03:00Z">
        <w:r>
          <w:rPr>
            <w:rFonts w:ascii="Times New Roman" w:eastAsia="宋体" w:hAnsi="Times New Roman" w:cs="Times New Roman"/>
            <w:kern w:val="0"/>
            <w:sz w:val="24"/>
            <w:szCs w:val="24"/>
          </w:rPr>
          <w:t xml:space="preserve"> for a consensus </w:t>
        </w:r>
        <w:del w:id="4455" w:author="ThinkPad" w:date="2022-06-18T11:07:00Z">
          <w:r w:rsidDel="00DD5AE3">
            <w:rPr>
              <w:rFonts w:ascii="Times New Roman" w:eastAsia="宋体" w:hAnsi="Times New Roman" w:cs="Times New Roman"/>
              <w:kern w:val="0"/>
              <w:sz w:val="24"/>
              <w:szCs w:val="24"/>
            </w:rPr>
            <w:delText>round</w:delText>
          </w:r>
        </w:del>
      </w:ins>
      <w:ins w:id="4456" w:author="ThinkPad" w:date="2022-06-18T11:07:00Z">
        <w:r w:rsidR="00DD5AE3">
          <w:rPr>
            <w:rFonts w:ascii="Times New Roman" w:eastAsia="宋体" w:hAnsi="Times New Roman" w:cs="Times New Roman"/>
            <w:kern w:val="0"/>
            <w:sz w:val="24"/>
            <w:szCs w:val="24"/>
          </w:rPr>
          <w:t>process</w:t>
        </w:r>
      </w:ins>
      <w:ins w:id="4457" w:author="Zhang Li" w:date="2022-06-12T15:03:00Z">
        <w:r>
          <w:rPr>
            <w:rFonts w:ascii="Times New Roman" w:eastAsia="宋体" w:hAnsi="Times New Roman" w:cs="Times New Roman"/>
            <w:kern w:val="0"/>
            <w:sz w:val="24"/>
            <w:szCs w:val="24"/>
          </w:rPr>
          <w:t xml:space="preserve"> </w:t>
        </w:r>
        <w:del w:id="4458"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4459" w:author="Zhang Li" w:date="2022-06-12T15:03:00Z">
                <w:rPr>
                  <w:rFonts w:ascii="Cambria Math" w:eastAsia="宋体" w:hAnsi="Cambria Math" w:cs="Times New Roman"/>
                  <w:i/>
                  <w:kern w:val="0"/>
                  <w:sz w:val="24"/>
                  <w:szCs w:val="24"/>
                </w:rPr>
              </w:ins>
            </m:ctrlPr>
          </m:sSubSupPr>
          <m:e>
            <m:r>
              <w:ins w:id="4460" w:author="Zhang Li" w:date="2022-06-12T15:03:00Z">
                <w:rPr>
                  <w:rFonts w:ascii="Cambria Math" w:eastAsia="宋体" w:hAnsi="Cambria Math" w:cs="Times New Roman"/>
                  <w:kern w:val="0"/>
                  <w:sz w:val="24"/>
                  <w:szCs w:val="24"/>
                </w:rPr>
                <m:t>T</m:t>
              </w:ins>
            </m:r>
          </m:e>
          <m:sub>
            <m:r>
              <w:ins w:id="4461" w:author="Zhang Li" w:date="2022-06-12T15:03:00Z">
                <w:rPr>
                  <w:rFonts w:ascii="Cambria Math" w:eastAsia="宋体" w:hAnsi="Cambria Math" w:cs="Times New Roman"/>
                  <w:kern w:val="0"/>
                  <w:sz w:val="24"/>
                  <w:szCs w:val="24"/>
                </w:rPr>
                <m:t>C</m:t>
              </w:ins>
            </m:r>
          </m:sub>
          <m:sup>
            <m:r>
              <w:ins w:id="4462" w:author="Zhang Li" w:date="2022-06-12T15:03:00Z">
                <w:rPr>
                  <w:rFonts w:ascii="Cambria Math" w:eastAsia="宋体" w:hAnsi="Cambria Math" w:cs="Times New Roman"/>
                  <w:kern w:val="0"/>
                  <w:sz w:val="24"/>
                  <w:szCs w:val="24"/>
                </w:rPr>
                <m:t>max</m:t>
              </w:ins>
            </m:r>
          </m:sup>
        </m:sSubSup>
        <m:r>
          <w:ins w:id="4463" w:author="Zhang Li" w:date="2022-06-12T15:03:00Z">
            <w:rPr>
              <w:rFonts w:ascii="Cambria Math" w:eastAsia="宋体" w:hAnsi="Cambria Math" w:cs="Times New Roman"/>
              <w:kern w:val="0"/>
              <w:sz w:val="24"/>
              <w:szCs w:val="24"/>
            </w:rPr>
            <m:t>=</m:t>
          </w:ins>
        </m:r>
        <m:sSubSup>
          <m:sSubSupPr>
            <m:ctrlPr>
              <w:ins w:id="4464" w:author="Zhang Li" w:date="2022-06-12T15:03:00Z">
                <w:rPr>
                  <w:rFonts w:ascii="Cambria Math" w:eastAsia="宋体" w:hAnsi="Cambria Math" w:cs="Times New Roman"/>
                  <w:i/>
                  <w:kern w:val="0"/>
                  <w:sz w:val="24"/>
                  <w:szCs w:val="24"/>
                </w:rPr>
              </w:ins>
            </m:ctrlPr>
          </m:sSubSupPr>
          <m:e>
            <m:r>
              <w:ins w:id="4465" w:author="Zhang Li" w:date="2022-06-12T15:03:00Z">
                <w:rPr>
                  <w:rFonts w:ascii="Cambria Math" w:eastAsia="宋体" w:hAnsi="Cambria Math" w:cs="Times New Roman"/>
                  <w:kern w:val="0"/>
                  <w:sz w:val="24"/>
                  <w:szCs w:val="24"/>
                </w:rPr>
                <m:t>T</m:t>
              </w:ins>
            </m:r>
          </m:e>
          <m:sub>
            <m:r>
              <w:ins w:id="4466" w:author="Zhang Li" w:date="2022-06-12T15:03:00Z">
                <w:rPr>
                  <w:rFonts w:ascii="Cambria Math" w:eastAsia="宋体" w:hAnsi="Cambria Math" w:cs="Times New Roman"/>
                  <w:kern w:val="0"/>
                  <w:sz w:val="24"/>
                  <w:szCs w:val="24"/>
                </w:rPr>
                <m:t>B</m:t>
              </w:ins>
            </m:r>
          </m:sub>
          <m:sup>
            <m:r>
              <w:ins w:id="4467" w:author="Zhang Li" w:date="2022-06-12T15:03:00Z">
                <w:rPr>
                  <w:rFonts w:ascii="Cambria Math" w:eastAsia="宋体" w:hAnsi="Cambria Math" w:cs="Times New Roman"/>
                  <w:kern w:val="0"/>
                  <w:sz w:val="24"/>
                  <w:szCs w:val="24"/>
                </w:rPr>
                <m:t>max</m:t>
              </w:ins>
            </m:r>
          </m:sup>
        </m:sSubSup>
        <m:r>
          <w:ins w:id="4468" w:author="Zhang Li" w:date="2022-06-12T15:03:00Z">
            <w:rPr>
              <w:rFonts w:ascii="Cambria Math" w:eastAsia="宋体" w:hAnsi="Cambria Math" w:cs="Times New Roman"/>
              <w:kern w:val="0"/>
              <w:sz w:val="24"/>
              <w:szCs w:val="24"/>
            </w:rPr>
            <m:t>+</m:t>
          </w:ins>
        </m:r>
        <m:nary>
          <m:naryPr>
            <m:chr m:val="∑"/>
            <m:limLoc m:val="undOvr"/>
            <m:ctrlPr>
              <w:ins w:id="4469" w:author="Zhang Li" w:date="2022-06-12T15:03:00Z">
                <w:rPr>
                  <w:rFonts w:ascii="Cambria Math" w:eastAsia="宋体" w:hAnsi="Cambria Math" w:cs="Times New Roman"/>
                  <w:i/>
                  <w:kern w:val="0"/>
                  <w:sz w:val="24"/>
                  <w:szCs w:val="24"/>
                </w:rPr>
              </w:ins>
            </m:ctrlPr>
          </m:naryPr>
          <m:sub>
            <m:r>
              <w:ins w:id="4470" w:author="Zhang Li" w:date="2022-06-12T15:03:00Z">
                <w:rPr>
                  <w:rFonts w:ascii="Cambria Math" w:eastAsia="宋体" w:hAnsi="Cambria Math" w:cs="Times New Roman"/>
                  <w:kern w:val="0"/>
                  <w:sz w:val="24"/>
                  <w:szCs w:val="24"/>
                </w:rPr>
                <m:t>i=0</m:t>
              </w:ins>
            </m:r>
          </m:sub>
          <m:sup>
            <m:r>
              <w:ins w:id="4471" w:author="Zhang Li" w:date="2022-06-12T15:03:00Z">
                <w:rPr>
                  <w:rFonts w:ascii="Cambria Math" w:eastAsia="宋体" w:hAnsi="Cambria Math" w:cs="Times New Roman"/>
                  <w:kern w:val="0"/>
                  <w:sz w:val="24"/>
                  <w:szCs w:val="24"/>
                </w:rPr>
                <m:t>N</m:t>
              </w:ins>
            </m:r>
            <m:r>
              <w:ins w:id="4472" w:author="ThinkPad" w:date="2022-06-18T10:53:00Z">
                <w:rPr>
                  <w:rFonts w:ascii="Cambria Math" w:eastAsia="宋体" w:hAnsi="Cambria Math" w:cs="Times New Roman"/>
                  <w:kern w:val="0"/>
                  <w:sz w:val="24"/>
                  <w:szCs w:val="24"/>
                </w:rPr>
                <m:t>-1</m:t>
              </w:ins>
            </m:r>
          </m:sup>
          <m:e>
            <m:sSub>
              <m:sSubPr>
                <m:ctrlPr>
                  <w:ins w:id="4473" w:author="Zhang Li" w:date="2022-06-12T15:03:00Z">
                    <w:rPr>
                      <w:rFonts w:ascii="Cambria Math" w:eastAsia="宋体" w:hAnsi="Cambria Math" w:cs="Times New Roman"/>
                      <w:i/>
                      <w:kern w:val="0"/>
                      <w:sz w:val="24"/>
                      <w:szCs w:val="24"/>
                    </w:rPr>
                  </w:ins>
                </m:ctrlPr>
              </m:sSubPr>
              <m:e>
                <m:r>
                  <w:ins w:id="4474" w:author="Zhang Li" w:date="2022-06-12T15:03:00Z">
                    <w:rPr>
                      <w:rFonts w:ascii="Cambria Math" w:eastAsia="宋体" w:hAnsi="Cambria Math" w:cs="Times New Roman"/>
                      <w:kern w:val="0"/>
                      <w:sz w:val="24"/>
                      <w:szCs w:val="24"/>
                    </w:rPr>
                    <m:t>T</m:t>
                  </w:ins>
                </m:r>
              </m:e>
              <m:sub>
                <m:r>
                  <w:ins w:id="4475" w:author="Zhang Li" w:date="2022-06-12T15:03:00Z">
                    <w:rPr>
                      <w:rFonts w:ascii="Cambria Math" w:eastAsia="宋体" w:hAnsi="Cambria Math" w:cs="Times New Roman"/>
                      <w:kern w:val="0"/>
                      <w:sz w:val="24"/>
                      <w:szCs w:val="24"/>
                    </w:rPr>
                    <m:t>sig</m:t>
                  </w:ins>
                </m:r>
              </m:sub>
            </m:sSub>
          </m:e>
        </m:nary>
      </m:oMath>
      <w:ins w:id="4476"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4477" w:author="ThinkPad" w:date="2022-06-21T10:52:00Z">
          <w:r w:rsidRPr="003125EA" w:rsidDel="00F03080">
            <w:rPr>
              <w:rFonts w:ascii="Times New Roman" w:eastAsia="宋体" w:hAnsi="Times New Roman" w:cs="Times New Roman"/>
              <w:kern w:val="0"/>
              <w:sz w:val="24"/>
              <w:szCs w:val="24"/>
              <w:highlight w:val="yellow"/>
              <w:rPrChange w:id="4478" w:author="ThinkPad" w:date="2022-06-18T12:11:00Z">
                <w:rPr>
                  <w:rFonts w:ascii="Times New Roman" w:eastAsia="宋体" w:hAnsi="Times New Roman" w:cs="Times New Roman"/>
                  <w:kern w:val="0"/>
                  <w:sz w:val="24"/>
                  <w:szCs w:val="24"/>
                </w:rPr>
              </w:rPrChange>
            </w:rPr>
            <w:delText>mean</w:delText>
          </w:r>
        </w:del>
      </w:ins>
      <w:ins w:id="4479" w:author="ThinkPad" w:date="2022-06-21T10:52:00Z">
        <w:r w:rsidR="00F03080">
          <w:rPr>
            <w:rFonts w:ascii="Times New Roman" w:eastAsia="宋体" w:hAnsi="Times New Roman" w:cs="Times New Roman"/>
            <w:kern w:val="0"/>
            <w:sz w:val="24"/>
            <w:szCs w:val="24"/>
          </w:rPr>
          <w:t>worst-case</w:t>
        </w:r>
      </w:ins>
      <w:ins w:id="4480" w:author="Zhang Li" w:date="2022-06-12T15:03:00Z">
        <w:r>
          <w:rPr>
            <w:rFonts w:ascii="Times New Roman" w:eastAsia="宋体" w:hAnsi="Times New Roman" w:cs="Times New Roman"/>
            <w:kern w:val="0"/>
            <w:sz w:val="24"/>
            <w:szCs w:val="24"/>
          </w:rPr>
          <w:t xml:space="preserve"> </w:t>
        </w:r>
        <w:del w:id="4481"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4482" w:author="ThinkPad" w:date="2022-06-18T10:53:00Z">
        <w:r w:rsidR="00835191">
          <w:rPr>
            <w:rFonts w:ascii="Times New Roman" w:eastAsia="宋体" w:hAnsi="Times New Roman" w:cs="Times New Roman"/>
            <w:kern w:val="0"/>
            <w:sz w:val="24"/>
            <w:szCs w:val="24"/>
          </w:rPr>
          <w:t xml:space="preserve">a </w:t>
        </w:r>
      </w:ins>
      <w:ins w:id="4483" w:author="Zhang Li" w:date="2022-06-12T15:03:00Z">
        <w:r>
          <w:rPr>
            <w:rFonts w:ascii="Times New Roman" w:eastAsia="宋体" w:hAnsi="Times New Roman" w:cs="Times New Roman"/>
            <w:kern w:val="0"/>
            <w:sz w:val="24"/>
            <w:szCs w:val="24"/>
          </w:rPr>
          <w:t xml:space="preserve">consensus process in wireless blockchain network is </w:t>
        </w:r>
      </w:ins>
      <m:oMath>
        <m:r>
          <w:ins w:id="4484" w:author="Zhang Li" w:date="2022-06-12T15:03:00Z">
            <w:rPr>
              <w:rFonts w:ascii="Cambria Math" w:eastAsia="宋体" w:hAnsi="Cambria Math" w:cs="Times New Roman"/>
              <w:kern w:val="0"/>
              <w:sz w:val="24"/>
              <w:szCs w:val="24"/>
            </w:rPr>
            <m:t>F=</m:t>
          </w:ins>
        </m:r>
        <m:d>
          <m:dPr>
            <m:ctrlPr>
              <w:ins w:id="4485" w:author="Zhang Li" w:date="2022-06-12T15:03:00Z">
                <w:rPr>
                  <w:rFonts w:ascii="Cambria Math" w:eastAsia="宋体" w:hAnsi="Cambria Math" w:cs="Times New Roman"/>
                  <w:i/>
                  <w:kern w:val="0"/>
                  <w:sz w:val="24"/>
                  <w:szCs w:val="24"/>
                </w:rPr>
              </w:ins>
            </m:ctrlPr>
          </m:dPr>
          <m:e>
            <m:sSubSup>
              <m:sSubSupPr>
                <m:ctrlPr>
                  <w:ins w:id="4486" w:author="Zhang Li" w:date="2022-06-12T15:03:00Z">
                    <w:rPr>
                      <w:rFonts w:ascii="Cambria Math" w:eastAsia="宋体" w:hAnsi="Cambria Math" w:cs="Times New Roman"/>
                      <w:i/>
                      <w:kern w:val="0"/>
                      <w:sz w:val="24"/>
                      <w:szCs w:val="24"/>
                    </w:rPr>
                  </w:ins>
                </m:ctrlPr>
              </m:sSubSupPr>
              <m:e>
                <m:r>
                  <w:ins w:id="4487" w:author="Zhang Li" w:date="2022-06-12T15:03:00Z">
                    <w:rPr>
                      <w:rFonts w:ascii="Cambria Math" w:eastAsia="宋体" w:hAnsi="Cambria Math" w:cs="Times New Roman"/>
                      <w:kern w:val="0"/>
                      <w:sz w:val="24"/>
                      <w:szCs w:val="24"/>
                    </w:rPr>
                    <m:t>T</m:t>
                  </w:ins>
                </m:r>
              </m:e>
              <m:sub>
                <m:r>
                  <w:ins w:id="4488" w:author="Zhang Li" w:date="2022-06-12T15:03:00Z">
                    <w:rPr>
                      <w:rFonts w:ascii="Cambria Math" w:eastAsia="宋体" w:hAnsi="Cambria Math" w:cs="Times New Roman"/>
                      <w:kern w:val="0"/>
                      <w:sz w:val="24"/>
                      <w:szCs w:val="24"/>
                    </w:rPr>
                    <m:t>B</m:t>
                  </w:ins>
                </m:r>
              </m:sub>
              <m:sup>
                <m:r>
                  <w:ins w:id="4489" w:author="Zhang Li" w:date="2022-06-12T15:03:00Z">
                    <w:rPr>
                      <w:rFonts w:ascii="Cambria Math" w:eastAsia="宋体" w:hAnsi="Cambria Math" w:cs="Times New Roman"/>
                      <w:kern w:val="0"/>
                      <w:sz w:val="24"/>
                      <w:szCs w:val="24"/>
                    </w:rPr>
                    <m:t>max</m:t>
                  </w:ins>
                </m:r>
              </m:sup>
            </m:sSubSup>
            <m:r>
              <w:ins w:id="4490" w:author="Zhang Li" w:date="2022-06-12T15:03:00Z">
                <w:rPr>
                  <w:rFonts w:ascii="Cambria Math" w:eastAsia="宋体" w:hAnsi="Cambria Math" w:cs="Times New Roman"/>
                  <w:kern w:val="0"/>
                  <w:sz w:val="24"/>
                  <w:szCs w:val="24"/>
                </w:rPr>
                <m:t>+</m:t>
              </w:ins>
            </m:r>
            <m:nary>
              <m:naryPr>
                <m:chr m:val="∑"/>
                <m:limLoc m:val="undOvr"/>
                <m:ctrlPr>
                  <w:ins w:id="4491" w:author="Zhang Li" w:date="2022-06-12T15:03:00Z">
                    <w:rPr>
                      <w:rFonts w:ascii="Cambria Math" w:eastAsia="宋体" w:hAnsi="Cambria Math" w:cs="Times New Roman"/>
                      <w:i/>
                      <w:kern w:val="0"/>
                      <w:sz w:val="24"/>
                      <w:szCs w:val="24"/>
                    </w:rPr>
                  </w:ins>
                </m:ctrlPr>
              </m:naryPr>
              <m:sub>
                <m:r>
                  <w:ins w:id="4492" w:author="Zhang Li" w:date="2022-06-12T15:03:00Z">
                    <w:rPr>
                      <w:rFonts w:ascii="Cambria Math" w:eastAsia="宋体" w:hAnsi="Cambria Math" w:cs="Times New Roman"/>
                      <w:kern w:val="0"/>
                      <w:sz w:val="24"/>
                      <w:szCs w:val="24"/>
                    </w:rPr>
                    <m:t>i=0</m:t>
                  </w:ins>
                </m:r>
              </m:sub>
              <m:sup>
                <m:r>
                  <w:ins w:id="4493" w:author="Zhang Li" w:date="2022-06-12T15:03:00Z">
                    <w:rPr>
                      <w:rFonts w:ascii="Cambria Math" w:eastAsia="宋体" w:hAnsi="Cambria Math" w:cs="Times New Roman"/>
                      <w:kern w:val="0"/>
                      <w:sz w:val="24"/>
                      <w:szCs w:val="24"/>
                    </w:rPr>
                    <m:t>N</m:t>
                  </w:ins>
                </m:r>
                <m:r>
                  <w:ins w:id="4494" w:author="ThinkPad" w:date="2022-06-18T10:54:00Z">
                    <w:rPr>
                      <w:rFonts w:ascii="Cambria Math" w:eastAsia="宋体" w:hAnsi="Cambria Math" w:cs="Times New Roman"/>
                      <w:kern w:val="0"/>
                      <w:sz w:val="24"/>
                      <w:szCs w:val="24"/>
                    </w:rPr>
                    <m:t>-1</m:t>
                  </w:ins>
                </m:r>
              </m:sup>
              <m:e>
                <m:sSub>
                  <m:sSubPr>
                    <m:ctrlPr>
                      <w:ins w:id="4495" w:author="Zhang Li" w:date="2022-06-12T15:03:00Z">
                        <w:rPr>
                          <w:rFonts w:ascii="Cambria Math" w:eastAsia="宋体" w:hAnsi="Cambria Math" w:cs="Times New Roman"/>
                          <w:i/>
                          <w:kern w:val="0"/>
                          <w:sz w:val="24"/>
                          <w:szCs w:val="24"/>
                        </w:rPr>
                      </w:ins>
                    </m:ctrlPr>
                  </m:sSubPr>
                  <m:e>
                    <m:r>
                      <w:ins w:id="4496" w:author="Zhang Li" w:date="2022-06-12T15:03:00Z">
                        <w:rPr>
                          <w:rFonts w:ascii="Cambria Math" w:eastAsia="宋体" w:hAnsi="Cambria Math" w:cs="Times New Roman"/>
                          <w:kern w:val="0"/>
                          <w:sz w:val="24"/>
                          <w:szCs w:val="24"/>
                        </w:rPr>
                        <m:t>T</m:t>
                      </w:ins>
                    </m:r>
                  </m:e>
                  <m:sub>
                    <m:r>
                      <w:ins w:id="4497" w:author="Zhang Li" w:date="2022-06-12T15:03:00Z">
                        <w:rPr>
                          <w:rFonts w:ascii="Cambria Math" w:eastAsia="宋体" w:hAnsi="Cambria Math" w:cs="Times New Roman"/>
                          <w:kern w:val="0"/>
                          <w:sz w:val="24"/>
                          <w:szCs w:val="24"/>
                        </w:rPr>
                        <m:t>sig</m:t>
                      </w:ins>
                    </m:r>
                  </m:sub>
                </m:sSub>
              </m:e>
            </m:nary>
          </m:e>
        </m:d>
        <m:r>
          <w:ins w:id="4498" w:author="Zhang Li" w:date="2022-06-12T15:03:00Z">
            <w:del w:id="4499" w:author="ThinkPad" w:date="2022-06-21T10:53:00Z">
              <w:rPr>
                <w:rFonts w:ascii="Cambria Math" w:eastAsia="宋体" w:hAnsi="Cambria Math" w:cs="Times New Roman"/>
                <w:kern w:val="0"/>
                <w:sz w:val="24"/>
                <w:szCs w:val="24"/>
              </w:rPr>
              <m:t>⋅</m:t>
            </w:del>
          </w:ins>
        </m:r>
        <m:r>
          <w:ins w:id="4500" w:author="ThinkPad" w:date="2022-06-21T10:53:00Z">
            <w:rPr>
              <w:rFonts w:ascii="Cambria Math" w:eastAsia="宋体" w:hAnsi="Cambria Math" w:cs="Times New Roman"/>
              <w:kern w:val="0"/>
              <w:sz w:val="24"/>
              <w:szCs w:val="24"/>
            </w:rPr>
            <m:t>+(N+1)</m:t>
          </w:ins>
        </m:r>
        <m:d>
          <m:dPr>
            <m:begChr m:val="⌈"/>
            <m:endChr m:val="⌉"/>
            <m:ctrlPr>
              <w:ins w:id="4501" w:author="Zhang Li" w:date="2022-06-12T15:03:00Z">
                <w:rPr>
                  <w:rFonts w:ascii="Cambria Math" w:eastAsia="宋体" w:hAnsi="Cambria Math" w:cs="Times New Roman"/>
                  <w:i/>
                  <w:kern w:val="0"/>
                  <w:sz w:val="24"/>
                  <w:szCs w:val="24"/>
                </w:rPr>
              </w:ins>
            </m:ctrlPr>
          </m:dPr>
          <m:e>
            <m:f>
              <m:fPr>
                <m:ctrlPr>
                  <w:ins w:id="4502" w:author="Zhang Li" w:date="2022-06-12T15:03:00Z">
                    <w:rPr>
                      <w:rFonts w:ascii="Cambria Math" w:eastAsia="宋体" w:hAnsi="Cambria Math" w:cs="Times New Roman"/>
                      <w:i/>
                      <w:kern w:val="0"/>
                      <w:sz w:val="24"/>
                      <w:szCs w:val="24"/>
                    </w:rPr>
                  </w:ins>
                </m:ctrlPr>
              </m:fPr>
              <m:num>
                <m:func>
                  <m:funcPr>
                    <m:ctrlPr>
                      <w:ins w:id="4503" w:author="Zhang Li" w:date="2022-06-12T15:03:00Z">
                        <w:rPr>
                          <w:rFonts w:ascii="Cambria Math" w:eastAsia="宋体" w:hAnsi="Cambria Math" w:cs="Times New Roman"/>
                          <w:i/>
                          <w:kern w:val="0"/>
                          <w:sz w:val="24"/>
                          <w:szCs w:val="24"/>
                        </w:rPr>
                      </w:ins>
                    </m:ctrlPr>
                  </m:funcPr>
                  <m:fName>
                    <m:r>
                      <w:ins w:id="4504" w:author="Zhang Li" w:date="2022-06-12T15:03:00Z">
                        <m:rPr>
                          <m:sty m:val="p"/>
                        </m:rPr>
                        <w:rPr>
                          <w:rFonts w:ascii="Cambria Math" w:eastAsia="宋体" w:hAnsi="Cambria Math" w:cs="Times New Roman"/>
                          <w:kern w:val="0"/>
                          <w:sz w:val="24"/>
                          <w:szCs w:val="24"/>
                        </w:rPr>
                        <m:t>log</m:t>
                      </w:ins>
                    </m:r>
                  </m:fName>
                  <m:e>
                    <m:d>
                      <m:dPr>
                        <m:ctrlPr>
                          <w:ins w:id="4505" w:author="Zhang Li" w:date="2022-06-12T15:03:00Z">
                            <w:rPr>
                              <w:rFonts w:ascii="Cambria Math" w:eastAsia="宋体" w:hAnsi="Cambria Math" w:cs="Times New Roman"/>
                              <w:i/>
                              <w:kern w:val="0"/>
                              <w:sz w:val="24"/>
                              <w:szCs w:val="24"/>
                            </w:rPr>
                          </w:ins>
                        </m:ctrlPr>
                      </m:dPr>
                      <m:e>
                        <m:r>
                          <w:ins w:id="4506" w:author="Zhang Li" w:date="2022-06-12T15:03:00Z">
                            <w:rPr>
                              <w:rFonts w:ascii="Cambria Math" w:eastAsia="宋体" w:hAnsi="Cambria Math" w:cs="Times New Roman"/>
                              <w:kern w:val="0"/>
                              <w:sz w:val="24"/>
                              <w:szCs w:val="24"/>
                            </w:rPr>
                            <m:t>1-ς</m:t>
                          </w:ins>
                        </m:r>
                      </m:e>
                    </m:d>
                  </m:e>
                </m:func>
              </m:num>
              <m:den>
                <m:func>
                  <m:funcPr>
                    <m:ctrlPr>
                      <w:ins w:id="4507" w:author="Zhang Li" w:date="2022-06-12T15:03:00Z">
                        <w:rPr>
                          <w:rFonts w:ascii="Cambria Math" w:eastAsia="宋体" w:hAnsi="Cambria Math" w:cs="Times New Roman"/>
                          <w:i/>
                          <w:kern w:val="0"/>
                          <w:sz w:val="24"/>
                          <w:szCs w:val="24"/>
                        </w:rPr>
                      </w:ins>
                    </m:ctrlPr>
                  </m:funcPr>
                  <m:fName>
                    <m:r>
                      <w:ins w:id="4508" w:author="Zhang Li" w:date="2022-06-12T15:03:00Z">
                        <m:rPr>
                          <m:sty m:val="p"/>
                        </m:rPr>
                        <w:rPr>
                          <w:rFonts w:ascii="Cambria Math" w:eastAsia="宋体" w:hAnsi="Cambria Math" w:cs="Times New Roman"/>
                          <w:kern w:val="0"/>
                          <w:sz w:val="24"/>
                          <w:szCs w:val="24"/>
                        </w:rPr>
                        <m:t>log</m:t>
                      </w:ins>
                    </m:r>
                  </m:fName>
                  <m:e>
                    <m:d>
                      <m:dPr>
                        <m:ctrlPr>
                          <w:ins w:id="4509" w:author="Zhang Li" w:date="2022-06-12T15:03:00Z">
                            <w:rPr>
                              <w:rFonts w:ascii="Cambria Math" w:eastAsia="宋体" w:hAnsi="Cambria Math" w:cs="Times New Roman"/>
                              <w:i/>
                              <w:kern w:val="0"/>
                              <w:sz w:val="24"/>
                              <w:szCs w:val="24"/>
                            </w:rPr>
                          </w:ins>
                        </m:ctrlPr>
                      </m:dPr>
                      <m:e>
                        <m:r>
                          <w:ins w:id="4510" w:author="Zhang Li" w:date="2022-06-12T15:03:00Z">
                            <w:rPr>
                              <w:rFonts w:ascii="Cambria Math" w:eastAsia="宋体" w:hAnsi="Cambria Math" w:cs="Times New Roman"/>
                              <w:kern w:val="0"/>
                              <w:sz w:val="24"/>
                              <w:szCs w:val="24"/>
                            </w:rPr>
                            <m:t>1-</m:t>
                          </w:ins>
                        </m:r>
                        <m:r>
                          <w:ins w:id="4511" w:author="Zhang Li" w:date="2022-06-12T15:03:00Z">
                            <w:rPr>
                              <w:rFonts w:ascii="Cambria Math" w:eastAsia="宋体" w:hAnsi="Cambria Math" w:cs="Times New Roman" w:hint="eastAsia"/>
                              <w:kern w:val="0"/>
                              <w:sz w:val="24"/>
                              <w:szCs w:val="24"/>
                            </w:rPr>
                            <m:t>N</m:t>
                          </w:ins>
                        </m:r>
                        <m:r>
                          <w:ins w:id="4512" w:author="Zhang Li" w:date="2022-06-12T15:03:00Z">
                            <w:rPr>
                              <w:rFonts w:ascii="Cambria Math" w:eastAsia="宋体" w:hAnsi="Cambria Math" w:cs="Times New Roman"/>
                              <w:kern w:val="0"/>
                              <w:sz w:val="24"/>
                              <w:szCs w:val="24"/>
                            </w:rPr>
                            <m:t>⋅p⋅</m:t>
                          </w:ins>
                        </m:r>
                        <m:sSup>
                          <m:sSupPr>
                            <m:ctrlPr>
                              <w:ins w:id="4513" w:author="Zhang Li" w:date="2022-06-12T15:03:00Z">
                                <w:rPr>
                                  <w:rFonts w:ascii="Cambria Math" w:eastAsia="宋体" w:hAnsi="Cambria Math" w:cs="Times New Roman"/>
                                  <w:i/>
                                  <w:kern w:val="0"/>
                                  <w:sz w:val="24"/>
                                  <w:szCs w:val="24"/>
                                </w:rPr>
                              </w:ins>
                            </m:ctrlPr>
                          </m:sSupPr>
                          <m:e>
                            <m:d>
                              <m:dPr>
                                <m:ctrlPr>
                                  <w:ins w:id="4514" w:author="Zhang Li" w:date="2022-06-12T15:03:00Z">
                                    <w:rPr>
                                      <w:rFonts w:ascii="Cambria Math" w:eastAsia="宋体" w:hAnsi="Cambria Math" w:cs="Times New Roman"/>
                                      <w:i/>
                                      <w:kern w:val="0"/>
                                      <w:sz w:val="24"/>
                                      <w:szCs w:val="24"/>
                                    </w:rPr>
                                  </w:ins>
                                </m:ctrlPr>
                              </m:dPr>
                              <m:e>
                                <m:r>
                                  <w:ins w:id="4515" w:author="Zhang Li" w:date="2022-06-12T15:03:00Z">
                                    <w:rPr>
                                      <w:rFonts w:ascii="Cambria Math" w:eastAsia="宋体" w:hAnsi="Cambria Math" w:cs="Times New Roman"/>
                                      <w:kern w:val="0"/>
                                      <w:sz w:val="24"/>
                                      <w:szCs w:val="24"/>
                                    </w:rPr>
                                    <m:t>1-p</m:t>
                                  </w:ins>
                                </m:r>
                              </m:e>
                            </m:d>
                          </m:e>
                          <m:sup>
                            <m:r>
                              <w:ins w:id="4516" w:author="Zhang Li" w:date="2022-06-12T15:03:00Z">
                                <w:rPr>
                                  <w:rFonts w:ascii="Cambria Math" w:eastAsia="宋体" w:hAnsi="Cambria Math" w:cs="Times New Roman"/>
                                  <w:kern w:val="0"/>
                                  <w:sz w:val="24"/>
                                  <w:szCs w:val="24"/>
                                </w:rPr>
                                <m:t>N-1</m:t>
                              </w:ins>
                            </m:r>
                          </m:sup>
                        </m:sSup>
                      </m:e>
                    </m:d>
                  </m:e>
                </m:func>
              </m:den>
            </m:f>
          </m:e>
        </m:d>
      </m:oMath>
      <w:ins w:id="451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518" w:author="Zhang Li" w:date="2022-06-12T15:03:00Z">
            <w:rPr>
              <w:rFonts w:ascii="Cambria Math" w:eastAsia="宋体" w:hAnsi="Cambria Math" w:cs="Times New Roman"/>
              <w:kern w:val="0"/>
              <w:sz w:val="24"/>
              <w:szCs w:val="24"/>
            </w:rPr>
            <m:t>0≤ς&lt;1</m:t>
          </w:ins>
        </m:r>
      </m:oMath>
      <w:ins w:id="451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4520"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4521" w:author="ThinkPad" w:date="2022-06-18T12:05:00Z">
        <w:r w:rsidR="006A3B9F">
          <w:rPr>
            <w:rFonts w:ascii="Times New Roman" w:eastAsia="宋体" w:hAnsi="Times New Roman" w:cs="Times New Roman"/>
            <w:kern w:val="0"/>
            <w:sz w:val="24"/>
            <w:szCs w:val="24"/>
          </w:rPr>
          <w:t xml:space="preserve"> </w:t>
        </w:r>
      </w:ins>
      <w:ins w:id="4522" w:author="Zhang Li" w:date="2022-06-12T15:03:00Z">
        <w:del w:id="4523"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4524" w:author="Zhang Li" w:date="2022-06-12T15:10:00Z"/>
          <w:rFonts w:ascii="Times New Roman" w:eastAsia="宋体" w:hAnsi="Times New Roman" w:cs="Times New Roman"/>
          <w:kern w:val="0"/>
          <w:sz w:val="24"/>
          <w:szCs w:val="24"/>
        </w:rPr>
      </w:pPr>
      <w:ins w:id="4525" w:author="ThinkPad" w:date="2022-06-18T11:14:00Z">
        <w:r>
          <w:rPr>
            <w:rFonts w:ascii="Times New Roman" w:eastAsia="宋体" w:hAnsi="Times New Roman" w:cs="Times New Roman"/>
            <w:kern w:val="0"/>
            <w:sz w:val="24"/>
            <w:szCs w:val="24"/>
          </w:rPr>
          <w:t xml:space="preserve">Next, </w:t>
        </w:r>
      </w:ins>
      <w:del w:id="4526"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4527" w:author="Zhang Li" w:date="2022-06-12T15:10:00Z"/>
          <w:rFonts w:ascii="Times New Roman" w:eastAsia="宋体" w:hAnsi="Times New Roman" w:cs="Times New Roman"/>
          <w:kern w:val="0"/>
          <w:sz w:val="24"/>
          <w:szCs w:val="24"/>
        </w:rPr>
      </w:pPr>
      <w:del w:id="4528"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4529" w:author="Zhang Li" w:date="2022-06-12T15:10:00Z">
                <w:rPr>
                  <w:rFonts w:ascii="Cambria Math" w:eastAsia="宋体" w:hAnsi="Cambria Math" w:cs="Times New Roman"/>
                  <w:i/>
                  <w:kern w:val="0"/>
                  <w:sz w:val="24"/>
                  <w:szCs w:val="24"/>
                </w:rPr>
              </w:del>
            </m:ctrlPr>
          </m:sSubSupPr>
          <m:e>
            <m:r>
              <w:del w:id="4530" w:author="Zhang Li" w:date="2022-06-12T15:10:00Z">
                <w:rPr>
                  <w:rFonts w:ascii="Cambria Math" w:eastAsia="宋体" w:hAnsi="Cambria Math" w:cs="Times New Roman"/>
                  <w:kern w:val="0"/>
                  <w:sz w:val="24"/>
                  <w:szCs w:val="24"/>
                </w:rPr>
                <m:t>T</m:t>
              </w:del>
            </m:r>
          </m:e>
          <m:sub>
            <m:r>
              <w:del w:id="4531" w:author="Zhang Li" w:date="2022-06-12T15:10:00Z">
                <w:rPr>
                  <w:rFonts w:ascii="Cambria Math" w:eastAsia="宋体" w:hAnsi="Cambria Math" w:cs="Times New Roman"/>
                  <w:kern w:val="0"/>
                  <w:sz w:val="24"/>
                  <w:szCs w:val="24"/>
                </w:rPr>
                <m:t>B</m:t>
              </w:del>
            </m:r>
          </m:sub>
          <m:sup>
            <m:r>
              <w:del w:id="4532" w:author="Zhang Li" w:date="2022-06-12T15:10:00Z">
                <w:rPr>
                  <w:rFonts w:ascii="Cambria Math" w:eastAsia="宋体" w:hAnsi="Cambria Math" w:cs="Times New Roman"/>
                  <w:kern w:val="0"/>
                  <w:sz w:val="24"/>
                  <w:szCs w:val="24"/>
                </w:rPr>
                <m:t>valid</m:t>
              </w:del>
            </m:r>
          </m:sup>
        </m:sSubSup>
      </m:oMath>
      <w:del w:id="453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4534" w:author="Zhang Li" w:date="2022-06-12T15:10:00Z">
                <w:rPr>
                  <w:rFonts w:ascii="Cambria Math" w:eastAsia="宋体" w:hAnsi="Cambria Math" w:cs="Times New Roman"/>
                  <w:i/>
                  <w:kern w:val="0"/>
                  <w:sz w:val="24"/>
                  <w:szCs w:val="24"/>
                </w:rPr>
              </w:del>
            </m:ctrlPr>
          </m:sSubSupPr>
          <m:e>
            <m:r>
              <w:del w:id="4535" w:author="Zhang Li" w:date="2022-06-12T15:10:00Z">
                <w:rPr>
                  <w:rFonts w:ascii="Cambria Math" w:eastAsia="宋体" w:hAnsi="Cambria Math" w:cs="Times New Roman"/>
                  <w:kern w:val="0"/>
                  <w:sz w:val="24"/>
                  <w:szCs w:val="24"/>
                </w:rPr>
                <m:t>T</m:t>
              </w:del>
            </m:r>
          </m:e>
          <m:sub>
            <m:r>
              <w:del w:id="4536" w:author="Zhang Li" w:date="2022-06-12T15:10:00Z">
                <w:rPr>
                  <w:rFonts w:ascii="Cambria Math" w:eastAsia="宋体" w:hAnsi="Cambria Math" w:cs="Times New Roman"/>
                  <w:kern w:val="0"/>
                  <w:sz w:val="24"/>
                  <w:szCs w:val="24"/>
                </w:rPr>
                <m:t>B</m:t>
              </w:del>
            </m:r>
          </m:sub>
          <m:sup>
            <m:r>
              <w:del w:id="4537" w:author="Zhang Li" w:date="2022-06-12T15:10:00Z">
                <w:rPr>
                  <w:rFonts w:ascii="Cambria Math" w:eastAsia="宋体" w:hAnsi="Cambria Math" w:cs="Times New Roman"/>
                  <w:kern w:val="0"/>
                  <w:sz w:val="24"/>
                  <w:szCs w:val="24"/>
                </w:rPr>
                <m:t>empty</m:t>
              </w:del>
            </m:r>
          </m:sup>
        </m:sSubSup>
      </m:oMath>
      <w:del w:id="4538"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4539" w:author="Zhang Li" w:date="2022-06-12T15:10:00Z">
                <w:rPr>
                  <w:rFonts w:ascii="Cambria Math" w:eastAsia="宋体" w:hAnsi="Cambria Math" w:cs="Times New Roman"/>
                  <w:i/>
                  <w:kern w:val="0"/>
                  <w:sz w:val="24"/>
                  <w:szCs w:val="24"/>
                </w:rPr>
              </w:del>
            </m:ctrlPr>
          </m:sSubPr>
          <m:e>
            <m:r>
              <w:del w:id="4540" w:author="Zhang Li" w:date="2022-06-12T15:10:00Z">
                <w:rPr>
                  <w:rFonts w:ascii="Cambria Math" w:eastAsia="宋体" w:hAnsi="Cambria Math" w:cs="Times New Roman"/>
                  <w:kern w:val="0"/>
                  <w:sz w:val="24"/>
                  <w:szCs w:val="24"/>
                </w:rPr>
                <m:t>L</m:t>
              </w:del>
            </m:r>
          </m:e>
          <m:sub>
            <m:r>
              <w:del w:id="4541" w:author="Zhang Li" w:date="2022-06-12T15:10:00Z">
                <w:rPr>
                  <w:rFonts w:ascii="Cambria Math" w:eastAsia="宋体" w:hAnsi="Cambria Math" w:cs="Times New Roman"/>
                  <w:kern w:val="0"/>
                  <w:sz w:val="24"/>
                  <w:szCs w:val="24"/>
                </w:rPr>
                <m:t>c,valid</m:t>
              </w:del>
            </m:r>
          </m:sub>
        </m:sSub>
        <m:r>
          <w:del w:id="4542" w:author="Zhang Li" w:date="2022-06-12T15:10:00Z">
            <w:rPr>
              <w:rFonts w:ascii="Cambria Math" w:eastAsia="宋体" w:hAnsi="Cambria Math" w:cs="Times New Roman"/>
              <w:kern w:val="0"/>
              <w:sz w:val="24"/>
              <w:szCs w:val="24"/>
            </w:rPr>
            <m:t xml:space="preserve">= </m:t>
          </w:del>
        </m:r>
        <m:sSub>
          <m:sSubPr>
            <m:ctrlPr>
              <w:del w:id="4543" w:author="Zhang Li" w:date="2022-06-12T15:10:00Z">
                <w:rPr>
                  <w:rFonts w:ascii="Cambria Math" w:eastAsia="宋体" w:hAnsi="Cambria Math" w:cs="Times New Roman"/>
                  <w:i/>
                  <w:kern w:val="0"/>
                  <w:sz w:val="24"/>
                  <w:szCs w:val="24"/>
                </w:rPr>
              </w:del>
            </m:ctrlPr>
          </m:sSubPr>
          <m:e>
            <m:r>
              <w:del w:id="4544" w:author="Zhang Li" w:date="2022-06-12T15:10:00Z">
                <w:rPr>
                  <w:rFonts w:ascii="Cambria Math" w:eastAsia="宋体" w:hAnsi="Cambria Math" w:cs="Times New Roman"/>
                  <w:kern w:val="0"/>
                  <w:sz w:val="24"/>
                  <w:szCs w:val="24"/>
                </w:rPr>
                <m:t>τ</m:t>
              </w:del>
            </m:r>
          </m:e>
          <m:sub>
            <m:r>
              <w:del w:id="4545" w:author="Zhang Li" w:date="2022-06-12T15:10:00Z">
                <w:rPr>
                  <w:rFonts w:ascii="Cambria Math" w:eastAsia="宋体" w:hAnsi="Cambria Math" w:cs="Times New Roman"/>
                  <w:kern w:val="0"/>
                  <w:sz w:val="24"/>
                  <w:szCs w:val="24"/>
                </w:rPr>
                <m:t>o</m:t>
              </w:del>
            </m:r>
          </m:sub>
        </m:sSub>
        <m:r>
          <w:del w:id="4546" w:author="Zhang Li" w:date="2022-06-12T15:10:00Z">
            <w:rPr>
              <w:rFonts w:ascii="Cambria Math" w:eastAsia="宋体" w:hAnsi="Cambria Math" w:cs="Times New Roman"/>
              <w:kern w:val="0"/>
              <w:sz w:val="24"/>
              <w:szCs w:val="24"/>
            </w:rPr>
            <m:t>⋅</m:t>
          </w:del>
        </m:r>
        <m:nary>
          <m:naryPr>
            <m:chr m:val="∑"/>
            <m:limLoc m:val="undOvr"/>
            <m:ctrlPr>
              <w:del w:id="4547" w:author="Zhang Li" w:date="2022-06-12T15:10:00Z">
                <w:rPr>
                  <w:rFonts w:ascii="Cambria Math" w:eastAsia="宋体" w:hAnsi="Cambria Math" w:cs="Times New Roman"/>
                  <w:i/>
                  <w:kern w:val="0"/>
                  <w:sz w:val="24"/>
                  <w:szCs w:val="24"/>
                </w:rPr>
              </w:del>
            </m:ctrlPr>
          </m:naryPr>
          <m:sub>
            <m:r>
              <w:del w:id="4548" w:author="Zhang Li" w:date="2022-06-12T15:10:00Z">
                <w:rPr>
                  <w:rFonts w:ascii="Cambria Math" w:eastAsia="宋体" w:hAnsi="Cambria Math" w:cs="Times New Roman"/>
                  <w:kern w:val="0"/>
                  <w:sz w:val="24"/>
                  <w:szCs w:val="24"/>
                </w:rPr>
                <m:t>i=0</m:t>
              </w:del>
            </m:r>
          </m:sub>
          <m:sup>
            <m:r>
              <w:del w:id="4549" w:author="Zhang Li" w:date="2022-06-12T15:10:00Z">
                <w:rPr>
                  <w:rFonts w:ascii="Cambria Math" w:eastAsia="宋体" w:hAnsi="Cambria Math" w:cs="Times New Roman"/>
                  <w:kern w:val="0"/>
                  <w:sz w:val="24"/>
                  <w:szCs w:val="24"/>
                </w:rPr>
                <m:t>N</m:t>
              </w:del>
            </m:r>
          </m:sup>
          <m:e>
            <m:sSubSup>
              <m:sSubSupPr>
                <m:ctrlPr>
                  <w:del w:id="4550" w:author="Zhang Li" w:date="2022-06-12T15:10:00Z">
                    <w:rPr>
                      <w:rFonts w:ascii="Cambria Math" w:eastAsia="宋体" w:hAnsi="Cambria Math" w:cs="Times New Roman"/>
                      <w:i/>
                      <w:kern w:val="0"/>
                      <w:sz w:val="24"/>
                      <w:szCs w:val="24"/>
                    </w:rPr>
                  </w:del>
                </m:ctrlPr>
              </m:sSubSupPr>
              <m:e>
                <m:r>
                  <w:del w:id="4551" w:author="Zhang Li" w:date="2022-06-12T15:10:00Z">
                    <w:rPr>
                      <w:rFonts w:ascii="Cambria Math" w:eastAsia="宋体" w:hAnsi="Cambria Math" w:cs="Times New Roman"/>
                      <w:kern w:val="0"/>
                      <w:sz w:val="24"/>
                      <w:szCs w:val="24"/>
                    </w:rPr>
                    <m:t>T</m:t>
                  </w:del>
                </m:r>
              </m:e>
              <m:sub>
                <m:r>
                  <w:del w:id="4552" w:author="Zhang Li" w:date="2022-06-12T15:10:00Z">
                    <w:rPr>
                      <w:rFonts w:ascii="Cambria Math" w:eastAsia="宋体" w:hAnsi="Cambria Math" w:cs="Times New Roman"/>
                      <w:kern w:val="0"/>
                      <w:sz w:val="24"/>
                      <w:szCs w:val="24"/>
                    </w:rPr>
                    <m:t>c,sig</m:t>
                  </w:del>
                </m:r>
              </m:sub>
              <m:sup>
                <m:r>
                  <w:del w:id="4553" w:author="Zhang Li" w:date="2022-06-12T15:10:00Z">
                    <w:rPr>
                      <w:rFonts w:ascii="Cambria Math" w:eastAsia="宋体" w:hAnsi="Cambria Math" w:cs="Times New Roman"/>
                      <w:kern w:val="0"/>
                      <w:sz w:val="24"/>
                      <w:szCs w:val="24"/>
                    </w:rPr>
                    <m:t>max</m:t>
                  </w:del>
                </m:r>
              </m:sup>
            </m:sSubSup>
          </m:e>
        </m:nary>
        <m:r>
          <w:del w:id="4554" w:author="Zhang Li" w:date="2022-06-12T15:10:00Z">
            <w:rPr>
              <w:rFonts w:ascii="Cambria Math" w:eastAsia="宋体" w:hAnsi="Cambria Math" w:cs="Times New Roman"/>
              <w:kern w:val="0"/>
              <w:sz w:val="24"/>
              <w:szCs w:val="24"/>
            </w:rPr>
            <m:t>+</m:t>
          </w:del>
        </m:r>
        <m:sSub>
          <m:sSubPr>
            <m:ctrlPr>
              <w:del w:id="4555" w:author="Zhang Li" w:date="2022-06-12T15:10:00Z">
                <w:rPr>
                  <w:rFonts w:ascii="Cambria Math" w:eastAsia="宋体" w:hAnsi="Cambria Math" w:cs="Times New Roman"/>
                  <w:i/>
                  <w:kern w:val="0"/>
                  <w:sz w:val="24"/>
                  <w:szCs w:val="24"/>
                </w:rPr>
              </w:del>
            </m:ctrlPr>
          </m:sSubPr>
          <m:e>
            <m:r>
              <w:del w:id="4556" w:author="Zhang Li" w:date="2022-06-12T15:10:00Z">
                <w:rPr>
                  <w:rFonts w:ascii="Cambria Math" w:eastAsia="宋体" w:hAnsi="Cambria Math" w:cs="Times New Roman"/>
                  <w:kern w:val="0"/>
                  <w:sz w:val="24"/>
                  <w:szCs w:val="24"/>
                </w:rPr>
                <m:t>τ</m:t>
              </w:del>
            </m:r>
          </m:e>
          <m:sub>
            <m:r>
              <w:del w:id="4557" w:author="Zhang Li" w:date="2022-06-12T15:10:00Z">
                <w:rPr>
                  <w:rFonts w:ascii="Cambria Math" w:eastAsia="宋体" w:hAnsi="Cambria Math" w:cs="Times New Roman"/>
                  <w:kern w:val="0"/>
                  <w:sz w:val="24"/>
                  <w:szCs w:val="24"/>
                </w:rPr>
                <m:t>o</m:t>
              </w:del>
            </m:r>
          </m:sub>
        </m:sSub>
        <m:r>
          <w:del w:id="4558" w:author="Zhang Li" w:date="2022-06-12T15:10:00Z">
            <w:rPr>
              <w:rFonts w:ascii="Cambria Math" w:eastAsia="宋体" w:hAnsi="Cambria Math" w:cs="Times New Roman"/>
              <w:kern w:val="0"/>
              <w:sz w:val="24"/>
              <w:szCs w:val="24"/>
            </w:rPr>
            <m:t>⋅</m:t>
          </w:del>
        </m:r>
        <m:sSubSup>
          <m:sSubSupPr>
            <m:ctrlPr>
              <w:del w:id="4559" w:author="Zhang Li" w:date="2022-06-12T15:10:00Z">
                <w:rPr>
                  <w:rFonts w:ascii="Cambria Math" w:eastAsia="宋体" w:hAnsi="Cambria Math" w:cs="Times New Roman"/>
                  <w:i/>
                  <w:kern w:val="0"/>
                  <w:sz w:val="24"/>
                  <w:szCs w:val="24"/>
                </w:rPr>
              </w:del>
            </m:ctrlPr>
          </m:sSubSupPr>
          <m:e>
            <m:r>
              <w:del w:id="4560" w:author="Zhang Li" w:date="2022-06-12T15:10:00Z">
                <w:rPr>
                  <w:rFonts w:ascii="Cambria Math" w:eastAsia="宋体" w:hAnsi="Cambria Math" w:cs="Times New Roman"/>
                  <w:kern w:val="0"/>
                  <w:sz w:val="24"/>
                  <w:szCs w:val="24"/>
                </w:rPr>
                <m:t>T</m:t>
              </w:del>
            </m:r>
          </m:e>
          <m:sub>
            <m:r>
              <w:del w:id="4561" w:author="Zhang Li" w:date="2022-06-12T15:10:00Z">
                <w:rPr>
                  <w:rFonts w:ascii="Cambria Math" w:eastAsia="宋体" w:hAnsi="Cambria Math" w:cs="Times New Roman"/>
                  <w:kern w:val="0"/>
                  <w:sz w:val="24"/>
                  <w:szCs w:val="24"/>
                </w:rPr>
                <m:t>c,B</m:t>
              </w:del>
            </m:r>
          </m:sub>
          <m:sup>
            <m:r>
              <w:del w:id="4562" w:author="Zhang Li" w:date="2022-06-12T15:10:00Z">
                <w:rPr>
                  <w:rFonts w:ascii="Cambria Math" w:eastAsia="宋体" w:hAnsi="Cambria Math" w:cs="Times New Roman"/>
                  <w:kern w:val="0"/>
                  <w:sz w:val="24"/>
                  <w:szCs w:val="24"/>
                </w:rPr>
                <m:t>valid</m:t>
              </w:del>
            </m:r>
          </m:sup>
        </m:sSubSup>
      </m:oMath>
      <w:del w:id="4563"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4564" w:author="Zhang Li" w:date="2022-06-12T15:10:00Z">
                <w:rPr>
                  <w:rFonts w:ascii="Cambria Math" w:eastAsia="宋体" w:hAnsi="Cambria Math" w:cs="Times New Roman"/>
                  <w:i/>
                  <w:kern w:val="0"/>
                  <w:sz w:val="24"/>
                  <w:szCs w:val="24"/>
                </w:rPr>
              </w:del>
            </m:ctrlPr>
          </m:sSupPr>
          <m:e>
            <m:r>
              <w:del w:id="4565" w:author="Zhang Li" w:date="2022-06-12T15:10:00Z">
                <w:rPr>
                  <w:rFonts w:ascii="Cambria Math" w:eastAsia="宋体" w:hAnsi="Cambria Math" w:cs="Times New Roman"/>
                  <w:kern w:val="0"/>
                  <w:sz w:val="24"/>
                  <w:szCs w:val="24"/>
                </w:rPr>
                <m:t>c</m:t>
              </w:del>
            </m:r>
          </m:e>
          <m:sup>
            <m:r>
              <w:del w:id="4566" w:author="Zhang Li" w:date="2022-06-12T15:10:00Z">
                <w:rPr>
                  <w:rFonts w:ascii="Cambria Math" w:eastAsia="宋体" w:hAnsi="Cambria Math" w:cs="Times New Roman"/>
                  <w:kern w:val="0"/>
                  <w:sz w:val="24"/>
                  <w:szCs w:val="24"/>
                </w:rPr>
                <m:t>th</m:t>
              </w:del>
            </m:r>
          </m:sup>
        </m:sSup>
      </m:oMath>
      <w:del w:id="456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4568" w:author="Zhang Li" w:date="2022-06-12T15:10:00Z">
                <w:rPr>
                  <w:rFonts w:ascii="Cambria Math" w:eastAsia="宋体" w:hAnsi="Cambria Math" w:cs="Times New Roman"/>
                  <w:i/>
                  <w:kern w:val="0"/>
                  <w:sz w:val="24"/>
                  <w:szCs w:val="24"/>
                </w:rPr>
              </w:del>
            </m:ctrlPr>
          </m:sSubPr>
          <m:e>
            <m:r>
              <w:del w:id="4569" w:author="Zhang Li" w:date="2022-06-12T15:10:00Z">
                <w:rPr>
                  <w:rFonts w:ascii="Cambria Math" w:eastAsia="宋体" w:hAnsi="Cambria Math" w:cs="Times New Roman"/>
                  <w:kern w:val="0"/>
                  <w:sz w:val="24"/>
                  <w:szCs w:val="24"/>
                </w:rPr>
                <m:t>L</m:t>
              </w:del>
            </m:r>
          </m:e>
          <m:sub>
            <m:r>
              <w:del w:id="4570" w:author="Zhang Li" w:date="2022-06-12T15:10:00Z">
                <w:rPr>
                  <w:rFonts w:ascii="Cambria Math" w:eastAsia="宋体" w:hAnsi="Cambria Math" w:cs="Times New Roman"/>
                  <w:kern w:val="0"/>
                  <w:sz w:val="24"/>
                  <w:szCs w:val="24"/>
                </w:rPr>
                <m:t>c,empty</m:t>
              </w:del>
            </m:r>
          </m:sub>
        </m:sSub>
        <m:r>
          <w:del w:id="4571" w:author="Zhang Li" w:date="2022-06-12T15:10:00Z">
            <w:rPr>
              <w:rFonts w:ascii="Cambria Math" w:eastAsia="宋体" w:hAnsi="Cambria Math" w:cs="Times New Roman"/>
              <w:kern w:val="0"/>
              <w:sz w:val="24"/>
              <w:szCs w:val="24"/>
            </w:rPr>
            <m:t>=</m:t>
          </w:del>
        </m:r>
        <m:sSub>
          <m:sSubPr>
            <m:ctrlPr>
              <w:del w:id="4572" w:author="Zhang Li" w:date="2022-06-12T15:10:00Z">
                <w:rPr>
                  <w:rFonts w:ascii="Cambria Math" w:eastAsia="宋体" w:hAnsi="Cambria Math" w:cs="Times New Roman"/>
                  <w:i/>
                  <w:kern w:val="0"/>
                  <w:sz w:val="24"/>
                  <w:szCs w:val="24"/>
                </w:rPr>
              </w:del>
            </m:ctrlPr>
          </m:sSubPr>
          <m:e>
            <m:r>
              <w:del w:id="4573" w:author="Zhang Li" w:date="2022-06-12T15:10:00Z">
                <w:rPr>
                  <w:rFonts w:ascii="Cambria Math" w:eastAsia="宋体" w:hAnsi="Cambria Math" w:cs="Times New Roman"/>
                  <w:kern w:val="0"/>
                  <w:sz w:val="24"/>
                  <w:szCs w:val="24"/>
                </w:rPr>
                <m:t>τ</m:t>
              </w:del>
            </m:r>
          </m:e>
          <m:sub>
            <m:r>
              <w:del w:id="4574" w:author="Zhang Li" w:date="2022-06-12T15:10:00Z">
                <w:rPr>
                  <w:rFonts w:ascii="Cambria Math" w:eastAsia="宋体" w:hAnsi="Cambria Math" w:cs="Times New Roman"/>
                  <w:kern w:val="0"/>
                  <w:sz w:val="24"/>
                  <w:szCs w:val="24"/>
                </w:rPr>
                <m:t>o</m:t>
              </w:del>
            </m:r>
          </m:sub>
        </m:sSub>
        <m:r>
          <w:del w:id="4575" w:author="Zhang Li" w:date="2022-06-12T15:10:00Z">
            <w:rPr>
              <w:rFonts w:ascii="Cambria Math" w:eastAsia="宋体" w:hAnsi="Cambria Math" w:cs="Times New Roman"/>
              <w:kern w:val="0"/>
              <w:sz w:val="24"/>
              <w:szCs w:val="24"/>
            </w:rPr>
            <m:t>⋅</m:t>
          </w:del>
        </m:r>
        <m:nary>
          <m:naryPr>
            <m:chr m:val="∑"/>
            <m:limLoc m:val="undOvr"/>
            <m:ctrlPr>
              <w:del w:id="4576" w:author="Zhang Li" w:date="2022-06-12T15:10:00Z">
                <w:rPr>
                  <w:rFonts w:ascii="Cambria Math" w:eastAsia="宋体" w:hAnsi="Cambria Math" w:cs="Times New Roman"/>
                  <w:i/>
                  <w:kern w:val="0"/>
                  <w:sz w:val="24"/>
                  <w:szCs w:val="24"/>
                </w:rPr>
              </w:del>
            </m:ctrlPr>
          </m:naryPr>
          <m:sub>
            <m:r>
              <w:del w:id="4577" w:author="Zhang Li" w:date="2022-06-12T15:10:00Z">
                <w:rPr>
                  <w:rFonts w:ascii="Cambria Math" w:eastAsia="宋体" w:hAnsi="Cambria Math" w:cs="Times New Roman"/>
                  <w:kern w:val="0"/>
                  <w:sz w:val="24"/>
                  <w:szCs w:val="24"/>
                </w:rPr>
                <m:t>i=0</m:t>
              </w:del>
            </m:r>
          </m:sub>
          <m:sup>
            <m:r>
              <w:del w:id="4578" w:author="Zhang Li" w:date="2022-06-12T15:10:00Z">
                <w:rPr>
                  <w:rFonts w:ascii="Cambria Math" w:eastAsia="宋体" w:hAnsi="Cambria Math" w:cs="Times New Roman"/>
                  <w:kern w:val="0"/>
                  <w:sz w:val="24"/>
                  <w:szCs w:val="24"/>
                </w:rPr>
                <m:t>N</m:t>
              </w:del>
            </m:r>
          </m:sup>
          <m:e>
            <m:sSubSup>
              <m:sSubSupPr>
                <m:ctrlPr>
                  <w:del w:id="4579" w:author="Zhang Li" w:date="2022-06-12T15:10:00Z">
                    <w:rPr>
                      <w:rFonts w:ascii="Cambria Math" w:eastAsia="宋体" w:hAnsi="Cambria Math" w:cs="Times New Roman"/>
                      <w:i/>
                      <w:kern w:val="0"/>
                      <w:sz w:val="24"/>
                      <w:szCs w:val="24"/>
                    </w:rPr>
                  </w:del>
                </m:ctrlPr>
              </m:sSubSupPr>
              <m:e>
                <m:r>
                  <w:del w:id="4580" w:author="Zhang Li" w:date="2022-06-12T15:10:00Z">
                    <w:rPr>
                      <w:rFonts w:ascii="Cambria Math" w:eastAsia="宋体" w:hAnsi="Cambria Math" w:cs="Times New Roman"/>
                      <w:kern w:val="0"/>
                      <w:sz w:val="24"/>
                      <w:szCs w:val="24"/>
                    </w:rPr>
                    <m:t>T</m:t>
                  </w:del>
                </m:r>
              </m:e>
              <m:sub>
                <m:r>
                  <w:del w:id="4581" w:author="Zhang Li" w:date="2022-06-12T15:10:00Z">
                    <w:rPr>
                      <w:rFonts w:ascii="Cambria Math" w:eastAsia="宋体" w:hAnsi="Cambria Math" w:cs="Times New Roman"/>
                      <w:kern w:val="0"/>
                      <w:sz w:val="24"/>
                      <w:szCs w:val="24"/>
                    </w:rPr>
                    <m:t>c, sig</m:t>
                  </w:del>
                </m:r>
              </m:sub>
              <m:sup>
                <m:r>
                  <w:del w:id="4582" w:author="Zhang Li" w:date="2022-06-12T15:10:00Z">
                    <w:rPr>
                      <w:rFonts w:ascii="Cambria Math" w:eastAsia="宋体" w:hAnsi="Cambria Math" w:cs="Times New Roman"/>
                      <w:kern w:val="0"/>
                      <w:sz w:val="24"/>
                      <w:szCs w:val="24"/>
                    </w:rPr>
                    <m:t>max</m:t>
                  </w:del>
                </m:r>
              </m:sup>
            </m:sSubSup>
          </m:e>
        </m:nary>
        <m:r>
          <w:del w:id="4583" w:author="Zhang Li" w:date="2022-06-12T15:10:00Z">
            <w:rPr>
              <w:rFonts w:ascii="Cambria Math" w:eastAsia="宋体" w:hAnsi="Cambria Math" w:cs="Times New Roman"/>
              <w:kern w:val="0"/>
              <w:sz w:val="24"/>
              <w:szCs w:val="24"/>
            </w:rPr>
            <m:t>+</m:t>
          </w:del>
        </m:r>
        <m:sSub>
          <m:sSubPr>
            <m:ctrlPr>
              <w:del w:id="4584" w:author="Zhang Li" w:date="2022-06-12T15:10:00Z">
                <w:rPr>
                  <w:rFonts w:ascii="Cambria Math" w:eastAsia="宋体" w:hAnsi="Cambria Math" w:cs="Times New Roman"/>
                  <w:i/>
                  <w:kern w:val="0"/>
                  <w:sz w:val="24"/>
                  <w:szCs w:val="24"/>
                </w:rPr>
              </w:del>
            </m:ctrlPr>
          </m:sSubPr>
          <m:e>
            <m:r>
              <w:del w:id="4585" w:author="Zhang Li" w:date="2022-06-12T15:10:00Z">
                <w:rPr>
                  <w:rFonts w:ascii="Cambria Math" w:eastAsia="宋体" w:hAnsi="Cambria Math" w:cs="Times New Roman"/>
                  <w:kern w:val="0"/>
                  <w:sz w:val="24"/>
                  <w:szCs w:val="24"/>
                </w:rPr>
                <m:t>τ</m:t>
              </w:del>
            </m:r>
          </m:e>
          <m:sub>
            <m:r>
              <w:del w:id="4586" w:author="Zhang Li" w:date="2022-06-12T15:10:00Z">
                <w:rPr>
                  <w:rFonts w:ascii="Cambria Math" w:eastAsia="宋体" w:hAnsi="Cambria Math" w:cs="Times New Roman"/>
                  <w:kern w:val="0"/>
                  <w:sz w:val="24"/>
                  <w:szCs w:val="24"/>
                </w:rPr>
                <m:t>o</m:t>
              </w:del>
            </m:r>
          </m:sub>
        </m:sSub>
        <m:r>
          <w:del w:id="4587" w:author="Zhang Li" w:date="2022-06-12T15:10:00Z">
            <w:rPr>
              <w:rFonts w:ascii="Cambria Math" w:eastAsia="宋体" w:hAnsi="Cambria Math" w:cs="Times New Roman"/>
              <w:kern w:val="0"/>
              <w:sz w:val="24"/>
              <w:szCs w:val="24"/>
            </w:rPr>
            <m:t>⋅</m:t>
          </w:del>
        </m:r>
        <m:sSubSup>
          <m:sSubSupPr>
            <m:ctrlPr>
              <w:del w:id="4588" w:author="Zhang Li" w:date="2022-06-12T15:10:00Z">
                <w:rPr>
                  <w:rFonts w:ascii="Cambria Math" w:eastAsia="宋体" w:hAnsi="Cambria Math" w:cs="Times New Roman"/>
                  <w:i/>
                  <w:kern w:val="0"/>
                  <w:sz w:val="24"/>
                  <w:szCs w:val="24"/>
                </w:rPr>
              </w:del>
            </m:ctrlPr>
          </m:sSubSupPr>
          <m:e>
            <m:r>
              <w:del w:id="4589" w:author="Zhang Li" w:date="2022-06-12T15:10:00Z">
                <w:rPr>
                  <w:rFonts w:ascii="Cambria Math" w:eastAsia="宋体" w:hAnsi="Cambria Math" w:cs="Times New Roman"/>
                  <w:kern w:val="0"/>
                  <w:sz w:val="24"/>
                  <w:szCs w:val="24"/>
                </w:rPr>
                <m:t>T</m:t>
              </w:del>
            </m:r>
          </m:e>
          <m:sub>
            <m:r>
              <w:del w:id="4590" w:author="Zhang Li" w:date="2022-06-12T15:10:00Z">
                <w:rPr>
                  <w:rFonts w:ascii="Cambria Math" w:eastAsia="宋体" w:hAnsi="Cambria Math" w:cs="Times New Roman"/>
                  <w:kern w:val="0"/>
                  <w:sz w:val="24"/>
                  <w:szCs w:val="24"/>
                </w:rPr>
                <m:t>c, B</m:t>
              </w:del>
            </m:r>
          </m:sub>
          <m:sup>
            <m:r>
              <w:del w:id="4591" w:author="Zhang Li" w:date="2022-06-12T15:10:00Z">
                <w:rPr>
                  <w:rFonts w:ascii="Cambria Math" w:eastAsia="宋体" w:hAnsi="Cambria Math" w:cs="Times New Roman"/>
                  <w:kern w:val="0"/>
                  <w:sz w:val="24"/>
                  <w:szCs w:val="24"/>
                </w:rPr>
                <m:t>empty</m:t>
              </w:del>
            </m:r>
          </m:sup>
        </m:sSubSup>
      </m:oMath>
      <w:del w:id="459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4593" w:author="Zhang Li" w:date="2022-06-12T15:10:00Z">
                <w:rPr>
                  <w:rFonts w:ascii="Cambria Math" w:eastAsia="宋体" w:hAnsi="Cambria Math" w:cs="Times New Roman"/>
                  <w:i/>
                  <w:kern w:val="0"/>
                  <w:sz w:val="24"/>
                  <w:szCs w:val="24"/>
                </w:rPr>
              </w:del>
            </m:ctrlPr>
          </m:sSupPr>
          <m:e>
            <m:r>
              <w:del w:id="4594" w:author="Zhang Li" w:date="2022-06-12T15:10:00Z">
                <w:rPr>
                  <w:rFonts w:ascii="Cambria Math" w:eastAsia="宋体" w:hAnsi="Cambria Math" w:cs="Times New Roman"/>
                  <w:kern w:val="0"/>
                  <w:sz w:val="24"/>
                  <w:szCs w:val="24"/>
                </w:rPr>
                <m:t>c</m:t>
              </w:del>
            </m:r>
          </m:e>
          <m:sup>
            <m:r>
              <w:del w:id="4595" w:author="Zhang Li" w:date="2022-06-12T15:10:00Z">
                <w:rPr>
                  <w:rFonts w:ascii="Cambria Math" w:eastAsia="宋体" w:hAnsi="Cambria Math" w:cs="Times New Roman"/>
                  <w:kern w:val="0"/>
                  <w:sz w:val="24"/>
                  <w:szCs w:val="24"/>
                </w:rPr>
                <m:t>th</m:t>
              </w:del>
            </m:r>
          </m:sup>
        </m:sSup>
      </m:oMath>
      <w:del w:id="459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4597" w:author="Zhang Li" w:date="2022-06-12T15:10:00Z">
                <w:rPr>
                  <w:rFonts w:ascii="Cambria Math" w:eastAsia="宋体" w:hAnsi="Cambria Math" w:cs="Times New Roman"/>
                  <w:i/>
                  <w:kern w:val="0"/>
                  <w:sz w:val="24"/>
                  <w:szCs w:val="24"/>
                </w:rPr>
              </w:del>
            </m:ctrlPr>
          </m:sSubSupPr>
          <m:e>
            <m:r>
              <w:del w:id="4598" w:author="Zhang Li" w:date="2022-06-12T15:10:00Z">
                <w:rPr>
                  <w:rFonts w:ascii="Cambria Math" w:eastAsia="宋体" w:hAnsi="Cambria Math" w:cs="Times New Roman"/>
                  <w:kern w:val="0"/>
                  <w:sz w:val="24"/>
                  <w:szCs w:val="24"/>
                </w:rPr>
                <m:t>L</m:t>
              </w:del>
            </m:r>
          </m:e>
          <m:sub>
            <m:r>
              <w:del w:id="4599" w:author="Zhang Li" w:date="2022-06-12T15:10:00Z">
                <w:rPr>
                  <w:rFonts w:ascii="Cambria Math" w:eastAsia="宋体" w:hAnsi="Cambria Math" w:cs="Times New Roman"/>
                  <w:kern w:val="0"/>
                  <w:sz w:val="24"/>
                  <w:szCs w:val="24"/>
                </w:rPr>
                <m:t>valid</m:t>
              </w:del>
            </m:r>
          </m:sub>
          <m:sup>
            <m:r>
              <w:del w:id="4600" w:author="Zhang Li" w:date="2022-06-12T15:10:00Z">
                <w:rPr>
                  <w:rFonts w:ascii="Cambria Math" w:eastAsia="宋体" w:hAnsi="Cambria Math" w:cs="Times New Roman"/>
                  <w:kern w:val="0"/>
                  <w:sz w:val="24"/>
                  <w:szCs w:val="24"/>
                </w:rPr>
                <m:t>max</m:t>
              </w:del>
            </m:r>
          </m:sup>
        </m:sSubSup>
      </m:oMath>
      <w:del w:id="460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4602" w:author="Zhang Li" w:date="2022-06-12T15:10:00Z">
                <w:rPr>
                  <w:rFonts w:ascii="Cambria Math" w:eastAsia="宋体" w:hAnsi="Cambria Math" w:cs="Times New Roman"/>
                  <w:i/>
                  <w:kern w:val="0"/>
                  <w:sz w:val="24"/>
                  <w:szCs w:val="24"/>
                </w:rPr>
              </w:del>
            </m:ctrlPr>
          </m:sSubSupPr>
          <m:e>
            <m:r>
              <w:del w:id="4603" w:author="Zhang Li" w:date="2022-06-12T15:10:00Z">
                <w:rPr>
                  <w:rFonts w:ascii="Cambria Math" w:eastAsia="宋体" w:hAnsi="Cambria Math" w:cs="Times New Roman"/>
                  <w:kern w:val="0"/>
                  <w:sz w:val="24"/>
                  <w:szCs w:val="24"/>
                </w:rPr>
                <m:t>L</m:t>
              </w:del>
            </m:r>
          </m:e>
          <m:sub>
            <m:r>
              <w:del w:id="4604" w:author="Zhang Li" w:date="2022-06-12T15:10:00Z">
                <w:rPr>
                  <w:rFonts w:ascii="Cambria Math" w:eastAsia="宋体" w:hAnsi="Cambria Math" w:cs="Times New Roman"/>
                  <w:kern w:val="0"/>
                  <w:sz w:val="24"/>
                  <w:szCs w:val="24"/>
                </w:rPr>
                <m:t>empty</m:t>
              </w:del>
            </m:r>
          </m:sub>
          <m:sup>
            <m:r>
              <w:del w:id="4605" w:author="Zhang Li" w:date="2022-06-12T15:10:00Z">
                <w:rPr>
                  <w:rFonts w:ascii="Cambria Math" w:eastAsia="宋体" w:hAnsi="Cambria Math" w:cs="Times New Roman"/>
                  <w:kern w:val="0"/>
                  <w:sz w:val="24"/>
                  <w:szCs w:val="24"/>
                </w:rPr>
                <m:t>max</m:t>
              </w:del>
            </m:r>
          </m:sup>
        </m:sSubSup>
      </m:oMath>
      <w:del w:id="460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4607" w:author="Zhang Li" w:date="2022-06-12T15:10:00Z">
                <w:rPr>
                  <w:rFonts w:ascii="Cambria Math" w:eastAsia="宋体" w:hAnsi="Cambria Math" w:cs="Times New Roman"/>
                  <w:i/>
                  <w:kern w:val="0"/>
                  <w:sz w:val="24"/>
                  <w:szCs w:val="24"/>
                </w:rPr>
              </w:del>
            </m:ctrlPr>
          </m:sSubPr>
          <m:e>
            <m:r>
              <w:del w:id="4608" w:author="Zhang Li" w:date="2022-06-12T15:10:00Z">
                <w:rPr>
                  <w:rFonts w:ascii="Cambria Math" w:eastAsia="宋体" w:hAnsi="Cambria Math" w:cs="Times New Roman"/>
                  <w:kern w:val="0"/>
                  <w:sz w:val="24"/>
                  <w:szCs w:val="24"/>
                </w:rPr>
                <m:t>p</m:t>
              </w:del>
            </m:r>
          </m:e>
          <m:sub>
            <m:r>
              <w:del w:id="4609" w:author="Zhang Li" w:date="2022-06-12T15:10:00Z">
                <w:rPr>
                  <w:rFonts w:ascii="Cambria Math" w:eastAsia="宋体" w:hAnsi="Cambria Math" w:cs="Times New Roman"/>
                  <w:kern w:val="0"/>
                  <w:sz w:val="24"/>
                  <w:szCs w:val="24"/>
                </w:rPr>
                <m:t>f</m:t>
              </w:del>
            </m:r>
          </m:sub>
        </m:sSub>
      </m:oMath>
      <w:del w:id="461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4611" w:author="Zhang Li" w:date="2022-06-12T15:10:00Z">
            <w:rPr>
              <w:rFonts w:ascii="Cambria Math" w:eastAsia="宋体" w:hAnsi="Cambria Math" w:cs="Times New Roman"/>
              <w:kern w:val="0"/>
              <w:sz w:val="24"/>
              <w:szCs w:val="24"/>
            </w:rPr>
            <m:t>f=</m:t>
          </w:del>
        </m:r>
        <m:d>
          <m:dPr>
            <m:begChr m:val="⌊"/>
            <m:endChr m:val="⌋"/>
            <m:ctrlPr>
              <w:del w:id="4612" w:author="Zhang Li" w:date="2022-06-12T15:10:00Z">
                <w:rPr>
                  <w:rFonts w:ascii="Cambria Math" w:eastAsia="宋体" w:hAnsi="Cambria Math" w:cs="Lucida Sans Unicode"/>
                  <w:i/>
                  <w:kern w:val="0"/>
                  <w:sz w:val="24"/>
                  <w:szCs w:val="24"/>
                </w:rPr>
              </w:del>
            </m:ctrlPr>
          </m:dPr>
          <m:e>
            <m:f>
              <m:fPr>
                <m:ctrlPr>
                  <w:del w:id="4613" w:author="Zhang Li" w:date="2022-06-12T15:10:00Z">
                    <w:rPr>
                      <w:rFonts w:ascii="Cambria Math" w:eastAsia="宋体" w:hAnsi="Cambria Math" w:cs="Times New Roman"/>
                      <w:i/>
                      <w:kern w:val="0"/>
                      <w:sz w:val="24"/>
                      <w:szCs w:val="24"/>
                    </w:rPr>
                  </w:del>
                </m:ctrlPr>
              </m:fPr>
              <m:num>
                <m:r>
                  <w:del w:id="4614" w:author="Zhang Li" w:date="2022-06-12T15:10:00Z">
                    <w:rPr>
                      <w:rFonts w:ascii="Cambria Math" w:eastAsia="宋体" w:hAnsi="Cambria Math" w:cs="Times New Roman"/>
                      <w:kern w:val="0"/>
                      <w:sz w:val="24"/>
                      <w:szCs w:val="24"/>
                    </w:rPr>
                    <m:t>N</m:t>
                  </w:del>
                </m:r>
              </m:num>
              <m:den>
                <m:r>
                  <w:del w:id="4615" w:author="Zhang Li" w:date="2022-06-12T15:10:00Z">
                    <w:rPr>
                      <w:rFonts w:ascii="Cambria Math" w:eastAsia="宋体" w:hAnsi="Cambria Math" w:cs="Times New Roman"/>
                      <w:kern w:val="0"/>
                      <w:sz w:val="24"/>
                      <w:szCs w:val="24"/>
                    </w:rPr>
                    <m:t>2</m:t>
                  </w:del>
                </m:r>
              </m:den>
            </m:f>
            <m:ctrlPr>
              <w:del w:id="4616" w:author="Zhang Li" w:date="2022-06-12T15:10:00Z">
                <w:rPr>
                  <w:rFonts w:ascii="Cambria Math" w:eastAsia="宋体" w:hAnsi="Cambria Math" w:cs="Times New Roman"/>
                  <w:i/>
                  <w:kern w:val="0"/>
                  <w:sz w:val="24"/>
                  <w:szCs w:val="24"/>
                </w:rPr>
              </w:del>
            </m:ctrlPr>
          </m:e>
        </m:d>
      </m:oMath>
      <w:del w:id="461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4618" w:author="Zhang Li" w:date="2022-06-12T15:10:00Z">
            <w:rPr>
              <w:rFonts w:ascii="Cambria Math" w:eastAsia="宋体" w:hAnsi="Cambria Math" w:cs="Times New Roman"/>
              <w:kern w:val="0"/>
              <w:sz w:val="24"/>
              <w:szCs w:val="24"/>
            </w:rPr>
            <m:t>N</m:t>
          </w:del>
        </m:r>
      </m:oMath>
      <w:del w:id="461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601FA1" w:rsidP="00615399">
      <w:pPr>
        <w:spacing w:afterLines="50" w:after="156"/>
        <w:ind w:firstLine="420"/>
        <w:rPr>
          <w:del w:id="4620" w:author="Zhang Li" w:date="2022-06-12T15:10:00Z"/>
          <w:rFonts w:ascii="Times New Roman" w:eastAsia="宋体" w:hAnsi="Times New Roman" w:cs="Times New Roman"/>
          <w:kern w:val="0"/>
          <w:sz w:val="24"/>
          <w:szCs w:val="24"/>
        </w:rPr>
      </w:pPr>
      <m:oMathPara>
        <m:oMath>
          <m:sSub>
            <m:sSubPr>
              <m:ctrlPr>
                <w:del w:id="4621" w:author="Zhang Li" w:date="2022-06-12T15:10:00Z">
                  <w:rPr>
                    <w:rFonts w:ascii="Cambria Math" w:eastAsia="宋体" w:hAnsi="Cambria Math" w:cs="Times New Roman"/>
                    <w:i/>
                    <w:kern w:val="0"/>
                    <w:sz w:val="24"/>
                    <w:szCs w:val="24"/>
                  </w:rPr>
                </w:del>
              </m:ctrlPr>
            </m:sSubPr>
            <m:e>
              <m:r>
                <w:del w:id="4622" w:author="Zhang Li" w:date="2022-06-12T15:10:00Z">
                  <m:rPr>
                    <m:scr m:val="double-struck"/>
                  </m:rPr>
                  <w:rPr>
                    <w:rFonts w:ascii="Cambria Math" w:eastAsia="宋体" w:hAnsi="Cambria Math" w:cs="Times New Roman"/>
                    <w:kern w:val="0"/>
                    <w:sz w:val="24"/>
                    <w:szCs w:val="24"/>
                  </w:rPr>
                  <m:t>E</m:t>
                </w:del>
              </m:r>
            </m:e>
            <m:sub>
              <m:sSub>
                <m:sSubPr>
                  <m:ctrlPr>
                    <w:del w:id="4623" w:author="Zhang Li" w:date="2022-06-12T15:10:00Z">
                      <w:rPr>
                        <w:rFonts w:ascii="Cambria Math" w:eastAsia="宋体" w:hAnsi="Cambria Math" w:cs="Times New Roman"/>
                        <w:i/>
                        <w:kern w:val="0"/>
                        <w:sz w:val="24"/>
                        <w:szCs w:val="24"/>
                      </w:rPr>
                    </w:del>
                  </m:ctrlPr>
                </m:sSubPr>
                <m:e>
                  <m:r>
                    <w:del w:id="4624" w:author="Zhang Li" w:date="2022-06-12T15:10:00Z">
                      <w:rPr>
                        <w:rFonts w:ascii="Cambria Math" w:eastAsia="宋体" w:hAnsi="Cambria Math" w:cs="Times New Roman"/>
                        <w:kern w:val="0"/>
                        <w:sz w:val="24"/>
                        <w:szCs w:val="24"/>
                      </w:rPr>
                      <m:t>τ</m:t>
                    </w:del>
                  </m:r>
                </m:e>
                <m:sub>
                  <m:r>
                    <w:del w:id="4625" w:author="Zhang Li" w:date="2022-06-12T15:10:00Z">
                      <w:rPr>
                        <w:rFonts w:ascii="Cambria Math" w:eastAsia="宋体" w:hAnsi="Cambria Math" w:cs="Times New Roman"/>
                        <w:kern w:val="0"/>
                        <w:sz w:val="24"/>
                        <w:szCs w:val="24"/>
                      </w:rPr>
                      <m:t>o</m:t>
                    </w:del>
                  </m:r>
                </m:sub>
              </m:sSub>
            </m:sub>
          </m:sSub>
          <m:r>
            <w:del w:id="4626" w:author="Zhang Li" w:date="2022-06-12T15:10:00Z">
              <w:rPr>
                <w:rFonts w:ascii="Cambria Math" w:eastAsia="宋体" w:hAnsi="Cambria Math" w:cs="Times New Roman"/>
                <w:kern w:val="0"/>
                <w:sz w:val="24"/>
                <w:szCs w:val="24"/>
              </w:rPr>
              <m:t xml:space="preserve">= </m:t>
            </w:del>
          </m:r>
          <m:f>
            <m:fPr>
              <m:ctrlPr>
                <w:del w:id="4627" w:author="Zhang Li" w:date="2022-06-12T15:10:00Z">
                  <w:rPr>
                    <w:rFonts w:ascii="Cambria Math" w:eastAsia="宋体" w:hAnsi="Cambria Math" w:cs="Times New Roman"/>
                    <w:i/>
                    <w:kern w:val="0"/>
                    <w:sz w:val="24"/>
                    <w:szCs w:val="24"/>
                  </w:rPr>
                </w:del>
              </m:ctrlPr>
            </m:fPr>
            <m:num>
              <m:r>
                <w:del w:id="4628" w:author="Zhang Li" w:date="2022-06-12T15:10:00Z">
                  <w:rPr>
                    <w:rFonts w:ascii="Cambria Math" w:eastAsia="宋体" w:hAnsi="Cambria Math" w:cs="Times New Roman"/>
                    <w:kern w:val="0"/>
                    <w:sz w:val="24"/>
                    <w:szCs w:val="24"/>
                  </w:rPr>
                  <m:t>1</m:t>
                </w:del>
              </m:r>
            </m:num>
            <m:den>
              <m:r>
                <w:del w:id="4629" w:author="Zhang Li" w:date="2022-06-12T15:10:00Z">
                  <w:rPr>
                    <w:rFonts w:ascii="Cambria Math" w:eastAsia="宋体" w:hAnsi="Cambria Math" w:cs="Times New Roman"/>
                    <w:kern w:val="0"/>
                    <w:sz w:val="24"/>
                    <w:szCs w:val="24"/>
                  </w:rPr>
                  <m:t>C</m:t>
                </w:del>
              </m:r>
            </m:den>
          </m:f>
          <m:nary>
            <m:naryPr>
              <m:chr m:val="∑"/>
              <m:limLoc m:val="undOvr"/>
              <m:ctrlPr>
                <w:del w:id="4630" w:author="Zhang Li" w:date="2022-06-12T15:10:00Z">
                  <w:rPr>
                    <w:rFonts w:ascii="Cambria Math" w:eastAsia="宋体" w:hAnsi="Cambria Math" w:cs="Times New Roman"/>
                    <w:i/>
                    <w:kern w:val="0"/>
                    <w:sz w:val="24"/>
                    <w:szCs w:val="24"/>
                  </w:rPr>
                </w:del>
              </m:ctrlPr>
            </m:naryPr>
            <m:sub>
              <m:r>
                <w:del w:id="4631" w:author="Zhang Li" w:date="2022-06-12T15:10:00Z">
                  <w:rPr>
                    <w:rFonts w:ascii="Cambria Math" w:eastAsia="宋体" w:hAnsi="Cambria Math" w:cs="Times New Roman"/>
                    <w:kern w:val="0"/>
                    <w:sz w:val="24"/>
                    <w:szCs w:val="24"/>
                  </w:rPr>
                  <m:t>c=1</m:t>
                </w:del>
              </m:r>
            </m:sub>
            <m:sup>
              <m:r>
                <w:del w:id="4632" w:author="Zhang Li" w:date="2022-06-12T15:10:00Z">
                  <w:rPr>
                    <w:rFonts w:ascii="Cambria Math" w:eastAsia="宋体" w:hAnsi="Cambria Math" w:cs="Times New Roman"/>
                    <w:kern w:val="0"/>
                    <w:sz w:val="24"/>
                    <w:szCs w:val="24"/>
                  </w:rPr>
                  <m:t>C</m:t>
                </w:del>
              </m:r>
            </m:sup>
            <m:e>
              <m:d>
                <m:dPr>
                  <m:begChr m:val="["/>
                  <m:endChr m:val="]"/>
                  <m:ctrlPr>
                    <w:del w:id="4633" w:author="Zhang Li" w:date="2022-06-12T15:10:00Z">
                      <w:rPr>
                        <w:rFonts w:ascii="Cambria Math" w:eastAsia="宋体" w:hAnsi="Cambria Math" w:cs="Times New Roman"/>
                        <w:i/>
                        <w:kern w:val="0"/>
                        <w:sz w:val="24"/>
                        <w:szCs w:val="24"/>
                      </w:rPr>
                    </w:del>
                  </m:ctrlPr>
                </m:dPr>
                <m:e>
                  <m:d>
                    <m:dPr>
                      <m:ctrlPr>
                        <w:del w:id="4634" w:author="Zhang Li" w:date="2022-06-12T15:10:00Z">
                          <w:rPr>
                            <w:rFonts w:ascii="Cambria Math" w:eastAsia="宋体" w:hAnsi="Cambria Math" w:cs="Times New Roman"/>
                            <w:i/>
                            <w:kern w:val="0"/>
                            <w:sz w:val="24"/>
                            <w:szCs w:val="24"/>
                          </w:rPr>
                        </w:del>
                      </m:ctrlPr>
                    </m:dPr>
                    <m:e>
                      <m:r>
                        <w:del w:id="4635" w:author="Zhang Li" w:date="2022-06-12T15:10:00Z">
                          <w:rPr>
                            <w:rFonts w:ascii="Cambria Math" w:eastAsia="宋体" w:hAnsi="Cambria Math" w:cs="Times New Roman"/>
                            <w:kern w:val="0"/>
                            <w:sz w:val="24"/>
                            <w:szCs w:val="24"/>
                          </w:rPr>
                          <m:t>1-</m:t>
                        </w:del>
                      </m:r>
                      <m:sSub>
                        <m:sSubPr>
                          <m:ctrlPr>
                            <w:del w:id="4636" w:author="Zhang Li" w:date="2022-06-12T15:10:00Z">
                              <w:rPr>
                                <w:rFonts w:ascii="Cambria Math" w:eastAsia="宋体" w:hAnsi="Cambria Math" w:cs="Times New Roman"/>
                                <w:i/>
                                <w:kern w:val="0"/>
                                <w:sz w:val="24"/>
                                <w:szCs w:val="24"/>
                              </w:rPr>
                            </w:del>
                          </m:ctrlPr>
                        </m:sSubPr>
                        <m:e>
                          <m:r>
                            <w:del w:id="4637" w:author="Zhang Li" w:date="2022-06-12T15:10:00Z">
                              <w:rPr>
                                <w:rFonts w:ascii="Cambria Math" w:eastAsia="宋体" w:hAnsi="Cambria Math" w:cs="Times New Roman"/>
                                <w:kern w:val="0"/>
                                <w:sz w:val="24"/>
                                <w:szCs w:val="24"/>
                              </w:rPr>
                              <m:t>p</m:t>
                            </w:del>
                          </m:r>
                        </m:e>
                        <m:sub>
                          <m:r>
                            <w:del w:id="4638" w:author="Zhang Li" w:date="2022-06-12T15:10:00Z">
                              <w:rPr>
                                <w:rFonts w:ascii="Cambria Math" w:eastAsia="宋体" w:hAnsi="Cambria Math" w:cs="Times New Roman"/>
                                <w:kern w:val="0"/>
                                <w:sz w:val="24"/>
                                <w:szCs w:val="24"/>
                              </w:rPr>
                              <m:t>f</m:t>
                            </w:del>
                          </m:r>
                        </m:sub>
                      </m:sSub>
                    </m:e>
                  </m:d>
                  <m:r>
                    <w:del w:id="4639" w:author="Zhang Li" w:date="2022-06-12T15:10:00Z">
                      <w:rPr>
                        <w:rFonts w:ascii="Cambria Math" w:eastAsia="宋体" w:hAnsi="Cambria Math" w:cs="Times New Roman"/>
                        <w:kern w:val="0"/>
                        <w:sz w:val="24"/>
                        <w:szCs w:val="24"/>
                      </w:rPr>
                      <m:t>⋅</m:t>
                    </w:del>
                  </m:r>
                  <m:sSub>
                    <m:sSubPr>
                      <m:ctrlPr>
                        <w:del w:id="4640" w:author="Zhang Li" w:date="2022-06-12T15:10:00Z">
                          <w:rPr>
                            <w:rFonts w:ascii="Cambria Math" w:eastAsia="宋体" w:hAnsi="Cambria Math" w:cs="Times New Roman"/>
                            <w:i/>
                            <w:kern w:val="0"/>
                            <w:sz w:val="24"/>
                            <w:szCs w:val="24"/>
                          </w:rPr>
                        </w:del>
                      </m:ctrlPr>
                    </m:sSubPr>
                    <m:e>
                      <m:r>
                        <w:del w:id="4641" w:author="Zhang Li" w:date="2022-06-12T15:10:00Z">
                          <w:rPr>
                            <w:rFonts w:ascii="Cambria Math" w:eastAsia="宋体" w:hAnsi="Cambria Math" w:cs="Times New Roman"/>
                            <w:kern w:val="0"/>
                            <w:sz w:val="24"/>
                            <w:szCs w:val="24"/>
                          </w:rPr>
                          <m:t>p</m:t>
                        </w:del>
                      </m:r>
                    </m:e>
                    <m:sub>
                      <m:r>
                        <w:del w:id="4642" w:author="Zhang Li" w:date="2022-06-12T15:10:00Z">
                          <w:rPr>
                            <w:rFonts w:ascii="Cambria Math" w:eastAsia="宋体" w:hAnsi="Cambria Math" w:cs="Times New Roman"/>
                            <w:kern w:val="0"/>
                            <w:sz w:val="24"/>
                            <w:szCs w:val="24"/>
                          </w:rPr>
                          <m:t>suc</m:t>
                        </w:del>
                      </m:r>
                    </m:sub>
                  </m:sSub>
                  <m:r>
                    <w:del w:id="4643" w:author="Zhang Li" w:date="2022-06-12T15:10:00Z">
                      <w:rPr>
                        <w:rFonts w:ascii="Cambria Math" w:eastAsia="宋体" w:hAnsi="Cambria Math" w:cs="Times New Roman"/>
                        <w:kern w:val="0"/>
                        <w:sz w:val="24"/>
                        <w:szCs w:val="24"/>
                      </w:rPr>
                      <m:t>⋅</m:t>
                    </w:del>
                  </m:r>
                  <m:sSub>
                    <m:sSubPr>
                      <m:ctrlPr>
                        <w:del w:id="4644" w:author="Zhang Li" w:date="2022-06-12T15:10:00Z">
                          <w:rPr>
                            <w:rFonts w:ascii="Cambria Math" w:eastAsia="宋体" w:hAnsi="Cambria Math" w:cs="Times New Roman"/>
                            <w:i/>
                            <w:kern w:val="0"/>
                            <w:sz w:val="24"/>
                            <w:szCs w:val="24"/>
                          </w:rPr>
                        </w:del>
                      </m:ctrlPr>
                    </m:sSubPr>
                    <m:e>
                      <m:r>
                        <w:del w:id="4645" w:author="Zhang Li" w:date="2022-06-12T15:10:00Z">
                          <w:rPr>
                            <w:rFonts w:ascii="Cambria Math" w:eastAsia="宋体" w:hAnsi="Cambria Math" w:cs="Times New Roman"/>
                            <w:kern w:val="0"/>
                            <w:sz w:val="24"/>
                            <w:szCs w:val="24"/>
                          </w:rPr>
                          <m:t>L</m:t>
                        </w:del>
                      </m:r>
                    </m:e>
                    <m:sub>
                      <m:r>
                        <w:del w:id="4646" w:author="Zhang Li" w:date="2022-06-12T15:10:00Z">
                          <w:rPr>
                            <w:rFonts w:ascii="Cambria Math" w:eastAsia="宋体" w:hAnsi="Cambria Math" w:cs="Times New Roman"/>
                            <w:kern w:val="0"/>
                            <w:sz w:val="24"/>
                            <w:szCs w:val="24"/>
                          </w:rPr>
                          <m:t>c, valid</m:t>
                        </w:del>
                      </m:r>
                    </m:sub>
                  </m:sSub>
                  <m:r>
                    <w:del w:id="4647" w:author="Zhang Li" w:date="2022-06-12T15:10:00Z">
                      <w:rPr>
                        <w:rFonts w:ascii="Cambria Math" w:eastAsia="宋体" w:hAnsi="Cambria Math" w:cs="Times New Roman"/>
                        <w:kern w:val="0"/>
                        <w:sz w:val="24"/>
                        <w:szCs w:val="24"/>
                      </w:rPr>
                      <m:t xml:space="preserve"> +</m:t>
                    </w:del>
                  </m:r>
                  <m:sSub>
                    <m:sSubPr>
                      <m:ctrlPr>
                        <w:del w:id="4648" w:author="Zhang Li" w:date="2022-06-12T15:10:00Z">
                          <w:rPr>
                            <w:rFonts w:ascii="Cambria Math" w:eastAsia="宋体" w:hAnsi="Cambria Math" w:cs="Times New Roman"/>
                            <w:i/>
                            <w:kern w:val="0"/>
                            <w:sz w:val="24"/>
                            <w:szCs w:val="24"/>
                          </w:rPr>
                        </w:del>
                      </m:ctrlPr>
                    </m:sSubPr>
                    <m:e>
                      <m:r>
                        <w:del w:id="4649" w:author="Zhang Li" w:date="2022-06-12T15:10:00Z">
                          <w:rPr>
                            <w:rFonts w:ascii="Cambria Math" w:eastAsia="宋体" w:hAnsi="Cambria Math" w:cs="Times New Roman"/>
                            <w:kern w:val="0"/>
                            <w:sz w:val="24"/>
                            <w:szCs w:val="24"/>
                          </w:rPr>
                          <m:t>p</m:t>
                        </w:del>
                      </m:r>
                    </m:e>
                    <m:sub>
                      <m:r>
                        <w:del w:id="4650" w:author="Zhang Li" w:date="2022-06-12T15:10:00Z">
                          <w:rPr>
                            <w:rFonts w:ascii="Cambria Math" w:eastAsia="宋体" w:hAnsi="Cambria Math" w:cs="Times New Roman"/>
                            <w:kern w:val="0"/>
                            <w:sz w:val="24"/>
                            <w:szCs w:val="24"/>
                          </w:rPr>
                          <m:t>f</m:t>
                        </w:del>
                      </m:r>
                    </m:sub>
                  </m:sSub>
                  <m:r>
                    <w:del w:id="4651" w:author="Zhang Li" w:date="2022-06-12T15:10:00Z">
                      <w:rPr>
                        <w:rFonts w:ascii="Cambria Math" w:eastAsia="宋体" w:hAnsi="Cambria Math" w:cs="Times New Roman"/>
                        <w:kern w:val="0"/>
                        <w:sz w:val="24"/>
                        <w:szCs w:val="24"/>
                      </w:rPr>
                      <m:t>⋅</m:t>
                    </w:del>
                  </m:r>
                  <m:sSub>
                    <m:sSubPr>
                      <m:ctrlPr>
                        <w:del w:id="4652" w:author="Zhang Li" w:date="2022-06-12T15:10:00Z">
                          <w:rPr>
                            <w:rFonts w:ascii="Cambria Math" w:eastAsia="宋体" w:hAnsi="Cambria Math" w:cs="Times New Roman"/>
                            <w:i/>
                            <w:kern w:val="0"/>
                            <w:sz w:val="24"/>
                            <w:szCs w:val="24"/>
                          </w:rPr>
                        </w:del>
                      </m:ctrlPr>
                    </m:sSubPr>
                    <m:e>
                      <m:r>
                        <w:del w:id="4653" w:author="Zhang Li" w:date="2022-06-12T15:10:00Z">
                          <w:rPr>
                            <w:rFonts w:ascii="Cambria Math" w:eastAsia="宋体" w:hAnsi="Cambria Math" w:cs="Times New Roman"/>
                            <w:kern w:val="0"/>
                            <w:sz w:val="24"/>
                            <w:szCs w:val="24"/>
                          </w:rPr>
                          <m:t>p</m:t>
                        </w:del>
                      </m:r>
                    </m:e>
                    <m:sub>
                      <m:r>
                        <w:del w:id="4654" w:author="Zhang Li" w:date="2022-06-12T15:10:00Z">
                          <w:rPr>
                            <w:rFonts w:ascii="Cambria Math" w:eastAsia="宋体" w:hAnsi="Cambria Math" w:cs="Times New Roman"/>
                            <w:kern w:val="0"/>
                            <w:sz w:val="24"/>
                            <w:szCs w:val="24"/>
                          </w:rPr>
                          <m:t>suc</m:t>
                        </w:del>
                      </m:r>
                    </m:sub>
                  </m:sSub>
                  <m:r>
                    <w:del w:id="4655" w:author="Zhang Li" w:date="2022-06-12T15:10:00Z">
                      <w:rPr>
                        <w:rFonts w:ascii="Cambria Math" w:eastAsia="宋体" w:hAnsi="Cambria Math" w:cs="Times New Roman"/>
                        <w:kern w:val="0"/>
                        <w:sz w:val="24"/>
                        <w:szCs w:val="24"/>
                      </w:rPr>
                      <m:t>⋅</m:t>
                    </w:del>
                  </m:r>
                  <m:d>
                    <m:dPr>
                      <m:ctrlPr>
                        <w:del w:id="4656" w:author="Zhang Li" w:date="2022-06-12T15:10:00Z">
                          <w:rPr>
                            <w:rFonts w:ascii="Cambria Math" w:eastAsia="宋体" w:hAnsi="Cambria Math" w:cs="Times New Roman"/>
                            <w:i/>
                            <w:kern w:val="0"/>
                            <w:sz w:val="24"/>
                            <w:szCs w:val="24"/>
                          </w:rPr>
                        </w:del>
                      </m:ctrlPr>
                    </m:dPr>
                    <m:e>
                      <m:sSubSup>
                        <m:sSubSupPr>
                          <m:ctrlPr>
                            <w:del w:id="4657" w:author="Zhang Li" w:date="2022-06-12T15:10:00Z">
                              <w:rPr>
                                <w:rFonts w:ascii="Cambria Math" w:eastAsia="宋体" w:hAnsi="Cambria Math" w:cs="Times New Roman"/>
                                <w:i/>
                                <w:kern w:val="0"/>
                                <w:sz w:val="24"/>
                                <w:szCs w:val="24"/>
                              </w:rPr>
                            </w:del>
                          </m:ctrlPr>
                        </m:sSubSupPr>
                        <m:e>
                          <m:r>
                            <w:del w:id="4658" w:author="Zhang Li" w:date="2022-06-12T15:10:00Z">
                              <w:rPr>
                                <w:rFonts w:ascii="Cambria Math" w:eastAsia="宋体" w:hAnsi="Cambria Math" w:cs="Times New Roman"/>
                                <w:kern w:val="0"/>
                                <w:sz w:val="24"/>
                                <w:szCs w:val="24"/>
                              </w:rPr>
                              <m:t>L</m:t>
                            </w:del>
                          </m:r>
                        </m:e>
                        <m:sub>
                          <m:r>
                            <w:del w:id="4659" w:author="Zhang Li" w:date="2022-06-12T15:10:00Z">
                              <w:rPr>
                                <w:rFonts w:ascii="Cambria Math" w:eastAsia="宋体" w:hAnsi="Cambria Math" w:cs="Times New Roman"/>
                                <w:kern w:val="0"/>
                                <w:sz w:val="24"/>
                                <w:szCs w:val="24"/>
                              </w:rPr>
                              <m:t>valid</m:t>
                            </w:del>
                          </m:r>
                        </m:sub>
                        <m:sup>
                          <m:r>
                            <w:del w:id="4660" w:author="Zhang Li" w:date="2022-06-12T15:10:00Z">
                              <w:rPr>
                                <w:rFonts w:ascii="Cambria Math" w:eastAsia="宋体" w:hAnsi="Cambria Math" w:cs="Times New Roman"/>
                                <w:kern w:val="0"/>
                                <w:sz w:val="24"/>
                                <w:szCs w:val="24"/>
                              </w:rPr>
                              <m:t>max</m:t>
                            </w:del>
                          </m:r>
                        </m:sup>
                      </m:sSubSup>
                      <m:r>
                        <w:del w:id="4661" w:author="Zhang Li" w:date="2022-06-12T15:10:00Z">
                          <w:rPr>
                            <w:rFonts w:ascii="Cambria Math" w:eastAsia="宋体" w:hAnsi="Cambria Math" w:cs="Times New Roman"/>
                            <w:kern w:val="0"/>
                            <w:sz w:val="24"/>
                            <w:szCs w:val="24"/>
                          </w:rPr>
                          <m:t>+</m:t>
                        </w:del>
                      </m:r>
                      <m:sSub>
                        <m:sSubPr>
                          <m:ctrlPr>
                            <w:del w:id="4662" w:author="Zhang Li" w:date="2022-06-12T15:10:00Z">
                              <w:rPr>
                                <w:rFonts w:ascii="Cambria Math" w:eastAsia="宋体" w:hAnsi="Cambria Math" w:cs="Times New Roman"/>
                                <w:i/>
                                <w:kern w:val="0"/>
                                <w:sz w:val="24"/>
                                <w:szCs w:val="24"/>
                              </w:rPr>
                            </w:del>
                          </m:ctrlPr>
                        </m:sSubPr>
                        <m:e>
                          <m:r>
                            <w:del w:id="4663" w:author="Zhang Li" w:date="2022-06-12T15:10:00Z">
                              <w:rPr>
                                <w:rFonts w:ascii="Cambria Math" w:eastAsia="宋体" w:hAnsi="Cambria Math" w:cs="Times New Roman"/>
                                <w:kern w:val="0"/>
                                <w:sz w:val="24"/>
                                <w:szCs w:val="24"/>
                              </w:rPr>
                              <m:t>L</m:t>
                            </w:del>
                          </m:r>
                        </m:e>
                        <m:sub>
                          <m:r>
                            <w:del w:id="4664" w:author="Zhang Li" w:date="2022-06-12T15:10:00Z">
                              <w:rPr>
                                <w:rFonts w:ascii="Cambria Math" w:eastAsia="宋体" w:hAnsi="Cambria Math" w:cs="Times New Roman"/>
                                <w:kern w:val="0"/>
                                <w:sz w:val="24"/>
                                <w:szCs w:val="24"/>
                              </w:rPr>
                              <m:t>c,empty</m:t>
                            </w:del>
                          </m:r>
                        </m:sub>
                      </m:sSub>
                    </m:e>
                  </m:d>
                  <m:r>
                    <w:del w:id="4665" w:author="Zhang Li" w:date="2022-06-12T15:10:00Z">
                      <w:rPr>
                        <w:rFonts w:ascii="Cambria Math" w:eastAsia="宋体" w:hAnsi="Cambria Math" w:cs="Times New Roman"/>
                        <w:kern w:val="0"/>
                        <w:sz w:val="24"/>
                        <w:szCs w:val="24"/>
                      </w:rPr>
                      <m:t>+</m:t>
                    </w:del>
                  </m:r>
                  <m:d>
                    <m:dPr>
                      <m:ctrlPr>
                        <w:del w:id="4666" w:author="Zhang Li" w:date="2022-06-12T15:10:00Z">
                          <w:rPr>
                            <w:rFonts w:ascii="Cambria Math" w:eastAsia="宋体" w:hAnsi="Cambria Math" w:cs="Times New Roman"/>
                            <w:i/>
                            <w:kern w:val="0"/>
                            <w:sz w:val="24"/>
                            <w:szCs w:val="24"/>
                          </w:rPr>
                        </w:del>
                      </m:ctrlPr>
                    </m:dPr>
                    <m:e>
                      <m:r>
                        <w:del w:id="4667" w:author="Zhang Li" w:date="2022-06-12T15:10:00Z">
                          <w:rPr>
                            <w:rFonts w:ascii="Cambria Math" w:eastAsia="宋体" w:hAnsi="Cambria Math" w:cs="Times New Roman"/>
                            <w:kern w:val="0"/>
                            <w:sz w:val="24"/>
                            <w:szCs w:val="24"/>
                          </w:rPr>
                          <m:t>1-</m:t>
                        </w:del>
                      </m:r>
                      <m:sSub>
                        <m:sSubPr>
                          <m:ctrlPr>
                            <w:del w:id="4668" w:author="Zhang Li" w:date="2022-06-12T15:10:00Z">
                              <w:rPr>
                                <w:rFonts w:ascii="Cambria Math" w:eastAsia="宋体" w:hAnsi="Cambria Math" w:cs="Times New Roman"/>
                                <w:i/>
                                <w:kern w:val="0"/>
                                <w:sz w:val="24"/>
                                <w:szCs w:val="24"/>
                              </w:rPr>
                            </w:del>
                          </m:ctrlPr>
                        </m:sSubPr>
                        <m:e>
                          <m:r>
                            <w:del w:id="4669" w:author="Zhang Li" w:date="2022-06-12T15:10:00Z">
                              <w:rPr>
                                <w:rFonts w:ascii="Cambria Math" w:eastAsia="宋体" w:hAnsi="Cambria Math" w:cs="Times New Roman"/>
                                <w:kern w:val="0"/>
                                <w:sz w:val="24"/>
                                <w:szCs w:val="24"/>
                              </w:rPr>
                              <m:t>p</m:t>
                            </w:del>
                          </m:r>
                        </m:e>
                        <m:sub>
                          <m:r>
                            <w:del w:id="4670" w:author="Zhang Li" w:date="2022-06-12T15:10:00Z">
                              <w:rPr>
                                <w:rFonts w:ascii="Cambria Math" w:eastAsia="宋体" w:hAnsi="Cambria Math" w:cs="Times New Roman"/>
                                <w:kern w:val="0"/>
                                <w:sz w:val="24"/>
                                <w:szCs w:val="24"/>
                              </w:rPr>
                              <m:t>suc</m:t>
                            </w:del>
                          </m:r>
                        </m:sub>
                      </m:sSub>
                    </m:e>
                  </m:d>
                  <m:d>
                    <m:dPr>
                      <m:ctrlPr>
                        <w:del w:id="4671" w:author="Zhang Li" w:date="2022-06-12T15:10:00Z">
                          <w:rPr>
                            <w:rFonts w:ascii="Cambria Math" w:eastAsia="宋体" w:hAnsi="Cambria Math" w:cs="Times New Roman"/>
                            <w:i/>
                            <w:kern w:val="0"/>
                            <w:sz w:val="24"/>
                            <w:szCs w:val="24"/>
                          </w:rPr>
                        </w:del>
                      </m:ctrlPr>
                    </m:dPr>
                    <m:e>
                      <m:sSubSup>
                        <m:sSubSupPr>
                          <m:ctrlPr>
                            <w:del w:id="4672" w:author="Zhang Li" w:date="2022-06-12T15:10:00Z">
                              <w:rPr>
                                <w:rFonts w:ascii="Cambria Math" w:eastAsia="宋体" w:hAnsi="Cambria Math" w:cs="Times New Roman"/>
                                <w:i/>
                                <w:kern w:val="0"/>
                                <w:sz w:val="24"/>
                                <w:szCs w:val="24"/>
                              </w:rPr>
                            </w:del>
                          </m:ctrlPr>
                        </m:sSubSupPr>
                        <m:e>
                          <m:r>
                            <w:del w:id="4673" w:author="Zhang Li" w:date="2022-06-12T15:10:00Z">
                              <w:rPr>
                                <w:rFonts w:ascii="Cambria Math" w:eastAsia="宋体" w:hAnsi="Cambria Math" w:cs="Times New Roman"/>
                                <w:kern w:val="0"/>
                                <w:sz w:val="24"/>
                                <w:szCs w:val="24"/>
                              </w:rPr>
                              <m:t>L</m:t>
                            </w:del>
                          </m:r>
                        </m:e>
                        <m:sub>
                          <m:r>
                            <w:del w:id="4674" w:author="Zhang Li" w:date="2022-06-12T15:10:00Z">
                              <w:rPr>
                                <w:rFonts w:ascii="Cambria Math" w:eastAsia="宋体" w:hAnsi="Cambria Math" w:cs="Times New Roman"/>
                                <w:kern w:val="0"/>
                                <w:sz w:val="24"/>
                                <w:szCs w:val="24"/>
                              </w:rPr>
                              <m:t>valid</m:t>
                            </w:del>
                          </m:r>
                        </m:sub>
                        <m:sup>
                          <m:r>
                            <w:del w:id="4675" w:author="Zhang Li" w:date="2022-06-12T15:10:00Z">
                              <w:rPr>
                                <w:rFonts w:ascii="Cambria Math" w:eastAsia="宋体" w:hAnsi="Cambria Math" w:cs="Times New Roman"/>
                                <w:kern w:val="0"/>
                                <w:sz w:val="24"/>
                                <w:szCs w:val="24"/>
                              </w:rPr>
                              <m:t>max</m:t>
                            </w:del>
                          </m:r>
                        </m:sup>
                      </m:sSubSup>
                      <m:r>
                        <w:del w:id="4676" w:author="Zhang Li" w:date="2022-06-12T15:10:00Z">
                          <w:rPr>
                            <w:rFonts w:ascii="Cambria Math" w:eastAsia="宋体" w:hAnsi="Cambria Math" w:cs="Times New Roman"/>
                            <w:kern w:val="0"/>
                            <w:sz w:val="24"/>
                            <w:szCs w:val="24"/>
                          </w:rPr>
                          <m:t>+</m:t>
                        </w:del>
                      </m:r>
                      <m:sSubSup>
                        <m:sSubSupPr>
                          <m:ctrlPr>
                            <w:del w:id="4677" w:author="Zhang Li" w:date="2022-06-12T15:10:00Z">
                              <w:rPr>
                                <w:rFonts w:ascii="Cambria Math" w:eastAsia="宋体" w:hAnsi="Cambria Math" w:cs="Times New Roman"/>
                                <w:i/>
                                <w:kern w:val="0"/>
                                <w:sz w:val="24"/>
                                <w:szCs w:val="24"/>
                              </w:rPr>
                            </w:del>
                          </m:ctrlPr>
                        </m:sSubSupPr>
                        <m:e>
                          <m:r>
                            <w:del w:id="4678" w:author="Zhang Li" w:date="2022-06-12T15:10:00Z">
                              <w:rPr>
                                <w:rFonts w:ascii="Cambria Math" w:eastAsia="宋体" w:hAnsi="Cambria Math" w:cs="Times New Roman"/>
                                <w:kern w:val="0"/>
                                <w:sz w:val="24"/>
                                <w:szCs w:val="24"/>
                              </w:rPr>
                              <m:t>L</m:t>
                            </w:del>
                          </m:r>
                        </m:e>
                        <m:sub>
                          <m:r>
                            <w:del w:id="4679" w:author="Zhang Li" w:date="2022-06-12T15:10:00Z">
                              <w:rPr>
                                <w:rFonts w:ascii="Cambria Math" w:eastAsia="宋体" w:hAnsi="Cambria Math" w:cs="Times New Roman"/>
                                <w:kern w:val="0"/>
                                <w:sz w:val="24"/>
                                <w:szCs w:val="24"/>
                              </w:rPr>
                              <m:t>empty</m:t>
                            </w:del>
                          </m:r>
                        </m:sub>
                        <m:sup>
                          <m:r>
                            <w:del w:id="4680" w:author="Zhang Li" w:date="2022-06-12T15:10:00Z">
                              <w:rPr>
                                <w:rFonts w:ascii="Cambria Math" w:eastAsia="宋体" w:hAnsi="Cambria Math" w:cs="Times New Roman"/>
                                <w:kern w:val="0"/>
                                <w:sz w:val="24"/>
                                <w:szCs w:val="24"/>
                              </w:rPr>
                              <m:t>max</m:t>
                            </w:del>
                          </m:r>
                        </m:sup>
                      </m:sSubSup>
                    </m:e>
                  </m:d>
                </m:e>
              </m:d>
            </m:e>
          </m:nary>
          <m:r>
            <w:del w:id="4681"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4682" w:author="Zhang Li" w:date="2022-06-12T15:10:00Z"/>
          <w:rFonts w:ascii="Times New Roman" w:eastAsia="宋体" w:hAnsi="Times New Roman" w:cs="Times New Roman"/>
          <w:kern w:val="0"/>
          <w:sz w:val="24"/>
          <w:szCs w:val="24"/>
        </w:rPr>
      </w:pPr>
      <w:del w:id="4683" w:author="Zhang Li" w:date="2022-06-12T15:10:00Z">
        <w:r w:rsidDel="00615399">
          <w:rPr>
            <w:rFonts w:ascii="Times New Roman" w:eastAsia="宋体" w:hAnsi="Times New Roman" w:cs="Times New Roman"/>
            <w:kern w:val="0"/>
            <w:sz w:val="24"/>
            <w:szCs w:val="24"/>
          </w:rPr>
          <w:delText xml:space="preserve">where </w:delText>
        </w:r>
      </w:del>
      <m:oMath>
        <m:r>
          <w:del w:id="4684" w:author="Zhang Li" w:date="2022-06-12T15:10:00Z">
            <w:rPr>
              <w:rFonts w:ascii="Cambria Math" w:eastAsia="宋体" w:hAnsi="Cambria Math" w:cs="Times New Roman"/>
              <w:kern w:val="0"/>
              <w:sz w:val="24"/>
              <w:szCs w:val="24"/>
            </w:rPr>
            <m:t>C</m:t>
          </w:del>
        </m:r>
      </m:oMath>
      <w:del w:id="468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4686" w:author="Zhang Li" w:date="2022-06-12T15:09:00Z"/>
          <w:rFonts w:ascii="Times New Roman" w:eastAsia="宋体" w:hAnsi="Times New Roman" w:cs="Times New Roman"/>
          <w:kern w:val="0"/>
          <w:sz w:val="24"/>
          <w:szCs w:val="24"/>
        </w:rPr>
      </w:pPr>
      <w:ins w:id="4687" w:author="Zhang Li" w:date="2022-06-12T15:09:00Z">
        <w:del w:id="4688" w:author="ThinkPad" w:date="2022-06-18T11:14:00Z">
          <w:r w:rsidDel="0025115E">
            <w:rPr>
              <w:rFonts w:ascii="Times New Roman" w:eastAsia="宋体" w:hAnsi="Times New Roman" w:cs="Times New Roman"/>
              <w:kern w:val="0"/>
              <w:sz w:val="24"/>
              <w:szCs w:val="24"/>
            </w:rPr>
            <w:delText>W</w:delText>
          </w:r>
        </w:del>
      </w:ins>
      <w:ins w:id="4689" w:author="ThinkPad" w:date="2022-06-18T11:14:00Z">
        <w:r w:rsidR="0025115E">
          <w:rPr>
            <w:rFonts w:ascii="Times New Roman" w:eastAsia="宋体" w:hAnsi="Times New Roman" w:cs="Times New Roman"/>
            <w:kern w:val="0"/>
            <w:sz w:val="24"/>
            <w:szCs w:val="24"/>
          </w:rPr>
          <w:t>w</w:t>
        </w:r>
      </w:ins>
      <w:ins w:id="4690" w:author="Zhang Li" w:date="2022-06-12T15:09:00Z">
        <w:r>
          <w:rPr>
            <w:rFonts w:ascii="Times New Roman" w:eastAsia="宋体" w:hAnsi="Times New Roman" w:cs="Times New Roman"/>
            <w:kern w:val="0"/>
            <w:sz w:val="24"/>
            <w:szCs w:val="24"/>
          </w:rPr>
          <w:t xml:space="preserve">e </w:t>
        </w:r>
        <w:del w:id="4691" w:author="ThinkPad" w:date="2022-06-18T11:14:00Z">
          <w:r w:rsidDel="0025115E">
            <w:rPr>
              <w:rFonts w:ascii="Times New Roman" w:eastAsia="宋体" w:hAnsi="Times New Roman" w:cs="Times New Roman"/>
              <w:kern w:val="0"/>
              <w:sz w:val="24"/>
              <w:szCs w:val="24"/>
            </w:rPr>
            <w:delText>analyze</w:delText>
          </w:r>
        </w:del>
      </w:ins>
      <w:ins w:id="4692" w:author="ThinkPad" w:date="2022-06-18T11:14:00Z">
        <w:r w:rsidR="0025115E">
          <w:rPr>
            <w:rFonts w:ascii="Times New Roman" w:eastAsia="宋体" w:hAnsi="Times New Roman" w:cs="Times New Roman"/>
            <w:kern w:val="0"/>
            <w:sz w:val="24"/>
            <w:szCs w:val="24"/>
          </w:rPr>
          <w:t>derive</w:t>
        </w:r>
      </w:ins>
      <w:ins w:id="4693" w:author="Zhang Li" w:date="2022-06-12T15:09:00Z">
        <w:r>
          <w:rPr>
            <w:rFonts w:ascii="Times New Roman" w:eastAsia="宋体" w:hAnsi="Times New Roman" w:cs="Times New Roman"/>
            <w:kern w:val="0"/>
            <w:sz w:val="24"/>
            <w:szCs w:val="24"/>
          </w:rPr>
          <w:t xml:space="preserve"> the expected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considering the consensus success probability and faulty nodes. </w:t>
        </w:r>
        <w:del w:id="4694"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4695" w:author="Zhang Li" w:date="2022-06-12T15:09:00Z">
            <w:del w:id="4696" w:author="ThinkPad" w:date="2022-06-18T11:08:00Z">
              <w:rPr>
                <w:rFonts w:ascii="Cambria Math" w:eastAsia="宋体" w:hAnsi="Cambria Math" w:cs="Times New Roman"/>
                <w:kern w:val="0"/>
                <w:sz w:val="24"/>
                <w:szCs w:val="24"/>
              </w:rPr>
              <m:t>0≤ς&lt;1</m:t>
            </w:del>
          </w:ins>
        </m:r>
      </m:oMath>
      <w:ins w:id="4697" w:author="Zhang Li" w:date="2022-06-12T15:09:00Z">
        <w:del w:id="4698"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4699" w:author="Zhang Li" w:date="2022-06-12T15:09:00Z">
            <w:del w:id="4700" w:author="ThinkPad" w:date="2022-06-18T11:08:00Z">
              <w:rPr>
                <w:rFonts w:ascii="Cambria Math" w:eastAsia="宋体" w:hAnsi="Cambria Math" w:cs="Times New Roman"/>
                <w:kern w:val="0"/>
                <w:sz w:val="24"/>
                <w:szCs w:val="24"/>
              </w:rPr>
              <m:t>p</m:t>
            </w:del>
          </w:ins>
        </m:r>
      </m:oMath>
      <w:ins w:id="4701" w:author="Zhang Li" w:date="2022-06-12T15:09:00Z">
        <w:del w:id="4702"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4703" w:author="ThinkPad" w:date="2022-06-18T11:15:00Z">
          <w:r w:rsidDel="0025115E">
            <w:rPr>
              <w:rFonts w:ascii="Times New Roman" w:eastAsia="宋体" w:hAnsi="Times New Roman" w:cs="Times New Roman"/>
              <w:kern w:val="0"/>
              <w:sz w:val="24"/>
              <w:szCs w:val="24"/>
            </w:rPr>
            <w:delText>We assume that</w:delText>
          </w:r>
        </w:del>
      </w:ins>
      <w:ins w:id="4704" w:author="ThinkPad" w:date="2022-06-18T11:15:00Z">
        <w:r w:rsidR="0025115E">
          <w:rPr>
            <w:rFonts w:ascii="Times New Roman" w:eastAsia="宋体" w:hAnsi="Times New Roman" w:cs="Times New Roman"/>
            <w:kern w:val="0"/>
            <w:sz w:val="24"/>
            <w:szCs w:val="24"/>
          </w:rPr>
          <w:t xml:space="preserve">Let </w:t>
        </w:r>
      </w:ins>
      <m:oMath>
        <m:sSubSup>
          <m:sSubSupPr>
            <m:ctrlPr>
              <w:ins w:id="4705" w:author="ThinkPad" w:date="2022-06-18T11:15:00Z">
                <w:rPr>
                  <w:rFonts w:ascii="Cambria Math" w:eastAsia="宋体" w:hAnsi="Cambria Math" w:cs="Times New Roman"/>
                  <w:i/>
                  <w:kern w:val="0"/>
                  <w:sz w:val="24"/>
                  <w:szCs w:val="24"/>
                </w:rPr>
              </w:ins>
            </m:ctrlPr>
          </m:sSubSupPr>
          <m:e>
            <m:r>
              <w:ins w:id="4706" w:author="ThinkPad" w:date="2022-06-18T11:15:00Z">
                <w:rPr>
                  <w:rFonts w:ascii="Cambria Math" w:eastAsia="宋体" w:hAnsi="Cambria Math" w:cs="Times New Roman"/>
                  <w:kern w:val="0"/>
                  <w:sz w:val="24"/>
                  <w:szCs w:val="24"/>
                </w:rPr>
                <m:t>T</m:t>
              </w:ins>
            </m:r>
          </m:e>
          <m:sub>
            <m:r>
              <w:ins w:id="4707" w:author="ThinkPad" w:date="2022-06-18T11:15:00Z">
                <w:rPr>
                  <w:rFonts w:ascii="Cambria Math" w:eastAsia="宋体" w:hAnsi="Cambria Math" w:cs="Times New Roman"/>
                  <w:kern w:val="0"/>
                  <w:sz w:val="24"/>
                  <w:szCs w:val="24"/>
                </w:rPr>
                <m:t>B</m:t>
              </w:ins>
            </m:r>
          </m:sub>
          <m:sup>
            <m:r>
              <w:ins w:id="4708" w:author="ThinkPad" w:date="2022-06-18T11:15:00Z">
                <w:rPr>
                  <w:rFonts w:ascii="Cambria Math" w:eastAsia="宋体" w:hAnsi="Cambria Math" w:cs="Times New Roman"/>
                  <w:kern w:val="0"/>
                  <w:sz w:val="24"/>
                  <w:szCs w:val="24"/>
                </w:rPr>
                <m:t>valid</m:t>
              </w:ins>
            </m:r>
          </m:sup>
        </m:sSubSup>
      </m:oMath>
      <w:ins w:id="4709" w:author="ThinkPad" w:date="2022-06-18T11:15:00Z">
        <w:r w:rsidR="0025115E">
          <w:rPr>
            <w:rFonts w:ascii="Times New Roman" w:eastAsia="宋体" w:hAnsi="Times New Roman" w:cs="Times New Roman"/>
            <w:kern w:val="0"/>
            <w:sz w:val="24"/>
            <w:szCs w:val="24"/>
          </w:rPr>
          <w:t xml:space="preserve"> and </w:t>
        </w:r>
      </w:ins>
      <m:oMath>
        <m:sSubSup>
          <m:sSubSupPr>
            <m:ctrlPr>
              <w:ins w:id="4710" w:author="ThinkPad" w:date="2022-06-18T11:15:00Z">
                <w:rPr>
                  <w:rFonts w:ascii="Cambria Math" w:eastAsia="宋体" w:hAnsi="Cambria Math" w:cs="Times New Roman"/>
                  <w:i/>
                  <w:kern w:val="0"/>
                  <w:sz w:val="24"/>
                  <w:szCs w:val="24"/>
                </w:rPr>
              </w:ins>
            </m:ctrlPr>
          </m:sSubSupPr>
          <m:e>
            <m:r>
              <w:ins w:id="4711" w:author="ThinkPad" w:date="2022-06-18T11:15:00Z">
                <w:rPr>
                  <w:rFonts w:ascii="Cambria Math" w:eastAsia="宋体" w:hAnsi="Cambria Math" w:cs="Times New Roman"/>
                  <w:kern w:val="0"/>
                  <w:sz w:val="24"/>
                  <w:szCs w:val="24"/>
                </w:rPr>
                <m:t>T</m:t>
              </w:ins>
            </m:r>
          </m:e>
          <m:sub>
            <m:r>
              <w:ins w:id="4712" w:author="ThinkPad" w:date="2022-06-18T11:15:00Z">
                <w:rPr>
                  <w:rFonts w:ascii="Cambria Math" w:eastAsia="宋体" w:hAnsi="Cambria Math" w:cs="Times New Roman"/>
                  <w:kern w:val="0"/>
                  <w:sz w:val="24"/>
                  <w:szCs w:val="24"/>
                </w:rPr>
                <m:t>B</m:t>
              </w:ins>
            </m:r>
          </m:sub>
          <m:sup>
            <m:r>
              <w:ins w:id="4713" w:author="ThinkPad" w:date="2022-06-18T11:15:00Z">
                <w:rPr>
                  <w:rFonts w:ascii="Cambria Math" w:eastAsia="宋体" w:hAnsi="Cambria Math" w:cs="Times New Roman"/>
                  <w:kern w:val="0"/>
                  <w:sz w:val="24"/>
                  <w:szCs w:val="24"/>
                </w:rPr>
                <m:t>empty</m:t>
              </w:ins>
            </m:r>
          </m:sup>
        </m:sSubSup>
      </m:oMath>
      <w:ins w:id="4714" w:author="Zhang Li" w:date="2022-06-12T15:09:00Z">
        <w:r>
          <w:rPr>
            <w:rFonts w:ascii="Times New Roman" w:eastAsia="宋体" w:hAnsi="Times New Roman" w:cs="Times New Roman"/>
            <w:kern w:val="0"/>
            <w:sz w:val="24"/>
            <w:szCs w:val="24"/>
          </w:rPr>
          <w:t xml:space="preserve"> </w:t>
        </w:r>
      </w:ins>
      <w:ins w:id="4715"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4716" w:author="Zhang Li" w:date="2022-06-12T15:09:00Z">
        <w:r>
          <w:rPr>
            <w:rFonts w:ascii="Times New Roman" w:eastAsia="宋体" w:hAnsi="Times New Roman" w:cs="Times New Roman"/>
            <w:kern w:val="0"/>
            <w:sz w:val="24"/>
            <w:szCs w:val="24"/>
          </w:rPr>
          <w:t>transmit</w:t>
        </w:r>
        <w:del w:id="4717"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4718" w:author="ThinkPad" w:date="2022-06-18T11:15:00Z">
        <w:r w:rsidR="0025115E">
          <w:rPr>
            <w:rFonts w:ascii="Times New Roman" w:eastAsia="宋体" w:hAnsi="Times New Roman" w:cs="Times New Roman"/>
            <w:kern w:val="0"/>
            <w:sz w:val="24"/>
            <w:szCs w:val="24"/>
          </w:rPr>
          <w:t>and</w:t>
        </w:r>
      </w:ins>
      <w:ins w:id="4719" w:author="Zhang Li" w:date="2022-06-12T15:09:00Z">
        <w:del w:id="4720" w:author="ThinkPad" w:date="2022-06-18T11:08:00Z">
          <w:r w:rsidDel="00337235">
            <w:rPr>
              <w:rFonts w:ascii="Times New Roman" w:eastAsia="宋体" w:hAnsi="Times New Roman" w:cs="Times New Roman"/>
              <w:kern w:val="0"/>
              <w:sz w:val="24"/>
              <w:szCs w:val="24"/>
            </w:rPr>
            <w:delText>require</w:delText>
          </w:r>
        </w:del>
        <w:del w:id="4721"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4722" w:author="Zhang Li" w:date="2022-06-12T15:09:00Z">
                <w:del w:id="4723" w:author="ThinkPad" w:date="2022-06-18T11:15:00Z">
                  <w:rPr>
                    <w:rFonts w:ascii="Cambria Math" w:eastAsia="宋体" w:hAnsi="Cambria Math" w:cs="Times New Roman"/>
                    <w:i/>
                    <w:kern w:val="0"/>
                    <w:sz w:val="24"/>
                    <w:szCs w:val="24"/>
                  </w:rPr>
                </w:del>
              </w:ins>
            </m:ctrlPr>
          </m:sSubSupPr>
          <m:e>
            <m:r>
              <w:ins w:id="4724" w:author="Zhang Li" w:date="2022-06-12T15:09:00Z">
                <w:del w:id="4725" w:author="ThinkPad" w:date="2022-06-18T11:15:00Z">
                  <w:rPr>
                    <w:rFonts w:ascii="Cambria Math" w:eastAsia="宋体" w:hAnsi="Cambria Math" w:cs="Times New Roman"/>
                    <w:kern w:val="0"/>
                    <w:sz w:val="24"/>
                    <w:szCs w:val="24"/>
                  </w:rPr>
                  <m:t>T</m:t>
                </w:del>
              </w:ins>
            </m:r>
          </m:e>
          <m:sub>
            <m:r>
              <w:ins w:id="4726" w:author="Zhang Li" w:date="2022-06-12T15:09:00Z">
                <w:del w:id="4727" w:author="ThinkPad" w:date="2022-06-18T11:15:00Z">
                  <w:rPr>
                    <w:rFonts w:ascii="Cambria Math" w:eastAsia="宋体" w:hAnsi="Cambria Math" w:cs="Times New Roman"/>
                    <w:kern w:val="0"/>
                    <w:sz w:val="24"/>
                    <w:szCs w:val="24"/>
                  </w:rPr>
                  <m:t>B</m:t>
                </w:del>
              </w:ins>
            </m:r>
          </m:sub>
          <m:sup>
            <m:r>
              <w:ins w:id="4728" w:author="Zhang Li" w:date="2022-06-12T15:09:00Z">
                <w:del w:id="4729" w:author="ThinkPad" w:date="2022-06-18T11:15:00Z">
                  <w:rPr>
                    <w:rFonts w:ascii="Cambria Math" w:eastAsia="宋体" w:hAnsi="Cambria Math" w:cs="Times New Roman"/>
                    <w:kern w:val="0"/>
                    <w:sz w:val="24"/>
                    <w:szCs w:val="24"/>
                  </w:rPr>
                  <m:t>valid</m:t>
                </w:del>
              </w:ins>
            </m:r>
          </m:sup>
        </m:sSubSup>
      </m:oMath>
      <w:ins w:id="4730" w:author="Zhang Li" w:date="2022-06-12T15:09:00Z">
        <w:del w:id="4731"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4732" w:author="ThinkPad" w:date="2022-06-18T11:16:00Z">
          <w:r w:rsidDel="0025115E">
            <w:rPr>
              <w:rFonts w:ascii="Times New Roman" w:eastAsia="宋体" w:hAnsi="Times New Roman" w:cs="Times New Roman"/>
              <w:kern w:val="0"/>
              <w:sz w:val="24"/>
              <w:szCs w:val="24"/>
            </w:rPr>
            <w:delText xml:space="preserve"> </w:delText>
          </w:r>
        </w:del>
        <w:del w:id="4733" w:author="ThinkPad" w:date="2022-06-18T11:08:00Z">
          <w:r w:rsidDel="00337235">
            <w:rPr>
              <w:rFonts w:ascii="Times New Roman" w:eastAsia="宋体" w:hAnsi="Times New Roman" w:cs="Times New Roman"/>
              <w:kern w:val="0"/>
              <w:sz w:val="24"/>
              <w:szCs w:val="24"/>
            </w:rPr>
            <w:delText>require</w:delText>
          </w:r>
        </w:del>
        <w:del w:id="4734"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4735" w:author="Zhang Li" w:date="2022-06-12T15:09:00Z">
                <w:del w:id="4736" w:author="ThinkPad" w:date="2022-06-18T11:16:00Z">
                  <w:rPr>
                    <w:rFonts w:ascii="Cambria Math" w:eastAsia="宋体" w:hAnsi="Cambria Math" w:cs="Times New Roman"/>
                    <w:i/>
                    <w:kern w:val="0"/>
                    <w:sz w:val="24"/>
                    <w:szCs w:val="24"/>
                  </w:rPr>
                </w:del>
              </w:ins>
            </m:ctrlPr>
          </m:sSubSupPr>
          <m:e>
            <m:r>
              <w:ins w:id="4737" w:author="Zhang Li" w:date="2022-06-12T15:09:00Z">
                <w:del w:id="4738" w:author="ThinkPad" w:date="2022-06-18T11:16:00Z">
                  <w:rPr>
                    <w:rFonts w:ascii="Cambria Math" w:eastAsia="宋体" w:hAnsi="Cambria Math" w:cs="Times New Roman"/>
                    <w:kern w:val="0"/>
                    <w:sz w:val="24"/>
                    <w:szCs w:val="24"/>
                  </w:rPr>
                  <m:t>T</m:t>
                </w:del>
              </w:ins>
            </m:r>
          </m:e>
          <m:sub>
            <m:r>
              <w:ins w:id="4739" w:author="Zhang Li" w:date="2022-06-12T15:09:00Z">
                <w:del w:id="4740" w:author="ThinkPad" w:date="2022-06-18T11:16:00Z">
                  <w:rPr>
                    <w:rFonts w:ascii="Cambria Math" w:eastAsia="宋体" w:hAnsi="Cambria Math" w:cs="Times New Roman"/>
                    <w:kern w:val="0"/>
                    <w:sz w:val="24"/>
                    <w:szCs w:val="24"/>
                  </w:rPr>
                  <m:t>B</m:t>
                </w:del>
              </w:ins>
            </m:r>
          </m:sub>
          <m:sup>
            <m:r>
              <w:ins w:id="4741" w:author="Zhang Li" w:date="2022-06-12T15:09:00Z">
                <w:del w:id="4742" w:author="ThinkPad" w:date="2022-06-18T11:16:00Z">
                  <w:rPr>
                    <w:rFonts w:ascii="Cambria Math" w:eastAsia="宋体" w:hAnsi="Cambria Math" w:cs="Times New Roman"/>
                    <w:kern w:val="0"/>
                    <w:sz w:val="24"/>
                    <w:szCs w:val="24"/>
                  </w:rPr>
                  <m:t>empty</m:t>
                </w:del>
              </w:ins>
            </m:r>
          </m:sup>
        </m:sSubSup>
      </m:oMath>
      <w:ins w:id="4743" w:author="Zhang Li" w:date="2022-06-12T15:09:00Z">
        <w:del w:id="4744"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4745" w:author="ThinkPad" w:date="2022-06-18T11:16:00Z">
        <w:r w:rsidR="0025115E">
          <w:rPr>
            <w:rFonts w:ascii="Times New Roman" w:eastAsia="宋体" w:hAnsi="Times New Roman" w:cs="Times New Roman"/>
            <w:kern w:val="0"/>
            <w:sz w:val="24"/>
            <w:szCs w:val="24"/>
          </w:rPr>
          <w:t>, respectively</w:t>
        </w:r>
      </w:ins>
      <w:ins w:id="4746" w:author="Zhang Li" w:date="2022-06-12T15:09:00Z">
        <w:r>
          <w:rPr>
            <w:rFonts w:ascii="Times New Roman" w:eastAsia="宋体" w:hAnsi="Times New Roman" w:cs="Times New Roman"/>
            <w:kern w:val="0"/>
            <w:sz w:val="24"/>
            <w:szCs w:val="24"/>
          </w:rPr>
          <w:t xml:space="preserve">. Let </w:t>
        </w:r>
      </w:ins>
      <m:oMath>
        <m:sSub>
          <m:sSubPr>
            <m:ctrlPr>
              <w:ins w:id="4747" w:author="Zhang Li" w:date="2022-06-12T15:09:00Z">
                <w:rPr>
                  <w:rFonts w:ascii="Cambria Math" w:eastAsia="宋体" w:hAnsi="Cambria Math" w:cs="Times New Roman"/>
                  <w:i/>
                  <w:kern w:val="0"/>
                  <w:sz w:val="24"/>
                  <w:szCs w:val="24"/>
                </w:rPr>
              </w:ins>
            </m:ctrlPr>
          </m:sSubPr>
          <m:e>
            <m:r>
              <w:ins w:id="4748" w:author="Zhang Li" w:date="2022-06-12T15:09:00Z">
                <w:rPr>
                  <w:rFonts w:ascii="Cambria Math" w:eastAsia="宋体" w:hAnsi="Cambria Math" w:cs="Times New Roman"/>
                  <w:kern w:val="0"/>
                  <w:sz w:val="24"/>
                  <w:szCs w:val="24"/>
                </w:rPr>
                <m:t>L</m:t>
              </w:ins>
            </m:r>
          </m:e>
          <m:sub>
            <m:r>
              <w:ins w:id="4749" w:author="Zhang Li" w:date="2022-06-12T15:09:00Z">
                <w:rPr>
                  <w:rFonts w:ascii="Cambria Math" w:eastAsia="宋体" w:hAnsi="Cambria Math" w:cs="Times New Roman"/>
                  <w:kern w:val="0"/>
                  <w:sz w:val="24"/>
                  <w:szCs w:val="24"/>
                </w:rPr>
                <m:t>c,valid</m:t>
              </w:ins>
            </m:r>
          </m:sub>
        </m:sSub>
        <m:r>
          <w:ins w:id="4750" w:author="Zhang Li" w:date="2022-06-12T15:09:00Z">
            <w:rPr>
              <w:rFonts w:ascii="Cambria Math" w:eastAsia="宋体" w:hAnsi="Cambria Math" w:cs="Times New Roman"/>
              <w:kern w:val="0"/>
              <w:sz w:val="24"/>
              <w:szCs w:val="24"/>
            </w:rPr>
            <m:t xml:space="preserve">= </m:t>
          </w:ins>
        </m:r>
        <m:sSub>
          <m:sSubPr>
            <m:ctrlPr>
              <w:ins w:id="4751" w:author="Zhang Li" w:date="2022-06-12T15:09:00Z">
                <w:rPr>
                  <w:rFonts w:ascii="Cambria Math" w:eastAsia="宋体" w:hAnsi="Cambria Math" w:cs="Times New Roman"/>
                  <w:i/>
                  <w:kern w:val="0"/>
                  <w:sz w:val="24"/>
                  <w:szCs w:val="24"/>
                </w:rPr>
              </w:ins>
            </m:ctrlPr>
          </m:sSubPr>
          <m:e>
            <m:r>
              <w:ins w:id="4752" w:author="Zhang Li" w:date="2022-06-12T15:09:00Z">
                <w:rPr>
                  <w:rFonts w:ascii="Cambria Math" w:eastAsia="宋体" w:hAnsi="Cambria Math" w:cs="Times New Roman"/>
                  <w:kern w:val="0"/>
                  <w:sz w:val="24"/>
                  <w:szCs w:val="24"/>
                </w:rPr>
                <m:t>τ</m:t>
              </w:ins>
            </m:r>
          </m:e>
          <m:sub>
            <m:r>
              <w:ins w:id="4753" w:author="Zhang Li" w:date="2022-06-12T15:09:00Z">
                <w:rPr>
                  <w:rFonts w:ascii="Cambria Math" w:eastAsia="宋体" w:hAnsi="Cambria Math" w:cs="Times New Roman"/>
                  <w:kern w:val="0"/>
                  <w:sz w:val="24"/>
                  <w:szCs w:val="24"/>
                </w:rPr>
                <m:t>o</m:t>
              </w:ins>
            </m:r>
          </m:sub>
        </m:sSub>
        <m:r>
          <w:ins w:id="4754" w:author="Zhang Li" w:date="2022-06-12T15:09:00Z">
            <w:rPr>
              <w:rFonts w:ascii="Cambria Math" w:eastAsia="宋体" w:hAnsi="Cambria Math" w:cs="Times New Roman"/>
              <w:kern w:val="0"/>
              <w:sz w:val="24"/>
              <w:szCs w:val="24"/>
            </w:rPr>
            <m:t>⋅</m:t>
          </w:ins>
        </m:r>
        <m:d>
          <m:dPr>
            <m:begChr m:val="⌈"/>
            <m:endChr m:val="⌉"/>
            <m:ctrlPr>
              <w:ins w:id="4755" w:author="Zhang Li" w:date="2022-06-12T15:09:00Z">
                <w:rPr>
                  <w:rFonts w:ascii="Cambria Math" w:eastAsia="宋体" w:hAnsi="Cambria Math" w:cs="Times New Roman"/>
                  <w:i/>
                  <w:kern w:val="0"/>
                  <w:sz w:val="24"/>
                  <w:szCs w:val="24"/>
                </w:rPr>
              </w:ins>
            </m:ctrlPr>
          </m:dPr>
          <m:e>
            <m:f>
              <m:fPr>
                <m:ctrlPr>
                  <w:ins w:id="4756" w:author="Zhang Li" w:date="2022-06-12T15:09:00Z">
                    <w:rPr>
                      <w:rFonts w:ascii="Cambria Math" w:eastAsia="宋体" w:hAnsi="Cambria Math" w:cs="Times New Roman"/>
                      <w:i/>
                      <w:kern w:val="0"/>
                      <w:sz w:val="24"/>
                      <w:szCs w:val="24"/>
                    </w:rPr>
                  </w:ins>
                </m:ctrlPr>
              </m:fPr>
              <m:num>
                <m:func>
                  <m:funcPr>
                    <m:ctrlPr>
                      <w:ins w:id="4757" w:author="Zhang Li" w:date="2022-06-12T15:09:00Z">
                        <w:rPr>
                          <w:rFonts w:ascii="Cambria Math" w:eastAsia="宋体" w:hAnsi="Cambria Math" w:cs="Times New Roman"/>
                          <w:i/>
                          <w:kern w:val="0"/>
                          <w:sz w:val="24"/>
                          <w:szCs w:val="24"/>
                        </w:rPr>
                      </w:ins>
                    </m:ctrlPr>
                  </m:funcPr>
                  <m:fName>
                    <m:r>
                      <w:ins w:id="4758" w:author="Zhang Li" w:date="2022-06-12T15:09:00Z">
                        <m:rPr>
                          <m:sty m:val="p"/>
                        </m:rPr>
                        <w:rPr>
                          <w:rFonts w:ascii="Cambria Math" w:eastAsia="宋体" w:hAnsi="Cambria Math" w:cs="Times New Roman"/>
                          <w:kern w:val="0"/>
                          <w:sz w:val="24"/>
                          <w:szCs w:val="24"/>
                        </w:rPr>
                        <m:t>log</m:t>
                      </w:ins>
                    </m:r>
                  </m:fName>
                  <m:e>
                    <m:d>
                      <m:dPr>
                        <m:ctrlPr>
                          <w:ins w:id="4759" w:author="Zhang Li" w:date="2022-06-12T15:09:00Z">
                            <w:rPr>
                              <w:rFonts w:ascii="Cambria Math" w:eastAsia="宋体" w:hAnsi="Cambria Math" w:cs="Times New Roman"/>
                              <w:i/>
                              <w:kern w:val="0"/>
                              <w:sz w:val="24"/>
                              <w:szCs w:val="24"/>
                            </w:rPr>
                          </w:ins>
                        </m:ctrlPr>
                      </m:dPr>
                      <m:e>
                        <m:r>
                          <w:ins w:id="4760" w:author="Zhang Li" w:date="2022-06-12T15:09:00Z">
                            <w:rPr>
                              <w:rFonts w:ascii="Cambria Math" w:eastAsia="宋体" w:hAnsi="Cambria Math" w:cs="Times New Roman"/>
                              <w:kern w:val="0"/>
                              <w:sz w:val="24"/>
                              <w:szCs w:val="24"/>
                            </w:rPr>
                            <m:t>1-ς</m:t>
                          </w:ins>
                        </m:r>
                      </m:e>
                    </m:d>
                  </m:e>
                </m:func>
              </m:num>
              <m:den>
                <m:func>
                  <m:funcPr>
                    <m:ctrlPr>
                      <w:ins w:id="4761" w:author="Zhang Li" w:date="2022-06-12T15:09:00Z">
                        <w:rPr>
                          <w:rFonts w:ascii="Cambria Math" w:eastAsia="宋体" w:hAnsi="Cambria Math" w:cs="Times New Roman"/>
                          <w:i/>
                          <w:kern w:val="0"/>
                          <w:sz w:val="24"/>
                          <w:szCs w:val="24"/>
                        </w:rPr>
                      </w:ins>
                    </m:ctrlPr>
                  </m:funcPr>
                  <m:fName>
                    <m:r>
                      <w:ins w:id="4762" w:author="Zhang Li" w:date="2022-06-12T15:09:00Z">
                        <m:rPr>
                          <m:sty m:val="p"/>
                        </m:rPr>
                        <w:rPr>
                          <w:rFonts w:ascii="Cambria Math" w:eastAsia="宋体" w:hAnsi="Cambria Math" w:cs="Times New Roman"/>
                          <w:kern w:val="0"/>
                          <w:sz w:val="24"/>
                          <w:szCs w:val="24"/>
                        </w:rPr>
                        <m:t>log</m:t>
                      </w:ins>
                    </m:r>
                  </m:fName>
                  <m:e>
                    <m:d>
                      <m:dPr>
                        <m:ctrlPr>
                          <w:ins w:id="4763" w:author="Zhang Li" w:date="2022-06-12T15:09:00Z">
                            <w:rPr>
                              <w:rFonts w:ascii="Cambria Math" w:eastAsia="宋体" w:hAnsi="Cambria Math" w:cs="Times New Roman"/>
                              <w:i/>
                              <w:kern w:val="0"/>
                              <w:sz w:val="24"/>
                              <w:szCs w:val="24"/>
                            </w:rPr>
                          </w:ins>
                        </m:ctrlPr>
                      </m:dPr>
                      <m:e>
                        <m:r>
                          <w:ins w:id="4764" w:author="Zhang Li" w:date="2022-06-12T15:09:00Z">
                            <w:rPr>
                              <w:rFonts w:ascii="Cambria Math" w:eastAsia="宋体" w:hAnsi="Cambria Math" w:cs="Times New Roman"/>
                              <w:kern w:val="0"/>
                              <w:sz w:val="24"/>
                              <w:szCs w:val="24"/>
                            </w:rPr>
                            <m:t>1-</m:t>
                          </w:ins>
                        </m:r>
                        <m:r>
                          <w:ins w:id="4765" w:author="Zhang Li" w:date="2022-06-12T15:09:00Z">
                            <w:rPr>
                              <w:rFonts w:ascii="Cambria Math" w:eastAsia="宋体" w:hAnsi="Cambria Math" w:cs="Times New Roman" w:hint="eastAsia"/>
                              <w:kern w:val="0"/>
                              <w:sz w:val="24"/>
                              <w:szCs w:val="24"/>
                            </w:rPr>
                            <m:t>N</m:t>
                          </w:ins>
                        </m:r>
                        <m:r>
                          <w:ins w:id="4766" w:author="Zhang Li" w:date="2022-06-12T15:09:00Z">
                            <w:rPr>
                              <w:rFonts w:ascii="Cambria Math" w:eastAsia="宋体" w:hAnsi="Cambria Math" w:cs="Times New Roman"/>
                              <w:kern w:val="0"/>
                              <w:sz w:val="24"/>
                              <w:szCs w:val="24"/>
                            </w:rPr>
                            <m:t>⋅p⋅</m:t>
                          </w:ins>
                        </m:r>
                        <m:sSup>
                          <m:sSupPr>
                            <m:ctrlPr>
                              <w:ins w:id="4767" w:author="Zhang Li" w:date="2022-06-12T15:09:00Z">
                                <w:rPr>
                                  <w:rFonts w:ascii="Cambria Math" w:eastAsia="宋体" w:hAnsi="Cambria Math" w:cs="Times New Roman"/>
                                  <w:i/>
                                  <w:kern w:val="0"/>
                                  <w:sz w:val="24"/>
                                  <w:szCs w:val="24"/>
                                </w:rPr>
                              </w:ins>
                            </m:ctrlPr>
                          </m:sSupPr>
                          <m:e>
                            <m:d>
                              <m:dPr>
                                <m:ctrlPr>
                                  <w:ins w:id="4768" w:author="Zhang Li" w:date="2022-06-12T15:09:00Z">
                                    <w:rPr>
                                      <w:rFonts w:ascii="Cambria Math" w:eastAsia="宋体" w:hAnsi="Cambria Math" w:cs="Times New Roman"/>
                                      <w:i/>
                                      <w:kern w:val="0"/>
                                      <w:sz w:val="24"/>
                                      <w:szCs w:val="24"/>
                                    </w:rPr>
                                  </w:ins>
                                </m:ctrlPr>
                              </m:dPr>
                              <m:e>
                                <m:r>
                                  <w:ins w:id="4769" w:author="Zhang Li" w:date="2022-06-12T15:09:00Z">
                                    <w:rPr>
                                      <w:rFonts w:ascii="Cambria Math" w:eastAsia="宋体" w:hAnsi="Cambria Math" w:cs="Times New Roman"/>
                                      <w:kern w:val="0"/>
                                      <w:sz w:val="24"/>
                                      <w:szCs w:val="24"/>
                                    </w:rPr>
                                    <m:t>1-p</m:t>
                                  </w:ins>
                                </m:r>
                              </m:e>
                            </m:d>
                          </m:e>
                          <m:sup>
                            <m:r>
                              <w:ins w:id="4770" w:author="Zhang Li" w:date="2022-06-12T15:09:00Z">
                                <w:rPr>
                                  <w:rFonts w:ascii="Cambria Math" w:eastAsia="宋体" w:hAnsi="Cambria Math" w:cs="Times New Roman"/>
                                  <w:kern w:val="0"/>
                                  <w:sz w:val="24"/>
                                  <w:szCs w:val="24"/>
                                </w:rPr>
                                <m:t>N-1</m:t>
                              </w:ins>
                            </m:r>
                          </m:sup>
                        </m:sSup>
                      </m:e>
                    </m:d>
                  </m:e>
                </m:func>
              </m:den>
            </m:f>
          </m:e>
        </m:d>
        <m:r>
          <w:ins w:id="4771" w:author="Zhang Li" w:date="2022-06-12T15:09:00Z">
            <w:rPr>
              <w:rFonts w:ascii="Cambria Math" w:eastAsia="宋体" w:hAnsi="Cambria Math" w:cs="Times New Roman"/>
              <w:kern w:val="0"/>
              <w:sz w:val="24"/>
              <w:szCs w:val="24"/>
            </w:rPr>
            <m:t>⋅[</m:t>
          </w:ins>
        </m:r>
        <m:nary>
          <m:naryPr>
            <m:chr m:val="∑"/>
            <m:limLoc m:val="undOvr"/>
            <m:ctrlPr>
              <w:ins w:id="4772" w:author="Zhang Li" w:date="2022-06-12T15:09:00Z">
                <w:rPr>
                  <w:rFonts w:ascii="Cambria Math" w:eastAsia="宋体" w:hAnsi="Cambria Math" w:cs="Times New Roman"/>
                  <w:i/>
                  <w:kern w:val="0"/>
                  <w:sz w:val="24"/>
                  <w:szCs w:val="24"/>
                </w:rPr>
              </w:ins>
            </m:ctrlPr>
          </m:naryPr>
          <m:sub>
            <m:r>
              <w:ins w:id="4773" w:author="Zhang Li" w:date="2022-06-12T15:09:00Z">
                <w:rPr>
                  <w:rFonts w:ascii="Cambria Math" w:eastAsia="宋体" w:hAnsi="Cambria Math" w:cs="Times New Roman"/>
                  <w:kern w:val="0"/>
                  <w:sz w:val="24"/>
                  <w:szCs w:val="24"/>
                </w:rPr>
                <m:t>i=0</m:t>
              </w:ins>
            </m:r>
          </m:sub>
          <m:sup>
            <m:r>
              <w:ins w:id="4774" w:author="Zhang Li" w:date="2022-06-12T15:09:00Z">
                <w:rPr>
                  <w:rFonts w:ascii="Cambria Math" w:eastAsia="宋体" w:hAnsi="Cambria Math" w:cs="Times New Roman"/>
                  <w:kern w:val="0"/>
                  <w:sz w:val="24"/>
                  <w:szCs w:val="24"/>
                </w:rPr>
                <m:t>t</m:t>
              </w:ins>
            </m:r>
          </m:sup>
          <m:e>
            <m:sSub>
              <m:sSubPr>
                <m:ctrlPr>
                  <w:ins w:id="4775" w:author="Zhang Li" w:date="2022-06-12T15:09:00Z">
                    <w:rPr>
                      <w:rFonts w:ascii="Cambria Math" w:eastAsia="宋体" w:hAnsi="Cambria Math" w:cs="Times New Roman"/>
                      <w:i/>
                      <w:kern w:val="0"/>
                      <w:sz w:val="24"/>
                      <w:szCs w:val="24"/>
                    </w:rPr>
                  </w:ins>
                </m:ctrlPr>
              </m:sSubPr>
              <m:e>
                <m:r>
                  <w:ins w:id="4776" w:author="Zhang Li" w:date="2022-06-12T15:09:00Z">
                    <w:rPr>
                      <w:rFonts w:ascii="Cambria Math" w:eastAsia="宋体" w:hAnsi="Cambria Math" w:cs="Times New Roman"/>
                      <w:kern w:val="0"/>
                      <w:sz w:val="24"/>
                      <w:szCs w:val="24"/>
                    </w:rPr>
                    <m:t>T</m:t>
                  </w:ins>
                </m:r>
              </m:e>
              <m:sub>
                <m:r>
                  <w:ins w:id="4777" w:author="Zhang Li" w:date="2022-06-12T15:09:00Z">
                    <w:rPr>
                      <w:rFonts w:ascii="Cambria Math" w:eastAsia="宋体" w:hAnsi="Cambria Math" w:cs="Times New Roman"/>
                      <w:kern w:val="0"/>
                      <w:sz w:val="24"/>
                      <w:szCs w:val="24"/>
                    </w:rPr>
                    <m:t xml:space="preserve">c,sig </m:t>
                  </w:ins>
                </m:r>
              </m:sub>
            </m:sSub>
          </m:e>
        </m:nary>
        <m:r>
          <w:ins w:id="4778" w:author="Zhang Li" w:date="2022-06-12T15:09:00Z">
            <w:rPr>
              <w:rFonts w:ascii="Cambria Math" w:eastAsia="宋体" w:hAnsi="Cambria Math" w:cs="Times New Roman"/>
              <w:kern w:val="0"/>
              <w:sz w:val="24"/>
              <w:szCs w:val="24"/>
            </w:rPr>
            <m:t>+</m:t>
          </w:ins>
        </m:r>
        <m:sSubSup>
          <m:sSubSupPr>
            <m:ctrlPr>
              <w:ins w:id="4779" w:author="Zhang Li" w:date="2022-06-12T15:09:00Z">
                <w:rPr>
                  <w:rFonts w:ascii="Cambria Math" w:eastAsia="宋体" w:hAnsi="Cambria Math" w:cs="Times New Roman"/>
                  <w:i/>
                  <w:kern w:val="0"/>
                  <w:sz w:val="24"/>
                  <w:szCs w:val="24"/>
                </w:rPr>
              </w:ins>
            </m:ctrlPr>
          </m:sSubSupPr>
          <m:e>
            <m:r>
              <w:ins w:id="4780" w:author="Zhang Li" w:date="2022-06-12T15:09:00Z">
                <w:rPr>
                  <w:rFonts w:ascii="Cambria Math" w:eastAsia="宋体" w:hAnsi="Cambria Math" w:cs="Times New Roman"/>
                  <w:kern w:val="0"/>
                  <w:sz w:val="24"/>
                  <w:szCs w:val="24"/>
                </w:rPr>
                <m:t>T</m:t>
              </w:ins>
            </m:r>
          </m:e>
          <m:sub>
            <m:r>
              <w:ins w:id="4781" w:author="Zhang Li" w:date="2022-06-12T15:09:00Z">
                <w:rPr>
                  <w:rFonts w:ascii="Cambria Math" w:eastAsia="宋体" w:hAnsi="Cambria Math" w:cs="Times New Roman"/>
                  <w:kern w:val="0"/>
                  <w:sz w:val="24"/>
                  <w:szCs w:val="24"/>
                </w:rPr>
                <m:t>c,B</m:t>
              </w:ins>
            </m:r>
          </m:sub>
          <m:sup>
            <m:r>
              <w:ins w:id="4782" w:author="Zhang Li" w:date="2022-06-12T15:09:00Z">
                <w:rPr>
                  <w:rFonts w:ascii="Cambria Math" w:eastAsia="宋体" w:hAnsi="Cambria Math" w:cs="Times New Roman"/>
                  <w:kern w:val="0"/>
                  <w:sz w:val="24"/>
                  <w:szCs w:val="24"/>
                </w:rPr>
                <m:t>valid</m:t>
              </w:ins>
            </m:r>
          </m:sup>
        </m:sSubSup>
        <m:r>
          <w:ins w:id="4783" w:author="Zhang Li" w:date="2022-06-12T15:09:00Z">
            <w:rPr>
              <w:rFonts w:ascii="Cambria Math" w:eastAsia="宋体" w:hAnsi="Cambria Math" w:cs="Times New Roman"/>
              <w:kern w:val="0"/>
              <w:sz w:val="24"/>
              <w:szCs w:val="24"/>
            </w:rPr>
            <m:t>]</m:t>
          </w:ins>
        </m:r>
      </m:oMath>
      <w:ins w:id="4784" w:author="Zhang Li" w:date="2022-06-12T15:09:00Z">
        <w:r>
          <w:rPr>
            <w:rFonts w:ascii="Times New Roman" w:eastAsia="宋体" w:hAnsi="Times New Roman" w:cs="Times New Roman"/>
            <w:kern w:val="0"/>
            <w:sz w:val="24"/>
            <w:szCs w:val="24"/>
          </w:rPr>
          <w:t xml:space="preserve"> be the consensus </w:t>
        </w:r>
        <w:r>
          <w:rPr>
            <w:rFonts w:ascii="Times New Roman" w:eastAsia="宋体" w:hAnsi="Times New Roman" w:cs="Times New Roman"/>
            <w:kern w:val="0"/>
            <w:sz w:val="24"/>
            <w:szCs w:val="24"/>
          </w:rPr>
          <w:lastRenderedPageBreak/>
          <w:t>latency of a valid block in</w:t>
        </w:r>
      </w:ins>
      <w:ins w:id="4785" w:author="ThinkPad" w:date="2022-06-18T11:09:00Z">
        <w:r w:rsidR="00DD34DC">
          <w:rPr>
            <w:rFonts w:ascii="Times New Roman" w:eastAsia="宋体" w:hAnsi="Times New Roman" w:cs="Times New Roman"/>
            <w:kern w:val="0"/>
            <w:sz w:val="24"/>
            <w:szCs w:val="24"/>
          </w:rPr>
          <w:t xml:space="preserve"> the</w:t>
        </w:r>
      </w:ins>
      <w:ins w:id="4786" w:author="Zhang Li" w:date="2022-06-12T15:09:00Z">
        <w:r>
          <w:rPr>
            <w:rFonts w:ascii="Times New Roman" w:eastAsia="宋体" w:hAnsi="Times New Roman" w:cs="Times New Roman"/>
            <w:kern w:val="0"/>
            <w:sz w:val="24"/>
            <w:szCs w:val="24"/>
          </w:rPr>
          <w:t xml:space="preserve"> </w:t>
        </w:r>
      </w:ins>
      <m:oMath>
        <m:sSup>
          <m:sSupPr>
            <m:ctrlPr>
              <w:ins w:id="4787" w:author="Zhang Li" w:date="2022-06-12T15:09:00Z">
                <w:rPr>
                  <w:rFonts w:ascii="Cambria Math" w:eastAsia="宋体" w:hAnsi="Cambria Math" w:cs="Times New Roman"/>
                  <w:i/>
                  <w:kern w:val="0"/>
                  <w:sz w:val="24"/>
                  <w:szCs w:val="24"/>
                </w:rPr>
              </w:ins>
            </m:ctrlPr>
          </m:sSupPr>
          <m:e>
            <m:r>
              <w:ins w:id="4788" w:author="Zhang Li" w:date="2022-06-12T15:09:00Z">
                <w:rPr>
                  <w:rFonts w:ascii="Cambria Math" w:eastAsia="宋体" w:hAnsi="Cambria Math" w:cs="Times New Roman"/>
                  <w:kern w:val="0"/>
                  <w:sz w:val="24"/>
                  <w:szCs w:val="24"/>
                </w:rPr>
                <m:t>c</m:t>
              </w:ins>
            </m:r>
          </m:e>
          <m:sup>
            <m:r>
              <w:ins w:id="4789" w:author="Zhang Li" w:date="2022-06-12T15:09:00Z">
                <w:rPr>
                  <w:rFonts w:ascii="Cambria Math" w:eastAsia="宋体" w:hAnsi="Cambria Math" w:cs="Times New Roman"/>
                  <w:kern w:val="0"/>
                  <w:sz w:val="24"/>
                  <w:szCs w:val="24"/>
                </w:rPr>
                <m:t>th</m:t>
              </w:ins>
            </m:r>
          </m:sup>
        </m:sSup>
      </m:oMath>
      <w:ins w:id="479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4791" w:author="Zhang Li" w:date="2022-06-12T15:09:00Z">
                <w:rPr>
                  <w:rFonts w:ascii="Cambria Math" w:eastAsia="宋体" w:hAnsi="Cambria Math" w:cs="Times New Roman"/>
                  <w:i/>
                  <w:kern w:val="0"/>
                  <w:sz w:val="24"/>
                  <w:szCs w:val="24"/>
                </w:rPr>
              </w:ins>
            </m:ctrlPr>
          </m:sSubPr>
          <m:e>
            <m:r>
              <w:ins w:id="4792" w:author="Zhang Li" w:date="2022-06-12T15:09:00Z">
                <w:rPr>
                  <w:rFonts w:ascii="Cambria Math" w:eastAsia="宋体" w:hAnsi="Cambria Math" w:cs="Times New Roman"/>
                  <w:kern w:val="0"/>
                  <w:sz w:val="24"/>
                  <w:szCs w:val="24"/>
                </w:rPr>
                <m:t>L</m:t>
              </w:ins>
            </m:r>
          </m:e>
          <m:sub>
            <m:r>
              <w:ins w:id="4793" w:author="Zhang Li" w:date="2022-06-12T15:09:00Z">
                <w:rPr>
                  <w:rFonts w:ascii="Cambria Math" w:eastAsia="宋体" w:hAnsi="Cambria Math" w:cs="Times New Roman"/>
                  <w:kern w:val="0"/>
                  <w:sz w:val="24"/>
                  <w:szCs w:val="24"/>
                </w:rPr>
                <m:t>c,empty</m:t>
              </w:ins>
            </m:r>
          </m:sub>
        </m:sSub>
        <m:r>
          <w:ins w:id="4794" w:author="Zhang Li" w:date="2022-06-12T15:09:00Z">
            <w:rPr>
              <w:rFonts w:ascii="Cambria Math" w:eastAsia="宋体" w:hAnsi="Cambria Math" w:cs="Times New Roman"/>
              <w:kern w:val="0"/>
              <w:sz w:val="24"/>
              <w:szCs w:val="24"/>
            </w:rPr>
            <m:t>=</m:t>
          </w:ins>
        </m:r>
        <m:sSub>
          <m:sSubPr>
            <m:ctrlPr>
              <w:ins w:id="4795" w:author="Zhang Li" w:date="2022-06-12T15:09:00Z">
                <w:rPr>
                  <w:rFonts w:ascii="Cambria Math" w:eastAsia="宋体" w:hAnsi="Cambria Math" w:cs="Times New Roman"/>
                  <w:i/>
                  <w:kern w:val="0"/>
                  <w:sz w:val="24"/>
                  <w:szCs w:val="24"/>
                </w:rPr>
              </w:ins>
            </m:ctrlPr>
          </m:sSubPr>
          <m:e>
            <m:r>
              <w:ins w:id="4796" w:author="Zhang Li" w:date="2022-06-12T15:09:00Z">
                <w:rPr>
                  <w:rFonts w:ascii="Cambria Math" w:eastAsia="宋体" w:hAnsi="Cambria Math" w:cs="Times New Roman"/>
                  <w:kern w:val="0"/>
                  <w:sz w:val="24"/>
                  <w:szCs w:val="24"/>
                </w:rPr>
                <m:t>τ</m:t>
              </w:ins>
            </m:r>
          </m:e>
          <m:sub>
            <m:r>
              <w:ins w:id="4797" w:author="Zhang Li" w:date="2022-06-12T15:09:00Z">
                <w:rPr>
                  <w:rFonts w:ascii="Cambria Math" w:eastAsia="宋体" w:hAnsi="Cambria Math" w:cs="Times New Roman"/>
                  <w:kern w:val="0"/>
                  <w:sz w:val="24"/>
                  <w:szCs w:val="24"/>
                </w:rPr>
                <m:t>o</m:t>
              </w:ins>
            </m:r>
          </m:sub>
        </m:sSub>
        <m:r>
          <w:ins w:id="4798" w:author="Zhang Li" w:date="2022-06-12T15:09:00Z">
            <w:rPr>
              <w:rFonts w:ascii="Cambria Math" w:eastAsia="宋体" w:hAnsi="Cambria Math" w:cs="Times New Roman"/>
              <w:kern w:val="0"/>
              <w:sz w:val="24"/>
              <w:szCs w:val="24"/>
            </w:rPr>
            <m:t>⋅</m:t>
          </w:ins>
        </m:r>
        <m:d>
          <m:dPr>
            <m:begChr m:val="⌈"/>
            <m:endChr m:val="⌉"/>
            <m:ctrlPr>
              <w:ins w:id="4799" w:author="Zhang Li" w:date="2022-06-12T15:09:00Z">
                <w:rPr>
                  <w:rFonts w:ascii="Cambria Math" w:eastAsia="宋体" w:hAnsi="Cambria Math" w:cs="Times New Roman"/>
                  <w:i/>
                  <w:kern w:val="0"/>
                  <w:sz w:val="24"/>
                  <w:szCs w:val="24"/>
                </w:rPr>
              </w:ins>
            </m:ctrlPr>
          </m:dPr>
          <m:e>
            <m:f>
              <m:fPr>
                <m:ctrlPr>
                  <w:ins w:id="4800" w:author="Zhang Li" w:date="2022-06-12T15:09:00Z">
                    <w:rPr>
                      <w:rFonts w:ascii="Cambria Math" w:eastAsia="宋体" w:hAnsi="Cambria Math" w:cs="Times New Roman"/>
                      <w:i/>
                      <w:kern w:val="0"/>
                      <w:sz w:val="24"/>
                      <w:szCs w:val="24"/>
                    </w:rPr>
                  </w:ins>
                </m:ctrlPr>
              </m:fPr>
              <m:num>
                <m:func>
                  <m:funcPr>
                    <m:ctrlPr>
                      <w:ins w:id="4801" w:author="Zhang Li" w:date="2022-06-12T15:09:00Z">
                        <w:rPr>
                          <w:rFonts w:ascii="Cambria Math" w:eastAsia="宋体" w:hAnsi="Cambria Math" w:cs="Times New Roman"/>
                          <w:i/>
                          <w:kern w:val="0"/>
                          <w:sz w:val="24"/>
                          <w:szCs w:val="24"/>
                        </w:rPr>
                      </w:ins>
                    </m:ctrlPr>
                  </m:funcPr>
                  <m:fName>
                    <m:r>
                      <w:ins w:id="4802" w:author="Zhang Li" w:date="2022-06-12T15:09:00Z">
                        <m:rPr>
                          <m:sty m:val="p"/>
                        </m:rPr>
                        <w:rPr>
                          <w:rFonts w:ascii="Cambria Math" w:eastAsia="宋体" w:hAnsi="Cambria Math" w:cs="Times New Roman"/>
                          <w:kern w:val="0"/>
                          <w:sz w:val="24"/>
                          <w:szCs w:val="24"/>
                        </w:rPr>
                        <m:t>log</m:t>
                      </w:ins>
                    </m:r>
                  </m:fName>
                  <m:e>
                    <m:d>
                      <m:dPr>
                        <m:ctrlPr>
                          <w:ins w:id="4803" w:author="Zhang Li" w:date="2022-06-12T15:09:00Z">
                            <w:rPr>
                              <w:rFonts w:ascii="Cambria Math" w:eastAsia="宋体" w:hAnsi="Cambria Math" w:cs="Times New Roman"/>
                              <w:i/>
                              <w:kern w:val="0"/>
                              <w:sz w:val="24"/>
                              <w:szCs w:val="24"/>
                            </w:rPr>
                          </w:ins>
                        </m:ctrlPr>
                      </m:dPr>
                      <m:e>
                        <m:r>
                          <w:ins w:id="4804" w:author="Zhang Li" w:date="2022-06-12T15:09:00Z">
                            <w:rPr>
                              <w:rFonts w:ascii="Cambria Math" w:eastAsia="宋体" w:hAnsi="Cambria Math" w:cs="Times New Roman"/>
                              <w:kern w:val="0"/>
                              <w:sz w:val="24"/>
                              <w:szCs w:val="24"/>
                            </w:rPr>
                            <m:t>1-ς</m:t>
                          </w:ins>
                        </m:r>
                      </m:e>
                    </m:d>
                  </m:e>
                </m:func>
              </m:num>
              <m:den>
                <m:func>
                  <m:funcPr>
                    <m:ctrlPr>
                      <w:ins w:id="4805" w:author="Zhang Li" w:date="2022-06-12T15:09:00Z">
                        <w:rPr>
                          <w:rFonts w:ascii="Cambria Math" w:eastAsia="宋体" w:hAnsi="Cambria Math" w:cs="Times New Roman"/>
                          <w:i/>
                          <w:kern w:val="0"/>
                          <w:sz w:val="24"/>
                          <w:szCs w:val="24"/>
                        </w:rPr>
                      </w:ins>
                    </m:ctrlPr>
                  </m:funcPr>
                  <m:fName>
                    <m:r>
                      <w:ins w:id="4806" w:author="Zhang Li" w:date="2022-06-12T15:09:00Z">
                        <m:rPr>
                          <m:sty m:val="p"/>
                        </m:rPr>
                        <w:rPr>
                          <w:rFonts w:ascii="Cambria Math" w:eastAsia="宋体" w:hAnsi="Cambria Math" w:cs="Times New Roman"/>
                          <w:kern w:val="0"/>
                          <w:sz w:val="24"/>
                          <w:szCs w:val="24"/>
                        </w:rPr>
                        <m:t>log</m:t>
                      </w:ins>
                    </m:r>
                  </m:fName>
                  <m:e>
                    <m:d>
                      <m:dPr>
                        <m:ctrlPr>
                          <w:ins w:id="4807" w:author="Zhang Li" w:date="2022-06-12T15:09:00Z">
                            <w:rPr>
                              <w:rFonts w:ascii="Cambria Math" w:eastAsia="宋体" w:hAnsi="Cambria Math" w:cs="Times New Roman"/>
                              <w:i/>
                              <w:kern w:val="0"/>
                              <w:sz w:val="24"/>
                              <w:szCs w:val="24"/>
                            </w:rPr>
                          </w:ins>
                        </m:ctrlPr>
                      </m:dPr>
                      <m:e>
                        <m:r>
                          <w:ins w:id="4808" w:author="Zhang Li" w:date="2022-06-12T15:09:00Z">
                            <w:rPr>
                              <w:rFonts w:ascii="Cambria Math" w:eastAsia="宋体" w:hAnsi="Cambria Math" w:cs="Times New Roman"/>
                              <w:kern w:val="0"/>
                              <w:sz w:val="24"/>
                              <w:szCs w:val="24"/>
                            </w:rPr>
                            <m:t>1-</m:t>
                          </w:ins>
                        </m:r>
                        <m:r>
                          <w:ins w:id="4809" w:author="Zhang Li" w:date="2022-06-12T15:09:00Z">
                            <w:rPr>
                              <w:rFonts w:ascii="Cambria Math" w:eastAsia="宋体" w:hAnsi="Cambria Math" w:cs="Times New Roman" w:hint="eastAsia"/>
                              <w:kern w:val="0"/>
                              <w:sz w:val="24"/>
                              <w:szCs w:val="24"/>
                            </w:rPr>
                            <m:t>N</m:t>
                          </w:ins>
                        </m:r>
                        <m:r>
                          <w:ins w:id="4810" w:author="Zhang Li" w:date="2022-06-12T15:09:00Z">
                            <w:rPr>
                              <w:rFonts w:ascii="Cambria Math" w:eastAsia="宋体" w:hAnsi="Cambria Math" w:cs="Times New Roman"/>
                              <w:kern w:val="0"/>
                              <w:sz w:val="24"/>
                              <w:szCs w:val="24"/>
                            </w:rPr>
                            <m:t>⋅p⋅</m:t>
                          </w:ins>
                        </m:r>
                        <m:sSup>
                          <m:sSupPr>
                            <m:ctrlPr>
                              <w:ins w:id="4811" w:author="Zhang Li" w:date="2022-06-12T15:09:00Z">
                                <w:rPr>
                                  <w:rFonts w:ascii="Cambria Math" w:eastAsia="宋体" w:hAnsi="Cambria Math" w:cs="Times New Roman"/>
                                  <w:i/>
                                  <w:kern w:val="0"/>
                                  <w:sz w:val="24"/>
                                  <w:szCs w:val="24"/>
                                </w:rPr>
                              </w:ins>
                            </m:ctrlPr>
                          </m:sSupPr>
                          <m:e>
                            <m:d>
                              <m:dPr>
                                <m:ctrlPr>
                                  <w:ins w:id="4812" w:author="Zhang Li" w:date="2022-06-12T15:09:00Z">
                                    <w:rPr>
                                      <w:rFonts w:ascii="Cambria Math" w:eastAsia="宋体" w:hAnsi="Cambria Math" w:cs="Times New Roman"/>
                                      <w:i/>
                                      <w:kern w:val="0"/>
                                      <w:sz w:val="24"/>
                                      <w:szCs w:val="24"/>
                                    </w:rPr>
                                  </w:ins>
                                </m:ctrlPr>
                              </m:dPr>
                              <m:e>
                                <m:r>
                                  <w:ins w:id="4813" w:author="Zhang Li" w:date="2022-06-12T15:09:00Z">
                                    <w:rPr>
                                      <w:rFonts w:ascii="Cambria Math" w:eastAsia="宋体" w:hAnsi="Cambria Math" w:cs="Times New Roman"/>
                                      <w:kern w:val="0"/>
                                      <w:sz w:val="24"/>
                                      <w:szCs w:val="24"/>
                                    </w:rPr>
                                    <m:t>1-p</m:t>
                                  </w:ins>
                                </m:r>
                              </m:e>
                            </m:d>
                          </m:e>
                          <m:sup>
                            <m:r>
                              <w:ins w:id="4814" w:author="Zhang Li" w:date="2022-06-12T15:09:00Z">
                                <w:rPr>
                                  <w:rFonts w:ascii="Cambria Math" w:eastAsia="宋体" w:hAnsi="Cambria Math" w:cs="Times New Roman"/>
                                  <w:kern w:val="0"/>
                                  <w:sz w:val="24"/>
                                  <w:szCs w:val="24"/>
                                </w:rPr>
                                <m:t>N-1</m:t>
                              </w:ins>
                            </m:r>
                          </m:sup>
                        </m:sSup>
                      </m:e>
                    </m:d>
                  </m:e>
                </m:func>
              </m:den>
            </m:f>
          </m:e>
        </m:d>
        <m:r>
          <w:ins w:id="4815" w:author="Zhang Li" w:date="2022-06-12T15:09:00Z">
            <w:rPr>
              <w:rFonts w:ascii="Cambria Math" w:eastAsia="宋体" w:hAnsi="Cambria Math" w:cs="Times New Roman"/>
              <w:kern w:val="0"/>
              <w:sz w:val="24"/>
              <w:szCs w:val="24"/>
            </w:rPr>
            <m:t>⋅[</m:t>
          </w:ins>
        </m:r>
        <m:nary>
          <m:naryPr>
            <m:chr m:val="∑"/>
            <m:limLoc m:val="undOvr"/>
            <m:ctrlPr>
              <w:ins w:id="4816" w:author="Zhang Li" w:date="2022-06-12T15:09:00Z">
                <w:rPr>
                  <w:rFonts w:ascii="Cambria Math" w:eastAsia="宋体" w:hAnsi="Cambria Math" w:cs="Times New Roman"/>
                  <w:i/>
                  <w:kern w:val="0"/>
                  <w:sz w:val="24"/>
                  <w:szCs w:val="24"/>
                </w:rPr>
              </w:ins>
            </m:ctrlPr>
          </m:naryPr>
          <m:sub>
            <m:r>
              <w:ins w:id="4817" w:author="Zhang Li" w:date="2022-06-12T15:09:00Z">
                <w:rPr>
                  <w:rFonts w:ascii="Cambria Math" w:eastAsia="宋体" w:hAnsi="Cambria Math" w:cs="Times New Roman"/>
                  <w:kern w:val="0"/>
                  <w:sz w:val="24"/>
                  <w:szCs w:val="24"/>
                </w:rPr>
                <m:t>i=0</m:t>
              </w:ins>
            </m:r>
          </m:sub>
          <m:sup>
            <m:r>
              <w:ins w:id="4818" w:author="Zhang Li" w:date="2022-06-12T15:09:00Z">
                <w:rPr>
                  <w:rFonts w:ascii="Cambria Math" w:eastAsia="宋体" w:hAnsi="Cambria Math" w:cs="Times New Roman"/>
                  <w:kern w:val="0"/>
                  <w:sz w:val="24"/>
                  <w:szCs w:val="24"/>
                </w:rPr>
                <m:t>t</m:t>
              </w:ins>
            </m:r>
          </m:sup>
          <m:e>
            <m:sSub>
              <m:sSubPr>
                <m:ctrlPr>
                  <w:ins w:id="4819" w:author="Zhang Li" w:date="2022-06-12T15:09:00Z">
                    <w:rPr>
                      <w:rFonts w:ascii="Cambria Math" w:eastAsia="宋体" w:hAnsi="Cambria Math" w:cs="Times New Roman"/>
                      <w:i/>
                      <w:kern w:val="0"/>
                      <w:sz w:val="24"/>
                      <w:szCs w:val="24"/>
                    </w:rPr>
                  </w:ins>
                </m:ctrlPr>
              </m:sSubPr>
              <m:e>
                <m:r>
                  <w:ins w:id="4820" w:author="Zhang Li" w:date="2022-06-12T15:09:00Z">
                    <w:rPr>
                      <w:rFonts w:ascii="Cambria Math" w:eastAsia="宋体" w:hAnsi="Cambria Math" w:cs="Times New Roman"/>
                      <w:kern w:val="0"/>
                      <w:sz w:val="24"/>
                      <w:szCs w:val="24"/>
                    </w:rPr>
                    <m:t>T</m:t>
                  </w:ins>
                </m:r>
              </m:e>
              <m:sub>
                <m:r>
                  <w:ins w:id="4821" w:author="Zhang Li" w:date="2022-06-12T15:09:00Z">
                    <w:rPr>
                      <w:rFonts w:ascii="Cambria Math" w:eastAsia="宋体" w:hAnsi="Cambria Math" w:cs="Times New Roman"/>
                      <w:kern w:val="0"/>
                      <w:sz w:val="24"/>
                      <w:szCs w:val="24"/>
                    </w:rPr>
                    <m:t xml:space="preserve">c,sig </m:t>
                  </w:ins>
                </m:r>
              </m:sub>
            </m:sSub>
          </m:e>
        </m:nary>
        <m:r>
          <w:ins w:id="4822" w:author="Zhang Li" w:date="2022-06-12T15:09:00Z">
            <w:rPr>
              <w:rFonts w:ascii="Cambria Math" w:eastAsia="宋体" w:hAnsi="Cambria Math" w:cs="Times New Roman"/>
              <w:kern w:val="0"/>
              <w:sz w:val="24"/>
              <w:szCs w:val="24"/>
            </w:rPr>
            <m:t>+</m:t>
          </w:ins>
        </m:r>
        <m:sSubSup>
          <m:sSubSupPr>
            <m:ctrlPr>
              <w:ins w:id="4823" w:author="Zhang Li" w:date="2022-06-12T15:09:00Z">
                <w:rPr>
                  <w:rFonts w:ascii="Cambria Math" w:eastAsia="宋体" w:hAnsi="Cambria Math" w:cs="Times New Roman"/>
                  <w:i/>
                  <w:kern w:val="0"/>
                  <w:sz w:val="24"/>
                  <w:szCs w:val="24"/>
                </w:rPr>
              </w:ins>
            </m:ctrlPr>
          </m:sSubSupPr>
          <m:e>
            <m:r>
              <w:ins w:id="4824" w:author="Zhang Li" w:date="2022-06-12T15:09:00Z">
                <w:rPr>
                  <w:rFonts w:ascii="Cambria Math" w:eastAsia="宋体" w:hAnsi="Cambria Math" w:cs="Times New Roman"/>
                  <w:kern w:val="0"/>
                  <w:sz w:val="24"/>
                  <w:szCs w:val="24"/>
                </w:rPr>
                <m:t>T</m:t>
              </w:ins>
            </m:r>
          </m:e>
          <m:sub>
            <m:r>
              <w:ins w:id="4825" w:author="Zhang Li" w:date="2022-06-12T15:09:00Z">
                <w:rPr>
                  <w:rFonts w:ascii="Cambria Math" w:eastAsia="宋体" w:hAnsi="Cambria Math" w:cs="Times New Roman"/>
                  <w:kern w:val="0"/>
                  <w:sz w:val="24"/>
                  <w:szCs w:val="24"/>
                </w:rPr>
                <m:t>c, B</m:t>
              </w:ins>
            </m:r>
          </m:sub>
          <m:sup>
            <m:r>
              <w:ins w:id="4826" w:author="Zhang Li" w:date="2022-06-12T15:09:00Z">
                <w:rPr>
                  <w:rFonts w:ascii="Cambria Math" w:eastAsia="宋体" w:hAnsi="Cambria Math" w:cs="Times New Roman"/>
                  <w:kern w:val="0"/>
                  <w:sz w:val="24"/>
                  <w:szCs w:val="24"/>
                </w:rPr>
                <m:t>empty</m:t>
              </w:ins>
            </m:r>
          </m:sup>
        </m:sSubSup>
        <m:r>
          <w:ins w:id="4827" w:author="Zhang Li" w:date="2022-06-12T15:09:00Z">
            <w:rPr>
              <w:rFonts w:ascii="Cambria Math" w:eastAsia="宋体" w:hAnsi="Cambria Math" w:cs="Times New Roman"/>
              <w:kern w:val="0"/>
              <w:sz w:val="24"/>
              <w:szCs w:val="24"/>
            </w:rPr>
            <m:t>]</m:t>
          </w:ins>
        </m:r>
      </m:oMath>
      <w:ins w:id="482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4829" w:author="ThinkPad" w:date="2022-06-18T11:09:00Z">
        <w:r w:rsidR="00DD34DC">
          <w:rPr>
            <w:rFonts w:ascii="Times New Roman" w:eastAsia="宋体" w:hAnsi="Times New Roman" w:cs="Times New Roman"/>
            <w:kern w:val="0"/>
            <w:sz w:val="24"/>
            <w:szCs w:val="24"/>
          </w:rPr>
          <w:t xml:space="preserve">consensus </w:t>
        </w:r>
      </w:ins>
      <w:ins w:id="4830"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4831" w:author="ThinkPad" w:date="2022-06-18T11:09:00Z">
        <w:r w:rsidR="00DD34DC">
          <w:rPr>
            <w:rFonts w:ascii="Times New Roman" w:eastAsia="宋体" w:hAnsi="Times New Roman" w:cs="Times New Roman"/>
            <w:kern w:val="0"/>
            <w:sz w:val="24"/>
            <w:szCs w:val="24"/>
          </w:rPr>
          <w:t xml:space="preserve"> the</w:t>
        </w:r>
      </w:ins>
      <w:ins w:id="4832" w:author="Zhang Li" w:date="2022-06-12T15:09:00Z">
        <w:r>
          <w:rPr>
            <w:rFonts w:ascii="Times New Roman" w:eastAsia="宋体" w:hAnsi="Times New Roman" w:cs="Times New Roman"/>
            <w:kern w:val="0"/>
            <w:sz w:val="24"/>
            <w:szCs w:val="24"/>
          </w:rPr>
          <w:t xml:space="preserve"> </w:t>
        </w:r>
      </w:ins>
      <m:oMath>
        <m:sSup>
          <m:sSupPr>
            <m:ctrlPr>
              <w:ins w:id="4833" w:author="Zhang Li" w:date="2022-06-12T15:09:00Z">
                <w:rPr>
                  <w:rFonts w:ascii="Cambria Math" w:eastAsia="宋体" w:hAnsi="Cambria Math" w:cs="Times New Roman"/>
                  <w:i/>
                  <w:kern w:val="0"/>
                  <w:sz w:val="24"/>
                  <w:szCs w:val="24"/>
                </w:rPr>
              </w:ins>
            </m:ctrlPr>
          </m:sSupPr>
          <m:e>
            <m:r>
              <w:ins w:id="4834" w:author="Zhang Li" w:date="2022-06-12T15:09:00Z">
                <w:rPr>
                  <w:rFonts w:ascii="Cambria Math" w:eastAsia="宋体" w:hAnsi="Cambria Math" w:cs="Times New Roman"/>
                  <w:kern w:val="0"/>
                  <w:sz w:val="24"/>
                  <w:szCs w:val="24"/>
                </w:rPr>
                <m:t>c</m:t>
              </w:ins>
            </m:r>
          </m:e>
          <m:sup>
            <m:r>
              <w:ins w:id="4835" w:author="Zhang Li" w:date="2022-06-12T15:09:00Z">
                <w:rPr>
                  <w:rFonts w:ascii="Cambria Math" w:eastAsia="宋体" w:hAnsi="Cambria Math" w:cs="Times New Roman"/>
                  <w:kern w:val="0"/>
                  <w:sz w:val="24"/>
                  <w:szCs w:val="24"/>
                </w:rPr>
                <m:t>th</m:t>
              </w:ins>
            </m:r>
          </m:sup>
        </m:sSup>
      </m:oMath>
      <w:ins w:id="483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4837" w:author="ThinkPad" w:date="2022-06-18T11:21:00Z">
          <w:r w:rsidDel="00B269E2">
            <w:rPr>
              <w:rFonts w:ascii="Times New Roman" w:eastAsia="宋体" w:hAnsi="Times New Roman" w:cs="Times New Roman"/>
              <w:kern w:val="0"/>
              <w:sz w:val="24"/>
              <w:szCs w:val="24"/>
            </w:rPr>
            <w:delText>.</w:delText>
          </w:r>
        </w:del>
      </w:ins>
      <w:ins w:id="4838" w:author="ThinkPad" w:date="2022-06-18T11:21:00Z">
        <w:r w:rsidR="00B269E2">
          <w:rPr>
            <w:rFonts w:ascii="Times New Roman" w:eastAsia="宋体" w:hAnsi="Times New Roman" w:cs="Times New Roman"/>
            <w:kern w:val="0"/>
            <w:sz w:val="24"/>
            <w:szCs w:val="24"/>
          </w:rPr>
          <w:t>, where</w:t>
        </w:r>
      </w:ins>
      <w:ins w:id="4839" w:author="Zhang Li" w:date="2022-06-12T15:09:00Z">
        <w:r>
          <w:rPr>
            <w:rFonts w:ascii="Times New Roman" w:eastAsia="宋体" w:hAnsi="Times New Roman" w:cs="Times New Roman"/>
            <w:kern w:val="0"/>
            <w:sz w:val="24"/>
            <w:szCs w:val="24"/>
          </w:rPr>
          <w:t xml:space="preserve"> </w:t>
        </w:r>
        <w:del w:id="4840" w:author="ThinkPad" w:date="2022-06-18T11:21:00Z">
          <w:r w:rsidDel="00B269E2">
            <w:rPr>
              <w:rFonts w:ascii="Times New Roman" w:eastAsia="宋体" w:hAnsi="Times New Roman" w:cs="Times New Roman"/>
              <w:kern w:val="0"/>
              <w:sz w:val="24"/>
              <w:szCs w:val="24"/>
            </w:rPr>
            <w:delText xml:space="preserve">The value </w:delText>
          </w:r>
        </w:del>
      </w:ins>
      <m:oMath>
        <m:r>
          <w:ins w:id="4841" w:author="Zhang Li" w:date="2022-06-12T15:09:00Z">
            <w:rPr>
              <w:rFonts w:ascii="Cambria Math" w:eastAsia="宋体" w:hAnsi="Cambria Math" w:cs="Times New Roman"/>
              <w:kern w:val="0"/>
              <w:sz w:val="24"/>
              <w:szCs w:val="24"/>
            </w:rPr>
            <m:t>t</m:t>
          </w:ins>
        </m:r>
      </m:oMath>
      <w:ins w:id="484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4843" w:author="ThinkPad" w:date="2022-06-21T11:07:00Z">
          <w:r w:rsidDel="00CC2770">
            <w:rPr>
              <w:rFonts w:ascii="Times New Roman" w:eastAsia="宋体" w:hAnsi="Times New Roman" w:cs="Times New Roman"/>
              <w:kern w:val="0"/>
              <w:sz w:val="24"/>
              <w:szCs w:val="24"/>
            </w:rPr>
            <w:delText>of our protocol</w:delText>
          </w:r>
        </w:del>
      </w:ins>
      <w:ins w:id="4844" w:author="ThinkPad" w:date="2022-06-21T11:07:00Z">
        <w:r w:rsidR="00CC2770">
          <w:rPr>
            <w:rFonts w:ascii="Times New Roman" w:eastAsia="宋体" w:hAnsi="Times New Roman" w:cs="Times New Roman"/>
            <w:kern w:val="0"/>
            <w:sz w:val="24"/>
            <w:szCs w:val="24"/>
          </w:rPr>
          <w:t xml:space="preserve">for BLS signature </w:t>
        </w:r>
      </w:ins>
      <w:ins w:id="4845" w:author="ThinkPad" w:date="2022-06-21T11:08:00Z">
        <w:r w:rsidR="00CC2770">
          <w:rPr>
            <w:rFonts w:ascii="Times New Roman" w:eastAsia="宋体" w:hAnsi="Times New Roman" w:cs="Times New Roman"/>
            <w:kern w:val="0"/>
            <w:sz w:val="24"/>
            <w:szCs w:val="24"/>
          </w:rPr>
          <w:t>scheme to work properly</w:t>
        </w:r>
      </w:ins>
      <w:ins w:id="4846" w:author="Zhang Li" w:date="2022-06-12T15:09:00Z">
        <w:r>
          <w:rPr>
            <w:rFonts w:ascii="Times New Roman" w:eastAsia="宋体" w:hAnsi="Times New Roman" w:cs="Times New Roman"/>
            <w:kern w:val="0"/>
            <w:sz w:val="24"/>
            <w:szCs w:val="24"/>
          </w:rPr>
          <w:t>.</w:t>
        </w:r>
      </w:ins>
      <w:ins w:id="4847"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4848"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4849" w:author="ThinkPad" w:date="2022-06-18T12:13:00Z">
              <w:rPr>
                <w:rFonts w:ascii="Times New Roman" w:eastAsia="宋体" w:hAnsi="Times New Roman" w:cs="Times New Roman"/>
                <w:kern w:val="0"/>
                <w:sz w:val="24"/>
                <w:szCs w:val="24"/>
              </w:rPr>
            </w:rPrChange>
          </w:rPr>
          <w:t>, t</w:t>
        </w:r>
      </w:ins>
      <w:ins w:id="4850" w:author="ThinkPad" w:date="2022-06-18T12:13:00Z">
        <w:r w:rsidR="009C46C4" w:rsidRPr="009C46C4">
          <w:rPr>
            <w:rFonts w:ascii="Times New Roman" w:eastAsia="宋体" w:hAnsi="Times New Roman" w:cs="Times New Roman" w:hint="eastAsia"/>
            <w:kern w:val="0"/>
            <w:sz w:val="24"/>
            <w:szCs w:val="24"/>
            <w:highlight w:val="yellow"/>
            <w:rPrChange w:id="4851"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4852" w:author="ThinkPad" w:date="2022-06-18T12:12:00Z">
        <w:r w:rsidR="009C46C4" w:rsidRPr="009C46C4">
          <w:rPr>
            <w:rFonts w:ascii="Times New Roman" w:eastAsia="宋体" w:hAnsi="Times New Roman" w:cs="Times New Roman" w:hint="eastAsia"/>
            <w:kern w:val="0"/>
            <w:sz w:val="24"/>
            <w:szCs w:val="24"/>
            <w:highlight w:val="yellow"/>
            <w:rPrChange w:id="4853" w:author="ThinkPad" w:date="2022-06-18T12:13:00Z">
              <w:rPr>
                <w:rFonts w:ascii="Times New Roman" w:eastAsia="宋体" w:hAnsi="Times New Roman" w:cs="Times New Roman" w:hint="eastAsia"/>
                <w:kern w:val="0"/>
                <w:sz w:val="24"/>
                <w:szCs w:val="24"/>
              </w:rPr>
            </w:rPrChange>
          </w:rPr>
          <w:t>】</w:t>
        </w:r>
      </w:ins>
      <w:ins w:id="4854" w:author="Zhang Li" w:date="2022-06-12T15:09:00Z">
        <w:r>
          <w:rPr>
            <w:rFonts w:ascii="Times New Roman" w:eastAsia="宋体" w:hAnsi="Times New Roman" w:cs="Times New Roman"/>
            <w:kern w:val="0"/>
            <w:sz w:val="24"/>
            <w:szCs w:val="24"/>
          </w:rPr>
          <w:t xml:space="preserve"> </w:t>
        </w:r>
      </w:ins>
      <m:oMath>
        <m:sSubSup>
          <m:sSubSupPr>
            <m:ctrlPr>
              <w:ins w:id="4855" w:author="Zhang Li" w:date="2022-06-12T15:09:00Z">
                <w:rPr>
                  <w:rFonts w:ascii="Cambria Math" w:eastAsia="宋体" w:hAnsi="Cambria Math" w:cs="Times New Roman"/>
                  <w:i/>
                  <w:kern w:val="0"/>
                  <w:sz w:val="24"/>
                  <w:szCs w:val="24"/>
                </w:rPr>
              </w:ins>
            </m:ctrlPr>
          </m:sSubSupPr>
          <m:e>
            <m:r>
              <w:ins w:id="4856" w:author="Zhang Li" w:date="2022-06-12T15:09:00Z">
                <w:rPr>
                  <w:rFonts w:ascii="Cambria Math" w:eastAsia="宋体" w:hAnsi="Cambria Math" w:cs="Times New Roman"/>
                  <w:kern w:val="0"/>
                  <w:sz w:val="24"/>
                  <w:szCs w:val="24"/>
                </w:rPr>
                <m:t>L</m:t>
              </w:ins>
            </m:r>
          </m:e>
          <m:sub>
            <m:r>
              <w:ins w:id="4857" w:author="Zhang Li" w:date="2022-06-12T15:09:00Z">
                <w:rPr>
                  <w:rFonts w:ascii="Cambria Math" w:eastAsia="宋体" w:hAnsi="Cambria Math" w:cs="Times New Roman"/>
                  <w:kern w:val="0"/>
                  <w:sz w:val="24"/>
                  <w:szCs w:val="24"/>
                </w:rPr>
                <m:t>valid</m:t>
              </w:ins>
            </m:r>
          </m:sub>
          <m:sup>
            <m:r>
              <w:ins w:id="4858" w:author="Zhang Li" w:date="2022-06-12T15:09:00Z">
                <w:rPr>
                  <w:rFonts w:ascii="Cambria Math" w:eastAsia="宋体" w:hAnsi="Cambria Math" w:cs="Times New Roman"/>
                  <w:kern w:val="0"/>
                  <w:sz w:val="24"/>
                  <w:szCs w:val="24"/>
                </w:rPr>
                <m:t>max</m:t>
              </w:ins>
            </m:r>
          </m:sup>
        </m:sSubSup>
        <m:r>
          <w:ins w:id="4859" w:author="Zhang Li" w:date="2022-06-12T15:09:00Z">
            <w:rPr>
              <w:rFonts w:ascii="Cambria Math" w:eastAsia="宋体" w:hAnsi="Cambria Math" w:cs="Times New Roman"/>
              <w:kern w:val="0"/>
              <w:sz w:val="24"/>
              <w:szCs w:val="24"/>
            </w:rPr>
            <m:t xml:space="preserve">= </m:t>
          </w:ins>
        </m:r>
        <m:sSub>
          <m:sSubPr>
            <m:ctrlPr>
              <w:ins w:id="4860" w:author="Zhang Li" w:date="2022-06-12T15:09:00Z">
                <w:rPr>
                  <w:rFonts w:ascii="Cambria Math" w:eastAsia="宋体" w:hAnsi="Cambria Math" w:cs="Times New Roman"/>
                  <w:i/>
                  <w:kern w:val="0"/>
                  <w:sz w:val="24"/>
                  <w:szCs w:val="24"/>
                </w:rPr>
              </w:ins>
            </m:ctrlPr>
          </m:sSubPr>
          <m:e>
            <m:r>
              <w:ins w:id="4861" w:author="Zhang Li" w:date="2022-06-12T15:09:00Z">
                <w:rPr>
                  <w:rFonts w:ascii="Cambria Math" w:eastAsia="宋体" w:hAnsi="Cambria Math" w:cs="Times New Roman"/>
                  <w:kern w:val="0"/>
                  <w:sz w:val="24"/>
                  <w:szCs w:val="24"/>
                </w:rPr>
                <m:t>τ</m:t>
              </w:ins>
            </m:r>
          </m:e>
          <m:sub>
            <m:r>
              <w:ins w:id="4862" w:author="Zhang Li" w:date="2022-06-12T15:09:00Z">
                <w:rPr>
                  <w:rFonts w:ascii="Cambria Math" w:eastAsia="宋体" w:hAnsi="Cambria Math" w:cs="Times New Roman"/>
                  <w:kern w:val="0"/>
                  <w:sz w:val="24"/>
                  <w:szCs w:val="24"/>
                </w:rPr>
                <m:t>o</m:t>
              </w:ins>
            </m:r>
          </m:sub>
        </m:sSub>
        <m:r>
          <w:ins w:id="4863" w:author="Zhang Li" w:date="2022-06-12T15:09:00Z">
            <w:rPr>
              <w:rFonts w:ascii="Cambria Math" w:eastAsia="宋体" w:hAnsi="Cambria Math" w:cs="Times New Roman"/>
              <w:kern w:val="0"/>
              <w:sz w:val="24"/>
              <w:szCs w:val="24"/>
            </w:rPr>
            <m:t>⋅</m:t>
          </w:ins>
        </m:r>
        <m:d>
          <m:dPr>
            <m:begChr m:val="⌈"/>
            <m:endChr m:val="⌉"/>
            <m:ctrlPr>
              <w:ins w:id="4864" w:author="Zhang Li" w:date="2022-06-12T15:09:00Z">
                <w:rPr>
                  <w:rFonts w:ascii="Cambria Math" w:eastAsia="宋体" w:hAnsi="Cambria Math" w:cs="Times New Roman"/>
                  <w:i/>
                  <w:kern w:val="0"/>
                  <w:sz w:val="24"/>
                  <w:szCs w:val="24"/>
                </w:rPr>
              </w:ins>
            </m:ctrlPr>
          </m:dPr>
          <m:e>
            <m:f>
              <m:fPr>
                <m:ctrlPr>
                  <w:ins w:id="4865" w:author="Zhang Li" w:date="2022-06-12T15:09:00Z">
                    <w:rPr>
                      <w:rFonts w:ascii="Cambria Math" w:eastAsia="宋体" w:hAnsi="Cambria Math" w:cs="Times New Roman"/>
                      <w:i/>
                      <w:kern w:val="0"/>
                      <w:sz w:val="24"/>
                      <w:szCs w:val="24"/>
                    </w:rPr>
                  </w:ins>
                </m:ctrlPr>
              </m:fPr>
              <m:num>
                <m:func>
                  <m:funcPr>
                    <m:ctrlPr>
                      <w:ins w:id="4866" w:author="Zhang Li" w:date="2022-06-12T15:09:00Z">
                        <w:rPr>
                          <w:rFonts w:ascii="Cambria Math" w:eastAsia="宋体" w:hAnsi="Cambria Math" w:cs="Times New Roman"/>
                          <w:i/>
                          <w:kern w:val="0"/>
                          <w:sz w:val="24"/>
                          <w:szCs w:val="24"/>
                        </w:rPr>
                      </w:ins>
                    </m:ctrlPr>
                  </m:funcPr>
                  <m:fName>
                    <m:r>
                      <w:ins w:id="4867" w:author="Zhang Li" w:date="2022-06-12T15:09:00Z">
                        <m:rPr>
                          <m:sty m:val="p"/>
                        </m:rPr>
                        <w:rPr>
                          <w:rFonts w:ascii="Cambria Math" w:eastAsia="宋体" w:hAnsi="Cambria Math" w:cs="Times New Roman"/>
                          <w:kern w:val="0"/>
                          <w:sz w:val="24"/>
                          <w:szCs w:val="24"/>
                        </w:rPr>
                        <m:t>log</m:t>
                      </w:ins>
                    </m:r>
                  </m:fName>
                  <m:e>
                    <m:d>
                      <m:dPr>
                        <m:ctrlPr>
                          <w:ins w:id="4868" w:author="Zhang Li" w:date="2022-06-12T15:09:00Z">
                            <w:rPr>
                              <w:rFonts w:ascii="Cambria Math" w:eastAsia="宋体" w:hAnsi="Cambria Math" w:cs="Times New Roman"/>
                              <w:i/>
                              <w:kern w:val="0"/>
                              <w:sz w:val="24"/>
                              <w:szCs w:val="24"/>
                            </w:rPr>
                          </w:ins>
                        </m:ctrlPr>
                      </m:dPr>
                      <m:e>
                        <m:r>
                          <w:ins w:id="4869" w:author="Zhang Li" w:date="2022-06-12T15:09:00Z">
                            <w:rPr>
                              <w:rFonts w:ascii="Cambria Math" w:eastAsia="宋体" w:hAnsi="Cambria Math" w:cs="Times New Roman"/>
                              <w:kern w:val="0"/>
                              <w:sz w:val="24"/>
                              <w:szCs w:val="24"/>
                            </w:rPr>
                            <m:t>1-ς</m:t>
                          </w:ins>
                        </m:r>
                      </m:e>
                    </m:d>
                  </m:e>
                </m:func>
              </m:num>
              <m:den>
                <m:func>
                  <m:funcPr>
                    <m:ctrlPr>
                      <w:ins w:id="4870" w:author="Zhang Li" w:date="2022-06-12T15:09:00Z">
                        <w:rPr>
                          <w:rFonts w:ascii="Cambria Math" w:eastAsia="宋体" w:hAnsi="Cambria Math" w:cs="Times New Roman"/>
                          <w:i/>
                          <w:kern w:val="0"/>
                          <w:sz w:val="24"/>
                          <w:szCs w:val="24"/>
                        </w:rPr>
                      </w:ins>
                    </m:ctrlPr>
                  </m:funcPr>
                  <m:fName>
                    <m:r>
                      <w:ins w:id="4871" w:author="Zhang Li" w:date="2022-06-12T15:09:00Z">
                        <m:rPr>
                          <m:sty m:val="p"/>
                        </m:rPr>
                        <w:rPr>
                          <w:rFonts w:ascii="Cambria Math" w:eastAsia="宋体" w:hAnsi="Cambria Math" w:cs="Times New Roman"/>
                          <w:kern w:val="0"/>
                          <w:sz w:val="24"/>
                          <w:szCs w:val="24"/>
                        </w:rPr>
                        <m:t>log</m:t>
                      </w:ins>
                    </m:r>
                  </m:fName>
                  <m:e>
                    <m:d>
                      <m:dPr>
                        <m:ctrlPr>
                          <w:ins w:id="4872" w:author="Zhang Li" w:date="2022-06-12T15:09:00Z">
                            <w:rPr>
                              <w:rFonts w:ascii="Cambria Math" w:eastAsia="宋体" w:hAnsi="Cambria Math" w:cs="Times New Roman"/>
                              <w:i/>
                              <w:kern w:val="0"/>
                              <w:sz w:val="24"/>
                              <w:szCs w:val="24"/>
                            </w:rPr>
                          </w:ins>
                        </m:ctrlPr>
                      </m:dPr>
                      <m:e>
                        <m:r>
                          <w:ins w:id="4873" w:author="Zhang Li" w:date="2022-06-12T15:09:00Z">
                            <w:rPr>
                              <w:rFonts w:ascii="Cambria Math" w:eastAsia="宋体" w:hAnsi="Cambria Math" w:cs="Times New Roman"/>
                              <w:kern w:val="0"/>
                              <w:sz w:val="24"/>
                              <w:szCs w:val="24"/>
                            </w:rPr>
                            <m:t>1-</m:t>
                          </w:ins>
                        </m:r>
                        <m:r>
                          <w:ins w:id="4874" w:author="Zhang Li" w:date="2022-06-12T15:09:00Z">
                            <w:rPr>
                              <w:rFonts w:ascii="Cambria Math" w:eastAsia="宋体" w:hAnsi="Cambria Math" w:cs="Times New Roman" w:hint="eastAsia"/>
                              <w:kern w:val="0"/>
                              <w:sz w:val="24"/>
                              <w:szCs w:val="24"/>
                            </w:rPr>
                            <m:t>N</m:t>
                          </w:ins>
                        </m:r>
                        <m:r>
                          <w:ins w:id="4875" w:author="Zhang Li" w:date="2022-06-12T15:09:00Z">
                            <w:rPr>
                              <w:rFonts w:ascii="Cambria Math" w:eastAsia="宋体" w:hAnsi="Cambria Math" w:cs="Times New Roman"/>
                              <w:kern w:val="0"/>
                              <w:sz w:val="24"/>
                              <w:szCs w:val="24"/>
                            </w:rPr>
                            <m:t>⋅p⋅</m:t>
                          </w:ins>
                        </m:r>
                        <m:sSup>
                          <m:sSupPr>
                            <m:ctrlPr>
                              <w:ins w:id="4876" w:author="Zhang Li" w:date="2022-06-12T15:09:00Z">
                                <w:rPr>
                                  <w:rFonts w:ascii="Cambria Math" w:eastAsia="宋体" w:hAnsi="Cambria Math" w:cs="Times New Roman"/>
                                  <w:i/>
                                  <w:kern w:val="0"/>
                                  <w:sz w:val="24"/>
                                  <w:szCs w:val="24"/>
                                </w:rPr>
                              </w:ins>
                            </m:ctrlPr>
                          </m:sSupPr>
                          <m:e>
                            <m:d>
                              <m:dPr>
                                <m:ctrlPr>
                                  <w:ins w:id="4877" w:author="Zhang Li" w:date="2022-06-12T15:09:00Z">
                                    <w:rPr>
                                      <w:rFonts w:ascii="Cambria Math" w:eastAsia="宋体" w:hAnsi="Cambria Math" w:cs="Times New Roman"/>
                                      <w:i/>
                                      <w:kern w:val="0"/>
                                      <w:sz w:val="24"/>
                                      <w:szCs w:val="24"/>
                                    </w:rPr>
                                  </w:ins>
                                </m:ctrlPr>
                              </m:dPr>
                              <m:e>
                                <m:r>
                                  <w:ins w:id="4878" w:author="Zhang Li" w:date="2022-06-12T15:09:00Z">
                                    <w:rPr>
                                      <w:rFonts w:ascii="Cambria Math" w:eastAsia="宋体" w:hAnsi="Cambria Math" w:cs="Times New Roman"/>
                                      <w:kern w:val="0"/>
                                      <w:sz w:val="24"/>
                                      <w:szCs w:val="24"/>
                                    </w:rPr>
                                    <m:t>1-p</m:t>
                                  </w:ins>
                                </m:r>
                              </m:e>
                            </m:d>
                          </m:e>
                          <m:sup>
                            <m:r>
                              <w:ins w:id="4879" w:author="Zhang Li" w:date="2022-06-12T15:09:00Z">
                                <w:rPr>
                                  <w:rFonts w:ascii="Cambria Math" w:eastAsia="宋体" w:hAnsi="Cambria Math" w:cs="Times New Roman"/>
                                  <w:kern w:val="0"/>
                                  <w:sz w:val="24"/>
                                  <w:szCs w:val="24"/>
                                </w:rPr>
                                <m:t>N-1</m:t>
                              </w:ins>
                            </m:r>
                          </m:sup>
                        </m:sSup>
                      </m:e>
                    </m:d>
                  </m:e>
                </m:func>
              </m:den>
            </m:f>
          </m:e>
        </m:d>
        <m:r>
          <w:ins w:id="4880" w:author="Zhang Li" w:date="2022-06-12T15:09:00Z">
            <w:rPr>
              <w:rFonts w:ascii="Cambria Math" w:eastAsia="宋体" w:hAnsi="Cambria Math" w:cs="Times New Roman"/>
              <w:kern w:val="0"/>
              <w:sz w:val="24"/>
              <w:szCs w:val="24"/>
            </w:rPr>
            <m:t>⋅[</m:t>
          </w:ins>
        </m:r>
        <m:nary>
          <m:naryPr>
            <m:chr m:val="∑"/>
            <m:limLoc m:val="undOvr"/>
            <m:ctrlPr>
              <w:ins w:id="4881" w:author="Zhang Li" w:date="2022-06-12T15:09:00Z">
                <w:rPr>
                  <w:rFonts w:ascii="Cambria Math" w:eastAsia="宋体" w:hAnsi="Cambria Math" w:cs="Times New Roman"/>
                  <w:i/>
                  <w:kern w:val="0"/>
                  <w:sz w:val="24"/>
                  <w:szCs w:val="24"/>
                </w:rPr>
              </w:ins>
            </m:ctrlPr>
          </m:naryPr>
          <m:sub>
            <m:r>
              <w:ins w:id="4882" w:author="Zhang Li" w:date="2022-06-12T15:09:00Z">
                <w:rPr>
                  <w:rFonts w:ascii="Cambria Math" w:eastAsia="宋体" w:hAnsi="Cambria Math" w:cs="Times New Roman"/>
                  <w:kern w:val="0"/>
                  <w:sz w:val="24"/>
                  <w:szCs w:val="24"/>
                </w:rPr>
                <m:t>i=0</m:t>
              </w:ins>
            </m:r>
          </m:sub>
          <m:sup>
            <m:r>
              <w:ins w:id="4883" w:author="Zhang Li" w:date="2022-06-12T15:09:00Z">
                <w:rPr>
                  <w:rFonts w:ascii="Cambria Math" w:eastAsia="宋体" w:hAnsi="Cambria Math" w:cs="Times New Roman"/>
                  <w:kern w:val="0"/>
                  <w:sz w:val="24"/>
                  <w:szCs w:val="24"/>
                </w:rPr>
                <m:t>N</m:t>
              </w:ins>
            </m:r>
            <m:r>
              <w:ins w:id="4884" w:author="ThinkPad" w:date="2022-06-18T11:22:00Z">
                <w:rPr>
                  <w:rFonts w:ascii="Cambria Math" w:eastAsia="宋体" w:hAnsi="Cambria Math" w:cs="Times New Roman"/>
                  <w:kern w:val="0"/>
                  <w:sz w:val="24"/>
                  <w:szCs w:val="24"/>
                  <w:highlight w:val="yellow"/>
                  <w:rPrChange w:id="4885" w:author="ThinkPad" w:date="2022-06-18T11:22:00Z">
                    <w:rPr>
                      <w:rFonts w:ascii="Cambria Math" w:eastAsia="宋体" w:hAnsi="Cambria Math" w:cs="Times New Roman"/>
                      <w:kern w:val="0"/>
                      <w:sz w:val="24"/>
                      <w:szCs w:val="24"/>
                    </w:rPr>
                  </w:rPrChange>
                </w:rPr>
                <m:t>-1</m:t>
              </w:ins>
            </m:r>
          </m:sup>
          <m:e>
            <m:sSub>
              <m:sSubPr>
                <m:ctrlPr>
                  <w:ins w:id="4886" w:author="Zhang Li" w:date="2022-06-12T15:09:00Z">
                    <w:rPr>
                      <w:rFonts w:ascii="Cambria Math" w:eastAsia="宋体" w:hAnsi="Cambria Math" w:cs="Times New Roman"/>
                      <w:i/>
                      <w:kern w:val="0"/>
                      <w:sz w:val="24"/>
                      <w:szCs w:val="24"/>
                    </w:rPr>
                  </w:ins>
                </m:ctrlPr>
              </m:sSubPr>
              <m:e>
                <m:r>
                  <w:ins w:id="4887" w:author="Zhang Li" w:date="2022-06-12T15:09:00Z">
                    <w:rPr>
                      <w:rFonts w:ascii="Cambria Math" w:eastAsia="宋体" w:hAnsi="Cambria Math" w:cs="Times New Roman"/>
                      <w:kern w:val="0"/>
                      <w:sz w:val="24"/>
                      <w:szCs w:val="24"/>
                    </w:rPr>
                    <m:t>T</m:t>
                  </w:ins>
                </m:r>
              </m:e>
              <m:sub>
                <m:r>
                  <w:ins w:id="4888" w:author="Zhang Li" w:date="2022-06-12T15:09:00Z">
                    <w:rPr>
                      <w:rFonts w:ascii="Cambria Math" w:eastAsia="宋体" w:hAnsi="Cambria Math" w:cs="Times New Roman"/>
                      <w:kern w:val="0"/>
                      <w:sz w:val="24"/>
                      <w:szCs w:val="24"/>
                    </w:rPr>
                    <m:t xml:space="preserve">c,sig </m:t>
                  </w:ins>
                </m:r>
              </m:sub>
            </m:sSub>
          </m:e>
        </m:nary>
        <m:r>
          <w:ins w:id="4889" w:author="Zhang Li" w:date="2022-06-12T15:09:00Z">
            <w:rPr>
              <w:rFonts w:ascii="Cambria Math" w:eastAsia="宋体" w:hAnsi="Cambria Math" w:cs="Times New Roman"/>
              <w:kern w:val="0"/>
              <w:sz w:val="24"/>
              <w:szCs w:val="24"/>
            </w:rPr>
            <m:t>+</m:t>
          </w:ins>
        </m:r>
        <m:sSubSup>
          <m:sSubSupPr>
            <m:ctrlPr>
              <w:ins w:id="4890" w:author="Zhang Li" w:date="2022-06-12T15:09:00Z">
                <w:rPr>
                  <w:rFonts w:ascii="Cambria Math" w:eastAsia="宋体" w:hAnsi="Cambria Math" w:cs="Times New Roman"/>
                  <w:i/>
                  <w:kern w:val="0"/>
                  <w:sz w:val="24"/>
                  <w:szCs w:val="24"/>
                </w:rPr>
              </w:ins>
            </m:ctrlPr>
          </m:sSubSupPr>
          <m:e>
            <m:r>
              <w:ins w:id="4891" w:author="Zhang Li" w:date="2022-06-12T15:09:00Z">
                <w:rPr>
                  <w:rFonts w:ascii="Cambria Math" w:eastAsia="宋体" w:hAnsi="Cambria Math" w:cs="Times New Roman"/>
                  <w:kern w:val="0"/>
                  <w:sz w:val="24"/>
                  <w:szCs w:val="24"/>
                </w:rPr>
                <m:t>T</m:t>
              </w:ins>
            </m:r>
          </m:e>
          <m:sub>
            <m:r>
              <w:ins w:id="4892" w:author="Zhang Li" w:date="2022-06-12T15:09:00Z">
                <w:rPr>
                  <w:rFonts w:ascii="Cambria Math" w:eastAsia="宋体" w:hAnsi="Cambria Math" w:cs="Times New Roman"/>
                  <w:kern w:val="0"/>
                  <w:sz w:val="24"/>
                  <w:szCs w:val="24"/>
                </w:rPr>
                <m:t>c,B</m:t>
              </w:ins>
            </m:r>
          </m:sub>
          <m:sup>
            <m:r>
              <w:ins w:id="4893" w:author="Zhang Li" w:date="2022-06-12T15:09:00Z">
                <w:rPr>
                  <w:rFonts w:ascii="Cambria Math" w:eastAsia="宋体" w:hAnsi="Cambria Math" w:cs="Times New Roman"/>
                  <w:kern w:val="0"/>
                  <w:sz w:val="24"/>
                  <w:szCs w:val="24"/>
                </w:rPr>
                <m:t>max</m:t>
              </w:ins>
            </m:r>
          </m:sup>
        </m:sSubSup>
        <m:r>
          <w:ins w:id="4894" w:author="Zhang Li" w:date="2022-06-12T15:09:00Z">
            <w:rPr>
              <w:rFonts w:ascii="Cambria Math" w:eastAsia="宋体" w:hAnsi="Cambria Math" w:cs="Times New Roman"/>
              <w:kern w:val="0"/>
              <w:sz w:val="24"/>
              <w:szCs w:val="24"/>
            </w:rPr>
            <m:t>]</m:t>
          </w:ins>
        </m:r>
      </m:oMath>
      <w:ins w:id="489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896" w:author="Zhang Li" w:date="2022-06-12T15:09:00Z">
                <w:rPr>
                  <w:rFonts w:ascii="Cambria Math" w:eastAsia="宋体" w:hAnsi="Cambria Math" w:cs="Times New Roman"/>
                  <w:i/>
                  <w:kern w:val="0"/>
                  <w:sz w:val="24"/>
                  <w:szCs w:val="24"/>
                </w:rPr>
              </w:ins>
            </m:ctrlPr>
          </m:sSubSupPr>
          <m:e>
            <m:r>
              <w:ins w:id="4897" w:author="Zhang Li" w:date="2022-06-12T15:09:00Z">
                <w:rPr>
                  <w:rFonts w:ascii="Cambria Math" w:eastAsia="宋体" w:hAnsi="Cambria Math" w:cs="Times New Roman"/>
                  <w:kern w:val="0"/>
                  <w:sz w:val="24"/>
                  <w:szCs w:val="24"/>
                </w:rPr>
                <m:t>L</m:t>
              </w:ins>
            </m:r>
          </m:e>
          <m:sub>
            <m:r>
              <w:ins w:id="4898" w:author="Zhang Li" w:date="2022-06-12T15:09:00Z">
                <w:rPr>
                  <w:rFonts w:ascii="Cambria Math" w:eastAsia="宋体" w:hAnsi="Cambria Math" w:cs="Times New Roman"/>
                  <w:kern w:val="0"/>
                  <w:sz w:val="24"/>
                  <w:szCs w:val="24"/>
                </w:rPr>
                <m:t>empty</m:t>
              </w:ins>
            </m:r>
          </m:sub>
          <m:sup>
            <m:r>
              <w:ins w:id="4899" w:author="Zhang Li" w:date="2022-06-12T15:09:00Z">
                <w:rPr>
                  <w:rFonts w:ascii="Cambria Math" w:eastAsia="宋体" w:hAnsi="Cambria Math" w:cs="Times New Roman"/>
                  <w:kern w:val="0"/>
                  <w:sz w:val="24"/>
                  <w:szCs w:val="24"/>
                </w:rPr>
                <m:t>max</m:t>
              </w:ins>
            </m:r>
          </m:sup>
        </m:sSubSup>
        <m:r>
          <w:ins w:id="4900" w:author="Zhang Li" w:date="2022-06-12T15:09:00Z">
            <w:rPr>
              <w:rFonts w:ascii="Cambria Math" w:eastAsia="宋体" w:hAnsi="Cambria Math" w:cs="Times New Roman"/>
              <w:kern w:val="0"/>
              <w:sz w:val="24"/>
              <w:szCs w:val="24"/>
            </w:rPr>
            <m:t>=</m:t>
          </w:ins>
        </m:r>
        <m:sSub>
          <m:sSubPr>
            <m:ctrlPr>
              <w:ins w:id="4901" w:author="Zhang Li" w:date="2022-06-12T15:09:00Z">
                <w:rPr>
                  <w:rFonts w:ascii="Cambria Math" w:eastAsia="宋体" w:hAnsi="Cambria Math" w:cs="Times New Roman"/>
                  <w:i/>
                  <w:kern w:val="0"/>
                  <w:sz w:val="24"/>
                  <w:szCs w:val="24"/>
                </w:rPr>
              </w:ins>
            </m:ctrlPr>
          </m:sSubPr>
          <m:e>
            <m:r>
              <w:ins w:id="4902" w:author="Zhang Li" w:date="2022-06-12T15:09:00Z">
                <w:rPr>
                  <w:rFonts w:ascii="Cambria Math" w:eastAsia="宋体" w:hAnsi="Cambria Math" w:cs="Times New Roman"/>
                  <w:kern w:val="0"/>
                  <w:sz w:val="24"/>
                  <w:szCs w:val="24"/>
                </w:rPr>
                <m:t>τ</m:t>
              </w:ins>
            </m:r>
          </m:e>
          <m:sub>
            <m:r>
              <w:ins w:id="4903" w:author="Zhang Li" w:date="2022-06-12T15:09:00Z">
                <w:rPr>
                  <w:rFonts w:ascii="Cambria Math" w:eastAsia="宋体" w:hAnsi="Cambria Math" w:cs="Times New Roman"/>
                  <w:kern w:val="0"/>
                  <w:sz w:val="24"/>
                  <w:szCs w:val="24"/>
                </w:rPr>
                <m:t>o</m:t>
              </w:ins>
            </m:r>
          </m:sub>
        </m:sSub>
        <m:r>
          <w:ins w:id="4904" w:author="Zhang Li" w:date="2022-06-12T15:09:00Z">
            <w:rPr>
              <w:rFonts w:ascii="Cambria Math" w:eastAsia="宋体" w:hAnsi="Cambria Math" w:cs="Times New Roman"/>
              <w:kern w:val="0"/>
              <w:sz w:val="24"/>
              <w:szCs w:val="24"/>
            </w:rPr>
            <m:t>⋅</m:t>
          </w:ins>
        </m:r>
        <m:d>
          <m:dPr>
            <m:begChr m:val="⌈"/>
            <m:endChr m:val="⌉"/>
            <m:ctrlPr>
              <w:ins w:id="4905" w:author="Zhang Li" w:date="2022-06-12T15:09:00Z">
                <w:rPr>
                  <w:rFonts w:ascii="Cambria Math" w:eastAsia="宋体" w:hAnsi="Cambria Math" w:cs="Times New Roman"/>
                  <w:i/>
                  <w:kern w:val="0"/>
                  <w:sz w:val="24"/>
                  <w:szCs w:val="24"/>
                </w:rPr>
              </w:ins>
            </m:ctrlPr>
          </m:dPr>
          <m:e>
            <m:f>
              <m:fPr>
                <m:ctrlPr>
                  <w:ins w:id="4906" w:author="Zhang Li" w:date="2022-06-12T15:09:00Z">
                    <w:rPr>
                      <w:rFonts w:ascii="Cambria Math" w:eastAsia="宋体" w:hAnsi="Cambria Math" w:cs="Times New Roman"/>
                      <w:i/>
                      <w:kern w:val="0"/>
                      <w:sz w:val="24"/>
                      <w:szCs w:val="24"/>
                    </w:rPr>
                  </w:ins>
                </m:ctrlPr>
              </m:fPr>
              <m:num>
                <m:func>
                  <m:funcPr>
                    <m:ctrlPr>
                      <w:ins w:id="4907" w:author="Zhang Li" w:date="2022-06-12T15:09:00Z">
                        <w:rPr>
                          <w:rFonts w:ascii="Cambria Math" w:eastAsia="宋体" w:hAnsi="Cambria Math" w:cs="Times New Roman"/>
                          <w:i/>
                          <w:kern w:val="0"/>
                          <w:sz w:val="24"/>
                          <w:szCs w:val="24"/>
                        </w:rPr>
                      </w:ins>
                    </m:ctrlPr>
                  </m:funcPr>
                  <m:fName>
                    <m:r>
                      <w:ins w:id="4908" w:author="Zhang Li" w:date="2022-06-12T15:09:00Z">
                        <m:rPr>
                          <m:sty m:val="p"/>
                        </m:rPr>
                        <w:rPr>
                          <w:rFonts w:ascii="Cambria Math" w:eastAsia="宋体" w:hAnsi="Cambria Math" w:cs="Times New Roman"/>
                          <w:kern w:val="0"/>
                          <w:sz w:val="24"/>
                          <w:szCs w:val="24"/>
                        </w:rPr>
                        <m:t>log</m:t>
                      </w:ins>
                    </m:r>
                  </m:fName>
                  <m:e>
                    <m:d>
                      <m:dPr>
                        <m:ctrlPr>
                          <w:ins w:id="4909" w:author="Zhang Li" w:date="2022-06-12T15:09:00Z">
                            <w:rPr>
                              <w:rFonts w:ascii="Cambria Math" w:eastAsia="宋体" w:hAnsi="Cambria Math" w:cs="Times New Roman"/>
                              <w:i/>
                              <w:kern w:val="0"/>
                              <w:sz w:val="24"/>
                              <w:szCs w:val="24"/>
                            </w:rPr>
                          </w:ins>
                        </m:ctrlPr>
                      </m:dPr>
                      <m:e>
                        <m:r>
                          <w:ins w:id="4910" w:author="Zhang Li" w:date="2022-06-12T15:09:00Z">
                            <w:rPr>
                              <w:rFonts w:ascii="Cambria Math" w:eastAsia="宋体" w:hAnsi="Cambria Math" w:cs="Times New Roman"/>
                              <w:kern w:val="0"/>
                              <w:sz w:val="24"/>
                              <w:szCs w:val="24"/>
                            </w:rPr>
                            <m:t>1-ς</m:t>
                          </w:ins>
                        </m:r>
                      </m:e>
                    </m:d>
                  </m:e>
                </m:func>
              </m:num>
              <m:den>
                <m:func>
                  <m:funcPr>
                    <m:ctrlPr>
                      <w:ins w:id="4911" w:author="Zhang Li" w:date="2022-06-12T15:09:00Z">
                        <w:rPr>
                          <w:rFonts w:ascii="Cambria Math" w:eastAsia="宋体" w:hAnsi="Cambria Math" w:cs="Times New Roman"/>
                          <w:i/>
                          <w:kern w:val="0"/>
                          <w:sz w:val="24"/>
                          <w:szCs w:val="24"/>
                        </w:rPr>
                      </w:ins>
                    </m:ctrlPr>
                  </m:funcPr>
                  <m:fName>
                    <m:r>
                      <w:ins w:id="4912" w:author="Zhang Li" w:date="2022-06-12T15:09:00Z">
                        <m:rPr>
                          <m:sty m:val="p"/>
                        </m:rPr>
                        <w:rPr>
                          <w:rFonts w:ascii="Cambria Math" w:eastAsia="宋体" w:hAnsi="Cambria Math" w:cs="Times New Roman"/>
                          <w:kern w:val="0"/>
                          <w:sz w:val="24"/>
                          <w:szCs w:val="24"/>
                        </w:rPr>
                        <m:t>log</m:t>
                      </w:ins>
                    </m:r>
                  </m:fName>
                  <m:e>
                    <m:d>
                      <m:dPr>
                        <m:ctrlPr>
                          <w:ins w:id="4913" w:author="Zhang Li" w:date="2022-06-12T15:09:00Z">
                            <w:rPr>
                              <w:rFonts w:ascii="Cambria Math" w:eastAsia="宋体" w:hAnsi="Cambria Math" w:cs="Times New Roman"/>
                              <w:i/>
                              <w:kern w:val="0"/>
                              <w:sz w:val="24"/>
                              <w:szCs w:val="24"/>
                            </w:rPr>
                          </w:ins>
                        </m:ctrlPr>
                      </m:dPr>
                      <m:e>
                        <m:r>
                          <w:ins w:id="4914" w:author="Zhang Li" w:date="2022-06-12T15:09:00Z">
                            <w:rPr>
                              <w:rFonts w:ascii="Cambria Math" w:eastAsia="宋体" w:hAnsi="Cambria Math" w:cs="Times New Roman"/>
                              <w:kern w:val="0"/>
                              <w:sz w:val="24"/>
                              <w:szCs w:val="24"/>
                            </w:rPr>
                            <m:t>1-</m:t>
                          </w:ins>
                        </m:r>
                        <m:r>
                          <w:ins w:id="4915" w:author="Zhang Li" w:date="2022-06-12T15:09:00Z">
                            <w:rPr>
                              <w:rFonts w:ascii="Cambria Math" w:eastAsia="宋体" w:hAnsi="Cambria Math" w:cs="Times New Roman" w:hint="eastAsia"/>
                              <w:kern w:val="0"/>
                              <w:sz w:val="24"/>
                              <w:szCs w:val="24"/>
                            </w:rPr>
                            <m:t>N</m:t>
                          </w:ins>
                        </m:r>
                        <m:r>
                          <w:ins w:id="4916" w:author="Zhang Li" w:date="2022-06-12T15:09:00Z">
                            <w:rPr>
                              <w:rFonts w:ascii="Cambria Math" w:eastAsia="宋体" w:hAnsi="Cambria Math" w:cs="Times New Roman"/>
                              <w:kern w:val="0"/>
                              <w:sz w:val="24"/>
                              <w:szCs w:val="24"/>
                            </w:rPr>
                            <m:t>⋅p⋅</m:t>
                          </w:ins>
                        </m:r>
                        <m:sSup>
                          <m:sSupPr>
                            <m:ctrlPr>
                              <w:ins w:id="4917" w:author="Zhang Li" w:date="2022-06-12T15:09:00Z">
                                <w:rPr>
                                  <w:rFonts w:ascii="Cambria Math" w:eastAsia="宋体" w:hAnsi="Cambria Math" w:cs="Times New Roman"/>
                                  <w:i/>
                                  <w:kern w:val="0"/>
                                  <w:sz w:val="24"/>
                                  <w:szCs w:val="24"/>
                                </w:rPr>
                              </w:ins>
                            </m:ctrlPr>
                          </m:sSupPr>
                          <m:e>
                            <m:d>
                              <m:dPr>
                                <m:ctrlPr>
                                  <w:ins w:id="4918" w:author="Zhang Li" w:date="2022-06-12T15:09:00Z">
                                    <w:rPr>
                                      <w:rFonts w:ascii="Cambria Math" w:eastAsia="宋体" w:hAnsi="Cambria Math" w:cs="Times New Roman"/>
                                      <w:i/>
                                      <w:kern w:val="0"/>
                                      <w:sz w:val="24"/>
                                      <w:szCs w:val="24"/>
                                    </w:rPr>
                                  </w:ins>
                                </m:ctrlPr>
                              </m:dPr>
                              <m:e>
                                <m:r>
                                  <w:ins w:id="4919" w:author="Zhang Li" w:date="2022-06-12T15:09:00Z">
                                    <w:rPr>
                                      <w:rFonts w:ascii="Cambria Math" w:eastAsia="宋体" w:hAnsi="Cambria Math" w:cs="Times New Roman"/>
                                      <w:kern w:val="0"/>
                                      <w:sz w:val="24"/>
                                      <w:szCs w:val="24"/>
                                    </w:rPr>
                                    <m:t>1-p</m:t>
                                  </w:ins>
                                </m:r>
                              </m:e>
                            </m:d>
                          </m:e>
                          <m:sup>
                            <m:r>
                              <w:ins w:id="4920" w:author="Zhang Li" w:date="2022-06-12T15:09:00Z">
                                <w:rPr>
                                  <w:rFonts w:ascii="Cambria Math" w:eastAsia="宋体" w:hAnsi="Cambria Math" w:cs="Times New Roman"/>
                                  <w:kern w:val="0"/>
                                  <w:sz w:val="24"/>
                                  <w:szCs w:val="24"/>
                                </w:rPr>
                                <m:t>N-1</m:t>
                              </w:ins>
                            </m:r>
                          </m:sup>
                        </m:sSup>
                      </m:e>
                    </m:d>
                  </m:e>
                </m:func>
              </m:den>
            </m:f>
          </m:e>
        </m:d>
        <m:r>
          <w:ins w:id="4921" w:author="Zhang Li" w:date="2022-06-12T15:09:00Z">
            <w:rPr>
              <w:rFonts w:ascii="Cambria Math" w:eastAsia="宋体" w:hAnsi="Cambria Math" w:cs="Times New Roman"/>
              <w:kern w:val="0"/>
              <w:sz w:val="24"/>
              <w:szCs w:val="24"/>
            </w:rPr>
            <m:t>⋅ [</m:t>
          </w:ins>
        </m:r>
        <m:nary>
          <m:naryPr>
            <m:chr m:val="∑"/>
            <m:limLoc m:val="undOvr"/>
            <m:ctrlPr>
              <w:ins w:id="4922" w:author="Zhang Li" w:date="2022-06-12T15:09:00Z">
                <w:rPr>
                  <w:rFonts w:ascii="Cambria Math" w:eastAsia="宋体" w:hAnsi="Cambria Math" w:cs="Times New Roman"/>
                  <w:i/>
                  <w:kern w:val="0"/>
                  <w:sz w:val="24"/>
                  <w:szCs w:val="24"/>
                </w:rPr>
              </w:ins>
            </m:ctrlPr>
          </m:naryPr>
          <m:sub>
            <m:r>
              <w:ins w:id="4923" w:author="Zhang Li" w:date="2022-06-12T15:09:00Z">
                <w:rPr>
                  <w:rFonts w:ascii="Cambria Math" w:eastAsia="宋体" w:hAnsi="Cambria Math" w:cs="Times New Roman"/>
                  <w:kern w:val="0"/>
                  <w:sz w:val="24"/>
                  <w:szCs w:val="24"/>
                </w:rPr>
                <m:t>i=0</m:t>
              </w:ins>
            </m:r>
          </m:sub>
          <m:sup>
            <m:r>
              <w:ins w:id="4924" w:author="Zhang Li" w:date="2022-06-12T15:09:00Z">
                <w:rPr>
                  <w:rFonts w:ascii="Cambria Math" w:eastAsia="宋体" w:hAnsi="Cambria Math" w:cs="Times New Roman"/>
                  <w:kern w:val="0"/>
                  <w:sz w:val="24"/>
                  <w:szCs w:val="24"/>
                </w:rPr>
                <m:t>N</m:t>
              </w:ins>
            </m:r>
            <m:r>
              <w:ins w:id="4925" w:author="ThinkPad" w:date="2022-06-18T11:22:00Z">
                <w:rPr>
                  <w:rFonts w:ascii="微软雅黑" w:eastAsia="微软雅黑" w:hAnsi="微软雅黑" w:cs="微软雅黑"/>
                  <w:kern w:val="0"/>
                  <w:sz w:val="24"/>
                  <w:szCs w:val="24"/>
                  <w:highlight w:val="yellow"/>
                  <w:rPrChange w:id="4926" w:author="ThinkPad" w:date="2022-06-18T11:22:00Z">
                    <w:rPr>
                      <w:rFonts w:ascii="微软雅黑" w:eastAsia="微软雅黑" w:hAnsi="微软雅黑" w:cs="微软雅黑"/>
                      <w:kern w:val="0"/>
                      <w:sz w:val="24"/>
                      <w:szCs w:val="24"/>
                    </w:rPr>
                  </w:rPrChange>
                </w:rPr>
                <m:t>-</m:t>
              </w:ins>
            </m:r>
            <m:r>
              <w:ins w:id="4927" w:author="ThinkPad" w:date="2022-06-18T11:22:00Z">
                <w:rPr>
                  <w:rFonts w:ascii="Cambria Math" w:eastAsia="宋体" w:hAnsi="Cambria Math" w:cs="Times New Roman"/>
                  <w:kern w:val="0"/>
                  <w:sz w:val="24"/>
                  <w:szCs w:val="24"/>
                  <w:highlight w:val="yellow"/>
                  <w:rPrChange w:id="4928" w:author="ThinkPad" w:date="2022-06-18T11:22:00Z">
                    <w:rPr>
                      <w:rFonts w:ascii="Cambria Math" w:eastAsia="宋体" w:hAnsi="Cambria Math" w:cs="Times New Roman"/>
                      <w:kern w:val="0"/>
                      <w:sz w:val="24"/>
                      <w:szCs w:val="24"/>
                    </w:rPr>
                  </w:rPrChange>
                </w:rPr>
                <m:t>1</m:t>
              </w:ins>
            </m:r>
          </m:sup>
          <m:e>
            <m:sSub>
              <m:sSubPr>
                <m:ctrlPr>
                  <w:ins w:id="4929" w:author="Zhang Li" w:date="2022-06-12T15:09:00Z">
                    <w:rPr>
                      <w:rFonts w:ascii="Cambria Math" w:eastAsia="宋体" w:hAnsi="Cambria Math" w:cs="Times New Roman"/>
                      <w:i/>
                      <w:kern w:val="0"/>
                      <w:sz w:val="24"/>
                      <w:szCs w:val="24"/>
                    </w:rPr>
                  </w:ins>
                </m:ctrlPr>
              </m:sSubPr>
              <m:e>
                <m:r>
                  <w:ins w:id="4930" w:author="Zhang Li" w:date="2022-06-12T15:09:00Z">
                    <w:rPr>
                      <w:rFonts w:ascii="Cambria Math" w:eastAsia="宋体" w:hAnsi="Cambria Math" w:cs="Times New Roman"/>
                      <w:kern w:val="0"/>
                      <w:sz w:val="24"/>
                      <w:szCs w:val="24"/>
                    </w:rPr>
                    <m:t>T</m:t>
                  </w:ins>
                </m:r>
              </m:e>
              <m:sub>
                <m:r>
                  <w:ins w:id="4931" w:author="Zhang Li" w:date="2022-06-12T15:09:00Z">
                    <w:rPr>
                      <w:rFonts w:ascii="Cambria Math" w:eastAsia="宋体" w:hAnsi="Cambria Math" w:cs="Times New Roman"/>
                      <w:kern w:val="0"/>
                      <w:sz w:val="24"/>
                      <w:szCs w:val="24"/>
                    </w:rPr>
                    <m:t xml:space="preserve">c,sig </m:t>
                  </w:ins>
                </m:r>
              </m:sub>
            </m:sSub>
          </m:e>
        </m:nary>
        <m:r>
          <w:ins w:id="4932" w:author="Zhang Li" w:date="2022-06-12T15:09:00Z">
            <w:rPr>
              <w:rFonts w:ascii="Cambria Math" w:eastAsia="宋体" w:hAnsi="Cambria Math" w:cs="Times New Roman"/>
              <w:kern w:val="0"/>
              <w:sz w:val="24"/>
              <w:szCs w:val="24"/>
            </w:rPr>
            <m:t>+</m:t>
          </w:ins>
        </m:r>
        <m:sSubSup>
          <m:sSubSupPr>
            <m:ctrlPr>
              <w:ins w:id="4933" w:author="Zhang Li" w:date="2022-06-12T15:09:00Z">
                <w:rPr>
                  <w:rFonts w:ascii="Cambria Math" w:eastAsia="宋体" w:hAnsi="Cambria Math" w:cs="Times New Roman"/>
                  <w:i/>
                  <w:kern w:val="0"/>
                  <w:sz w:val="24"/>
                  <w:szCs w:val="24"/>
                </w:rPr>
              </w:ins>
            </m:ctrlPr>
          </m:sSubSupPr>
          <m:e>
            <m:r>
              <w:ins w:id="4934" w:author="Zhang Li" w:date="2022-06-12T15:09:00Z">
                <w:rPr>
                  <w:rFonts w:ascii="Cambria Math" w:eastAsia="宋体" w:hAnsi="Cambria Math" w:cs="Times New Roman"/>
                  <w:kern w:val="0"/>
                  <w:sz w:val="24"/>
                  <w:szCs w:val="24"/>
                </w:rPr>
                <m:t>T</m:t>
              </w:ins>
            </m:r>
          </m:e>
          <m:sub>
            <m:r>
              <w:ins w:id="4935" w:author="Zhang Li" w:date="2022-06-12T15:09:00Z">
                <w:rPr>
                  <w:rFonts w:ascii="Cambria Math" w:eastAsia="宋体" w:hAnsi="Cambria Math" w:cs="Times New Roman"/>
                  <w:kern w:val="0"/>
                  <w:sz w:val="24"/>
                  <w:szCs w:val="24"/>
                </w:rPr>
                <m:t>c,B</m:t>
              </w:ins>
            </m:r>
          </m:sub>
          <m:sup>
            <m:r>
              <w:ins w:id="4936" w:author="Zhang Li" w:date="2022-06-12T15:09:00Z">
                <w:rPr>
                  <w:rFonts w:ascii="Cambria Math" w:eastAsia="宋体" w:hAnsi="Cambria Math" w:cs="Times New Roman"/>
                  <w:kern w:val="0"/>
                  <w:sz w:val="24"/>
                  <w:szCs w:val="24"/>
                </w:rPr>
                <m:t>empty</m:t>
              </w:ins>
            </m:r>
          </m:sup>
        </m:sSubSup>
        <m:r>
          <w:ins w:id="4937" w:author="Zhang Li" w:date="2022-06-12T15:09:00Z">
            <w:rPr>
              <w:rFonts w:ascii="Cambria Math" w:eastAsia="宋体" w:hAnsi="Cambria Math" w:cs="Times New Roman"/>
              <w:kern w:val="0"/>
              <w:sz w:val="24"/>
              <w:szCs w:val="24"/>
            </w:rPr>
            <m:t>]</m:t>
          </w:ins>
        </m:r>
      </m:oMath>
      <w:ins w:id="493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4939"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4940" w:author="Zhang Li" w:date="2022-06-12T15:09:00Z">
        <w:r>
          <w:rPr>
            <w:rFonts w:ascii="Times New Roman" w:eastAsia="宋体" w:hAnsi="Times New Roman" w:cs="Times New Roman"/>
            <w:kern w:val="0"/>
            <w:sz w:val="24"/>
            <w:szCs w:val="24"/>
          </w:rPr>
          <w:t xml:space="preserve">consensus latency of </w:t>
        </w:r>
      </w:ins>
      <w:ins w:id="4941" w:author="ThinkPad" w:date="2022-06-18T11:21:00Z">
        <w:r w:rsidR="00B269E2">
          <w:rPr>
            <w:rFonts w:ascii="Times New Roman" w:eastAsia="宋体" w:hAnsi="Times New Roman" w:cs="Times New Roman"/>
            <w:kern w:val="0"/>
            <w:sz w:val="24"/>
            <w:szCs w:val="24"/>
          </w:rPr>
          <w:t xml:space="preserve">a </w:t>
        </w:r>
      </w:ins>
      <w:ins w:id="4942" w:author="Zhang Li" w:date="2022-06-12T15:09:00Z">
        <w:r>
          <w:rPr>
            <w:rFonts w:ascii="Times New Roman" w:eastAsia="宋体" w:hAnsi="Times New Roman" w:cs="Times New Roman"/>
            <w:kern w:val="0"/>
            <w:sz w:val="24"/>
            <w:szCs w:val="24"/>
          </w:rPr>
          <w:t xml:space="preserve">valid block and </w:t>
        </w:r>
      </w:ins>
      <w:ins w:id="4943" w:author="ThinkPad" w:date="2022-06-18T11:22:00Z">
        <w:r w:rsidR="00B269E2">
          <w:rPr>
            <w:rFonts w:ascii="Times New Roman" w:eastAsia="宋体" w:hAnsi="Times New Roman" w:cs="Times New Roman"/>
            <w:kern w:val="0"/>
            <w:sz w:val="24"/>
            <w:szCs w:val="24"/>
          </w:rPr>
          <w:t xml:space="preserve">that of </w:t>
        </w:r>
      </w:ins>
      <w:ins w:id="4944" w:author="ThinkPad" w:date="2022-06-18T11:21:00Z">
        <w:r w:rsidR="00B269E2">
          <w:rPr>
            <w:rFonts w:ascii="Times New Roman" w:eastAsia="宋体" w:hAnsi="Times New Roman" w:cs="Times New Roman"/>
            <w:kern w:val="0"/>
            <w:sz w:val="24"/>
            <w:szCs w:val="24"/>
          </w:rPr>
          <w:t>a</w:t>
        </w:r>
      </w:ins>
      <w:ins w:id="4945" w:author="ThinkPad" w:date="2022-06-18T11:22:00Z">
        <w:r w:rsidR="00B269E2">
          <w:rPr>
            <w:rFonts w:ascii="Times New Roman" w:eastAsia="宋体" w:hAnsi="Times New Roman" w:cs="Times New Roman"/>
            <w:kern w:val="0"/>
            <w:sz w:val="24"/>
            <w:szCs w:val="24"/>
          </w:rPr>
          <w:t>n</w:t>
        </w:r>
      </w:ins>
      <w:ins w:id="4946" w:author="ThinkPad" w:date="2022-06-18T11:21:00Z">
        <w:r w:rsidR="00B269E2">
          <w:rPr>
            <w:rFonts w:ascii="Times New Roman" w:eastAsia="宋体" w:hAnsi="Times New Roman" w:cs="Times New Roman"/>
            <w:kern w:val="0"/>
            <w:sz w:val="24"/>
            <w:szCs w:val="24"/>
          </w:rPr>
          <w:t xml:space="preserve"> </w:t>
        </w:r>
      </w:ins>
      <w:ins w:id="4947" w:author="Zhang Li" w:date="2022-06-12T15:09:00Z">
        <w:r>
          <w:rPr>
            <w:rFonts w:ascii="Times New Roman" w:eastAsia="宋体" w:hAnsi="Times New Roman" w:cs="Times New Roman"/>
            <w:kern w:val="0"/>
            <w:sz w:val="24"/>
            <w:szCs w:val="24"/>
          </w:rPr>
          <w:t>empty block, respectively.</w:t>
        </w:r>
      </w:ins>
      <w:ins w:id="4948"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4949" w:author="Zhang Li" w:date="2022-06-12T15:09:00Z">
        <w:r>
          <w:rPr>
            <w:rFonts w:ascii="Times New Roman" w:eastAsia="宋体" w:hAnsi="Times New Roman" w:cs="Times New Roman"/>
            <w:kern w:val="0"/>
            <w:sz w:val="24"/>
            <w:szCs w:val="24"/>
          </w:rPr>
          <w:t xml:space="preserve"> Let </w:t>
        </w:r>
      </w:ins>
      <m:oMath>
        <m:sSub>
          <m:sSubPr>
            <m:ctrlPr>
              <w:ins w:id="4950" w:author="Zhang Li" w:date="2022-06-12T15:09:00Z">
                <w:rPr>
                  <w:rFonts w:ascii="Cambria Math" w:eastAsia="宋体" w:hAnsi="Cambria Math" w:cs="Times New Roman"/>
                  <w:i/>
                  <w:kern w:val="0"/>
                  <w:sz w:val="24"/>
                  <w:szCs w:val="24"/>
                </w:rPr>
              </w:ins>
            </m:ctrlPr>
          </m:sSubPr>
          <m:e>
            <m:r>
              <w:ins w:id="4951" w:author="Zhang Li" w:date="2022-06-12T15:09:00Z">
                <w:rPr>
                  <w:rFonts w:ascii="Cambria Math" w:eastAsia="宋体" w:hAnsi="Cambria Math" w:cs="Times New Roman"/>
                  <w:kern w:val="0"/>
                  <w:sz w:val="24"/>
                  <w:szCs w:val="24"/>
                </w:rPr>
                <m:t>p</m:t>
              </w:ins>
            </m:r>
          </m:e>
          <m:sub>
            <m:r>
              <w:ins w:id="4952" w:author="Zhang Li" w:date="2022-06-12T15:09:00Z">
                <w:rPr>
                  <w:rFonts w:ascii="Cambria Math" w:eastAsia="宋体" w:hAnsi="Cambria Math" w:cs="Times New Roman"/>
                  <w:kern w:val="0"/>
                  <w:sz w:val="24"/>
                  <w:szCs w:val="24"/>
                </w:rPr>
                <m:t>f</m:t>
              </w:ins>
            </m:r>
          </m:sub>
        </m:sSub>
      </m:oMath>
      <w:ins w:id="495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4954"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4955"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4956" w:author="Zhang Li" w:date="2022-06-12T15:09:00Z">
        <w:r>
          <w:rPr>
            <w:rFonts w:ascii="Times New Roman" w:eastAsia="宋体" w:hAnsi="Times New Roman" w:cs="Times New Roman"/>
            <w:kern w:val="0"/>
            <w:sz w:val="24"/>
            <w:szCs w:val="24"/>
          </w:rPr>
          <w:t xml:space="preserve"> network </w:t>
        </w:r>
        <w:del w:id="4957" w:author="ThinkPad" w:date="2022-06-18T12:15:00Z">
          <w:r w:rsidDel="009C46C4">
            <w:rPr>
              <w:rFonts w:ascii="Times New Roman" w:eastAsia="宋体" w:hAnsi="Times New Roman" w:cs="Times New Roman"/>
              <w:kern w:val="0"/>
              <w:sz w:val="24"/>
              <w:szCs w:val="24"/>
            </w:rPr>
            <w:delText>that has</w:delText>
          </w:r>
        </w:del>
      </w:ins>
      <w:ins w:id="4958" w:author="ThinkPad" w:date="2022-06-18T12:15:00Z">
        <w:r w:rsidR="009C46C4">
          <w:rPr>
            <w:rFonts w:ascii="Times New Roman" w:eastAsia="宋体" w:hAnsi="Times New Roman" w:cs="Times New Roman"/>
            <w:kern w:val="0"/>
            <w:sz w:val="24"/>
            <w:szCs w:val="24"/>
          </w:rPr>
          <w:t>having</w:t>
        </w:r>
      </w:ins>
      <w:ins w:id="4959" w:author="Zhang Li" w:date="2022-06-12T15:09:00Z">
        <w:r>
          <w:rPr>
            <w:rFonts w:ascii="Times New Roman" w:eastAsia="宋体" w:hAnsi="Times New Roman" w:cs="Times New Roman"/>
            <w:kern w:val="0"/>
            <w:sz w:val="24"/>
            <w:szCs w:val="24"/>
          </w:rPr>
          <w:t xml:space="preserve"> at most </w:t>
        </w:r>
      </w:ins>
      <m:oMath>
        <m:r>
          <w:ins w:id="4960" w:author="Zhang Li" w:date="2022-06-12T15:09:00Z">
            <w:rPr>
              <w:rFonts w:ascii="Cambria Math" w:eastAsia="宋体" w:hAnsi="Cambria Math" w:cs="Times New Roman"/>
              <w:kern w:val="0"/>
              <w:sz w:val="24"/>
              <w:szCs w:val="24"/>
            </w:rPr>
            <m:t>f=</m:t>
          </w:ins>
        </m:r>
        <m:d>
          <m:dPr>
            <m:begChr m:val="⌊"/>
            <m:endChr m:val="⌋"/>
            <m:ctrlPr>
              <w:ins w:id="4961" w:author="Zhang Li" w:date="2022-06-12T15:09:00Z">
                <w:rPr>
                  <w:rFonts w:ascii="Cambria Math" w:eastAsia="宋体" w:hAnsi="Cambria Math" w:cs="Lucida Sans Unicode"/>
                  <w:i/>
                  <w:kern w:val="0"/>
                  <w:sz w:val="24"/>
                  <w:szCs w:val="24"/>
                </w:rPr>
              </w:ins>
            </m:ctrlPr>
          </m:dPr>
          <m:e>
            <m:f>
              <m:fPr>
                <m:ctrlPr>
                  <w:ins w:id="4962" w:author="Zhang Li" w:date="2022-06-12T15:09:00Z">
                    <w:rPr>
                      <w:rFonts w:ascii="Cambria Math" w:eastAsia="宋体" w:hAnsi="Cambria Math" w:cs="Times New Roman"/>
                      <w:i/>
                      <w:kern w:val="0"/>
                      <w:sz w:val="24"/>
                      <w:szCs w:val="24"/>
                    </w:rPr>
                  </w:ins>
                </m:ctrlPr>
              </m:fPr>
              <m:num>
                <m:r>
                  <w:ins w:id="4963" w:author="Zhang Li" w:date="2022-06-12T15:09:00Z">
                    <w:rPr>
                      <w:rFonts w:ascii="Cambria Math" w:eastAsia="宋体" w:hAnsi="Cambria Math" w:cs="Times New Roman"/>
                      <w:kern w:val="0"/>
                      <w:sz w:val="24"/>
                      <w:szCs w:val="24"/>
                    </w:rPr>
                    <m:t>N-1</m:t>
                  </w:ins>
                </m:r>
              </m:num>
              <m:den>
                <m:r>
                  <w:ins w:id="4964" w:author="Zhang Li" w:date="2022-06-12T15:09:00Z">
                    <w:rPr>
                      <w:rFonts w:ascii="Cambria Math" w:eastAsia="宋体" w:hAnsi="Cambria Math" w:cs="Times New Roman"/>
                      <w:kern w:val="0"/>
                      <w:sz w:val="24"/>
                      <w:szCs w:val="24"/>
                    </w:rPr>
                    <m:t>2</m:t>
                  </w:ins>
                </m:r>
              </m:den>
            </m:f>
            <m:ctrlPr>
              <w:ins w:id="4965" w:author="Zhang Li" w:date="2022-06-12T15:09:00Z">
                <w:rPr>
                  <w:rFonts w:ascii="Cambria Math" w:eastAsia="宋体" w:hAnsi="Cambria Math" w:cs="Times New Roman"/>
                  <w:i/>
                  <w:kern w:val="0"/>
                  <w:sz w:val="24"/>
                  <w:szCs w:val="24"/>
                </w:rPr>
              </w:ins>
            </m:ctrlPr>
          </m:e>
        </m:d>
      </m:oMath>
      <w:ins w:id="496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4967" w:author="ThinkPad" w:date="2022-06-18T12:15:00Z">
          <w:r w:rsidDel="009C46C4">
            <w:rPr>
              <w:rFonts w:ascii="Times New Roman" w:eastAsia="宋体" w:hAnsi="Times New Roman" w:cs="Times New Roman"/>
              <w:kern w:val="0"/>
              <w:sz w:val="24"/>
              <w:szCs w:val="24"/>
            </w:rPr>
            <w:delText xml:space="preserve"> among </w:delText>
          </w:r>
        </w:del>
      </w:ins>
      <m:oMath>
        <m:r>
          <w:ins w:id="4968" w:author="Zhang Li" w:date="2022-06-12T15:09:00Z">
            <w:del w:id="4969" w:author="ThinkPad" w:date="2022-06-18T12:15:00Z">
              <w:rPr>
                <w:rFonts w:ascii="Cambria Math" w:eastAsia="宋体" w:hAnsi="Cambria Math" w:cs="Times New Roman"/>
                <w:kern w:val="0"/>
                <w:sz w:val="24"/>
                <w:szCs w:val="24"/>
              </w:rPr>
              <m:t>N</m:t>
            </w:del>
          </w:ins>
        </m:r>
      </m:oMath>
      <w:ins w:id="4970" w:author="Zhang Li" w:date="2022-06-12T15:09:00Z">
        <w:del w:id="4971"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4972" w:author="ThinkPad" w:date="2022-06-18T12:15:00Z">
        <w:r w:rsidR="009C46C4">
          <w:rPr>
            <w:rFonts w:ascii="Times New Roman" w:eastAsia="宋体" w:hAnsi="Times New Roman" w:cs="Times New Roman"/>
            <w:kern w:val="0"/>
            <w:sz w:val="24"/>
            <w:szCs w:val="24"/>
          </w:rPr>
          <w:t xml:space="preserve"> the</w:t>
        </w:r>
      </w:ins>
      <w:ins w:id="4973"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4974"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601FA1" w:rsidP="00156A43">
      <w:pPr>
        <w:spacing w:afterLines="50" w:after="156"/>
        <w:rPr>
          <w:ins w:id="4975" w:author="Zhang Li" w:date="2022-06-12T15:09:00Z"/>
          <w:rFonts w:ascii="Times New Roman" w:eastAsia="宋体" w:hAnsi="Times New Roman" w:cs="Times New Roman"/>
          <w:kern w:val="0"/>
          <w:sz w:val="24"/>
          <w:szCs w:val="24"/>
        </w:rPr>
      </w:pPr>
      <m:oMathPara>
        <m:oMath>
          <m:sSub>
            <m:sSubPr>
              <m:ctrlPr>
                <w:ins w:id="4976" w:author="Zhang Li" w:date="2022-06-12T15:09:00Z">
                  <w:rPr>
                    <w:rFonts w:ascii="Cambria Math" w:eastAsia="宋体" w:hAnsi="Cambria Math" w:cs="Times New Roman"/>
                    <w:kern w:val="0"/>
                    <w:sz w:val="24"/>
                    <w:szCs w:val="24"/>
                  </w:rPr>
                </w:ins>
              </m:ctrlPr>
            </m:sSubPr>
            <m:e>
              <m:r>
                <w:ins w:id="4977" w:author="Zhang Li" w:date="2022-06-12T15:09:00Z">
                  <m:rPr>
                    <m:scr m:val="double-struck"/>
                    <m:sty m:val="p"/>
                  </m:rPr>
                  <w:rPr>
                    <w:rFonts w:ascii="Cambria Math" w:eastAsia="宋体" w:hAnsi="Cambria Math" w:cs="Times New Roman"/>
                    <w:kern w:val="0"/>
                    <w:sz w:val="24"/>
                    <w:szCs w:val="24"/>
                  </w:rPr>
                  <m:t>E</m:t>
                </w:ins>
              </m:r>
            </m:e>
            <m:sub>
              <m:sSub>
                <m:sSubPr>
                  <m:ctrlPr>
                    <w:ins w:id="4978" w:author="Zhang Li" w:date="2022-06-12T15:09:00Z">
                      <w:rPr>
                        <w:rFonts w:ascii="Cambria Math" w:eastAsia="宋体" w:hAnsi="Cambria Math" w:cs="Times New Roman"/>
                        <w:kern w:val="0"/>
                        <w:sz w:val="24"/>
                        <w:szCs w:val="24"/>
                      </w:rPr>
                    </w:ins>
                  </m:ctrlPr>
                </m:sSubPr>
                <m:e>
                  <m:r>
                    <w:ins w:id="4979" w:author="Zhang Li" w:date="2022-06-12T15:09:00Z">
                      <w:rPr>
                        <w:rFonts w:ascii="Cambria Math" w:eastAsia="宋体" w:hAnsi="Cambria Math" w:cs="Times New Roman"/>
                        <w:kern w:val="0"/>
                        <w:sz w:val="24"/>
                        <w:szCs w:val="24"/>
                      </w:rPr>
                      <m:t>τ</m:t>
                    </w:ins>
                  </m:r>
                </m:e>
                <m:sub>
                  <m:r>
                    <w:ins w:id="4980" w:author="Zhang Li" w:date="2022-06-12T15:09:00Z">
                      <w:rPr>
                        <w:rFonts w:ascii="Cambria Math" w:eastAsia="宋体" w:hAnsi="Cambria Math" w:cs="Times New Roman"/>
                        <w:kern w:val="0"/>
                        <w:sz w:val="24"/>
                        <w:szCs w:val="24"/>
                      </w:rPr>
                      <m:t>o</m:t>
                    </w:ins>
                  </m:r>
                </m:sub>
              </m:sSub>
            </m:sub>
          </m:sSub>
          <m:r>
            <w:ins w:id="4981" w:author="Zhang Li" w:date="2022-06-12T15:09:00Z">
              <m:rPr>
                <m:sty m:val="p"/>
              </m:rPr>
              <w:rPr>
                <w:rFonts w:ascii="Cambria Math" w:eastAsia="宋体" w:hAnsi="Cambria Math" w:cs="Times New Roman"/>
                <w:kern w:val="0"/>
                <w:sz w:val="24"/>
                <w:szCs w:val="24"/>
              </w:rPr>
              <m:t xml:space="preserve">= </m:t>
            </w:ins>
          </m:r>
          <m:f>
            <m:fPr>
              <m:ctrlPr>
                <w:ins w:id="4982" w:author="Zhang Li" w:date="2022-06-12T15:09:00Z">
                  <w:rPr>
                    <w:rFonts w:ascii="Cambria Math" w:eastAsia="宋体" w:hAnsi="Cambria Math" w:cs="Times New Roman"/>
                    <w:kern w:val="0"/>
                    <w:sz w:val="24"/>
                    <w:szCs w:val="24"/>
                  </w:rPr>
                </w:ins>
              </m:ctrlPr>
            </m:fPr>
            <m:num>
              <m:r>
                <w:ins w:id="4983" w:author="Zhang Li" w:date="2022-06-12T15:09:00Z">
                  <m:rPr>
                    <m:sty m:val="p"/>
                  </m:rPr>
                  <w:rPr>
                    <w:rFonts w:ascii="Cambria Math" w:eastAsia="宋体" w:hAnsi="Cambria Math" w:cs="Times New Roman"/>
                    <w:kern w:val="0"/>
                    <w:sz w:val="24"/>
                    <w:szCs w:val="24"/>
                  </w:rPr>
                  <m:t>1</m:t>
                </w:ins>
              </m:r>
            </m:num>
            <m:den>
              <m:r>
                <w:ins w:id="4984" w:author="Zhang Li" w:date="2022-06-12T15:09:00Z">
                  <w:rPr>
                    <w:rFonts w:ascii="Cambria Math" w:eastAsia="宋体" w:hAnsi="Cambria Math" w:cs="Times New Roman"/>
                    <w:kern w:val="0"/>
                    <w:sz w:val="24"/>
                    <w:szCs w:val="24"/>
                  </w:rPr>
                  <m:t>C</m:t>
                </w:ins>
              </m:r>
            </m:den>
          </m:f>
          <m:nary>
            <m:naryPr>
              <m:chr m:val="∑"/>
              <m:limLoc m:val="undOvr"/>
              <m:ctrlPr>
                <w:ins w:id="4985" w:author="Zhang Li" w:date="2022-06-12T15:09:00Z">
                  <w:rPr>
                    <w:rFonts w:ascii="Cambria Math" w:eastAsia="宋体" w:hAnsi="Cambria Math" w:cs="Times New Roman"/>
                    <w:kern w:val="0"/>
                    <w:sz w:val="24"/>
                    <w:szCs w:val="24"/>
                  </w:rPr>
                </w:ins>
              </m:ctrlPr>
            </m:naryPr>
            <m:sub>
              <m:r>
                <w:ins w:id="4986" w:author="Zhang Li" w:date="2022-06-12T15:09:00Z">
                  <w:rPr>
                    <w:rFonts w:ascii="Cambria Math" w:eastAsia="宋体" w:hAnsi="Cambria Math" w:cs="Times New Roman"/>
                    <w:kern w:val="0"/>
                    <w:sz w:val="24"/>
                    <w:szCs w:val="24"/>
                  </w:rPr>
                  <m:t>c</m:t>
                </w:ins>
              </m:r>
              <m:r>
                <w:ins w:id="4987" w:author="Zhang Li" w:date="2022-06-12T15:09:00Z">
                  <m:rPr>
                    <m:sty m:val="p"/>
                  </m:rPr>
                  <w:rPr>
                    <w:rFonts w:ascii="Cambria Math" w:eastAsia="宋体" w:hAnsi="Cambria Math" w:cs="Times New Roman"/>
                    <w:kern w:val="0"/>
                    <w:sz w:val="24"/>
                    <w:szCs w:val="24"/>
                  </w:rPr>
                  <m:t>=1</m:t>
                </w:ins>
              </m:r>
            </m:sub>
            <m:sup>
              <m:r>
                <w:ins w:id="4988" w:author="Zhang Li" w:date="2022-06-12T15:09:00Z">
                  <w:rPr>
                    <w:rFonts w:ascii="Cambria Math" w:eastAsia="宋体" w:hAnsi="Cambria Math" w:cs="Times New Roman"/>
                    <w:kern w:val="0"/>
                    <w:sz w:val="24"/>
                    <w:szCs w:val="24"/>
                  </w:rPr>
                  <m:t>C</m:t>
                </w:ins>
              </m:r>
            </m:sup>
            <m:e>
              <m:d>
                <m:dPr>
                  <m:begChr m:val="["/>
                  <m:endChr m:val="]"/>
                  <m:ctrlPr>
                    <w:ins w:id="4989" w:author="Zhang Li" w:date="2022-06-12T15:09:00Z">
                      <w:rPr>
                        <w:rFonts w:ascii="Cambria Math" w:eastAsia="宋体" w:hAnsi="Cambria Math" w:cs="Times New Roman"/>
                        <w:kern w:val="0"/>
                        <w:sz w:val="24"/>
                        <w:szCs w:val="24"/>
                      </w:rPr>
                    </w:ins>
                  </m:ctrlPr>
                </m:dPr>
                <m:e>
                  <m:d>
                    <m:dPr>
                      <m:ctrlPr>
                        <w:ins w:id="4990" w:author="Zhang Li" w:date="2022-06-12T15:09:00Z">
                          <w:rPr>
                            <w:rFonts w:ascii="Cambria Math" w:eastAsia="宋体" w:hAnsi="Cambria Math" w:cs="Times New Roman"/>
                            <w:kern w:val="0"/>
                            <w:sz w:val="24"/>
                            <w:szCs w:val="24"/>
                          </w:rPr>
                        </w:ins>
                      </m:ctrlPr>
                    </m:dPr>
                    <m:e>
                      <m:r>
                        <w:ins w:id="4991" w:author="Zhang Li" w:date="2022-06-12T15:09:00Z">
                          <m:rPr>
                            <m:sty m:val="p"/>
                          </m:rPr>
                          <w:rPr>
                            <w:rFonts w:ascii="Cambria Math" w:eastAsia="宋体" w:hAnsi="Cambria Math" w:cs="Times New Roman"/>
                            <w:kern w:val="0"/>
                            <w:sz w:val="24"/>
                            <w:szCs w:val="24"/>
                          </w:rPr>
                          <m:t>1-</m:t>
                        </w:ins>
                      </m:r>
                      <m:sSub>
                        <m:sSubPr>
                          <m:ctrlPr>
                            <w:ins w:id="4992" w:author="Zhang Li" w:date="2022-06-12T15:09:00Z">
                              <w:rPr>
                                <w:rFonts w:ascii="Cambria Math" w:eastAsia="宋体" w:hAnsi="Cambria Math" w:cs="Times New Roman"/>
                                <w:kern w:val="0"/>
                                <w:sz w:val="24"/>
                                <w:szCs w:val="24"/>
                              </w:rPr>
                            </w:ins>
                          </m:ctrlPr>
                        </m:sSubPr>
                        <m:e>
                          <m:r>
                            <w:ins w:id="4993" w:author="Zhang Li" w:date="2022-06-12T15:09:00Z">
                              <w:rPr>
                                <w:rFonts w:ascii="Cambria Math" w:eastAsia="宋体" w:hAnsi="Cambria Math" w:cs="Times New Roman"/>
                                <w:kern w:val="0"/>
                                <w:sz w:val="24"/>
                                <w:szCs w:val="24"/>
                              </w:rPr>
                              <m:t>p</m:t>
                            </w:ins>
                          </m:r>
                        </m:e>
                        <m:sub>
                          <m:r>
                            <w:ins w:id="4994" w:author="Zhang Li" w:date="2022-06-12T15:09:00Z">
                              <w:rPr>
                                <w:rFonts w:ascii="Cambria Math" w:eastAsia="宋体" w:hAnsi="Cambria Math" w:cs="Times New Roman"/>
                                <w:kern w:val="0"/>
                                <w:sz w:val="24"/>
                                <w:szCs w:val="24"/>
                              </w:rPr>
                              <m:t>f</m:t>
                            </w:ins>
                          </m:r>
                        </m:sub>
                      </m:sSub>
                    </m:e>
                  </m:d>
                  <m:r>
                    <w:ins w:id="4995" w:author="Zhang Li" w:date="2022-06-12T15:09:00Z">
                      <m:rPr>
                        <m:sty m:val="p"/>
                      </m:rPr>
                      <w:rPr>
                        <w:rFonts w:ascii="Cambria Math" w:eastAsia="宋体" w:hAnsi="Cambria Math" w:cs="Times New Roman"/>
                        <w:kern w:val="0"/>
                        <w:sz w:val="24"/>
                        <w:szCs w:val="24"/>
                      </w:rPr>
                      <m:t>⋅</m:t>
                    </w:ins>
                  </m:r>
                  <m:sSub>
                    <m:sSubPr>
                      <m:ctrlPr>
                        <w:ins w:id="4996" w:author="Zhang Li" w:date="2022-06-12T15:09:00Z">
                          <w:rPr>
                            <w:rFonts w:ascii="Cambria Math" w:eastAsia="宋体" w:hAnsi="Cambria Math" w:cs="Times New Roman"/>
                            <w:kern w:val="0"/>
                            <w:sz w:val="24"/>
                            <w:szCs w:val="24"/>
                          </w:rPr>
                        </w:ins>
                      </m:ctrlPr>
                    </m:sSubPr>
                    <m:e>
                      <m:r>
                        <w:ins w:id="4997" w:author="Zhang Li" w:date="2022-06-12T15:09:00Z">
                          <w:rPr>
                            <w:rFonts w:ascii="Cambria Math" w:eastAsia="宋体" w:hAnsi="Cambria Math" w:cs="Times New Roman"/>
                            <w:kern w:val="0"/>
                            <w:sz w:val="24"/>
                            <w:szCs w:val="24"/>
                          </w:rPr>
                          <m:t>p</m:t>
                        </w:ins>
                      </m:r>
                    </m:e>
                    <m:sub>
                      <m:r>
                        <w:ins w:id="4998" w:author="Zhang Li" w:date="2022-06-12T15:09:00Z">
                          <w:rPr>
                            <w:rFonts w:ascii="Cambria Math" w:eastAsia="宋体" w:hAnsi="Cambria Math" w:cs="Times New Roman"/>
                            <w:kern w:val="0"/>
                            <w:sz w:val="24"/>
                            <w:szCs w:val="24"/>
                          </w:rPr>
                          <m:t>suc</m:t>
                        </w:ins>
                      </m:r>
                    </m:sub>
                  </m:sSub>
                  <m:r>
                    <w:ins w:id="4999" w:author="Zhang Li" w:date="2022-06-12T15:09:00Z">
                      <m:rPr>
                        <m:sty m:val="p"/>
                      </m:rPr>
                      <w:rPr>
                        <w:rFonts w:ascii="Cambria Math" w:eastAsia="宋体" w:hAnsi="Cambria Math" w:cs="Times New Roman"/>
                        <w:kern w:val="0"/>
                        <w:sz w:val="24"/>
                        <w:szCs w:val="24"/>
                      </w:rPr>
                      <m:t>⋅</m:t>
                    </w:ins>
                  </m:r>
                  <m:sSub>
                    <m:sSubPr>
                      <m:ctrlPr>
                        <w:ins w:id="5000" w:author="Zhang Li" w:date="2022-06-12T15:09:00Z">
                          <w:rPr>
                            <w:rFonts w:ascii="Cambria Math" w:eastAsia="宋体" w:hAnsi="Cambria Math" w:cs="Times New Roman"/>
                            <w:kern w:val="0"/>
                            <w:sz w:val="24"/>
                            <w:szCs w:val="24"/>
                          </w:rPr>
                        </w:ins>
                      </m:ctrlPr>
                    </m:sSubPr>
                    <m:e>
                      <m:r>
                        <w:ins w:id="5001" w:author="Zhang Li" w:date="2022-06-12T15:09:00Z">
                          <w:rPr>
                            <w:rFonts w:ascii="Cambria Math" w:eastAsia="宋体" w:hAnsi="Cambria Math" w:cs="Times New Roman"/>
                            <w:kern w:val="0"/>
                            <w:sz w:val="24"/>
                            <w:szCs w:val="24"/>
                          </w:rPr>
                          <m:t>L</m:t>
                        </w:ins>
                      </m:r>
                    </m:e>
                    <m:sub>
                      <m:r>
                        <w:ins w:id="5002" w:author="Zhang Li" w:date="2022-06-12T15:09:00Z">
                          <w:rPr>
                            <w:rFonts w:ascii="Cambria Math" w:eastAsia="宋体" w:hAnsi="Cambria Math" w:cs="Times New Roman"/>
                            <w:kern w:val="0"/>
                            <w:sz w:val="24"/>
                            <w:szCs w:val="24"/>
                          </w:rPr>
                          <m:t>c</m:t>
                        </w:ins>
                      </m:r>
                      <m:r>
                        <w:ins w:id="5003" w:author="Zhang Li" w:date="2022-06-12T15:09:00Z">
                          <m:rPr>
                            <m:sty m:val="p"/>
                          </m:rPr>
                          <w:rPr>
                            <w:rFonts w:ascii="Cambria Math" w:eastAsia="宋体" w:hAnsi="Cambria Math" w:cs="Times New Roman"/>
                            <w:kern w:val="0"/>
                            <w:sz w:val="24"/>
                            <w:szCs w:val="24"/>
                          </w:rPr>
                          <m:t xml:space="preserve">, </m:t>
                        </w:ins>
                      </m:r>
                      <m:r>
                        <w:ins w:id="5004" w:author="Zhang Li" w:date="2022-06-12T15:09:00Z">
                          <w:rPr>
                            <w:rFonts w:ascii="Cambria Math" w:eastAsia="宋体" w:hAnsi="Cambria Math" w:cs="Times New Roman"/>
                            <w:kern w:val="0"/>
                            <w:sz w:val="24"/>
                            <w:szCs w:val="24"/>
                          </w:rPr>
                          <m:t>valid</m:t>
                        </w:ins>
                      </m:r>
                    </m:sub>
                  </m:sSub>
                  <m:r>
                    <w:ins w:id="5005" w:author="Zhang Li" w:date="2022-06-12T15:09:00Z">
                      <m:rPr>
                        <m:sty m:val="p"/>
                      </m:rPr>
                      <w:rPr>
                        <w:rFonts w:ascii="Cambria Math" w:eastAsia="宋体" w:hAnsi="Cambria Math" w:cs="Times New Roman"/>
                        <w:kern w:val="0"/>
                        <w:sz w:val="24"/>
                        <w:szCs w:val="24"/>
                      </w:rPr>
                      <m:t xml:space="preserve"> +</m:t>
                    </w:ins>
                  </m:r>
                  <m:sSub>
                    <m:sSubPr>
                      <m:ctrlPr>
                        <w:ins w:id="5006" w:author="Zhang Li" w:date="2022-06-12T15:09:00Z">
                          <w:rPr>
                            <w:rFonts w:ascii="Cambria Math" w:eastAsia="宋体" w:hAnsi="Cambria Math" w:cs="Times New Roman"/>
                            <w:kern w:val="0"/>
                            <w:sz w:val="24"/>
                            <w:szCs w:val="24"/>
                          </w:rPr>
                        </w:ins>
                      </m:ctrlPr>
                    </m:sSubPr>
                    <m:e>
                      <m:r>
                        <w:ins w:id="5007" w:author="Zhang Li" w:date="2022-06-12T15:09:00Z">
                          <w:rPr>
                            <w:rFonts w:ascii="Cambria Math" w:eastAsia="宋体" w:hAnsi="Cambria Math" w:cs="Times New Roman"/>
                            <w:kern w:val="0"/>
                            <w:sz w:val="24"/>
                            <w:szCs w:val="24"/>
                          </w:rPr>
                          <m:t>p</m:t>
                        </w:ins>
                      </m:r>
                    </m:e>
                    <m:sub>
                      <m:r>
                        <w:ins w:id="5008" w:author="Zhang Li" w:date="2022-06-12T15:09:00Z">
                          <w:rPr>
                            <w:rFonts w:ascii="Cambria Math" w:eastAsia="宋体" w:hAnsi="Cambria Math" w:cs="Times New Roman"/>
                            <w:kern w:val="0"/>
                            <w:sz w:val="24"/>
                            <w:szCs w:val="24"/>
                          </w:rPr>
                          <m:t>f</m:t>
                        </w:ins>
                      </m:r>
                    </m:sub>
                  </m:sSub>
                  <m:r>
                    <w:ins w:id="5009" w:author="Zhang Li" w:date="2022-06-12T15:09:00Z">
                      <m:rPr>
                        <m:sty m:val="p"/>
                      </m:rPr>
                      <w:rPr>
                        <w:rFonts w:ascii="Cambria Math" w:eastAsia="宋体" w:hAnsi="Cambria Math" w:cs="Times New Roman"/>
                        <w:kern w:val="0"/>
                        <w:sz w:val="24"/>
                        <w:szCs w:val="24"/>
                      </w:rPr>
                      <m:t>⋅</m:t>
                    </w:ins>
                  </m:r>
                  <m:sSub>
                    <m:sSubPr>
                      <m:ctrlPr>
                        <w:ins w:id="5010" w:author="Zhang Li" w:date="2022-06-12T15:09:00Z">
                          <w:rPr>
                            <w:rFonts w:ascii="Cambria Math" w:eastAsia="宋体" w:hAnsi="Cambria Math" w:cs="Times New Roman"/>
                            <w:kern w:val="0"/>
                            <w:sz w:val="24"/>
                            <w:szCs w:val="24"/>
                          </w:rPr>
                        </w:ins>
                      </m:ctrlPr>
                    </m:sSubPr>
                    <m:e>
                      <m:r>
                        <w:ins w:id="5011" w:author="Zhang Li" w:date="2022-06-12T15:09:00Z">
                          <w:rPr>
                            <w:rFonts w:ascii="Cambria Math" w:eastAsia="宋体" w:hAnsi="Cambria Math" w:cs="Times New Roman"/>
                            <w:kern w:val="0"/>
                            <w:sz w:val="24"/>
                            <w:szCs w:val="24"/>
                          </w:rPr>
                          <m:t>p</m:t>
                        </w:ins>
                      </m:r>
                    </m:e>
                    <m:sub>
                      <m:r>
                        <w:ins w:id="5012" w:author="Zhang Li" w:date="2022-06-12T15:09:00Z">
                          <w:rPr>
                            <w:rFonts w:ascii="Cambria Math" w:eastAsia="宋体" w:hAnsi="Cambria Math" w:cs="Times New Roman"/>
                            <w:kern w:val="0"/>
                            <w:sz w:val="24"/>
                            <w:szCs w:val="24"/>
                          </w:rPr>
                          <m:t>suc</m:t>
                        </w:ins>
                      </m:r>
                    </m:sub>
                  </m:sSub>
                  <m:r>
                    <w:ins w:id="5013" w:author="Zhang Li" w:date="2022-06-12T15:09:00Z">
                      <m:rPr>
                        <m:sty m:val="p"/>
                      </m:rPr>
                      <w:rPr>
                        <w:rFonts w:ascii="Cambria Math" w:eastAsia="宋体" w:hAnsi="Cambria Math" w:cs="Times New Roman"/>
                        <w:kern w:val="0"/>
                        <w:sz w:val="24"/>
                        <w:szCs w:val="24"/>
                      </w:rPr>
                      <m:t>⋅</m:t>
                    </w:ins>
                  </m:r>
                  <m:d>
                    <m:dPr>
                      <m:ctrlPr>
                        <w:ins w:id="5014" w:author="Zhang Li" w:date="2022-06-12T15:09:00Z">
                          <w:rPr>
                            <w:rFonts w:ascii="Cambria Math" w:eastAsia="宋体" w:hAnsi="Cambria Math" w:cs="Times New Roman"/>
                            <w:kern w:val="0"/>
                            <w:sz w:val="24"/>
                            <w:szCs w:val="24"/>
                          </w:rPr>
                        </w:ins>
                      </m:ctrlPr>
                    </m:dPr>
                    <m:e>
                      <m:sSubSup>
                        <m:sSubSupPr>
                          <m:ctrlPr>
                            <w:ins w:id="5015" w:author="Zhang Li" w:date="2022-06-12T15:09:00Z">
                              <w:rPr>
                                <w:rFonts w:ascii="Cambria Math" w:eastAsia="宋体" w:hAnsi="Cambria Math" w:cs="Times New Roman"/>
                                <w:kern w:val="0"/>
                                <w:sz w:val="24"/>
                                <w:szCs w:val="24"/>
                                <w:highlight w:val="yellow"/>
                              </w:rPr>
                            </w:ins>
                          </m:ctrlPr>
                        </m:sSubSupPr>
                        <m:e>
                          <m:r>
                            <w:ins w:id="5016" w:author="Zhang Li" w:date="2022-06-12T15:09:00Z">
                              <w:rPr>
                                <w:rFonts w:ascii="Cambria Math" w:eastAsia="宋体" w:hAnsi="Cambria Math" w:cs="Times New Roman"/>
                                <w:kern w:val="0"/>
                                <w:sz w:val="24"/>
                                <w:szCs w:val="24"/>
                                <w:highlight w:val="yellow"/>
                                <w:rPrChange w:id="5017" w:author="ThinkPad" w:date="2022-06-18T12:16:00Z">
                                  <w:rPr>
                                    <w:rFonts w:ascii="Cambria Math" w:eastAsia="宋体" w:hAnsi="Cambria Math" w:cs="Times New Roman"/>
                                    <w:kern w:val="0"/>
                                    <w:sz w:val="24"/>
                                    <w:szCs w:val="24"/>
                                  </w:rPr>
                                </w:rPrChange>
                              </w:rPr>
                              <m:t>L</m:t>
                            </w:ins>
                          </m:r>
                        </m:e>
                        <m:sub>
                          <m:r>
                            <w:ins w:id="5018" w:author="Zhang Li" w:date="2022-06-12T15:09:00Z">
                              <w:rPr>
                                <w:rFonts w:ascii="Cambria Math" w:eastAsia="宋体" w:hAnsi="Cambria Math" w:cs="Times New Roman"/>
                                <w:kern w:val="0"/>
                                <w:sz w:val="24"/>
                                <w:szCs w:val="24"/>
                                <w:highlight w:val="yellow"/>
                                <w:rPrChange w:id="5019" w:author="ThinkPad" w:date="2022-06-18T12:16:00Z">
                                  <w:rPr>
                                    <w:rFonts w:ascii="Cambria Math" w:eastAsia="宋体" w:hAnsi="Cambria Math" w:cs="Times New Roman"/>
                                    <w:kern w:val="0"/>
                                    <w:sz w:val="24"/>
                                    <w:szCs w:val="24"/>
                                  </w:rPr>
                                </w:rPrChange>
                              </w:rPr>
                              <m:t>valid</m:t>
                            </w:ins>
                          </m:r>
                        </m:sub>
                        <m:sup>
                          <m:r>
                            <w:ins w:id="5020" w:author="Zhang Li" w:date="2022-06-12T15:09:00Z">
                              <w:rPr>
                                <w:rFonts w:ascii="Cambria Math" w:eastAsia="宋体" w:hAnsi="Cambria Math" w:cs="Times New Roman"/>
                                <w:kern w:val="0"/>
                                <w:sz w:val="24"/>
                                <w:szCs w:val="24"/>
                                <w:highlight w:val="cyan"/>
                                <w:rPrChange w:id="5021" w:author="ThinkPad" w:date="2022-06-18T12:17:00Z">
                                  <w:rPr>
                                    <w:rFonts w:ascii="Cambria Math" w:eastAsia="宋体" w:hAnsi="Cambria Math" w:cs="Times New Roman"/>
                                    <w:kern w:val="0"/>
                                    <w:sz w:val="24"/>
                                    <w:szCs w:val="24"/>
                                  </w:rPr>
                                </w:rPrChange>
                              </w:rPr>
                              <m:t>max</m:t>
                            </w:ins>
                          </m:r>
                        </m:sup>
                      </m:sSubSup>
                      <m:r>
                        <w:ins w:id="5022" w:author="Zhang Li" w:date="2022-06-12T15:09:00Z">
                          <m:rPr>
                            <m:sty m:val="p"/>
                          </m:rPr>
                          <w:rPr>
                            <w:rFonts w:ascii="Cambria Math" w:eastAsia="宋体" w:hAnsi="Cambria Math" w:cs="Times New Roman"/>
                            <w:kern w:val="0"/>
                            <w:sz w:val="24"/>
                            <w:szCs w:val="24"/>
                            <w:highlight w:val="yellow"/>
                            <w:rPrChange w:id="5023" w:author="ThinkPad" w:date="2022-06-18T12:16:00Z">
                              <w:rPr>
                                <w:rFonts w:ascii="Cambria Math" w:eastAsia="宋体" w:hAnsi="Cambria Math" w:cs="Times New Roman"/>
                                <w:kern w:val="0"/>
                                <w:sz w:val="24"/>
                                <w:szCs w:val="24"/>
                              </w:rPr>
                            </w:rPrChange>
                          </w:rPr>
                          <m:t>+</m:t>
                        </w:ins>
                      </m:r>
                      <m:sSub>
                        <m:sSubPr>
                          <m:ctrlPr>
                            <w:ins w:id="5024" w:author="Zhang Li" w:date="2022-06-12T15:09:00Z">
                              <w:rPr>
                                <w:rFonts w:ascii="Cambria Math" w:eastAsia="宋体" w:hAnsi="Cambria Math" w:cs="Times New Roman"/>
                                <w:kern w:val="0"/>
                                <w:sz w:val="24"/>
                                <w:szCs w:val="24"/>
                                <w:highlight w:val="yellow"/>
                              </w:rPr>
                            </w:ins>
                          </m:ctrlPr>
                        </m:sSubPr>
                        <m:e>
                          <m:r>
                            <w:ins w:id="5025" w:author="Zhang Li" w:date="2022-06-12T15:09:00Z">
                              <w:rPr>
                                <w:rFonts w:ascii="Cambria Math" w:eastAsia="宋体" w:hAnsi="Cambria Math" w:cs="Times New Roman"/>
                                <w:kern w:val="0"/>
                                <w:sz w:val="24"/>
                                <w:szCs w:val="24"/>
                                <w:highlight w:val="yellow"/>
                                <w:rPrChange w:id="5026" w:author="ThinkPad" w:date="2022-06-18T12:16:00Z">
                                  <w:rPr>
                                    <w:rFonts w:ascii="Cambria Math" w:eastAsia="宋体" w:hAnsi="Cambria Math" w:cs="Times New Roman"/>
                                    <w:kern w:val="0"/>
                                    <w:sz w:val="24"/>
                                    <w:szCs w:val="24"/>
                                  </w:rPr>
                                </w:rPrChange>
                              </w:rPr>
                              <m:t>L</m:t>
                            </w:ins>
                          </m:r>
                        </m:e>
                        <m:sub>
                          <m:r>
                            <w:ins w:id="5027" w:author="Zhang Li" w:date="2022-06-12T15:09:00Z">
                              <w:rPr>
                                <w:rFonts w:ascii="Cambria Math" w:eastAsia="宋体" w:hAnsi="Cambria Math" w:cs="Times New Roman"/>
                                <w:kern w:val="0"/>
                                <w:sz w:val="24"/>
                                <w:szCs w:val="24"/>
                                <w:highlight w:val="yellow"/>
                                <w:rPrChange w:id="5028" w:author="ThinkPad" w:date="2022-06-18T12:16:00Z">
                                  <w:rPr>
                                    <w:rFonts w:ascii="Cambria Math" w:eastAsia="宋体" w:hAnsi="Cambria Math" w:cs="Times New Roman"/>
                                    <w:kern w:val="0"/>
                                    <w:sz w:val="24"/>
                                    <w:szCs w:val="24"/>
                                  </w:rPr>
                                </w:rPrChange>
                              </w:rPr>
                              <m:t>c</m:t>
                            </w:ins>
                          </m:r>
                          <m:r>
                            <w:ins w:id="5029" w:author="Zhang Li" w:date="2022-06-12T15:09:00Z">
                              <m:rPr>
                                <m:sty m:val="p"/>
                              </m:rPr>
                              <w:rPr>
                                <w:rFonts w:ascii="Cambria Math" w:eastAsia="宋体" w:hAnsi="Cambria Math" w:cs="Times New Roman"/>
                                <w:kern w:val="0"/>
                                <w:sz w:val="24"/>
                                <w:szCs w:val="24"/>
                                <w:highlight w:val="yellow"/>
                                <w:rPrChange w:id="5030" w:author="ThinkPad" w:date="2022-06-18T12:16:00Z">
                                  <w:rPr>
                                    <w:rFonts w:ascii="Cambria Math" w:eastAsia="宋体" w:hAnsi="Cambria Math" w:cs="Times New Roman"/>
                                    <w:kern w:val="0"/>
                                    <w:sz w:val="24"/>
                                    <w:szCs w:val="24"/>
                                  </w:rPr>
                                </w:rPrChange>
                              </w:rPr>
                              <m:t>,</m:t>
                            </w:ins>
                          </m:r>
                          <m:r>
                            <w:ins w:id="5031" w:author="Zhang Li" w:date="2022-06-12T15:09:00Z">
                              <w:rPr>
                                <w:rFonts w:ascii="Cambria Math" w:eastAsia="宋体" w:hAnsi="Cambria Math" w:cs="Times New Roman"/>
                                <w:kern w:val="0"/>
                                <w:sz w:val="24"/>
                                <w:szCs w:val="24"/>
                                <w:highlight w:val="yellow"/>
                                <w:rPrChange w:id="5032" w:author="ThinkPad" w:date="2022-06-18T12:16:00Z">
                                  <w:rPr>
                                    <w:rFonts w:ascii="Cambria Math" w:eastAsia="宋体" w:hAnsi="Cambria Math" w:cs="Times New Roman"/>
                                    <w:kern w:val="0"/>
                                    <w:sz w:val="24"/>
                                    <w:szCs w:val="24"/>
                                  </w:rPr>
                                </w:rPrChange>
                              </w:rPr>
                              <m:t>empty</m:t>
                            </w:ins>
                          </m:r>
                        </m:sub>
                      </m:sSub>
                    </m:e>
                  </m:d>
                  <m:r>
                    <w:ins w:id="5033" w:author="Zhang Li" w:date="2022-06-12T15:09:00Z">
                      <m:rPr>
                        <m:sty m:val="p"/>
                      </m:rPr>
                      <w:rPr>
                        <w:rFonts w:ascii="Cambria Math" w:eastAsia="宋体" w:hAnsi="Cambria Math" w:cs="Times New Roman"/>
                        <w:kern w:val="0"/>
                        <w:sz w:val="24"/>
                        <w:szCs w:val="24"/>
                      </w:rPr>
                      <m:t>+</m:t>
                    </w:ins>
                  </m:r>
                  <m:d>
                    <m:dPr>
                      <m:ctrlPr>
                        <w:ins w:id="5034" w:author="Zhang Li" w:date="2022-06-12T15:09:00Z">
                          <w:rPr>
                            <w:rFonts w:ascii="Cambria Math" w:eastAsia="宋体" w:hAnsi="Cambria Math" w:cs="Times New Roman"/>
                            <w:kern w:val="0"/>
                            <w:sz w:val="24"/>
                            <w:szCs w:val="24"/>
                          </w:rPr>
                        </w:ins>
                      </m:ctrlPr>
                    </m:dPr>
                    <m:e>
                      <m:r>
                        <w:ins w:id="5035" w:author="Zhang Li" w:date="2022-06-12T15:09:00Z">
                          <m:rPr>
                            <m:sty m:val="p"/>
                          </m:rPr>
                          <w:rPr>
                            <w:rFonts w:ascii="Cambria Math" w:eastAsia="宋体" w:hAnsi="Cambria Math" w:cs="Times New Roman"/>
                            <w:kern w:val="0"/>
                            <w:sz w:val="24"/>
                            <w:szCs w:val="24"/>
                          </w:rPr>
                          <m:t>1-</m:t>
                        </w:ins>
                      </m:r>
                      <m:sSub>
                        <m:sSubPr>
                          <m:ctrlPr>
                            <w:ins w:id="5036" w:author="Zhang Li" w:date="2022-06-12T15:09:00Z">
                              <w:rPr>
                                <w:rFonts w:ascii="Cambria Math" w:eastAsia="宋体" w:hAnsi="Cambria Math" w:cs="Times New Roman"/>
                                <w:kern w:val="0"/>
                                <w:sz w:val="24"/>
                                <w:szCs w:val="24"/>
                              </w:rPr>
                            </w:ins>
                          </m:ctrlPr>
                        </m:sSubPr>
                        <m:e>
                          <m:r>
                            <w:ins w:id="5037" w:author="Zhang Li" w:date="2022-06-12T15:09:00Z">
                              <w:rPr>
                                <w:rFonts w:ascii="Cambria Math" w:eastAsia="宋体" w:hAnsi="Cambria Math" w:cs="Times New Roman"/>
                                <w:kern w:val="0"/>
                                <w:sz w:val="24"/>
                                <w:szCs w:val="24"/>
                              </w:rPr>
                              <m:t>p</m:t>
                            </w:ins>
                          </m:r>
                        </m:e>
                        <m:sub>
                          <m:r>
                            <w:ins w:id="5038" w:author="Zhang Li" w:date="2022-06-12T15:09:00Z">
                              <w:rPr>
                                <w:rFonts w:ascii="Cambria Math" w:eastAsia="宋体" w:hAnsi="Cambria Math" w:cs="Times New Roman"/>
                                <w:kern w:val="0"/>
                                <w:sz w:val="24"/>
                                <w:szCs w:val="24"/>
                              </w:rPr>
                              <m:t>suc</m:t>
                            </w:ins>
                          </m:r>
                        </m:sub>
                      </m:sSub>
                    </m:e>
                  </m:d>
                  <m:d>
                    <m:dPr>
                      <m:ctrlPr>
                        <w:ins w:id="5039" w:author="Zhang Li" w:date="2022-06-12T15:09:00Z">
                          <w:rPr>
                            <w:rFonts w:ascii="Cambria Math" w:eastAsia="宋体" w:hAnsi="Cambria Math" w:cs="Times New Roman"/>
                            <w:kern w:val="0"/>
                            <w:sz w:val="24"/>
                            <w:szCs w:val="24"/>
                          </w:rPr>
                        </w:ins>
                      </m:ctrlPr>
                    </m:dPr>
                    <m:e>
                      <m:sSubSup>
                        <m:sSubSupPr>
                          <m:ctrlPr>
                            <w:ins w:id="5040" w:author="Zhang Li" w:date="2022-06-12T15:09:00Z">
                              <w:rPr>
                                <w:rFonts w:ascii="Cambria Math" w:eastAsia="宋体" w:hAnsi="Cambria Math" w:cs="Times New Roman"/>
                                <w:kern w:val="0"/>
                                <w:sz w:val="24"/>
                                <w:szCs w:val="24"/>
                                <w:highlight w:val="yellow"/>
                              </w:rPr>
                            </w:ins>
                          </m:ctrlPr>
                        </m:sSubSupPr>
                        <m:e>
                          <m:r>
                            <w:ins w:id="5041" w:author="Zhang Li" w:date="2022-06-12T15:09:00Z">
                              <w:rPr>
                                <w:rFonts w:ascii="Cambria Math" w:eastAsia="宋体" w:hAnsi="Cambria Math" w:cs="Times New Roman"/>
                                <w:kern w:val="0"/>
                                <w:sz w:val="24"/>
                                <w:szCs w:val="24"/>
                                <w:highlight w:val="yellow"/>
                                <w:rPrChange w:id="5042" w:author="ThinkPad" w:date="2022-06-18T12:16:00Z">
                                  <w:rPr>
                                    <w:rFonts w:ascii="Cambria Math" w:eastAsia="宋体" w:hAnsi="Cambria Math" w:cs="Times New Roman"/>
                                    <w:kern w:val="0"/>
                                    <w:sz w:val="24"/>
                                    <w:szCs w:val="24"/>
                                  </w:rPr>
                                </w:rPrChange>
                              </w:rPr>
                              <m:t>L</m:t>
                            </w:ins>
                          </m:r>
                        </m:e>
                        <m:sub>
                          <m:r>
                            <w:ins w:id="5043" w:author="Zhang Li" w:date="2022-06-12T15:09:00Z">
                              <w:rPr>
                                <w:rFonts w:ascii="Cambria Math" w:eastAsia="宋体" w:hAnsi="Cambria Math" w:cs="Times New Roman"/>
                                <w:kern w:val="0"/>
                                <w:sz w:val="24"/>
                                <w:szCs w:val="24"/>
                                <w:highlight w:val="yellow"/>
                                <w:rPrChange w:id="5044" w:author="ThinkPad" w:date="2022-06-18T12:16:00Z">
                                  <w:rPr>
                                    <w:rFonts w:ascii="Cambria Math" w:eastAsia="宋体" w:hAnsi="Cambria Math" w:cs="Times New Roman"/>
                                    <w:kern w:val="0"/>
                                    <w:sz w:val="24"/>
                                    <w:szCs w:val="24"/>
                                  </w:rPr>
                                </w:rPrChange>
                              </w:rPr>
                              <m:t>valid</m:t>
                            </w:ins>
                          </m:r>
                        </m:sub>
                        <m:sup>
                          <m:r>
                            <w:ins w:id="5045" w:author="Zhang Li" w:date="2022-06-12T15:09:00Z">
                              <w:rPr>
                                <w:rFonts w:ascii="Cambria Math" w:eastAsia="宋体" w:hAnsi="Cambria Math" w:cs="Times New Roman"/>
                                <w:kern w:val="0"/>
                                <w:sz w:val="24"/>
                                <w:szCs w:val="24"/>
                                <w:highlight w:val="yellow"/>
                                <w:rPrChange w:id="5046" w:author="ThinkPad" w:date="2022-06-18T12:16:00Z">
                                  <w:rPr>
                                    <w:rFonts w:ascii="Cambria Math" w:eastAsia="宋体" w:hAnsi="Cambria Math" w:cs="Times New Roman"/>
                                    <w:kern w:val="0"/>
                                    <w:sz w:val="24"/>
                                    <w:szCs w:val="24"/>
                                  </w:rPr>
                                </w:rPrChange>
                              </w:rPr>
                              <m:t>max</m:t>
                            </w:ins>
                          </m:r>
                        </m:sup>
                      </m:sSubSup>
                      <m:r>
                        <w:ins w:id="5047" w:author="Zhang Li" w:date="2022-06-12T15:09:00Z">
                          <m:rPr>
                            <m:sty m:val="p"/>
                          </m:rPr>
                          <w:rPr>
                            <w:rFonts w:ascii="Cambria Math" w:eastAsia="宋体" w:hAnsi="Cambria Math" w:cs="Times New Roman"/>
                            <w:kern w:val="0"/>
                            <w:sz w:val="24"/>
                            <w:szCs w:val="24"/>
                            <w:highlight w:val="yellow"/>
                            <w:rPrChange w:id="5048" w:author="ThinkPad" w:date="2022-06-18T12:16:00Z">
                              <w:rPr>
                                <w:rFonts w:ascii="Cambria Math" w:eastAsia="宋体" w:hAnsi="Cambria Math" w:cs="Times New Roman"/>
                                <w:kern w:val="0"/>
                                <w:sz w:val="24"/>
                                <w:szCs w:val="24"/>
                              </w:rPr>
                            </w:rPrChange>
                          </w:rPr>
                          <m:t>+</m:t>
                        </w:ins>
                      </m:r>
                      <m:sSubSup>
                        <m:sSubSupPr>
                          <m:ctrlPr>
                            <w:ins w:id="5049" w:author="Zhang Li" w:date="2022-06-12T15:09:00Z">
                              <w:rPr>
                                <w:rFonts w:ascii="Cambria Math" w:eastAsia="宋体" w:hAnsi="Cambria Math" w:cs="Times New Roman"/>
                                <w:kern w:val="0"/>
                                <w:sz w:val="24"/>
                                <w:szCs w:val="24"/>
                                <w:highlight w:val="yellow"/>
                              </w:rPr>
                            </w:ins>
                          </m:ctrlPr>
                        </m:sSubSupPr>
                        <m:e>
                          <m:r>
                            <w:ins w:id="5050" w:author="Zhang Li" w:date="2022-06-12T15:09:00Z">
                              <w:rPr>
                                <w:rFonts w:ascii="Cambria Math" w:eastAsia="宋体" w:hAnsi="Cambria Math" w:cs="Times New Roman"/>
                                <w:kern w:val="0"/>
                                <w:sz w:val="24"/>
                                <w:szCs w:val="24"/>
                                <w:highlight w:val="yellow"/>
                                <w:rPrChange w:id="5051" w:author="ThinkPad" w:date="2022-06-18T12:16:00Z">
                                  <w:rPr>
                                    <w:rFonts w:ascii="Cambria Math" w:eastAsia="宋体" w:hAnsi="Cambria Math" w:cs="Times New Roman"/>
                                    <w:kern w:val="0"/>
                                    <w:sz w:val="24"/>
                                    <w:szCs w:val="24"/>
                                  </w:rPr>
                                </w:rPrChange>
                              </w:rPr>
                              <m:t>L</m:t>
                            </w:ins>
                          </m:r>
                        </m:e>
                        <m:sub>
                          <m:r>
                            <w:ins w:id="5052" w:author="Zhang Li" w:date="2022-06-12T15:09:00Z">
                              <w:rPr>
                                <w:rFonts w:ascii="Cambria Math" w:eastAsia="宋体" w:hAnsi="Cambria Math" w:cs="Times New Roman"/>
                                <w:kern w:val="0"/>
                                <w:sz w:val="24"/>
                                <w:szCs w:val="24"/>
                                <w:highlight w:val="yellow"/>
                                <w:rPrChange w:id="5053" w:author="ThinkPad" w:date="2022-06-18T12:16:00Z">
                                  <w:rPr>
                                    <w:rFonts w:ascii="Cambria Math" w:eastAsia="宋体" w:hAnsi="Cambria Math" w:cs="Times New Roman"/>
                                    <w:kern w:val="0"/>
                                    <w:sz w:val="24"/>
                                    <w:szCs w:val="24"/>
                                  </w:rPr>
                                </w:rPrChange>
                              </w:rPr>
                              <m:t>empty</m:t>
                            </w:ins>
                          </m:r>
                        </m:sub>
                        <m:sup>
                          <m:r>
                            <w:ins w:id="5054" w:author="Zhang Li" w:date="2022-06-12T15:09:00Z">
                              <w:rPr>
                                <w:rFonts w:ascii="Cambria Math" w:eastAsia="宋体" w:hAnsi="Cambria Math" w:cs="Times New Roman"/>
                                <w:kern w:val="0"/>
                                <w:sz w:val="24"/>
                                <w:szCs w:val="24"/>
                                <w:highlight w:val="yellow"/>
                                <w:rPrChange w:id="5055" w:author="ThinkPad" w:date="2022-06-18T12:16:00Z">
                                  <w:rPr>
                                    <w:rFonts w:ascii="Cambria Math" w:eastAsia="宋体" w:hAnsi="Cambria Math" w:cs="Times New Roman"/>
                                    <w:kern w:val="0"/>
                                    <w:sz w:val="24"/>
                                    <w:szCs w:val="24"/>
                                  </w:rPr>
                                </w:rPrChange>
                              </w:rPr>
                              <m:t>max</m:t>
                            </w:ins>
                          </m:r>
                        </m:sup>
                      </m:sSubSup>
                    </m:e>
                  </m:d>
                </m:e>
              </m:d>
            </m:e>
          </m:nary>
          <m:r>
            <w:ins w:id="5056"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5057" w:author="Zhang Li" w:date="2022-06-12T15:09:00Z"/>
          <w:rFonts w:ascii="Times New Roman" w:eastAsia="宋体" w:hAnsi="Times New Roman" w:cs="Times New Roman"/>
          <w:kern w:val="0"/>
          <w:sz w:val="24"/>
          <w:szCs w:val="24"/>
        </w:rPr>
      </w:pPr>
      <w:ins w:id="5058" w:author="Zhang Li" w:date="2022-06-12T15:09:00Z">
        <w:r>
          <w:rPr>
            <w:rFonts w:ascii="Times New Roman" w:eastAsia="宋体" w:hAnsi="Times New Roman" w:cs="Times New Roman"/>
            <w:kern w:val="0"/>
            <w:sz w:val="24"/>
            <w:szCs w:val="24"/>
          </w:rPr>
          <w:t xml:space="preserve">where </w:t>
        </w:r>
      </w:ins>
      <m:oMath>
        <m:r>
          <w:ins w:id="5059" w:author="Zhang Li" w:date="2022-06-12T15:09:00Z">
            <w:rPr>
              <w:rFonts w:ascii="Cambria Math" w:eastAsia="宋体" w:hAnsi="Cambria Math" w:cs="Times New Roman"/>
              <w:kern w:val="0"/>
              <w:sz w:val="24"/>
              <w:szCs w:val="24"/>
            </w:rPr>
            <m:t>C</m:t>
          </w:ins>
        </m:r>
      </m:oMath>
      <w:ins w:id="506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ins>
      <w:ins w:id="5061" w:author="ThinkPad" w:date="2022-06-18T12:17:00Z">
        <w:r w:rsidR="009C46C4" w:rsidRPr="009C46C4">
          <w:rPr>
            <w:rFonts w:ascii="Times New Roman" w:eastAsia="宋体" w:hAnsi="Times New Roman" w:cs="Times New Roman"/>
            <w:kern w:val="0"/>
            <w:sz w:val="24"/>
            <w:szCs w:val="24"/>
            <w:highlight w:val="yellow"/>
            <w:rPrChange w:id="5062"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5063"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5064"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5065" w:author="Zhang Li" w:date="2022-06-12T15:09:00Z"/>
          <w:rFonts w:ascii="Times New Roman" w:eastAsia="宋体" w:hAnsi="Times New Roman" w:cs="Times New Roman"/>
          <w:kern w:val="0"/>
          <w:sz w:val="24"/>
          <w:szCs w:val="24"/>
        </w:rPr>
      </w:pPr>
      <w:ins w:id="5066" w:author="Zhang Li" w:date="2022-06-12T15:09:00Z">
        <w:del w:id="5067" w:author="ThinkPad" w:date="2022-06-18T12:23:00Z">
          <w:r w:rsidDel="008663E4">
            <w:rPr>
              <w:rFonts w:ascii="Times New Roman" w:eastAsia="宋体" w:hAnsi="Times New Roman" w:cs="Times New Roman"/>
              <w:kern w:val="0"/>
              <w:sz w:val="24"/>
              <w:szCs w:val="24"/>
            </w:rPr>
            <w:delText>We set</w:delText>
          </w:r>
        </w:del>
      </w:ins>
      <w:ins w:id="5068" w:author="ThinkPad" w:date="2022-06-18T12:23:00Z">
        <w:r w:rsidR="008663E4">
          <w:rPr>
            <w:rFonts w:ascii="Times New Roman" w:eastAsia="宋体" w:hAnsi="Times New Roman" w:cs="Times New Roman"/>
            <w:kern w:val="0"/>
            <w:sz w:val="24"/>
            <w:szCs w:val="24"/>
          </w:rPr>
          <w:t>Let</w:t>
        </w:r>
      </w:ins>
      <w:ins w:id="5069" w:author="Zhang Li" w:date="2022-06-12T15:09:00Z">
        <w:r>
          <w:rPr>
            <w:rFonts w:ascii="Times New Roman" w:eastAsia="宋体" w:hAnsi="Times New Roman" w:cs="Times New Roman"/>
            <w:kern w:val="0"/>
            <w:sz w:val="24"/>
            <w:szCs w:val="24"/>
          </w:rPr>
          <w:t xml:space="preserve"> </w:t>
        </w:r>
      </w:ins>
      <m:oMath>
        <m:sSub>
          <m:sSubPr>
            <m:ctrlPr>
              <w:ins w:id="5070" w:author="ThinkPad" w:date="2022-06-18T12:23:00Z">
                <w:rPr>
                  <w:rFonts w:ascii="Cambria Math" w:eastAsia="宋体" w:hAnsi="Cambria Math" w:cs="Times New Roman"/>
                  <w:i/>
                  <w:kern w:val="0"/>
                  <w:sz w:val="24"/>
                  <w:szCs w:val="24"/>
                </w:rPr>
              </w:ins>
            </m:ctrlPr>
          </m:sSubPr>
          <m:e>
            <m:r>
              <w:ins w:id="5071" w:author="ThinkPad" w:date="2022-06-18T12:23:00Z">
                <w:rPr>
                  <w:rFonts w:ascii="Cambria Math" w:eastAsia="宋体" w:hAnsi="Cambria Math" w:cs="Times New Roman"/>
                  <w:kern w:val="0"/>
                  <w:sz w:val="24"/>
                  <w:szCs w:val="24"/>
                </w:rPr>
                <m:t>T</m:t>
              </w:ins>
            </m:r>
          </m:e>
          <m:sub>
            <m:r>
              <w:ins w:id="5072" w:author="ThinkPad" w:date="2022-06-18T12:23:00Z">
                <w:rPr>
                  <w:rFonts w:ascii="Cambria Math" w:eastAsia="宋体" w:hAnsi="Cambria Math" w:cs="Times New Roman"/>
                  <w:kern w:val="0"/>
                  <w:sz w:val="24"/>
                  <w:szCs w:val="24"/>
                </w:rPr>
                <m:t xml:space="preserve">c,sig </m:t>
              </w:ins>
            </m:r>
          </m:sub>
        </m:sSub>
      </m:oMath>
      <w:ins w:id="5073" w:author="ThinkPad" w:date="2022-06-18T12:24:00Z">
        <w:r w:rsidR="008663E4">
          <w:rPr>
            <w:rFonts w:ascii="Times New Roman" w:eastAsia="宋体" w:hAnsi="Times New Roman" w:cs="Times New Roman"/>
            <w:kern w:val="0"/>
            <w:sz w:val="24"/>
            <w:szCs w:val="24"/>
          </w:rPr>
          <w:t xml:space="preserve">and </w:t>
        </w:r>
      </w:ins>
      <m:oMath>
        <m:sSubSup>
          <m:sSubSupPr>
            <m:ctrlPr>
              <w:ins w:id="5074" w:author="ThinkPad" w:date="2022-06-18T12:24:00Z">
                <w:rPr>
                  <w:rFonts w:ascii="Cambria Math" w:eastAsia="宋体" w:hAnsi="Cambria Math" w:cs="Times New Roman"/>
                  <w:i/>
                  <w:kern w:val="0"/>
                  <w:sz w:val="24"/>
                  <w:szCs w:val="24"/>
                </w:rPr>
              </w:ins>
            </m:ctrlPr>
          </m:sSubSupPr>
          <m:e>
            <m:r>
              <w:ins w:id="5075" w:author="ThinkPad" w:date="2022-06-18T12:24:00Z">
                <w:rPr>
                  <w:rFonts w:ascii="Cambria Math" w:eastAsia="宋体" w:hAnsi="Cambria Math" w:cs="Times New Roman"/>
                  <w:kern w:val="0"/>
                  <w:sz w:val="24"/>
                  <w:szCs w:val="24"/>
                </w:rPr>
                <m:t>T</m:t>
              </w:ins>
            </m:r>
          </m:e>
          <m:sub>
            <m:r>
              <w:ins w:id="5076" w:author="ThinkPad" w:date="2022-06-18T12:24:00Z">
                <w:rPr>
                  <w:rFonts w:ascii="Cambria Math" w:eastAsia="宋体" w:hAnsi="Cambria Math" w:cs="Times New Roman"/>
                  <w:kern w:val="0"/>
                  <w:sz w:val="24"/>
                  <w:szCs w:val="24"/>
                </w:rPr>
                <m:t>c,B</m:t>
              </w:ins>
            </m:r>
          </m:sub>
          <m:sup>
            <m:r>
              <w:ins w:id="5077" w:author="ThinkPad" w:date="2022-06-18T12:24:00Z">
                <w:rPr>
                  <w:rFonts w:ascii="Cambria Math" w:eastAsia="宋体" w:hAnsi="Cambria Math" w:cs="Times New Roman"/>
                  <w:kern w:val="0"/>
                  <w:sz w:val="24"/>
                  <w:szCs w:val="24"/>
                </w:rPr>
                <m:t>valid</m:t>
              </w:ins>
            </m:r>
          </m:sup>
        </m:sSubSup>
      </m:oMath>
      <w:ins w:id="5078" w:author="ThinkPad" w:date="2022-06-18T12:23:00Z">
        <w:r w:rsidR="008663E4">
          <w:rPr>
            <w:rFonts w:ascii="Times New Roman" w:eastAsia="宋体" w:hAnsi="Times New Roman" w:cs="Times New Roman"/>
            <w:kern w:val="0"/>
            <w:sz w:val="24"/>
            <w:szCs w:val="24"/>
          </w:rPr>
          <w:t xml:space="preserve">denote </w:t>
        </w:r>
      </w:ins>
      <w:ins w:id="5079" w:author="Zhang Li" w:date="2022-06-12T15:09:00Z">
        <w:r>
          <w:rPr>
            <w:rFonts w:ascii="Times New Roman" w:eastAsia="宋体" w:hAnsi="Times New Roman" w:cs="Times New Roman"/>
            <w:kern w:val="0"/>
            <w:sz w:val="24"/>
            <w:szCs w:val="24"/>
          </w:rPr>
          <w:t>the number of required time slots</w:t>
        </w:r>
      </w:ins>
      <w:ins w:id="5080" w:author="ThinkPad" w:date="2022-06-18T12:22:00Z">
        <w:r w:rsidR="008663E4">
          <w:rPr>
            <w:rFonts w:ascii="Times New Roman" w:eastAsia="宋体" w:hAnsi="Times New Roman" w:cs="Times New Roman"/>
            <w:kern w:val="0"/>
            <w:sz w:val="24"/>
            <w:szCs w:val="24"/>
          </w:rPr>
          <w:t xml:space="preserve"> for</w:t>
        </w:r>
      </w:ins>
      <w:ins w:id="5081" w:author="Zhang Li" w:date="2022-06-12T15:09:00Z">
        <w:r>
          <w:rPr>
            <w:rFonts w:ascii="Times New Roman" w:eastAsia="宋体" w:hAnsi="Times New Roman" w:cs="Times New Roman"/>
            <w:kern w:val="0"/>
            <w:sz w:val="24"/>
            <w:szCs w:val="24"/>
          </w:rPr>
          <w:t xml:space="preserve"> transmitting a signature </w:t>
        </w:r>
      </w:ins>
      <w:ins w:id="5082" w:author="ThinkPad" w:date="2022-06-18T12:23:00Z">
        <w:r w:rsidR="008663E4">
          <w:rPr>
            <w:rFonts w:ascii="Times New Roman" w:eastAsia="宋体" w:hAnsi="Times New Roman" w:cs="Times New Roman"/>
            <w:kern w:val="0"/>
            <w:sz w:val="24"/>
            <w:szCs w:val="24"/>
          </w:rPr>
          <w:t xml:space="preserve">in the </w:t>
        </w:r>
      </w:ins>
      <m:oMath>
        <m:sSup>
          <m:sSupPr>
            <m:ctrlPr>
              <w:ins w:id="5083" w:author="ThinkPad" w:date="2022-06-18T12:23:00Z">
                <w:rPr>
                  <w:rFonts w:ascii="Cambria Math" w:eastAsia="宋体" w:hAnsi="Cambria Math" w:cs="Times New Roman"/>
                  <w:i/>
                  <w:kern w:val="0"/>
                  <w:sz w:val="24"/>
                  <w:szCs w:val="24"/>
                </w:rPr>
              </w:ins>
            </m:ctrlPr>
          </m:sSupPr>
          <m:e>
            <m:r>
              <w:ins w:id="5084" w:author="ThinkPad" w:date="2022-06-18T12:23:00Z">
                <w:rPr>
                  <w:rFonts w:ascii="Cambria Math" w:eastAsia="宋体" w:hAnsi="Cambria Math" w:cs="Times New Roman"/>
                  <w:kern w:val="0"/>
                  <w:sz w:val="24"/>
                  <w:szCs w:val="24"/>
                </w:rPr>
                <m:t>c</m:t>
              </w:ins>
            </m:r>
          </m:e>
          <m:sup>
            <m:r>
              <w:ins w:id="5085" w:author="ThinkPad" w:date="2022-06-18T12:23:00Z">
                <w:rPr>
                  <w:rFonts w:ascii="Cambria Math" w:eastAsia="宋体" w:hAnsi="Cambria Math" w:cs="Times New Roman"/>
                  <w:kern w:val="0"/>
                  <w:sz w:val="24"/>
                  <w:szCs w:val="24"/>
                </w:rPr>
                <m:t>th</m:t>
              </w:ins>
            </m:r>
          </m:sup>
        </m:sSup>
      </m:oMath>
      <w:ins w:id="5086" w:author="ThinkPad" w:date="2022-06-18T12:23:00Z">
        <w:r w:rsidR="008663E4">
          <w:rPr>
            <w:rFonts w:ascii="Times New Roman" w:eastAsia="宋体" w:hAnsi="Times New Roman" w:cs="Times New Roman" w:hint="eastAsia"/>
            <w:kern w:val="0"/>
            <w:sz w:val="24"/>
            <w:szCs w:val="24"/>
          </w:rPr>
          <w:t xml:space="preserve"> </w:t>
        </w:r>
      </w:ins>
      <w:ins w:id="5087" w:author="Zhang Li" w:date="2022-06-12T15:09:00Z">
        <w:del w:id="5088" w:author="ThinkPad" w:date="2022-06-18T12:23:00Z">
          <w:r w:rsidDel="008663E4">
            <w:rPr>
              <w:rFonts w:ascii="Times New Roman" w:eastAsia="宋体" w:hAnsi="Times New Roman" w:cs="Times New Roman"/>
              <w:kern w:val="0"/>
              <w:sz w:val="24"/>
              <w:szCs w:val="24"/>
            </w:rPr>
            <w:delText xml:space="preserve">as </w:delText>
          </w:r>
        </w:del>
      </w:ins>
      <m:oMath>
        <m:sSub>
          <m:sSubPr>
            <m:ctrlPr>
              <w:ins w:id="5089" w:author="Zhang Li" w:date="2022-06-12T15:09:00Z">
                <w:del w:id="5090" w:author="ThinkPad" w:date="2022-06-18T12:23:00Z">
                  <w:rPr>
                    <w:rFonts w:ascii="Cambria Math" w:eastAsia="宋体" w:hAnsi="Cambria Math" w:cs="Times New Roman"/>
                    <w:i/>
                    <w:kern w:val="0"/>
                    <w:sz w:val="24"/>
                    <w:szCs w:val="24"/>
                  </w:rPr>
                </w:del>
              </w:ins>
            </m:ctrlPr>
          </m:sSubPr>
          <m:e>
            <m:r>
              <w:ins w:id="5091" w:author="Zhang Li" w:date="2022-06-12T15:09:00Z">
                <w:del w:id="5092" w:author="ThinkPad" w:date="2022-06-18T12:23:00Z">
                  <w:rPr>
                    <w:rFonts w:ascii="Cambria Math" w:eastAsia="宋体" w:hAnsi="Cambria Math" w:cs="Times New Roman"/>
                    <w:kern w:val="0"/>
                    <w:sz w:val="24"/>
                    <w:szCs w:val="24"/>
                  </w:rPr>
                  <m:t>T</m:t>
                </w:del>
              </w:ins>
            </m:r>
          </m:e>
          <m:sub>
            <m:r>
              <w:ins w:id="5093" w:author="Zhang Li" w:date="2022-06-12T15:09:00Z">
                <w:del w:id="5094" w:author="ThinkPad" w:date="2022-06-18T12:23:00Z">
                  <w:rPr>
                    <w:rFonts w:ascii="Cambria Math" w:eastAsia="宋体" w:hAnsi="Cambria Math" w:cs="Times New Roman"/>
                    <w:kern w:val="0"/>
                    <w:sz w:val="24"/>
                    <w:szCs w:val="24"/>
                  </w:rPr>
                  <m:t xml:space="preserve">c,sig </m:t>
                </w:del>
              </w:ins>
            </m:r>
          </m:sub>
        </m:sSub>
      </m:oMath>
      <w:ins w:id="5095" w:author="Zhang Li" w:date="2022-06-12T15:09:00Z">
        <w:del w:id="5096"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5097" w:author="ThinkPad" w:date="2022-06-18T12:23:00Z">
        <w:r w:rsidR="008663E4">
          <w:rPr>
            <w:rFonts w:ascii="Times New Roman" w:eastAsia="宋体" w:hAnsi="Times New Roman" w:cs="Times New Roman"/>
            <w:kern w:val="0"/>
            <w:sz w:val="24"/>
            <w:szCs w:val="24"/>
          </w:rPr>
          <w:t>round a</w:t>
        </w:r>
      </w:ins>
      <w:ins w:id="5098" w:author="Zhang Li" w:date="2022-06-12T15:09:00Z">
        <w:r>
          <w:rPr>
            <w:rFonts w:ascii="Times New Roman" w:eastAsia="宋体" w:hAnsi="Times New Roman" w:cs="Times New Roman"/>
            <w:kern w:val="0"/>
            <w:sz w:val="24"/>
            <w:szCs w:val="24"/>
          </w:rPr>
          <w:t xml:space="preserve">nd </w:t>
        </w:r>
      </w:ins>
      <w:ins w:id="5099" w:author="ThinkPad" w:date="2022-06-18T12:24:00Z">
        <w:r w:rsidR="008663E4">
          <w:rPr>
            <w:rFonts w:ascii="Times New Roman" w:eastAsia="宋体" w:hAnsi="Times New Roman" w:cs="Times New Roman"/>
            <w:kern w:val="0"/>
            <w:sz w:val="24"/>
            <w:szCs w:val="24"/>
          </w:rPr>
          <w:t xml:space="preserve">that for </w:t>
        </w:r>
      </w:ins>
      <w:ins w:id="5100" w:author="Zhang Li" w:date="2022-06-12T15:09:00Z">
        <w:del w:id="5101"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5102" w:author="ThinkPad" w:date="2022-06-18T12:24:00Z">
        <w:r w:rsidR="008663E4">
          <w:rPr>
            <w:rFonts w:ascii="Times New Roman" w:eastAsia="宋体" w:hAnsi="Times New Roman" w:cs="Times New Roman"/>
            <w:kern w:val="0"/>
            <w:sz w:val="24"/>
            <w:szCs w:val="24"/>
          </w:rPr>
          <w:t>, respectively</w:t>
        </w:r>
      </w:ins>
      <w:ins w:id="5103" w:author="Zhang Li" w:date="2022-06-12T15:09:00Z">
        <w:del w:id="5104"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5105" w:author="Zhang Li" w:date="2022-06-12T15:09:00Z">
                <w:del w:id="5106" w:author="ThinkPad" w:date="2022-06-18T12:24:00Z">
                  <w:rPr>
                    <w:rFonts w:ascii="Cambria Math" w:eastAsia="宋体" w:hAnsi="Cambria Math" w:cs="Times New Roman"/>
                    <w:i/>
                    <w:kern w:val="0"/>
                    <w:sz w:val="24"/>
                    <w:szCs w:val="24"/>
                  </w:rPr>
                </w:del>
              </w:ins>
            </m:ctrlPr>
          </m:sSubSupPr>
          <m:e>
            <m:r>
              <w:ins w:id="5107" w:author="Zhang Li" w:date="2022-06-12T15:09:00Z">
                <w:del w:id="5108" w:author="ThinkPad" w:date="2022-06-18T12:24:00Z">
                  <w:rPr>
                    <w:rFonts w:ascii="Cambria Math" w:eastAsia="宋体" w:hAnsi="Cambria Math" w:cs="Times New Roman"/>
                    <w:kern w:val="0"/>
                    <w:sz w:val="24"/>
                    <w:szCs w:val="24"/>
                  </w:rPr>
                  <m:t>T</m:t>
                </w:del>
              </w:ins>
            </m:r>
          </m:e>
          <m:sub>
            <m:r>
              <w:ins w:id="5109" w:author="Zhang Li" w:date="2022-06-12T15:09:00Z">
                <w:del w:id="5110" w:author="ThinkPad" w:date="2022-06-18T12:24:00Z">
                  <w:rPr>
                    <w:rFonts w:ascii="Cambria Math" w:eastAsia="宋体" w:hAnsi="Cambria Math" w:cs="Times New Roman"/>
                    <w:kern w:val="0"/>
                    <w:sz w:val="24"/>
                    <w:szCs w:val="24"/>
                  </w:rPr>
                  <m:t>c,B</m:t>
                </w:del>
              </w:ins>
            </m:r>
          </m:sub>
          <m:sup>
            <m:r>
              <w:ins w:id="5111" w:author="Zhang Li" w:date="2022-06-12T15:09:00Z">
                <w:del w:id="5112" w:author="ThinkPad" w:date="2022-06-18T12:24:00Z">
                  <w:rPr>
                    <w:rFonts w:ascii="Cambria Math" w:eastAsia="宋体" w:hAnsi="Cambria Math" w:cs="Times New Roman"/>
                    <w:kern w:val="0"/>
                    <w:sz w:val="24"/>
                    <w:szCs w:val="24"/>
                  </w:rPr>
                  <m:t>valid</m:t>
                </w:del>
              </w:ins>
            </m:r>
          </m:sup>
        </m:sSubSup>
      </m:oMath>
      <w:ins w:id="5113"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5114" w:author="Zhang Li" w:date="2022-06-12T15:09:00Z">
                <w:rPr>
                  <w:rFonts w:ascii="Cambria Math" w:eastAsia="宋体" w:hAnsi="Cambria Math" w:cs="Times New Roman"/>
                  <w:i/>
                  <w:kern w:val="0"/>
                  <w:sz w:val="24"/>
                  <w:szCs w:val="24"/>
                </w:rPr>
              </w:ins>
            </m:ctrlPr>
          </m:sSubSupPr>
          <m:e>
            <m:r>
              <w:ins w:id="5115" w:author="Zhang Li" w:date="2022-06-12T15:09:00Z">
                <w:rPr>
                  <w:rFonts w:ascii="Cambria Math" w:eastAsia="宋体" w:hAnsi="Cambria Math" w:cs="Times New Roman"/>
                  <w:kern w:val="0"/>
                  <w:sz w:val="24"/>
                  <w:szCs w:val="24"/>
                </w:rPr>
                <m:t>T</m:t>
              </w:ins>
            </m:r>
          </m:e>
          <m:sub>
            <m:r>
              <w:ins w:id="5116" w:author="Zhang Li" w:date="2022-06-12T15:09:00Z">
                <w:rPr>
                  <w:rFonts w:ascii="Cambria Math" w:eastAsia="宋体" w:hAnsi="Cambria Math" w:cs="Times New Roman"/>
                  <w:kern w:val="0"/>
                  <w:sz w:val="24"/>
                  <w:szCs w:val="24"/>
                </w:rPr>
                <m:t>c,B</m:t>
              </w:ins>
            </m:r>
          </m:sub>
          <m:sup>
            <m:r>
              <w:ins w:id="5117" w:author="Zhang Li" w:date="2022-06-12T15:09:00Z">
                <w:rPr>
                  <w:rFonts w:ascii="Cambria Math" w:eastAsia="宋体" w:hAnsi="Cambria Math" w:cs="Times New Roman"/>
                  <w:kern w:val="0"/>
                  <w:sz w:val="24"/>
                  <w:szCs w:val="24"/>
                </w:rPr>
                <m:t>max</m:t>
              </w:ins>
            </m:r>
          </m:sup>
        </m:sSubSup>
      </m:oMath>
      <w:ins w:id="511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5119" w:author="Zhang Li" w:date="2022-06-12T15:09:00Z">
                <w:rPr>
                  <w:rFonts w:ascii="Cambria Math" w:eastAsia="宋体" w:hAnsi="Cambria Math" w:cs="Times New Roman"/>
                  <w:i/>
                  <w:kern w:val="0"/>
                  <w:sz w:val="24"/>
                  <w:szCs w:val="24"/>
                </w:rPr>
              </w:ins>
            </m:ctrlPr>
          </m:sSubSupPr>
          <m:e>
            <m:r>
              <w:ins w:id="5120" w:author="Zhang Li" w:date="2022-06-12T15:09:00Z">
                <w:rPr>
                  <w:rFonts w:ascii="Cambria Math" w:eastAsia="宋体" w:hAnsi="Cambria Math" w:cs="Times New Roman"/>
                  <w:kern w:val="0"/>
                  <w:sz w:val="24"/>
                  <w:szCs w:val="24"/>
                </w:rPr>
                <m:t>T</m:t>
              </w:ins>
            </m:r>
          </m:e>
          <m:sub>
            <m:r>
              <w:ins w:id="5121" w:author="Zhang Li" w:date="2022-06-12T15:09:00Z">
                <w:rPr>
                  <w:rFonts w:ascii="Cambria Math" w:eastAsia="宋体" w:hAnsi="Cambria Math" w:cs="Times New Roman"/>
                  <w:kern w:val="0"/>
                  <w:sz w:val="24"/>
                  <w:szCs w:val="24"/>
                </w:rPr>
                <m:t>c,B</m:t>
              </w:ins>
            </m:r>
          </m:sub>
          <m:sup>
            <m:r>
              <w:ins w:id="5122" w:author="Zhang Li" w:date="2022-06-12T15:09:00Z">
                <w:rPr>
                  <w:rFonts w:ascii="Cambria Math" w:eastAsia="宋体" w:hAnsi="Cambria Math" w:cs="Times New Roman"/>
                  <w:kern w:val="0"/>
                  <w:sz w:val="24"/>
                  <w:szCs w:val="24"/>
                </w:rPr>
                <m:t>empty</m:t>
              </w:ins>
            </m:r>
          </m:sup>
        </m:sSubSup>
        <m:r>
          <w:ins w:id="5123" w:author="Zhang Li" w:date="2022-06-12T15:09:00Z">
            <w:rPr>
              <w:rFonts w:ascii="Cambria Math" w:eastAsia="宋体" w:hAnsi="Cambria Math" w:cs="Times New Roman"/>
              <w:kern w:val="0"/>
              <w:sz w:val="24"/>
              <w:szCs w:val="24"/>
            </w:rPr>
            <m:t xml:space="preserve"> </m:t>
          </w:ins>
        </m:r>
      </m:oMath>
      <w:ins w:id="5124"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5125"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5126"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5127" w:author="Zhang Li" w:date="2022-06-12T15:09:00Z">
        <w:r>
          <w:rPr>
            <w:rFonts w:ascii="Times New Roman" w:eastAsia="宋体" w:hAnsi="Times New Roman" w:cs="Times New Roman"/>
            <w:kern w:val="0"/>
            <w:sz w:val="24"/>
            <w:szCs w:val="24"/>
          </w:rPr>
          <w:t xml:space="preserve"> </w:t>
        </w:r>
      </w:ins>
      <w:ins w:id="5128" w:author="ThinkPad" w:date="2022-06-18T12:25:00Z">
        <w:r w:rsidR="008663E4">
          <w:rPr>
            <w:rFonts w:ascii="Times New Roman" w:eastAsia="宋体" w:hAnsi="Times New Roman" w:cs="Times New Roman"/>
            <w:kern w:val="0"/>
            <w:sz w:val="24"/>
            <w:szCs w:val="24"/>
          </w:rPr>
          <w:t xml:space="preserve">for </w:t>
        </w:r>
      </w:ins>
      <w:ins w:id="5129" w:author="Zhang Li" w:date="2022-06-12T15:09:00Z">
        <w:r>
          <w:rPr>
            <w:rFonts w:ascii="Times New Roman" w:eastAsia="宋体" w:hAnsi="Times New Roman" w:cs="Times New Roman"/>
            <w:kern w:val="0"/>
            <w:sz w:val="24"/>
            <w:szCs w:val="24"/>
          </w:rPr>
          <w:t xml:space="preserve">transmitting </w:t>
        </w:r>
      </w:ins>
      <w:ins w:id="5130" w:author="ThinkPad" w:date="2022-06-18T12:25:00Z">
        <w:r w:rsidR="008663E4">
          <w:rPr>
            <w:rFonts w:ascii="Times New Roman" w:eastAsia="宋体" w:hAnsi="Times New Roman" w:cs="Times New Roman"/>
            <w:kern w:val="0"/>
            <w:sz w:val="24"/>
            <w:szCs w:val="24"/>
          </w:rPr>
          <w:t xml:space="preserve">a </w:t>
        </w:r>
      </w:ins>
      <w:ins w:id="5131" w:author="Zhang Li" w:date="2022-06-12T15:09:00Z">
        <w:r>
          <w:rPr>
            <w:rFonts w:ascii="Times New Roman" w:eastAsia="宋体" w:hAnsi="Times New Roman" w:cs="Times New Roman"/>
            <w:kern w:val="0"/>
            <w:sz w:val="24"/>
            <w:szCs w:val="24"/>
          </w:rPr>
          <w:t>maximum size</w:t>
        </w:r>
      </w:ins>
      <w:ins w:id="5132" w:author="ThinkPad" w:date="2022-06-18T12:24:00Z">
        <w:r w:rsidR="008663E4">
          <w:rPr>
            <w:rFonts w:ascii="Times New Roman" w:eastAsia="宋体" w:hAnsi="Times New Roman" w:cs="Times New Roman"/>
            <w:kern w:val="0"/>
            <w:sz w:val="24"/>
            <w:szCs w:val="24"/>
          </w:rPr>
          <w:t>d</w:t>
        </w:r>
      </w:ins>
      <w:ins w:id="5133" w:author="Zhang Li" w:date="2022-06-12T15:09:00Z">
        <w:r>
          <w:rPr>
            <w:rFonts w:ascii="Times New Roman" w:eastAsia="宋体" w:hAnsi="Times New Roman" w:cs="Times New Roman"/>
            <w:kern w:val="0"/>
            <w:sz w:val="24"/>
            <w:szCs w:val="24"/>
          </w:rPr>
          <w:t xml:space="preserve"> </w:t>
        </w:r>
        <w:del w:id="5134"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5135"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5136"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601FA1" w:rsidP="00156A43">
      <w:pPr>
        <w:spacing w:afterLines="50" w:after="156"/>
        <w:rPr>
          <w:ins w:id="5137" w:author="Zhang Li" w:date="2022-06-12T15:09:00Z"/>
          <w:rFonts w:ascii="Times New Roman" w:eastAsia="宋体" w:hAnsi="Times New Roman" w:cs="Times New Roman"/>
          <w:kern w:val="0"/>
          <w:sz w:val="24"/>
          <w:szCs w:val="24"/>
        </w:rPr>
      </w:pPr>
      <m:oMathPara>
        <m:oMath>
          <m:sSub>
            <m:sSubPr>
              <m:ctrlPr>
                <w:ins w:id="5138" w:author="Zhang Li" w:date="2022-06-12T15:09:00Z">
                  <w:rPr>
                    <w:rFonts w:ascii="Cambria Math" w:eastAsia="宋体" w:hAnsi="Cambria Math" w:cs="Times New Roman"/>
                    <w:kern w:val="0"/>
                    <w:sz w:val="24"/>
                    <w:szCs w:val="24"/>
                  </w:rPr>
                </w:ins>
              </m:ctrlPr>
            </m:sSubPr>
            <m:e>
              <m:r>
                <w:ins w:id="5139" w:author="Zhang Li" w:date="2022-06-12T15:09:00Z">
                  <m:rPr>
                    <m:scr m:val="double-struck"/>
                    <m:sty m:val="p"/>
                  </m:rPr>
                  <w:rPr>
                    <w:rFonts w:ascii="Cambria Math" w:eastAsia="宋体" w:hAnsi="Cambria Math" w:cs="Times New Roman"/>
                    <w:kern w:val="0"/>
                    <w:sz w:val="24"/>
                    <w:szCs w:val="24"/>
                  </w:rPr>
                  <m:t>E</m:t>
                </w:ins>
              </m:r>
            </m:e>
            <m:sub>
              <m:sSub>
                <m:sSubPr>
                  <m:ctrlPr>
                    <w:ins w:id="5140" w:author="Zhang Li" w:date="2022-06-12T15:09:00Z">
                      <w:rPr>
                        <w:rFonts w:ascii="Cambria Math" w:eastAsia="宋体" w:hAnsi="Cambria Math" w:cs="Times New Roman"/>
                        <w:kern w:val="0"/>
                        <w:sz w:val="24"/>
                        <w:szCs w:val="24"/>
                      </w:rPr>
                    </w:ins>
                  </m:ctrlPr>
                </m:sSubPr>
                <m:e>
                  <m:r>
                    <w:ins w:id="5141" w:author="Zhang Li" w:date="2022-06-12T15:09:00Z">
                      <w:rPr>
                        <w:rFonts w:ascii="Cambria Math" w:eastAsia="宋体" w:hAnsi="Cambria Math" w:cs="Times New Roman"/>
                        <w:kern w:val="0"/>
                        <w:sz w:val="24"/>
                        <w:szCs w:val="24"/>
                      </w:rPr>
                      <m:t>τ</m:t>
                    </w:ins>
                  </m:r>
                </m:e>
                <m:sub>
                  <m:r>
                    <w:ins w:id="5142" w:author="Zhang Li" w:date="2022-06-12T15:09:00Z">
                      <w:rPr>
                        <w:rFonts w:ascii="Cambria Math" w:eastAsia="宋体" w:hAnsi="Cambria Math" w:cs="Times New Roman"/>
                        <w:kern w:val="0"/>
                        <w:sz w:val="24"/>
                        <w:szCs w:val="24"/>
                      </w:rPr>
                      <m:t>o</m:t>
                    </w:ins>
                  </m:r>
                </m:sub>
              </m:sSub>
            </m:sub>
          </m:sSub>
          <m:r>
            <w:ins w:id="5143" w:author="Zhang Li" w:date="2022-06-12T15:09:00Z">
              <m:rPr>
                <m:sty m:val="p"/>
              </m:rPr>
              <w:rPr>
                <w:rFonts w:ascii="Cambria Math" w:eastAsia="宋体" w:hAnsi="Cambria Math" w:cs="Times New Roman"/>
                <w:kern w:val="0"/>
                <w:sz w:val="24"/>
                <w:szCs w:val="24"/>
              </w:rPr>
              <m:t xml:space="preserve">= </m:t>
            </w:ins>
          </m:r>
          <m:f>
            <m:fPr>
              <m:ctrlPr>
                <w:ins w:id="5144" w:author="Zhang Li" w:date="2022-06-12T15:09:00Z">
                  <w:rPr>
                    <w:rFonts w:ascii="Cambria Math" w:eastAsia="宋体" w:hAnsi="Cambria Math" w:cs="Times New Roman"/>
                    <w:kern w:val="0"/>
                    <w:sz w:val="24"/>
                    <w:szCs w:val="24"/>
                  </w:rPr>
                </w:ins>
              </m:ctrlPr>
            </m:fPr>
            <m:num>
              <m:r>
                <w:ins w:id="5145" w:author="Zhang Li" w:date="2022-06-12T15:09:00Z">
                  <m:rPr>
                    <m:sty m:val="p"/>
                  </m:rPr>
                  <w:rPr>
                    <w:rFonts w:ascii="Cambria Math" w:eastAsia="宋体" w:hAnsi="Cambria Math" w:cs="Times New Roman"/>
                    <w:kern w:val="0"/>
                    <w:sz w:val="24"/>
                    <w:szCs w:val="24"/>
                  </w:rPr>
                  <m:t>1</m:t>
                </w:ins>
              </m:r>
            </m:num>
            <m:den>
              <m:r>
                <w:ins w:id="5146" w:author="Zhang Li" w:date="2022-06-12T15:09:00Z">
                  <w:rPr>
                    <w:rFonts w:ascii="Cambria Math" w:eastAsia="宋体" w:hAnsi="Cambria Math" w:cs="Times New Roman"/>
                    <w:kern w:val="0"/>
                    <w:sz w:val="24"/>
                    <w:szCs w:val="24"/>
                  </w:rPr>
                  <m:t>C</m:t>
                </w:ins>
              </m:r>
            </m:den>
          </m:f>
          <m:nary>
            <m:naryPr>
              <m:chr m:val="∑"/>
              <m:limLoc m:val="undOvr"/>
              <m:ctrlPr>
                <w:ins w:id="5147" w:author="Zhang Li" w:date="2022-06-12T15:09:00Z">
                  <w:rPr>
                    <w:rFonts w:ascii="Cambria Math" w:eastAsia="宋体" w:hAnsi="Cambria Math" w:cs="Times New Roman"/>
                    <w:kern w:val="0"/>
                    <w:sz w:val="24"/>
                    <w:szCs w:val="24"/>
                  </w:rPr>
                </w:ins>
              </m:ctrlPr>
            </m:naryPr>
            <m:sub>
              <m:r>
                <w:ins w:id="5148" w:author="Zhang Li" w:date="2022-06-12T15:09:00Z">
                  <w:rPr>
                    <w:rFonts w:ascii="Cambria Math" w:eastAsia="宋体" w:hAnsi="Cambria Math" w:cs="Times New Roman"/>
                    <w:kern w:val="0"/>
                    <w:sz w:val="24"/>
                    <w:szCs w:val="24"/>
                  </w:rPr>
                  <m:t>c</m:t>
                </w:ins>
              </m:r>
              <m:r>
                <w:ins w:id="5149" w:author="Zhang Li" w:date="2022-06-12T15:09:00Z">
                  <m:rPr>
                    <m:sty m:val="p"/>
                  </m:rPr>
                  <w:rPr>
                    <w:rFonts w:ascii="Cambria Math" w:eastAsia="宋体" w:hAnsi="Cambria Math" w:cs="Times New Roman"/>
                    <w:kern w:val="0"/>
                    <w:sz w:val="24"/>
                    <w:szCs w:val="24"/>
                  </w:rPr>
                  <m:t>=1</m:t>
                </w:ins>
              </m:r>
            </m:sub>
            <m:sup>
              <m:r>
                <w:ins w:id="5150" w:author="Zhang Li" w:date="2022-06-12T15:09:00Z">
                  <w:rPr>
                    <w:rFonts w:ascii="Cambria Math" w:eastAsia="宋体" w:hAnsi="Cambria Math" w:cs="Times New Roman"/>
                    <w:kern w:val="0"/>
                    <w:sz w:val="24"/>
                    <w:szCs w:val="24"/>
                  </w:rPr>
                  <m:t>C</m:t>
                </w:ins>
              </m:r>
            </m:sup>
            <m:e>
              <m:r>
                <w:ins w:id="5151" w:author="Zhang Li" w:date="2022-06-12T15:09:00Z">
                  <m:rPr>
                    <m:sty m:val="p"/>
                  </m:rPr>
                  <w:rPr>
                    <w:rFonts w:ascii="Cambria Math" w:eastAsia="宋体" w:hAnsi="Cambria Math" w:cs="Times New Roman"/>
                    <w:kern w:val="0"/>
                    <w:sz w:val="24"/>
                    <w:szCs w:val="24"/>
                  </w:rPr>
                  <m:t xml:space="preserve"> </m:t>
                </w:ins>
              </m:r>
              <m:sSub>
                <m:sSubPr>
                  <m:ctrlPr>
                    <w:ins w:id="5152" w:author="Zhang Li" w:date="2022-06-12T15:09:00Z">
                      <w:rPr>
                        <w:rFonts w:ascii="Cambria Math" w:eastAsia="宋体" w:hAnsi="Cambria Math" w:cs="Times New Roman"/>
                        <w:kern w:val="0"/>
                        <w:sz w:val="24"/>
                        <w:szCs w:val="24"/>
                      </w:rPr>
                    </w:ins>
                  </m:ctrlPr>
                </m:sSubPr>
                <m:e>
                  <m:r>
                    <w:ins w:id="5153" w:author="Zhang Li" w:date="2022-06-12T15:09:00Z">
                      <w:rPr>
                        <w:rFonts w:ascii="Cambria Math" w:eastAsia="宋体" w:hAnsi="Cambria Math" w:cs="Times New Roman"/>
                        <w:kern w:val="0"/>
                        <w:sz w:val="24"/>
                        <w:szCs w:val="24"/>
                      </w:rPr>
                      <m:t>τ</m:t>
                    </w:ins>
                  </m:r>
                </m:e>
                <m:sub>
                  <m:r>
                    <w:ins w:id="5154" w:author="Zhang Li" w:date="2022-06-12T15:09:00Z">
                      <w:rPr>
                        <w:rFonts w:ascii="Cambria Math" w:eastAsia="宋体" w:hAnsi="Cambria Math" w:cs="Times New Roman"/>
                        <w:kern w:val="0"/>
                        <w:sz w:val="24"/>
                        <w:szCs w:val="24"/>
                      </w:rPr>
                      <m:t>o</m:t>
                    </w:ins>
                  </m:r>
                </m:sub>
              </m:sSub>
              <m:r>
                <w:ins w:id="5155" w:author="Zhang Li" w:date="2022-06-12T15:09:00Z">
                  <m:rPr>
                    <m:sty m:val="p"/>
                  </m:rPr>
                  <w:rPr>
                    <w:rFonts w:ascii="Cambria Math" w:eastAsia="宋体" w:hAnsi="Cambria Math" w:cs="Times New Roman"/>
                    <w:kern w:val="0"/>
                    <w:sz w:val="24"/>
                    <w:szCs w:val="24"/>
                  </w:rPr>
                  <m:t>⋅</m:t>
                </w:ins>
              </m:r>
              <m:d>
                <m:dPr>
                  <m:begChr m:val="⌈"/>
                  <m:endChr m:val="⌉"/>
                  <m:ctrlPr>
                    <w:ins w:id="5156" w:author="Zhang Li" w:date="2022-06-12T15:09:00Z">
                      <w:rPr>
                        <w:rFonts w:ascii="Cambria Math" w:eastAsia="宋体" w:hAnsi="Cambria Math" w:cs="Times New Roman"/>
                        <w:kern w:val="0"/>
                        <w:sz w:val="24"/>
                        <w:szCs w:val="24"/>
                      </w:rPr>
                    </w:ins>
                  </m:ctrlPr>
                </m:dPr>
                <m:e>
                  <m:f>
                    <m:fPr>
                      <m:ctrlPr>
                        <w:ins w:id="5157" w:author="Zhang Li" w:date="2022-06-12T15:09:00Z">
                          <w:rPr>
                            <w:rFonts w:ascii="Cambria Math" w:eastAsia="宋体" w:hAnsi="Cambria Math" w:cs="Times New Roman"/>
                            <w:kern w:val="0"/>
                            <w:sz w:val="24"/>
                            <w:szCs w:val="24"/>
                          </w:rPr>
                        </w:ins>
                      </m:ctrlPr>
                    </m:fPr>
                    <m:num>
                      <m:func>
                        <m:funcPr>
                          <m:ctrlPr>
                            <w:ins w:id="5158" w:author="Zhang Li" w:date="2022-06-12T15:09:00Z">
                              <w:rPr>
                                <w:rFonts w:ascii="Cambria Math" w:eastAsia="宋体" w:hAnsi="Cambria Math" w:cs="Times New Roman"/>
                                <w:kern w:val="0"/>
                                <w:sz w:val="24"/>
                                <w:szCs w:val="24"/>
                              </w:rPr>
                            </w:ins>
                          </m:ctrlPr>
                        </m:funcPr>
                        <m:fName>
                          <m:r>
                            <w:ins w:id="5159" w:author="Zhang Li" w:date="2022-06-12T15:09:00Z">
                              <m:rPr>
                                <m:sty m:val="p"/>
                              </m:rPr>
                              <w:rPr>
                                <w:rFonts w:ascii="Cambria Math" w:eastAsia="宋体" w:hAnsi="Cambria Math" w:cs="Times New Roman"/>
                                <w:kern w:val="0"/>
                                <w:sz w:val="24"/>
                                <w:szCs w:val="24"/>
                              </w:rPr>
                              <m:t>log</m:t>
                            </w:ins>
                          </m:r>
                        </m:fName>
                        <m:e>
                          <m:d>
                            <m:dPr>
                              <m:ctrlPr>
                                <w:ins w:id="5160" w:author="Zhang Li" w:date="2022-06-12T15:09:00Z">
                                  <w:rPr>
                                    <w:rFonts w:ascii="Cambria Math" w:eastAsia="宋体" w:hAnsi="Cambria Math" w:cs="Times New Roman"/>
                                    <w:kern w:val="0"/>
                                    <w:sz w:val="24"/>
                                    <w:szCs w:val="24"/>
                                  </w:rPr>
                                </w:ins>
                              </m:ctrlPr>
                            </m:dPr>
                            <m:e>
                              <m:r>
                                <w:ins w:id="5161" w:author="Zhang Li" w:date="2022-06-12T15:09:00Z">
                                  <m:rPr>
                                    <m:sty m:val="p"/>
                                  </m:rPr>
                                  <w:rPr>
                                    <w:rFonts w:ascii="Cambria Math" w:eastAsia="宋体" w:hAnsi="Cambria Math" w:cs="Times New Roman"/>
                                    <w:kern w:val="0"/>
                                    <w:sz w:val="24"/>
                                    <w:szCs w:val="24"/>
                                  </w:rPr>
                                  <m:t>1-</m:t>
                                </w:ins>
                              </m:r>
                              <m:r>
                                <w:ins w:id="5162" w:author="Zhang Li" w:date="2022-06-12T15:09:00Z">
                                  <w:rPr>
                                    <w:rFonts w:ascii="Cambria Math" w:eastAsia="宋体" w:hAnsi="Cambria Math" w:cs="Times New Roman"/>
                                    <w:kern w:val="0"/>
                                    <w:sz w:val="24"/>
                                    <w:szCs w:val="24"/>
                                  </w:rPr>
                                  <m:t>ς</m:t>
                                </w:ins>
                              </m:r>
                            </m:e>
                          </m:d>
                        </m:e>
                      </m:func>
                    </m:num>
                    <m:den>
                      <m:func>
                        <m:funcPr>
                          <m:ctrlPr>
                            <w:ins w:id="5163" w:author="Zhang Li" w:date="2022-06-12T15:09:00Z">
                              <w:rPr>
                                <w:rFonts w:ascii="Cambria Math" w:eastAsia="宋体" w:hAnsi="Cambria Math" w:cs="Times New Roman"/>
                                <w:kern w:val="0"/>
                                <w:sz w:val="24"/>
                                <w:szCs w:val="24"/>
                              </w:rPr>
                            </w:ins>
                          </m:ctrlPr>
                        </m:funcPr>
                        <m:fName>
                          <m:r>
                            <w:ins w:id="5164" w:author="Zhang Li" w:date="2022-06-12T15:09:00Z">
                              <m:rPr>
                                <m:sty m:val="p"/>
                              </m:rPr>
                              <w:rPr>
                                <w:rFonts w:ascii="Cambria Math" w:eastAsia="宋体" w:hAnsi="Cambria Math" w:cs="Times New Roman"/>
                                <w:kern w:val="0"/>
                                <w:sz w:val="24"/>
                                <w:szCs w:val="24"/>
                              </w:rPr>
                              <m:t>log</m:t>
                            </w:ins>
                          </m:r>
                        </m:fName>
                        <m:e>
                          <m:d>
                            <m:dPr>
                              <m:ctrlPr>
                                <w:ins w:id="5165" w:author="Zhang Li" w:date="2022-06-12T15:09:00Z">
                                  <w:rPr>
                                    <w:rFonts w:ascii="Cambria Math" w:eastAsia="宋体" w:hAnsi="Cambria Math" w:cs="Times New Roman"/>
                                    <w:kern w:val="0"/>
                                    <w:sz w:val="24"/>
                                    <w:szCs w:val="24"/>
                                  </w:rPr>
                                </w:ins>
                              </m:ctrlPr>
                            </m:dPr>
                            <m:e>
                              <m:r>
                                <w:ins w:id="5166" w:author="Zhang Li" w:date="2022-06-12T15:09:00Z">
                                  <m:rPr>
                                    <m:sty m:val="p"/>
                                  </m:rPr>
                                  <w:rPr>
                                    <w:rFonts w:ascii="Cambria Math" w:eastAsia="宋体" w:hAnsi="Cambria Math" w:cs="Times New Roman"/>
                                    <w:kern w:val="0"/>
                                    <w:sz w:val="24"/>
                                    <w:szCs w:val="24"/>
                                  </w:rPr>
                                  <m:t>1-</m:t>
                                </w:ins>
                              </m:r>
                              <m:r>
                                <w:ins w:id="5167" w:author="Zhang Li" w:date="2022-06-12T15:09:00Z">
                                  <w:rPr>
                                    <w:rFonts w:ascii="Cambria Math" w:eastAsia="宋体" w:hAnsi="Cambria Math" w:cs="Times New Roman" w:hint="eastAsia"/>
                                    <w:kern w:val="0"/>
                                    <w:sz w:val="24"/>
                                    <w:szCs w:val="24"/>
                                  </w:rPr>
                                  <m:t>N</m:t>
                                </w:ins>
                              </m:r>
                              <m:r>
                                <w:ins w:id="5168" w:author="Zhang Li" w:date="2022-06-12T15:09:00Z">
                                  <m:rPr>
                                    <m:sty m:val="p"/>
                                  </m:rPr>
                                  <w:rPr>
                                    <w:rFonts w:ascii="Cambria Math" w:eastAsia="宋体" w:hAnsi="Cambria Math" w:cs="Times New Roman"/>
                                    <w:kern w:val="0"/>
                                    <w:sz w:val="24"/>
                                    <w:szCs w:val="24"/>
                                  </w:rPr>
                                  <m:t>⋅</m:t>
                                </w:ins>
                              </m:r>
                              <m:r>
                                <w:ins w:id="5169" w:author="Zhang Li" w:date="2022-06-12T15:09:00Z">
                                  <w:rPr>
                                    <w:rFonts w:ascii="Cambria Math" w:eastAsia="宋体" w:hAnsi="Cambria Math" w:cs="Times New Roman"/>
                                    <w:kern w:val="0"/>
                                    <w:sz w:val="24"/>
                                    <w:szCs w:val="24"/>
                                  </w:rPr>
                                  <m:t>p</m:t>
                                </w:ins>
                              </m:r>
                              <m:r>
                                <w:ins w:id="5170" w:author="Zhang Li" w:date="2022-06-12T15:09:00Z">
                                  <m:rPr>
                                    <m:sty m:val="p"/>
                                  </m:rPr>
                                  <w:rPr>
                                    <w:rFonts w:ascii="Cambria Math" w:eastAsia="宋体" w:hAnsi="Cambria Math" w:cs="Times New Roman"/>
                                    <w:kern w:val="0"/>
                                    <w:sz w:val="24"/>
                                    <w:szCs w:val="24"/>
                                  </w:rPr>
                                  <m:t>⋅</m:t>
                                </w:ins>
                              </m:r>
                              <m:sSup>
                                <m:sSupPr>
                                  <m:ctrlPr>
                                    <w:ins w:id="5171" w:author="Zhang Li" w:date="2022-06-12T15:09:00Z">
                                      <w:rPr>
                                        <w:rFonts w:ascii="Cambria Math" w:eastAsia="宋体" w:hAnsi="Cambria Math" w:cs="Times New Roman"/>
                                        <w:kern w:val="0"/>
                                        <w:sz w:val="24"/>
                                        <w:szCs w:val="24"/>
                                      </w:rPr>
                                    </w:ins>
                                  </m:ctrlPr>
                                </m:sSupPr>
                                <m:e>
                                  <m:d>
                                    <m:dPr>
                                      <m:ctrlPr>
                                        <w:ins w:id="5172" w:author="Zhang Li" w:date="2022-06-12T15:09:00Z">
                                          <w:rPr>
                                            <w:rFonts w:ascii="Cambria Math" w:eastAsia="宋体" w:hAnsi="Cambria Math" w:cs="Times New Roman"/>
                                            <w:kern w:val="0"/>
                                            <w:sz w:val="24"/>
                                            <w:szCs w:val="24"/>
                                          </w:rPr>
                                        </w:ins>
                                      </m:ctrlPr>
                                    </m:dPr>
                                    <m:e>
                                      <m:r>
                                        <w:ins w:id="5173" w:author="Zhang Li" w:date="2022-06-12T15:09:00Z">
                                          <m:rPr>
                                            <m:sty m:val="p"/>
                                          </m:rPr>
                                          <w:rPr>
                                            <w:rFonts w:ascii="Cambria Math" w:eastAsia="宋体" w:hAnsi="Cambria Math" w:cs="Times New Roman"/>
                                            <w:kern w:val="0"/>
                                            <w:sz w:val="24"/>
                                            <w:szCs w:val="24"/>
                                          </w:rPr>
                                          <m:t>1-</m:t>
                                        </w:ins>
                                      </m:r>
                                      <m:r>
                                        <w:ins w:id="5174" w:author="Zhang Li" w:date="2022-06-12T15:09:00Z">
                                          <w:rPr>
                                            <w:rFonts w:ascii="Cambria Math" w:eastAsia="宋体" w:hAnsi="Cambria Math" w:cs="Times New Roman"/>
                                            <w:kern w:val="0"/>
                                            <w:sz w:val="24"/>
                                            <w:szCs w:val="24"/>
                                          </w:rPr>
                                          <m:t>p</m:t>
                                        </w:ins>
                                      </m:r>
                                    </m:e>
                                  </m:d>
                                </m:e>
                                <m:sup>
                                  <m:r>
                                    <w:ins w:id="5175" w:author="Zhang Li" w:date="2022-06-12T15:09:00Z">
                                      <w:rPr>
                                        <w:rFonts w:ascii="Cambria Math" w:eastAsia="宋体" w:hAnsi="Cambria Math" w:cs="Times New Roman"/>
                                        <w:kern w:val="0"/>
                                        <w:sz w:val="24"/>
                                        <w:szCs w:val="24"/>
                                      </w:rPr>
                                      <m:t>N</m:t>
                                    </w:ins>
                                  </m:r>
                                  <m:r>
                                    <w:ins w:id="5176" w:author="Zhang Li" w:date="2022-06-12T15:09:00Z">
                                      <m:rPr>
                                        <m:sty m:val="p"/>
                                      </m:rPr>
                                      <w:rPr>
                                        <w:rFonts w:ascii="Cambria Math" w:eastAsia="宋体" w:hAnsi="Cambria Math" w:cs="Times New Roman"/>
                                        <w:kern w:val="0"/>
                                        <w:sz w:val="24"/>
                                        <w:szCs w:val="24"/>
                                      </w:rPr>
                                      <m:t>-1</m:t>
                                    </w:ins>
                                  </m:r>
                                </m:sup>
                              </m:sSup>
                            </m:e>
                          </m:d>
                        </m:e>
                      </m:func>
                    </m:den>
                  </m:f>
                </m:e>
              </m:d>
              <m:r>
                <w:ins w:id="5177" w:author="Zhang Li" w:date="2022-06-12T15:09:00Z">
                  <m:rPr>
                    <m:sty m:val="p"/>
                  </m:rPr>
                  <w:rPr>
                    <w:rFonts w:ascii="Cambria Math" w:eastAsia="宋体" w:hAnsi="Cambria Math" w:cs="Times New Roman"/>
                    <w:kern w:val="0"/>
                    <w:sz w:val="24"/>
                    <w:szCs w:val="24"/>
                  </w:rPr>
                  <m:t>⋅</m:t>
                </w:ins>
              </m:r>
              <m:d>
                <m:dPr>
                  <m:begChr m:val="["/>
                  <m:endChr m:val="]"/>
                  <m:ctrlPr>
                    <w:ins w:id="5178" w:author="Zhang Li" w:date="2022-06-12T15:09:00Z">
                      <w:rPr>
                        <w:rFonts w:ascii="Cambria Math" w:eastAsia="宋体" w:hAnsi="Cambria Math" w:cs="Times New Roman"/>
                        <w:kern w:val="0"/>
                        <w:sz w:val="24"/>
                        <w:szCs w:val="24"/>
                      </w:rPr>
                    </w:ins>
                  </m:ctrlPr>
                </m:dPr>
                <m:e>
                  <m:d>
                    <m:dPr>
                      <m:ctrlPr>
                        <w:ins w:id="5179" w:author="Zhang Li" w:date="2022-06-12T15:09:00Z">
                          <w:rPr>
                            <w:rFonts w:ascii="Cambria Math" w:eastAsia="宋体" w:hAnsi="Cambria Math" w:cs="Times New Roman"/>
                            <w:kern w:val="0"/>
                            <w:sz w:val="24"/>
                            <w:szCs w:val="24"/>
                          </w:rPr>
                        </w:ins>
                      </m:ctrlPr>
                    </m:dPr>
                    <m:e>
                      <m:r>
                        <w:ins w:id="5180" w:author="Zhang Li" w:date="2022-06-12T15:09:00Z">
                          <m:rPr>
                            <m:sty m:val="p"/>
                          </m:rPr>
                          <w:rPr>
                            <w:rFonts w:ascii="Cambria Math" w:eastAsia="宋体" w:hAnsi="Cambria Math" w:cs="Times New Roman"/>
                            <w:kern w:val="0"/>
                            <w:sz w:val="24"/>
                            <w:szCs w:val="24"/>
                          </w:rPr>
                          <m:t>2+</m:t>
                        </w:ins>
                      </m:r>
                      <m:sSub>
                        <m:sSubPr>
                          <m:ctrlPr>
                            <w:ins w:id="5181" w:author="Zhang Li" w:date="2022-06-12T15:09:00Z">
                              <w:rPr>
                                <w:rFonts w:ascii="Cambria Math" w:eastAsia="宋体" w:hAnsi="Cambria Math" w:cs="Times New Roman"/>
                                <w:kern w:val="0"/>
                                <w:sz w:val="24"/>
                                <w:szCs w:val="24"/>
                              </w:rPr>
                            </w:ins>
                          </m:ctrlPr>
                        </m:sSubPr>
                        <m:e>
                          <m:r>
                            <w:ins w:id="5182" w:author="Zhang Li" w:date="2022-06-12T15:09:00Z">
                              <w:rPr>
                                <w:rFonts w:ascii="Cambria Math" w:eastAsia="宋体" w:hAnsi="Cambria Math" w:cs="Times New Roman"/>
                                <w:kern w:val="0"/>
                                <w:sz w:val="24"/>
                                <w:szCs w:val="24"/>
                              </w:rPr>
                              <m:t>p</m:t>
                            </w:ins>
                          </m:r>
                        </m:e>
                        <m:sub>
                          <m:r>
                            <w:ins w:id="5183" w:author="Zhang Li" w:date="2022-06-12T15:09:00Z">
                              <w:rPr>
                                <w:rFonts w:ascii="Cambria Math" w:eastAsia="宋体" w:hAnsi="Cambria Math" w:cs="Times New Roman"/>
                                <w:kern w:val="0"/>
                                <w:sz w:val="24"/>
                                <w:szCs w:val="24"/>
                              </w:rPr>
                              <m:t>f</m:t>
                            </w:ins>
                          </m:r>
                        </m:sub>
                      </m:sSub>
                      <m:sSub>
                        <m:sSubPr>
                          <m:ctrlPr>
                            <w:ins w:id="5184" w:author="Zhang Li" w:date="2022-06-12T15:09:00Z">
                              <w:rPr>
                                <w:rFonts w:ascii="Cambria Math" w:eastAsia="宋体" w:hAnsi="Cambria Math" w:cs="Times New Roman"/>
                                <w:kern w:val="0"/>
                                <w:sz w:val="24"/>
                                <w:szCs w:val="24"/>
                              </w:rPr>
                            </w:ins>
                          </m:ctrlPr>
                        </m:sSubPr>
                        <m:e>
                          <m:r>
                            <w:ins w:id="5185" w:author="Zhang Li" w:date="2022-06-12T15:09:00Z">
                              <w:rPr>
                                <w:rFonts w:ascii="Cambria Math" w:eastAsia="宋体" w:hAnsi="Cambria Math" w:cs="Times New Roman"/>
                                <w:kern w:val="0"/>
                                <w:sz w:val="24"/>
                                <w:szCs w:val="24"/>
                              </w:rPr>
                              <m:t>p</m:t>
                            </w:ins>
                          </m:r>
                        </m:e>
                        <m:sub>
                          <m:r>
                            <w:ins w:id="5186" w:author="Zhang Li" w:date="2022-06-12T15:09:00Z">
                              <w:rPr>
                                <w:rFonts w:ascii="Cambria Math" w:eastAsia="宋体" w:hAnsi="Cambria Math" w:cs="Times New Roman"/>
                                <w:kern w:val="0"/>
                                <w:sz w:val="24"/>
                                <w:szCs w:val="24"/>
                              </w:rPr>
                              <m:t>suc</m:t>
                            </w:ins>
                          </m:r>
                        </m:sub>
                      </m:sSub>
                    </m:e>
                  </m:d>
                  <m:d>
                    <m:dPr>
                      <m:ctrlPr>
                        <w:ins w:id="5187" w:author="Zhang Li" w:date="2022-06-12T15:09:00Z">
                          <w:rPr>
                            <w:rFonts w:ascii="Cambria Math" w:eastAsia="宋体" w:hAnsi="Cambria Math" w:cs="Times New Roman"/>
                            <w:kern w:val="0"/>
                            <w:sz w:val="24"/>
                            <w:szCs w:val="24"/>
                          </w:rPr>
                        </w:ins>
                      </m:ctrlPr>
                    </m:dPr>
                    <m:e>
                      <m:r>
                        <w:ins w:id="5188" w:author="Zhang Li" w:date="2022-06-12T15:09:00Z">
                          <w:rPr>
                            <w:rFonts w:ascii="Cambria Math" w:eastAsia="宋体" w:hAnsi="Cambria Math" w:cs="Times New Roman"/>
                            <w:kern w:val="0"/>
                            <w:sz w:val="24"/>
                            <w:szCs w:val="24"/>
                          </w:rPr>
                          <m:t>N</m:t>
                        </w:ins>
                      </m:r>
                      <m:r>
                        <w:ins w:id="5189" w:author="Zhang Li" w:date="2022-06-12T15:09:00Z">
                          <m:rPr>
                            <m:sty m:val="p"/>
                          </m:rPr>
                          <w:rPr>
                            <w:rFonts w:ascii="Cambria Math" w:eastAsia="宋体" w:hAnsi="Cambria Math" w:cs="Times New Roman"/>
                            <w:kern w:val="0"/>
                            <w:sz w:val="24"/>
                            <w:szCs w:val="24"/>
                          </w:rPr>
                          <m:t>+1</m:t>
                        </w:ins>
                      </m:r>
                    </m:e>
                  </m:d>
                  <m:r>
                    <w:ins w:id="5190" w:author="Zhang Li" w:date="2022-06-12T15:09:00Z">
                      <m:rPr>
                        <m:sty m:val="p"/>
                      </m:rPr>
                      <w:rPr>
                        <w:rFonts w:ascii="Cambria Math" w:eastAsia="宋体" w:hAnsi="Cambria Math" w:cs="Times New Roman"/>
                        <w:kern w:val="0"/>
                        <w:sz w:val="24"/>
                        <w:szCs w:val="24"/>
                      </w:rPr>
                      <m:t>-</m:t>
                    </w:ins>
                  </m:r>
                  <m:sSub>
                    <m:sSubPr>
                      <m:ctrlPr>
                        <w:ins w:id="5191" w:author="Zhang Li" w:date="2022-06-12T15:09:00Z">
                          <w:rPr>
                            <w:rFonts w:ascii="Cambria Math" w:eastAsia="宋体" w:hAnsi="Cambria Math" w:cs="Times New Roman"/>
                            <w:kern w:val="0"/>
                            <w:sz w:val="24"/>
                            <w:szCs w:val="24"/>
                          </w:rPr>
                        </w:ins>
                      </m:ctrlPr>
                    </m:sSubPr>
                    <m:e>
                      <m:r>
                        <w:ins w:id="5192" w:author="Zhang Li" w:date="2022-06-12T15:09:00Z">
                          <w:rPr>
                            <w:rFonts w:ascii="Cambria Math" w:eastAsia="宋体" w:hAnsi="Cambria Math" w:cs="Times New Roman"/>
                            <w:kern w:val="0"/>
                            <w:sz w:val="24"/>
                            <w:szCs w:val="24"/>
                          </w:rPr>
                          <m:t>p</m:t>
                        </w:ins>
                      </m:r>
                    </m:e>
                    <m:sub>
                      <m:r>
                        <w:ins w:id="5193" w:author="Zhang Li" w:date="2022-06-12T15:09:00Z">
                          <w:rPr>
                            <w:rFonts w:ascii="Cambria Math" w:eastAsia="宋体" w:hAnsi="Cambria Math" w:cs="Times New Roman"/>
                            <w:kern w:val="0"/>
                            <w:sz w:val="24"/>
                            <w:szCs w:val="24"/>
                          </w:rPr>
                          <m:t>suc</m:t>
                        </w:ins>
                      </m:r>
                    </m:sub>
                  </m:sSub>
                  <m:d>
                    <m:dPr>
                      <m:ctrlPr>
                        <w:ins w:id="5194" w:author="Zhang Li" w:date="2022-06-12T15:09:00Z">
                          <w:rPr>
                            <w:rFonts w:ascii="Cambria Math" w:eastAsia="宋体" w:hAnsi="Cambria Math" w:cs="Times New Roman"/>
                            <w:kern w:val="0"/>
                            <w:sz w:val="24"/>
                            <w:szCs w:val="24"/>
                          </w:rPr>
                        </w:ins>
                      </m:ctrlPr>
                    </m:dPr>
                    <m:e>
                      <m:r>
                        <w:ins w:id="5195" w:author="Zhang Li" w:date="2022-06-12T15:09:00Z">
                          <m:rPr>
                            <m:sty m:val="p"/>
                          </m:rPr>
                          <w:rPr>
                            <w:rFonts w:ascii="Cambria Math" w:eastAsia="宋体" w:hAnsi="Cambria Math" w:cs="Times New Roman"/>
                            <w:kern w:val="0"/>
                            <w:sz w:val="24"/>
                            <w:szCs w:val="24"/>
                          </w:rPr>
                          <m:t>2</m:t>
                        </w:ins>
                      </m:r>
                      <m:r>
                        <w:ins w:id="5196" w:author="Zhang Li" w:date="2022-06-12T15:09:00Z">
                          <w:rPr>
                            <w:rFonts w:ascii="Cambria Math" w:eastAsia="宋体" w:hAnsi="Cambria Math" w:cs="Times New Roman"/>
                            <w:kern w:val="0"/>
                            <w:sz w:val="24"/>
                            <w:szCs w:val="24"/>
                          </w:rPr>
                          <m:t>N</m:t>
                        </w:ins>
                      </m:r>
                      <m:r>
                        <w:ins w:id="5197" w:author="Zhang Li" w:date="2022-06-12T15:09:00Z">
                          <m:rPr>
                            <m:sty m:val="p"/>
                          </m:rPr>
                          <w:rPr>
                            <w:rFonts w:ascii="Cambria Math" w:eastAsia="宋体" w:hAnsi="Cambria Math" w:cs="Times New Roman"/>
                            <w:kern w:val="0"/>
                            <w:sz w:val="24"/>
                            <w:szCs w:val="24"/>
                          </w:rPr>
                          <m:t>-</m:t>
                        </w:ins>
                      </m:r>
                      <m:r>
                        <w:ins w:id="5198" w:author="Zhang Li" w:date="2022-06-12T15:09:00Z">
                          <w:rPr>
                            <w:rFonts w:ascii="Cambria Math" w:eastAsia="宋体" w:hAnsi="Cambria Math" w:cs="Times New Roman"/>
                            <w:kern w:val="0"/>
                            <w:sz w:val="24"/>
                            <w:szCs w:val="24"/>
                          </w:rPr>
                          <m:t>t</m:t>
                        </w:ins>
                      </m:r>
                    </m:e>
                  </m:d>
                  <m:sSub>
                    <m:sSubPr>
                      <m:ctrlPr>
                        <w:ins w:id="5199" w:author="Zhang Li" w:date="2022-06-12T15:09:00Z">
                          <w:rPr>
                            <w:rFonts w:ascii="Cambria Math" w:eastAsia="宋体" w:hAnsi="Cambria Math" w:cs="Times New Roman"/>
                            <w:kern w:val="0"/>
                            <w:sz w:val="24"/>
                            <w:szCs w:val="24"/>
                          </w:rPr>
                        </w:ins>
                      </m:ctrlPr>
                    </m:sSubPr>
                    <m:e>
                      <m:r>
                        <w:ins w:id="5200" w:author="Zhang Li" w:date="2022-06-12T15:09:00Z">
                          <w:rPr>
                            <w:rFonts w:ascii="Cambria Math" w:eastAsia="宋体" w:hAnsi="Cambria Math" w:cs="Times New Roman"/>
                            <w:kern w:val="0"/>
                            <w:sz w:val="24"/>
                            <w:szCs w:val="24"/>
                          </w:rPr>
                          <m:t>T</m:t>
                        </w:ins>
                      </m:r>
                    </m:e>
                    <m:sub>
                      <m:r>
                        <w:ins w:id="5201" w:author="Zhang Li" w:date="2022-06-12T15:09:00Z">
                          <w:rPr>
                            <w:rFonts w:ascii="Cambria Math" w:eastAsia="宋体" w:hAnsi="Cambria Math" w:cs="Times New Roman"/>
                            <w:kern w:val="0"/>
                            <w:sz w:val="24"/>
                            <w:szCs w:val="24"/>
                          </w:rPr>
                          <m:t>c</m:t>
                        </w:ins>
                      </m:r>
                      <m:r>
                        <w:ins w:id="5202" w:author="Zhang Li" w:date="2022-06-12T15:09:00Z">
                          <m:rPr>
                            <m:sty m:val="p"/>
                          </m:rPr>
                          <w:rPr>
                            <w:rFonts w:ascii="Cambria Math" w:eastAsia="宋体" w:hAnsi="Cambria Math" w:cs="Times New Roman"/>
                            <w:kern w:val="0"/>
                            <w:sz w:val="24"/>
                            <w:szCs w:val="24"/>
                          </w:rPr>
                          <m:t>,</m:t>
                        </w:ins>
                      </m:r>
                      <m:r>
                        <w:ins w:id="5203" w:author="Zhang Li" w:date="2022-06-12T15:09:00Z">
                          <w:rPr>
                            <w:rFonts w:ascii="Cambria Math" w:eastAsia="宋体" w:hAnsi="Cambria Math" w:cs="Times New Roman"/>
                            <w:kern w:val="0"/>
                            <w:sz w:val="24"/>
                            <w:szCs w:val="24"/>
                          </w:rPr>
                          <m:t>sig</m:t>
                        </w:ins>
                      </m:r>
                      <m:r>
                        <w:ins w:id="5204" w:author="Zhang Li" w:date="2022-06-12T15:09:00Z">
                          <m:rPr>
                            <m:sty m:val="p"/>
                          </m:rPr>
                          <w:rPr>
                            <w:rFonts w:ascii="Cambria Math" w:eastAsia="宋体" w:hAnsi="Cambria Math" w:cs="Times New Roman"/>
                            <w:kern w:val="0"/>
                            <w:sz w:val="24"/>
                            <w:szCs w:val="24"/>
                          </w:rPr>
                          <m:t xml:space="preserve"> </m:t>
                        </w:ins>
                      </m:r>
                    </m:sub>
                  </m:sSub>
                  <m:r>
                    <w:ins w:id="5205" w:author="Zhang Li" w:date="2022-06-12T15:09:00Z">
                      <m:rPr>
                        <m:sty m:val="p"/>
                      </m:rPr>
                      <w:rPr>
                        <w:rFonts w:ascii="Cambria Math" w:eastAsia="宋体" w:hAnsi="Cambria Math" w:cs="Times New Roman"/>
                        <w:kern w:val="0"/>
                        <w:sz w:val="24"/>
                        <w:szCs w:val="24"/>
                      </w:rPr>
                      <m:t>+</m:t>
                    </w:ins>
                  </m:r>
                  <m:d>
                    <m:dPr>
                      <m:ctrlPr>
                        <w:ins w:id="5206" w:author="Zhang Li" w:date="2022-06-12T15:09:00Z">
                          <w:rPr>
                            <w:rFonts w:ascii="Cambria Math" w:eastAsia="宋体" w:hAnsi="Cambria Math" w:cs="Times New Roman"/>
                            <w:kern w:val="0"/>
                            <w:sz w:val="24"/>
                            <w:szCs w:val="24"/>
                          </w:rPr>
                        </w:ins>
                      </m:ctrlPr>
                    </m:dPr>
                    <m:e>
                      <m:r>
                        <w:ins w:id="5207" w:author="Zhang Li" w:date="2022-06-12T15:09:00Z">
                          <m:rPr>
                            <m:sty m:val="p"/>
                          </m:rPr>
                          <w:rPr>
                            <w:rFonts w:ascii="Cambria Math" w:eastAsia="宋体" w:hAnsi="Cambria Math" w:cs="Times New Roman"/>
                            <w:kern w:val="0"/>
                            <w:sz w:val="24"/>
                            <w:szCs w:val="24"/>
                          </w:rPr>
                          <m:t>1+</m:t>
                        </w:ins>
                      </m:r>
                      <m:sSub>
                        <m:sSubPr>
                          <m:ctrlPr>
                            <w:ins w:id="5208" w:author="Zhang Li" w:date="2022-06-12T15:09:00Z">
                              <w:rPr>
                                <w:rFonts w:ascii="Cambria Math" w:eastAsia="宋体" w:hAnsi="Cambria Math" w:cs="Times New Roman"/>
                                <w:kern w:val="0"/>
                                <w:sz w:val="24"/>
                                <w:szCs w:val="24"/>
                              </w:rPr>
                            </w:ins>
                          </m:ctrlPr>
                        </m:sSubPr>
                        <m:e>
                          <m:r>
                            <w:ins w:id="5209" w:author="Zhang Li" w:date="2022-06-12T15:09:00Z">
                              <w:rPr>
                                <w:rFonts w:ascii="Cambria Math" w:eastAsia="宋体" w:hAnsi="Cambria Math" w:cs="Times New Roman"/>
                                <w:kern w:val="0"/>
                                <w:sz w:val="24"/>
                                <w:szCs w:val="24"/>
                              </w:rPr>
                              <m:t>p</m:t>
                            </w:ins>
                          </m:r>
                        </m:e>
                        <m:sub>
                          <m:r>
                            <w:ins w:id="5210" w:author="Zhang Li" w:date="2022-06-12T15:09:00Z">
                              <w:rPr>
                                <w:rFonts w:ascii="Cambria Math" w:eastAsia="宋体" w:hAnsi="Cambria Math" w:cs="Times New Roman"/>
                                <w:kern w:val="0"/>
                                <w:sz w:val="24"/>
                                <w:szCs w:val="24"/>
                              </w:rPr>
                              <m:t>suc</m:t>
                            </w:ins>
                          </m:r>
                        </m:sub>
                      </m:sSub>
                      <m:r>
                        <w:ins w:id="5211" w:author="Zhang Li" w:date="2022-06-12T15:09:00Z">
                          <m:rPr>
                            <m:sty m:val="p"/>
                          </m:rPr>
                          <w:rPr>
                            <w:rFonts w:ascii="Cambria Math" w:eastAsia="宋体" w:hAnsi="Cambria Math" w:cs="Times New Roman"/>
                            <w:kern w:val="0"/>
                            <w:sz w:val="24"/>
                            <w:szCs w:val="24"/>
                          </w:rPr>
                          <m:t>-</m:t>
                        </w:ins>
                      </m:r>
                      <m:sSub>
                        <m:sSubPr>
                          <m:ctrlPr>
                            <w:ins w:id="5212" w:author="Zhang Li" w:date="2022-06-12T15:09:00Z">
                              <w:rPr>
                                <w:rFonts w:ascii="Cambria Math" w:eastAsia="宋体" w:hAnsi="Cambria Math" w:cs="Times New Roman"/>
                                <w:kern w:val="0"/>
                                <w:sz w:val="24"/>
                                <w:szCs w:val="24"/>
                              </w:rPr>
                            </w:ins>
                          </m:ctrlPr>
                        </m:sSubPr>
                        <m:e>
                          <m:r>
                            <w:ins w:id="5213" w:author="Zhang Li" w:date="2022-06-12T15:09:00Z">
                              <w:rPr>
                                <w:rFonts w:ascii="Cambria Math" w:eastAsia="宋体" w:hAnsi="Cambria Math" w:cs="Times New Roman"/>
                                <w:kern w:val="0"/>
                                <w:sz w:val="24"/>
                                <w:szCs w:val="24"/>
                              </w:rPr>
                              <m:t>p</m:t>
                            </w:ins>
                          </m:r>
                        </m:e>
                        <m:sub>
                          <m:r>
                            <w:ins w:id="5214" w:author="Zhang Li" w:date="2022-06-12T15:09:00Z">
                              <w:rPr>
                                <w:rFonts w:ascii="Cambria Math" w:eastAsia="宋体" w:hAnsi="Cambria Math" w:cs="Times New Roman"/>
                                <w:kern w:val="0"/>
                                <w:sz w:val="24"/>
                                <w:szCs w:val="24"/>
                              </w:rPr>
                              <m:t>f</m:t>
                            </w:ins>
                          </m:r>
                        </m:sub>
                      </m:sSub>
                      <m:sSub>
                        <m:sSubPr>
                          <m:ctrlPr>
                            <w:ins w:id="5215" w:author="Zhang Li" w:date="2022-06-12T15:09:00Z">
                              <w:rPr>
                                <w:rFonts w:ascii="Cambria Math" w:eastAsia="宋体" w:hAnsi="Cambria Math" w:cs="Times New Roman"/>
                                <w:kern w:val="0"/>
                                <w:sz w:val="24"/>
                                <w:szCs w:val="24"/>
                              </w:rPr>
                            </w:ins>
                          </m:ctrlPr>
                        </m:sSubPr>
                        <m:e>
                          <m:r>
                            <w:ins w:id="5216" w:author="Zhang Li" w:date="2022-06-12T15:09:00Z">
                              <w:rPr>
                                <w:rFonts w:ascii="Cambria Math" w:eastAsia="宋体" w:hAnsi="Cambria Math" w:cs="Times New Roman"/>
                                <w:kern w:val="0"/>
                                <w:sz w:val="24"/>
                                <w:szCs w:val="24"/>
                              </w:rPr>
                              <m:t>p</m:t>
                            </w:ins>
                          </m:r>
                        </m:e>
                        <m:sub>
                          <m:r>
                            <w:ins w:id="5217" w:author="Zhang Li" w:date="2022-06-12T15:09:00Z">
                              <w:rPr>
                                <w:rFonts w:ascii="Cambria Math" w:eastAsia="宋体" w:hAnsi="Cambria Math" w:cs="Times New Roman"/>
                                <w:kern w:val="0"/>
                                <w:sz w:val="24"/>
                                <w:szCs w:val="24"/>
                              </w:rPr>
                              <m:t>suc</m:t>
                            </w:ins>
                          </m:r>
                        </m:sub>
                      </m:sSub>
                    </m:e>
                  </m:d>
                  <m:d>
                    <m:dPr>
                      <m:ctrlPr>
                        <w:ins w:id="5218" w:author="Zhang Li" w:date="2022-06-12T15:09:00Z">
                          <w:rPr>
                            <w:rFonts w:ascii="Cambria Math" w:eastAsia="宋体" w:hAnsi="Cambria Math" w:cs="Times New Roman"/>
                            <w:kern w:val="0"/>
                            <w:sz w:val="24"/>
                            <w:szCs w:val="24"/>
                          </w:rPr>
                        </w:ins>
                      </m:ctrlPr>
                    </m:dPr>
                    <m:e>
                      <m:sSubSup>
                        <m:sSubSupPr>
                          <m:ctrlPr>
                            <w:ins w:id="5219" w:author="Zhang Li" w:date="2022-06-12T15:09:00Z">
                              <w:rPr>
                                <w:rFonts w:ascii="Cambria Math" w:eastAsia="宋体" w:hAnsi="Cambria Math" w:cs="Times New Roman"/>
                                <w:kern w:val="0"/>
                                <w:sz w:val="24"/>
                                <w:szCs w:val="24"/>
                              </w:rPr>
                            </w:ins>
                          </m:ctrlPr>
                        </m:sSubSupPr>
                        <m:e>
                          <m:sSubSup>
                            <m:sSubSupPr>
                              <m:ctrlPr>
                                <w:ins w:id="5220" w:author="Zhang Li" w:date="2022-06-12T15:09:00Z">
                                  <w:rPr>
                                    <w:rFonts w:ascii="Cambria Math" w:eastAsia="宋体" w:hAnsi="Cambria Math" w:cs="Times New Roman"/>
                                    <w:kern w:val="0"/>
                                    <w:sz w:val="24"/>
                                    <w:szCs w:val="24"/>
                                  </w:rPr>
                                </w:ins>
                              </m:ctrlPr>
                            </m:sSubSupPr>
                            <m:e>
                              <m:r>
                                <w:ins w:id="5221" w:author="Zhang Li" w:date="2022-06-12T15:09:00Z">
                                  <w:rPr>
                                    <w:rFonts w:ascii="Cambria Math" w:eastAsia="宋体" w:hAnsi="Cambria Math" w:cs="Times New Roman"/>
                                    <w:kern w:val="0"/>
                                    <w:sz w:val="24"/>
                                    <w:szCs w:val="24"/>
                                  </w:rPr>
                                  <m:t>T</m:t>
                                </w:ins>
                              </m:r>
                            </m:e>
                            <m:sub>
                              <m:r>
                                <w:ins w:id="5222" w:author="Zhang Li" w:date="2022-06-12T15:09:00Z">
                                  <w:rPr>
                                    <w:rFonts w:ascii="Cambria Math" w:eastAsia="宋体" w:hAnsi="Cambria Math" w:cs="Times New Roman"/>
                                    <w:kern w:val="0"/>
                                    <w:sz w:val="24"/>
                                    <w:szCs w:val="24"/>
                                  </w:rPr>
                                  <m:t>c</m:t>
                                </w:ins>
                              </m:r>
                              <m:r>
                                <w:ins w:id="5223" w:author="Zhang Li" w:date="2022-06-12T15:09:00Z">
                                  <m:rPr>
                                    <m:sty m:val="p"/>
                                  </m:rPr>
                                  <w:rPr>
                                    <w:rFonts w:ascii="Cambria Math" w:eastAsia="宋体" w:hAnsi="Cambria Math" w:cs="Times New Roman"/>
                                    <w:kern w:val="0"/>
                                    <w:sz w:val="24"/>
                                    <w:szCs w:val="24"/>
                                  </w:rPr>
                                  <m:t>,</m:t>
                                </w:ins>
                              </m:r>
                              <m:r>
                                <w:ins w:id="5224" w:author="Zhang Li" w:date="2022-06-12T15:09:00Z">
                                  <w:rPr>
                                    <w:rFonts w:ascii="Cambria Math" w:eastAsia="宋体" w:hAnsi="Cambria Math" w:cs="Times New Roman"/>
                                    <w:kern w:val="0"/>
                                    <w:sz w:val="24"/>
                                    <w:szCs w:val="24"/>
                                  </w:rPr>
                                  <m:t>B</m:t>
                                </w:ins>
                              </m:r>
                            </m:sub>
                            <m:sup>
                              <m:r>
                                <w:ins w:id="5225" w:author="Zhang Li" w:date="2022-06-12T15:09:00Z">
                                  <w:rPr>
                                    <w:rFonts w:ascii="Cambria Math" w:eastAsia="宋体" w:hAnsi="Cambria Math" w:cs="Times New Roman"/>
                                    <w:kern w:val="0"/>
                                    <w:sz w:val="24"/>
                                    <w:szCs w:val="24"/>
                                  </w:rPr>
                                  <m:t>max</m:t>
                                </w:ins>
                              </m:r>
                            </m:sup>
                          </m:sSubSup>
                          <m:r>
                            <w:ins w:id="5226" w:author="Zhang Li" w:date="2022-06-12T15:09:00Z">
                              <m:rPr>
                                <m:sty m:val="p"/>
                              </m:rPr>
                              <w:rPr>
                                <w:rFonts w:ascii="Cambria Math" w:eastAsia="宋体" w:hAnsi="Cambria Math" w:cs="Times New Roman"/>
                                <w:kern w:val="0"/>
                                <w:sz w:val="24"/>
                                <w:szCs w:val="24"/>
                              </w:rPr>
                              <m:t>+</m:t>
                            </w:ins>
                          </m:r>
                          <m:r>
                            <w:ins w:id="5227" w:author="Zhang Li" w:date="2022-06-12T15:09:00Z">
                              <w:rPr>
                                <w:rFonts w:ascii="Cambria Math" w:eastAsia="宋体" w:hAnsi="Cambria Math" w:cs="Times New Roman"/>
                                <w:kern w:val="0"/>
                                <w:sz w:val="24"/>
                                <w:szCs w:val="24"/>
                              </w:rPr>
                              <m:t>T</m:t>
                            </w:ins>
                          </m:r>
                        </m:e>
                        <m:sub>
                          <m:r>
                            <w:ins w:id="5228" w:author="Zhang Li" w:date="2022-06-12T15:09:00Z">
                              <w:rPr>
                                <w:rFonts w:ascii="Cambria Math" w:eastAsia="宋体" w:hAnsi="Cambria Math" w:cs="Times New Roman"/>
                                <w:kern w:val="0"/>
                                <w:sz w:val="24"/>
                                <w:szCs w:val="24"/>
                              </w:rPr>
                              <m:t>c</m:t>
                            </w:ins>
                          </m:r>
                          <m:r>
                            <w:ins w:id="5229" w:author="Zhang Li" w:date="2022-06-12T15:09:00Z">
                              <m:rPr>
                                <m:sty m:val="p"/>
                              </m:rPr>
                              <w:rPr>
                                <w:rFonts w:ascii="Cambria Math" w:eastAsia="宋体" w:hAnsi="Cambria Math" w:cs="Times New Roman"/>
                                <w:kern w:val="0"/>
                                <w:sz w:val="24"/>
                                <w:szCs w:val="24"/>
                              </w:rPr>
                              <m:t xml:space="preserve">, </m:t>
                            </w:ins>
                          </m:r>
                          <m:r>
                            <w:ins w:id="5230" w:author="Zhang Li" w:date="2022-06-12T15:09:00Z">
                              <w:rPr>
                                <w:rFonts w:ascii="Cambria Math" w:eastAsia="宋体" w:hAnsi="Cambria Math" w:cs="Times New Roman"/>
                                <w:kern w:val="0"/>
                                <w:sz w:val="24"/>
                                <w:szCs w:val="24"/>
                              </w:rPr>
                              <m:t>B</m:t>
                            </w:ins>
                          </m:r>
                        </m:sub>
                        <m:sup>
                          <m:r>
                            <w:ins w:id="5231" w:author="Zhang Li" w:date="2022-06-12T15:09:00Z">
                              <w:rPr>
                                <w:rFonts w:ascii="Cambria Math" w:eastAsia="宋体" w:hAnsi="Cambria Math" w:cs="Times New Roman"/>
                                <w:kern w:val="0"/>
                                <w:sz w:val="24"/>
                                <w:szCs w:val="24"/>
                              </w:rPr>
                              <m:t>empty</m:t>
                            </w:ins>
                          </m:r>
                        </m:sup>
                      </m:sSubSup>
                    </m:e>
                  </m:d>
                  <m:r>
                    <w:ins w:id="5232" w:author="Zhang Li" w:date="2022-06-12T15:09:00Z">
                      <m:rPr>
                        <m:sty m:val="p"/>
                      </m:rPr>
                      <w:rPr>
                        <w:rFonts w:ascii="Cambria Math" w:eastAsia="宋体" w:hAnsi="Cambria Math" w:cs="Times New Roman"/>
                        <w:kern w:val="0"/>
                        <w:sz w:val="24"/>
                        <w:szCs w:val="24"/>
                      </w:rPr>
                      <m:t>-</m:t>
                    </w:ins>
                  </m:r>
                  <m:sSub>
                    <m:sSubPr>
                      <m:ctrlPr>
                        <w:ins w:id="5233" w:author="Zhang Li" w:date="2022-06-12T15:09:00Z">
                          <w:rPr>
                            <w:rFonts w:ascii="Cambria Math" w:eastAsia="宋体" w:hAnsi="Cambria Math" w:cs="Times New Roman"/>
                            <w:kern w:val="0"/>
                            <w:sz w:val="24"/>
                            <w:szCs w:val="24"/>
                          </w:rPr>
                        </w:ins>
                      </m:ctrlPr>
                    </m:sSubPr>
                    <m:e>
                      <m:r>
                        <w:ins w:id="5234" w:author="Zhang Li" w:date="2022-06-12T15:09:00Z">
                          <w:rPr>
                            <w:rFonts w:ascii="Cambria Math" w:eastAsia="宋体" w:hAnsi="Cambria Math" w:cs="Times New Roman"/>
                            <w:kern w:val="0"/>
                            <w:sz w:val="24"/>
                            <w:szCs w:val="24"/>
                          </w:rPr>
                          <m:t>p</m:t>
                        </w:ins>
                      </m:r>
                    </m:e>
                    <m:sub>
                      <m:r>
                        <w:ins w:id="5235" w:author="Zhang Li" w:date="2022-06-12T15:09:00Z">
                          <w:rPr>
                            <w:rFonts w:ascii="Cambria Math" w:eastAsia="宋体" w:hAnsi="Cambria Math" w:cs="Times New Roman"/>
                            <w:kern w:val="0"/>
                            <w:sz w:val="24"/>
                            <w:szCs w:val="24"/>
                          </w:rPr>
                          <m:t>suc</m:t>
                        </w:ins>
                      </m:r>
                    </m:sub>
                  </m:sSub>
                  <m:d>
                    <m:dPr>
                      <m:ctrlPr>
                        <w:ins w:id="5236" w:author="Zhang Li" w:date="2022-06-12T15:09:00Z">
                          <w:rPr>
                            <w:rFonts w:ascii="Cambria Math" w:eastAsia="宋体" w:hAnsi="Cambria Math" w:cs="Times New Roman"/>
                            <w:kern w:val="0"/>
                            <w:sz w:val="24"/>
                            <w:szCs w:val="24"/>
                          </w:rPr>
                        </w:ins>
                      </m:ctrlPr>
                    </m:dPr>
                    <m:e>
                      <m:r>
                        <w:ins w:id="5237" w:author="Zhang Li" w:date="2022-06-12T15:09:00Z">
                          <m:rPr>
                            <m:sty m:val="p"/>
                          </m:rPr>
                          <w:rPr>
                            <w:rFonts w:ascii="Cambria Math" w:eastAsia="宋体" w:hAnsi="Cambria Math" w:cs="Times New Roman"/>
                            <w:kern w:val="0"/>
                            <w:sz w:val="24"/>
                            <w:szCs w:val="24"/>
                          </w:rPr>
                          <m:t>1-</m:t>
                        </w:ins>
                      </m:r>
                      <m:sSub>
                        <m:sSubPr>
                          <m:ctrlPr>
                            <w:ins w:id="5238" w:author="Zhang Li" w:date="2022-06-12T15:09:00Z">
                              <w:rPr>
                                <w:rFonts w:ascii="Cambria Math" w:eastAsia="宋体" w:hAnsi="Cambria Math" w:cs="Times New Roman"/>
                                <w:kern w:val="0"/>
                                <w:sz w:val="24"/>
                                <w:szCs w:val="24"/>
                              </w:rPr>
                            </w:ins>
                          </m:ctrlPr>
                        </m:sSubPr>
                        <m:e>
                          <m:r>
                            <w:ins w:id="5239" w:author="Zhang Li" w:date="2022-06-12T15:09:00Z">
                              <w:rPr>
                                <w:rFonts w:ascii="Cambria Math" w:eastAsia="宋体" w:hAnsi="Cambria Math" w:cs="Times New Roman"/>
                                <w:kern w:val="0"/>
                                <w:sz w:val="24"/>
                                <w:szCs w:val="24"/>
                              </w:rPr>
                              <m:t>p</m:t>
                            </w:ins>
                          </m:r>
                        </m:e>
                        <m:sub>
                          <m:r>
                            <w:ins w:id="5240" w:author="Zhang Li" w:date="2022-06-12T15:09:00Z">
                              <w:rPr>
                                <w:rFonts w:ascii="Cambria Math" w:eastAsia="宋体" w:hAnsi="Cambria Math" w:cs="Times New Roman"/>
                                <w:kern w:val="0"/>
                                <w:sz w:val="24"/>
                                <w:szCs w:val="24"/>
                              </w:rPr>
                              <m:t>f</m:t>
                            </w:ins>
                          </m:r>
                        </m:sub>
                      </m:sSub>
                    </m:e>
                  </m:d>
                  <m:sSubSup>
                    <m:sSubSupPr>
                      <m:ctrlPr>
                        <w:ins w:id="5241" w:author="Zhang Li" w:date="2022-06-12T15:09:00Z">
                          <w:rPr>
                            <w:rFonts w:ascii="Cambria Math" w:eastAsia="宋体" w:hAnsi="Cambria Math" w:cs="Times New Roman"/>
                            <w:kern w:val="0"/>
                            <w:sz w:val="24"/>
                            <w:szCs w:val="24"/>
                          </w:rPr>
                        </w:ins>
                      </m:ctrlPr>
                    </m:sSubSupPr>
                    <m:e>
                      <m:r>
                        <w:ins w:id="5242" w:author="Zhang Li" w:date="2022-06-12T15:09:00Z">
                          <w:rPr>
                            <w:rFonts w:ascii="Cambria Math" w:eastAsia="宋体" w:hAnsi="Cambria Math" w:cs="Times New Roman"/>
                            <w:kern w:val="0"/>
                            <w:sz w:val="24"/>
                            <w:szCs w:val="24"/>
                          </w:rPr>
                          <m:t>T</m:t>
                        </w:ins>
                      </m:r>
                    </m:e>
                    <m:sub>
                      <m:r>
                        <w:ins w:id="5243" w:author="Zhang Li" w:date="2022-06-12T15:09:00Z">
                          <w:rPr>
                            <w:rFonts w:ascii="Cambria Math" w:eastAsia="宋体" w:hAnsi="Cambria Math" w:cs="Times New Roman"/>
                            <w:kern w:val="0"/>
                            <w:sz w:val="24"/>
                            <w:szCs w:val="24"/>
                          </w:rPr>
                          <m:t>c</m:t>
                        </w:ins>
                      </m:r>
                      <m:r>
                        <w:ins w:id="5244" w:author="Zhang Li" w:date="2022-06-12T15:09:00Z">
                          <m:rPr>
                            <m:sty m:val="p"/>
                          </m:rPr>
                          <w:rPr>
                            <w:rFonts w:ascii="Cambria Math" w:eastAsia="宋体" w:hAnsi="Cambria Math" w:cs="Times New Roman"/>
                            <w:kern w:val="0"/>
                            <w:sz w:val="24"/>
                            <w:szCs w:val="24"/>
                          </w:rPr>
                          <m:t>,</m:t>
                        </w:ins>
                      </m:r>
                      <m:r>
                        <w:ins w:id="5245" w:author="Zhang Li" w:date="2022-06-12T15:09:00Z">
                          <w:rPr>
                            <w:rFonts w:ascii="Cambria Math" w:eastAsia="宋体" w:hAnsi="Cambria Math" w:cs="Times New Roman"/>
                            <w:kern w:val="0"/>
                            <w:sz w:val="24"/>
                            <w:szCs w:val="24"/>
                          </w:rPr>
                          <m:t>B</m:t>
                        </w:ins>
                      </m:r>
                    </m:sub>
                    <m:sup>
                      <m:r>
                        <w:ins w:id="5246"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5247" w:author="Zhang Li" w:date="2022-06-12T15:09:00Z"/>
          <w:rFonts w:ascii="Times New Roman" w:eastAsia="宋体" w:hAnsi="Times New Roman" w:cs="Times New Roman"/>
          <w:kern w:val="0"/>
          <w:sz w:val="24"/>
          <w:szCs w:val="24"/>
        </w:rPr>
      </w:pPr>
      <w:ins w:id="5248" w:author="Zhang Li" w:date="2022-06-12T15:09:00Z">
        <w:r>
          <w:rPr>
            <w:rFonts w:ascii="Times New Roman" w:eastAsia="宋体" w:hAnsi="Times New Roman" w:cs="Times New Roman"/>
            <w:kern w:val="0"/>
            <w:sz w:val="24"/>
            <w:szCs w:val="24"/>
          </w:rPr>
          <w:t xml:space="preserve">where </w:t>
        </w:r>
      </w:ins>
      <m:oMath>
        <m:r>
          <w:ins w:id="5249" w:author="Zhang Li" w:date="2022-06-12T15:09:00Z">
            <w:rPr>
              <w:rFonts w:ascii="Cambria Math" w:eastAsia="宋体" w:hAnsi="Cambria Math" w:cs="Times New Roman"/>
              <w:kern w:val="0"/>
              <w:sz w:val="24"/>
              <w:szCs w:val="24"/>
            </w:rPr>
            <m:t>0≤ ς&lt;1</m:t>
          </w:ins>
        </m:r>
      </m:oMath>
      <w:ins w:id="525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5251" w:author="Zhang Li" w:date="2022-06-12T15:09:00Z">
            <w:rPr>
              <w:rFonts w:ascii="Cambria Math" w:eastAsia="宋体" w:hAnsi="Cambria Math" w:cs="Times New Roman"/>
              <w:kern w:val="0"/>
              <w:sz w:val="24"/>
              <w:szCs w:val="24"/>
            </w:rPr>
            <m:t>p</m:t>
          </w:ins>
        </m:r>
      </m:oMath>
      <w:ins w:id="525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5253" w:author="Zhang Li" w:date="2022-06-12T15:09:00Z">
                <w:rPr>
                  <w:rFonts w:ascii="Cambria Math" w:eastAsia="宋体" w:hAnsi="Cambria Math" w:cs="Times New Roman"/>
                  <w:i/>
                  <w:kern w:val="0"/>
                  <w:sz w:val="24"/>
                  <w:szCs w:val="24"/>
                </w:rPr>
              </w:ins>
            </m:ctrlPr>
          </m:sSubPr>
          <m:e>
            <m:r>
              <w:ins w:id="5254" w:author="Zhang Li" w:date="2022-06-12T15:09:00Z">
                <w:rPr>
                  <w:rFonts w:ascii="Cambria Math" w:eastAsia="宋体" w:hAnsi="Cambria Math" w:cs="Times New Roman"/>
                  <w:kern w:val="0"/>
                  <w:sz w:val="24"/>
                  <w:szCs w:val="24"/>
                </w:rPr>
                <m:t>p</m:t>
              </w:ins>
            </m:r>
          </m:e>
          <m:sub>
            <m:r>
              <w:ins w:id="5255" w:author="Zhang Li" w:date="2022-06-12T15:09:00Z">
                <w:rPr>
                  <w:rFonts w:ascii="Cambria Math" w:eastAsia="宋体" w:hAnsi="Cambria Math" w:cs="Times New Roman"/>
                  <w:kern w:val="0"/>
                  <w:sz w:val="24"/>
                  <w:szCs w:val="24"/>
                </w:rPr>
                <m:t>f</m:t>
              </w:ins>
            </m:r>
          </m:sub>
        </m:sSub>
      </m:oMath>
      <w:ins w:id="525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5257" w:author="Zhang Li" w:date="2022-06-12T15:09:00Z">
                <w:rPr>
                  <w:rFonts w:ascii="Cambria Math" w:eastAsia="宋体" w:hAnsi="Cambria Math" w:cs="Times New Roman"/>
                  <w:i/>
                  <w:kern w:val="0"/>
                  <w:sz w:val="24"/>
                  <w:szCs w:val="24"/>
                </w:rPr>
              </w:ins>
            </m:ctrlPr>
          </m:sSubPr>
          <m:e>
            <m:r>
              <w:ins w:id="5258" w:author="Zhang Li" w:date="2022-06-12T15:09:00Z">
                <w:rPr>
                  <w:rFonts w:ascii="Cambria Math" w:eastAsia="宋体" w:hAnsi="Cambria Math" w:cs="Times New Roman"/>
                  <w:kern w:val="0"/>
                  <w:sz w:val="24"/>
                  <w:szCs w:val="24"/>
                </w:rPr>
                <m:t>p</m:t>
              </w:ins>
            </m:r>
          </m:e>
          <m:sub>
            <m:r>
              <w:ins w:id="5259" w:author="Zhang Li" w:date="2022-06-12T15:09:00Z">
                <w:rPr>
                  <w:rFonts w:ascii="Cambria Math" w:eastAsia="宋体" w:hAnsi="Cambria Math" w:cs="Times New Roman"/>
                  <w:kern w:val="0"/>
                  <w:sz w:val="24"/>
                  <w:szCs w:val="24"/>
                </w:rPr>
                <m:t>suc</m:t>
              </w:ins>
            </m:r>
          </m:sub>
        </m:sSub>
      </m:oMath>
      <w:ins w:id="526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5261"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5261"/>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5262" w:author="Zhang Li" w:date="2022-06-12T15:11:00Z"/>
          <w:rFonts w:ascii="Times New Roman" w:eastAsia="宋体" w:hAnsi="Times New Roman" w:cs="Times New Roman"/>
          <w:kern w:val="0"/>
          <w:sz w:val="24"/>
          <w:szCs w:val="24"/>
        </w:rPr>
      </w:pPr>
      <w:ins w:id="5263" w:author="Zhang Li" w:date="2022-06-12T15:11:00Z">
        <w:r>
          <w:rPr>
            <w:rFonts w:ascii="Times New Roman" w:eastAsia="宋体" w:hAnsi="Times New Roman" w:cs="Times New Roman"/>
            <w:kern w:val="0"/>
            <w:sz w:val="24"/>
            <w:szCs w:val="24"/>
          </w:rPr>
          <w:t xml:space="preserve">In this subsection, we first analyze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Then, we analyze the random generation to prove the security of randomness generation scheme. Moreover, we analyze the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5264"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wireless blockchain system. With majority </w:t>
      </w:r>
      <w:ins w:id="5265"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5266" w:author="ThinkPad" w:date="2022-06-19T09:22:00Z">
        <w:r w:rsidDel="00A079C8">
          <w:rPr>
            <w:rFonts w:ascii="Times New Roman" w:eastAsia="宋体" w:hAnsi="Times New Roman" w:cs="Times New Roman"/>
            <w:kern w:val="0"/>
            <w:sz w:val="24"/>
            <w:szCs w:val="24"/>
          </w:rPr>
          <w:delText xml:space="preserve">The </w:delText>
        </w:r>
      </w:del>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del w:id="5267"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5268"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5269"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5270"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5271"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5272"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5273"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5274"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5275"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5276"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5277" w:author="ThinkPad" w:date="2022-06-19T09:23:00Z">
        <w:r w:rsidDel="00A079C8">
          <w:rPr>
            <w:rFonts w:ascii="Times New Roman" w:eastAsia="宋体" w:hAnsi="Times New Roman" w:cs="Times New Roman"/>
            <w:kern w:val="0"/>
            <w:sz w:val="24"/>
            <w:szCs w:val="24"/>
          </w:rPr>
          <w:delText xml:space="preserve">respond </w:delText>
        </w:r>
      </w:del>
      <w:ins w:id="5278"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5279" w:author="ThinkPad" w:date="2022-06-19T09:23:00Z">
        <w:r w:rsidDel="00A079C8">
          <w:rPr>
            <w:rFonts w:ascii="Times New Roman" w:eastAsia="宋体" w:hAnsi="Times New Roman" w:cs="Times New Roman"/>
            <w:kern w:val="0"/>
            <w:sz w:val="24"/>
            <w:szCs w:val="24"/>
          </w:rPr>
          <w:delText xml:space="preserve">while </w:delText>
        </w:r>
      </w:del>
      <w:ins w:id="5280"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5281"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5282"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5283" w:author="ThinkPad" w:date="2022-06-19T09:23:00Z">
        <w:r w:rsidDel="00A079C8">
          <w:rPr>
            <w:rFonts w:ascii="Times New Roman" w:eastAsia="宋体" w:hAnsi="Times New Roman" w:cs="Times New Roman"/>
            <w:kern w:val="0"/>
            <w:sz w:val="24"/>
            <w:szCs w:val="24"/>
          </w:rPr>
          <w:delText>but not</w:delText>
        </w:r>
      </w:del>
      <w:ins w:id="5284"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5285"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5286"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In </w:t>
      </w:r>
      <w:del w:id="5287" w:author="ThinkPad" w:date="2022-06-19T09:24:00Z">
        <w:r w:rsidDel="00A079C8">
          <w:rPr>
            <w:rFonts w:ascii="Times New Roman" w:eastAsia="宋体" w:hAnsi="Times New Roman" w:cs="Times New Roman"/>
            <w:kern w:val="0"/>
            <w:sz w:val="24"/>
            <w:szCs w:val="24"/>
          </w:rPr>
          <w:delText>our protocol</w:delText>
        </w:r>
      </w:del>
      <w:proofErr w:type="spellStart"/>
      <w:ins w:id="5288" w:author="ThinkPad" w:date="2022-06-19T09:24:00Z">
        <w:r w:rsidR="00A079C8">
          <w:rPr>
            <w:rFonts w:ascii="Times New Roman" w:eastAsia="宋体" w:hAnsi="Times New Roman" w:cs="Times New Roman"/>
            <w:kern w:val="0"/>
            <w:sz w:val="24"/>
            <w:szCs w:val="24"/>
          </w:rPr>
          <w:t>SWIB</w:t>
        </w:r>
      </w:ins>
      <w:proofErr w:type="spellEnd"/>
      <w:r>
        <w:rPr>
          <w:rFonts w:ascii="Times New Roman" w:eastAsia="宋体" w:hAnsi="Times New Roman" w:cs="Times New Roman"/>
          <w:kern w:val="0"/>
          <w:sz w:val="24"/>
          <w:szCs w:val="24"/>
        </w:rPr>
        <w:t xml:space="preserve">, block proposer is only responsible for generating block. If </w:t>
      </w:r>
      <w:ins w:id="5289"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5290"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291" w:author="ThinkPad" w:date="2022-06-19T09:24:00Z">
        <w:r w:rsidDel="00DB311A">
          <w:rPr>
            <w:rFonts w:ascii="Times New Roman" w:eastAsia="宋体" w:hAnsi="Times New Roman" w:cs="Times New Roman"/>
            <w:kern w:val="0"/>
            <w:sz w:val="24"/>
            <w:szCs w:val="24"/>
          </w:rPr>
          <w:delText>s</w:delText>
        </w:r>
      </w:del>
      <w:ins w:id="5292"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5293"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5294"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5295"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5296"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5297" w:author="ThinkPad" w:date="2022-06-19T09:25:00Z">
        <w:r w:rsidDel="00DB311A">
          <w:rPr>
            <w:rFonts w:ascii="Times New Roman" w:eastAsia="宋体" w:hAnsi="Times New Roman" w:cs="Times New Roman"/>
            <w:kern w:val="0"/>
            <w:sz w:val="24"/>
            <w:szCs w:val="24"/>
          </w:rPr>
          <w:delText>one of the</w:delText>
        </w:r>
      </w:del>
      <w:ins w:id="5298"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5299"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5300" w:author="ThinkPad" w:date="2022-06-19T09:25:00Z">
        <w:r w:rsidR="00DB311A">
          <w:rPr>
            <w:rFonts w:ascii="Times New Roman" w:eastAsia="宋体" w:hAnsi="Times New Roman" w:cs="Times New Roman"/>
            <w:kern w:val="0"/>
            <w:sz w:val="24"/>
            <w:szCs w:val="24"/>
          </w:rPr>
          <w:t xml:space="preserve"> </w:t>
        </w:r>
      </w:ins>
      <w:ins w:id="5301"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5302"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5303"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5304"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5305"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5306" w:author="ThinkPad" w:date="2022-06-19T09:27:00Z">
        <w:r w:rsidDel="00DE52EB">
          <w:rPr>
            <w:rFonts w:ascii="Times New Roman" w:eastAsia="宋体" w:hAnsi="Times New Roman" w:cs="Times New Roman"/>
            <w:kern w:val="0"/>
            <w:sz w:val="24"/>
            <w:szCs w:val="24"/>
          </w:rPr>
          <w:delText xml:space="preserve">apply </w:delText>
        </w:r>
      </w:del>
      <w:ins w:id="5307"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5308"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5309"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5310"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lastRenderedPageBreak/>
        <w:t xml:space="preserve">If </w:t>
      </w:r>
      <w:r>
        <w:rPr>
          <w:rFonts w:ascii="Times New Roman" w:eastAsia="宋体" w:hAnsi="Times New Roman" w:cs="Times New Roman"/>
          <w:kern w:val="0"/>
          <w:sz w:val="24"/>
          <w:szCs w:val="24"/>
        </w:rPr>
        <w:t xml:space="preserve">there </w:t>
      </w:r>
      <w:del w:id="5311" w:author="ThinkPad" w:date="2022-06-19T09:28:00Z">
        <w:r w:rsidDel="00DE52EB">
          <w:rPr>
            <w:rFonts w:ascii="Times New Roman" w:eastAsia="宋体" w:hAnsi="Times New Roman" w:cs="Times New Roman"/>
            <w:kern w:val="0"/>
            <w:sz w:val="24"/>
            <w:szCs w:val="24"/>
          </w:rPr>
          <w:delText xml:space="preserve">is </w:delText>
        </w:r>
      </w:del>
      <w:ins w:id="5312"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5313"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5314"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5315"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5316" w:author="ThinkPad" w:date="2022-06-19T09:32:00Z">
        <w:r w:rsidRPr="0034537E" w:rsidDel="00CF30CD">
          <w:rPr>
            <w:rFonts w:ascii="Times New Roman" w:eastAsia="宋体" w:hAnsi="Times New Roman" w:cs="Times New Roman"/>
            <w:kern w:val="0"/>
            <w:sz w:val="24"/>
            <w:szCs w:val="24"/>
          </w:rPr>
          <w:delText xml:space="preserve">of </w:delText>
        </w:r>
      </w:del>
      <w:ins w:id="5317"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5318"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5319" w:author="ThinkPad" w:date="2022-06-19T09:33:00Z">
        <w:r w:rsidDel="00CF30CD">
          <w:rPr>
            <w:rFonts w:ascii="Times New Roman" w:eastAsia="宋体" w:hAnsi="Times New Roman" w:cs="Times New Roman"/>
            <w:kern w:val="0"/>
            <w:sz w:val="24"/>
            <w:szCs w:val="24"/>
          </w:rPr>
          <w:delText xml:space="preserve">in </w:delText>
        </w:r>
      </w:del>
      <w:ins w:id="5320"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5321"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5322" w:author="ThinkPad" w:date="2022-06-19T09:33:00Z">
        <w:r w:rsidDel="00CF30CD">
          <w:rPr>
            <w:rFonts w:ascii="Times New Roman" w:eastAsia="宋体" w:hAnsi="Times New Roman" w:cs="Times New Roman"/>
            <w:kern w:val="0"/>
            <w:sz w:val="24"/>
            <w:szCs w:val="24"/>
          </w:rPr>
          <w:delText>the</w:delText>
        </w:r>
      </w:del>
      <w:ins w:id="5323"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5324" w:author="ThinkPad" w:date="2022-06-19T09:33:00Z">
        <w:r w:rsidDel="00CF30CD">
          <w:rPr>
            <w:rFonts w:ascii="Times New Roman" w:eastAsia="宋体" w:hAnsi="Times New Roman" w:cs="Times New Roman"/>
            <w:kern w:val="0"/>
            <w:sz w:val="24"/>
            <w:szCs w:val="24"/>
          </w:rPr>
          <w:delText xml:space="preserve">that </w:delText>
        </w:r>
      </w:del>
      <w:ins w:id="5325"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5326"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5327"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5328" w:author="ThinkPad" w:date="2022-06-19T09:34:00Z">
        <w:r w:rsidDel="00CF30CD">
          <w:rPr>
            <w:rFonts w:ascii="Times New Roman" w:eastAsia="宋体" w:hAnsi="Times New Roman" w:cs="Times New Roman"/>
            <w:kern w:val="0"/>
            <w:sz w:val="24"/>
            <w:szCs w:val="24"/>
          </w:rPr>
          <w:delText xml:space="preserve">at </w:delText>
        </w:r>
      </w:del>
      <w:ins w:id="5329"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5330" w:author="ThinkPad" w:date="2022-06-19T09:34:00Z">
        <w:r w:rsidR="00CF30CD">
          <w:rPr>
            <w:rFonts w:ascii="Times New Roman" w:eastAsia="宋体" w:hAnsi="Times New Roman" w:cs="Times New Roman"/>
            <w:kern w:val="0"/>
            <w:sz w:val="24"/>
            <w:szCs w:val="24"/>
          </w:rPr>
          <w:t xml:space="preserve">The </w:t>
        </w:r>
      </w:ins>
      <w:del w:id="5331" w:author="ThinkPad" w:date="2022-06-19T09:34:00Z">
        <w:r w:rsidDel="00CF30CD">
          <w:rPr>
            <w:rFonts w:ascii="Times New Roman" w:eastAsia="宋体" w:hAnsi="Times New Roman" w:cs="Times New Roman"/>
            <w:kern w:val="0"/>
            <w:sz w:val="24"/>
            <w:szCs w:val="24"/>
          </w:rPr>
          <w:delText xml:space="preserve">Block </w:delText>
        </w:r>
      </w:del>
      <w:ins w:id="5332"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5333" w:author="ThinkPad" w:date="2022-06-19T09:34:00Z">
        <w:r w:rsidDel="00CF30CD">
          <w:rPr>
            <w:rFonts w:ascii="Times New Roman" w:eastAsia="宋体" w:hAnsi="Times New Roman" w:cs="Times New Roman"/>
            <w:kern w:val="0"/>
            <w:sz w:val="24"/>
            <w:szCs w:val="24"/>
          </w:rPr>
          <w:delText xml:space="preserve">the </w:delText>
        </w:r>
      </w:del>
      <w:ins w:id="5334" w:author="ThinkPad" w:date="2022-06-19T09:34:00Z">
        <w:r w:rsidR="00CF30CD">
          <w:rPr>
            <w:rFonts w:ascii="Times New Roman" w:eastAsia="宋体" w:hAnsi="Times New Roman" w:cs="Times New Roman"/>
            <w:kern w:val="0"/>
            <w:sz w:val="24"/>
            <w:szCs w:val="24"/>
          </w:rPr>
          <w:t xml:space="preserve">a </w:t>
        </w:r>
      </w:ins>
      <w:ins w:id="5335"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5336"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5337"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5338" w:author="ThinkPad" w:date="2022-06-19T09:35:00Z">
        <w:r w:rsidR="00CF30CD">
          <w:rPr>
            <w:rFonts w:ascii="Times New Roman" w:eastAsia="宋体" w:hAnsi="Times New Roman" w:cs="Times New Roman"/>
            <w:kern w:val="0"/>
            <w:sz w:val="24"/>
            <w:szCs w:val="24"/>
          </w:rPr>
          <w:t>s</w:t>
        </w:r>
      </w:ins>
      <w:del w:id="5339"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5340"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5341" w:author="ThinkPad" w:date="2022-06-19T09:35:00Z">
        <w:r w:rsidDel="00CF30CD">
          <w:rPr>
            <w:rFonts w:ascii="Times New Roman" w:eastAsia="宋体" w:hAnsi="Times New Roman" w:cs="Times New Roman"/>
            <w:kern w:val="0"/>
            <w:sz w:val="24"/>
            <w:szCs w:val="24"/>
          </w:rPr>
          <w:delText xml:space="preserve">distinct </w:delText>
        </w:r>
      </w:del>
      <w:ins w:id="5342"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5343"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5344"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5345"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5346"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5347"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5348"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5349" w:author="ThinkPad" w:date="2022-06-19T09:36:00Z">
        <w:r w:rsidDel="00CF30CD">
          <w:rPr>
            <w:rFonts w:ascii="Times New Roman" w:eastAsia="宋体" w:hAnsi="Times New Roman" w:cs="Times New Roman"/>
            <w:kern w:val="0"/>
            <w:sz w:val="24"/>
            <w:szCs w:val="24"/>
          </w:rPr>
          <w:delText>should be</w:delText>
        </w:r>
      </w:del>
      <w:ins w:id="5350"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5351" w:author="ThinkPad" w:date="2022-06-19T09:36:00Z">
        <w:r w:rsidR="00CF30CD">
          <w:rPr>
            <w:rFonts w:ascii="Times New Roman" w:eastAsia="宋体" w:hAnsi="Times New Roman" w:cs="Times New Roman"/>
            <w:kern w:val="0"/>
            <w:sz w:val="24"/>
            <w:szCs w:val="24"/>
          </w:rPr>
          <w:t xml:space="preserve"> o</w:t>
        </w:r>
      </w:ins>
      <w:ins w:id="5352"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5353"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5354"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5355"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5356"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5357"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5358"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5359"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5360"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5361"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5362" w:author="ThinkPad" w:date="2022-06-19T09:38:00Z">
        <w:r w:rsidR="00107D28">
          <w:rPr>
            <w:rFonts w:ascii="Times New Roman" w:eastAsia="宋体" w:hAnsi="Times New Roman" w:cs="Times New Roman"/>
            <w:kern w:val="0"/>
            <w:sz w:val="24"/>
            <w:szCs w:val="24"/>
          </w:rPr>
          <w:t>w</w:t>
        </w:r>
      </w:ins>
      <w:ins w:id="5363" w:author="ThinkPad" w:date="2022-06-19T09:39:00Z">
        <w:r w:rsidR="00107D28">
          <w:rPr>
            <w:rFonts w:ascii="Times New Roman" w:eastAsia="宋体" w:hAnsi="Times New Roman" w:cs="Times New Roman"/>
            <w:kern w:val="0"/>
            <w:sz w:val="24"/>
            <w:szCs w:val="24"/>
          </w:rPr>
          <w:t>ith</w:t>
        </w:r>
      </w:ins>
      <w:ins w:id="5364"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5365"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5366"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5367"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5368" w:author="ThinkPad" w:date="2022-06-19T09:39:00Z">
        <w:r w:rsidRPr="000446F0" w:rsidDel="00157A4E">
          <w:rPr>
            <w:rFonts w:ascii="Times New Roman" w:eastAsia="宋体" w:hAnsi="Times New Roman" w:cs="Times New Roman"/>
            <w:kern w:val="0"/>
            <w:sz w:val="24"/>
            <w:szCs w:val="24"/>
          </w:rPr>
          <w:delText xml:space="preserve">that </w:delText>
        </w:r>
      </w:del>
      <w:ins w:id="5369"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5370"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proofErr w:type="spellStart"/>
      <w:r>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w:t>
      </w:r>
      <w:del w:id="5371" w:author="ThinkPad" w:date="2022-06-19T09:40:00Z">
        <w:r w:rsidRPr="000446F0" w:rsidDel="00EF3729">
          <w:rPr>
            <w:rFonts w:ascii="Times New Roman" w:eastAsia="宋体" w:hAnsi="Times New Roman" w:cs="Times New Roman"/>
            <w:kern w:val="0"/>
            <w:sz w:val="24"/>
            <w:szCs w:val="24"/>
          </w:rPr>
          <w:lastRenderedPageBreak/>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5372"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5373"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5374"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5375" w:author="ThinkPad" w:date="2022-06-19T09:49:00Z">
        <w:r w:rsidR="001A075B">
          <w:rPr>
            <w:rFonts w:ascii="Times New Roman" w:eastAsia="宋体" w:hAnsi="Times New Roman" w:cs="Times New Roman"/>
            <w:kern w:val="0"/>
            <w:sz w:val="24"/>
            <w:szCs w:val="24"/>
          </w:rPr>
          <w:t xml:space="preserve"> </w:t>
        </w:r>
        <w:proofErr w:type="spellStart"/>
        <w:r w:rsidR="001A075B">
          <w:rPr>
            <w:rFonts w:ascii="Times New Roman" w:eastAsia="宋体" w:hAnsi="Times New Roman" w:cs="Times New Roman"/>
            <w:kern w:val="0"/>
            <w:sz w:val="24"/>
            <w:szCs w:val="24"/>
          </w:rPr>
          <w:t>SWIB</w:t>
        </w:r>
      </w:ins>
      <w:proofErr w:type="spellEnd"/>
      <w:r>
        <w:rPr>
          <w:rFonts w:ascii="Times New Roman" w:eastAsia="宋体" w:hAnsi="Times New Roman" w:cs="Times New Roman"/>
          <w:kern w:val="0"/>
          <w:sz w:val="24"/>
          <w:szCs w:val="24"/>
        </w:rPr>
        <w:t xml:space="preserve"> can always finalize a valid block by recovering full signature, which can </w:t>
      </w:r>
      <w:del w:id="5376" w:author="ThinkPad" w:date="2022-06-19T09:49:00Z">
        <w:r w:rsidDel="001A075B">
          <w:rPr>
            <w:rFonts w:ascii="Times New Roman" w:eastAsia="宋体" w:hAnsi="Times New Roman" w:cs="Times New Roman"/>
            <w:kern w:val="0"/>
            <w:sz w:val="24"/>
            <w:szCs w:val="24"/>
          </w:rPr>
          <w:delText xml:space="preserve">be </w:delText>
        </w:r>
      </w:del>
      <w:ins w:id="5377"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5378" w:author="ThinkPad" w:date="2022-06-19T09:50:00Z">
        <w:r w:rsidDel="001A075B">
          <w:rPr>
            <w:rFonts w:ascii="Times New Roman" w:eastAsia="宋体" w:hAnsi="Times New Roman" w:cs="Times New Roman"/>
            <w:kern w:val="0"/>
            <w:sz w:val="24"/>
            <w:szCs w:val="24"/>
          </w:rPr>
          <w:delText>seed of</w:delText>
        </w:r>
      </w:del>
      <w:ins w:id="5379"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5380"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5381"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5382"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5383"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384"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5385" w:author="ThinkPad" w:date="2022-06-19T09:52:00Z">
        <w:r w:rsidR="001A075B">
          <w:rPr>
            <w:rFonts w:ascii="Times New Roman" w:eastAsia="宋体" w:hAnsi="Times New Roman" w:cs="Times New Roman"/>
            <w:kern w:val="0"/>
            <w:sz w:val="24"/>
            <w:szCs w:val="24"/>
          </w:rPr>
          <w:t xml:space="preserve">In this case, </w:t>
        </w:r>
      </w:ins>
      <w:del w:id="5386" w:author="ThinkPad" w:date="2022-06-19T09:52:00Z">
        <w:r w:rsidDel="001A075B">
          <w:rPr>
            <w:rFonts w:ascii="Times New Roman" w:eastAsia="宋体" w:hAnsi="Times New Roman" w:cs="Times New Roman"/>
            <w:kern w:val="0"/>
            <w:sz w:val="24"/>
            <w:szCs w:val="24"/>
          </w:rPr>
          <w:delText xml:space="preserve">Each </w:delText>
        </w:r>
      </w:del>
      <w:ins w:id="5387"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5388" w:author="ThinkPad" w:date="2022-06-19T09:52:00Z">
        <w:r w:rsidDel="001A075B">
          <w:rPr>
            <w:rFonts w:ascii="Times New Roman" w:eastAsia="宋体" w:hAnsi="Times New Roman" w:cs="Times New Roman"/>
            <w:kern w:val="0"/>
            <w:sz w:val="24"/>
            <w:szCs w:val="24"/>
          </w:rPr>
          <w:delText>is willing to</w:delText>
        </w:r>
      </w:del>
      <w:ins w:id="5389"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5390"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5391"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5392"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5393"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5394"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5395" w:author="ThinkPad" w:date="2022-06-19T09:53:00Z">
        <w:r w:rsidDel="001A075B">
          <w:rPr>
            <w:rFonts w:ascii="Times New Roman" w:eastAsia="宋体" w:hAnsi="Times New Roman" w:cs="Times New Roman"/>
            <w:kern w:val="0"/>
            <w:sz w:val="24"/>
            <w:szCs w:val="24"/>
          </w:rPr>
          <w:delText>Nevertheless</w:delText>
        </w:r>
      </w:del>
      <w:ins w:id="5396"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5397" w:author="ThinkPad" w:date="2022-06-19T09:53:00Z">
        <w:r w:rsidDel="001A075B">
          <w:rPr>
            <w:rFonts w:ascii="Times New Roman" w:eastAsia="宋体" w:hAnsi="Times New Roman" w:cs="Times New Roman"/>
            <w:kern w:val="0"/>
            <w:sz w:val="24"/>
            <w:szCs w:val="24"/>
          </w:rPr>
          <w:delText xml:space="preserve">would </w:delText>
        </w:r>
      </w:del>
      <w:ins w:id="5398"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5399"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5400" w:author="ThinkPad" w:date="2022-06-19T09:53:00Z">
        <w:r w:rsidDel="001A075B">
          <w:rPr>
            <w:rFonts w:ascii="Times New Roman" w:eastAsia="宋体" w:hAnsi="Times New Roman" w:cs="Times New Roman"/>
            <w:kern w:val="0"/>
            <w:sz w:val="24"/>
            <w:szCs w:val="24"/>
          </w:rPr>
          <w:delText>seed-full signature when</w:delText>
        </w:r>
      </w:del>
      <w:ins w:id="5401" w:author="ThinkPad" w:date="2022-06-19T09:53:00Z">
        <w:r w:rsidR="001A075B">
          <w:rPr>
            <w:rFonts w:ascii="Times New Roman" w:eastAsia="宋体" w:hAnsi="Times New Roman" w:cs="Times New Roman"/>
            <w:kern w:val="0"/>
            <w:sz w:val="24"/>
            <w:szCs w:val="24"/>
          </w:rPr>
          <w:t xml:space="preserve">in </w:t>
        </w:r>
      </w:ins>
      <w:ins w:id="5402"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5403"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5404"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5405"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5406"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5407" w:author="ThinkPad" w:date="2022-06-19T09:55:00Z">
        <w:r w:rsidR="000C4685">
          <w:rPr>
            <w:rFonts w:ascii="Times New Roman" w:eastAsia="宋体" w:hAnsi="Times New Roman" w:cs="Times New Roman" w:hint="eastAsia"/>
            <w:kern w:val="0"/>
            <w:sz w:val="24"/>
            <w:szCs w:val="24"/>
          </w:rPr>
          <w:t>没问题的前提条件都是</w:t>
        </w:r>
      </w:ins>
      <w:ins w:id="5408" w:author="ThinkPad" w:date="2022-06-19T09:56:00Z">
        <w:r w:rsidR="000C4685">
          <w:rPr>
            <w:rFonts w:ascii="Times New Roman" w:eastAsia="宋体" w:hAnsi="Times New Roman" w:cs="Times New Roman" w:hint="eastAsia"/>
            <w:kern w:val="0"/>
            <w:sz w:val="24"/>
            <w:szCs w:val="24"/>
          </w:rPr>
          <w:t>“传输无丢失”</w:t>
        </w:r>
      </w:ins>
      <w:ins w:id="5409" w:author="ThinkPad" w:date="2022-06-19T09:54:00Z">
        <w:r w:rsidR="001A075B">
          <w:rPr>
            <w:rFonts w:ascii="Times New Roman" w:eastAsia="宋体" w:hAnsi="Times New Roman" w:cs="Times New Roman" w:hint="eastAsia"/>
            <w:kern w:val="0"/>
            <w:sz w:val="24"/>
            <w:szCs w:val="24"/>
          </w:rPr>
          <w:t>，考虑</w:t>
        </w:r>
      </w:ins>
      <w:ins w:id="5410" w:author="ThinkPad" w:date="2022-06-19T09:55:00Z">
        <w:r w:rsidR="00171DC8">
          <w:rPr>
            <w:rFonts w:ascii="Times New Roman" w:eastAsia="宋体" w:hAnsi="Times New Roman" w:cs="Times New Roman" w:hint="eastAsia"/>
            <w:kern w:val="0"/>
            <w:sz w:val="24"/>
            <w:szCs w:val="24"/>
          </w:rPr>
          <w:t>无线</w:t>
        </w:r>
      </w:ins>
      <w:ins w:id="5411" w:author="ThinkPad" w:date="2022-06-19T09:54:00Z">
        <w:r w:rsidR="001A075B">
          <w:rPr>
            <w:rFonts w:ascii="Times New Roman" w:eastAsia="宋体" w:hAnsi="Times New Roman" w:cs="Times New Roman" w:hint="eastAsia"/>
            <w:kern w:val="0"/>
            <w:sz w:val="24"/>
            <w:szCs w:val="24"/>
          </w:rPr>
          <w:t>信道</w:t>
        </w:r>
      </w:ins>
      <w:ins w:id="5412" w:author="ThinkPad" w:date="2022-06-19T09:55:00Z">
        <w:r w:rsidR="00171DC8">
          <w:rPr>
            <w:rFonts w:ascii="Times New Roman" w:eastAsia="宋体" w:hAnsi="Times New Roman" w:cs="Times New Roman" w:hint="eastAsia"/>
            <w:kern w:val="0"/>
            <w:sz w:val="24"/>
            <w:szCs w:val="24"/>
          </w:rPr>
          <w:t>传输</w:t>
        </w:r>
      </w:ins>
      <w:ins w:id="5413"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5414"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5415"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5416"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5417" w:author="ThinkPad" w:date="2022-06-19T10:07:00Z">
        <w:r w:rsidDel="00401530">
          <w:rPr>
            <w:rFonts w:ascii="Times New Roman" w:eastAsia="宋体" w:hAnsi="Times New Roman" w:cs="Times New Roman" w:hint="eastAsia"/>
            <w:kern w:val="0"/>
            <w:sz w:val="24"/>
            <w:szCs w:val="24"/>
          </w:rPr>
          <w:delText>Small part of</w:delText>
        </w:r>
      </w:del>
      <w:ins w:id="5418"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5419"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5420"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w:t>
      </w:r>
      <w:r>
        <w:rPr>
          <w:rFonts w:ascii="Times New Roman" w:eastAsia="宋体" w:hAnsi="Times New Roman" w:cs="Times New Roman"/>
          <w:kern w:val="0"/>
          <w:sz w:val="24"/>
          <w:szCs w:val="24"/>
        </w:rPr>
        <w:lastRenderedPageBreak/>
        <w:t xml:space="preserve">the block proposer is elected unpredictably and unbiasedly. However, it does not ensure that the elected block proposer </w:t>
      </w:r>
      <w:del w:id="5421"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5422"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5423" w:author="ThinkPad" w:date="2022-06-21T12:04:00Z">
        <w:r w:rsidDel="00E6161A">
          <w:rPr>
            <w:rFonts w:ascii="Times New Roman" w:eastAsia="宋体" w:hAnsi="Times New Roman" w:cs="Times New Roman"/>
            <w:kern w:val="0"/>
            <w:sz w:val="24"/>
            <w:szCs w:val="24"/>
          </w:rPr>
          <w:delText xml:space="preserve">If </w:delText>
        </w:r>
      </w:del>
      <w:ins w:id="5424" w:author="ThinkPad" w:date="2022-06-21T12:04:00Z">
        <w:r w:rsidR="00E6161A">
          <w:rPr>
            <w:rFonts w:ascii="Times New Roman" w:eastAsia="宋体" w:hAnsi="Times New Roman" w:cs="Times New Roman"/>
            <w:kern w:val="0"/>
            <w:sz w:val="24"/>
            <w:szCs w:val="24"/>
          </w:rPr>
          <w:t xml:space="preserve">Suppose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5425"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5426" w:author="ThinkPad" w:date="2022-06-19T10:08:00Z">
        <w:r w:rsidDel="00401530">
          <w:rPr>
            <w:rFonts w:ascii="Times New Roman" w:eastAsia="宋体" w:hAnsi="Times New Roman" w:cs="Times New Roman"/>
            <w:kern w:val="0"/>
            <w:sz w:val="24"/>
            <w:szCs w:val="24"/>
          </w:rPr>
          <w:delText xml:space="preserve">opportunity </w:delText>
        </w:r>
      </w:del>
      <w:ins w:id="5427"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5428"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5429"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5430"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5431" w:author="ThinkPad" w:date="2022-06-19T10:09:00Z">
                  <w:rPr>
                    <w:rFonts w:ascii="Cambria Math" w:eastAsia="宋体" w:hAnsi="Cambria Math" w:cs="Times New Roman"/>
                    <w:kern w:val="0"/>
                    <w:sz w:val="24"/>
                    <w:szCs w:val="24"/>
                  </w:rPr>
                </w:rPrChange>
              </w:rPr>
              <m:t>k</m:t>
            </m:r>
          </m:e>
        </m:d>
        <m:r>
          <w:del w:id="5432" w:author="ThinkPad" w:date="2022-06-21T12:07:00Z">
            <m:rPr>
              <m:sty m:val="p"/>
            </m:rPr>
            <w:rPr>
              <w:rFonts w:ascii="Cambria Math" w:eastAsia="宋体" w:hAnsi="Cambria Math" w:cs="Times New Roman"/>
              <w:kern w:val="0"/>
              <w:sz w:val="24"/>
              <w:szCs w:val="24"/>
              <w:highlight w:val="cyan"/>
              <w:rPrChange w:id="5433" w:author="ThinkPad" w:date="2022-06-21T12:06:00Z">
                <w:rPr>
                  <w:rFonts w:ascii="Cambria Math" w:eastAsia="宋体" w:hAnsi="Cambria Math" w:cs="Times New Roman"/>
                  <w:kern w:val="0"/>
                  <w:sz w:val="24"/>
                  <w:szCs w:val="24"/>
                </w:rPr>
              </w:rPrChange>
            </w:rPr>
            <m:t>=</m:t>
          </w:del>
        </m:r>
        <m:r>
          <w:ins w:id="5434"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5435"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5436"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w:t>
        </w:r>
        <w:proofErr w:type="spellStart"/>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5437" w:author="ThinkPad" w:date="2022-06-19T10:10:00Z">
              <w:rPr>
                <w:rFonts w:ascii="Times New Roman" w:eastAsia="宋体" w:hAnsi="Times New Roman" w:cs="Times New Roman"/>
                <w:kern w:val="0"/>
                <w:sz w:val="24"/>
                <w:szCs w:val="24"/>
              </w:rPr>
            </w:rPrChange>
          </w:rPr>
          <w:t>k</w:t>
        </w:r>
        <w:proofErr w:type="spellEnd"/>
        <w:r w:rsidR="00401530">
          <w:rPr>
            <w:rFonts w:ascii="Times New Roman" w:eastAsia="宋体" w:hAnsi="Times New Roman" w:cs="Times New Roman" w:hint="eastAsia"/>
            <w:kern w:val="0"/>
            <w:sz w:val="24"/>
            <w:szCs w:val="24"/>
          </w:rPr>
          <w:t>最多是上限</w:t>
        </w:r>
      </w:ins>
      <w:ins w:id="5438"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5439" w:author="ThinkPad" w:date="2022-06-19T10:10:00Z">
        <w:r w:rsidR="00401530">
          <w:rPr>
            <w:rFonts w:ascii="Times New Roman" w:eastAsia="宋体" w:hAnsi="Times New Roman" w:cs="Times New Roman"/>
            <w:kern w:val="0"/>
            <w:sz w:val="24"/>
            <w:szCs w:val="24"/>
          </w:rPr>
          <w:t xml:space="preserve"> </w:t>
        </w:r>
      </w:ins>
      <w:del w:id="5440"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5441" w:author="ThinkPad" w:date="2022-06-19T10:11:00Z">
        <w:r w:rsidDel="00401530">
          <w:rPr>
            <w:rFonts w:ascii="Times New Roman" w:eastAsia="宋体" w:hAnsi="Times New Roman" w:cs="Times New Roman" w:hint="eastAsia"/>
            <w:kern w:val="0"/>
            <w:sz w:val="24"/>
            <w:szCs w:val="24"/>
          </w:rPr>
          <w:delText>can be</w:delText>
        </w:r>
      </w:del>
      <w:ins w:id="5442"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5443" w:author="ThinkPad" w:date="2022-06-19T10:11:00Z">
        <w:r w:rsidR="00401530">
          <w:rPr>
            <w:rFonts w:ascii="Times New Roman" w:eastAsia="宋体" w:hAnsi="Times New Roman" w:cs="Times New Roman"/>
            <w:kern w:val="0"/>
            <w:sz w:val="24"/>
            <w:szCs w:val="24"/>
          </w:rPr>
          <w:t>igible</w:t>
        </w:r>
      </w:ins>
      <w:del w:id="5444"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5445" w:author="ThinkPad" w:date="2022-06-19T10:12:00Z">
        <w:r w:rsidDel="00140CCA">
          <w:rPr>
            <w:rFonts w:ascii="Times New Roman" w:eastAsia="宋体" w:hAnsi="Times New Roman" w:cs="Times New Roman"/>
            <w:kern w:val="0"/>
            <w:sz w:val="24"/>
            <w:szCs w:val="24"/>
          </w:rPr>
          <w:delText xml:space="preserve">number of blocks </w:delText>
        </w:r>
      </w:del>
      <w:ins w:id="5446"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5447"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5448" w:author="ThinkPad" w:date="2022-06-19T10:12:00Z">
        <w:r w:rsidDel="00140CCA">
          <w:rPr>
            <w:rFonts w:ascii="Times New Roman" w:eastAsia="宋体" w:hAnsi="Times New Roman" w:cs="Times New Roman"/>
            <w:kern w:val="0"/>
            <w:sz w:val="24"/>
            <w:szCs w:val="24"/>
          </w:rPr>
          <w:delText xml:space="preserve">to </w:delText>
        </w:r>
      </w:del>
      <w:ins w:id="5449" w:author="ThinkPad" w:date="2022-06-19T10:12:00Z">
        <w:r w:rsidR="00140CCA">
          <w:rPr>
            <w:rFonts w:ascii="Times New Roman" w:eastAsia="宋体" w:hAnsi="Times New Roman" w:cs="Times New Roman"/>
            <w:kern w:val="0"/>
            <w:sz w:val="24"/>
            <w:szCs w:val="24"/>
          </w:rPr>
          <w:t xml:space="preserve">in the </w:t>
        </w:r>
      </w:ins>
      <w:del w:id="5450" w:author="ThinkPad" w:date="2022-06-19T10:12:00Z">
        <w:r w:rsidDel="00140CCA">
          <w:rPr>
            <w:rFonts w:ascii="Times New Roman" w:eastAsia="宋体" w:hAnsi="Times New Roman" w:cs="Times New Roman"/>
            <w:kern w:val="0"/>
            <w:sz w:val="24"/>
            <w:szCs w:val="24"/>
          </w:rPr>
          <w:delText xml:space="preserve">calculate </w:delText>
        </w:r>
      </w:del>
      <w:ins w:id="5451"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5452"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5453" w:author="ThinkPad" w:date="2022-06-19T10:12:00Z">
        <w:r w:rsidDel="00140CCA">
          <w:rPr>
            <w:rFonts w:ascii="Times New Roman" w:eastAsia="宋体" w:hAnsi="Times New Roman" w:cs="Times New Roman"/>
            <w:kern w:val="0"/>
            <w:sz w:val="24"/>
            <w:szCs w:val="24"/>
          </w:rPr>
          <w:delText xml:space="preserve">far </w:delText>
        </w:r>
      </w:del>
      <w:ins w:id="5454"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5455"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5456" w:author="ThinkPad" w:date="2022-06-19T10:13:00Z">
        <w:r w:rsidDel="00140CCA">
          <w:rPr>
            <w:rFonts w:ascii="Times New Roman" w:eastAsia="宋体" w:hAnsi="Times New Roman" w:cs="Times New Roman"/>
            <w:kern w:val="0"/>
            <w:sz w:val="24"/>
            <w:szCs w:val="24"/>
          </w:rPr>
          <w:delText xml:space="preserve">always </w:delText>
        </w:r>
      </w:del>
      <w:ins w:id="5457"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5458"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5459"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5460"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5461" w:author="ThinkPad" w:date="2022-06-19T10:13:00Z">
        <w:r w:rsidDel="00140CCA">
          <w:rPr>
            <w:rFonts w:ascii="Times New Roman" w:eastAsia="宋体" w:hAnsi="Times New Roman" w:cs="Times New Roman"/>
            <w:kern w:val="0"/>
            <w:sz w:val="24"/>
            <w:szCs w:val="24"/>
          </w:rPr>
          <w:delText>reduced</w:delText>
        </w:r>
      </w:del>
      <w:ins w:id="5462"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5463" w:author="ThinkPad" w:date="2022-06-19T10:13:00Z">
        <w:r w:rsidDel="00140CCA">
          <w:rPr>
            <w:rFonts w:ascii="Times New Roman" w:eastAsia="宋体" w:hAnsi="Times New Roman" w:cs="Times New Roman"/>
            <w:kern w:val="0"/>
            <w:sz w:val="24"/>
            <w:szCs w:val="24"/>
          </w:rPr>
          <w:delText>If we set</w:delText>
        </w:r>
      </w:del>
      <w:ins w:id="5464"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5465"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5466" w:author="ThinkPad" w:date="2022-06-19T10:14:00Z">
        <w:r w:rsidDel="00140CCA">
          <w:rPr>
            <w:rFonts w:ascii="Times New Roman" w:eastAsia="宋体" w:hAnsi="Times New Roman" w:cs="Times New Roman"/>
            <w:kern w:val="0"/>
            <w:sz w:val="24"/>
            <w:szCs w:val="24"/>
          </w:rPr>
          <w:delText xml:space="preserve">generating </w:delText>
        </w:r>
      </w:del>
      <w:ins w:id="5467"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5468"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5469" w:author="ThinkPad" w:date="2022-06-19T10:14:00Z">
        <w:r w:rsidDel="00140CCA">
          <w:rPr>
            <w:rFonts w:ascii="Times New Roman" w:eastAsia="宋体" w:hAnsi="Times New Roman" w:cs="Times New Roman"/>
            <w:kern w:val="0"/>
            <w:sz w:val="24"/>
            <w:szCs w:val="24"/>
          </w:rPr>
          <w:delText xml:space="preserve">higher </w:delText>
        </w:r>
      </w:del>
      <w:ins w:id="5470"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5471" w:author="ThinkPad" w:date="2022-06-19T10:14:00Z">
        <w:r w:rsidDel="00140CCA">
          <w:rPr>
            <w:rFonts w:ascii="Times New Roman" w:eastAsia="宋体" w:hAnsi="Times New Roman" w:cs="Times New Roman"/>
            <w:kern w:val="0"/>
            <w:sz w:val="24"/>
            <w:szCs w:val="24"/>
          </w:rPr>
          <w:delText xml:space="preserve">be </w:delText>
        </w:r>
      </w:del>
      <w:ins w:id="5472"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5473"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5474" w:author="Zhang Li" w:date="2022-06-12T15:13:00Z"/>
          <w:rFonts w:ascii="Times New Roman" w:eastAsia="宋体" w:hAnsi="Times New Roman" w:cs="Times New Roman"/>
          <w:kern w:val="0"/>
          <w:sz w:val="24"/>
          <w:szCs w:val="24"/>
        </w:rPr>
      </w:pPr>
      <w:ins w:id="5475"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ins w:id="5476"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5477" w:author="Zhang Li" w:date="2022-06-12T15:13:00Z"/>
          <w:rFonts w:ascii="Times New Roman" w:eastAsia="宋体" w:hAnsi="Times New Roman" w:cs="Times New Roman"/>
          <w:kern w:val="0"/>
          <w:sz w:val="24"/>
          <w:szCs w:val="24"/>
        </w:rPr>
      </w:pPr>
      <w:del w:id="5478"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proofErr w:type="spellStart"/>
      <w:ins w:id="5479" w:author="ThinkPad" w:date="2022-06-19T10:24:00Z">
        <w:r w:rsidR="001E194A">
          <w:rPr>
            <w:rFonts w:ascii="Times New Roman" w:eastAsia="宋体" w:hAnsi="Times New Roman" w:cs="Times New Roman"/>
            <w:kern w:val="0"/>
            <w:sz w:val="24"/>
            <w:szCs w:val="24"/>
          </w:rPr>
          <w:t>SWIB</w:t>
        </w:r>
      </w:ins>
      <w:proofErr w:type="spellEnd"/>
      <w:r>
        <w:rPr>
          <w:rFonts w:ascii="Times New Roman" w:eastAsia="宋体" w:hAnsi="Times New Roman" w:cs="Times New Roman"/>
          <w:kern w:val="0"/>
          <w:sz w:val="24"/>
          <w:szCs w:val="24"/>
        </w:rPr>
        <w:t xml:space="preserve"> can efficiently prevent rational nodes</w:t>
      </w:r>
      <w:ins w:id="5480"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5481" w:author="ThinkPad" w:date="2022-06-19T10:24:00Z">
        <w:r w:rsidR="001E194A">
          <w:rPr>
            <w:rFonts w:ascii="Times New Roman" w:eastAsia="宋体" w:hAnsi="Times New Roman" w:cs="Times New Roman"/>
            <w:kern w:val="0"/>
            <w:sz w:val="24"/>
            <w:szCs w:val="24"/>
          </w:rPr>
          <w:t>ing</w:t>
        </w:r>
      </w:ins>
      <w:del w:id="5482"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5483"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5484"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5485" w:author="Zhang Li" w:date="2022-06-12T15:14:00Z">
        <w:r>
          <w:rPr>
            <w:rFonts w:ascii="Times New Roman" w:eastAsia="宋体" w:hAnsi="Times New Roman" w:cs="Times New Roman"/>
            <w:kern w:val="0"/>
            <w:sz w:val="24"/>
            <w:szCs w:val="24"/>
          </w:rPr>
          <w:t>However, the elected probability will not increase due to adversary</w:t>
        </w:r>
      </w:ins>
      <w:ins w:id="5486" w:author="ThinkPad" w:date="2022-06-19T10:25:00Z">
        <w:r w:rsidR="001E194A">
          <w:rPr>
            <w:rFonts w:ascii="Times New Roman" w:eastAsia="宋体" w:hAnsi="Times New Roman" w:cs="Times New Roman"/>
            <w:kern w:val="0"/>
            <w:sz w:val="24"/>
            <w:szCs w:val="24"/>
          </w:rPr>
          <w:t>’s</w:t>
        </w:r>
      </w:ins>
      <w:ins w:id="5487" w:author="Zhang Li" w:date="2022-06-12T15:14:00Z">
        <w:r>
          <w:rPr>
            <w:rFonts w:ascii="Times New Roman" w:eastAsia="宋体" w:hAnsi="Times New Roman" w:cs="Times New Roman"/>
            <w:kern w:val="0"/>
            <w:sz w:val="24"/>
            <w:szCs w:val="24"/>
          </w:rPr>
          <w:t xml:space="preserve"> creat</w:t>
        </w:r>
        <w:del w:id="5488" w:author="ThinkPad" w:date="2022-06-19T10:25:00Z">
          <w:r w:rsidDel="001E194A">
            <w:rPr>
              <w:rFonts w:ascii="Times New Roman" w:eastAsia="宋体" w:hAnsi="Times New Roman" w:cs="Times New Roman"/>
              <w:kern w:val="0"/>
              <w:sz w:val="24"/>
              <w:szCs w:val="24"/>
            </w:rPr>
            <w:delText>e</w:delText>
          </w:r>
        </w:del>
      </w:ins>
      <w:ins w:id="5489" w:author="ThinkPad" w:date="2022-06-19T10:25:00Z">
        <w:r w:rsidR="001E194A">
          <w:rPr>
            <w:rFonts w:ascii="Times New Roman" w:eastAsia="宋体" w:hAnsi="Times New Roman" w:cs="Times New Roman"/>
            <w:kern w:val="0"/>
            <w:sz w:val="24"/>
            <w:szCs w:val="24"/>
          </w:rPr>
          <w:t>ing</w:t>
        </w:r>
      </w:ins>
      <w:ins w:id="5490" w:author="Zhang Li" w:date="2022-06-12T15:14:00Z">
        <w:r>
          <w:rPr>
            <w:rFonts w:ascii="Times New Roman" w:eastAsia="宋体" w:hAnsi="Times New Roman" w:cs="Times New Roman"/>
            <w:kern w:val="0"/>
            <w:sz w:val="24"/>
            <w:szCs w:val="24"/>
          </w:rPr>
          <w:t xml:space="preserve"> multiple pseudonyms in random block proposer election </w:t>
        </w:r>
        <w:del w:id="5491" w:author="ThinkPad" w:date="2022-06-19T10:25:00Z">
          <w:r w:rsidDel="001E194A">
            <w:rPr>
              <w:rFonts w:ascii="Times New Roman" w:eastAsia="宋体" w:hAnsi="Times New Roman" w:cs="Times New Roman"/>
              <w:kern w:val="0"/>
              <w:sz w:val="24"/>
              <w:szCs w:val="24"/>
            </w:rPr>
            <w:delText>algorithm</w:delText>
          </w:r>
        </w:del>
      </w:ins>
      <w:ins w:id="5492" w:author="ThinkPad" w:date="2022-06-19T10:25:00Z">
        <w:r w:rsidR="001E194A">
          <w:rPr>
            <w:rFonts w:ascii="Times New Roman" w:eastAsia="宋体" w:hAnsi="Times New Roman" w:cs="Times New Roman"/>
            <w:kern w:val="0"/>
            <w:sz w:val="24"/>
            <w:szCs w:val="24"/>
          </w:rPr>
          <w:t>process</w:t>
        </w:r>
      </w:ins>
      <w:ins w:id="5493" w:author="Zhang Li" w:date="2022-06-12T15:14:00Z">
        <w:r>
          <w:rPr>
            <w:rFonts w:ascii="Times New Roman" w:eastAsia="宋体" w:hAnsi="Times New Roman" w:cs="Times New Roman"/>
            <w:kern w:val="0"/>
            <w:sz w:val="24"/>
            <w:szCs w:val="24"/>
          </w:rPr>
          <w:t xml:space="preserve">. The elected probability of </w:t>
        </w:r>
      </w:ins>
      <w:ins w:id="5494" w:author="ThinkPad" w:date="2022-06-19T10:25:00Z">
        <w:r w:rsidR="001E194A">
          <w:rPr>
            <w:rFonts w:ascii="Times New Roman" w:eastAsia="宋体" w:hAnsi="Times New Roman" w:cs="Times New Roman"/>
            <w:kern w:val="0"/>
            <w:sz w:val="24"/>
            <w:szCs w:val="24"/>
          </w:rPr>
          <w:t xml:space="preserve">a </w:t>
        </w:r>
      </w:ins>
      <w:ins w:id="5495" w:author="Zhang Li" w:date="2022-06-12T15:14:00Z">
        <w:r>
          <w:rPr>
            <w:rFonts w:ascii="Times New Roman" w:eastAsia="宋体" w:hAnsi="Times New Roman" w:cs="Times New Roman"/>
            <w:kern w:val="0"/>
            <w:sz w:val="24"/>
            <w:szCs w:val="24"/>
          </w:rPr>
          <w:t>node</w:t>
        </w:r>
        <w:del w:id="5496"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5497" w:author="ThinkPad" w:date="2022-06-19T10:25:00Z">
          <w:r w:rsidDel="001E194A">
            <w:rPr>
              <w:rFonts w:ascii="Times New Roman" w:eastAsia="宋体" w:hAnsi="Times New Roman" w:cs="Times New Roman"/>
              <w:kern w:val="0"/>
              <w:sz w:val="24"/>
              <w:szCs w:val="24"/>
            </w:rPr>
            <w:delText>with</w:delText>
          </w:r>
        </w:del>
      </w:ins>
      <w:ins w:id="5498" w:author="ThinkPad" w:date="2022-06-19T10:25:00Z">
        <w:r w:rsidR="001E194A">
          <w:rPr>
            <w:rFonts w:ascii="Times New Roman" w:eastAsia="宋体" w:hAnsi="Times New Roman" w:cs="Times New Roman"/>
            <w:kern w:val="0"/>
            <w:sz w:val="24"/>
            <w:szCs w:val="24"/>
          </w:rPr>
          <w:t>to</w:t>
        </w:r>
      </w:ins>
      <w:ins w:id="5499" w:author="Zhang Li" w:date="2022-06-12T15:14:00Z">
        <w:r>
          <w:rPr>
            <w:rFonts w:ascii="Times New Roman" w:eastAsia="宋体" w:hAnsi="Times New Roman" w:cs="Times New Roman"/>
            <w:kern w:val="0"/>
            <w:sz w:val="24"/>
            <w:szCs w:val="24"/>
          </w:rPr>
          <w:t xml:space="preserve"> </w:t>
        </w:r>
        <w:del w:id="5500" w:author="ThinkPad" w:date="2022-06-19T10:25:00Z">
          <w:r w:rsidDel="001E194A">
            <w:rPr>
              <w:rFonts w:ascii="Times New Roman" w:eastAsia="宋体" w:hAnsi="Times New Roman" w:cs="Times New Roman"/>
              <w:kern w:val="0"/>
              <w:sz w:val="24"/>
              <w:szCs w:val="24"/>
            </w:rPr>
            <w:delText>the</w:delText>
          </w:r>
        </w:del>
      </w:ins>
      <w:ins w:id="5501" w:author="ThinkPad" w:date="2022-06-19T10:25:00Z">
        <w:r w:rsidR="001E194A">
          <w:rPr>
            <w:rFonts w:ascii="Times New Roman" w:eastAsia="宋体" w:hAnsi="Times New Roman" w:cs="Times New Roman"/>
            <w:kern w:val="0"/>
            <w:sz w:val="24"/>
            <w:szCs w:val="24"/>
          </w:rPr>
          <w:t>its</w:t>
        </w:r>
      </w:ins>
      <w:ins w:id="5502" w:author="Zhang Li" w:date="2022-06-12T15:14:00Z">
        <w:r>
          <w:rPr>
            <w:rFonts w:ascii="Times New Roman" w:eastAsia="宋体" w:hAnsi="Times New Roman" w:cs="Times New Roman"/>
            <w:kern w:val="0"/>
            <w:sz w:val="24"/>
            <w:szCs w:val="24"/>
          </w:rPr>
          <w:t xml:space="preserve"> stability</w:t>
        </w:r>
        <w:del w:id="5503"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5504" w:author="ThinkPad" w:date="2022-06-19T10:25:00Z">
        <w:r w:rsidR="001E194A">
          <w:rPr>
            <w:rFonts w:ascii="Times New Roman" w:eastAsia="宋体" w:hAnsi="Times New Roman" w:cs="Times New Roman"/>
            <w:kern w:val="0"/>
            <w:sz w:val="24"/>
            <w:szCs w:val="24"/>
          </w:rPr>
          <w:t xml:space="preserve"> </w:t>
        </w:r>
      </w:ins>
      <w:ins w:id="5505"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5506" w:author="Zhang Li" w:date="2022-06-12T15:14:00Z">
                <w:rPr>
                  <w:rFonts w:ascii="Cambria Math" w:eastAsia="宋体" w:hAnsi="Cambria Math" w:cs="Times New Roman"/>
                  <w:i/>
                  <w:kern w:val="0"/>
                  <w:sz w:val="24"/>
                  <w:szCs w:val="24"/>
                </w:rPr>
              </w:ins>
            </m:ctrlPr>
          </m:sSubPr>
          <m:e>
            <m:r>
              <w:ins w:id="5507" w:author="Zhang Li" w:date="2022-06-12T15:14:00Z">
                <w:rPr>
                  <w:rFonts w:ascii="Cambria Math" w:eastAsia="宋体" w:hAnsi="Cambria Math" w:cs="Times New Roman"/>
                  <w:kern w:val="0"/>
                  <w:sz w:val="24"/>
                  <w:szCs w:val="24"/>
                </w:rPr>
                <m:t>S</m:t>
              </w:ins>
            </m:r>
          </m:e>
          <m:sub>
            <m:r>
              <w:ins w:id="5508" w:author="Zhang Li" w:date="2022-06-12T15:14:00Z">
                <w:rPr>
                  <w:rFonts w:ascii="Cambria Math" w:eastAsia="宋体" w:hAnsi="Cambria Math" w:cs="Times New Roman"/>
                  <w:kern w:val="0"/>
                  <w:sz w:val="24"/>
                  <w:szCs w:val="24"/>
                </w:rPr>
                <m:t>A</m:t>
              </w:ins>
            </m:r>
          </m:sub>
        </m:sSub>
        <m:r>
          <w:ins w:id="5509" w:author="Zhang Li" w:date="2022-06-12T15:14:00Z">
            <w:rPr>
              <w:rFonts w:ascii="Cambria Math" w:eastAsia="宋体" w:hAnsi="Cambria Math" w:cs="Times New Roman"/>
              <w:kern w:val="0"/>
              <w:sz w:val="24"/>
              <w:szCs w:val="24"/>
            </w:rPr>
            <m:t>=a</m:t>
          </w:ins>
        </m:r>
        <m:sSub>
          <m:sSubPr>
            <m:ctrlPr>
              <w:ins w:id="5510" w:author="Zhang Li" w:date="2022-06-12T15:14:00Z">
                <w:rPr>
                  <w:rFonts w:ascii="Cambria Math" w:eastAsia="宋体" w:hAnsi="Cambria Math" w:cs="Times New Roman"/>
                  <w:i/>
                  <w:kern w:val="0"/>
                  <w:sz w:val="24"/>
                  <w:szCs w:val="24"/>
                </w:rPr>
              </w:ins>
            </m:ctrlPr>
          </m:sSubPr>
          <m:e>
            <m:r>
              <w:ins w:id="5511" w:author="Zhang Li" w:date="2022-06-12T15:14:00Z">
                <w:rPr>
                  <w:rFonts w:ascii="Cambria Math" w:eastAsia="宋体" w:hAnsi="Cambria Math" w:cs="Times New Roman"/>
                  <w:kern w:val="0"/>
                  <w:sz w:val="24"/>
                  <w:szCs w:val="24"/>
                </w:rPr>
                <m:t>ρ</m:t>
              </w:ins>
            </m:r>
          </m:e>
          <m:sub>
            <m:r>
              <w:ins w:id="5512" w:author="Zhang Li" w:date="2022-06-12T15:14:00Z">
                <w:rPr>
                  <w:rFonts w:ascii="Cambria Math" w:eastAsia="宋体" w:hAnsi="Cambria Math" w:cs="Times New Roman"/>
                  <w:kern w:val="0"/>
                  <w:sz w:val="24"/>
                  <w:szCs w:val="24"/>
                </w:rPr>
                <m:t>A</m:t>
              </w:ins>
            </m:r>
          </m:sub>
        </m:sSub>
        <m:r>
          <w:ins w:id="5513" w:author="Zhang Li" w:date="2022-06-12T15:14:00Z">
            <w:rPr>
              <w:rFonts w:ascii="Cambria Math" w:eastAsia="宋体" w:hAnsi="Cambria Math" w:cs="Times New Roman"/>
              <w:kern w:val="0"/>
              <w:sz w:val="24"/>
              <w:szCs w:val="24"/>
            </w:rPr>
            <m:t>+b</m:t>
          </w:ins>
        </m:r>
        <m:sSub>
          <m:sSubPr>
            <m:ctrlPr>
              <w:ins w:id="5514" w:author="Zhang Li" w:date="2022-06-12T15:14:00Z">
                <w:rPr>
                  <w:rFonts w:ascii="Cambria Math" w:eastAsia="宋体" w:hAnsi="Cambria Math" w:cs="Times New Roman"/>
                  <w:i/>
                  <w:kern w:val="0"/>
                  <w:sz w:val="24"/>
                  <w:szCs w:val="24"/>
                </w:rPr>
              </w:ins>
            </m:ctrlPr>
          </m:sSubPr>
          <m:e>
            <m:r>
              <w:ins w:id="5515" w:author="Zhang Li" w:date="2022-06-12T15:14:00Z">
                <w:rPr>
                  <w:rFonts w:ascii="Cambria Math" w:eastAsia="宋体" w:hAnsi="Cambria Math" w:cs="Times New Roman"/>
                  <w:kern w:val="0"/>
                  <w:sz w:val="24"/>
                  <w:szCs w:val="24"/>
                </w:rPr>
                <m:t>r</m:t>
              </w:ins>
            </m:r>
          </m:e>
          <m:sub>
            <m:r>
              <w:ins w:id="5516" w:author="Zhang Li" w:date="2022-06-12T15:14:00Z">
                <w:rPr>
                  <w:rFonts w:ascii="Cambria Math" w:eastAsia="宋体" w:hAnsi="Cambria Math" w:cs="Times New Roman"/>
                  <w:kern w:val="0"/>
                  <w:sz w:val="24"/>
                  <w:szCs w:val="24"/>
                </w:rPr>
                <m:t>A</m:t>
              </w:ins>
            </m:r>
          </m:sub>
        </m:sSub>
      </m:oMath>
      <w:ins w:id="5517"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5518"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5519" w:author="Zhang Li" w:date="2022-06-12T15:14:00Z">
        <w:del w:id="5520"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5521" w:author="Zhang Li" w:date="2022-06-12T15:14:00Z">
            <w:rPr>
              <w:rFonts w:ascii="Cambria Math" w:eastAsia="宋体" w:hAnsi="Cambria Math" w:cs="Times New Roman"/>
              <w:kern w:val="0"/>
              <w:sz w:val="24"/>
              <w:szCs w:val="24"/>
            </w:rPr>
            <m:t>S</m:t>
          </w:ins>
        </m:r>
      </m:oMath>
      <w:ins w:id="5522"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5523" w:author="Zhang Li" w:date="2022-06-12T15:14:00Z">
            <w:rPr>
              <w:rFonts w:ascii="Cambria Math" w:eastAsia="宋体" w:hAnsi="Cambria Math" w:cs="Times New Roman"/>
              <w:kern w:val="0"/>
              <w:sz w:val="24"/>
              <w:szCs w:val="24"/>
            </w:rPr>
            <m:t>m</m:t>
          </w:ins>
        </m:r>
      </m:oMath>
      <w:ins w:id="5524"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5525"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5526" w:author="Zhang Li" w:date="2022-06-12T15:14:00Z">
        <w:del w:id="5527"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5528" w:author="Zhang Li" w:date="2022-06-12T15:14:00Z">
                <w:rPr>
                  <w:rFonts w:ascii="Cambria Math" w:eastAsia="宋体" w:hAnsi="Cambria Math" w:cs="Times New Roman"/>
                  <w:i/>
                  <w:kern w:val="0"/>
                  <w:sz w:val="24"/>
                  <w:szCs w:val="24"/>
                </w:rPr>
              </w:ins>
            </m:ctrlPr>
          </m:sSubSupPr>
          <m:e>
            <m:r>
              <w:ins w:id="5529" w:author="Zhang Li" w:date="2022-06-12T15:14:00Z">
                <w:rPr>
                  <w:rFonts w:ascii="Cambria Math" w:eastAsia="宋体" w:hAnsi="Cambria Math" w:cs="Times New Roman"/>
                  <w:kern w:val="0"/>
                  <w:sz w:val="24"/>
                  <w:szCs w:val="24"/>
                </w:rPr>
                <m:t>s</m:t>
              </w:ins>
            </m:r>
          </m:e>
          <m:sub>
            <m:r>
              <w:ins w:id="5530" w:author="Zhang Li" w:date="2022-06-12T15:14:00Z">
                <w:rPr>
                  <w:rFonts w:ascii="Cambria Math" w:eastAsia="宋体" w:hAnsi="Cambria Math" w:cs="Times New Roman"/>
                  <w:kern w:val="0"/>
                  <w:sz w:val="24"/>
                  <w:szCs w:val="24"/>
                </w:rPr>
                <m:t>A</m:t>
              </w:ins>
            </m:r>
          </m:sub>
          <m:sup>
            <m:r>
              <w:ins w:id="5531" w:author="Zhang Li" w:date="2022-06-12T15:14:00Z">
                <w:rPr>
                  <w:rFonts w:ascii="Cambria Math" w:eastAsia="宋体" w:hAnsi="Cambria Math" w:cs="Times New Roman"/>
                  <w:kern w:val="0"/>
                  <w:sz w:val="24"/>
                  <w:szCs w:val="24"/>
                </w:rPr>
                <m:t>1</m:t>
              </w:ins>
            </m:r>
          </m:sup>
        </m:sSubSup>
        <m:r>
          <w:ins w:id="5532" w:author="Zhang Li" w:date="2022-06-12T15:14:00Z">
            <w:rPr>
              <w:rFonts w:ascii="Cambria Math" w:eastAsia="宋体" w:hAnsi="Cambria Math" w:cs="Times New Roman"/>
              <w:kern w:val="0"/>
              <w:sz w:val="24"/>
              <w:szCs w:val="24"/>
            </w:rPr>
            <m:t>= a</m:t>
          </w:ins>
        </m:r>
        <m:sSubSup>
          <m:sSubSupPr>
            <m:ctrlPr>
              <w:ins w:id="5533" w:author="Zhang Li" w:date="2022-06-12T15:14:00Z">
                <w:rPr>
                  <w:rFonts w:ascii="Cambria Math" w:eastAsia="宋体" w:hAnsi="Cambria Math" w:cs="Times New Roman"/>
                  <w:i/>
                  <w:kern w:val="0"/>
                  <w:sz w:val="24"/>
                  <w:szCs w:val="24"/>
                </w:rPr>
              </w:ins>
            </m:ctrlPr>
          </m:sSubSupPr>
          <m:e>
            <m:r>
              <w:ins w:id="5534" w:author="Zhang Li" w:date="2022-06-12T15:14:00Z">
                <w:rPr>
                  <w:rFonts w:ascii="Cambria Math" w:eastAsia="宋体" w:hAnsi="Cambria Math" w:cs="Times New Roman"/>
                  <w:kern w:val="0"/>
                  <w:sz w:val="24"/>
                  <w:szCs w:val="24"/>
                </w:rPr>
                <m:t>ρ</m:t>
              </w:ins>
            </m:r>
          </m:e>
          <m:sub>
            <m:r>
              <w:ins w:id="5535" w:author="Zhang Li" w:date="2022-06-12T15:14:00Z">
                <w:rPr>
                  <w:rFonts w:ascii="Cambria Math" w:eastAsia="宋体" w:hAnsi="Cambria Math" w:cs="Times New Roman"/>
                  <w:kern w:val="0"/>
                  <w:sz w:val="24"/>
                  <w:szCs w:val="24"/>
                </w:rPr>
                <m:t>A</m:t>
              </w:ins>
            </m:r>
          </m:sub>
          <m:sup>
            <m:r>
              <w:ins w:id="5536" w:author="Zhang Li" w:date="2022-06-12T15:14:00Z">
                <w:rPr>
                  <w:rFonts w:ascii="Cambria Math" w:eastAsia="宋体" w:hAnsi="Cambria Math" w:cs="Times New Roman"/>
                  <w:kern w:val="0"/>
                  <w:sz w:val="24"/>
                  <w:szCs w:val="24"/>
                </w:rPr>
                <m:t>1</m:t>
              </w:ins>
            </m:r>
          </m:sup>
        </m:sSubSup>
        <m:r>
          <w:ins w:id="5537" w:author="Zhang Li" w:date="2022-06-12T15:14:00Z">
            <w:rPr>
              <w:rFonts w:ascii="Cambria Math" w:eastAsia="宋体" w:hAnsi="Cambria Math" w:cs="Times New Roman"/>
              <w:kern w:val="0"/>
              <w:sz w:val="24"/>
              <w:szCs w:val="24"/>
            </w:rPr>
            <m:t>+b</m:t>
          </w:ins>
        </m:r>
        <m:sSubSup>
          <m:sSubSupPr>
            <m:ctrlPr>
              <w:ins w:id="5538" w:author="Zhang Li" w:date="2022-06-12T15:14:00Z">
                <w:rPr>
                  <w:rFonts w:ascii="Cambria Math" w:eastAsia="宋体" w:hAnsi="Cambria Math" w:cs="Times New Roman"/>
                  <w:i/>
                  <w:kern w:val="0"/>
                  <w:sz w:val="24"/>
                  <w:szCs w:val="24"/>
                </w:rPr>
              </w:ins>
            </m:ctrlPr>
          </m:sSubSupPr>
          <m:e>
            <m:r>
              <w:ins w:id="5539" w:author="Zhang Li" w:date="2022-06-12T15:14:00Z">
                <w:rPr>
                  <w:rFonts w:ascii="Cambria Math" w:eastAsia="宋体" w:hAnsi="Cambria Math" w:cs="Times New Roman"/>
                  <w:kern w:val="0"/>
                  <w:sz w:val="24"/>
                  <w:szCs w:val="24"/>
                </w:rPr>
                <m:t>r</m:t>
              </w:ins>
            </m:r>
          </m:e>
          <m:sub>
            <m:r>
              <w:ins w:id="5540" w:author="Zhang Li" w:date="2022-06-12T15:14:00Z">
                <w:rPr>
                  <w:rFonts w:ascii="Cambria Math" w:eastAsia="宋体" w:hAnsi="Cambria Math" w:cs="Times New Roman"/>
                  <w:kern w:val="0"/>
                  <w:sz w:val="24"/>
                  <w:szCs w:val="24"/>
                </w:rPr>
                <m:t>A</m:t>
              </w:ins>
            </m:r>
          </m:sub>
          <m:sup>
            <m:r>
              <w:ins w:id="5541" w:author="Zhang Li" w:date="2022-06-12T15:14:00Z">
                <w:rPr>
                  <w:rFonts w:ascii="Cambria Math" w:eastAsia="宋体" w:hAnsi="Cambria Math" w:cs="Times New Roman"/>
                  <w:kern w:val="0"/>
                  <w:sz w:val="24"/>
                  <w:szCs w:val="24"/>
                </w:rPr>
                <m:t>1</m:t>
              </w:ins>
            </m:r>
          </m:sup>
        </m:sSubSup>
        <m:r>
          <w:ins w:id="5542" w:author="Zhang Li" w:date="2022-06-12T15:14:00Z">
            <w:rPr>
              <w:rFonts w:ascii="Cambria Math" w:eastAsia="宋体" w:hAnsi="Cambria Math" w:cs="Times New Roman"/>
              <w:kern w:val="0"/>
              <w:sz w:val="24"/>
              <w:szCs w:val="24"/>
            </w:rPr>
            <m:t>, ⋯,</m:t>
          </w:ins>
        </m:r>
        <m:sSubSup>
          <m:sSubSupPr>
            <m:ctrlPr>
              <w:ins w:id="5543" w:author="Zhang Li" w:date="2022-06-12T15:14:00Z">
                <w:rPr>
                  <w:rFonts w:ascii="Cambria Math" w:eastAsia="宋体" w:hAnsi="Cambria Math" w:cs="Times New Roman"/>
                  <w:i/>
                  <w:kern w:val="0"/>
                  <w:sz w:val="24"/>
                  <w:szCs w:val="24"/>
                </w:rPr>
              </w:ins>
            </m:ctrlPr>
          </m:sSubSupPr>
          <m:e>
            <m:r>
              <w:ins w:id="5544" w:author="Zhang Li" w:date="2022-06-12T15:14:00Z">
                <w:rPr>
                  <w:rFonts w:ascii="Cambria Math" w:eastAsia="宋体" w:hAnsi="Cambria Math" w:cs="Times New Roman"/>
                  <w:kern w:val="0"/>
                  <w:sz w:val="24"/>
                  <w:szCs w:val="24"/>
                </w:rPr>
                <m:t>s</m:t>
              </w:ins>
            </m:r>
          </m:e>
          <m:sub>
            <m:r>
              <w:ins w:id="5545" w:author="Zhang Li" w:date="2022-06-12T15:14:00Z">
                <w:rPr>
                  <w:rFonts w:ascii="Cambria Math" w:eastAsia="宋体" w:hAnsi="Cambria Math" w:cs="Times New Roman"/>
                  <w:kern w:val="0"/>
                  <w:sz w:val="24"/>
                  <w:szCs w:val="24"/>
                </w:rPr>
                <m:t>A</m:t>
              </w:ins>
            </m:r>
          </m:sub>
          <m:sup>
            <m:r>
              <w:ins w:id="5546" w:author="Zhang Li" w:date="2022-06-12T15:14:00Z">
                <w:rPr>
                  <w:rFonts w:ascii="Cambria Math" w:eastAsia="宋体" w:hAnsi="Cambria Math" w:cs="Times New Roman"/>
                  <w:kern w:val="0"/>
                  <w:sz w:val="24"/>
                  <w:szCs w:val="24"/>
                </w:rPr>
                <m:t>m</m:t>
              </w:ins>
            </m:r>
          </m:sup>
        </m:sSubSup>
        <m:r>
          <w:ins w:id="5547" w:author="Zhang Li" w:date="2022-06-12T15:14:00Z">
            <w:rPr>
              <w:rFonts w:ascii="Cambria Math" w:eastAsia="宋体" w:hAnsi="Cambria Math" w:cs="Times New Roman"/>
              <w:kern w:val="0"/>
              <w:sz w:val="24"/>
              <w:szCs w:val="24"/>
            </w:rPr>
            <m:t>= a</m:t>
          </w:ins>
        </m:r>
        <m:sSubSup>
          <m:sSubSupPr>
            <m:ctrlPr>
              <w:ins w:id="5548" w:author="Zhang Li" w:date="2022-06-12T15:14:00Z">
                <w:rPr>
                  <w:rFonts w:ascii="Cambria Math" w:eastAsia="宋体" w:hAnsi="Cambria Math" w:cs="Times New Roman"/>
                  <w:i/>
                  <w:kern w:val="0"/>
                  <w:sz w:val="24"/>
                  <w:szCs w:val="24"/>
                </w:rPr>
              </w:ins>
            </m:ctrlPr>
          </m:sSubSupPr>
          <m:e>
            <m:r>
              <w:ins w:id="5549" w:author="Zhang Li" w:date="2022-06-12T15:14:00Z">
                <w:rPr>
                  <w:rFonts w:ascii="Cambria Math" w:eastAsia="宋体" w:hAnsi="Cambria Math" w:cs="Times New Roman"/>
                  <w:kern w:val="0"/>
                  <w:sz w:val="24"/>
                  <w:szCs w:val="24"/>
                </w:rPr>
                <m:t>ρ</m:t>
              </w:ins>
            </m:r>
          </m:e>
          <m:sub>
            <m:r>
              <w:ins w:id="5550" w:author="Zhang Li" w:date="2022-06-12T15:14:00Z">
                <w:rPr>
                  <w:rFonts w:ascii="Cambria Math" w:eastAsia="宋体" w:hAnsi="Cambria Math" w:cs="Times New Roman"/>
                  <w:kern w:val="0"/>
                  <w:sz w:val="24"/>
                  <w:szCs w:val="24"/>
                </w:rPr>
                <m:t>A</m:t>
              </w:ins>
            </m:r>
          </m:sub>
          <m:sup>
            <m:r>
              <w:ins w:id="5551" w:author="Zhang Li" w:date="2022-06-12T15:14:00Z">
                <w:rPr>
                  <w:rFonts w:ascii="Cambria Math" w:eastAsia="宋体" w:hAnsi="Cambria Math" w:cs="Times New Roman"/>
                  <w:kern w:val="0"/>
                  <w:sz w:val="24"/>
                  <w:szCs w:val="24"/>
                </w:rPr>
                <m:t>m</m:t>
              </w:ins>
            </m:r>
          </m:sup>
        </m:sSubSup>
        <m:r>
          <w:ins w:id="5552" w:author="Zhang Li" w:date="2022-06-12T15:14:00Z">
            <w:rPr>
              <w:rFonts w:ascii="Cambria Math" w:eastAsia="宋体" w:hAnsi="Cambria Math" w:cs="Times New Roman"/>
              <w:kern w:val="0"/>
              <w:sz w:val="24"/>
              <w:szCs w:val="24"/>
            </w:rPr>
            <m:t>+b</m:t>
          </w:ins>
        </m:r>
        <m:sSubSup>
          <m:sSubSupPr>
            <m:ctrlPr>
              <w:ins w:id="5553" w:author="Zhang Li" w:date="2022-06-12T15:14:00Z">
                <w:rPr>
                  <w:rFonts w:ascii="Cambria Math" w:eastAsia="宋体" w:hAnsi="Cambria Math" w:cs="Times New Roman"/>
                  <w:i/>
                  <w:kern w:val="0"/>
                  <w:sz w:val="24"/>
                  <w:szCs w:val="24"/>
                </w:rPr>
              </w:ins>
            </m:ctrlPr>
          </m:sSubSupPr>
          <m:e>
            <m:r>
              <w:ins w:id="5554" w:author="Zhang Li" w:date="2022-06-12T15:14:00Z">
                <w:rPr>
                  <w:rFonts w:ascii="Cambria Math" w:eastAsia="宋体" w:hAnsi="Cambria Math" w:cs="Times New Roman"/>
                  <w:kern w:val="0"/>
                  <w:sz w:val="24"/>
                  <w:szCs w:val="24"/>
                </w:rPr>
                <m:t>r</m:t>
              </w:ins>
            </m:r>
          </m:e>
          <m:sub>
            <m:r>
              <w:ins w:id="5555" w:author="Zhang Li" w:date="2022-06-12T15:14:00Z">
                <w:rPr>
                  <w:rFonts w:ascii="Cambria Math" w:eastAsia="宋体" w:hAnsi="Cambria Math" w:cs="Times New Roman"/>
                  <w:kern w:val="0"/>
                  <w:sz w:val="24"/>
                  <w:szCs w:val="24"/>
                </w:rPr>
                <m:t>A</m:t>
              </w:ins>
            </m:r>
          </m:sub>
          <m:sup>
            <m:r>
              <w:ins w:id="5556" w:author="Zhang Li" w:date="2022-06-12T15:14:00Z">
                <w:rPr>
                  <w:rFonts w:ascii="Cambria Math" w:eastAsia="宋体" w:hAnsi="Cambria Math" w:cs="Times New Roman"/>
                  <w:kern w:val="0"/>
                  <w:sz w:val="24"/>
                  <w:szCs w:val="24"/>
                </w:rPr>
                <m:t>m</m:t>
              </w:ins>
            </m:r>
          </m:sup>
        </m:sSubSup>
        <m:r>
          <w:ins w:id="5557" w:author="Zhang Li" w:date="2022-06-12T15:14:00Z">
            <w:rPr>
              <w:rFonts w:ascii="Cambria Math" w:eastAsia="宋体" w:hAnsi="Cambria Math" w:cs="Times New Roman"/>
              <w:kern w:val="0"/>
              <w:sz w:val="24"/>
              <w:szCs w:val="24"/>
            </w:rPr>
            <m:t>(</m:t>
          </w:ins>
        </m:r>
        <m:nary>
          <m:naryPr>
            <m:chr m:val="∑"/>
            <m:ctrlPr>
              <w:ins w:id="5558" w:author="Zhang Li" w:date="2022-06-12T15:14:00Z">
                <w:rPr>
                  <w:rFonts w:ascii="Cambria Math" w:eastAsia="宋体" w:hAnsi="Cambria Math" w:cs="Times New Roman"/>
                  <w:kern w:val="0"/>
                  <w:sz w:val="24"/>
                  <w:szCs w:val="24"/>
                </w:rPr>
              </w:ins>
            </m:ctrlPr>
          </m:naryPr>
          <m:sub>
            <m:r>
              <w:ins w:id="5559" w:author="Zhang Li" w:date="2022-06-12T15:14:00Z">
                <w:rPr>
                  <w:rFonts w:ascii="Cambria Math" w:eastAsia="宋体" w:hAnsi="Cambria Math" w:cs="Times New Roman"/>
                  <w:kern w:val="0"/>
                  <w:sz w:val="24"/>
                  <w:szCs w:val="24"/>
                </w:rPr>
                <m:t>k</m:t>
              </w:ins>
            </m:r>
            <m:r>
              <w:ins w:id="5560" w:author="Zhang Li" w:date="2022-06-12T15:14:00Z">
                <m:rPr>
                  <m:sty m:val="p"/>
                </m:rPr>
                <w:rPr>
                  <w:rFonts w:ascii="Cambria Math" w:eastAsia="宋体" w:hAnsi="Cambria Math" w:cs="Times New Roman"/>
                  <w:kern w:val="0"/>
                  <w:sz w:val="24"/>
                  <w:szCs w:val="24"/>
                </w:rPr>
                <m:t>=1</m:t>
              </w:ins>
            </m:r>
          </m:sub>
          <m:sup>
            <m:r>
              <w:ins w:id="5561" w:author="Zhang Li" w:date="2022-06-12T15:14:00Z">
                <w:rPr>
                  <w:rFonts w:ascii="Cambria Math" w:eastAsia="宋体" w:hAnsi="Cambria Math" w:cs="Times New Roman"/>
                  <w:kern w:val="0"/>
                  <w:sz w:val="24"/>
                  <w:szCs w:val="24"/>
                </w:rPr>
                <m:t>m</m:t>
              </w:ins>
            </m:r>
          </m:sup>
          <m:e>
            <m:sSubSup>
              <m:sSubSupPr>
                <m:ctrlPr>
                  <w:ins w:id="5562" w:author="Zhang Li" w:date="2022-06-12T15:14:00Z">
                    <w:rPr>
                      <w:rFonts w:ascii="Cambria Math" w:eastAsia="宋体" w:hAnsi="Cambria Math" w:cs="Times New Roman"/>
                      <w:i/>
                      <w:kern w:val="0"/>
                      <w:sz w:val="24"/>
                      <w:szCs w:val="24"/>
                    </w:rPr>
                  </w:ins>
                </m:ctrlPr>
              </m:sSubSupPr>
              <m:e>
                <m:r>
                  <w:ins w:id="5563" w:author="Zhang Li" w:date="2022-06-12T15:14:00Z">
                    <w:rPr>
                      <w:rFonts w:ascii="Cambria Math" w:eastAsia="宋体" w:hAnsi="Cambria Math" w:cs="Times New Roman"/>
                      <w:kern w:val="0"/>
                      <w:sz w:val="24"/>
                      <w:szCs w:val="24"/>
                    </w:rPr>
                    <m:t>p</m:t>
                  </w:ins>
                </m:r>
              </m:e>
              <m:sub>
                <m:r>
                  <w:ins w:id="5564" w:author="Zhang Li" w:date="2022-06-12T15:14:00Z">
                    <w:rPr>
                      <w:rFonts w:ascii="Cambria Math" w:eastAsia="宋体" w:hAnsi="Cambria Math" w:cs="Times New Roman"/>
                      <w:kern w:val="0"/>
                      <w:sz w:val="24"/>
                      <w:szCs w:val="24"/>
                    </w:rPr>
                    <m:t>A</m:t>
                  </w:ins>
                </m:r>
              </m:sub>
              <m:sup>
                <m:r>
                  <w:ins w:id="5565" w:author="Zhang Li" w:date="2022-06-12T15:14:00Z">
                    <w:rPr>
                      <w:rFonts w:ascii="Cambria Math" w:eastAsia="宋体" w:hAnsi="Cambria Math" w:cs="Times New Roman"/>
                      <w:kern w:val="0"/>
                      <w:sz w:val="24"/>
                      <w:szCs w:val="24"/>
                    </w:rPr>
                    <m:t>k</m:t>
                  </w:ins>
                </m:r>
              </m:sup>
            </m:sSubSup>
          </m:e>
        </m:nary>
        <m:r>
          <w:ins w:id="5566" w:author="Zhang Li" w:date="2022-06-12T15:14:00Z">
            <m:rPr>
              <m:sty m:val="p"/>
            </m:rPr>
            <w:rPr>
              <w:rFonts w:ascii="Cambria Math" w:eastAsia="宋体" w:hAnsi="Cambria Math" w:cs="Times New Roman"/>
              <w:kern w:val="0"/>
              <w:sz w:val="24"/>
              <w:szCs w:val="24"/>
            </w:rPr>
            <m:t>=</m:t>
          </w:ins>
        </m:r>
        <m:sSub>
          <m:sSubPr>
            <m:ctrlPr>
              <w:ins w:id="5567" w:author="Zhang Li" w:date="2022-06-12T15:14:00Z">
                <w:rPr>
                  <w:rFonts w:ascii="Cambria Math" w:eastAsia="宋体" w:hAnsi="Cambria Math" w:cs="Times New Roman"/>
                  <w:kern w:val="0"/>
                  <w:sz w:val="24"/>
                  <w:szCs w:val="24"/>
                </w:rPr>
              </w:ins>
            </m:ctrlPr>
          </m:sSubPr>
          <m:e>
            <m:r>
              <w:ins w:id="5568" w:author="Zhang Li" w:date="2022-06-12T15:14:00Z">
                <w:rPr>
                  <w:rFonts w:ascii="Cambria Math" w:eastAsia="宋体" w:hAnsi="Cambria Math" w:cs="Times New Roman"/>
                  <w:kern w:val="0"/>
                  <w:sz w:val="24"/>
                  <w:szCs w:val="24"/>
                </w:rPr>
                <m:t>p</m:t>
              </w:ins>
            </m:r>
          </m:e>
          <m:sub>
            <m:r>
              <w:ins w:id="5569" w:author="Zhang Li" w:date="2022-06-12T15:14:00Z">
                <w:rPr>
                  <w:rFonts w:ascii="Cambria Math" w:eastAsia="宋体" w:hAnsi="Cambria Math" w:cs="Times New Roman"/>
                  <w:kern w:val="0"/>
                  <w:sz w:val="24"/>
                  <w:szCs w:val="24"/>
                </w:rPr>
                <m:t>A</m:t>
              </w:ins>
            </m:r>
          </m:sub>
        </m:sSub>
        <m:r>
          <w:ins w:id="5570" w:author="Zhang Li" w:date="2022-06-12T15:14:00Z">
            <w:rPr>
              <w:rFonts w:ascii="Cambria Math" w:eastAsia="宋体" w:hAnsi="Cambria Math" w:cs="Times New Roman"/>
              <w:kern w:val="0"/>
              <w:sz w:val="24"/>
              <w:szCs w:val="24"/>
            </w:rPr>
            <m:t xml:space="preserve">, </m:t>
          </w:ins>
        </m:r>
        <m:nary>
          <m:naryPr>
            <m:chr m:val="∑"/>
            <m:ctrlPr>
              <w:ins w:id="5571" w:author="Zhang Li" w:date="2022-06-12T15:14:00Z">
                <w:rPr>
                  <w:rFonts w:ascii="Cambria Math" w:eastAsia="宋体" w:hAnsi="Cambria Math" w:cs="Times New Roman"/>
                  <w:kern w:val="0"/>
                  <w:sz w:val="24"/>
                  <w:szCs w:val="24"/>
                </w:rPr>
              </w:ins>
            </m:ctrlPr>
          </m:naryPr>
          <m:sub>
            <m:r>
              <w:ins w:id="5572" w:author="Zhang Li" w:date="2022-06-12T15:14:00Z">
                <w:rPr>
                  <w:rFonts w:ascii="Cambria Math" w:eastAsia="宋体" w:hAnsi="Cambria Math" w:cs="Times New Roman"/>
                  <w:kern w:val="0"/>
                  <w:sz w:val="24"/>
                  <w:szCs w:val="24"/>
                </w:rPr>
                <m:t>k</m:t>
              </w:ins>
            </m:r>
            <m:r>
              <w:ins w:id="5573" w:author="Zhang Li" w:date="2022-06-12T15:14:00Z">
                <m:rPr>
                  <m:sty m:val="p"/>
                </m:rPr>
                <w:rPr>
                  <w:rFonts w:ascii="Cambria Math" w:eastAsia="宋体" w:hAnsi="Cambria Math" w:cs="Times New Roman"/>
                  <w:kern w:val="0"/>
                  <w:sz w:val="24"/>
                  <w:szCs w:val="24"/>
                </w:rPr>
                <m:t>=1</m:t>
              </w:ins>
            </m:r>
          </m:sub>
          <m:sup>
            <m:r>
              <w:ins w:id="5574" w:author="Zhang Li" w:date="2022-06-12T15:14:00Z">
                <w:rPr>
                  <w:rFonts w:ascii="Cambria Math" w:eastAsia="宋体" w:hAnsi="Cambria Math" w:cs="Times New Roman"/>
                  <w:kern w:val="0"/>
                  <w:sz w:val="24"/>
                  <w:szCs w:val="24"/>
                </w:rPr>
                <m:t>m</m:t>
              </w:ins>
            </m:r>
          </m:sup>
          <m:e>
            <m:sSubSup>
              <m:sSubSupPr>
                <m:ctrlPr>
                  <w:ins w:id="5575" w:author="Zhang Li" w:date="2022-06-12T15:14:00Z">
                    <w:rPr>
                      <w:rFonts w:ascii="Cambria Math" w:eastAsia="宋体" w:hAnsi="Cambria Math" w:cs="Times New Roman"/>
                      <w:kern w:val="0"/>
                      <w:sz w:val="24"/>
                      <w:szCs w:val="24"/>
                    </w:rPr>
                  </w:ins>
                </m:ctrlPr>
              </m:sSubSupPr>
              <m:e>
                <m:r>
                  <w:ins w:id="5576" w:author="Zhang Li" w:date="2022-06-12T15:14:00Z">
                    <m:rPr>
                      <m:sty m:val="p"/>
                    </m:rPr>
                    <w:rPr>
                      <w:rFonts w:ascii="Cambria Math" w:eastAsia="宋体" w:hAnsi="Cambria Math" w:cs="Times New Roman"/>
                      <w:kern w:val="0"/>
                      <w:sz w:val="24"/>
                      <w:szCs w:val="24"/>
                    </w:rPr>
                    <m:t>r</m:t>
                  </w:ins>
                </m:r>
              </m:e>
              <m:sub>
                <m:r>
                  <w:ins w:id="5577" w:author="Zhang Li" w:date="2022-06-12T15:14:00Z">
                    <m:rPr>
                      <m:sty m:val="p"/>
                    </m:rPr>
                    <w:rPr>
                      <w:rFonts w:ascii="Cambria Math" w:eastAsia="宋体" w:hAnsi="Cambria Math" w:cs="Times New Roman"/>
                      <w:kern w:val="0"/>
                      <w:sz w:val="24"/>
                      <w:szCs w:val="24"/>
                    </w:rPr>
                    <m:t>A</m:t>
                  </w:ins>
                </m:r>
              </m:sub>
              <m:sup>
                <m:r>
                  <w:ins w:id="5578" w:author="Zhang Li" w:date="2022-06-12T15:14:00Z">
                    <m:rPr>
                      <m:sty m:val="p"/>
                    </m:rPr>
                    <w:rPr>
                      <w:rFonts w:ascii="Cambria Math" w:eastAsia="宋体" w:hAnsi="Cambria Math" w:cs="Times New Roman"/>
                      <w:kern w:val="0"/>
                      <w:sz w:val="24"/>
                      <w:szCs w:val="24"/>
                    </w:rPr>
                    <m:t>k</m:t>
                  </w:ins>
                </m:r>
              </m:sup>
            </m:sSubSup>
          </m:e>
        </m:nary>
        <m:r>
          <w:ins w:id="5579" w:author="Zhang Li" w:date="2022-06-12T15:14:00Z">
            <m:rPr>
              <m:sty m:val="p"/>
            </m:rPr>
            <w:rPr>
              <w:rFonts w:ascii="Cambria Math" w:eastAsia="宋体" w:hAnsi="Cambria Math" w:cs="Times New Roman"/>
              <w:kern w:val="0"/>
              <w:sz w:val="24"/>
              <w:szCs w:val="24"/>
            </w:rPr>
            <m:t>=</m:t>
          </w:ins>
        </m:r>
        <m:sSub>
          <m:sSubPr>
            <m:ctrlPr>
              <w:ins w:id="5580" w:author="Zhang Li" w:date="2022-06-12T15:14:00Z">
                <w:rPr>
                  <w:rFonts w:ascii="Cambria Math" w:eastAsia="宋体" w:hAnsi="Cambria Math" w:cs="Times New Roman"/>
                  <w:kern w:val="0"/>
                  <w:sz w:val="24"/>
                  <w:szCs w:val="24"/>
                </w:rPr>
              </w:ins>
            </m:ctrlPr>
          </m:sSubPr>
          <m:e>
            <m:r>
              <w:ins w:id="5581" w:author="Zhang Li" w:date="2022-06-12T15:14:00Z">
                <m:rPr>
                  <m:sty m:val="p"/>
                </m:rPr>
                <w:rPr>
                  <w:rFonts w:ascii="Cambria Math" w:eastAsia="宋体" w:hAnsi="Cambria Math" w:cs="Times New Roman"/>
                  <w:kern w:val="0"/>
                  <w:sz w:val="24"/>
                  <w:szCs w:val="24"/>
                </w:rPr>
                <m:t>r</m:t>
              </w:ins>
            </m:r>
          </m:e>
          <m:sub>
            <m:r>
              <w:ins w:id="5582" w:author="Zhang Li" w:date="2022-06-12T15:14:00Z">
                <m:rPr>
                  <m:sty m:val="p"/>
                </m:rPr>
                <w:rPr>
                  <w:rFonts w:ascii="Cambria Math" w:eastAsia="宋体" w:hAnsi="Cambria Math" w:cs="Times New Roman"/>
                  <w:kern w:val="0"/>
                  <w:sz w:val="24"/>
                  <w:szCs w:val="24"/>
                </w:rPr>
                <m:t>A</m:t>
              </w:ins>
            </m:r>
          </m:sub>
        </m:sSub>
        <m:r>
          <w:ins w:id="5583" w:author="Zhang Li" w:date="2022-06-12T15:14:00Z">
            <w:rPr>
              <w:rFonts w:ascii="Cambria Math" w:eastAsia="宋体" w:hAnsi="Cambria Math" w:cs="Times New Roman"/>
              <w:kern w:val="0"/>
              <w:sz w:val="24"/>
              <w:szCs w:val="24"/>
            </w:rPr>
            <m:t>)</m:t>
          </w:ins>
        </m:r>
      </m:oMath>
      <w:ins w:id="5584" w:author="ThinkPad" w:date="2022-06-19T10:27:00Z">
        <w:r w:rsidR="002F4472">
          <w:rPr>
            <w:rFonts w:ascii="Times New Roman" w:eastAsia="宋体" w:hAnsi="Times New Roman" w:cs="Times New Roman"/>
            <w:kern w:val="0"/>
            <w:sz w:val="24"/>
            <w:szCs w:val="24"/>
          </w:rPr>
          <w:t>, respectively</w:t>
        </w:r>
      </w:ins>
      <w:ins w:id="5585"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5586" w:author="ThinkPad" w:date="2022-06-19T10:27:00Z">
        <w:r w:rsidR="002F4472">
          <w:rPr>
            <w:rFonts w:ascii="Times New Roman" w:eastAsia="宋体" w:hAnsi="Times New Roman" w:cs="Times New Roman"/>
            <w:kern w:val="0"/>
            <w:sz w:val="24"/>
            <w:szCs w:val="24"/>
          </w:rPr>
          <w:t xml:space="preserve">of </w:t>
        </w:r>
      </w:ins>
      <w:ins w:id="5587" w:author="Zhang Li" w:date="2022-06-12T15:14:00Z">
        <w:r>
          <w:rPr>
            <w:rFonts w:ascii="Times New Roman" w:eastAsia="宋体" w:hAnsi="Times New Roman" w:cs="Times New Roman"/>
            <w:kern w:val="0"/>
            <w:sz w:val="24"/>
            <w:szCs w:val="24"/>
          </w:rPr>
          <w:t xml:space="preserve">elected probability of the </w:t>
        </w:r>
      </w:ins>
      <m:oMath>
        <m:r>
          <w:ins w:id="5588" w:author="Zhang Li" w:date="2022-06-12T15:14:00Z">
            <w:rPr>
              <w:rFonts w:ascii="Cambria Math" w:eastAsia="宋体" w:hAnsi="Cambria Math" w:cs="Times New Roman"/>
              <w:kern w:val="0"/>
              <w:sz w:val="24"/>
              <w:szCs w:val="24"/>
            </w:rPr>
            <m:t>m</m:t>
          </w:ins>
        </m:r>
      </m:oMath>
      <w:ins w:id="5589"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5590" w:author="Zhang Li" w:date="2022-06-12T15:14:00Z">
                <w:rPr>
                  <w:rFonts w:ascii="Cambria Math" w:eastAsia="宋体" w:hAnsi="Cambria Math" w:cs="Times New Roman"/>
                  <w:i/>
                  <w:kern w:val="0"/>
                  <w:sz w:val="24"/>
                  <w:szCs w:val="24"/>
                </w:rPr>
              </w:ins>
            </m:ctrlPr>
          </m:naryPr>
          <m:sub>
            <m:r>
              <w:ins w:id="5591" w:author="Zhang Li" w:date="2022-06-12T15:14:00Z">
                <w:rPr>
                  <w:rFonts w:ascii="Cambria Math" w:eastAsia="宋体" w:hAnsi="Cambria Math" w:cs="Times New Roman"/>
                  <w:kern w:val="0"/>
                  <w:sz w:val="24"/>
                  <w:szCs w:val="24"/>
                </w:rPr>
                <m:t>k=1</m:t>
              </w:ins>
            </m:r>
          </m:sub>
          <m:sup>
            <m:r>
              <w:ins w:id="5592" w:author="Zhang Li" w:date="2022-06-12T15:14:00Z">
                <w:rPr>
                  <w:rFonts w:ascii="Cambria Math" w:eastAsia="宋体" w:hAnsi="Cambria Math" w:cs="Times New Roman"/>
                  <w:kern w:val="0"/>
                  <w:sz w:val="24"/>
                  <w:szCs w:val="24"/>
                </w:rPr>
                <m:t>m</m:t>
              </w:ins>
            </m:r>
          </m:sup>
          <m:e>
            <m:f>
              <m:fPr>
                <m:ctrlPr>
                  <w:ins w:id="5593" w:author="Zhang Li" w:date="2022-06-12T15:14:00Z">
                    <w:rPr>
                      <w:rFonts w:ascii="Cambria Math" w:eastAsia="宋体" w:hAnsi="Cambria Math" w:cs="Times New Roman"/>
                      <w:i/>
                      <w:kern w:val="0"/>
                      <w:sz w:val="24"/>
                      <w:szCs w:val="24"/>
                    </w:rPr>
                  </w:ins>
                </m:ctrlPr>
              </m:fPr>
              <m:num>
                <m:sSubSup>
                  <m:sSubSupPr>
                    <m:ctrlPr>
                      <w:ins w:id="5594" w:author="Zhang Li" w:date="2022-06-12T15:14:00Z">
                        <w:rPr>
                          <w:rFonts w:ascii="Cambria Math" w:eastAsia="宋体" w:hAnsi="Cambria Math" w:cs="Times New Roman"/>
                          <w:i/>
                          <w:kern w:val="0"/>
                          <w:sz w:val="24"/>
                          <w:szCs w:val="24"/>
                        </w:rPr>
                      </w:ins>
                    </m:ctrlPr>
                  </m:sSubSupPr>
                  <m:e>
                    <m:r>
                      <w:ins w:id="5595" w:author="Zhang Li" w:date="2022-06-12T15:14:00Z">
                        <w:rPr>
                          <w:rFonts w:ascii="Cambria Math" w:eastAsia="宋体" w:hAnsi="Cambria Math" w:cs="Times New Roman"/>
                          <w:kern w:val="0"/>
                          <w:sz w:val="24"/>
                          <w:szCs w:val="24"/>
                        </w:rPr>
                        <m:t>s</m:t>
                      </w:ins>
                    </m:r>
                  </m:e>
                  <m:sub>
                    <m:r>
                      <w:ins w:id="5596" w:author="Zhang Li" w:date="2022-06-12T15:14:00Z">
                        <w:rPr>
                          <w:rFonts w:ascii="Cambria Math" w:eastAsia="宋体" w:hAnsi="Cambria Math" w:cs="Times New Roman"/>
                          <w:kern w:val="0"/>
                          <w:sz w:val="24"/>
                          <w:szCs w:val="24"/>
                        </w:rPr>
                        <m:t>A</m:t>
                      </w:ins>
                    </m:r>
                  </m:sub>
                  <m:sup>
                    <m:r>
                      <w:ins w:id="5597" w:author="Zhang Li" w:date="2022-06-12T15:14:00Z">
                        <w:rPr>
                          <w:rFonts w:ascii="Cambria Math" w:eastAsia="宋体" w:hAnsi="Cambria Math" w:cs="Times New Roman"/>
                          <w:kern w:val="0"/>
                          <w:sz w:val="24"/>
                          <w:szCs w:val="24"/>
                        </w:rPr>
                        <m:t>k</m:t>
                      </w:ins>
                    </m:r>
                  </m:sup>
                </m:sSubSup>
              </m:num>
              <m:den>
                <m:r>
                  <w:ins w:id="5598" w:author="Zhang Li" w:date="2022-06-12T15:14:00Z">
                    <w:rPr>
                      <w:rFonts w:ascii="Cambria Math" w:eastAsia="宋体" w:hAnsi="Cambria Math" w:cs="Times New Roman"/>
                      <w:kern w:val="0"/>
                      <w:sz w:val="24"/>
                      <w:szCs w:val="24"/>
                    </w:rPr>
                    <m:t>S</m:t>
                  </w:ins>
                </m:r>
              </m:den>
            </m:f>
            <m:r>
              <w:ins w:id="5599" w:author="Zhang Li" w:date="2022-06-12T15:14:00Z">
                <w:rPr>
                  <w:rFonts w:ascii="Cambria Math" w:eastAsia="宋体" w:hAnsi="Cambria Math" w:cs="Times New Roman"/>
                  <w:kern w:val="0"/>
                  <w:sz w:val="24"/>
                  <w:szCs w:val="24"/>
                </w:rPr>
                <m:t xml:space="preserve">= </m:t>
              </w:ins>
            </m:r>
            <m:f>
              <m:fPr>
                <m:ctrlPr>
                  <w:ins w:id="5600" w:author="Zhang Li" w:date="2022-06-12T15:14:00Z">
                    <w:rPr>
                      <w:rFonts w:ascii="Cambria Math" w:eastAsia="宋体" w:hAnsi="Cambria Math" w:cs="Times New Roman"/>
                      <w:i/>
                      <w:kern w:val="0"/>
                      <w:sz w:val="24"/>
                      <w:szCs w:val="24"/>
                    </w:rPr>
                  </w:ins>
                </m:ctrlPr>
              </m:fPr>
              <m:num>
                <m:nary>
                  <m:naryPr>
                    <m:chr m:val="∑"/>
                    <m:ctrlPr>
                      <w:ins w:id="5601" w:author="Zhang Li" w:date="2022-06-12T15:14:00Z">
                        <w:rPr>
                          <w:rFonts w:ascii="Cambria Math" w:eastAsia="宋体" w:hAnsi="Cambria Math" w:cs="Times New Roman"/>
                          <w:kern w:val="0"/>
                          <w:sz w:val="24"/>
                          <w:szCs w:val="24"/>
                        </w:rPr>
                      </w:ins>
                    </m:ctrlPr>
                  </m:naryPr>
                  <m:sub>
                    <m:r>
                      <w:ins w:id="5602" w:author="Zhang Li" w:date="2022-06-12T15:14:00Z">
                        <w:rPr>
                          <w:rFonts w:ascii="Cambria Math" w:eastAsia="宋体" w:hAnsi="Cambria Math" w:cs="Times New Roman"/>
                          <w:kern w:val="0"/>
                          <w:sz w:val="24"/>
                          <w:szCs w:val="24"/>
                        </w:rPr>
                        <m:t>k</m:t>
                      </w:ins>
                    </m:r>
                    <m:r>
                      <w:ins w:id="5603" w:author="Zhang Li" w:date="2022-06-12T15:14:00Z">
                        <m:rPr>
                          <m:sty m:val="p"/>
                        </m:rPr>
                        <w:rPr>
                          <w:rFonts w:ascii="Cambria Math" w:eastAsia="宋体" w:hAnsi="Cambria Math" w:cs="Times New Roman"/>
                          <w:kern w:val="0"/>
                          <w:sz w:val="24"/>
                          <w:szCs w:val="24"/>
                        </w:rPr>
                        <m:t>=1</m:t>
                      </w:ins>
                    </m:r>
                  </m:sub>
                  <m:sup>
                    <m:r>
                      <w:ins w:id="5604" w:author="Zhang Li" w:date="2022-06-12T15:14:00Z">
                        <w:rPr>
                          <w:rFonts w:ascii="Cambria Math" w:eastAsia="宋体" w:hAnsi="Cambria Math" w:cs="Times New Roman"/>
                          <w:kern w:val="0"/>
                          <w:sz w:val="24"/>
                          <w:szCs w:val="24"/>
                        </w:rPr>
                        <m:t>m</m:t>
                      </w:ins>
                    </m:r>
                  </m:sup>
                  <m:e>
                    <m:sSubSup>
                      <m:sSubSupPr>
                        <m:ctrlPr>
                          <w:ins w:id="5605" w:author="Zhang Li" w:date="2022-06-12T15:14:00Z">
                            <w:rPr>
                              <w:rFonts w:ascii="Cambria Math" w:eastAsia="宋体" w:hAnsi="Cambria Math" w:cs="Times New Roman"/>
                              <w:i/>
                              <w:iCs/>
                              <w:kern w:val="0"/>
                              <w:sz w:val="24"/>
                              <w:szCs w:val="24"/>
                            </w:rPr>
                          </w:ins>
                        </m:ctrlPr>
                      </m:sSubSupPr>
                      <m:e>
                        <m:r>
                          <w:ins w:id="5606" w:author="Zhang Li" w:date="2022-06-12T15:14:00Z">
                            <w:rPr>
                              <w:rFonts w:ascii="Cambria Math" w:eastAsia="宋体" w:hAnsi="Cambria Math" w:cs="Times New Roman"/>
                              <w:kern w:val="0"/>
                              <w:sz w:val="24"/>
                              <w:szCs w:val="24"/>
                            </w:rPr>
                            <m:t>S</m:t>
                          </w:ins>
                        </m:r>
                      </m:e>
                      <m:sub>
                        <m:r>
                          <w:ins w:id="5607" w:author="Zhang Li" w:date="2022-06-12T15:14:00Z">
                            <w:rPr>
                              <w:rFonts w:ascii="Cambria Math" w:eastAsia="宋体" w:hAnsi="Cambria Math" w:cs="Times New Roman"/>
                              <w:kern w:val="0"/>
                              <w:sz w:val="24"/>
                              <w:szCs w:val="24"/>
                            </w:rPr>
                            <m:t>A</m:t>
                          </w:ins>
                        </m:r>
                      </m:sub>
                      <m:sup>
                        <m:r>
                          <w:ins w:id="5608" w:author="Zhang Li" w:date="2022-06-12T15:14:00Z">
                            <w:rPr>
                              <w:rFonts w:ascii="Cambria Math" w:eastAsia="宋体" w:hAnsi="Cambria Math" w:cs="Times New Roman"/>
                              <w:kern w:val="0"/>
                              <w:sz w:val="24"/>
                              <w:szCs w:val="24"/>
                            </w:rPr>
                            <m:t>k</m:t>
                          </w:ins>
                        </m:r>
                      </m:sup>
                    </m:sSubSup>
                  </m:e>
                </m:nary>
              </m:num>
              <m:den>
                <m:r>
                  <w:ins w:id="5609" w:author="Zhang Li" w:date="2022-06-12T15:14:00Z">
                    <w:rPr>
                      <w:rFonts w:ascii="Cambria Math" w:eastAsia="宋体" w:hAnsi="Cambria Math" w:cs="Times New Roman"/>
                      <w:kern w:val="0"/>
                      <w:sz w:val="24"/>
                      <w:szCs w:val="24"/>
                    </w:rPr>
                    <m:t>S</m:t>
                  </w:ins>
                </m:r>
              </m:den>
            </m:f>
          </m:e>
        </m:nary>
        <m:r>
          <w:ins w:id="5610" w:author="Zhang Li" w:date="2022-06-12T15:14:00Z">
            <w:rPr>
              <w:rFonts w:ascii="Cambria Math" w:eastAsia="宋体" w:hAnsi="Cambria Math" w:cs="Times New Roman"/>
              <w:kern w:val="0"/>
              <w:sz w:val="24"/>
              <w:szCs w:val="24"/>
            </w:rPr>
            <m:t xml:space="preserve">= </m:t>
          </w:ins>
        </m:r>
        <m:f>
          <m:fPr>
            <m:ctrlPr>
              <w:ins w:id="5611" w:author="Zhang Li" w:date="2022-06-12T15:14:00Z">
                <w:rPr>
                  <w:rFonts w:ascii="Cambria Math" w:eastAsia="宋体" w:hAnsi="Cambria Math" w:cs="Times New Roman"/>
                  <w:i/>
                  <w:kern w:val="0"/>
                  <w:sz w:val="24"/>
                  <w:szCs w:val="24"/>
                </w:rPr>
              </w:ins>
            </m:ctrlPr>
          </m:fPr>
          <m:num>
            <m:nary>
              <m:naryPr>
                <m:chr m:val="∑"/>
                <m:ctrlPr>
                  <w:ins w:id="5612" w:author="Zhang Li" w:date="2022-06-12T15:14:00Z">
                    <w:rPr>
                      <w:rFonts w:ascii="Cambria Math" w:eastAsia="宋体" w:hAnsi="Cambria Math" w:cs="Times New Roman"/>
                      <w:kern w:val="0"/>
                      <w:sz w:val="24"/>
                      <w:szCs w:val="24"/>
                    </w:rPr>
                  </w:ins>
                </m:ctrlPr>
              </m:naryPr>
              <m:sub>
                <m:r>
                  <w:ins w:id="5613" w:author="Zhang Li" w:date="2022-06-12T15:14:00Z">
                    <w:rPr>
                      <w:rFonts w:ascii="Cambria Math" w:eastAsia="宋体" w:hAnsi="Cambria Math" w:cs="Times New Roman"/>
                      <w:kern w:val="0"/>
                      <w:sz w:val="24"/>
                      <w:szCs w:val="24"/>
                    </w:rPr>
                    <m:t>k</m:t>
                  </w:ins>
                </m:r>
                <m:r>
                  <w:ins w:id="5614" w:author="Zhang Li" w:date="2022-06-12T15:14:00Z">
                    <m:rPr>
                      <m:sty m:val="p"/>
                    </m:rPr>
                    <w:rPr>
                      <w:rFonts w:ascii="Cambria Math" w:eastAsia="宋体" w:hAnsi="Cambria Math" w:cs="Times New Roman"/>
                      <w:kern w:val="0"/>
                      <w:sz w:val="24"/>
                      <w:szCs w:val="24"/>
                    </w:rPr>
                    <m:t>=1</m:t>
                  </w:ins>
                </m:r>
              </m:sub>
              <m:sup>
                <m:r>
                  <w:ins w:id="5615" w:author="Zhang Li" w:date="2022-06-12T15:14:00Z">
                    <w:rPr>
                      <w:rFonts w:ascii="Cambria Math" w:eastAsia="宋体" w:hAnsi="Cambria Math" w:cs="Times New Roman"/>
                      <w:kern w:val="0"/>
                      <w:sz w:val="24"/>
                      <w:szCs w:val="24"/>
                    </w:rPr>
                    <m:t>m</m:t>
                  </w:ins>
                </m:r>
              </m:sup>
              <m:e>
                <m:r>
                  <w:ins w:id="5616" w:author="Zhang Li" w:date="2022-06-12T15:14:00Z">
                    <w:rPr>
                      <w:rFonts w:ascii="Cambria Math" w:eastAsia="宋体" w:hAnsi="Cambria Math" w:cs="Times New Roman"/>
                      <w:kern w:val="0"/>
                      <w:sz w:val="24"/>
                      <w:szCs w:val="24"/>
                    </w:rPr>
                    <m:t>a</m:t>
                  </w:ins>
                </m:r>
                <m:sSubSup>
                  <m:sSubSupPr>
                    <m:ctrlPr>
                      <w:ins w:id="5617" w:author="Zhang Li" w:date="2022-06-12T15:14:00Z">
                        <w:rPr>
                          <w:rFonts w:ascii="Cambria Math" w:eastAsia="宋体" w:hAnsi="Cambria Math" w:cs="Times New Roman"/>
                          <w:i/>
                          <w:kern w:val="0"/>
                          <w:sz w:val="24"/>
                          <w:szCs w:val="24"/>
                        </w:rPr>
                      </w:ins>
                    </m:ctrlPr>
                  </m:sSubSupPr>
                  <m:e>
                    <m:r>
                      <w:ins w:id="5618" w:author="Zhang Li" w:date="2022-06-12T15:14:00Z">
                        <w:rPr>
                          <w:rFonts w:ascii="Cambria Math" w:eastAsia="宋体" w:hAnsi="Cambria Math" w:cs="Times New Roman"/>
                          <w:kern w:val="0"/>
                          <w:sz w:val="24"/>
                          <w:szCs w:val="24"/>
                        </w:rPr>
                        <m:t>ρ</m:t>
                      </w:ins>
                    </m:r>
                  </m:e>
                  <m:sub>
                    <m:r>
                      <w:ins w:id="5619" w:author="Zhang Li" w:date="2022-06-12T15:14:00Z">
                        <w:rPr>
                          <w:rFonts w:ascii="Cambria Math" w:eastAsia="宋体" w:hAnsi="Cambria Math" w:cs="Times New Roman"/>
                          <w:kern w:val="0"/>
                          <w:sz w:val="24"/>
                          <w:szCs w:val="24"/>
                        </w:rPr>
                        <m:t>A</m:t>
                      </w:ins>
                    </m:r>
                  </m:sub>
                  <m:sup>
                    <m:r>
                      <w:ins w:id="5620" w:author="Zhang Li" w:date="2022-06-12T15:14:00Z">
                        <w:rPr>
                          <w:rFonts w:ascii="Cambria Math" w:eastAsia="宋体" w:hAnsi="Cambria Math" w:cs="Times New Roman"/>
                          <w:kern w:val="0"/>
                          <w:sz w:val="24"/>
                          <w:szCs w:val="24"/>
                        </w:rPr>
                        <m:t>k</m:t>
                      </w:ins>
                    </m:r>
                  </m:sup>
                </m:sSubSup>
                <m:r>
                  <w:ins w:id="5621" w:author="Zhang Li" w:date="2022-06-12T15:14:00Z">
                    <w:rPr>
                      <w:rFonts w:ascii="Cambria Math" w:eastAsia="宋体" w:hAnsi="Cambria Math" w:cs="Times New Roman"/>
                      <w:kern w:val="0"/>
                      <w:sz w:val="24"/>
                      <w:szCs w:val="24"/>
                    </w:rPr>
                    <m:t>+b</m:t>
                  </w:ins>
                </m:r>
                <m:sSubSup>
                  <m:sSubSupPr>
                    <m:ctrlPr>
                      <w:ins w:id="5622" w:author="Zhang Li" w:date="2022-06-12T15:14:00Z">
                        <w:rPr>
                          <w:rFonts w:ascii="Cambria Math" w:eastAsia="宋体" w:hAnsi="Cambria Math" w:cs="Times New Roman"/>
                          <w:i/>
                          <w:kern w:val="0"/>
                          <w:sz w:val="24"/>
                          <w:szCs w:val="24"/>
                        </w:rPr>
                      </w:ins>
                    </m:ctrlPr>
                  </m:sSubSupPr>
                  <m:e>
                    <m:r>
                      <w:ins w:id="5623" w:author="Zhang Li" w:date="2022-06-12T15:14:00Z">
                        <w:rPr>
                          <w:rFonts w:ascii="Cambria Math" w:eastAsia="宋体" w:hAnsi="Cambria Math" w:cs="Times New Roman"/>
                          <w:kern w:val="0"/>
                          <w:sz w:val="24"/>
                          <w:szCs w:val="24"/>
                        </w:rPr>
                        <m:t>r</m:t>
                      </w:ins>
                    </m:r>
                  </m:e>
                  <m:sub>
                    <m:r>
                      <w:ins w:id="5624" w:author="Zhang Li" w:date="2022-06-12T15:14:00Z">
                        <w:rPr>
                          <w:rFonts w:ascii="Cambria Math" w:eastAsia="宋体" w:hAnsi="Cambria Math" w:cs="Times New Roman"/>
                          <w:kern w:val="0"/>
                          <w:sz w:val="24"/>
                          <w:szCs w:val="24"/>
                        </w:rPr>
                        <m:t>A</m:t>
                      </w:ins>
                    </m:r>
                  </m:sub>
                  <m:sup>
                    <m:r>
                      <w:ins w:id="5625" w:author="Zhang Li" w:date="2022-06-12T15:14:00Z">
                        <w:rPr>
                          <w:rFonts w:ascii="Cambria Math" w:eastAsia="宋体" w:hAnsi="Cambria Math" w:cs="Times New Roman"/>
                          <w:kern w:val="0"/>
                          <w:sz w:val="24"/>
                          <w:szCs w:val="24"/>
                        </w:rPr>
                        <m:t>k</m:t>
                      </w:ins>
                    </m:r>
                  </m:sup>
                </m:sSubSup>
              </m:e>
            </m:nary>
          </m:num>
          <m:den>
            <m:r>
              <w:ins w:id="5626" w:author="Zhang Li" w:date="2022-06-12T15:14:00Z">
                <w:rPr>
                  <w:rFonts w:ascii="Cambria Math" w:eastAsia="宋体" w:hAnsi="Cambria Math" w:cs="Times New Roman"/>
                  <w:kern w:val="0"/>
                  <w:sz w:val="24"/>
                  <w:szCs w:val="24"/>
                </w:rPr>
                <m:t>S</m:t>
              </w:ins>
            </m:r>
          </m:den>
        </m:f>
        <m:r>
          <w:ins w:id="5627" w:author="Zhang Li" w:date="2022-06-12T15:14:00Z">
            <w:rPr>
              <w:rFonts w:ascii="Cambria Math" w:eastAsia="宋体" w:hAnsi="Cambria Math" w:cs="Times New Roman"/>
              <w:kern w:val="0"/>
              <w:sz w:val="24"/>
              <w:szCs w:val="24"/>
            </w:rPr>
            <m:t xml:space="preserve">= </m:t>
          </w:ins>
        </m:r>
        <m:f>
          <m:fPr>
            <m:ctrlPr>
              <w:ins w:id="5628" w:author="Zhang Li" w:date="2022-06-12T15:14:00Z">
                <w:rPr>
                  <w:rFonts w:ascii="Cambria Math" w:eastAsia="宋体" w:hAnsi="Cambria Math" w:cs="Times New Roman"/>
                  <w:i/>
                  <w:kern w:val="0"/>
                  <w:sz w:val="24"/>
                  <w:szCs w:val="24"/>
                </w:rPr>
              </w:ins>
            </m:ctrlPr>
          </m:fPr>
          <m:num>
            <m:r>
              <w:ins w:id="5629" w:author="Zhang Li" w:date="2022-06-12T15:14:00Z">
                <w:rPr>
                  <w:rFonts w:ascii="Cambria Math" w:eastAsia="宋体" w:hAnsi="Cambria Math" w:cs="Times New Roman"/>
                  <w:kern w:val="0"/>
                  <w:sz w:val="24"/>
                  <w:szCs w:val="24"/>
                </w:rPr>
                <m:t>a</m:t>
              </w:ins>
            </m:r>
            <m:nary>
              <m:naryPr>
                <m:chr m:val="∑"/>
                <m:ctrlPr>
                  <w:ins w:id="5630" w:author="Zhang Li" w:date="2022-06-12T15:14:00Z">
                    <w:rPr>
                      <w:rFonts w:ascii="Cambria Math" w:eastAsia="宋体" w:hAnsi="Cambria Math" w:cs="Times New Roman"/>
                      <w:kern w:val="0"/>
                      <w:sz w:val="24"/>
                      <w:szCs w:val="24"/>
                    </w:rPr>
                  </w:ins>
                </m:ctrlPr>
              </m:naryPr>
              <m:sub>
                <m:r>
                  <w:ins w:id="5631" w:author="Zhang Li" w:date="2022-06-12T15:14:00Z">
                    <w:rPr>
                      <w:rFonts w:ascii="Cambria Math" w:eastAsia="宋体" w:hAnsi="Cambria Math" w:cs="Times New Roman"/>
                      <w:kern w:val="0"/>
                      <w:sz w:val="24"/>
                      <w:szCs w:val="24"/>
                    </w:rPr>
                    <m:t>k</m:t>
                  </w:ins>
                </m:r>
                <m:r>
                  <w:ins w:id="5632" w:author="Zhang Li" w:date="2022-06-12T15:14:00Z">
                    <m:rPr>
                      <m:sty m:val="p"/>
                    </m:rPr>
                    <w:rPr>
                      <w:rFonts w:ascii="Cambria Math" w:eastAsia="宋体" w:hAnsi="Cambria Math" w:cs="Times New Roman"/>
                      <w:kern w:val="0"/>
                      <w:sz w:val="24"/>
                      <w:szCs w:val="24"/>
                    </w:rPr>
                    <m:t>=1</m:t>
                  </w:ins>
                </m:r>
              </m:sub>
              <m:sup>
                <m:r>
                  <w:ins w:id="5633" w:author="Zhang Li" w:date="2022-06-12T15:14:00Z">
                    <w:rPr>
                      <w:rFonts w:ascii="Cambria Math" w:eastAsia="宋体" w:hAnsi="Cambria Math" w:cs="Times New Roman"/>
                      <w:kern w:val="0"/>
                      <w:sz w:val="24"/>
                      <w:szCs w:val="24"/>
                    </w:rPr>
                    <m:t>m</m:t>
                  </w:ins>
                </m:r>
              </m:sup>
              <m:e>
                <m:sSubSup>
                  <m:sSubSupPr>
                    <m:ctrlPr>
                      <w:ins w:id="5634" w:author="Zhang Li" w:date="2022-06-12T15:14:00Z">
                        <w:rPr>
                          <w:rFonts w:ascii="Cambria Math" w:eastAsia="宋体" w:hAnsi="Cambria Math" w:cs="Times New Roman"/>
                          <w:i/>
                          <w:kern w:val="0"/>
                          <w:sz w:val="24"/>
                          <w:szCs w:val="24"/>
                        </w:rPr>
                      </w:ins>
                    </m:ctrlPr>
                  </m:sSubSupPr>
                  <m:e>
                    <m:r>
                      <w:ins w:id="5635" w:author="Zhang Li" w:date="2022-06-12T15:14:00Z">
                        <w:rPr>
                          <w:rFonts w:ascii="Cambria Math" w:eastAsia="宋体" w:hAnsi="Cambria Math" w:cs="Times New Roman"/>
                          <w:kern w:val="0"/>
                          <w:sz w:val="24"/>
                          <w:szCs w:val="24"/>
                        </w:rPr>
                        <m:t>ρ</m:t>
                      </w:ins>
                    </m:r>
                  </m:e>
                  <m:sub>
                    <m:r>
                      <w:ins w:id="5636" w:author="Zhang Li" w:date="2022-06-12T15:14:00Z">
                        <w:rPr>
                          <w:rFonts w:ascii="Cambria Math" w:eastAsia="宋体" w:hAnsi="Cambria Math" w:cs="Times New Roman"/>
                          <w:kern w:val="0"/>
                          <w:sz w:val="24"/>
                          <w:szCs w:val="24"/>
                        </w:rPr>
                        <m:t>A</m:t>
                      </w:ins>
                    </m:r>
                  </m:sub>
                  <m:sup>
                    <m:r>
                      <w:ins w:id="5637" w:author="Zhang Li" w:date="2022-06-12T15:14:00Z">
                        <w:rPr>
                          <w:rFonts w:ascii="Cambria Math" w:eastAsia="宋体" w:hAnsi="Cambria Math" w:cs="Times New Roman"/>
                          <w:kern w:val="0"/>
                          <w:sz w:val="24"/>
                          <w:szCs w:val="24"/>
                        </w:rPr>
                        <m:t>k</m:t>
                      </w:ins>
                    </m:r>
                  </m:sup>
                </m:sSubSup>
                <m:r>
                  <w:ins w:id="5638" w:author="Zhang Li" w:date="2022-06-12T15:14:00Z">
                    <w:rPr>
                      <w:rFonts w:ascii="Cambria Math" w:eastAsia="宋体" w:hAnsi="Cambria Math" w:cs="Times New Roman"/>
                      <w:kern w:val="0"/>
                      <w:sz w:val="24"/>
                      <w:szCs w:val="24"/>
                    </w:rPr>
                    <m:t>+b</m:t>
                  </w:ins>
                </m:r>
                <m:nary>
                  <m:naryPr>
                    <m:chr m:val="∑"/>
                    <m:ctrlPr>
                      <w:ins w:id="5639" w:author="Zhang Li" w:date="2022-06-12T15:14:00Z">
                        <w:rPr>
                          <w:rFonts w:ascii="Cambria Math" w:eastAsia="宋体" w:hAnsi="Cambria Math" w:cs="Times New Roman"/>
                          <w:kern w:val="0"/>
                          <w:sz w:val="24"/>
                          <w:szCs w:val="24"/>
                        </w:rPr>
                      </w:ins>
                    </m:ctrlPr>
                  </m:naryPr>
                  <m:sub>
                    <m:r>
                      <w:ins w:id="5640" w:author="Zhang Li" w:date="2022-06-12T15:14:00Z">
                        <w:rPr>
                          <w:rFonts w:ascii="Cambria Math" w:eastAsia="宋体" w:hAnsi="Cambria Math" w:cs="Times New Roman"/>
                          <w:kern w:val="0"/>
                          <w:sz w:val="24"/>
                          <w:szCs w:val="24"/>
                        </w:rPr>
                        <m:t>k</m:t>
                      </w:ins>
                    </m:r>
                    <m:r>
                      <w:ins w:id="5641" w:author="Zhang Li" w:date="2022-06-12T15:14:00Z">
                        <m:rPr>
                          <m:sty m:val="p"/>
                        </m:rPr>
                        <w:rPr>
                          <w:rFonts w:ascii="Cambria Math" w:eastAsia="宋体" w:hAnsi="Cambria Math" w:cs="Times New Roman"/>
                          <w:kern w:val="0"/>
                          <w:sz w:val="24"/>
                          <w:szCs w:val="24"/>
                        </w:rPr>
                        <m:t>=1</m:t>
                      </w:ins>
                    </m:r>
                  </m:sub>
                  <m:sup>
                    <m:r>
                      <w:ins w:id="5642" w:author="Zhang Li" w:date="2022-06-12T15:14:00Z">
                        <w:rPr>
                          <w:rFonts w:ascii="Cambria Math" w:eastAsia="宋体" w:hAnsi="Cambria Math" w:cs="Times New Roman"/>
                          <w:kern w:val="0"/>
                          <w:sz w:val="24"/>
                          <w:szCs w:val="24"/>
                        </w:rPr>
                        <m:t>m</m:t>
                      </w:ins>
                    </m:r>
                  </m:sup>
                  <m:e>
                    <m:sSubSup>
                      <m:sSubSupPr>
                        <m:ctrlPr>
                          <w:ins w:id="5643" w:author="Zhang Li" w:date="2022-06-12T15:14:00Z">
                            <w:rPr>
                              <w:rFonts w:ascii="Cambria Math" w:eastAsia="宋体" w:hAnsi="Cambria Math" w:cs="Times New Roman"/>
                              <w:i/>
                              <w:kern w:val="0"/>
                              <w:sz w:val="24"/>
                              <w:szCs w:val="24"/>
                            </w:rPr>
                          </w:ins>
                        </m:ctrlPr>
                      </m:sSubSupPr>
                      <m:e>
                        <m:r>
                          <w:ins w:id="5644" w:author="Zhang Li" w:date="2022-06-12T15:14:00Z">
                            <w:rPr>
                              <w:rFonts w:ascii="Cambria Math" w:eastAsia="宋体" w:hAnsi="Cambria Math" w:cs="Times New Roman"/>
                              <w:kern w:val="0"/>
                              <w:sz w:val="24"/>
                              <w:szCs w:val="24"/>
                            </w:rPr>
                            <m:t>r</m:t>
                          </w:ins>
                        </m:r>
                      </m:e>
                      <m:sub>
                        <m:r>
                          <w:ins w:id="5645" w:author="Zhang Li" w:date="2022-06-12T15:14:00Z">
                            <w:rPr>
                              <w:rFonts w:ascii="Cambria Math" w:eastAsia="宋体" w:hAnsi="Cambria Math" w:cs="Times New Roman"/>
                              <w:kern w:val="0"/>
                              <w:sz w:val="24"/>
                              <w:szCs w:val="24"/>
                            </w:rPr>
                            <m:t>A</m:t>
                          </w:ins>
                        </m:r>
                      </m:sub>
                      <m:sup>
                        <m:r>
                          <w:ins w:id="5646" w:author="Zhang Li" w:date="2022-06-12T15:14:00Z">
                            <w:rPr>
                              <w:rFonts w:ascii="Cambria Math" w:eastAsia="宋体" w:hAnsi="Cambria Math" w:cs="Times New Roman"/>
                              <w:kern w:val="0"/>
                              <w:sz w:val="24"/>
                              <w:szCs w:val="24"/>
                            </w:rPr>
                            <m:t>k</m:t>
                          </w:ins>
                        </m:r>
                      </m:sup>
                    </m:sSubSup>
                  </m:e>
                </m:nary>
              </m:e>
            </m:nary>
          </m:num>
          <m:den>
            <m:r>
              <w:ins w:id="5647" w:author="Zhang Li" w:date="2022-06-12T15:14:00Z">
                <w:rPr>
                  <w:rFonts w:ascii="Cambria Math" w:eastAsia="宋体" w:hAnsi="Cambria Math" w:cs="Times New Roman"/>
                  <w:kern w:val="0"/>
                  <w:sz w:val="24"/>
                  <w:szCs w:val="24"/>
                </w:rPr>
                <m:t>S</m:t>
              </w:ins>
            </m:r>
          </m:den>
        </m:f>
        <m:r>
          <w:ins w:id="5648" w:author="Zhang Li" w:date="2022-06-12T15:14:00Z">
            <w:rPr>
              <w:rFonts w:ascii="Cambria Math" w:eastAsia="宋体" w:hAnsi="Cambria Math" w:cs="Times New Roman"/>
              <w:kern w:val="0"/>
              <w:sz w:val="24"/>
              <w:szCs w:val="24"/>
            </w:rPr>
            <m:t xml:space="preserve">= </m:t>
          </w:ins>
        </m:r>
        <m:f>
          <m:fPr>
            <m:ctrlPr>
              <w:ins w:id="5649" w:author="Zhang Li" w:date="2022-06-12T15:14:00Z">
                <w:rPr>
                  <w:rFonts w:ascii="Cambria Math" w:eastAsia="宋体" w:hAnsi="Cambria Math" w:cs="Times New Roman"/>
                  <w:i/>
                  <w:kern w:val="0"/>
                  <w:sz w:val="24"/>
                  <w:szCs w:val="24"/>
                </w:rPr>
              </w:ins>
            </m:ctrlPr>
          </m:fPr>
          <m:num>
            <m:r>
              <w:ins w:id="5650" w:author="Zhang Li" w:date="2022-06-12T15:14:00Z">
                <w:rPr>
                  <w:rFonts w:ascii="Cambria Math" w:eastAsia="宋体" w:hAnsi="Cambria Math" w:cs="Times New Roman"/>
                  <w:kern w:val="0"/>
                  <w:sz w:val="24"/>
                  <w:szCs w:val="24"/>
                </w:rPr>
                <m:t>a</m:t>
              </w:ins>
            </m:r>
            <m:sSub>
              <m:sSubPr>
                <m:ctrlPr>
                  <w:ins w:id="5651" w:author="Zhang Li" w:date="2022-06-12T15:14:00Z">
                    <w:rPr>
                      <w:rFonts w:ascii="Cambria Math" w:eastAsia="宋体" w:hAnsi="Cambria Math" w:cs="Times New Roman"/>
                      <w:kern w:val="0"/>
                      <w:sz w:val="24"/>
                      <w:szCs w:val="24"/>
                    </w:rPr>
                  </w:ins>
                </m:ctrlPr>
              </m:sSubPr>
              <m:e>
                <m:r>
                  <w:ins w:id="5652" w:author="Zhang Li" w:date="2022-06-12T15:14:00Z">
                    <m:rPr>
                      <m:sty m:val="p"/>
                    </m:rPr>
                    <w:rPr>
                      <w:rFonts w:ascii="Cambria Math" w:eastAsia="宋体" w:hAnsi="Cambria Math" w:cs="Times New Roman"/>
                      <w:kern w:val="0"/>
                      <w:sz w:val="24"/>
                      <w:szCs w:val="24"/>
                    </w:rPr>
                    <m:t>ρ</m:t>
                  </w:ins>
                </m:r>
              </m:e>
              <m:sub>
                <m:r>
                  <w:ins w:id="5653" w:author="Zhang Li" w:date="2022-06-12T15:14:00Z">
                    <m:rPr>
                      <m:sty m:val="p"/>
                    </m:rPr>
                    <w:rPr>
                      <w:rFonts w:ascii="Cambria Math" w:eastAsia="宋体" w:hAnsi="Cambria Math" w:cs="Times New Roman"/>
                      <w:kern w:val="0"/>
                      <w:sz w:val="24"/>
                      <w:szCs w:val="24"/>
                    </w:rPr>
                    <m:t>A</m:t>
                  </w:ins>
                </m:r>
              </m:sub>
            </m:sSub>
            <m:r>
              <w:ins w:id="5654" w:author="Zhang Li" w:date="2022-06-12T15:14:00Z">
                <w:rPr>
                  <w:rFonts w:ascii="Cambria Math" w:eastAsia="宋体" w:hAnsi="Cambria Math" w:cs="Times New Roman"/>
                  <w:kern w:val="0"/>
                  <w:sz w:val="24"/>
                  <w:szCs w:val="24"/>
                </w:rPr>
                <m:t>+b</m:t>
              </w:ins>
            </m:r>
            <m:sSub>
              <m:sSubPr>
                <m:ctrlPr>
                  <w:ins w:id="5655" w:author="Zhang Li" w:date="2022-06-12T15:14:00Z">
                    <w:rPr>
                      <w:rFonts w:ascii="Cambria Math" w:eastAsia="宋体" w:hAnsi="Cambria Math" w:cs="Times New Roman"/>
                      <w:i/>
                      <w:kern w:val="0"/>
                      <w:sz w:val="24"/>
                      <w:szCs w:val="24"/>
                    </w:rPr>
                  </w:ins>
                </m:ctrlPr>
              </m:sSubPr>
              <m:e>
                <m:r>
                  <w:ins w:id="5656" w:author="Zhang Li" w:date="2022-06-12T15:14:00Z">
                    <w:rPr>
                      <w:rFonts w:ascii="Cambria Math" w:eastAsia="宋体" w:hAnsi="Cambria Math" w:cs="Times New Roman"/>
                      <w:kern w:val="0"/>
                      <w:sz w:val="24"/>
                      <w:szCs w:val="24"/>
                    </w:rPr>
                    <m:t>r</m:t>
                  </w:ins>
                </m:r>
              </m:e>
              <m:sub>
                <m:r>
                  <w:ins w:id="5657" w:author="Zhang Li" w:date="2022-06-12T15:14:00Z">
                    <w:rPr>
                      <w:rFonts w:ascii="Cambria Math" w:eastAsia="宋体" w:hAnsi="Cambria Math" w:cs="Times New Roman"/>
                      <w:kern w:val="0"/>
                      <w:sz w:val="24"/>
                      <w:szCs w:val="24"/>
                    </w:rPr>
                    <m:t>A</m:t>
                  </w:ins>
                </m:r>
              </m:sub>
            </m:sSub>
          </m:num>
          <m:den>
            <m:r>
              <w:ins w:id="5658" w:author="Zhang Li" w:date="2022-06-12T15:14:00Z">
                <w:rPr>
                  <w:rFonts w:ascii="Cambria Math" w:eastAsia="宋体" w:hAnsi="Cambria Math" w:cs="Times New Roman"/>
                  <w:kern w:val="0"/>
                  <w:sz w:val="24"/>
                  <w:szCs w:val="24"/>
                </w:rPr>
                <m:t>S</m:t>
              </w:ins>
            </m:r>
          </m:den>
        </m:f>
        <m:r>
          <w:ins w:id="5659" w:author="Zhang Li" w:date="2022-06-12T15:14:00Z">
            <w:rPr>
              <w:rFonts w:ascii="Cambria Math" w:eastAsia="宋体" w:hAnsi="Cambria Math" w:cs="Times New Roman"/>
              <w:kern w:val="0"/>
              <w:sz w:val="24"/>
              <w:szCs w:val="24"/>
            </w:rPr>
            <m:t xml:space="preserve">= </m:t>
          </w:ins>
        </m:r>
        <m:f>
          <m:fPr>
            <m:ctrlPr>
              <w:ins w:id="5660" w:author="Zhang Li" w:date="2022-06-12T15:14:00Z">
                <w:rPr>
                  <w:rFonts w:ascii="Cambria Math" w:eastAsia="宋体" w:hAnsi="Cambria Math" w:cs="Times New Roman"/>
                  <w:i/>
                  <w:kern w:val="0"/>
                  <w:sz w:val="24"/>
                  <w:szCs w:val="24"/>
                </w:rPr>
              </w:ins>
            </m:ctrlPr>
          </m:fPr>
          <m:num>
            <m:sSub>
              <m:sSubPr>
                <m:ctrlPr>
                  <w:ins w:id="5661" w:author="Zhang Li" w:date="2022-06-12T15:14:00Z">
                    <w:rPr>
                      <w:rFonts w:ascii="Cambria Math" w:eastAsia="宋体" w:hAnsi="Cambria Math" w:cs="Times New Roman"/>
                      <w:i/>
                      <w:kern w:val="0"/>
                      <w:sz w:val="24"/>
                      <w:szCs w:val="24"/>
                    </w:rPr>
                  </w:ins>
                </m:ctrlPr>
              </m:sSubPr>
              <m:e>
                <m:r>
                  <w:ins w:id="5662" w:author="Zhang Li" w:date="2022-06-12T15:14:00Z">
                    <w:rPr>
                      <w:rFonts w:ascii="Cambria Math" w:eastAsia="宋体" w:hAnsi="Cambria Math" w:cs="Times New Roman"/>
                      <w:kern w:val="0"/>
                      <w:sz w:val="24"/>
                      <w:szCs w:val="24"/>
                    </w:rPr>
                    <m:t>S</m:t>
                  </w:ins>
                </m:r>
              </m:e>
              <m:sub>
                <m:r>
                  <w:ins w:id="5663" w:author="Zhang Li" w:date="2022-06-12T15:14:00Z">
                    <w:rPr>
                      <w:rFonts w:ascii="Cambria Math" w:eastAsia="宋体" w:hAnsi="Cambria Math" w:cs="Times New Roman"/>
                      <w:kern w:val="0"/>
                      <w:sz w:val="24"/>
                      <w:szCs w:val="24"/>
                    </w:rPr>
                    <m:t>A</m:t>
                  </w:ins>
                </m:r>
              </m:sub>
            </m:sSub>
          </m:num>
          <m:den>
            <m:r>
              <w:ins w:id="5664" w:author="Zhang Li" w:date="2022-06-12T15:14:00Z">
                <w:rPr>
                  <w:rFonts w:ascii="Cambria Math" w:eastAsia="宋体" w:hAnsi="Cambria Math" w:cs="Times New Roman"/>
                  <w:kern w:val="0"/>
                  <w:sz w:val="24"/>
                  <w:szCs w:val="24"/>
                </w:rPr>
                <m:t>S</m:t>
              </w:ins>
            </m:r>
          </m:den>
        </m:f>
      </m:oMath>
      <w:ins w:id="5665"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5666"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5667" w:author="Zhang Li" w:date="2022-06-12T15:14:00Z">
                <w:rPr>
                  <w:rFonts w:ascii="Cambria Math" w:eastAsia="宋体" w:hAnsi="Cambria Math" w:cs="Times New Roman"/>
                  <w:kern w:val="0"/>
                  <w:sz w:val="24"/>
                  <w:szCs w:val="24"/>
                </w:rPr>
              </w:del>
            </m:ctrlPr>
          </m:sSubPr>
          <m:e>
            <m:r>
              <w:del w:id="5668" w:author="Zhang Li" w:date="2022-06-12T15:14:00Z">
                <w:rPr>
                  <w:rFonts w:ascii="Cambria Math" w:eastAsia="宋体" w:hAnsi="Cambria Math" w:cs="Times New Roman" w:hint="eastAsia"/>
                  <w:kern w:val="0"/>
                  <w:sz w:val="24"/>
                  <w:szCs w:val="24"/>
                </w:rPr>
                <m:t>p</m:t>
              </w:del>
            </m:r>
            <m:ctrlPr>
              <w:del w:id="5669" w:author="Zhang Li" w:date="2022-06-12T15:14:00Z">
                <w:rPr>
                  <w:rFonts w:ascii="Cambria Math" w:eastAsia="宋体" w:hAnsi="Cambria Math" w:cs="Times New Roman" w:hint="eastAsia"/>
                  <w:kern w:val="0"/>
                  <w:sz w:val="24"/>
                  <w:szCs w:val="24"/>
                </w:rPr>
              </w:del>
            </m:ctrlPr>
          </m:e>
          <m:sub>
            <m:r>
              <w:del w:id="5670" w:author="Zhang Li" w:date="2022-06-12T15:14:00Z">
                <w:rPr>
                  <w:rFonts w:ascii="Cambria Math" w:eastAsia="宋体" w:hAnsi="Cambria Math" w:cs="Times New Roman"/>
                  <w:kern w:val="0"/>
                  <w:sz w:val="24"/>
                  <w:szCs w:val="24"/>
                </w:rPr>
                <m:t>A</m:t>
              </w:del>
            </m:r>
          </m:sub>
        </m:sSub>
      </m:oMath>
      <w:del w:id="5671"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5672" w:author="Zhang Li" w:date="2022-06-12T15:14:00Z">
            <w:rPr>
              <w:rFonts w:ascii="Cambria Math" w:eastAsia="宋体" w:hAnsi="Cambria Math" w:cs="Times New Roman"/>
              <w:kern w:val="0"/>
              <w:sz w:val="24"/>
              <w:szCs w:val="24"/>
            </w:rPr>
            <m:t>m</m:t>
          </w:del>
        </m:r>
      </m:oMath>
      <w:del w:id="5673"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5674" w:author="Zhang Li" w:date="2022-06-12T15:14:00Z">
                <w:rPr>
                  <w:rFonts w:ascii="Cambria Math" w:eastAsia="宋体" w:hAnsi="Cambria Math" w:cs="Times New Roman"/>
                  <w:kern w:val="0"/>
                  <w:sz w:val="24"/>
                  <w:szCs w:val="24"/>
                </w:rPr>
              </w:del>
            </m:ctrlPr>
          </m:sSubPr>
          <m:e>
            <m:r>
              <w:del w:id="5675" w:author="Zhang Li" w:date="2022-06-12T15:14:00Z">
                <w:rPr>
                  <w:rFonts w:ascii="Cambria Math" w:eastAsia="宋体" w:hAnsi="Cambria Math" w:cs="Times New Roman"/>
                  <w:kern w:val="0"/>
                  <w:sz w:val="24"/>
                  <w:szCs w:val="24"/>
                </w:rPr>
                <m:t>p</m:t>
              </w:del>
            </m:r>
          </m:e>
          <m:sub>
            <m:r>
              <w:del w:id="5676" w:author="Zhang Li" w:date="2022-06-12T15:14:00Z">
                <m:rPr>
                  <m:sty m:val="p"/>
                </m:rPr>
                <w:rPr>
                  <w:rFonts w:ascii="Cambria Math" w:eastAsia="宋体" w:hAnsi="Cambria Math" w:cs="Times New Roman"/>
                  <w:kern w:val="0"/>
                  <w:sz w:val="24"/>
                  <w:szCs w:val="24"/>
                </w:rPr>
                <m:t>1</m:t>
              </w:del>
            </m:r>
          </m:sub>
        </m:sSub>
        <m:r>
          <w:del w:id="5677" w:author="Zhang Li" w:date="2022-06-12T15:14:00Z">
            <m:rPr>
              <m:sty m:val="p"/>
            </m:rPr>
            <w:rPr>
              <w:rFonts w:ascii="Cambria Math" w:eastAsia="宋体" w:hAnsi="Cambria Math" w:cs="Times New Roman"/>
              <w:kern w:val="0"/>
              <w:sz w:val="24"/>
              <w:szCs w:val="24"/>
            </w:rPr>
            <m:t>,</m:t>
          </w:del>
        </m:r>
        <m:sSub>
          <m:sSubPr>
            <m:ctrlPr>
              <w:del w:id="5678" w:author="Zhang Li" w:date="2022-06-12T15:14:00Z">
                <w:rPr>
                  <w:rFonts w:ascii="Cambria Math" w:eastAsia="宋体" w:hAnsi="Cambria Math" w:cs="Times New Roman"/>
                  <w:kern w:val="0"/>
                  <w:sz w:val="24"/>
                  <w:szCs w:val="24"/>
                </w:rPr>
              </w:del>
            </m:ctrlPr>
          </m:sSubPr>
          <m:e>
            <m:r>
              <w:del w:id="5679" w:author="Zhang Li" w:date="2022-06-12T15:14:00Z">
                <w:rPr>
                  <w:rFonts w:ascii="Cambria Math" w:eastAsia="宋体" w:hAnsi="Cambria Math" w:cs="Times New Roman"/>
                  <w:kern w:val="0"/>
                  <w:sz w:val="24"/>
                  <w:szCs w:val="24"/>
                </w:rPr>
                <m:t>p</m:t>
              </w:del>
            </m:r>
          </m:e>
          <m:sub>
            <m:r>
              <w:del w:id="5680" w:author="Zhang Li" w:date="2022-06-12T15:14:00Z">
                <m:rPr>
                  <m:sty m:val="p"/>
                </m:rPr>
                <w:rPr>
                  <w:rFonts w:ascii="Cambria Math" w:eastAsia="宋体" w:hAnsi="Cambria Math" w:cs="Times New Roman"/>
                  <w:kern w:val="0"/>
                  <w:sz w:val="24"/>
                  <w:szCs w:val="24"/>
                </w:rPr>
                <m:t>2</m:t>
              </w:del>
            </m:r>
          </m:sub>
        </m:sSub>
        <m:r>
          <w:del w:id="5681" w:author="Zhang Li" w:date="2022-06-12T15:14:00Z">
            <m:rPr>
              <m:sty m:val="p"/>
            </m:rPr>
            <w:rPr>
              <w:rFonts w:ascii="Cambria Math" w:eastAsia="宋体" w:hAnsi="Cambria Math" w:cs="Times New Roman"/>
              <w:kern w:val="0"/>
              <w:sz w:val="24"/>
              <w:szCs w:val="24"/>
            </w:rPr>
            <m:t>,⋯,</m:t>
          </w:del>
        </m:r>
        <m:sSub>
          <m:sSubPr>
            <m:ctrlPr>
              <w:del w:id="5682" w:author="Zhang Li" w:date="2022-06-12T15:14:00Z">
                <w:rPr>
                  <w:rFonts w:ascii="Cambria Math" w:eastAsia="宋体" w:hAnsi="Cambria Math" w:cs="Times New Roman"/>
                  <w:kern w:val="0"/>
                  <w:sz w:val="24"/>
                  <w:szCs w:val="24"/>
                </w:rPr>
              </w:del>
            </m:ctrlPr>
          </m:sSubPr>
          <m:e>
            <m:r>
              <w:del w:id="5683" w:author="Zhang Li" w:date="2022-06-12T15:14:00Z">
                <w:rPr>
                  <w:rFonts w:ascii="Cambria Math" w:eastAsia="宋体" w:hAnsi="Cambria Math" w:cs="Times New Roman"/>
                  <w:kern w:val="0"/>
                  <w:sz w:val="24"/>
                  <w:szCs w:val="24"/>
                </w:rPr>
                <m:t>p</m:t>
              </w:del>
            </m:r>
          </m:e>
          <m:sub>
            <m:r>
              <w:del w:id="5684" w:author="Zhang Li" w:date="2022-06-12T15:14:00Z">
                <w:rPr>
                  <w:rFonts w:ascii="Cambria Math" w:eastAsia="宋体" w:hAnsi="Cambria Math" w:cs="Times New Roman"/>
                  <w:kern w:val="0"/>
                  <w:sz w:val="24"/>
                  <w:szCs w:val="24"/>
                </w:rPr>
                <m:t>m</m:t>
              </w:del>
            </m:r>
          </m:sub>
        </m:sSub>
        <m:d>
          <m:dPr>
            <m:ctrlPr>
              <w:del w:id="5685" w:author="Zhang Li" w:date="2022-06-12T15:14:00Z">
                <w:rPr>
                  <w:rFonts w:ascii="Cambria Math" w:eastAsia="宋体" w:hAnsi="Cambria Math" w:cs="Times New Roman"/>
                  <w:kern w:val="0"/>
                  <w:sz w:val="24"/>
                  <w:szCs w:val="24"/>
                </w:rPr>
              </w:del>
            </m:ctrlPr>
          </m:dPr>
          <m:e>
            <m:nary>
              <m:naryPr>
                <m:chr m:val="∑"/>
                <m:ctrlPr>
                  <w:del w:id="5686" w:author="Zhang Li" w:date="2022-06-12T15:14:00Z">
                    <w:rPr>
                      <w:rFonts w:ascii="Cambria Math" w:eastAsia="宋体" w:hAnsi="Cambria Math" w:cs="Times New Roman"/>
                      <w:kern w:val="0"/>
                      <w:sz w:val="24"/>
                      <w:szCs w:val="24"/>
                    </w:rPr>
                  </w:del>
                </m:ctrlPr>
              </m:naryPr>
              <m:sub>
                <m:r>
                  <w:del w:id="5687" w:author="Zhang Li" w:date="2022-06-12T15:14:00Z">
                    <w:rPr>
                      <w:rFonts w:ascii="Cambria Math" w:eastAsia="宋体" w:hAnsi="Cambria Math" w:cs="Times New Roman"/>
                      <w:kern w:val="0"/>
                      <w:sz w:val="24"/>
                      <w:szCs w:val="24"/>
                    </w:rPr>
                    <m:t>k</m:t>
                  </w:del>
                </m:r>
                <m:r>
                  <w:del w:id="5688" w:author="Zhang Li" w:date="2022-06-12T15:14:00Z">
                    <m:rPr>
                      <m:sty m:val="p"/>
                    </m:rPr>
                    <w:rPr>
                      <w:rFonts w:ascii="Cambria Math" w:eastAsia="宋体" w:hAnsi="Cambria Math" w:cs="Times New Roman"/>
                      <w:kern w:val="0"/>
                      <w:sz w:val="24"/>
                      <w:szCs w:val="24"/>
                    </w:rPr>
                    <m:t>=1</m:t>
                  </w:del>
                </m:r>
              </m:sub>
              <m:sup>
                <m:r>
                  <w:del w:id="5689" w:author="Zhang Li" w:date="2022-06-12T15:14:00Z">
                    <w:rPr>
                      <w:rFonts w:ascii="Cambria Math" w:eastAsia="宋体" w:hAnsi="Cambria Math" w:cs="Times New Roman"/>
                      <w:kern w:val="0"/>
                      <w:sz w:val="24"/>
                      <w:szCs w:val="24"/>
                    </w:rPr>
                    <m:t>m</m:t>
                  </w:del>
                </m:r>
              </m:sup>
              <m:e>
                <m:sSub>
                  <m:sSubPr>
                    <m:ctrlPr>
                      <w:del w:id="5690" w:author="Zhang Li" w:date="2022-06-12T15:14:00Z">
                        <w:rPr>
                          <w:rFonts w:ascii="Cambria Math" w:eastAsia="宋体" w:hAnsi="Cambria Math" w:cs="Times New Roman"/>
                          <w:kern w:val="0"/>
                          <w:sz w:val="24"/>
                          <w:szCs w:val="24"/>
                        </w:rPr>
                      </w:del>
                    </m:ctrlPr>
                  </m:sSubPr>
                  <m:e>
                    <m:r>
                      <w:del w:id="5691" w:author="Zhang Li" w:date="2022-06-12T15:14:00Z">
                        <w:rPr>
                          <w:rFonts w:ascii="Cambria Math" w:eastAsia="宋体" w:hAnsi="Cambria Math" w:cs="Times New Roman"/>
                          <w:kern w:val="0"/>
                          <w:sz w:val="24"/>
                          <w:szCs w:val="24"/>
                        </w:rPr>
                        <m:t>p</m:t>
                      </w:del>
                    </m:r>
                  </m:e>
                  <m:sub>
                    <m:r>
                      <w:del w:id="5692" w:author="Zhang Li" w:date="2022-06-12T15:14:00Z">
                        <w:rPr>
                          <w:rFonts w:ascii="Cambria Math" w:eastAsia="宋体" w:hAnsi="Cambria Math" w:cs="Times New Roman"/>
                          <w:kern w:val="0"/>
                          <w:sz w:val="24"/>
                          <w:szCs w:val="24"/>
                        </w:rPr>
                        <m:t>k</m:t>
                      </w:del>
                    </m:r>
                  </m:sub>
                </m:sSub>
              </m:e>
            </m:nary>
            <m:r>
              <w:del w:id="5693" w:author="Zhang Li" w:date="2022-06-12T15:14:00Z">
                <m:rPr>
                  <m:sty m:val="p"/>
                </m:rPr>
                <w:rPr>
                  <w:rFonts w:ascii="Cambria Math" w:eastAsia="宋体" w:hAnsi="Cambria Math" w:cs="Times New Roman"/>
                  <w:kern w:val="0"/>
                  <w:sz w:val="24"/>
                  <w:szCs w:val="24"/>
                </w:rPr>
                <m:t>=</m:t>
              </w:del>
            </m:r>
            <m:sSub>
              <m:sSubPr>
                <m:ctrlPr>
                  <w:del w:id="5694" w:author="Zhang Li" w:date="2022-06-12T15:14:00Z">
                    <w:rPr>
                      <w:rFonts w:ascii="Cambria Math" w:eastAsia="宋体" w:hAnsi="Cambria Math" w:cs="Times New Roman"/>
                      <w:kern w:val="0"/>
                      <w:sz w:val="24"/>
                      <w:szCs w:val="24"/>
                    </w:rPr>
                  </w:del>
                </m:ctrlPr>
              </m:sSubPr>
              <m:e>
                <m:r>
                  <w:del w:id="5695" w:author="Zhang Li" w:date="2022-06-12T15:14:00Z">
                    <w:rPr>
                      <w:rFonts w:ascii="Cambria Math" w:eastAsia="宋体" w:hAnsi="Cambria Math" w:cs="Times New Roman"/>
                      <w:kern w:val="0"/>
                      <w:sz w:val="24"/>
                      <w:szCs w:val="24"/>
                    </w:rPr>
                    <m:t>p</m:t>
                  </w:del>
                </m:r>
              </m:e>
              <m:sub>
                <m:r>
                  <w:del w:id="5696" w:author="Zhang Li" w:date="2022-06-12T15:14:00Z">
                    <w:rPr>
                      <w:rFonts w:ascii="Cambria Math" w:eastAsia="宋体" w:hAnsi="Cambria Math" w:cs="Times New Roman"/>
                      <w:kern w:val="0"/>
                      <w:sz w:val="24"/>
                      <w:szCs w:val="24"/>
                    </w:rPr>
                    <m:t>A</m:t>
                  </w:del>
                </m:r>
              </m:sub>
            </m:sSub>
          </m:e>
        </m:d>
      </m:oMath>
      <w:del w:id="5697"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5698" w:author="Zhang Li" w:date="2022-06-12T15:14:00Z">
                <w:rPr>
                  <w:rFonts w:ascii="Cambria Math" w:eastAsia="宋体" w:hAnsi="Cambria Math" w:cs="Times New Roman"/>
                  <w:kern w:val="0"/>
                  <w:sz w:val="24"/>
                  <w:szCs w:val="24"/>
                </w:rPr>
              </w:del>
            </m:ctrlPr>
          </m:fPr>
          <m:num>
            <m:r>
              <w:del w:id="5699" w:author="Zhang Li" w:date="2022-06-12T15:14:00Z">
                <m:rPr>
                  <m:sty m:val="p"/>
                </m:rPr>
                <w:rPr>
                  <w:rFonts w:ascii="Cambria Math" w:eastAsia="宋体" w:hAnsi="Cambria Math" w:cs="Times New Roman"/>
                  <w:kern w:val="0"/>
                  <w:sz w:val="24"/>
                  <w:szCs w:val="24"/>
                </w:rPr>
                <m:t>1</m:t>
              </w:del>
            </m:r>
          </m:num>
          <m:den>
            <m:r>
              <w:del w:id="5700" w:author="Zhang Li" w:date="2022-06-12T15:14:00Z">
                <w:rPr>
                  <w:rFonts w:ascii="Cambria Math" w:eastAsia="宋体" w:hAnsi="Cambria Math" w:cs="Times New Roman"/>
                  <w:kern w:val="0"/>
                  <w:sz w:val="24"/>
                  <w:szCs w:val="24"/>
                </w:rPr>
                <m:t>m</m:t>
              </w:del>
            </m:r>
          </m:den>
        </m:f>
        <m:nary>
          <m:naryPr>
            <m:chr m:val="∑"/>
            <m:ctrlPr>
              <w:del w:id="5701" w:author="Zhang Li" w:date="2022-06-12T15:14:00Z">
                <w:rPr>
                  <w:rFonts w:ascii="Cambria Math" w:eastAsia="宋体" w:hAnsi="Cambria Math" w:cs="Times New Roman"/>
                  <w:kern w:val="0"/>
                  <w:sz w:val="24"/>
                  <w:szCs w:val="24"/>
                </w:rPr>
              </w:del>
            </m:ctrlPr>
          </m:naryPr>
          <m:sub>
            <m:r>
              <w:del w:id="5702" w:author="Zhang Li" w:date="2022-06-12T15:14:00Z">
                <w:rPr>
                  <w:rFonts w:ascii="Cambria Math" w:eastAsia="宋体" w:hAnsi="Cambria Math" w:cs="Times New Roman"/>
                  <w:kern w:val="0"/>
                  <w:sz w:val="24"/>
                  <w:szCs w:val="24"/>
                </w:rPr>
                <m:t>k</m:t>
              </w:del>
            </m:r>
            <m:r>
              <w:del w:id="5703" w:author="Zhang Li" w:date="2022-06-12T15:14:00Z">
                <m:rPr>
                  <m:sty m:val="p"/>
                </m:rPr>
                <w:rPr>
                  <w:rFonts w:ascii="Cambria Math" w:eastAsia="宋体" w:hAnsi="Cambria Math" w:cs="Times New Roman"/>
                  <w:kern w:val="0"/>
                  <w:sz w:val="24"/>
                  <w:szCs w:val="24"/>
                </w:rPr>
                <m:t>=1</m:t>
              </w:del>
            </m:r>
          </m:sub>
          <m:sup>
            <m:r>
              <w:del w:id="5704" w:author="Zhang Li" w:date="2022-06-12T15:14:00Z">
                <w:rPr>
                  <w:rFonts w:ascii="Cambria Math" w:eastAsia="宋体" w:hAnsi="Cambria Math" w:cs="Times New Roman"/>
                  <w:kern w:val="0"/>
                  <w:sz w:val="24"/>
                  <w:szCs w:val="24"/>
                </w:rPr>
                <m:t>m</m:t>
              </w:del>
            </m:r>
          </m:sup>
          <m:e>
            <m:r>
              <w:del w:id="5705" w:author="Zhang Li" w:date="2022-06-12T15:14:00Z">
                <w:rPr>
                  <w:rFonts w:ascii="Cambria Math" w:eastAsia="宋体" w:hAnsi="Cambria Math" w:cs="Times New Roman"/>
                  <w:kern w:val="0"/>
                  <w:sz w:val="24"/>
                  <w:szCs w:val="24"/>
                </w:rPr>
                <m:t>k</m:t>
              </w:del>
            </m:r>
            <m:r>
              <w:del w:id="5706" w:author="Zhang Li" w:date="2022-06-12T15:14:00Z">
                <m:rPr>
                  <m:sty m:val="p"/>
                </m:rPr>
                <w:rPr>
                  <w:rFonts w:ascii="Cambria Math" w:eastAsia="宋体" w:hAnsi="Cambria Math" w:cs="Times New Roman"/>
                  <w:kern w:val="0"/>
                  <w:sz w:val="24"/>
                  <w:szCs w:val="24"/>
                </w:rPr>
                <m:t>⋅</m:t>
              </w:del>
            </m:r>
            <m:sSub>
              <m:sSubPr>
                <m:ctrlPr>
                  <w:del w:id="5707" w:author="Zhang Li" w:date="2022-06-12T15:14:00Z">
                    <w:rPr>
                      <w:rFonts w:ascii="Cambria Math" w:eastAsia="宋体" w:hAnsi="Cambria Math" w:cs="Times New Roman"/>
                      <w:kern w:val="0"/>
                      <w:sz w:val="24"/>
                      <w:szCs w:val="24"/>
                    </w:rPr>
                  </w:del>
                </m:ctrlPr>
              </m:sSubPr>
              <m:e>
                <m:r>
                  <w:del w:id="5708" w:author="Zhang Li" w:date="2022-06-12T15:14:00Z">
                    <w:rPr>
                      <w:rFonts w:ascii="Cambria Math" w:eastAsia="宋体" w:hAnsi="Cambria Math" w:cs="Times New Roman"/>
                      <w:kern w:val="0"/>
                      <w:sz w:val="24"/>
                      <w:szCs w:val="24"/>
                    </w:rPr>
                    <m:t>p</m:t>
                  </w:del>
                </m:r>
              </m:e>
              <m:sub>
                <m:r>
                  <w:del w:id="5709" w:author="Zhang Li" w:date="2022-06-12T15:14:00Z">
                    <w:rPr>
                      <w:rFonts w:ascii="Cambria Math" w:eastAsia="宋体" w:hAnsi="Cambria Math" w:cs="Times New Roman"/>
                      <w:kern w:val="0"/>
                      <w:sz w:val="24"/>
                      <w:szCs w:val="24"/>
                    </w:rPr>
                    <m:t>k</m:t>
                  </w:del>
                </m:r>
              </m:sub>
            </m:sSub>
            <m:r>
              <w:del w:id="5710" w:author="Zhang Li" w:date="2022-06-12T15:14:00Z">
                <m:rPr>
                  <m:sty m:val="p"/>
                </m:rPr>
                <w:rPr>
                  <w:rFonts w:ascii="Cambria Math" w:eastAsia="宋体" w:hAnsi="Cambria Math" w:cs="Times New Roman"/>
                  <w:kern w:val="0"/>
                  <w:sz w:val="24"/>
                  <w:szCs w:val="24"/>
                </w:rPr>
                <m:t>&lt;</m:t>
              </w:del>
            </m:r>
            <m:sSub>
              <m:sSubPr>
                <m:ctrlPr>
                  <w:del w:id="5711" w:author="Zhang Li" w:date="2022-06-12T15:14:00Z">
                    <w:rPr>
                      <w:rFonts w:ascii="Cambria Math" w:eastAsia="宋体" w:hAnsi="Cambria Math" w:cs="Times New Roman"/>
                      <w:kern w:val="0"/>
                      <w:sz w:val="24"/>
                      <w:szCs w:val="24"/>
                    </w:rPr>
                  </w:del>
                </m:ctrlPr>
              </m:sSubPr>
              <m:e>
                <m:r>
                  <w:del w:id="5712" w:author="Zhang Li" w:date="2022-06-12T15:14:00Z">
                    <w:rPr>
                      <w:rFonts w:ascii="Cambria Math" w:eastAsia="宋体" w:hAnsi="Cambria Math" w:cs="Times New Roman"/>
                      <w:kern w:val="0"/>
                      <w:sz w:val="24"/>
                      <w:szCs w:val="24"/>
                    </w:rPr>
                    <m:t>p</m:t>
                  </w:del>
                </m:r>
              </m:e>
              <m:sub>
                <m:r>
                  <w:del w:id="5713" w:author="Zhang Li" w:date="2022-06-12T15:14:00Z">
                    <w:rPr>
                      <w:rFonts w:ascii="Cambria Math" w:eastAsia="宋体" w:hAnsi="Cambria Math" w:cs="Times New Roman"/>
                      <w:kern w:val="0"/>
                      <w:sz w:val="24"/>
                      <w:szCs w:val="24"/>
                    </w:rPr>
                    <m:t>A</m:t>
                  </w:del>
                </m:r>
              </m:sub>
            </m:sSub>
          </m:e>
        </m:nary>
      </m:oMath>
      <w:del w:id="5714"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5715"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5716" w:author="Zhang Li" w:date="2022-06-12T15:15:00Z">
        <w:r>
          <w:rPr>
            <w:rFonts w:ascii="Times New Roman" w:eastAsia="宋体" w:hAnsi="Times New Roman" w:cs="Times New Roman"/>
            <w:kern w:val="0"/>
            <w:sz w:val="24"/>
            <w:szCs w:val="24"/>
          </w:rPr>
          <w:t xml:space="preserve">our protocol can resistant Sybil </w:t>
        </w:r>
        <w:r>
          <w:rPr>
            <w:rFonts w:ascii="Times New Roman" w:eastAsia="宋体" w:hAnsi="Times New Roman" w:cs="Times New Roman"/>
            <w:kern w:val="0"/>
            <w:sz w:val="24"/>
            <w:szCs w:val="24"/>
          </w:rPr>
          <w:lastRenderedPageBreak/>
          <w:t>attacks in block</w:t>
        </w:r>
      </w:ins>
      <w:ins w:id="5717" w:author="ThinkPad" w:date="2022-06-19T10:28:00Z">
        <w:r w:rsidR="002F4472">
          <w:rPr>
            <w:rFonts w:ascii="Times New Roman" w:eastAsia="宋体" w:hAnsi="Times New Roman" w:cs="Times New Roman"/>
            <w:kern w:val="0"/>
            <w:sz w:val="24"/>
            <w:szCs w:val="24"/>
          </w:rPr>
          <w:t xml:space="preserve"> proposer</w:t>
        </w:r>
      </w:ins>
      <w:ins w:id="5718" w:author="Zhang Li" w:date="2022-06-12T15:15:00Z">
        <w:r>
          <w:rPr>
            <w:rFonts w:ascii="Times New Roman" w:eastAsia="宋体" w:hAnsi="Times New Roman" w:cs="Times New Roman"/>
            <w:kern w:val="0"/>
            <w:sz w:val="24"/>
            <w:szCs w:val="24"/>
          </w:rPr>
          <w:t xml:space="preserve"> election</w:t>
        </w:r>
        <w:del w:id="5719"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5720"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5721" w:author="ThinkPad" w:date="2022-06-19T10:28:00Z">
        <w:r w:rsidDel="00110AE4">
          <w:rPr>
            <w:rFonts w:ascii="Times New Roman" w:eastAsia="宋体" w:hAnsi="Times New Roman" w:cs="Times New Roman"/>
            <w:kern w:val="0"/>
            <w:sz w:val="24"/>
            <w:szCs w:val="24"/>
          </w:rPr>
          <w:delText xml:space="preserve">launching </w:delText>
        </w:r>
      </w:del>
      <w:ins w:id="5722"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5723"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5724"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5725"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5726" w:author="ThinkPad" w:date="2022-06-19T10:29:00Z">
        <w:r w:rsidR="00110AE4">
          <w:rPr>
            <w:rFonts w:ascii="Times New Roman" w:eastAsia="宋体" w:hAnsi="Times New Roman" w:cs="Times New Roman"/>
            <w:kern w:val="0"/>
            <w:sz w:val="24"/>
            <w:szCs w:val="24"/>
          </w:rPr>
          <w:t xml:space="preserve">In this case, </w:t>
        </w:r>
      </w:ins>
      <w:del w:id="5727" w:author="ThinkPad" w:date="2022-06-19T10:29:00Z">
        <w:r w:rsidDel="00110AE4">
          <w:rPr>
            <w:rFonts w:ascii="Times New Roman" w:eastAsia="宋体" w:hAnsi="Times New Roman" w:cs="Times New Roman"/>
            <w:kern w:val="0"/>
            <w:sz w:val="24"/>
            <w:szCs w:val="24"/>
          </w:rPr>
          <w:delText xml:space="preserve">All </w:delText>
        </w:r>
      </w:del>
      <w:ins w:id="5728"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5729"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5730" w:author="ThinkPad" w:date="2022-06-19T10:29:00Z">
        <w:r w:rsidDel="00C83CE0">
          <w:rPr>
            <w:rFonts w:ascii="Times New Roman" w:eastAsia="宋体" w:hAnsi="Times New Roman" w:cs="Times New Roman"/>
            <w:kern w:val="0"/>
            <w:sz w:val="24"/>
            <w:szCs w:val="24"/>
          </w:rPr>
          <w:delText xml:space="preserve">the </w:delText>
        </w:r>
      </w:del>
      <w:ins w:id="5731"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5732"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5733"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5734" w:author="ThinkPad" w:date="2022-06-19T10:30:00Z">
        <w:r w:rsidDel="0079479F">
          <w:rPr>
            <w:rFonts w:ascii="Times New Roman" w:eastAsia="宋体" w:hAnsi="Times New Roman" w:cs="Times New Roman"/>
            <w:kern w:val="0"/>
            <w:sz w:val="24"/>
            <w:szCs w:val="24"/>
          </w:rPr>
          <w:delText>Due to</w:delText>
        </w:r>
      </w:del>
      <w:ins w:id="5735"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5736"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5737"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5738" w:author="ThinkPad" w:date="2022-06-19T10:31:00Z">
        <w:r w:rsidDel="0079479F">
          <w:rPr>
            <w:rFonts w:ascii="Times New Roman" w:eastAsia="宋体" w:hAnsi="Times New Roman" w:cs="Times New Roman"/>
            <w:kern w:val="0"/>
            <w:sz w:val="24"/>
            <w:szCs w:val="24"/>
          </w:rPr>
          <w:delText xml:space="preserve">the </w:delText>
        </w:r>
      </w:del>
      <w:ins w:id="5739"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proofErr w:type="spellStart"/>
      <w:ins w:id="5740" w:author="Zhang Li" w:date="2022-06-12T15:17: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norma</w:t>
        </w:r>
      </w:ins>
      <w:ins w:id="5741" w:author="ThinkPad" w:date="2022-06-19T10:31:00Z">
        <w:r w:rsidR="0079479F">
          <w:rPr>
            <w:rFonts w:ascii="Times New Roman" w:eastAsia="宋体" w:hAnsi="Times New Roman" w:cs="Times New Roman"/>
            <w:kern w:val="0"/>
            <w:sz w:val="24"/>
            <w:szCs w:val="24"/>
          </w:rPr>
          <w:t>l</w:t>
        </w:r>
      </w:ins>
      <w:ins w:id="5742" w:author="Zhang Li" w:date="2022-06-12T15:17:00Z">
        <w:r>
          <w:rPr>
            <w:rFonts w:ascii="Times New Roman" w:eastAsia="宋体" w:hAnsi="Times New Roman" w:cs="Times New Roman"/>
            <w:kern w:val="0"/>
            <w:sz w:val="24"/>
            <w:szCs w:val="24"/>
          </w:rPr>
          <w:t>ly</w:t>
        </w:r>
      </w:ins>
      <w:del w:id="5743"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5744" w:author="ThinkPad" w:date="2022-06-19T10:31:00Z">
        <w:r w:rsidR="00CA5769" w:rsidDel="0079479F">
          <w:rPr>
            <w:rFonts w:ascii="Times New Roman" w:eastAsia="宋体" w:hAnsi="Times New Roman" w:cs="Times New Roman"/>
            <w:kern w:val="0"/>
            <w:sz w:val="24"/>
            <w:szCs w:val="24"/>
          </w:rPr>
          <w:delText>ing</w:delText>
        </w:r>
      </w:del>
      <w:ins w:id="5745"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5746" w:author="ThinkPad" w:date="2022-06-19T10:31:00Z">
        <w:r w:rsidR="00CA5769" w:rsidDel="0079479F">
          <w:rPr>
            <w:rFonts w:ascii="Times New Roman" w:eastAsia="宋体" w:hAnsi="Times New Roman" w:cs="Times New Roman"/>
            <w:kern w:val="0"/>
            <w:sz w:val="24"/>
            <w:szCs w:val="24"/>
          </w:rPr>
          <w:delText xml:space="preserve">propagation </w:delText>
        </w:r>
      </w:del>
      <w:ins w:id="5747"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5748" w:author="ThinkPad" w:date="2022-06-19T10:32:00Z">
        <w:r w:rsidR="00CA5769" w:rsidDel="0079479F">
          <w:rPr>
            <w:rFonts w:ascii="Times New Roman" w:eastAsia="宋体" w:hAnsi="Times New Roman" w:cs="Times New Roman"/>
            <w:kern w:val="0"/>
            <w:sz w:val="24"/>
            <w:szCs w:val="24"/>
          </w:rPr>
          <w:delText xml:space="preserve">aggregate </w:delText>
        </w:r>
      </w:del>
      <w:ins w:id="5749"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5750"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5751"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5752"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5753" w:author="ThinkPad" w:date="2022-06-19T10:32:00Z">
        <w:r w:rsidR="00CA5769" w:rsidDel="0079479F">
          <w:rPr>
            <w:rFonts w:ascii="Times New Roman" w:eastAsia="宋体" w:hAnsi="Times New Roman" w:cs="Times New Roman"/>
            <w:kern w:val="0"/>
            <w:sz w:val="24"/>
            <w:szCs w:val="24"/>
          </w:rPr>
          <w:delText xml:space="preserve">the </w:delText>
        </w:r>
      </w:del>
      <w:ins w:id="5754"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5755"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5756"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5757"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5758"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5759"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5760"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5761"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5762"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t>partial signature shares. As</w:t>
      </w:r>
      <w:ins w:id="5763"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w:t>
      </w:r>
      <w:del w:id="5764"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5765"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5766"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5767"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5768" w:author="ThinkPad" w:date="2022-06-19T10:34:00Z">
        <w:r w:rsidDel="00C40C47">
          <w:rPr>
            <w:rFonts w:ascii="Times New Roman" w:eastAsia="宋体" w:hAnsi="Times New Roman" w:cs="Times New Roman"/>
            <w:kern w:val="0"/>
            <w:sz w:val="24"/>
            <w:szCs w:val="24"/>
          </w:rPr>
          <w:delText xml:space="preserve">receiving </w:delText>
        </w:r>
      </w:del>
      <w:ins w:id="5769"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 xml:space="preserve">a sufficient partial signature in block finalization phase.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utilizing an estimate of adversary time window ensures the finalization of block in wireless blockchain network under jamming attack</w:t>
      </w:r>
      <w:ins w:id="5770"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5771"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5772"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5773" w:author="Zhang Li" w:date="2022-06-12T15:20:00Z"/>
          <w:rFonts w:ascii="Times New Roman" w:eastAsia="宋体" w:hAnsi="Times New Roman" w:cs="Times New Roman"/>
          <w:kern w:val="0"/>
          <w:sz w:val="24"/>
          <w:szCs w:val="24"/>
        </w:rPr>
      </w:pPr>
      <w:del w:id="5774"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5775" w:author="Zhang Li" w:date="2022-06-12T15:20:00Z">
                <w:rPr>
                  <w:rFonts w:ascii="Cambria Math" w:eastAsia="宋体" w:hAnsi="Cambria Math" w:cs="Times New Roman"/>
                  <w:i/>
                  <w:kern w:val="0"/>
                  <w:sz w:val="24"/>
                  <w:szCs w:val="24"/>
                </w:rPr>
              </w:del>
            </m:ctrlPr>
          </m:sSubSupPr>
          <m:e>
            <m:r>
              <w:del w:id="5776" w:author="Zhang Li" w:date="2022-06-12T15:20:00Z">
                <w:rPr>
                  <w:rFonts w:ascii="Cambria Math" w:eastAsia="宋体" w:hAnsi="Cambria Math" w:cs="Times New Roman"/>
                  <w:kern w:val="0"/>
                  <w:sz w:val="24"/>
                  <w:szCs w:val="24"/>
                </w:rPr>
                <m:t>T</m:t>
              </w:del>
            </m:r>
          </m:e>
          <m:sub>
            <m:r>
              <w:del w:id="5777" w:author="Zhang Li" w:date="2022-06-12T15:20:00Z">
                <w:rPr>
                  <w:rFonts w:ascii="Cambria Math" w:eastAsia="宋体" w:hAnsi="Cambria Math" w:cs="Times New Roman"/>
                  <w:kern w:val="0"/>
                  <w:sz w:val="24"/>
                  <w:szCs w:val="24"/>
                </w:rPr>
                <m:t>C</m:t>
              </w:del>
            </m:r>
          </m:sub>
          <m:sup>
            <m:r>
              <w:del w:id="5778" w:author="Zhang Li" w:date="2022-06-12T15:20:00Z">
                <w:rPr>
                  <w:rFonts w:ascii="Cambria Math" w:eastAsia="宋体" w:hAnsi="Cambria Math" w:cs="Times New Roman"/>
                  <w:kern w:val="0"/>
                  <w:sz w:val="24"/>
                  <w:szCs w:val="24"/>
                </w:rPr>
                <m:t>max</m:t>
              </w:del>
            </m:r>
          </m:sup>
        </m:sSubSup>
      </m:oMath>
      <w:del w:id="5779"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5780" w:author="Zhang Li" w:date="2022-06-12T15:20:00Z">
            <w:rPr>
              <w:rFonts w:ascii="Cambria Math" w:eastAsia="宋体" w:hAnsi="Cambria Math" w:cs="Times New Roman"/>
              <w:kern w:val="0"/>
              <w:sz w:val="24"/>
              <w:szCs w:val="24"/>
            </w:rPr>
            <m:t>p</m:t>
          </w:del>
        </m:r>
      </m:oMath>
      <w:del w:id="5781"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5782" w:author="Zhang Li" w:date="2022-06-12T15:20:00Z">
            <w:rPr>
              <w:rFonts w:ascii="Cambria Math" w:eastAsia="宋体" w:hAnsi="Cambria Math" w:cs="Times New Roman"/>
              <w:kern w:val="0"/>
              <w:sz w:val="24"/>
              <w:szCs w:val="24"/>
            </w:rPr>
            <m:t>F= T⋅</m:t>
          </w:del>
        </m:r>
        <m:sSubSup>
          <m:sSubSupPr>
            <m:ctrlPr>
              <w:del w:id="5783" w:author="Zhang Li" w:date="2022-06-12T15:20:00Z">
                <w:rPr>
                  <w:rFonts w:ascii="Cambria Math" w:eastAsia="宋体" w:hAnsi="Cambria Math" w:cs="Times New Roman"/>
                  <w:i/>
                  <w:kern w:val="0"/>
                  <w:sz w:val="24"/>
                  <w:szCs w:val="24"/>
                </w:rPr>
              </w:del>
            </m:ctrlPr>
          </m:sSubSupPr>
          <m:e>
            <m:r>
              <w:del w:id="5784" w:author="Zhang Li" w:date="2022-06-12T15:20:00Z">
                <w:rPr>
                  <w:rFonts w:ascii="Cambria Math" w:eastAsia="宋体" w:hAnsi="Cambria Math" w:cs="Times New Roman"/>
                  <w:kern w:val="0"/>
                  <w:sz w:val="24"/>
                  <w:szCs w:val="24"/>
                </w:rPr>
                <m:t>T</m:t>
              </w:del>
            </m:r>
          </m:e>
          <m:sub>
            <m:r>
              <w:del w:id="5785" w:author="Zhang Li" w:date="2022-06-12T15:20:00Z">
                <w:rPr>
                  <w:rFonts w:ascii="Cambria Math" w:eastAsia="宋体" w:hAnsi="Cambria Math" w:cs="Times New Roman"/>
                  <w:kern w:val="0"/>
                  <w:sz w:val="24"/>
                  <w:szCs w:val="24"/>
                </w:rPr>
                <m:t>C</m:t>
              </w:del>
            </m:r>
          </m:sub>
          <m:sup>
            <m:r>
              <w:del w:id="5786" w:author="Zhang Li" w:date="2022-06-12T15:20:00Z">
                <w:rPr>
                  <w:rFonts w:ascii="Cambria Math" w:eastAsia="宋体" w:hAnsi="Cambria Math" w:cs="Times New Roman"/>
                  <w:kern w:val="0"/>
                  <w:sz w:val="24"/>
                  <w:szCs w:val="24"/>
                </w:rPr>
                <m:t>max</m:t>
              </w:del>
            </m:r>
          </m:sup>
        </m:sSubSup>
        <m:r>
          <w:del w:id="5787" w:author="Zhang Li" w:date="2022-06-12T15:20:00Z">
            <w:rPr>
              <w:rFonts w:ascii="Cambria Math" w:eastAsia="宋体" w:hAnsi="Cambria Math" w:cs="Times New Roman"/>
              <w:kern w:val="0"/>
              <w:sz w:val="24"/>
              <w:szCs w:val="24"/>
            </w:rPr>
            <m:t>⋅</m:t>
          </w:del>
        </m:r>
        <m:d>
          <m:dPr>
            <m:begChr m:val="⌈"/>
            <m:endChr m:val="⌉"/>
            <m:ctrlPr>
              <w:del w:id="5788" w:author="Zhang Li" w:date="2022-06-12T15:20:00Z">
                <w:rPr>
                  <w:rFonts w:ascii="Cambria Math" w:eastAsia="宋体" w:hAnsi="Cambria Math" w:cs="Times New Roman"/>
                  <w:i/>
                  <w:kern w:val="0"/>
                  <w:sz w:val="24"/>
                  <w:szCs w:val="24"/>
                </w:rPr>
              </w:del>
            </m:ctrlPr>
          </m:dPr>
          <m:e>
            <m:f>
              <m:fPr>
                <m:ctrlPr>
                  <w:del w:id="5789" w:author="Zhang Li" w:date="2022-06-12T15:20:00Z">
                    <w:rPr>
                      <w:rFonts w:ascii="Cambria Math" w:eastAsia="宋体" w:hAnsi="Cambria Math" w:cs="Times New Roman"/>
                      <w:i/>
                      <w:kern w:val="0"/>
                      <w:sz w:val="24"/>
                      <w:szCs w:val="24"/>
                    </w:rPr>
                  </w:del>
                </m:ctrlPr>
              </m:fPr>
              <m:num>
                <m:func>
                  <m:funcPr>
                    <m:ctrlPr>
                      <w:del w:id="5790" w:author="Zhang Li" w:date="2022-06-12T15:20:00Z">
                        <w:rPr>
                          <w:rFonts w:ascii="Cambria Math" w:eastAsia="宋体" w:hAnsi="Cambria Math" w:cs="Times New Roman"/>
                          <w:i/>
                          <w:kern w:val="0"/>
                          <w:sz w:val="24"/>
                          <w:szCs w:val="24"/>
                        </w:rPr>
                      </w:del>
                    </m:ctrlPr>
                  </m:funcPr>
                  <m:fName>
                    <m:r>
                      <w:del w:id="5791" w:author="Zhang Li" w:date="2022-06-12T15:20:00Z">
                        <m:rPr>
                          <m:sty m:val="p"/>
                        </m:rPr>
                        <w:rPr>
                          <w:rFonts w:ascii="Cambria Math" w:eastAsia="宋体" w:hAnsi="Cambria Math" w:cs="Times New Roman"/>
                          <w:kern w:val="0"/>
                          <w:sz w:val="24"/>
                          <w:szCs w:val="24"/>
                        </w:rPr>
                        <m:t>log</m:t>
                      </w:del>
                    </m:r>
                  </m:fName>
                  <m:e>
                    <m:d>
                      <m:dPr>
                        <m:ctrlPr>
                          <w:del w:id="5792" w:author="Zhang Li" w:date="2022-06-12T15:20:00Z">
                            <w:rPr>
                              <w:rFonts w:ascii="Cambria Math" w:eastAsia="宋体" w:hAnsi="Cambria Math" w:cs="Times New Roman"/>
                              <w:i/>
                              <w:kern w:val="0"/>
                              <w:sz w:val="24"/>
                              <w:szCs w:val="24"/>
                            </w:rPr>
                          </w:del>
                        </m:ctrlPr>
                      </m:dPr>
                      <m:e>
                        <m:r>
                          <w:del w:id="5793" w:author="Zhang Li" w:date="2022-06-12T15:20:00Z">
                            <w:rPr>
                              <w:rFonts w:ascii="Cambria Math" w:eastAsia="宋体" w:hAnsi="Cambria Math" w:cs="Times New Roman"/>
                              <w:kern w:val="0"/>
                              <w:sz w:val="24"/>
                              <w:szCs w:val="24"/>
                            </w:rPr>
                            <m:t>1-ς</m:t>
                          </w:del>
                        </m:r>
                      </m:e>
                    </m:d>
                  </m:e>
                </m:func>
              </m:num>
              <m:den>
                <m:func>
                  <m:funcPr>
                    <m:ctrlPr>
                      <w:del w:id="5794" w:author="Zhang Li" w:date="2022-06-12T15:20:00Z">
                        <w:rPr>
                          <w:rFonts w:ascii="Cambria Math" w:eastAsia="宋体" w:hAnsi="Cambria Math" w:cs="Times New Roman"/>
                          <w:i/>
                          <w:kern w:val="0"/>
                          <w:sz w:val="24"/>
                          <w:szCs w:val="24"/>
                        </w:rPr>
                      </w:del>
                    </m:ctrlPr>
                  </m:funcPr>
                  <m:fName>
                    <m:r>
                      <w:del w:id="5795" w:author="Zhang Li" w:date="2022-06-12T15:20:00Z">
                        <m:rPr>
                          <m:sty m:val="p"/>
                        </m:rPr>
                        <w:rPr>
                          <w:rFonts w:ascii="Cambria Math" w:eastAsia="宋体" w:hAnsi="Cambria Math" w:cs="Times New Roman"/>
                          <w:kern w:val="0"/>
                          <w:sz w:val="24"/>
                          <w:szCs w:val="24"/>
                        </w:rPr>
                        <m:t>δ⋅log</m:t>
                      </w:del>
                    </m:r>
                  </m:fName>
                  <m:e>
                    <m:d>
                      <m:dPr>
                        <m:ctrlPr>
                          <w:del w:id="5796" w:author="Zhang Li" w:date="2022-06-12T15:20:00Z">
                            <w:rPr>
                              <w:rFonts w:ascii="Cambria Math" w:eastAsia="宋体" w:hAnsi="Cambria Math" w:cs="Times New Roman"/>
                              <w:i/>
                              <w:kern w:val="0"/>
                              <w:sz w:val="24"/>
                              <w:szCs w:val="24"/>
                            </w:rPr>
                          </w:del>
                        </m:ctrlPr>
                      </m:dPr>
                      <m:e>
                        <m:r>
                          <w:del w:id="5797" w:author="Zhang Li" w:date="2022-06-12T15:20:00Z">
                            <w:rPr>
                              <w:rFonts w:ascii="Cambria Math" w:eastAsia="宋体" w:hAnsi="Cambria Math" w:cs="Times New Roman"/>
                              <w:kern w:val="0"/>
                              <w:sz w:val="24"/>
                              <w:szCs w:val="24"/>
                            </w:rPr>
                            <m:t>1-</m:t>
                          </w:del>
                        </m:r>
                        <m:r>
                          <w:del w:id="5798" w:author="Zhang Li" w:date="2022-06-12T15:20:00Z">
                            <w:rPr>
                              <w:rFonts w:ascii="Cambria Math" w:eastAsia="宋体" w:hAnsi="Cambria Math" w:cs="Times New Roman" w:hint="eastAsia"/>
                              <w:kern w:val="0"/>
                              <w:sz w:val="24"/>
                              <w:szCs w:val="24"/>
                            </w:rPr>
                            <m:t>N</m:t>
                          </w:del>
                        </m:r>
                        <m:r>
                          <w:del w:id="5799" w:author="Zhang Li" w:date="2022-06-12T15:20:00Z">
                            <w:rPr>
                              <w:rFonts w:ascii="Cambria Math" w:eastAsia="宋体" w:hAnsi="Cambria Math" w:cs="Times New Roman"/>
                              <w:kern w:val="0"/>
                              <w:sz w:val="24"/>
                              <w:szCs w:val="24"/>
                            </w:rPr>
                            <m:t>⋅p⋅</m:t>
                          </w:del>
                        </m:r>
                        <m:sSup>
                          <m:sSupPr>
                            <m:ctrlPr>
                              <w:del w:id="5800" w:author="Zhang Li" w:date="2022-06-12T15:20:00Z">
                                <w:rPr>
                                  <w:rFonts w:ascii="Cambria Math" w:eastAsia="宋体" w:hAnsi="Cambria Math" w:cs="Times New Roman"/>
                                  <w:i/>
                                  <w:kern w:val="0"/>
                                  <w:sz w:val="24"/>
                                  <w:szCs w:val="24"/>
                                </w:rPr>
                              </w:del>
                            </m:ctrlPr>
                          </m:sSupPr>
                          <m:e>
                            <m:d>
                              <m:dPr>
                                <m:ctrlPr>
                                  <w:del w:id="5801" w:author="Zhang Li" w:date="2022-06-12T15:20:00Z">
                                    <w:rPr>
                                      <w:rFonts w:ascii="Cambria Math" w:eastAsia="宋体" w:hAnsi="Cambria Math" w:cs="Times New Roman"/>
                                      <w:i/>
                                      <w:kern w:val="0"/>
                                      <w:sz w:val="24"/>
                                      <w:szCs w:val="24"/>
                                    </w:rPr>
                                  </w:del>
                                </m:ctrlPr>
                              </m:dPr>
                              <m:e>
                                <m:r>
                                  <w:del w:id="5802" w:author="Zhang Li" w:date="2022-06-12T15:20:00Z">
                                    <w:rPr>
                                      <w:rFonts w:ascii="Cambria Math" w:eastAsia="宋体" w:hAnsi="Cambria Math" w:cs="Times New Roman"/>
                                      <w:kern w:val="0"/>
                                      <w:sz w:val="24"/>
                                      <w:szCs w:val="24"/>
                                    </w:rPr>
                                    <m:t>1-p</m:t>
                                  </w:del>
                                </m:r>
                              </m:e>
                            </m:d>
                          </m:e>
                          <m:sup>
                            <m:r>
                              <w:del w:id="5803" w:author="Zhang Li" w:date="2022-06-12T15:20:00Z">
                                <w:rPr>
                                  <w:rFonts w:ascii="Cambria Math" w:eastAsia="宋体" w:hAnsi="Cambria Math" w:cs="Times New Roman"/>
                                  <w:kern w:val="0"/>
                                  <w:sz w:val="24"/>
                                  <w:szCs w:val="24"/>
                                </w:rPr>
                                <m:t>N-1</m:t>
                              </w:del>
                            </m:r>
                          </m:sup>
                        </m:sSup>
                      </m:e>
                    </m:d>
                  </m:e>
                </m:func>
              </m:den>
            </m:f>
          </m:e>
        </m:d>
      </m:oMath>
      <w:del w:id="5804"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5805" w:author="Zhang Li" w:date="2022-06-12T15:20:00Z">
            <w:rPr>
              <w:rFonts w:ascii="Cambria Math" w:eastAsia="宋体" w:hAnsi="Cambria Math" w:cs="Times New Roman"/>
              <w:kern w:val="0"/>
              <w:sz w:val="24"/>
              <w:szCs w:val="24"/>
            </w:rPr>
            <m:t>δ</m:t>
          </w:del>
        </m:r>
      </m:oMath>
      <w:del w:id="5806" w:author="Zhang Li" w:date="2022-06-12T15:20:00Z">
        <w:r w:rsidDel="00D04290">
          <w:rPr>
            <w:rFonts w:ascii="Times New Roman" w:eastAsia="宋体" w:hAnsi="Times New Roman" w:cs="Times New Roman"/>
            <w:kern w:val="0"/>
            <w:sz w:val="24"/>
            <w:szCs w:val="24"/>
          </w:rPr>
          <w:delText xml:space="preserve"> against any </w:delText>
        </w:r>
      </w:del>
      <m:oMath>
        <m:d>
          <m:dPr>
            <m:ctrlPr>
              <w:del w:id="5807" w:author="Zhang Li" w:date="2022-06-12T15:20:00Z">
                <w:rPr>
                  <w:rFonts w:ascii="Cambria Math" w:eastAsia="宋体" w:hAnsi="Cambria Math" w:cs="Times New Roman"/>
                  <w:kern w:val="0"/>
                  <w:sz w:val="24"/>
                  <w:szCs w:val="24"/>
                </w:rPr>
              </w:del>
            </m:ctrlPr>
          </m:dPr>
          <m:e>
            <m:r>
              <w:del w:id="5808" w:author="Zhang Li" w:date="2022-06-12T15:20:00Z">
                <m:rPr>
                  <m:sty m:val="p"/>
                </m:rPr>
                <w:rPr>
                  <w:rFonts w:ascii="Cambria Math" w:eastAsia="宋体" w:hAnsi="Cambria Math" w:cs="Times New Roman"/>
                  <w:kern w:val="0"/>
                  <w:sz w:val="24"/>
                  <w:szCs w:val="24"/>
                </w:rPr>
                <m:t>1-</m:t>
              </w:del>
            </m:r>
            <m:r>
              <w:del w:id="5809" w:author="Zhang Li" w:date="2022-06-12T15:20:00Z">
                <w:rPr>
                  <w:rFonts w:ascii="Cambria Math" w:eastAsia="宋体" w:hAnsi="Cambria Math" w:cs="Times New Roman"/>
                  <w:kern w:val="0"/>
                  <w:sz w:val="24"/>
                  <w:szCs w:val="24"/>
                </w:rPr>
                <m:t>δ</m:t>
              </w:del>
            </m:r>
            <m:r>
              <w:del w:id="5810" w:author="Zhang Li" w:date="2022-06-12T15:20:00Z">
                <m:rPr>
                  <m:sty m:val="p"/>
                </m:rPr>
                <w:rPr>
                  <w:rFonts w:ascii="Cambria Math" w:eastAsia="宋体" w:hAnsi="Cambria Math" w:cs="Times New Roman"/>
                  <w:kern w:val="0"/>
                  <w:sz w:val="24"/>
                  <w:szCs w:val="24"/>
                </w:rPr>
                <m:t xml:space="preserve">, </m:t>
              </w:del>
            </m:r>
            <m:r>
              <w:del w:id="5811" w:author="Zhang Li" w:date="2022-06-12T15:20:00Z">
                <w:rPr>
                  <w:rFonts w:ascii="Cambria Math" w:eastAsia="宋体" w:hAnsi="Cambria Math" w:cs="Times New Roman"/>
                  <w:kern w:val="0"/>
                  <w:sz w:val="24"/>
                  <w:szCs w:val="24"/>
                </w:rPr>
                <m:t>T</m:t>
              </w:del>
            </m:r>
          </m:e>
        </m:d>
      </m:oMath>
      <w:del w:id="5812"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5813" w:author="Zhang Li" w:date="2022-06-12T15:20:00Z">
            <w:rPr>
              <w:rFonts w:ascii="Cambria Math" w:eastAsia="宋体" w:hAnsi="Cambria Math" w:cs="Times New Roman"/>
              <w:kern w:val="0"/>
              <w:sz w:val="24"/>
              <w:szCs w:val="24"/>
            </w:rPr>
            <m:t>0≤ς&lt;1</m:t>
          </w:del>
        </m:r>
      </m:oMath>
      <w:del w:id="5814"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5815" w:author="Zhang Li" w:date="2022-06-12T15:21:00Z"/>
          <w:rFonts w:ascii="Times New Roman" w:eastAsia="宋体" w:hAnsi="Times New Roman" w:cs="Times New Roman"/>
          <w:kern w:val="0"/>
          <w:sz w:val="24"/>
          <w:szCs w:val="24"/>
        </w:rPr>
      </w:pPr>
      <w:ins w:id="5816"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5817" w:author="Zhang Li" w:date="2022-06-12T15:21:00Z">
                <w:rPr>
                  <w:rFonts w:ascii="Cambria Math" w:eastAsia="宋体" w:hAnsi="Cambria Math" w:cs="Times New Roman"/>
                  <w:i/>
                  <w:kern w:val="0"/>
                  <w:sz w:val="24"/>
                  <w:szCs w:val="24"/>
                </w:rPr>
              </w:ins>
            </m:ctrlPr>
          </m:sSubSupPr>
          <m:e>
            <m:r>
              <w:ins w:id="5818" w:author="Zhang Li" w:date="2022-06-12T15:21:00Z">
                <w:rPr>
                  <w:rFonts w:ascii="Cambria Math" w:eastAsia="宋体" w:hAnsi="Cambria Math" w:cs="Times New Roman"/>
                  <w:kern w:val="0"/>
                  <w:sz w:val="24"/>
                  <w:szCs w:val="24"/>
                </w:rPr>
                <m:t>T</m:t>
              </w:ins>
            </m:r>
          </m:e>
          <m:sub>
            <m:r>
              <w:ins w:id="5819" w:author="Zhang Li" w:date="2022-06-12T15:21:00Z">
                <w:rPr>
                  <w:rFonts w:ascii="Cambria Math" w:eastAsia="宋体" w:hAnsi="Cambria Math" w:cs="Times New Roman"/>
                  <w:kern w:val="0"/>
                  <w:sz w:val="24"/>
                  <w:szCs w:val="24"/>
                </w:rPr>
                <m:t>C</m:t>
              </w:ins>
            </m:r>
          </m:sub>
          <m:sup>
            <m:r>
              <w:ins w:id="5820" w:author="Zhang Li" w:date="2022-06-12T15:21:00Z">
                <w:rPr>
                  <w:rFonts w:ascii="Cambria Math" w:eastAsia="宋体" w:hAnsi="Cambria Math" w:cs="Times New Roman"/>
                  <w:kern w:val="0"/>
                  <w:sz w:val="24"/>
                  <w:szCs w:val="24"/>
                </w:rPr>
                <m:t>max</m:t>
              </w:ins>
            </m:r>
          </m:sup>
        </m:sSubSup>
        <m:r>
          <w:ins w:id="5821" w:author="Zhang Li" w:date="2022-06-12T15:21:00Z">
            <w:rPr>
              <w:rFonts w:ascii="Cambria Math" w:eastAsia="宋体" w:hAnsi="Cambria Math" w:cs="Times New Roman"/>
              <w:kern w:val="0"/>
              <w:sz w:val="24"/>
              <w:szCs w:val="24"/>
            </w:rPr>
            <m:t xml:space="preserve">= </m:t>
          </w:ins>
        </m:r>
        <m:sSubSup>
          <m:sSubSupPr>
            <m:ctrlPr>
              <w:ins w:id="5822" w:author="Zhang Li" w:date="2022-06-12T15:21:00Z">
                <w:rPr>
                  <w:rFonts w:ascii="Cambria Math" w:eastAsia="宋体" w:hAnsi="Cambria Math" w:cs="Times New Roman"/>
                  <w:i/>
                  <w:kern w:val="0"/>
                  <w:sz w:val="24"/>
                  <w:szCs w:val="24"/>
                </w:rPr>
              </w:ins>
            </m:ctrlPr>
          </m:sSubSupPr>
          <m:e>
            <m:r>
              <w:ins w:id="5823" w:author="Zhang Li" w:date="2022-06-12T15:21:00Z">
                <w:rPr>
                  <w:rFonts w:ascii="Cambria Math" w:eastAsia="宋体" w:hAnsi="Cambria Math" w:cs="Times New Roman"/>
                  <w:kern w:val="0"/>
                  <w:sz w:val="24"/>
                  <w:szCs w:val="24"/>
                </w:rPr>
                <m:t>T</m:t>
              </w:ins>
            </m:r>
          </m:e>
          <m:sub>
            <m:r>
              <w:ins w:id="5824" w:author="Zhang Li" w:date="2022-06-12T15:21:00Z">
                <w:rPr>
                  <w:rFonts w:ascii="Cambria Math" w:eastAsia="宋体" w:hAnsi="Cambria Math" w:cs="Times New Roman"/>
                  <w:kern w:val="0"/>
                  <w:sz w:val="24"/>
                  <w:szCs w:val="24"/>
                </w:rPr>
                <m:t>B</m:t>
              </w:ins>
            </m:r>
          </m:sub>
          <m:sup>
            <m:r>
              <w:ins w:id="5825" w:author="Zhang Li" w:date="2022-06-12T15:21:00Z">
                <w:rPr>
                  <w:rFonts w:ascii="Cambria Math" w:eastAsia="宋体" w:hAnsi="Cambria Math" w:cs="Times New Roman"/>
                  <w:kern w:val="0"/>
                  <w:sz w:val="24"/>
                  <w:szCs w:val="24"/>
                </w:rPr>
                <m:t>max</m:t>
              </w:ins>
            </m:r>
          </m:sup>
        </m:sSubSup>
        <m:r>
          <w:ins w:id="5826" w:author="Zhang Li" w:date="2022-06-12T15:21:00Z">
            <w:rPr>
              <w:rFonts w:ascii="Cambria Math" w:eastAsia="宋体" w:hAnsi="Cambria Math" w:cs="Times New Roman"/>
              <w:kern w:val="0"/>
              <w:sz w:val="24"/>
              <w:szCs w:val="24"/>
            </w:rPr>
            <m:t>+N⋅</m:t>
          </w:ins>
        </m:r>
        <m:sSub>
          <m:sSubPr>
            <m:ctrlPr>
              <w:ins w:id="5827" w:author="Zhang Li" w:date="2022-06-12T15:21:00Z">
                <w:rPr>
                  <w:rFonts w:ascii="Cambria Math" w:eastAsia="宋体" w:hAnsi="Cambria Math" w:cs="Times New Roman"/>
                  <w:i/>
                  <w:kern w:val="0"/>
                  <w:sz w:val="24"/>
                  <w:szCs w:val="24"/>
                </w:rPr>
              </w:ins>
            </m:ctrlPr>
          </m:sSubPr>
          <m:e>
            <m:r>
              <w:ins w:id="5828" w:author="Zhang Li" w:date="2022-06-12T15:21:00Z">
                <w:rPr>
                  <w:rFonts w:ascii="Cambria Math" w:eastAsia="宋体" w:hAnsi="Cambria Math" w:cs="Times New Roman"/>
                  <w:kern w:val="0"/>
                  <w:sz w:val="24"/>
                  <w:szCs w:val="24"/>
                </w:rPr>
                <m:t>T</m:t>
              </w:ins>
            </m:r>
          </m:e>
          <m:sub>
            <m:r>
              <w:ins w:id="5829" w:author="Zhang Li" w:date="2022-06-12T15:21:00Z">
                <w:rPr>
                  <w:rFonts w:ascii="Cambria Math" w:eastAsia="宋体" w:hAnsi="Cambria Math" w:cs="Times New Roman"/>
                  <w:kern w:val="0"/>
                  <w:sz w:val="24"/>
                  <w:szCs w:val="24"/>
                </w:rPr>
                <m:t>sig</m:t>
              </w:ins>
            </m:r>
          </m:sub>
        </m:sSub>
      </m:oMath>
      <w:ins w:id="583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5831"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5832" w:author="Zhang Li" w:date="2022-06-12T15:21:00Z">
            <w:rPr>
              <w:rFonts w:ascii="Cambria Math" w:eastAsia="宋体" w:hAnsi="Cambria Math" w:cs="Times New Roman"/>
              <w:kern w:val="0"/>
              <w:sz w:val="24"/>
              <w:szCs w:val="24"/>
            </w:rPr>
            <m:t>p</m:t>
          </w:ins>
        </m:r>
      </m:oMath>
      <w:ins w:id="583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5834" w:author="ThinkPad" w:date="2022-06-19T10:37:00Z">
          <w:r w:rsidDel="00166F72">
            <w:rPr>
              <w:rFonts w:ascii="Times New Roman" w:eastAsia="宋体" w:hAnsi="Times New Roman" w:cs="Times New Roman" w:hint="eastAsia"/>
              <w:kern w:val="0"/>
              <w:sz w:val="24"/>
              <w:szCs w:val="24"/>
            </w:rPr>
            <w:delText>in system</w:delText>
          </w:r>
        </w:del>
      </w:ins>
      <w:ins w:id="5835"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5836" w:author="Zhang Li" w:date="2022-06-12T15:21:00Z">
        <w:r>
          <w:rPr>
            <w:rFonts w:ascii="Times New Roman" w:eastAsia="宋体" w:hAnsi="Times New Roman" w:cs="Times New Roman"/>
            <w:kern w:val="0"/>
            <w:sz w:val="24"/>
            <w:szCs w:val="24"/>
          </w:rPr>
          <w:t xml:space="preserve">. </w:t>
        </w:r>
        <w:del w:id="5837" w:author="ThinkPad" w:date="2022-06-19T10:38:00Z">
          <w:r w:rsidDel="00166F72">
            <w:rPr>
              <w:rFonts w:ascii="Times New Roman" w:eastAsia="宋体" w:hAnsi="Times New Roman" w:cs="Times New Roman"/>
              <w:kern w:val="0"/>
              <w:sz w:val="24"/>
              <w:szCs w:val="24"/>
            </w:rPr>
            <w:delText xml:space="preserve">In </w:delText>
          </w:r>
        </w:del>
        <w:proofErr w:type="spellStart"/>
        <w:r>
          <w:rPr>
            <w:rFonts w:ascii="Times New Roman" w:eastAsia="宋体" w:hAnsi="Times New Roman" w:cs="Times New Roman"/>
            <w:kern w:val="0"/>
            <w:sz w:val="24"/>
            <w:szCs w:val="24"/>
          </w:rPr>
          <w:t>SWIB</w:t>
        </w:r>
        <w:proofErr w:type="spellEnd"/>
        <w:del w:id="5838"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5839" w:author="Zhang Li" w:date="2022-06-12T15:21:00Z">
            <w:rPr>
              <w:rFonts w:ascii="Cambria Math" w:eastAsia="宋体" w:hAnsi="Cambria Math" w:cs="Times New Roman"/>
              <w:kern w:val="0"/>
              <w:sz w:val="24"/>
              <w:szCs w:val="24"/>
            </w:rPr>
            <m:t>F= T⋅</m:t>
          </w:ins>
        </m:r>
        <m:sSubSup>
          <m:sSubSupPr>
            <m:ctrlPr>
              <w:ins w:id="5840" w:author="Zhang Li" w:date="2022-06-12T15:21:00Z">
                <w:rPr>
                  <w:rFonts w:ascii="Cambria Math" w:eastAsia="宋体" w:hAnsi="Cambria Math" w:cs="Times New Roman"/>
                  <w:i/>
                  <w:kern w:val="0"/>
                  <w:sz w:val="24"/>
                  <w:szCs w:val="24"/>
                </w:rPr>
              </w:ins>
            </m:ctrlPr>
          </m:sSubSupPr>
          <m:e>
            <m:r>
              <w:ins w:id="5841" w:author="Zhang Li" w:date="2022-06-12T15:21:00Z">
                <w:rPr>
                  <w:rFonts w:ascii="Cambria Math" w:eastAsia="宋体" w:hAnsi="Cambria Math" w:cs="Times New Roman"/>
                  <w:kern w:val="0"/>
                  <w:sz w:val="24"/>
                  <w:szCs w:val="24"/>
                </w:rPr>
                <m:t>T</m:t>
              </w:ins>
            </m:r>
          </m:e>
          <m:sub>
            <m:r>
              <w:ins w:id="5842" w:author="Zhang Li" w:date="2022-06-12T15:21:00Z">
                <w:rPr>
                  <w:rFonts w:ascii="Cambria Math" w:eastAsia="宋体" w:hAnsi="Cambria Math" w:cs="Times New Roman"/>
                  <w:kern w:val="0"/>
                  <w:sz w:val="24"/>
                  <w:szCs w:val="24"/>
                </w:rPr>
                <m:t>C</m:t>
              </w:ins>
            </m:r>
          </m:sub>
          <m:sup>
            <m:r>
              <w:ins w:id="5843" w:author="Zhang Li" w:date="2022-06-12T15:21:00Z">
                <w:rPr>
                  <w:rFonts w:ascii="Cambria Math" w:eastAsia="宋体" w:hAnsi="Cambria Math" w:cs="Times New Roman"/>
                  <w:kern w:val="0"/>
                  <w:sz w:val="24"/>
                  <w:szCs w:val="24"/>
                </w:rPr>
                <m:t>max</m:t>
              </w:ins>
            </m:r>
          </m:sup>
        </m:sSubSup>
        <m:r>
          <w:ins w:id="5844" w:author="Zhang Li" w:date="2022-06-12T15:21:00Z">
            <w:rPr>
              <w:rFonts w:ascii="Cambria Math" w:eastAsia="宋体" w:hAnsi="Cambria Math" w:cs="Times New Roman"/>
              <w:kern w:val="0"/>
              <w:sz w:val="24"/>
              <w:szCs w:val="24"/>
            </w:rPr>
            <m:t>⋅</m:t>
          </w:ins>
        </m:r>
        <m:d>
          <m:dPr>
            <m:begChr m:val="⌈"/>
            <m:endChr m:val="⌉"/>
            <m:ctrlPr>
              <w:ins w:id="5845" w:author="Zhang Li" w:date="2022-06-12T15:21:00Z">
                <w:rPr>
                  <w:rFonts w:ascii="Cambria Math" w:eastAsia="宋体" w:hAnsi="Cambria Math" w:cs="Times New Roman"/>
                  <w:i/>
                  <w:kern w:val="0"/>
                  <w:sz w:val="24"/>
                  <w:szCs w:val="24"/>
                </w:rPr>
              </w:ins>
            </m:ctrlPr>
          </m:dPr>
          <m:e>
            <m:f>
              <m:fPr>
                <m:ctrlPr>
                  <w:ins w:id="5846" w:author="Zhang Li" w:date="2022-06-12T15:21:00Z">
                    <w:rPr>
                      <w:rFonts w:ascii="Cambria Math" w:eastAsia="宋体" w:hAnsi="Cambria Math" w:cs="Times New Roman"/>
                      <w:i/>
                      <w:kern w:val="0"/>
                      <w:sz w:val="24"/>
                      <w:szCs w:val="24"/>
                    </w:rPr>
                  </w:ins>
                </m:ctrlPr>
              </m:fPr>
              <m:num>
                <m:func>
                  <m:funcPr>
                    <m:ctrlPr>
                      <w:ins w:id="5847" w:author="Zhang Li" w:date="2022-06-12T15:21:00Z">
                        <w:rPr>
                          <w:rFonts w:ascii="Cambria Math" w:eastAsia="宋体" w:hAnsi="Cambria Math" w:cs="Times New Roman"/>
                          <w:i/>
                          <w:kern w:val="0"/>
                          <w:sz w:val="24"/>
                          <w:szCs w:val="24"/>
                        </w:rPr>
                      </w:ins>
                    </m:ctrlPr>
                  </m:funcPr>
                  <m:fName>
                    <m:r>
                      <w:ins w:id="5848" w:author="Zhang Li" w:date="2022-06-12T15:21:00Z">
                        <m:rPr>
                          <m:sty m:val="p"/>
                        </m:rPr>
                        <w:rPr>
                          <w:rFonts w:ascii="Cambria Math" w:eastAsia="宋体" w:hAnsi="Cambria Math" w:cs="Times New Roman"/>
                          <w:kern w:val="0"/>
                          <w:sz w:val="24"/>
                          <w:szCs w:val="24"/>
                        </w:rPr>
                        <m:t>log</m:t>
                      </w:ins>
                    </m:r>
                  </m:fName>
                  <m:e>
                    <m:d>
                      <m:dPr>
                        <m:ctrlPr>
                          <w:ins w:id="5849" w:author="Zhang Li" w:date="2022-06-12T15:21:00Z">
                            <w:rPr>
                              <w:rFonts w:ascii="Cambria Math" w:eastAsia="宋体" w:hAnsi="Cambria Math" w:cs="Times New Roman"/>
                              <w:i/>
                              <w:kern w:val="0"/>
                              <w:sz w:val="24"/>
                              <w:szCs w:val="24"/>
                            </w:rPr>
                          </w:ins>
                        </m:ctrlPr>
                      </m:dPr>
                      <m:e>
                        <m:r>
                          <w:ins w:id="5850" w:author="Zhang Li" w:date="2022-06-12T15:21:00Z">
                            <w:rPr>
                              <w:rFonts w:ascii="Cambria Math" w:eastAsia="宋体" w:hAnsi="Cambria Math" w:cs="Times New Roman"/>
                              <w:kern w:val="0"/>
                              <w:sz w:val="24"/>
                              <w:szCs w:val="24"/>
                            </w:rPr>
                            <m:t>1-ς</m:t>
                          </w:ins>
                        </m:r>
                      </m:e>
                    </m:d>
                  </m:e>
                </m:func>
              </m:num>
              <m:den>
                <m:func>
                  <m:funcPr>
                    <m:ctrlPr>
                      <w:ins w:id="5851" w:author="Zhang Li" w:date="2022-06-12T15:21:00Z">
                        <w:rPr>
                          <w:rFonts w:ascii="Cambria Math" w:eastAsia="宋体" w:hAnsi="Cambria Math" w:cs="Times New Roman"/>
                          <w:i/>
                          <w:kern w:val="0"/>
                          <w:sz w:val="24"/>
                          <w:szCs w:val="24"/>
                        </w:rPr>
                      </w:ins>
                    </m:ctrlPr>
                  </m:funcPr>
                  <m:fName>
                    <m:r>
                      <w:ins w:id="5852" w:author="Zhang Li" w:date="2022-06-12T15:21:00Z">
                        <m:rPr>
                          <m:sty m:val="p"/>
                        </m:rPr>
                        <w:rPr>
                          <w:rFonts w:ascii="Cambria Math" w:eastAsia="宋体" w:hAnsi="Cambria Math" w:cs="Times New Roman"/>
                          <w:kern w:val="0"/>
                          <w:sz w:val="24"/>
                          <w:szCs w:val="24"/>
                        </w:rPr>
                        <m:t>δ⋅log</m:t>
                      </w:ins>
                    </m:r>
                  </m:fName>
                  <m:e>
                    <m:d>
                      <m:dPr>
                        <m:ctrlPr>
                          <w:ins w:id="5853" w:author="Zhang Li" w:date="2022-06-12T15:21:00Z">
                            <w:rPr>
                              <w:rFonts w:ascii="Cambria Math" w:eastAsia="宋体" w:hAnsi="Cambria Math" w:cs="Times New Roman"/>
                              <w:i/>
                              <w:kern w:val="0"/>
                              <w:sz w:val="24"/>
                              <w:szCs w:val="24"/>
                            </w:rPr>
                          </w:ins>
                        </m:ctrlPr>
                      </m:dPr>
                      <m:e>
                        <m:r>
                          <w:ins w:id="5854" w:author="Zhang Li" w:date="2022-06-12T15:21:00Z">
                            <w:rPr>
                              <w:rFonts w:ascii="Cambria Math" w:eastAsia="宋体" w:hAnsi="Cambria Math" w:cs="Times New Roman"/>
                              <w:kern w:val="0"/>
                              <w:sz w:val="24"/>
                              <w:szCs w:val="24"/>
                            </w:rPr>
                            <m:t>1-</m:t>
                          </w:ins>
                        </m:r>
                        <m:r>
                          <w:ins w:id="5855" w:author="Zhang Li" w:date="2022-06-12T15:21:00Z">
                            <w:rPr>
                              <w:rFonts w:ascii="Cambria Math" w:eastAsia="宋体" w:hAnsi="Cambria Math" w:cs="Times New Roman" w:hint="eastAsia"/>
                              <w:kern w:val="0"/>
                              <w:sz w:val="24"/>
                              <w:szCs w:val="24"/>
                            </w:rPr>
                            <m:t>N</m:t>
                          </w:ins>
                        </m:r>
                        <m:r>
                          <w:ins w:id="5856" w:author="Zhang Li" w:date="2022-06-12T15:21:00Z">
                            <w:rPr>
                              <w:rFonts w:ascii="Cambria Math" w:eastAsia="宋体" w:hAnsi="Cambria Math" w:cs="Times New Roman"/>
                              <w:kern w:val="0"/>
                              <w:sz w:val="24"/>
                              <w:szCs w:val="24"/>
                            </w:rPr>
                            <m:t>⋅p⋅</m:t>
                          </w:ins>
                        </m:r>
                        <m:sSup>
                          <m:sSupPr>
                            <m:ctrlPr>
                              <w:ins w:id="5857" w:author="Zhang Li" w:date="2022-06-12T15:21:00Z">
                                <w:rPr>
                                  <w:rFonts w:ascii="Cambria Math" w:eastAsia="宋体" w:hAnsi="Cambria Math" w:cs="Times New Roman"/>
                                  <w:i/>
                                  <w:kern w:val="0"/>
                                  <w:sz w:val="24"/>
                                  <w:szCs w:val="24"/>
                                </w:rPr>
                              </w:ins>
                            </m:ctrlPr>
                          </m:sSupPr>
                          <m:e>
                            <m:d>
                              <m:dPr>
                                <m:ctrlPr>
                                  <w:ins w:id="5858" w:author="Zhang Li" w:date="2022-06-12T15:21:00Z">
                                    <w:rPr>
                                      <w:rFonts w:ascii="Cambria Math" w:eastAsia="宋体" w:hAnsi="Cambria Math" w:cs="Times New Roman"/>
                                      <w:i/>
                                      <w:kern w:val="0"/>
                                      <w:sz w:val="24"/>
                                      <w:szCs w:val="24"/>
                                    </w:rPr>
                                  </w:ins>
                                </m:ctrlPr>
                              </m:dPr>
                              <m:e>
                                <m:r>
                                  <w:ins w:id="5859" w:author="Zhang Li" w:date="2022-06-12T15:21:00Z">
                                    <w:rPr>
                                      <w:rFonts w:ascii="Cambria Math" w:eastAsia="宋体" w:hAnsi="Cambria Math" w:cs="Times New Roman"/>
                                      <w:kern w:val="0"/>
                                      <w:sz w:val="24"/>
                                      <w:szCs w:val="24"/>
                                    </w:rPr>
                                    <m:t>1-p</m:t>
                                  </w:ins>
                                </m:r>
                              </m:e>
                            </m:d>
                          </m:e>
                          <m:sup>
                            <m:r>
                              <w:ins w:id="5860" w:author="Zhang Li" w:date="2022-06-12T15:21:00Z">
                                <w:rPr>
                                  <w:rFonts w:ascii="Cambria Math" w:eastAsia="宋体" w:hAnsi="Cambria Math" w:cs="Times New Roman"/>
                                  <w:kern w:val="0"/>
                                  <w:sz w:val="24"/>
                                  <w:szCs w:val="24"/>
                                </w:rPr>
                                <m:t>N-1</m:t>
                              </w:ins>
                            </m:r>
                          </m:sup>
                        </m:sSup>
                      </m:e>
                    </m:d>
                  </m:e>
                </m:func>
              </m:den>
            </m:f>
          </m:e>
        </m:d>
      </m:oMath>
      <w:ins w:id="586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5862"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5863" w:author="Zhang Li" w:date="2022-06-12T15:21:00Z">
                <w:rPr>
                  <w:rFonts w:ascii="Cambria Math" w:eastAsia="宋体" w:hAnsi="Cambria Math" w:cs="Times New Roman"/>
                  <w:kern w:val="0"/>
                  <w:sz w:val="24"/>
                  <w:szCs w:val="24"/>
                </w:rPr>
              </w:ins>
            </m:ctrlPr>
          </m:dPr>
          <m:e>
            <m:r>
              <w:ins w:id="5864" w:author="Zhang Li" w:date="2022-06-12T15:21:00Z">
                <m:rPr>
                  <m:sty m:val="p"/>
                </m:rPr>
                <w:rPr>
                  <w:rFonts w:ascii="Cambria Math" w:eastAsia="宋体" w:hAnsi="Cambria Math" w:cs="Times New Roman"/>
                  <w:kern w:val="0"/>
                  <w:sz w:val="24"/>
                  <w:szCs w:val="24"/>
                </w:rPr>
                <m:t>1-</m:t>
              </w:ins>
            </m:r>
            <m:r>
              <w:ins w:id="5865" w:author="Zhang Li" w:date="2022-06-12T15:21:00Z">
                <w:rPr>
                  <w:rFonts w:ascii="Cambria Math" w:eastAsia="宋体" w:hAnsi="Cambria Math" w:cs="Times New Roman"/>
                  <w:kern w:val="0"/>
                  <w:sz w:val="24"/>
                  <w:szCs w:val="24"/>
                </w:rPr>
                <m:t>δ</m:t>
              </w:ins>
            </m:r>
            <m:r>
              <w:ins w:id="5866" w:author="Zhang Li" w:date="2022-06-12T15:21:00Z">
                <m:rPr>
                  <m:sty m:val="p"/>
                </m:rPr>
                <w:rPr>
                  <w:rFonts w:ascii="Cambria Math" w:eastAsia="宋体" w:hAnsi="Cambria Math" w:cs="Times New Roman"/>
                  <w:kern w:val="0"/>
                  <w:sz w:val="24"/>
                  <w:szCs w:val="24"/>
                </w:rPr>
                <m:t xml:space="preserve">, </m:t>
              </w:ins>
            </m:r>
            <m:r>
              <w:ins w:id="5867" w:author="Zhang Li" w:date="2022-06-12T15:21:00Z">
                <w:rPr>
                  <w:rFonts w:ascii="Cambria Math" w:eastAsia="宋体" w:hAnsi="Cambria Math" w:cs="Times New Roman"/>
                  <w:kern w:val="0"/>
                  <w:sz w:val="24"/>
                  <w:szCs w:val="24"/>
                </w:rPr>
                <m:t>T</m:t>
              </w:ins>
            </m:r>
          </m:e>
        </m:d>
      </m:oMath>
      <w:ins w:id="5868" w:author="Zhang Li" w:date="2022-06-12T15:21:00Z">
        <w:r>
          <w:rPr>
            <w:rFonts w:ascii="Times New Roman" w:eastAsia="宋体" w:hAnsi="Times New Roman" w:cs="Times New Roman" w:hint="eastAsia"/>
            <w:kern w:val="0"/>
            <w:sz w:val="24"/>
            <w:szCs w:val="24"/>
          </w:rPr>
          <w:t>-</w:t>
        </w:r>
        <w:del w:id="5869"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5870" w:author="Zhang Li" w:date="2022-06-12T15:21:00Z">
            <w:rPr>
              <w:rFonts w:ascii="Cambria Math" w:eastAsia="宋体" w:hAnsi="Cambria Math" w:cs="Times New Roman"/>
              <w:kern w:val="0"/>
              <w:sz w:val="24"/>
              <w:szCs w:val="24"/>
            </w:rPr>
            <m:t>0≤ς&lt;1</m:t>
          </w:ins>
        </m:r>
      </m:oMath>
      <w:ins w:id="587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5872" w:author="Zhang Li" w:date="2022-06-12T15:21:00Z"/>
          <w:rFonts w:ascii="Times New Roman" w:eastAsia="宋体" w:hAnsi="Times New Roman" w:cs="Times New Roman"/>
          <w:kern w:val="0"/>
          <w:sz w:val="24"/>
          <w:szCs w:val="24"/>
        </w:rPr>
      </w:pPr>
      <w:ins w:id="5873" w:author="Zhang Li" w:date="2022-06-12T15:21:00Z">
        <w:r w:rsidRPr="002D2670">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w:t>
        </w:r>
        <w:del w:id="5874" w:author="ThinkPad" w:date="2022-06-19T10:40:00Z">
          <w:r w:rsidDel="005225F5">
            <w:rPr>
              <w:rFonts w:ascii="Times New Roman" w:eastAsia="宋体" w:hAnsi="Times New Roman" w:cs="Times New Roman"/>
              <w:kern w:val="0"/>
              <w:sz w:val="24"/>
              <w:szCs w:val="24"/>
            </w:rPr>
            <w:delText>According Proposition 1, l</w:delText>
          </w:r>
        </w:del>
      </w:ins>
      <w:ins w:id="5875" w:author="ThinkPad" w:date="2022-06-19T10:40:00Z">
        <w:r w:rsidR="005225F5">
          <w:rPr>
            <w:rFonts w:ascii="Times New Roman" w:eastAsia="宋体" w:hAnsi="Times New Roman" w:cs="Times New Roman"/>
            <w:kern w:val="0"/>
            <w:sz w:val="24"/>
            <w:szCs w:val="24"/>
          </w:rPr>
          <w:t>L</w:t>
        </w:r>
      </w:ins>
      <w:ins w:id="5876" w:author="Zhang Li" w:date="2022-06-12T15:21:00Z">
        <w:r>
          <w:rPr>
            <w:rFonts w:ascii="Times New Roman" w:eastAsia="宋体" w:hAnsi="Times New Roman" w:cs="Times New Roman"/>
            <w:kern w:val="0"/>
            <w:sz w:val="24"/>
            <w:szCs w:val="24"/>
          </w:rPr>
          <w:t xml:space="preserve">et </w:t>
        </w:r>
      </w:ins>
      <m:oMath>
        <m:sSub>
          <m:sSubPr>
            <m:ctrlPr>
              <w:ins w:id="5877" w:author="Zhang Li" w:date="2022-06-12T15:21:00Z">
                <w:rPr>
                  <w:rFonts w:ascii="Cambria Math" w:eastAsia="宋体" w:hAnsi="Cambria Math" w:cs="Times New Roman"/>
                  <w:i/>
                  <w:kern w:val="0"/>
                  <w:sz w:val="24"/>
                  <w:szCs w:val="24"/>
                </w:rPr>
              </w:ins>
            </m:ctrlPr>
          </m:sSubPr>
          <m:e>
            <m:r>
              <w:ins w:id="5878" w:author="Zhang Li" w:date="2022-06-12T15:21:00Z">
                <w:rPr>
                  <w:rFonts w:ascii="Cambria Math" w:eastAsia="宋体" w:hAnsi="Cambria Math" w:cs="Times New Roman"/>
                  <w:kern w:val="0"/>
                  <w:sz w:val="24"/>
                  <w:szCs w:val="24"/>
                </w:rPr>
                <m:t>p</m:t>
              </w:ins>
            </m:r>
          </m:e>
          <m:sub>
            <m:r>
              <w:ins w:id="5879" w:author="Zhang Li" w:date="2022-06-12T15:21:00Z">
                <w:rPr>
                  <w:rFonts w:ascii="Cambria Math" w:eastAsia="宋体" w:hAnsi="Cambria Math" w:cs="Times New Roman"/>
                  <w:kern w:val="0"/>
                  <w:sz w:val="24"/>
                  <w:szCs w:val="24"/>
                </w:rPr>
                <m:t>s</m:t>
              </w:ins>
            </m:r>
          </m:sub>
        </m:sSub>
        <m:r>
          <w:ins w:id="5880" w:author="Zhang Li" w:date="2022-06-12T15:21:00Z">
            <w:rPr>
              <w:rFonts w:ascii="Cambria Math" w:eastAsia="宋体" w:hAnsi="Cambria Math" w:cs="Times New Roman"/>
              <w:kern w:val="0"/>
              <w:sz w:val="24"/>
              <w:szCs w:val="24"/>
            </w:rPr>
            <m:t xml:space="preserve">= </m:t>
          </w:ins>
        </m:r>
        <m:d>
          <m:dPr>
            <m:ctrlPr>
              <w:ins w:id="5881" w:author="Zhang Li" w:date="2022-06-12T15:21:00Z">
                <w:rPr>
                  <w:rFonts w:ascii="Cambria Math" w:eastAsia="宋体" w:hAnsi="Cambria Math" w:cs="Times New Roman"/>
                  <w:i/>
                  <w:kern w:val="0"/>
                  <w:sz w:val="24"/>
                  <w:szCs w:val="24"/>
                </w:rPr>
              </w:ins>
            </m:ctrlPr>
          </m:dPr>
          <m:e>
            <m:f>
              <m:fPr>
                <m:type m:val="noBar"/>
                <m:ctrlPr>
                  <w:ins w:id="5882" w:author="Zhang Li" w:date="2022-06-12T15:21:00Z">
                    <w:rPr>
                      <w:rFonts w:ascii="Cambria Math" w:eastAsia="宋体" w:hAnsi="Cambria Math" w:cs="Times New Roman"/>
                      <w:i/>
                      <w:kern w:val="0"/>
                      <w:sz w:val="24"/>
                      <w:szCs w:val="24"/>
                    </w:rPr>
                  </w:ins>
                </m:ctrlPr>
              </m:fPr>
              <m:num>
                <m:r>
                  <w:ins w:id="5883" w:author="Zhang Li" w:date="2022-06-12T15:21:00Z">
                    <w:rPr>
                      <w:rFonts w:ascii="Cambria Math" w:eastAsia="宋体" w:hAnsi="Cambria Math" w:cs="Times New Roman"/>
                      <w:kern w:val="0"/>
                      <w:sz w:val="24"/>
                      <w:szCs w:val="24"/>
                    </w:rPr>
                    <m:t>N</m:t>
                  </w:ins>
                </m:r>
              </m:num>
              <m:den>
                <m:r>
                  <w:ins w:id="5884" w:author="Zhang Li" w:date="2022-06-12T15:21:00Z">
                    <w:rPr>
                      <w:rFonts w:ascii="Cambria Math" w:eastAsia="宋体" w:hAnsi="Cambria Math" w:cs="Times New Roman"/>
                      <w:kern w:val="0"/>
                      <w:sz w:val="24"/>
                      <w:szCs w:val="24"/>
                    </w:rPr>
                    <m:t>1</m:t>
                  </w:ins>
                </m:r>
              </m:den>
            </m:f>
          </m:e>
        </m:d>
        <m:r>
          <w:ins w:id="5885" w:author="Zhang Li" w:date="2022-06-12T15:21:00Z">
            <w:rPr>
              <w:rFonts w:ascii="Cambria Math" w:eastAsia="宋体" w:hAnsi="Cambria Math" w:cs="Times New Roman"/>
              <w:kern w:val="0"/>
              <w:sz w:val="24"/>
              <w:szCs w:val="24"/>
            </w:rPr>
            <m:t>p⋅</m:t>
          </w:ins>
        </m:r>
        <m:sSup>
          <m:sSupPr>
            <m:ctrlPr>
              <w:ins w:id="5886" w:author="Zhang Li" w:date="2022-06-12T15:21:00Z">
                <w:rPr>
                  <w:rFonts w:ascii="Cambria Math" w:eastAsia="宋体" w:hAnsi="Cambria Math" w:cs="Times New Roman"/>
                  <w:i/>
                  <w:kern w:val="0"/>
                  <w:sz w:val="24"/>
                  <w:szCs w:val="24"/>
                </w:rPr>
              </w:ins>
            </m:ctrlPr>
          </m:sSupPr>
          <m:e>
            <m:d>
              <m:dPr>
                <m:ctrlPr>
                  <w:ins w:id="5887" w:author="Zhang Li" w:date="2022-06-12T15:21:00Z">
                    <w:rPr>
                      <w:rFonts w:ascii="Cambria Math" w:eastAsia="宋体" w:hAnsi="Cambria Math" w:cs="Times New Roman"/>
                      <w:i/>
                      <w:kern w:val="0"/>
                      <w:sz w:val="24"/>
                      <w:szCs w:val="24"/>
                    </w:rPr>
                  </w:ins>
                </m:ctrlPr>
              </m:dPr>
              <m:e>
                <m:r>
                  <w:ins w:id="5888" w:author="Zhang Li" w:date="2022-06-12T15:21:00Z">
                    <w:rPr>
                      <w:rFonts w:ascii="Cambria Math" w:eastAsia="宋体" w:hAnsi="Cambria Math" w:cs="Times New Roman"/>
                      <w:kern w:val="0"/>
                      <w:sz w:val="24"/>
                      <w:szCs w:val="24"/>
                    </w:rPr>
                    <m:t>1-p</m:t>
                  </w:ins>
                </m:r>
              </m:e>
            </m:d>
          </m:e>
          <m:sup>
            <m:r>
              <w:ins w:id="5889" w:author="Zhang Li" w:date="2022-06-12T15:21:00Z">
                <w:rPr>
                  <w:rFonts w:ascii="Cambria Math" w:eastAsia="宋体" w:hAnsi="Cambria Math" w:cs="Times New Roman"/>
                  <w:kern w:val="0"/>
                  <w:sz w:val="24"/>
                  <w:szCs w:val="24"/>
                </w:rPr>
                <m:t>N-1</m:t>
              </w:ins>
            </m:r>
          </m:sup>
        </m:sSup>
      </m:oMath>
      <w:ins w:id="5890" w:author="Zhang Li" w:date="2022-06-12T15:21:00Z">
        <w:del w:id="5891"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5892" w:author="Zhang Li" w:date="2022-06-12T15:21:00Z">
            <w:del w:id="5893" w:author="ThinkPad" w:date="2022-06-19T10:40:00Z">
              <w:rPr>
                <w:rFonts w:ascii="Cambria Math" w:eastAsia="宋体" w:hAnsi="Cambria Math" w:cs="Times New Roman"/>
                <w:kern w:val="0"/>
                <w:sz w:val="24"/>
                <w:szCs w:val="24"/>
              </w:rPr>
              <m:t>0≤ς&lt;1</m:t>
            </w:del>
          </w:ins>
        </m:r>
      </m:oMath>
      <w:ins w:id="5894" w:author="Zhang Li" w:date="2022-06-12T15:21:00Z">
        <w:del w:id="5895"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5896" w:author="ThinkPad" w:date="2022-06-19T10:40:00Z">
          <w:r w:rsidDel="005225F5">
            <w:rPr>
              <w:rFonts w:ascii="Times New Roman" w:eastAsia="宋体" w:hAnsi="Times New Roman" w:cs="Times New Roman"/>
              <w:kern w:val="0"/>
              <w:sz w:val="24"/>
              <w:szCs w:val="24"/>
            </w:rPr>
            <w:delText>Then, t</w:delText>
          </w:r>
        </w:del>
      </w:ins>
      <w:ins w:id="5897" w:author="ThinkPad" w:date="2022-06-19T10:40:00Z">
        <w:r w:rsidR="005225F5">
          <w:rPr>
            <w:rFonts w:ascii="Times New Roman" w:eastAsia="宋体" w:hAnsi="Times New Roman" w:cs="Times New Roman"/>
            <w:kern w:val="0"/>
            <w:sz w:val="24"/>
            <w:szCs w:val="24"/>
          </w:rPr>
          <w:t>T</w:t>
        </w:r>
      </w:ins>
      <w:ins w:id="5898"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5899" w:author="Zhang Li" w:date="2022-06-12T15:21:00Z">
            <w:rPr>
              <w:rFonts w:ascii="Cambria Math" w:eastAsia="宋体" w:hAnsi="Cambria Math" w:cs="Times New Roman"/>
              <w:kern w:val="0"/>
              <w:sz w:val="24"/>
              <w:szCs w:val="24"/>
            </w:rPr>
            <m:t>x=⌈</m:t>
          </w:ins>
        </m:r>
        <m:f>
          <m:fPr>
            <m:ctrlPr>
              <w:ins w:id="5900" w:author="Zhang Li" w:date="2022-06-12T15:21:00Z">
                <w:rPr>
                  <w:rFonts w:ascii="Cambria Math" w:eastAsia="宋体" w:hAnsi="Cambria Math" w:cs="Times New Roman"/>
                  <w:i/>
                  <w:kern w:val="0"/>
                  <w:sz w:val="24"/>
                  <w:szCs w:val="24"/>
                </w:rPr>
              </w:ins>
            </m:ctrlPr>
          </m:fPr>
          <m:num>
            <m:func>
              <m:funcPr>
                <m:ctrlPr>
                  <w:ins w:id="5901" w:author="Zhang Li" w:date="2022-06-12T15:21:00Z">
                    <w:rPr>
                      <w:rFonts w:ascii="Cambria Math" w:eastAsia="宋体" w:hAnsi="Cambria Math" w:cs="Times New Roman"/>
                      <w:i/>
                      <w:kern w:val="0"/>
                      <w:sz w:val="24"/>
                      <w:szCs w:val="24"/>
                    </w:rPr>
                  </w:ins>
                </m:ctrlPr>
              </m:funcPr>
              <m:fName>
                <m:r>
                  <w:ins w:id="5902" w:author="Zhang Li" w:date="2022-06-12T15:21:00Z">
                    <m:rPr>
                      <m:sty m:val="p"/>
                    </m:rPr>
                    <w:rPr>
                      <w:rFonts w:ascii="Cambria Math" w:eastAsia="宋体" w:hAnsi="Cambria Math" w:cs="Times New Roman"/>
                      <w:kern w:val="0"/>
                      <w:sz w:val="24"/>
                      <w:szCs w:val="24"/>
                    </w:rPr>
                    <m:t>log</m:t>
                  </w:ins>
                </m:r>
              </m:fName>
              <m:e>
                <m:r>
                  <w:ins w:id="5903" w:author="Zhang Li" w:date="2022-06-12T15:21:00Z">
                    <w:rPr>
                      <w:rFonts w:ascii="Cambria Math" w:eastAsia="宋体" w:hAnsi="Cambria Math" w:cs="Times New Roman"/>
                      <w:kern w:val="0"/>
                      <w:sz w:val="24"/>
                      <w:szCs w:val="24"/>
                    </w:rPr>
                    <m:t>(1-ς)</m:t>
                  </w:ins>
                </m:r>
              </m:e>
            </m:func>
          </m:num>
          <m:den>
            <m:func>
              <m:funcPr>
                <m:ctrlPr>
                  <w:ins w:id="5904" w:author="Zhang Li" w:date="2022-06-12T15:21:00Z">
                    <w:rPr>
                      <w:rFonts w:ascii="Cambria Math" w:eastAsia="宋体" w:hAnsi="Cambria Math" w:cs="Times New Roman"/>
                      <w:i/>
                      <w:kern w:val="0"/>
                      <w:sz w:val="24"/>
                      <w:szCs w:val="24"/>
                    </w:rPr>
                  </w:ins>
                </m:ctrlPr>
              </m:funcPr>
              <m:fName>
                <m:r>
                  <w:ins w:id="5905" w:author="Zhang Li" w:date="2022-06-12T15:21:00Z">
                    <m:rPr>
                      <m:sty m:val="p"/>
                    </m:rPr>
                    <w:rPr>
                      <w:rFonts w:ascii="Cambria Math" w:eastAsia="宋体" w:hAnsi="Cambria Math" w:cs="Times New Roman"/>
                      <w:kern w:val="0"/>
                      <w:sz w:val="24"/>
                      <w:szCs w:val="24"/>
                    </w:rPr>
                    <m:t>log</m:t>
                  </w:ins>
                </m:r>
              </m:fName>
              <m:e>
                <m:r>
                  <w:ins w:id="5906" w:author="Zhang Li" w:date="2022-06-12T15:21:00Z">
                    <w:rPr>
                      <w:rFonts w:ascii="Cambria Math" w:eastAsia="宋体" w:hAnsi="Cambria Math" w:cs="Times New Roman"/>
                      <w:kern w:val="0"/>
                      <w:sz w:val="24"/>
                      <w:szCs w:val="24"/>
                    </w:rPr>
                    <m:t>(1-</m:t>
                  </w:ins>
                </m:r>
                <m:sSub>
                  <m:sSubPr>
                    <m:ctrlPr>
                      <w:ins w:id="5907" w:author="Zhang Li" w:date="2022-06-12T15:21:00Z">
                        <w:rPr>
                          <w:rFonts w:ascii="Cambria Math" w:eastAsia="宋体" w:hAnsi="Cambria Math" w:cs="Times New Roman"/>
                          <w:i/>
                          <w:kern w:val="0"/>
                          <w:sz w:val="24"/>
                          <w:szCs w:val="24"/>
                        </w:rPr>
                      </w:ins>
                    </m:ctrlPr>
                  </m:sSubPr>
                  <m:e>
                    <m:r>
                      <w:ins w:id="5908" w:author="Zhang Li" w:date="2022-06-12T15:21:00Z">
                        <w:rPr>
                          <w:rFonts w:ascii="Cambria Math" w:eastAsia="宋体" w:hAnsi="Cambria Math" w:cs="Times New Roman"/>
                          <w:kern w:val="0"/>
                          <w:sz w:val="24"/>
                          <w:szCs w:val="24"/>
                        </w:rPr>
                        <m:t>p</m:t>
                      </w:ins>
                    </m:r>
                  </m:e>
                  <m:sub>
                    <m:r>
                      <w:ins w:id="5909" w:author="Zhang Li" w:date="2022-06-12T15:21:00Z">
                        <w:rPr>
                          <w:rFonts w:ascii="Cambria Math" w:eastAsia="宋体" w:hAnsi="Cambria Math" w:cs="Times New Roman"/>
                          <w:kern w:val="0"/>
                          <w:sz w:val="24"/>
                          <w:szCs w:val="24"/>
                        </w:rPr>
                        <m:t>s</m:t>
                      </w:ins>
                    </m:r>
                  </m:sub>
                </m:sSub>
                <m:r>
                  <w:ins w:id="5910" w:author="Zhang Li" w:date="2022-06-12T15:21:00Z">
                    <w:rPr>
                      <w:rFonts w:ascii="Cambria Math" w:eastAsia="宋体" w:hAnsi="Cambria Math" w:cs="Times New Roman"/>
                      <w:kern w:val="0"/>
                      <w:sz w:val="24"/>
                      <w:szCs w:val="24"/>
                    </w:rPr>
                    <m:t>)</m:t>
                  </w:ins>
                </m:r>
              </m:e>
            </m:func>
          </m:den>
        </m:f>
        <m:r>
          <w:ins w:id="5911" w:author="Zhang Li" w:date="2022-06-12T15:21:00Z">
            <w:rPr>
              <w:rFonts w:ascii="Cambria Math" w:eastAsia="宋体" w:hAnsi="Cambria Math" w:cs="Times New Roman"/>
              <w:kern w:val="0"/>
              <w:sz w:val="24"/>
              <w:szCs w:val="24"/>
            </w:rPr>
            <m:t>⌉</m:t>
          </w:ins>
        </m:r>
      </m:oMath>
      <w:ins w:id="5912"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5913" w:author="Zhang Li" w:date="2022-06-12T15:21:00Z">
            <w:rPr>
              <w:rFonts w:ascii="Cambria Math" w:eastAsia="宋体" w:hAnsi="Cambria Math" w:cs="Times New Roman"/>
              <w:kern w:val="0"/>
              <w:sz w:val="24"/>
              <w:szCs w:val="24"/>
            </w:rPr>
            <m:t>ς</m:t>
          </w:ins>
        </m:r>
      </m:oMath>
      <w:ins w:id="591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5915" w:author="Zhang Li" w:date="2022-06-12T15:21:00Z">
            <w:rPr>
              <w:rFonts w:ascii="Cambria Math" w:eastAsia="宋体" w:hAnsi="Cambria Math" w:cs="Times New Roman"/>
              <w:kern w:val="0"/>
              <w:sz w:val="24"/>
              <w:szCs w:val="24"/>
            </w:rPr>
            <m:t>T</m:t>
          </w:ins>
        </m:r>
        <m:r>
          <w:ins w:id="5916" w:author="Zhang Li" w:date="2022-06-12T15:21:00Z">
            <m:rPr>
              <m:sty m:val="p"/>
            </m:rPr>
            <w:rPr>
              <w:rFonts w:ascii="Cambria Math" w:eastAsia="宋体" w:hAnsi="Cambria Math" w:cs="Times New Roman"/>
              <w:kern w:val="0"/>
              <w:sz w:val="24"/>
              <w:szCs w:val="24"/>
            </w:rPr>
            <m:t xml:space="preserve"> </m:t>
          </w:ins>
        </m:r>
      </m:oMath>
      <w:ins w:id="5917"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5918" w:author="Zhang Li" w:date="2022-06-12T15:21:00Z">
            <m:rPr>
              <m:sty m:val="p"/>
            </m:rPr>
            <w:rPr>
              <w:rFonts w:ascii="Cambria Math" w:eastAsia="宋体" w:hAnsi="Cambria Math" w:cs="Times New Roman"/>
              <w:kern w:val="0"/>
              <w:sz w:val="24"/>
              <w:szCs w:val="24"/>
            </w:rPr>
            <m:t xml:space="preserve">(1- </m:t>
          </w:ins>
        </m:r>
        <m:r>
          <w:ins w:id="5919" w:author="Zhang Li" w:date="2022-06-12T15:21:00Z">
            <w:rPr>
              <w:rFonts w:ascii="Cambria Math" w:eastAsia="宋体" w:hAnsi="Cambria Math" w:cs="Times New Roman"/>
              <w:kern w:val="0"/>
              <w:sz w:val="24"/>
              <w:szCs w:val="24"/>
            </w:rPr>
            <m:t>δ</m:t>
          </w:ins>
        </m:r>
        <m:r>
          <w:ins w:id="5920" w:author="Zhang Li" w:date="2022-06-12T15:21:00Z">
            <m:rPr>
              <m:sty m:val="p"/>
            </m:rPr>
            <w:rPr>
              <w:rFonts w:ascii="Cambria Math" w:eastAsia="宋体" w:hAnsi="Cambria Math" w:cs="Times New Roman"/>
              <w:kern w:val="0"/>
              <w:sz w:val="24"/>
              <w:szCs w:val="24"/>
            </w:rPr>
            <m:t xml:space="preserve">) </m:t>
          </w:ins>
        </m:r>
        <m:r>
          <w:ins w:id="5921" w:author="Zhang Li" w:date="2022-06-12T15:21:00Z">
            <w:rPr>
              <w:rFonts w:ascii="Cambria Math" w:eastAsia="宋体" w:hAnsi="Cambria Math" w:cs="Times New Roman"/>
              <w:kern w:val="0"/>
              <w:sz w:val="24"/>
              <w:szCs w:val="24"/>
            </w:rPr>
            <m:t>T</m:t>
          </w:ins>
        </m:r>
      </m:oMath>
      <w:ins w:id="5922"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5923" w:author="Zhang Li" w:date="2022-06-12T15:21:00Z">
            <w:rPr>
              <w:rFonts w:ascii="Cambria Math" w:eastAsia="宋体" w:hAnsi="Cambria Math" w:cs="Times New Roman"/>
              <w:kern w:val="0"/>
              <w:sz w:val="24"/>
              <w:szCs w:val="24"/>
            </w:rPr>
            <m:t>T</m:t>
          </w:ins>
        </m:r>
        <m:r>
          <w:ins w:id="5924" w:author="Zhang Li" w:date="2022-06-12T15:21:00Z">
            <m:rPr>
              <m:scr m:val="double-struck"/>
              <m:sty m:val="p"/>
            </m:rPr>
            <w:rPr>
              <w:rFonts w:ascii="Cambria Math" w:eastAsia="宋体" w:hAnsi="Cambria Math" w:cs="Times New Roman"/>
              <w:kern w:val="0"/>
              <w:sz w:val="24"/>
              <w:szCs w:val="24"/>
            </w:rPr>
            <m:t>∈N</m:t>
          </w:ins>
        </m:r>
      </m:oMath>
      <w:ins w:id="592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5926" w:author="Zhang Li" w:date="2022-06-12T15:21:00Z">
            <w:rPr>
              <w:rFonts w:ascii="Cambria Math" w:eastAsia="宋体" w:hAnsi="Cambria Math" w:cs="Times New Roman"/>
              <w:kern w:val="0"/>
              <w:sz w:val="24"/>
              <w:szCs w:val="24"/>
            </w:rPr>
            <m:t>δ</m:t>
          </w:ins>
        </m:r>
      </m:oMath>
      <w:ins w:id="5927"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5928" w:author="Zhang Li" w:date="2022-06-12T15:21:00Z">
            <w:rPr>
              <w:rFonts w:ascii="Cambria Math" w:eastAsia="宋体" w:hAnsi="Cambria Math" w:cs="Times New Roman"/>
              <w:kern w:val="0"/>
              <w:sz w:val="24"/>
              <w:szCs w:val="24"/>
            </w:rPr>
            <m:t>δ</m:t>
          </w:ins>
        </m:r>
      </m:oMath>
      <w:ins w:id="5929"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5930"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5931" w:author="Zhang Li" w:date="2022-06-12T15:21:00Z">
                <w:rPr>
                  <w:rFonts w:ascii="Cambria Math" w:eastAsia="宋体" w:hAnsi="Cambria Math" w:cs="Times New Roman"/>
                  <w:i/>
                  <w:kern w:val="0"/>
                  <w:sz w:val="24"/>
                  <w:szCs w:val="24"/>
                  <w:highlight w:val="yellow"/>
                </w:rPr>
              </w:ins>
            </m:ctrlPr>
          </m:fPr>
          <m:num>
            <m:r>
              <w:ins w:id="5932" w:author="Zhang Li" w:date="2022-06-12T15:21:00Z">
                <w:rPr>
                  <w:rFonts w:ascii="Cambria Math" w:eastAsia="宋体" w:hAnsi="Cambria Math" w:cs="Times New Roman"/>
                  <w:kern w:val="0"/>
                  <w:sz w:val="24"/>
                  <w:szCs w:val="24"/>
                  <w:highlight w:val="yellow"/>
                  <w:rPrChange w:id="5933" w:author="ThinkPad" w:date="2022-06-19T10:41:00Z">
                    <w:rPr>
                      <w:rFonts w:ascii="Cambria Math" w:eastAsia="宋体" w:hAnsi="Cambria Math" w:cs="Times New Roman"/>
                      <w:kern w:val="0"/>
                      <w:sz w:val="24"/>
                      <w:szCs w:val="24"/>
                    </w:rPr>
                  </w:rPrChange>
                </w:rPr>
                <m:t>⌈</m:t>
              </w:ins>
            </m:r>
            <m:f>
              <m:fPr>
                <m:ctrlPr>
                  <w:ins w:id="5934" w:author="Zhang Li" w:date="2022-06-12T15:21:00Z">
                    <w:rPr>
                      <w:rFonts w:ascii="Cambria Math" w:eastAsia="宋体" w:hAnsi="Cambria Math" w:cs="Times New Roman"/>
                      <w:i/>
                      <w:kern w:val="0"/>
                      <w:sz w:val="24"/>
                      <w:szCs w:val="24"/>
                      <w:highlight w:val="yellow"/>
                    </w:rPr>
                  </w:ins>
                </m:ctrlPr>
              </m:fPr>
              <m:num>
                <m:func>
                  <m:funcPr>
                    <m:ctrlPr>
                      <w:ins w:id="5935" w:author="Zhang Li" w:date="2022-06-12T15:21:00Z">
                        <w:rPr>
                          <w:rFonts w:ascii="Cambria Math" w:eastAsia="宋体" w:hAnsi="Cambria Math" w:cs="Times New Roman"/>
                          <w:i/>
                          <w:kern w:val="0"/>
                          <w:sz w:val="24"/>
                          <w:szCs w:val="24"/>
                          <w:highlight w:val="yellow"/>
                        </w:rPr>
                      </w:ins>
                    </m:ctrlPr>
                  </m:funcPr>
                  <m:fName>
                    <m:r>
                      <w:ins w:id="5936" w:author="Zhang Li" w:date="2022-06-12T15:21:00Z">
                        <m:rPr>
                          <m:sty m:val="p"/>
                        </m:rPr>
                        <w:rPr>
                          <w:rFonts w:ascii="Cambria Math" w:eastAsia="宋体" w:hAnsi="Cambria Math" w:cs="Times New Roman"/>
                          <w:kern w:val="0"/>
                          <w:sz w:val="24"/>
                          <w:szCs w:val="24"/>
                          <w:highlight w:val="yellow"/>
                          <w:rPrChange w:id="5937" w:author="ThinkPad" w:date="2022-06-19T10:41:00Z">
                            <w:rPr>
                              <w:rFonts w:ascii="Cambria Math" w:eastAsia="宋体" w:hAnsi="Cambria Math" w:cs="Times New Roman"/>
                              <w:kern w:val="0"/>
                              <w:sz w:val="24"/>
                              <w:szCs w:val="24"/>
                            </w:rPr>
                          </w:rPrChange>
                        </w:rPr>
                        <m:t>log</m:t>
                      </w:ins>
                    </m:r>
                  </m:fName>
                  <m:e>
                    <m:r>
                      <w:ins w:id="5938" w:author="Zhang Li" w:date="2022-06-12T15:21:00Z">
                        <w:rPr>
                          <w:rFonts w:ascii="Cambria Math" w:eastAsia="宋体" w:hAnsi="Cambria Math" w:cs="Times New Roman"/>
                          <w:kern w:val="0"/>
                          <w:sz w:val="24"/>
                          <w:szCs w:val="24"/>
                          <w:highlight w:val="yellow"/>
                          <w:rPrChange w:id="5939" w:author="ThinkPad" w:date="2022-06-19T10:41:00Z">
                            <w:rPr>
                              <w:rFonts w:ascii="Cambria Math" w:eastAsia="宋体" w:hAnsi="Cambria Math" w:cs="Times New Roman"/>
                              <w:kern w:val="0"/>
                              <w:sz w:val="24"/>
                              <w:szCs w:val="24"/>
                            </w:rPr>
                          </w:rPrChange>
                        </w:rPr>
                        <m:t>(1-ς)</m:t>
                      </w:ins>
                    </m:r>
                  </m:e>
                </m:func>
              </m:num>
              <m:den>
                <m:func>
                  <m:funcPr>
                    <m:ctrlPr>
                      <w:ins w:id="5940" w:author="Zhang Li" w:date="2022-06-12T15:21:00Z">
                        <w:rPr>
                          <w:rFonts w:ascii="Cambria Math" w:eastAsia="宋体" w:hAnsi="Cambria Math" w:cs="Times New Roman"/>
                          <w:i/>
                          <w:kern w:val="0"/>
                          <w:sz w:val="24"/>
                          <w:szCs w:val="24"/>
                          <w:highlight w:val="yellow"/>
                        </w:rPr>
                      </w:ins>
                    </m:ctrlPr>
                  </m:funcPr>
                  <m:fName>
                    <m:r>
                      <w:ins w:id="5941" w:author="Zhang Li" w:date="2022-06-12T15:21:00Z">
                        <m:rPr>
                          <m:sty m:val="p"/>
                        </m:rPr>
                        <w:rPr>
                          <w:rFonts w:ascii="Cambria Math" w:eastAsia="宋体" w:hAnsi="Cambria Math" w:cs="Times New Roman"/>
                          <w:kern w:val="0"/>
                          <w:sz w:val="24"/>
                          <w:szCs w:val="24"/>
                          <w:highlight w:val="yellow"/>
                          <w:rPrChange w:id="5942" w:author="ThinkPad" w:date="2022-06-19T10:41:00Z">
                            <w:rPr>
                              <w:rFonts w:ascii="Cambria Math" w:eastAsia="宋体" w:hAnsi="Cambria Math" w:cs="Times New Roman"/>
                              <w:kern w:val="0"/>
                              <w:sz w:val="24"/>
                              <w:szCs w:val="24"/>
                            </w:rPr>
                          </w:rPrChange>
                        </w:rPr>
                        <m:t>log</m:t>
                      </w:ins>
                    </m:r>
                  </m:fName>
                  <m:e>
                    <m:r>
                      <w:ins w:id="5943" w:author="Zhang Li" w:date="2022-06-12T15:21:00Z">
                        <w:rPr>
                          <w:rFonts w:ascii="Cambria Math" w:eastAsia="宋体" w:hAnsi="Cambria Math" w:cs="Times New Roman"/>
                          <w:kern w:val="0"/>
                          <w:sz w:val="24"/>
                          <w:szCs w:val="24"/>
                          <w:highlight w:val="yellow"/>
                          <w:rPrChange w:id="5944" w:author="ThinkPad" w:date="2022-06-19T10:41:00Z">
                            <w:rPr>
                              <w:rFonts w:ascii="Cambria Math" w:eastAsia="宋体" w:hAnsi="Cambria Math" w:cs="Times New Roman"/>
                              <w:kern w:val="0"/>
                              <w:sz w:val="24"/>
                              <w:szCs w:val="24"/>
                            </w:rPr>
                          </w:rPrChange>
                        </w:rPr>
                        <m:t>(1-</m:t>
                      </w:ins>
                    </m:r>
                    <m:sSub>
                      <m:sSubPr>
                        <m:ctrlPr>
                          <w:ins w:id="5945" w:author="Zhang Li" w:date="2022-06-12T15:21:00Z">
                            <w:rPr>
                              <w:rFonts w:ascii="Cambria Math" w:eastAsia="宋体" w:hAnsi="Cambria Math" w:cs="Times New Roman"/>
                              <w:i/>
                              <w:kern w:val="0"/>
                              <w:sz w:val="24"/>
                              <w:szCs w:val="24"/>
                              <w:highlight w:val="yellow"/>
                            </w:rPr>
                          </w:ins>
                        </m:ctrlPr>
                      </m:sSubPr>
                      <m:e>
                        <m:r>
                          <w:ins w:id="5946" w:author="Zhang Li" w:date="2022-06-12T15:21:00Z">
                            <w:rPr>
                              <w:rFonts w:ascii="Cambria Math" w:eastAsia="宋体" w:hAnsi="Cambria Math" w:cs="Times New Roman"/>
                              <w:kern w:val="0"/>
                              <w:sz w:val="24"/>
                              <w:szCs w:val="24"/>
                              <w:highlight w:val="yellow"/>
                              <w:rPrChange w:id="5947" w:author="ThinkPad" w:date="2022-06-19T10:41:00Z">
                                <w:rPr>
                                  <w:rFonts w:ascii="Cambria Math" w:eastAsia="宋体" w:hAnsi="Cambria Math" w:cs="Times New Roman"/>
                                  <w:kern w:val="0"/>
                                  <w:sz w:val="24"/>
                                  <w:szCs w:val="24"/>
                                </w:rPr>
                              </w:rPrChange>
                            </w:rPr>
                            <m:t>p</m:t>
                          </w:ins>
                        </m:r>
                      </m:e>
                      <m:sub>
                        <m:r>
                          <w:ins w:id="5948" w:author="Zhang Li" w:date="2022-06-12T15:21:00Z">
                            <w:rPr>
                              <w:rFonts w:ascii="Cambria Math" w:eastAsia="宋体" w:hAnsi="Cambria Math" w:cs="Times New Roman"/>
                              <w:kern w:val="0"/>
                              <w:sz w:val="24"/>
                              <w:szCs w:val="24"/>
                              <w:highlight w:val="yellow"/>
                              <w:rPrChange w:id="5949" w:author="ThinkPad" w:date="2022-06-19T10:41:00Z">
                                <w:rPr>
                                  <w:rFonts w:ascii="Cambria Math" w:eastAsia="宋体" w:hAnsi="Cambria Math" w:cs="Times New Roman"/>
                                  <w:kern w:val="0"/>
                                  <w:sz w:val="24"/>
                                  <w:szCs w:val="24"/>
                                </w:rPr>
                              </w:rPrChange>
                            </w:rPr>
                            <m:t>s</m:t>
                          </w:ins>
                        </m:r>
                      </m:sub>
                    </m:sSub>
                    <m:r>
                      <w:ins w:id="5950" w:author="Zhang Li" w:date="2022-06-12T15:21:00Z">
                        <w:rPr>
                          <w:rFonts w:ascii="Cambria Math" w:eastAsia="宋体" w:hAnsi="Cambria Math" w:cs="Times New Roman"/>
                          <w:kern w:val="0"/>
                          <w:sz w:val="24"/>
                          <w:szCs w:val="24"/>
                          <w:highlight w:val="yellow"/>
                          <w:rPrChange w:id="5951" w:author="ThinkPad" w:date="2022-06-19T10:41:00Z">
                            <w:rPr>
                              <w:rFonts w:ascii="Cambria Math" w:eastAsia="宋体" w:hAnsi="Cambria Math" w:cs="Times New Roman"/>
                              <w:kern w:val="0"/>
                              <w:sz w:val="24"/>
                              <w:szCs w:val="24"/>
                            </w:rPr>
                          </w:rPrChange>
                        </w:rPr>
                        <m:t>)</m:t>
                      </w:ins>
                    </m:r>
                  </m:e>
                </m:func>
              </m:den>
            </m:f>
            <m:r>
              <w:ins w:id="5952" w:author="Zhang Li" w:date="2022-06-12T15:21:00Z">
                <w:rPr>
                  <w:rFonts w:ascii="Cambria Math" w:eastAsia="宋体" w:hAnsi="Cambria Math" w:cs="Times New Roman"/>
                  <w:kern w:val="0"/>
                  <w:sz w:val="24"/>
                  <w:szCs w:val="24"/>
                  <w:highlight w:val="yellow"/>
                  <w:rPrChange w:id="5953" w:author="ThinkPad" w:date="2022-06-19T10:41:00Z">
                    <w:rPr>
                      <w:rFonts w:ascii="Cambria Math" w:eastAsia="宋体" w:hAnsi="Cambria Math" w:cs="Times New Roman"/>
                      <w:kern w:val="0"/>
                      <w:sz w:val="24"/>
                      <w:szCs w:val="24"/>
                    </w:rPr>
                  </w:rPrChange>
                </w:rPr>
                <m:t>⌉</m:t>
              </w:ins>
            </m:r>
          </m:num>
          <m:den>
            <m:r>
              <w:ins w:id="5954" w:author="Zhang Li" w:date="2022-06-12T15:21:00Z">
                <w:rPr>
                  <w:rFonts w:ascii="Cambria Math" w:eastAsia="宋体" w:hAnsi="Cambria Math" w:cs="Times New Roman"/>
                  <w:kern w:val="0"/>
                  <w:sz w:val="24"/>
                  <w:szCs w:val="24"/>
                  <w:highlight w:val="yellow"/>
                  <w:rPrChange w:id="5955" w:author="ThinkPad" w:date="2022-06-19T10:41:00Z">
                    <w:rPr>
                      <w:rFonts w:ascii="Cambria Math" w:eastAsia="宋体" w:hAnsi="Cambria Math" w:cs="Times New Roman"/>
                      <w:kern w:val="0"/>
                      <w:sz w:val="24"/>
                      <w:szCs w:val="24"/>
                    </w:rPr>
                  </w:rPrChange>
                </w:rPr>
                <m:t>δ</m:t>
              </w:ins>
            </m:r>
          </m:den>
        </m:f>
      </m:oMath>
      <w:ins w:id="5956" w:author="Zhang Li" w:date="2022-06-12T15:21:00Z">
        <w:r w:rsidRPr="005225F5">
          <w:rPr>
            <w:rFonts w:ascii="Times New Roman" w:eastAsia="宋体" w:hAnsi="Times New Roman" w:cs="Times New Roman"/>
            <w:kern w:val="0"/>
            <w:sz w:val="24"/>
            <w:szCs w:val="24"/>
            <w:highlight w:val="yellow"/>
            <w:rPrChange w:id="5957"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5958" w:author="ThinkPad" w:date="2022-06-19T10:41:00Z">
        <w:r w:rsidR="005225F5">
          <w:rPr>
            <w:rFonts w:ascii="Times New Roman" w:eastAsia="宋体" w:hAnsi="Times New Roman" w:cs="Times New Roman"/>
            <w:kern w:val="0"/>
            <w:sz w:val="24"/>
            <w:szCs w:val="24"/>
          </w:rPr>
          <w:t>[</w:t>
        </w:r>
      </w:ins>
      <w:ins w:id="5959" w:author="ThinkPad" w:date="2022-06-19T10:42:00Z">
        <w:r w:rsidR="005225F5">
          <w:rPr>
            <w:rFonts w:ascii="Times New Roman" w:eastAsia="宋体" w:hAnsi="Times New Roman" w:cs="Times New Roman" w:hint="eastAsia"/>
            <w:kern w:val="0"/>
            <w:sz w:val="24"/>
            <w:szCs w:val="24"/>
          </w:rPr>
          <w:t>这</w:t>
        </w:r>
      </w:ins>
      <w:ins w:id="5960" w:author="ThinkPad" w:date="2022-06-19T10:41:00Z">
        <w:r w:rsidR="005225F5">
          <w:rPr>
            <w:rFonts w:ascii="Times New Roman" w:eastAsia="宋体" w:hAnsi="Times New Roman" w:cs="Times New Roman" w:hint="eastAsia"/>
            <w:kern w:val="0"/>
            <w:sz w:val="24"/>
            <w:szCs w:val="24"/>
          </w:rPr>
          <w:t>是说检测到信道</w:t>
        </w:r>
      </w:ins>
      <w:ins w:id="5961"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5962" w:author="ThinkPad" w:date="2022-06-19T10:41:00Z">
        <w:r w:rsidR="005225F5">
          <w:rPr>
            <w:rFonts w:ascii="Times New Roman" w:eastAsia="宋体" w:hAnsi="Times New Roman" w:cs="Times New Roman"/>
            <w:kern w:val="0"/>
            <w:sz w:val="24"/>
            <w:szCs w:val="24"/>
          </w:rPr>
          <w:t xml:space="preserve">] </w:t>
        </w:r>
      </w:ins>
      <w:ins w:id="5963"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5964" w:author="Zhang Li" w:date="2022-06-12T15:21:00Z">
                <w:rPr>
                  <w:rFonts w:ascii="Cambria Math" w:eastAsia="宋体" w:hAnsi="Cambria Math" w:cs="Times New Roman"/>
                  <w:i/>
                  <w:kern w:val="0"/>
                  <w:sz w:val="24"/>
                  <w:szCs w:val="24"/>
                </w:rPr>
              </w:ins>
            </m:ctrlPr>
          </m:sSubSupPr>
          <m:e>
            <m:r>
              <w:ins w:id="5965" w:author="Zhang Li" w:date="2022-06-12T15:21:00Z">
                <w:rPr>
                  <w:rFonts w:ascii="Cambria Math" w:eastAsia="宋体" w:hAnsi="Cambria Math" w:cs="Times New Roman"/>
                  <w:kern w:val="0"/>
                  <w:sz w:val="24"/>
                  <w:szCs w:val="24"/>
                </w:rPr>
                <m:t>T</m:t>
              </w:ins>
            </m:r>
          </m:e>
          <m:sub>
            <m:r>
              <w:ins w:id="5966" w:author="Zhang Li" w:date="2022-06-12T15:21:00Z">
                <w:rPr>
                  <w:rFonts w:ascii="Cambria Math" w:eastAsia="宋体" w:hAnsi="Cambria Math" w:cs="Times New Roman"/>
                  <w:kern w:val="0"/>
                  <w:sz w:val="24"/>
                  <w:szCs w:val="24"/>
                </w:rPr>
                <m:t>C</m:t>
              </w:ins>
            </m:r>
          </m:sub>
          <m:sup>
            <m:r>
              <w:ins w:id="5967" w:author="Zhang Li" w:date="2022-06-12T15:21:00Z">
                <w:rPr>
                  <w:rFonts w:ascii="Cambria Math" w:eastAsia="宋体" w:hAnsi="Cambria Math" w:cs="Times New Roman"/>
                  <w:kern w:val="0"/>
                  <w:sz w:val="24"/>
                  <w:szCs w:val="24"/>
                </w:rPr>
                <m:t>max</m:t>
              </w:ins>
            </m:r>
          </m:sup>
        </m:sSubSup>
        <m:r>
          <w:ins w:id="5968" w:author="Zhang Li" w:date="2022-06-12T15:21:00Z">
            <w:rPr>
              <w:rFonts w:ascii="Cambria Math" w:eastAsia="宋体" w:hAnsi="Cambria Math" w:cs="Times New Roman"/>
              <w:kern w:val="0"/>
              <w:sz w:val="24"/>
              <w:szCs w:val="24"/>
            </w:rPr>
            <m:t>=</m:t>
          </w:ins>
        </m:r>
        <m:sSubSup>
          <m:sSubSupPr>
            <m:ctrlPr>
              <w:ins w:id="5969" w:author="Zhang Li" w:date="2022-06-12T15:21:00Z">
                <w:rPr>
                  <w:rFonts w:ascii="Cambria Math" w:eastAsia="宋体" w:hAnsi="Cambria Math" w:cs="Times New Roman"/>
                  <w:i/>
                  <w:kern w:val="0"/>
                  <w:sz w:val="24"/>
                  <w:szCs w:val="24"/>
                </w:rPr>
              </w:ins>
            </m:ctrlPr>
          </m:sSubSupPr>
          <m:e>
            <m:r>
              <w:ins w:id="5970" w:author="Zhang Li" w:date="2022-06-12T15:21:00Z">
                <w:rPr>
                  <w:rFonts w:ascii="Cambria Math" w:eastAsia="宋体" w:hAnsi="Cambria Math" w:cs="Times New Roman"/>
                  <w:kern w:val="0"/>
                  <w:sz w:val="24"/>
                  <w:szCs w:val="24"/>
                </w:rPr>
                <m:t>T</m:t>
              </w:ins>
            </m:r>
          </m:e>
          <m:sub>
            <m:r>
              <w:ins w:id="5971" w:author="Zhang Li" w:date="2022-06-12T15:21:00Z">
                <w:rPr>
                  <w:rFonts w:ascii="Cambria Math" w:eastAsia="宋体" w:hAnsi="Cambria Math" w:cs="Times New Roman"/>
                  <w:kern w:val="0"/>
                  <w:sz w:val="24"/>
                  <w:szCs w:val="24"/>
                </w:rPr>
                <m:t>B</m:t>
              </w:ins>
            </m:r>
          </m:sub>
          <m:sup>
            <m:r>
              <w:ins w:id="5972" w:author="Zhang Li" w:date="2022-06-12T15:21:00Z">
                <w:rPr>
                  <w:rFonts w:ascii="Cambria Math" w:eastAsia="宋体" w:hAnsi="Cambria Math" w:cs="Times New Roman"/>
                  <w:kern w:val="0"/>
                  <w:sz w:val="24"/>
                  <w:szCs w:val="24"/>
                </w:rPr>
                <m:t>max</m:t>
              </w:ins>
            </m:r>
          </m:sup>
        </m:sSubSup>
        <m:r>
          <w:ins w:id="5973" w:author="Zhang Li" w:date="2022-06-12T15:21:00Z">
            <w:rPr>
              <w:rFonts w:ascii="Cambria Math" w:eastAsia="宋体" w:hAnsi="Cambria Math" w:cs="Times New Roman"/>
              <w:kern w:val="0"/>
              <w:sz w:val="24"/>
              <w:szCs w:val="24"/>
            </w:rPr>
            <m:t>+N⋅</m:t>
          </w:ins>
        </m:r>
        <m:sSub>
          <m:sSubPr>
            <m:ctrlPr>
              <w:ins w:id="5974" w:author="Zhang Li" w:date="2022-06-12T15:21:00Z">
                <w:rPr>
                  <w:rFonts w:ascii="Cambria Math" w:eastAsia="宋体" w:hAnsi="Cambria Math" w:cs="Times New Roman"/>
                  <w:i/>
                  <w:kern w:val="0"/>
                  <w:sz w:val="24"/>
                  <w:szCs w:val="24"/>
                </w:rPr>
              </w:ins>
            </m:ctrlPr>
          </m:sSubPr>
          <m:e>
            <m:r>
              <w:ins w:id="5975" w:author="Zhang Li" w:date="2022-06-12T15:21:00Z">
                <w:rPr>
                  <w:rFonts w:ascii="Cambria Math" w:eastAsia="宋体" w:hAnsi="Cambria Math" w:cs="Times New Roman"/>
                  <w:kern w:val="0"/>
                  <w:sz w:val="24"/>
                  <w:szCs w:val="24"/>
                </w:rPr>
                <m:t>T</m:t>
              </w:ins>
            </m:r>
          </m:e>
          <m:sub>
            <m:r>
              <w:ins w:id="5976" w:author="Zhang Li" w:date="2022-06-12T15:21:00Z">
                <w:rPr>
                  <w:rFonts w:ascii="Cambria Math" w:eastAsia="宋体" w:hAnsi="Cambria Math" w:cs="Times New Roman"/>
                  <w:kern w:val="0"/>
                  <w:sz w:val="24"/>
                  <w:szCs w:val="24"/>
                </w:rPr>
                <m:t>sig</m:t>
              </w:ins>
            </m:r>
          </m:sub>
        </m:sSub>
      </m:oMath>
      <w:ins w:id="597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5978" w:author="Zhang Li" w:date="2022-06-12T15:21:00Z">
                <w:rPr>
                  <w:rFonts w:ascii="Cambria Math" w:eastAsia="宋体" w:hAnsi="Cambria Math" w:cs="Times New Roman"/>
                  <w:i/>
                  <w:kern w:val="0"/>
                  <w:sz w:val="24"/>
                  <w:szCs w:val="24"/>
                </w:rPr>
              </w:ins>
            </m:ctrlPr>
          </m:sSubSupPr>
          <m:e>
            <m:r>
              <w:ins w:id="5979" w:author="Zhang Li" w:date="2022-06-12T15:21:00Z">
                <w:rPr>
                  <w:rFonts w:ascii="Cambria Math" w:eastAsia="宋体" w:hAnsi="Cambria Math" w:cs="Times New Roman"/>
                  <w:kern w:val="0"/>
                  <w:sz w:val="24"/>
                  <w:szCs w:val="24"/>
                </w:rPr>
                <m:t>T</m:t>
              </w:ins>
            </m:r>
          </m:e>
          <m:sub>
            <m:r>
              <w:ins w:id="5980" w:author="Zhang Li" w:date="2022-06-12T15:21:00Z">
                <w:rPr>
                  <w:rFonts w:ascii="Cambria Math" w:eastAsia="宋体" w:hAnsi="Cambria Math" w:cs="Times New Roman"/>
                  <w:kern w:val="0"/>
                  <w:sz w:val="24"/>
                  <w:szCs w:val="24"/>
                </w:rPr>
                <m:t>C</m:t>
              </w:ins>
            </m:r>
          </m:sub>
          <m:sup>
            <m:r>
              <w:ins w:id="5981" w:author="Zhang Li" w:date="2022-06-12T15:21:00Z">
                <w:rPr>
                  <w:rFonts w:ascii="Cambria Math" w:eastAsia="宋体" w:hAnsi="Cambria Math" w:cs="Times New Roman"/>
                  <w:kern w:val="0"/>
                  <w:sz w:val="24"/>
                  <w:szCs w:val="24"/>
                </w:rPr>
                <m:t>max</m:t>
              </w:ins>
            </m:r>
          </m:sup>
        </m:sSubSup>
        <m:r>
          <w:ins w:id="5982" w:author="Zhang Li" w:date="2022-06-12T15:21:00Z">
            <w:rPr>
              <w:rFonts w:ascii="Cambria Math" w:eastAsia="宋体" w:hAnsi="Cambria Math" w:cs="Times New Roman"/>
              <w:kern w:val="0"/>
              <w:sz w:val="24"/>
              <w:szCs w:val="24"/>
            </w:rPr>
            <m:t>⋅⌈</m:t>
          </w:ins>
        </m:r>
        <m:f>
          <m:fPr>
            <m:ctrlPr>
              <w:ins w:id="5983" w:author="Zhang Li" w:date="2022-06-12T15:21:00Z">
                <w:rPr>
                  <w:rFonts w:ascii="Cambria Math" w:eastAsia="宋体" w:hAnsi="Cambria Math" w:cs="Times New Roman"/>
                  <w:i/>
                  <w:kern w:val="0"/>
                  <w:sz w:val="24"/>
                  <w:szCs w:val="24"/>
                </w:rPr>
              </w:ins>
            </m:ctrlPr>
          </m:fPr>
          <m:num>
            <m:func>
              <m:funcPr>
                <m:ctrlPr>
                  <w:ins w:id="5984" w:author="Zhang Li" w:date="2022-06-12T15:21:00Z">
                    <w:rPr>
                      <w:rFonts w:ascii="Cambria Math" w:eastAsia="宋体" w:hAnsi="Cambria Math" w:cs="Times New Roman"/>
                      <w:i/>
                      <w:kern w:val="0"/>
                      <w:sz w:val="24"/>
                      <w:szCs w:val="24"/>
                    </w:rPr>
                  </w:ins>
                </m:ctrlPr>
              </m:funcPr>
              <m:fName>
                <m:r>
                  <w:ins w:id="5985" w:author="Zhang Li" w:date="2022-06-12T15:21:00Z">
                    <m:rPr>
                      <m:sty m:val="p"/>
                    </m:rPr>
                    <w:rPr>
                      <w:rFonts w:ascii="Cambria Math" w:eastAsia="宋体" w:hAnsi="Cambria Math" w:cs="Times New Roman"/>
                      <w:kern w:val="0"/>
                      <w:sz w:val="24"/>
                      <w:szCs w:val="24"/>
                    </w:rPr>
                    <m:t>log</m:t>
                  </w:ins>
                </m:r>
              </m:fName>
              <m:e>
                <m:r>
                  <w:ins w:id="5986" w:author="Zhang Li" w:date="2022-06-12T15:21:00Z">
                    <w:rPr>
                      <w:rFonts w:ascii="Cambria Math" w:eastAsia="宋体" w:hAnsi="Cambria Math" w:cs="Times New Roman"/>
                      <w:kern w:val="0"/>
                      <w:sz w:val="24"/>
                      <w:szCs w:val="24"/>
                    </w:rPr>
                    <m:t>(1-ς)</m:t>
                  </w:ins>
                </m:r>
              </m:e>
            </m:func>
          </m:num>
          <m:den>
            <m:func>
              <m:funcPr>
                <m:ctrlPr>
                  <w:ins w:id="5987" w:author="Zhang Li" w:date="2022-06-12T15:21:00Z">
                    <w:rPr>
                      <w:rFonts w:ascii="Cambria Math" w:eastAsia="宋体" w:hAnsi="Cambria Math" w:cs="Times New Roman"/>
                      <w:i/>
                      <w:kern w:val="0"/>
                      <w:sz w:val="24"/>
                      <w:szCs w:val="24"/>
                    </w:rPr>
                  </w:ins>
                </m:ctrlPr>
              </m:funcPr>
              <m:fName>
                <m:r>
                  <w:ins w:id="5988" w:author="Zhang Li" w:date="2022-06-12T15:21:00Z">
                    <m:rPr>
                      <m:sty m:val="p"/>
                    </m:rPr>
                    <w:rPr>
                      <w:rFonts w:ascii="Cambria Math" w:eastAsia="宋体" w:hAnsi="Cambria Math" w:cs="Times New Roman"/>
                      <w:kern w:val="0"/>
                      <w:sz w:val="24"/>
                      <w:szCs w:val="24"/>
                    </w:rPr>
                    <m:t>δ⋅log</m:t>
                  </w:ins>
                </m:r>
              </m:fName>
              <m:e>
                <m:r>
                  <w:ins w:id="5989" w:author="Zhang Li" w:date="2022-06-12T15:21:00Z">
                    <w:rPr>
                      <w:rFonts w:ascii="Cambria Math" w:eastAsia="宋体" w:hAnsi="Cambria Math" w:cs="Times New Roman"/>
                      <w:kern w:val="0"/>
                      <w:sz w:val="24"/>
                      <w:szCs w:val="24"/>
                    </w:rPr>
                    <m:t>(1-</m:t>
                  </w:ins>
                </m:r>
                <m:sSub>
                  <m:sSubPr>
                    <m:ctrlPr>
                      <w:ins w:id="5990" w:author="Zhang Li" w:date="2022-06-12T15:21:00Z">
                        <w:rPr>
                          <w:rFonts w:ascii="Cambria Math" w:eastAsia="宋体" w:hAnsi="Cambria Math" w:cs="Times New Roman"/>
                          <w:i/>
                          <w:kern w:val="0"/>
                          <w:sz w:val="24"/>
                          <w:szCs w:val="24"/>
                        </w:rPr>
                      </w:ins>
                    </m:ctrlPr>
                  </m:sSubPr>
                  <m:e>
                    <m:r>
                      <w:ins w:id="5991" w:author="Zhang Li" w:date="2022-06-12T15:21:00Z">
                        <w:rPr>
                          <w:rFonts w:ascii="Cambria Math" w:eastAsia="宋体" w:hAnsi="Cambria Math" w:cs="Times New Roman"/>
                          <w:kern w:val="0"/>
                          <w:sz w:val="24"/>
                          <w:szCs w:val="24"/>
                        </w:rPr>
                        <m:t>p</m:t>
                      </w:ins>
                    </m:r>
                  </m:e>
                  <m:sub>
                    <m:r>
                      <w:ins w:id="5992" w:author="Zhang Li" w:date="2022-06-12T15:21:00Z">
                        <w:rPr>
                          <w:rFonts w:ascii="Cambria Math" w:eastAsia="宋体" w:hAnsi="Cambria Math" w:cs="Times New Roman"/>
                          <w:kern w:val="0"/>
                          <w:sz w:val="24"/>
                          <w:szCs w:val="24"/>
                        </w:rPr>
                        <m:t>s</m:t>
                      </w:ins>
                    </m:r>
                  </m:sub>
                </m:sSub>
                <m:r>
                  <w:ins w:id="5993" w:author="Zhang Li" w:date="2022-06-12T15:21:00Z">
                    <w:rPr>
                      <w:rFonts w:ascii="Cambria Math" w:eastAsia="宋体" w:hAnsi="Cambria Math" w:cs="Times New Roman"/>
                      <w:kern w:val="0"/>
                      <w:sz w:val="24"/>
                      <w:szCs w:val="24"/>
                    </w:rPr>
                    <m:t>)</m:t>
                  </w:ins>
                </m:r>
              </m:e>
            </m:func>
          </m:den>
        </m:f>
        <m:r>
          <w:ins w:id="5994" w:author="Zhang Li" w:date="2022-06-12T15:21:00Z">
            <w:rPr>
              <w:rFonts w:ascii="Cambria Math" w:eastAsia="宋体" w:hAnsi="Cambria Math" w:cs="Times New Roman"/>
              <w:kern w:val="0"/>
              <w:sz w:val="24"/>
              <w:szCs w:val="24"/>
            </w:rPr>
            <m:t>⌉</m:t>
          </w:ins>
        </m:r>
      </m:oMath>
      <w:ins w:id="599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5996" w:author="Zhang Li" w:date="2022-06-12T15:21:00Z">
            <w:rPr>
              <w:rFonts w:ascii="Cambria Math" w:eastAsia="宋体" w:hAnsi="Cambria Math" w:cs="Times New Roman"/>
              <w:kern w:val="0"/>
              <w:sz w:val="24"/>
              <w:szCs w:val="24"/>
            </w:rPr>
            <m:t>0≤ς&lt;1</m:t>
          </w:ins>
        </m:r>
      </m:oMath>
      <w:ins w:id="5997"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5998" w:author="Zhang Li" w:date="2022-06-12T15:21:00Z">
            <w:rPr>
              <w:rFonts w:ascii="Cambria Math" w:eastAsia="宋体" w:hAnsi="Cambria Math" w:cs="Times New Roman"/>
              <w:kern w:val="0"/>
              <w:sz w:val="24"/>
              <w:szCs w:val="24"/>
            </w:rPr>
            <m:t>T⋅</m:t>
          </w:ins>
        </m:r>
        <m:sSubSup>
          <m:sSubSupPr>
            <m:ctrlPr>
              <w:ins w:id="5999" w:author="Zhang Li" w:date="2022-06-12T15:21:00Z">
                <w:rPr>
                  <w:rFonts w:ascii="Cambria Math" w:eastAsia="宋体" w:hAnsi="Cambria Math" w:cs="Times New Roman"/>
                  <w:i/>
                  <w:kern w:val="0"/>
                  <w:sz w:val="24"/>
                  <w:szCs w:val="24"/>
                </w:rPr>
              </w:ins>
            </m:ctrlPr>
          </m:sSubSupPr>
          <m:e>
            <m:r>
              <w:ins w:id="6000" w:author="Zhang Li" w:date="2022-06-12T15:21:00Z">
                <w:rPr>
                  <w:rFonts w:ascii="Cambria Math" w:eastAsia="宋体" w:hAnsi="Cambria Math" w:cs="Times New Roman"/>
                  <w:kern w:val="0"/>
                  <w:sz w:val="24"/>
                  <w:szCs w:val="24"/>
                </w:rPr>
                <m:t>T</m:t>
              </w:ins>
            </m:r>
          </m:e>
          <m:sub>
            <m:r>
              <w:ins w:id="6001" w:author="Zhang Li" w:date="2022-06-12T15:21:00Z">
                <w:rPr>
                  <w:rFonts w:ascii="Cambria Math" w:eastAsia="宋体" w:hAnsi="Cambria Math" w:cs="Times New Roman"/>
                  <w:kern w:val="0"/>
                  <w:sz w:val="24"/>
                  <w:szCs w:val="24"/>
                </w:rPr>
                <m:t>C</m:t>
              </w:ins>
            </m:r>
          </m:sub>
          <m:sup>
            <m:r>
              <w:ins w:id="6002" w:author="Zhang Li" w:date="2022-06-12T15:21:00Z">
                <w:rPr>
                  <w:rFonts w:ascii="Cambria Math" w:eastAsia="宋体" w:hAnsi="Cambria Math" w:cs="Times New Roman"/>
                  <w:kern w:val="0"/>
                  <w:sz w:val="24"/>
                  <w:szCs w:val="24"/>
                </w:rPr>
                <m:t>max</m:t>
              </w:ins>
            </m:r>
          </m:sup>
        </m:sSubSup>
        <m:r>
          <w:ins w:id="6003" w:author="Zhang Li" w:date="2022-06-12T15:21:00Z">
            <w:rPr>
              <w:rFonts w:ascii="Cambria Math" w:eastAsia="宋体" w:hAnsi="Cambria Math" w:cs="Times New Roman"/>
              <w:kern w:val="0"/>
              <w:sz w:val="24"/>
              <w:szCs w:val="24"/>
            </w:rPr>
            <m:t>⋅⌈</m:t>
          </w:ins>
        </m:r>
        <m:f>
          <m:fPr>
            <m:ctrlPr>
              <w:ins w:id="6004" w:author="Zhang Li" w:date="2022-06-12T15:21:00Z">
                <w:rPr>
                  <w:rFonts w:ascii="Cambria Math" w:eastAsia="宋体" w:hAnsi="Cambria Math" w:cs="Times New Roman"/>
                  <w:i/>
                  <w:kern w:val="0"/>
                  <w:sz w:val="24"/>
                  <w:szCs w:val="24"/>
                </w:rPr>
              </w:ins>
            </m:ctrlPr>
          </m:fPr>
          <m:num>
            <m:func>
              <m:funcPr>
                <m:ctrlPr>
                  <w:ins w:id="6005" w:author="Zhang Li" w:date="2022-06-12T15:21:00Z">
                    <w:rPr>
                      <w:rFonts w:ascii="Cambria Math" w:eastAsia="宋体" w:hAnsi="Cambria Math" w:cs="Times New Roman"/>
                      <w:i/>
                      <w:kern w:val="0"/>
                      <w:sz w:val="24"/>
                      <w:szCs w:val="24"/>
                    </w:rPr>
                  </w:ins>
                </m:ctrlPr>
              </m:funcPr>
              <m:fName>
                <m:r>
                  <w:ins w:id="6006" w:author="Zhang Li" w:date="2022-06-12T15:21:00Z">
                    <m:rPr>
                      <m:sty m:val="p"/>
                    </m:rPr>
                    <w:rPr>
                      <w:rFonts w:ascii="Cambria Math" w:eastAsia="宋体" w:hAnsi="Cambria Math" w:cs="Times New Roman"/>
                      <w:kern w:val="0"/>
                      <w:sz w:val="24"/>
                      <w:szCs w:val="24"/>
                    </w:rPr>
                    <m:t>log</m:t>
                  </w:ins>
                </m:r>
              </m:fName>
              <m:e>
                <m:r>
                  <w:ins w:id="6007" w:author="Zhang Li" w:date="2022-06-12T15:21:00Z">
                    <w:rPr>
                      <w:rFonts w:ascii="Cambria Math" w:eastAsia="宋体" w:hAnsi="Cambria Math" w:cs="Times New Roman"/>
                      <w:kern w:val="0"/>
                      <w:sz w:val="24"/>
                      <w:szCs w:val="24"/>
                    </w:rPr>
                    <m:t>(1-ς)</m:t>
                  </w:ins>
                </m:r>
              </m:e>
            </m:func>
          </m:num>
          <m:den>
            <m:func>
              <m:funcPr>
                <m:ctrlPr>
                  <w:ins w:id="6008" w:author="Zhang Li" w:date="2022-06-12T15:21:00Z">
                    <w:rPr>
                      <w:rFonts w:ascii="Cambria Math" w:eastAsia="宋体" w:hAnsi="Cambria Math" w:cs="Times New Roman"/>
                      <w:i/>
                      <w:kern w:val="0"/>
                      <w:sz w:val="24"/>
                      <w:szCs w:val="24"/>
                    </w:rPr>
                  </w:ins>
                </m:ctrlPr>
              </m:funcPr>
              <m:fName>
                <m:r>
                  <w:ins w:id="6009" w:author="Zhang Li" w:date="2022-06-12T15:21:00Z">
                    <m:rPr>
                      <m:sty m:val="p"/>
                    </m:rPr>
                    <w:rPr>
                      <w:rFonts w:ascii="Cambria Math" w:eastAsia="宋体" w:hAnsi="Cambria Math" w:cs="Times New Roman"/>
                      <w:kern w:val="0"/>
                      <w:sz w:val="24"/>
                      <w:szCs w:val="24"/>
                    </w:rPr>
                    <m:t>δ⋅log</m:t>
                  </w:ins>
                </m:r>
              </m:fName>
              <m:e>
                <m:r>
                  <w:ins w:id="6010" w:author="Zhang Li" w:date="2022-06-12T15:21:00Z">
                    <w:rPr>
                      <w:rFonts w:ascii="Cambria Math" w:eastAsia="宋体" w:hAnsi="Cambria Math" w:cs="Times New Roman"/>
                      <w:kern w:val="0"/>
                      <w:sz w:val="24"/>
                      <w:szCs w:val="24"/>
                    </w:rPr>
                    <m:t>(1-</m:t>
                  </w:ins>
                </m:r>
                <m:sSub>
                  <m:sSubPr>
                    <m:ctrlPr>
                      <w:ins w:id="6011" w:author="Zhang Li" w:date="2022-06-12T15:21:00Z">
                        <w:rPr>
                          <w:rFonts w:ascii="Cambria Math" w:eastAsia="宋体" w:hAnsi="Cambria Math" w:cs="Times New Roman"/>
                          <w:i/>
                          <w:kern w:val="0"/>
                          <w:sz w:val="24"/>
                          <w:szCs w:val="24"/>
                        </w:rPr>
                      </w:ins>
                    </m:ctrlPr>
                  </m:sSubPr>
                  <m:e>
                    <m:r>
                      <w:ins w:id="6012" w:author="Zhang Li" w:date="2022-06-12T15:21:00Z">
                        <w:rPr>
                          <w:rFonts w:ascii="Cambria Math" w:eastAsia="宋体" w:hAnsi="Cambria Math" w:cs="Times New Roman"/>
                          <w:kern w:val="0"/>
                          <w:sz w:val="24"/>
                          <w:szCs w:val="24"/>
                        </w:rPr>
                        <m:t>p</m:t>
                      </w:ins>
                    </m:r>
                  </m:e>
                  <m:sub>
                    <m:r>
                      <w:ins w:id="6013" w:author="Zhang Li" w:date="2022-06-12T15:21:00Z">
                        <w:rPr>
                          <w:rFonts w:ascii="Cambria Math" w:eastAsia="宋体" w:hAnsi="Cambria Math" w:cs="Times New Roman"/>
                          <w:kern w:val="0"/>
                          <w:sz w:val="24"/>
                          <w:szCs w:val="24"/>
                        </w:rPr>
                        <m:t>s</m:t>
                      </w:ins>
                    </m:r>
                  </m:sub>
                </m:sSub>
                <m:r>
                  <w:ins w:id="6014" w:author="Zhang Li" w:date="2022-06-12T15:21:00Z">
                    <w:rPr>
                      <w:rFonts w:ascii="Cambria Math" w:eastAsia="宋体" w:hAnsi="Cambria Math" w:cs="Times New Roman"/>
                      <w:kern w:val="0"/>
                      <w:sz w:val="24"/>
                      <w:szCs w:val="24"/>
                    </w:rPr>
                    <m:t>)</m:t>
                  </w:ins>
                </m:r>
              </m:e>
            </m:func>
          </m:den>
        </m:f>
        <m:r>
          <w:ins w:id="6015" w:author="Zhang Li" w:date="2022-06-12T15:21:00Z">
            <w:rPr>
              <w:rFonts w:ascii="Cambria Math" w:eastAsia="宋体" w:hAnsi="Cambria Math" w:cs="Times New Roman"/>
              <w:kern w:val="0"/>
              <w:sz w:val="24"/>
              <w:szCs w:val="24"/>
            </w:rPr>
            <m:t>⌉</m:t>
          </w:ins>
        </m:r>
      </m:oMath>
      <w:ins w:id="601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6017" w:author="Zhang Li" w:date="2022-06-12T15:21:00Z">
            <m:rPr>
              <m:sty m:val="p"/>
            </m:rPr>
            <w:rPr>
              <w:rFonts w:ascii="Cambria Math" w:eastAsia="宋体" w:hAnsi="Cambria Math" w:cs="Times New Roman"/>
              <w:kern w:val="0"/>
              <w:sz w:val="24"/>
              <w:szCs w:val="24"/>
            </w:rPr>
            <m:t>(1-</m:t>
          </w:ins>
        </m:r>
        <m:r>
          <w:ins w:id="6018" w:author="Zhang Li" w:date="2022-06-12T15:21:00Z">
            <w:rPr>
              <w:rFonts w:ascii="Cambria Math" w:eastAsia="宋体" w:hAnsi="Cambria Math" w:cs="Times New Roman"/>
              <w:kern w:val="0"/>
              <w:sz w:val="24"/>
              <w:szCs w:val="24"/>
            </w:rPr>
            <m:t>δ</m:t>
          </w:ins>
        </m:r>
        <m:r>
          <w:ins w:id="6019" w:author="Zhang Li" w:date="2022-06-12T15:21:00Z">
            <m:rPr>
              <m:sty m:val="p"/>
            </m:rPr>
            <w:rPr>
              <w:rFonts w:ascii="Cambria Math" w:eastAsia="宋体" w:hAnsi="Cambria Math" w:cs="Times New Roman"/>
              <w:kern w:val="0"/>
              <w:sz w:val="24"/>
              <w:szCs w:val="24"/>
            </w:rPr>
            <m:t xml:space="preserve">, </m:t>
          </w:ins>
        </m:r>
        <m:r>
          <w:ins w:id="6020" w:author="Zhang Li" w:date="2022-06-12T15:21:00Z">
            <w:rPr>
              <w:rFonts w:ascii="Cambria Math" w:eastAsia="宋体" w:hAnsi="Cambria Math" w:cs="Times New Roman"/>
              <w:kern w:val="0"/>
              <w:sz w:val="24"/>
              <w:szCs w:val="24"/>
            </w:rPr>
            <m:t>T</m:t>
          </w:ins>
        </m:r>
        <m:r>
          <w:ins w:id="6021" w:author="Zhang Li" w:date="2022-06-12T15:21:00Z">
            <m:rPr>
              <m:sty m:val="p"/>
            </m:rPr>
            <w:rPr>
              <w:rFonts w:ascii="Cambria Math" w:eastAsia="宋体" w:hAnsi="Cambria Math" w:cs="Times New Roman"/>
              <w:kern w:val="0"/>
              <w:sz w:val="24"/>
              <w:szCs w:val="24"/>
            </w:rPr>
            <m:t>)</m:t>
          </w:ins>
        </m:r>
      </m:oMath>
      <w:ins w:id="6022"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6023"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6024"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6025"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6026"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6027"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6028" w:author="ThinkPad" w:date="2022-06-19T10:44:00Z">
        <w:r w:rsidR="00DA669C">
          <w:rPr>
            <w:rFonts w:ascii="Times New Roman" w:eastAsia="宋体" w:hAnsi="Times New Roman" w:cs="Times New Roman" w:hint="eastAsia"/>
            <w:kern w:val="0"/>
            <w:sz w:val="24"/>
            <w:szCs w:val="24"/>
          </w:rPr>
          <w:t>吧？</w:t>
        </w:r>
      </w:ins>
      <w:ins w:id="6029"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6030"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6031"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The impacts of various parameters are investigated, including block size, network size</w:t>
      </w:r>
      <w:del w:id="6032"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6033"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6034" w:author="ThinkPad" w:date="2022-06-19T10:45:00Z">
        <w:r w:rsidDel="002C0CE5">
          <w:rPr>
            <w:rFonts w:ascii="Times New Roman" w:eastAsia="宋体" w:hAnsi="Times New Roman" w:cs="Times New Roman"/>
            <w:kern w:val="0"/>
            <w:sz w:val="24"/>
            <w:szCs w:val="24"/>
          </w:rPr>
          <w:delText xml:space="preserve">through </w:delText>
        </w:r>
      </w:del>
      <w:ins w:id="6035"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6036"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6037"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6038"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6039" w:author="ThinkPad" w:date="2022-06-20T09:00:00Z">
        <w:r w:rsidDel="002D4C6A">
          <w:rPr>
            <w:rFonts w:ascii="Times New Roman" w:eastAsia="宋体" w:hAnsi="Times New Roman" w:cs="Times New Roman"/>
            <w:kern w:val="0"/>
            <w:sz w:val="24"/>
            <w:szCs w:val="24"/>
          </w:rPr>
          <w:delText xml:space="preserve">are </w:delText>
        </w:r>
      </w:del>
      <w:ins w:id="6040"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w:t>
      </w:r>
      <w:del w:id="6041" w:author="ThinkPad" w:date="2022-06-20T09:00:00Z">
        <w:r w:rsidDel="002D4C6A">
          <w:rPr>
            <w:rFonts w:ascii="Times New Roman" w:eastAsia="宋体" w:hAnsi="Times New Roman" w:cs="Times New Roman"/>
            <w:kern w:val="0"/>
            <w:sz w:val="24"/>
            <w:szCs w:val="24"/>
          </w:rPr>
          <w:delText xml:space="preserve">are </w:delText>
        </w:r>
      </w:del>
      <w:ins w:id="6042"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6043" w:author="ThinkPad" w:date="2022-06-20T09:00:00Z">
        <w:r w:rsidDel="002D4C6A">
          <w:rPr>
            <w:rFonts w:ascii="Times New Roman" w:eastAsia="宋体" w:hAnsi="Times New Roman" w:cs="Times New Roman"/>
            <w:kern w:val="0"/>
            <w:sz w:val="24"/>
            <w:szCs w:val="24"/>
          </w:rPr>
          <w:delText>runs</w:delText>
        </w:r>
      </w:del>
      <w:ins w:id="6044"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6045" w:author="ThinkPad" w:date="2022-06-19T10:54:00Z"/>
          <w:rFonts w:ascii="Times New Roman" w:eastAsia="宋体" w:hAnsi="Times New Roman" w:cs="Times New Roman"/>
          <w:kern w:val="0"/>
          <w:sz w:val="24"/>
          <w:szCs w:val="24"/>
        </w:rPr>
      </w:pPr>
      <w:ins w:id="6046" w:author="Zhang Li" w:date="2022-06-12T15:22:00Z">
        <w:r>
          <w:rPr>
            <w:rFonts w:ascii="Times New Roman" w:eastAsia="宋体" w:hAnsi="Times New Roman" w:cs="Times New Roman"/>
            <w:kern w:val="0"/>
            <w:sz w:val="24"/>
            <w:szCs w:val="24"/>
          </w:rPr>
          <w:t xml:space="preserve">We set </w:t>
        </w:r>
        <w:del w:id="6047" w:author="ThinkPad" w:date="2022-06-19T20:39:00Z">
          <w:r w:rsidDel="002928BF">
            <w:rPr>
              <w:rFonts w:ascii="Times New Roman" w:eastAsia="宋体" w:hAnsi="Times New Roman" w:cs="Times New Roman"/>
              <w:kern w:val="0"/>
              <w:sz w:val="24"/>
              <w:szCs w:val="24"/>
            </w:rPr>
            <w:delText>the</w:delText>
          </w:r>
        </w:del>
      </w:ins>
      <w:ins w:id="6048" w:author="ThinkPad" w:date="2022-06-19T20:39:00Z">
        <w:r w:rsidR="002928BF">
          <w:rPr>
            <w:rFonts w:ascii="Times New Roman" w:eastAsia="宋体" w:hAnsi="Times New Roman" w:cs="Times New Roman"/>
            <w:kern w:val="0"/>
            <w:sz w:val="24"/>
            <w:szCs w:val="24"/>
          </w:rPr>
          <w:t>a uniform</w:t>
        </w:r>
      </w:ins>
      <w:ins w:id="6049" w:author="Zhang Li" w:date="2022-06-12T15:22:00Z">
        <w:r>
          <w:rPr>
            <w:rFonts w:ascii="Times New Roman" w:eastAsia="宋体" w:hAnsi="Times New Roman" w:cs="Times New Roman"/>
            <w:kern w:val="0"/>
            <w:sz w:val="24"/>
            <w:szCs w:val="24"/>
          </w:rPr>
          <w:t xml:space="preserve"> transmit power </w:t>
        </w:r>
        <w:del w:id="6050" w:author="ThinkPad" w:date="2022-06-19T20:39:00Z">
          <w:r w:rsidDel="002928BF">
            <w:rPr>
              <w:rFonts w:ascii="Times New Roman" w:eastAsia="宋体" w:hAnsi="Times New Roman" w:cs="Times New Roman"/>
              <w:kern w:val="0"/>
              <w:sz w:val="24"/>
              <w:szCs w:val="24"/>
            </w:rPr>
            <w:delText>at</w:delText>
          </w:r>
        </w:del>
      </w:ins>
      <w:ins w:id="6051" w:author="ThinkPad" w:date="2022-06-19T20:39:00Z">
        <w:r w:rsidR="002928BF">
          <w:rPr>
            <w:rFonts w:ascii="Times New Roman" w:eastAsia="宋体" w:hAnsi="Times New Roman" w:cs="Times New Roman"/>
            <w:kern w:val="0"/>
            <w:sz w:val="24"/>
            <w:szCs w:val="24"/>
          </w:rPr>
          <w:t>for</w:t>
        </w:r>
      </w:ins>
      <w:ins w:id="6052" w:author="Zhang Li" w:date="2022-06-12T15:22:00Z">
        <w:r>
          <w:rPr>
            <w:rFonts w:ascii="Times New Roman" w:eastAsia="宋体" w:hAnsi="Times New Roman" w:cs="Times New Roman"/>
            <w:kern w:val="0"/>
            <w:sz w:val="24"/>
            <w:szCs w:val="24"/>
          </w:rPr>
          <w:t xml:space="preserve"> </w:t>
        </w:r>
        <w:del w:id="6053" w:author="ThinkPad" w:date="2022-06-19T20:39:00Z">
          <w:r w:rsidDel="002928BF">
            <w:rPr>
              <w:rFonts w:ascii="Times New Roman" w:eastAsia="宋体" w:hAnsi="Times New Roman" w:cs="Times New Roman"/>
              <w:kern w:val="0"/>
              <w:sz w:val="24"/>
              <w:szCs w:val="24"/>
            </w:rPr>
            <w:delText>each</w:delText>
          </w:r>
        </w:del>
      </w:ins>
      <w:ins w:id="6054" w:author="ThinkPad" w:date="2022-06-19T20:39:00Z">
        <w:r w:rsidR="002928BF">
          <w:rPr>
            <w:rFonts w:ascii="Times New Roman" w:eastAsia="宋体" w:hAnsi="Times New Roman" w:cs="Times New Roman"/>
            <w:kern w:val="0"/>
            <w:sz w:val="24"/>
            <w:szCs w:val="24"/>
          </w:rPr>
          <w:t>all</w:t>
        </w:r>
      </w:ins>
      <w:ins w:id="6055" w:author="Zhang Li" w:date="2022-06-12T15:22:00Z">
        <w:r>
          <w:rPr>
            <w:rFonts w:ascii="Times New Roman" w:eastAsia="宋体" w:hAnsi="Times New Roman" w:cs="Times New Roman"/>
            <w:kern w:val="0"/>
            <w:sz w:val="24"/>
            <w:szCs w:val="24"/>
          </w:rPr>
          <w:t xml:space="preserve"> node</w:t>
        </w:r>
      </w:ins>
      <w:ins w:id="6056" w:author="ThinkPad" w:date="2022-06-19T20:39:00Z">
        <w:r w:rsidR="002928BF">
          <w:rPr>
            <w:rFonts w:ascii="Times New Roman" w:eastAsia="宋体" w:hAnsi="Times New Roman" w:cs="Times New Roman"/>
            <w:kern w:val="0"/>
            <w:sz w:val="24"/>
            <w:szCs w:val="24"/>
          </w:rPr>
          <w:t>s</w:t>
        </w:r>
      </w:ins>
      <w:ins w:id="6057" w:author="Zhang Li" w:date="2022-06-12T15:22:00Z">
        <w:r>
          <w:rPr>
            <w:rFonts w:ascii="Times New Roman" w:eastAsia="宋体" w:hAnsi="Times New Roman" w:cs="Times New Roman"/>
            <w:kern w:val="0"/>
            <w:sz w:val="24"/>
            <w:szCs w:val="24"/>
          </w:rPr>
          <w:t xml:space="preserve"> </w:t>
        </w:r>
        <w:del w:id="6058"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6059" w:author="ThinkPad" w:date="2022-06-19T20:39:00Z">
        <w:r w:rsidR="002928BF">
          <w:rPr>
            <w:rFonts w:ascii="Times New Roman" w:eastAsia="宋体" w:hAnsi="Times New Roman" w:cs="Times New Roman"/>
            <w:kern w:val="0"/>
            <w:sz w:val="24"/>
            <w:szCs w:val="24"/>
          </w:rPr>
          <w:t xml:space="preserve">as </w:t>
        </w:r>
      </w:ins>
      <m:oMath>
        <m:sSub>
          <m:sSubPr>
            <m:ctrlPr>
              <w:ins w:id="6060" w:author="Zhang Li" w:date="2022-06-12T15:22:00Z">
                <w:rPr>
                  <w:rFonts w:ascii="Cambria Math" w:eastAsia="宋体" w:hAnsi="Cambria Math" w:cs="Times New Roman"/>
                  <w:kern w:val="0"/>
                  <w:sz w:val="24"/>
                  <w:szCs w:val="24"/>
                </w:rPr>
              </w:ins>
            </m:ctrlPr>
          </m:sSubPr>
          <m:e>
            <m:r>
              <w:ins w:id="6061" w:author="Zhang Li" w:date="2022-06-12T15:22:00Z">
                <w:rPr>
                  <w:rFonts w:ascii="Cambria Math" w:eastAsia="宋体" w:hAnsi="Cambria Math" w:cs="Times New Roman"/>
                  <w:kern w:val="0"/>
                  <w:sz w:val="24"/>
                  <w:szCs w:val="24"/>
                </w:rPr>
                <m:t>P</m:t>
              </w:ins>
            </m:r>
          </m:e>
          <m:sub>
            <m:r>
              <w:ins w:id="6062" w:author="Zhang Li" w:date="2022-06-12T15:22:00Z">
                <w:rPr>
                  <w:rFonts w:ascii="Cambria Math" w:eastAsia="宋体" w:hAnsi="Cambria Math" w:cs="Times New Roman"/>
                  <w:kern w:val="0"/>
                  <w:sz w:val="24"/>
                  <w:szCs w:val="24"/>
                </w:rPr>
                <m:t>t</m:t>
              </w:ins>
            </m:r>
          </m:sub>
        </m:sSub>
        <m:r>
          <w:ins w:id="6063" w:author="Zhang Li" w:date="2022-06-12T15:22:00Z">
            <m:rPr>
              <m:sty m:val="p"/>
            </m:rPr>
            <w:rPr>
              <w:rFonts w:ascii="Cambria Math" w:eastAsia="宋体" w:hAnsi="Cambria Math" w:cs="Times New Roman"/>
              <w:kern w:val="0"/>
              <w:sz w:val="24"/>
              <w:szCs w:val="24"/>
            </w:rPr>
            <m:t>=100</m:t>
          </w:ins>
        </m:r>
      </m:oMath>
      <w:ins w:id="6064"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6065" w:author="ThinkPad" w:date="2022-06-19T20:39:00Z">
          <w:r w:rsidDel="002928BF">
            <w:rPr>
              <w:rFonts w:ascii="Times New Roman" w:eastAsia="宋体" w:hAnsi="Times New Roman" w:cs="Times New Roman"/>
              <w:kern w:val="0"/>
              <w:sz w:val="24"/>
              <w:szCs w:val="24"/>
            </w:rPr>
            <w:delText>to be</w:delText>
          </w:r>
        </w:del>
      </w:ins>
      <w:ins w:id="6066" w:author="ThinkPad" w:date="2022-06-19T20:39:00Z">
        <w:r w:rsidR="002928BF">
          <w:rPr>
            <w:rFonts w:ascii="Times New Roman" w:eastAsia="宋体" w:hAnsi="Times New Roman" w:cs="Times New Roman"/>
            <w:kern w:val="0"/>
            <w:sz w:val="24"/>
            <w:szCs w:val="24"/>
          </w:rPr>
          <w:t>as</w:t>
        </w:r>
      </w:ins>
      <w:ins w:id="6067" w:author="Zhang Li" w:date="2022-06-12T15:22:00Z">
        <w:r>
          <w:rPr>
            <w:rFonts w:ascii="Times New Roman" w:eastAsia="宋体" w:hAnsi="Times New Roman" w:cs="Times New Roman"/>
            <w:kern w:val="0"/>
            <w:sz w:val="24"/>
            <w:szCs w:val="24"/>
          </w:rPr>
          <w:t xml:space="preserve"> </w:t>
        </w:r>
      </w:ins>
      <m:oMath>
        <m:sSub>
          <m:sSubPr>
            <m:ctrlPr>
              <w:ins w:id="6068" w:author="Zhang Li" w:date="2022-06-12T15:22:00Z">
                <w:rPr>
                  <w:rFonts w:ascii="Cambria Math" w:eastAsia="宋体" w:hAnsi="Cambria Math" w:cs="Times New Roman"/>
                  <w:kern w:val="0"/>
                  <w:sz w:val="24"/>
                  <w:szCs w:val="24"/>
                </w:rPr>
              </w:ins>
            </m:ctrlPr>
          </m:sSubPr>
          <m:e>
            <m:r>
              <w:ins w:id="6069" w:author="Zhang Li" w:date="2022-06-12T15:22:00Z">
                <w:rPr>
                  <w:rFonts w:ascii="Cambria Math" w:eastAsia="宋体" w:hAnsi="Cambria Math" w:cs="Times New Roman"/>
                  <w:kern w:val="0"/>
                  <w:sz w:val="24"/>
                  <w:szCs w:val="24"/>
                </w:rPr>
                <m:t>P</m:t>
              </w:ins>
            </m:r>
          </m:e>
          <m:sub>
            <m:r>
              <w:ins w:id="6070" w:author="Zhang Li" w:date="2022-06-12T15:22:00Z">
                <w:rPr>
                  <w:rFonts w:ascii="Cambria Math" w:eastAsia="宋体" w:hAnsi="Cambria Math" w:cs="Times New Roman"/>
                  <w:kern w:val="0"/>
                  <w:sz w:val="24"/>
                  <w:szCs w:val="24"/>
                </w:rPr>
                <m:t>n</m:t>
              </w:ins>
            </m:r>
          </m:sub>
        </m:sSub>
        <m:r>
          <w:ins w:id="6071" w:author="Zhang Li" w:date="2022-06-12T15:22:00Z">
            <m:rPr>
              <m:sty m:val="p"/>
            </m:rPr>
            <w:rPr>
              <w:rFonts w:ascii="Cambria Math" w:eastAsia="宋体" w:hAnsi="Cambria Math" w:cs="Times New Roman"/>
              <w:kern w:val="0"/>
              <w:sz w:val="24"/>
              <w:szCs w:val="24"/>
            </w:rPr>
            <m:t>=</m:t>
          </w:ins>
        </m:r>
        <m:sSup>
          <m:sSupPr>
            <m:ctrlPr>
              <w:ins w:id="6072" w:author="Zhang Li" w:date="2022-06-12T15:22:00Z">
                <w:rPr>
                  <w:rFonts w:ascii="Cambria Math" w:eastAsia="宋体" w:hAnsi="Cambria Math" w:cs="Times New Roman"/>
                  <w:kern w:val="0"/>
                  <w:sz w:val="24"/>
                  <w:szCs w:val="24"/>
                </w:rPr>
              </w:ins>
            </m:ctrlPr>
          </m:sSupPr>
          <m:e>
            <m:r>
              <w:ins w:id="6073" w:author="Zhang Li" w:date="2022-06-12T15:22:00Z">
                <m:rPr>
                  <m:sty m:val="p"/>
                </m:rPr>
                <w:rPr>
                  <w:rFonts w:ascii="Cambria Math" w:eastAsia="宋体" w:hAnsi="Cambria Math" w:cs="Times New Roman"/>
                  <w:kern w:val="0"/>
                  <w:sz w:val="24"/>
                  <w:szCs w:val="24"/>
                </w:rPr>
                <m:t>10</m:t>
              </w:ins>
            </m:r>
          </m:e>
          <m:sup>
            <m:r>
              <w:ins w:id="6074" w:author="Zhang Li" w:date="2022-06-12T15:22:00Z">
                <m:rPr>
                  <m:sty m:val="p"/>
                </m:rPr>
                <w:rPr>
                  <w:rFonts w:ascii="Cambria Math" w:eastAsia="宋体" w:hAnsi="Cambria Math" w:cs="Times New Roman"/>
                  <w:kern w:val="0"/>
                  <w:sz w:val="24"/>
                  <w:szCs w:val="24"/>
                </w:rPr>
                <m:t>-10</m:t>
              </w:ins>
            </m:r>
          </m:sup>
        </m:sSup>
      </m:oMath>
      <w:ins w:id="6075"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6076" w:author="Zhang Li" w:date="2022-06-12T15:22:00Z">
            <w:rPr>
              <w:rFonts w:ascii="Cambria Math" w:eastAsia="宋体" w:hAnsi="Cambria Math" w:cs="Times New Roman"/>
              <w:kern w:val="0"/>
              <w:sz w:val="24"/>
              <w:szCs w:val="24"/>
            </w:rPr>
            <m:t>ς=0.9999</m:t>
          </w:ins>
        </m:r>
      </m:oMath>
      <w:ins w:id="6077"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6078" w:author="Zhang Li" w:date="2022-06-12T15:22:00Z">
            <w:rPr>
              <w:rFonts w:ascii="Cambria Math" w:eastAsia="宋体" w:hAnsi="Cambria Math" w:cs="Times New Roman"/>
              <w:kern w:val="0"/>
              <w:sz w:val="24"/>
              <w:szCs w:val="24"/>
            </w:rPr>
            <m:t>β=10</m:t>
          </w:ins>
        </m:r>
      </m:oMath>
      <w:ins w:id="6079"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6080" w:author="Zhang Li" w:date="2022-06-12T15:22:00Z">
            <w:rPr>
              <w:rFonts w:ascii="Cambria Math" w:eastAsia="宋体" w:hAnsi="Cambria Math" w:cs="Times New Roman"/>
              <w:kern w:val="0"/>
              <w:sz w:val="24"/>
              <w:szCs w:val="24"/>
            </w:rPr>
            <m:t>α</m:t>
          </w:ins>
        </m:r>
        <m:r>
          <w:ins w:id="6081" w:author="Zhang Li" w:date="2022-06-12T15:22:00Z">
            <m:rPr>
              <m:sty m:val="p"/>
            </m:rPr>
            <w:rPr>
              <w:rFonts w:ascii="Cambria Math" w:eastAsia="宋体" w:hAnsi="Cambria Math" w:cs="Times New Roman"/>
              <w:kern w:val="0"/>
              <w:sz w:val="24"/>
              <w:szCs w:val="24"/>
            </w:rPr>
            <m:t>=3</m:t>
          </w:ins>
        </m:r>
      </m:oMath>
      <w:ins w:id="6082"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6083" w:author="Zhang Li" w:date="2022-06-12T15:22:00Z">
            <w:rPr>
              <w:rFonts w:ascii="Cambria Math" w:eastAsia="宋体" w:hAnsi="Cambria Math" w:cs="Times New Roman"/>
              <w:kern w:val="0"/>
              <w:sz w:val="24"/>
              <w:szCs w:val="24"/>
            </w:rPr>
            <m:t>B=20</m:t>
          </w:ins>
        </m:r>
      </m:oMath>
      <w:ins w:id="6084"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6085" w:author="ThinkPad" w:date="2022-06-20T09:01:00Z">
          <w:r w:rsidDel="002D4C6A">
            <w:rPr>
              <w:rFonts w:ascii="Times New Roman" w:eastAsia="宋体" w:hAnsi="Times New Roman" w:cs="Times New Roman"/>
              <w:kern w:val="0"/>
              <w:sz w:val="24"/>
              <w:szCs w:val="24"/>
            </w:rPr>
            <w:delText>network</w:delText>
          </w:r>
        </w:del>
      </w:ins>
      <w:ins w:id="6086" w:author="ThinkPad" w:date="2022-06-20T09:01:00Z">
        <w:r w:rsidR="002D4C6A">
          <w:rPr>
            <w:rFonts w:ascii="Times New Roman" w:eastAsia="宋体" w:hAnsi="Times New Roman" w:cs="Times New Roman"/>
            <w:kern w:val="0"/>
            <w:sz w:val="24"/>
            <w:szCs w:val="24"/>
          </w:rPr>
          <w:t>squar</w:t>
        </w:r>
      </w:ins>
      <w:ins w:id="6087" w:author="ThinkPad" w:date="2022-06-20T09:02:00Z">
        <w:r w:rsidR="002D4C6A">
          <w:rPr>
            <w:rFonts w:ascii="Times New Roman" w:eastAsia="宋体" w:hAnsi="Times New Roman" w:cs="Times New Roman"/>
            <w:kern w:val="0"/>
            <w:sz w:val="24"/>
            <w:szCs w:val="24"/>
          </w:rPr>
          <w:t>e</w:t>
        </w:r>
      </w:ins>
      <w:ins w:id="6088" w:author="Zhang Li" w:date="2022-06-12T15:22:00Z">
        <w:r>
          <w:rPr>
            <w:rFonts w:ascii="Times New Roman" w:eastAsia="宋体" w:hAnsi="Times New Roman" w:cs="Times New Roman"/>
            <w:kern w:val="0"/>
            <w:sz w:val="24"/>
            <w:szCs w:val="24"/>
          </w:rPr>
          <w:t xml:space="preserve"> area with size </w:t>
        </w:r>
      </w:ins>
      <m:oMath>
        <m:r>
          <w:ins w:id="6089" w:author="Zhang Li" w:date="2022-06-12T15:22:00Z">
            <m:rPr>
              <m:sty m:val="p"/>
            </m:rPr>
            <w:rPr>
              <w:rFonts w:ascii="Cambria Math" w:eastAsia="宋体" w:hAnsi="Cambria Math" w:cs="Times New Roman"/>
              <w:kern w:val="0"/>
              <w:sz w:val="24"/>
              <w:szCs w:val="24"/>
            </w:rPr>
            <m:t xml:space="preserve">100×100 </m:t>
          </w:ins>
        </m:r>
        <m:sSup>
          <m:sSupPr>
            <m:ctrlPr>
              <w:ins w:id="6090" w:author="Zhang Li" w:date="2022-06-12T15:22:00Z">
                <w:rPr>
                  <w:rFonts w:ascii="Cambria Math" w:eastAsia="宋体" w:hAnsi="Cambria Math" w:cs="Times New Roman"/>
                  <w:kern w:val="0"/>
                  <w:sz w:val="24"/>
                  <w:szCs w:val="24"/>
                </w:rPr>
              </w:ins>
            </m:ctrlPr>
          </m:sSupPr>
          <m:e>
            <m:r>
              <w:ins w:id="6091" w:author="Zhang Li" w:date="2022-06-12T15:22:00Z">
                <w:rPr>
                  <w:rFonts w:ascii="Cambria Math" w:eastAsia="宋体" w:hAnsi="Cambria Math" w:cs="Times New Roman"/>
                  <w:kern w:val="0"/>
                  <w:sz w:val="24"/>
                  <w:szCs w:val="24"/>
                </w:rPr>
                <m:t>m</m:t>
              </w:ins>
            </m:r>
          </m:e>
          <m:sup>
            <m:r>
              <w:ins w:id="6092" w:author="Zhang Li" w:date="2022-06-12T15:22:00Z">
                <m:rPr>
                  <m:sty m:val="p"/>
                </m:rPr>
                <w:rPr>
                  <w:rFonts w:ascii="Cambria Math" w:eastAsia="宋体" w:hAnsi="Cambria Math" w:cs="Times New Roman"/>
                  <w:kern w:val="0"/>
                  <w:sz w:val="24"/>
                  <w:szCs w:val="24"/>
                </w:rPr>
                <m:t>2</m:t>
              </w:ins>
            </m:r>
          </m:sup>
        </m:sSup>
      </m:oMath>
      <w:ins w:id="6093" w:author="Zhang Li" w:date="2022-06-12T15:22:00Z">
        <w:r>
          <w:rPr>
            <w:rFonts w:ascii="Times New Roman" w:eastAsia="宋体" w:hAnsi="Times New Roman" w:cs="Times New Roman"/>
            <w:kern w:val="0"/>
            <w:sz w:val="24"/>
            <w:szCs w:val="24"/>
          </w:rPr>
          <w:t xml:space="preserve"> , and the minimum distance between nodes is </w:t>
        </w:r>
      </w:ins>
      <m:oMath>
        <m:r>
          <w:ins w:id="6094" w:author="Zhang Li" w:date="2022-06-12T15:22:00Z">
            <m:rPr>
              <m:sty m:val="p"/>
            </m:rPr>
            <w:rPr>
              <w:rFonts w:ascii="Cambria Math" w:eastAsia="宋体" w:hAnsi="Cambria Math" w:cs="Times New Roman"/>
              <w:kern w:val="0"/>
              <w:sz w:val="24"/>
              <w:szCs w:val="24"/>
            </w:rPr>
            <m:t>1</m:t>
          </w:ins>
        </m:r>
      </m:oMath>
      <w:ins w:id="6095"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6096" w:author="Zhang Li" w:date="2022-06-12T15:22:00Z">
            <m:rPr>
              <m:sty m:val="p"/>
            </m:rPr>
            <w:rPr>
              <w:rFonts w:ascii="Cambria Math" w:eastAsia="宋体" w:hAnsi="Cambria Math" w:cs="Times New Roman"/>
              <w:kern w:val="0"/>
              <w:sz w:val="24"/>
              <w:szCs w:val="24"/>
            </w:rPr>
            <m:t xml:space="preserve"> </m:t>
          </w:ins>
        </m:r>
        <m:r>
          <w:ins w:id="6097" w:author="Zhang Li" w:date="2022-06-12T15:22:00Z">
            <w:rPr>
              <w:rFonts w:ascii="Cambria Math" w:eastAsia="宋体" w:hAnsi="Cambria Math" w:cs="Times New Roman"/>
              <w:kern w:val="0"/>
              <w:sz w:val="24"/>
              <w:szCs w:val="24"/>
            </w:rPr>
            <m:t>P</m:t>
          </w:ins>
        </m:r>
        <m:sSub>
          <m:sSubPr>
            <m:ctrlPr>
              <w:ins w:id="6098" w:author="Zhang Li" w:date="2022-06-12T15:22:00Z">
                <w:rPr>
                  <w:rFonts w:ascii="Cambria Math" w:eastAsia="宋体" w:hAnsi="Cambria Math" w:cs="Times New Roman"/>
                  <w:kern w:val="0"/>
                  <w:sz w:val="24"/>
                  <w:szCs w:val="24"/>
                </w:rPr>
              </w:ins>
            </m:ctrlPr>
          </m:sSubPr>
          <m:e>
            <m:r>
              <w:ins w:id="6099" w:author="Zhang Li" w:date="2022-06-12T15:22:00Z">
                <w:rPr>
                  <w:rFonts w:ascii="Cambria Math" w:eastAsia="宋体" w:hAnsi="Cambria Math" w:cs="Times New Roman"/>
                  <w:kern w:val="0"/>
                  <w:sz w:val="24"/>
                  <w:szCs w:val="24"/>
                </w:rPr>
                <m:t>L</m:t>
              </w:ins>
            </m:r>
          </m:e>
          <m:sub>
            <m:r>
              <w:ins w:id="6100" w:author="Zhang Li" w:date="2022-06-12T15:22:00Z">
                <w:rPr>
                  <w:rFonts w:ascii="Cambria Math" w:eastAsia="宋体" w:hAnsi="Cambria Math" w:cs="Times New Roman"/>
                  <w:kern w:val="0"/>
                  <w:sz w:val="24"/>
                  <w:szCs w:val="24"/>
                </w:rPr>
                <m:t>dB</m:t>
              </w:ins>
            </m:r>
          </m:sub>
        </m:sSub>
        <m:d>
          <m:dPr>
            <m:ctrlPr>
              <w:ins w:id="6101" w:author="Zhang Li" w:date="2022-06-12T15:22:00Z">
                <w:rPr>
                  <w:rFonts w:ascii="Cambria Math" w:eastAsia="宋体" w:hAnsi="Cambria Math" w:cs="Times New Roman"/>
                  <w:kern w:val="0"/>
                  <w:sz w:val="24"/>
                  <w:szCs w:val="24"/>
                </w:rPr>
              </w:ins>
            </m:ctrlPr>
          </m:dPr>
          <m:e>
            <m:sSub>
              <m:sSubPr>
                <m:ctrlPr>
                  <w:ins w:id="6102" w:author="Zhang Li" w:date="2022-06-12T15:22:00Z">
                    <w:rPr>
                      <w:rFonts w:ascii="Cambria Math" w:eastAsia="宋体" w:hAnsi="Cambria Math" w:cs="Times New Roman"/>
                      <w:kern w:val="0"/>
                      <w:sz w:val="24"/>
                      <w:szCs w:val="24"/>
                    </w:rPr>
                  </w:ins>
                </m:ctrlPr>
              </m:sSubPr>
              <m:e>
                <m:r>
                  <w:ins w:id="6103" w:author="Zhang Li" w:date="2022-06-12T15:22:00Z">
                    <w:rPr>
                      <w:rFonts w:ascii="Cambria Math" w:eastAsia="宋体" w:hAnsi="Cambria Math" w:cs="Times New Roman"/>
                      <w:kern w:val="0"/>
                      <w:sz w:val="24"/>
                      <w:szCs w:val="24"/>
                    </w:rPr>
                    <m:t>d</m:t>
                  </w:ins>
                </m:r>
              </m:e>
              <m:sub>
                <m:r>
                  <w:ins w:id="6104" w:author="Zhang Li" w:date="2022-06-12T15:22:00Z">
                    <m:rPr>
                      <m:sty m:val="p"/>
                    </m:rPr>
                    <w:rPr>
                      <w:rFonts w:ascii="Cambria Math" w:eastAsia="宋体" w:hAnsi="Cambria Math" w:cs="Times New Roman"/>
                      <w:kern w:val="0"/>
                      <w:sz w:val="24"/>
                      <w:szCs w:val="24"/>
                    </w:rPr>
                    <m:t>0</m:t>
                  </w:ins>
                </m:r>
              </m:sub>
            </m:sSub>
          </m:e>
        </m:d>
        <m:r>
          <w:ins w:id="6105" w:author="Zhang Li" w:date="2022-06-12T15:22:00Z">
            <m:rPr>
              <m:sty m:val="p"/>
            </m:rPr>
            <w:rPr>
              <w:rFonts w:ascii="Cambria Math" w:eastAsia="宋体" w:hAnsi="Cambria Math" w:cs="Times New Roman"/>
              <w:kern w:val="0"/>
              <w:sz w:val="24"/>
              <w:szCs w:val="24"/>
            </w:rPr>
            <m:t>=20</m:t>
          </w:ins>
        </m:r>
        <m:func>
          <m:funcPr>
            <m:ctrlPr>
              <w:ins w:id="6106" w:author="Zhang Li" w:date="2022-06-12T15:22:00Z">
                <w:rPr>
                  <w:rFonts w:ascii="Cambria Math" w:eastAsia="宋体" w:hAnsi="Cambria Math" w:cs="Times New Roman"/>
                  <w:kern w:val="0"/>
                  <w:sz w:val="24"/>
                  <w:szCs w:val="24"/>
                </w:rPr>
              </w:ins>
            </m:ctrlPr>
          </m:funcPr>
          <m:fName>
            <m:sSub>
              <m:sSubPr>
                <m:ctrlPr>
                  <w:ins w:id="6107" w:author="Zhang Li" w:date="2022-06-12T15:22:00Z">
                    <w:rPr>
                      <w:rFonts w:ascii="Cambria Math" w:eastAsia="宋体" w:hAnsi="Cambria Math" w:cs="Times New Roman"/>
                      <w:kern w:val="0"/>
                      <w:sz w:val="24"/>
                      <w:szCs w:val="24"/>
                    </w:rPr>
                  </w:ins>
                </m:ctrlPr>
              </m:sSubPr>
              <m:e>
                <m:r>
                  <w:ins w:id="6108" w:author="Zhang Li" w:date="2022-06-12T15:22:00Z">
                    <m:rPr>
                      <m:sty m:val="p"/>
                    </m:rPr>
                    <w:rPr>
                      <w:rFonts w:ascii="Cambria Math" w:eastAsia="宋体" w:hAnsi="Cambria Math" w:cs="Times New Roman"/>
                      <w:kern w:val="0"/>
                      <w:sz w:val="24"/>
                      <w:szCs w:val="24"/>
                    </w:rPr>
                    <m:t>log</m:t>
                  </w:ins>
                </m:r>
              </m:e>
              <m:sub>
                <m:r>
                  <w:ins w:id="6109" w:author="Zhang Li" w:date="2022-06-12T15:22:00Z">
                    <m:rPr>
                      <m:sty m:val="p"/>
                    </m:rPr>
                    <w:rPr>
                      <w:rFonts w:ascii="Cambria Math" w:eastAsia="宋体" w:hAnsi="Cambria Math" w:cs="Times New Roman"/>
                      <w:kern w:val="0"/>
                      <w:sz w:val="24"/>
                      <w:szCs w:val="24"/>
                    </w:rPr>
                    <m:t>10</m:t>
                  </w:ins>
                </m:r>
              </m:sub>
            </m:sSub>
          </m:fName>
          <m:e>
            <m:f>
              <m:fPr>
                <m:ctrlPr>
                  <w:ins w:id="6110" w:author="Zhang Li" w:date="2022-06-12T15:22:00Z">
                    <w:rPr>
                      <w:rFonts w:ascii="Cambria Math" w:eastAsia="宋体" w:hAnsi="Cambria Math" w:cs="Times New Roman"/>
                      <w:kern w:val="0"/>
                      <w:sz w:val="24"/>
                      <w:szCs w:val="24"/>
                    </w:rPr>
                  </w:ins>
                </m:ctrlPr>
              </m:fPr>
              <m:num>
                <m:r>
                  <w:ins w:id="6111" w:author="Zhang Li" w:date="2022-06-12T15:22:00Z">
                    <w:rPr>
                      <w:rFonts w:ascii="Cambria Math" w:eastAsia="宋体" w:hAnsi="Cambria Math" w:cs="Times New Roman"/>
                      <w:kern w:val="0"/>
                      <w:sz w:val="24"/>
                      <w:szCs w:val="24"/>
                    </w:rPr>
                    <m:t>λ</m:t>
                  </w:ins>
                </m:r>
              </m:num>
              <m:den>
                <m:r>
                  <w:ins w:id="6112" w:author="Zhang Li" w:date="2022-06-12T15:22:00Z">
                    <m:rPr>
                      <m:sty m:val="p"/>
                    </m:rPr>
                    <w:rPr>
                      <w:rFonts w:ascii="Cambria Math" w:eastAsia="宋体" w:hAnsi="Cambria Math" w:cs="Times New Roman"/>
                      <w:kern w:val="0"/>
                      <w:sz w:val="24"/>
                      <w:szCs w:val="24"/>
                    </w:rPr>
                    <m:t>4</m:t>
                  </w:ins>
                </m:r>
                <m:r>
                  <w:ins w:id="6113" w:author="Zhang Li" w:date="2022-06-12T15:22:00Z">
                    <w:rPr>
                      <w:rFonts w:ascii="Cambria Math" w:eastAsia="宋体" w:hAnsi="Cambria Math" w:cs="Times New Roman"/>
                      <w:kern w:val="0"/>
                      <w:sz w:val="24"/>
                      <w:szCs w:val="24"/>
                    </w:rPr>
                    <m:t>π</m:t>
                  </w:ins>
                </m:r>
                <m:sSub>
                  <m:sSubPr>
                    <m:ctrlPr>
                      <w:ins w:id="6114" w:author="Zhang Li" w:date="2022-06-12T15:22:00Z">
                        <w:rPr>
                          <w:rFonts w:ascii="Cambria Math" w:eastAsia="宋体" w:hAnsi="Cambria Math" w:cs="Times New Roman"/>
                          <w:kern w:val="0"/>
                          <w:sz w:val="24"/>
                          <w:szCs w:val="24"/>
                        </w:rPr>
                      </w:ins>
                    </m:ctrlPr>
                  </m:sSubPr>
                  <m:e>
                    <m:r>
                      <w:ins w:id="6115" w:author="Zhang Li" w:date="2022-06-12T15:22:00Z">
                        <w:rPr>
                          <w:rFonts w:ascii="Cambria Math" w:eastAsia="宋体" w:hAnsi="Cambria Math" w:cs="Times New Roman"/>
                          <w:kern w:val="0"/>
                          <w:sz w:val="24"/>
                          <w:szCs w:val="24"/>
                        </w:rPr>
                        <m:t>d</m:t>
                      </w:ins>
                    </m:r>
                  </m:e>
                  <m:sub>
                    <m:r>
                      <w:ins w:id="6116" w:author="Zhang Li" w:date="2022-06-12T15:22:00Z">
                        <m:rPr>
                          <m:sty m:val="p"/>
                        </m:rPr>
                        <w:rPr>
                          <w:rFonts w:ascii="Cambria Math" w:eastAsia="宋体" w:hAnsi="Cambria Math" w:cs="Times New Roman"/>
                          <w:kern w:val="0"/>
                          <w:sz w:val="24"/>
                          <w:szCs w:val="24"/>
                        </w:rPr>
                        <m:t>0</m:t>
                      </w:ins>
                    </m:r>
                  </m:sub>
                </m:sSub>
              </m:den>
            </m:f>
          </m:e>
        </m:func>
        <m:r>
          <w:ins w:id="6117" w:author="Zhang Li" w:date="2022-06-12T15:22:00Z">
            <m:rPr>
              <m:sty m:val="p"/>
            </m:rPr>
            <w:rPr>
              <w:rFonts w:ascii="Cambria Math" w:eastAsia="宋体" w:hAnsi="Cambria Math" w:cs="Times New Roman"/>
              <w:kern w:val="0"/>
              <w:sz w:val="24"/>
              <w:szCs w:val="24"/>
            </w:rPr>
            <m:t xml:space="preserve"> </m:t>
          </w:ins>
        </m:r>
      </m:oMath>
      <w:ins w:id="6118"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6119" w:author="Zhang Li" w:date="2022-06-12T15:22:00Z">
                <w:rPr>
                  <w:rFonts w:ascii="Cambria Math" w:eastAsia="宋体" w:hAnsi="Cambria Math" w:cs="Times New Roman"/>
                  <w:kern w:val="0"/>
                  <w:sz w:val="24"/>
                  <w:szCs w:val="24"/>
                </w:rPr>
              </w:ins>
            </m:ctrlPr>
          </m:sSubPr>
          <m:e>
            <m:r>
              <w:ins w:id="6120" w:author="Zhang Li" w:date="2022-06-12T15:22:00Z">
                <w:rPr>
                  <w:rFonts w:ascii="Cambria Math" w:eastAsia="宋体" w:hAnsi="Cambria Math" w:cs="Times New Roman"/>
                  <w:kern w:val="0"/>
                  <w:sz w:val="24"/>
                  <w:szCs w:val="24"/>
                </w:rPr>
                <m:t>d</m:t>
              </w:ins>
            </m:r>
          </m:e>
          <m:sub>
            <m:r>
              <w:ins w:id="6121" w:author="Zhang Li" w:date="2022-06-12T15:22:00Z">
                <m:rPr>
                  <m:sty m:val="p"/>
                </m:rPr>
                <w:rPr>
                  <w:rFonts w:ascii="Cambria Math" w:eastAsia="宋体" w:hAnsi="Cambria Math" w:cs="Times New Roman"/>
                  <w:kern w:val="0"/>
                  <w:sz w:val="24"/>
                  <w:szCs w:val="24"/>
                </w:rPr>
                <m:t>0</m:t>
              </w:ins>
            </m:r>
          </m:sub>
        </m:sSub>
        <m:r>
          <w:ins w:id="6122" w:author="Zhang Li" w:date="2022-06-12T15:22:00Z">
            <m:rPr>
              <m:sty m:val="p"/>
            </m:rPr>
            <w:rPr>
              <w:rFonts w:ascii="Cambria Math" w:eastAsia="宋体" w:hAnsi="Cambria Math" w:cs="Times New Roman"/>
              <w:kern w:val="0"/>
              <w:sz w:val="24"/>
              <w:szCs w:val="24"/>
            </w:rPr>
            <m:t>=1</m:t>
          </w:ins>
        </m:r>
      </m:oMath>
      <w:ins w:id="6123"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6124" w:author="Zhang Li" w:date="2022-06-12T15:22:00Z">
            <w:rPr>
              <w:rFonts w:ascii="Cambria Math" w:eastAsia="宋体" w:hAnsi="Cambria Math" w:cs="Times New Roman"/>
              <w:kern w:val="0"/>
              <w:sz w:val="24"/>
              <w:szCs w:val="24"/>
            </w:rPr>
            <m:t>λ</m:t>
          </w:ins>
        </m:r>
        <m:r>
          <w:ins w:id="6125" w:author="Zhang Li" w:date="2022-06-12T15:22:00Z">
            <m:rPr>
              <m:sty m:val="p"/>
            </m:rPr>
            <w:rPr>
              <w:rFonts w:ascii="Cambria Math" w:eastAsia="宋体" w:hAnsi="Cambria Math" w:cs="Times New Roman"/>
              <w:kern w:val="0"/>
              <w:sz w:val="24"/>
              <w:szCs w:val="24"/>
            </w:rPr>
            <m:t>=0.125</m:t>
          </w:ins>
        </m:r>
      </m:oMath>
      <w:ins w:id="6126"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6127"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6128" w:author="ThinkPad" w:date="2022-06-20T09:02:00Z">
          <w:r w:rsidDel="002D4C6A">
            <w:rPr>
              <w:rFonts w:ascii="Times New Roman" w:eastAsia="宋体" w:hAnsi="Times New Roman" w:cs="Times New Roman"/>
              <w:kern w:val="0"/>
              <w:sz w:val="24"/>
              <w:szCs w:val="24"/>
            </w:rPr>
            <w:delText xml:space="preserve"> </w:delText>
          </w:r>
        </w:del>
      </w:ins>
      <w:ins w:id="6129" w:author="ThinkPad" w:date="2022-06-20T09:02:00Z">
        <w:r w:rsidR="002D4C6A">
          <w:rPr>
            <w:rFonts w:ascii="Times New Roman" w:eastAsia="宋体" w:hAnsi="Times New Roman" w:cs="Times New Roman"/>
            <w:kern w:val="0"/>
            <w:sz w:val="24"/>
            <w:szCs w:val="24"/>
          </w:rPr>
          <w:t xml:space="preserve"> </w:t>
        </w:r>
      </w:ins>
      <w:ins w:id="6130" w:author="Zhang Li" w:date="2022-06-12T15:22:00Z">
        <w:r>
          <w:rPr>
            <w:rFonts w:ascii="Times New Roman" w:eastAsia="宋体" w:hAnsi="Times New Roman" w:cs="Times New Roman"/>
            <w:kern w:val="0"/>
            <w:sz w:val="24"/>
            <w:szCs w:val="24"/>
          </w:rPr>
          <w:t xml:space="preserve">(industrial scientific and medical) ratio bounds at </w:t>
        </w:r>
        <w:proofErr w:type="spellStart"/>
        <w:r>
          <w:rPr>
            <w:rFonts w:ascii="Times New Roman" w:eastAsia="宋体" w:hAnsi="Times New Roman" w:cs="Times New Roman"/>
            <w:kern w:val="0"/>
            <w:sz w:val="24"/>
            <w:szCs w:val="24"/>
          </w:rPr>
          <w:t>2.4GHz</w:t>
        </w:r>
        <w:proofErr w:type="spellEnd"/>
        <w:r>
          <w:rPr>
            <w:rFonts w:ascii="Times New Roman" w:eastAsia="宋体" w:hAnsi="Times New Roman" w:cs="Times New Roman"/>
            <w:kern w:val="0"/>
            <w:sz w:val="24"/>
            <w:szCs w:val="24"/>
          </w:rPr>
          <w:t xml:space="preserve">. Besides, the </w:t>
        </w:r>
      </w:ins>
      <w:ins w:id="6131" w:author="ThinkPad" w:date="2022-06-21T12:12:00Z">
        <w:r w:rsidR="00CE43C5">
          <w:rPr>
            <w:rFonts w:ascii="Times New Roman" w:eastAsia="宋体" w:hAnsi="Times New Roman" w:cs="Times New Roman"/>
            <w:kern w:val="0"/>
            <w:sz w:val="24"/>
            <w:szCs w:val="24"/>
          </w:rPr>
          <w:t xml:space="preserve">default </w:t>
        </w:r>
      </w:ins>
      <w:ins w:id="6132" w:author="Zhang Li" w:date="2022-06-12T15:22:00Z">
        <w:r>
          <w:rPr>
            <w:rFonts w:ascii="Times New Roman" w:eastAsia="宋体" w:hAnsi="Times New Roman" w:cs="Times New Roman"/>
            <w:kern w:val="0"/>
            <w:sz w:val="24"/>
            <w:szCs w:val="24"/>
          </w:rPr>
          <w:t>transmission probability of each node</w:t>
        </w:r>
      </w:ins>
      <w:ins w:id="6133" w:author="ThinkPad" w:date="2022-06-19T10:46:00Z">
        <w:r w:rsidR="002C0CE5">
          <w:rPr>
            <w:rFonts w:ascii="Times New Roman" w:eastAsia="宋体" w:hAnsi="Times New Roman" w:cs="Times New Roman"/>
            <w:kern w:val="0"/>
            <w:sz w:val="24"/>
            <w:szCs w:val="24"/>
          </w:rPr>
          <w:t xml:space="preserve"> in a time slot</w:t>
        </w:r>
      </w:ins>
      <w:ins w:id="6134"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6135" w:author="Zhang Li" w:date="2022-06-12T15:22:00Z">
                <w:rPr>
                  <w:rFonts w:ascii="Cambria Math" w:eastAsia="宋体" w:hAnsi="Cambria Math" w:cs="Times New Roman"/>
                  <w:kern w:val="0"/>
                  <w:sz w:val="24"/>
                  <w:szCs w:val="24"/>
                </w:rPr>
              </w:ins>
            </m:ctrlPr>
          </m:accPr>
          <m:e>
            <m:r>
              <w:ins w:id="6136" w:author="Zhang Li" w:date="2022-06-12T15:22:00Z">
                <w:rPr>
                  <w:rFonts w:ascii="Cambria Math" w:eastAsia="宋体" w:hAnsi="Cambria Math" w:cs="Times New Roman"/>
                  <w:kern w:val="0"/>
                  <w:sz w:val="24"/>
                  <w:szCs w:val="24"/>
                </w:rPr>
                <m:t>p</m:t>
              </w:ins>
            </m:r>
          </m:e>
        </m:acc>
        <m:r>
          <w:ins w:id="6137" w:author="Zhang Li" w:date="2022-06-12T15:22:00Z">
            <m:rPr>
              <m:sty m:val="p"/>
            </m:rPr>
            <w:rPr>
              <w:rFonts w:ascii="Cambria Math" w:eastAsia="宋体" w:hAnsi="Cambria Math" w:cs="Times New Roman"/>
              <w:kern w:val="0"/>
              <w:sz w:val="24"/>
              <w:szCs w:val="24"/>
            </w:rPr>
            <m:t>=0.0125</m:t>
          </w:ins>
        </m:r>
      </m:oMath>
      <w:ins w:id="6138" w:author="Zhang Li" w:date="2022-06-12T15:22:00Z">
        <w:r>
          <w:rPr>
            <w:rFonts w:ascii="Times New Roman" w:eastAsia="宋体" w:hAnsi="Times New Roman" w:cs="Times New Roman"/>
            <w:kern w:val="0"/>
            <w:sz w:val="24"/>
            <w:szCs w:val="24"/>
          </w:rPr>
          <w:t>.</w:t>
        </w:r>
      </w:ins>
      <w:ins w:id="6139"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6140"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6141" w:author="ThinkPad" w:date="2022-06-20T09:04:00Z">
        <w:r w:rsidR="002D4C6A">
          <w:rPr>
            <w:rFonts w:ascii="Times New Roman" w:eastAsia="宋体" w:hAnsi="Times New Roman" w:cs="Times New Roman" w:hint="eastAsia"/>
            <w:kern w:val="0"/>
            <w:sz w:val="24"/>
            <w:szCs w:val="24"/>
          </w:rPr>
          <w:t>再有，</w:t>
        </w:r>
      </w:ins>
      <w:ins w:id="6142" w:author="ThinkPad" w:date="2022-06-20T09:03:00Z">
        <w:r w:rsidR="002D4C6A">
          <w:rPr>
            <w:rFonts w:ascii="Times New Roman" w:eastAsia="宋体" w:hAnsi="Times New Roman" w:cs="Times New Roman" w:hint="eastAsia"/>
            <w:kern w:val="0"/>
            <w:sz w:val="24"/>
            <w:szCs w:val="24"/>
          </w:rPr>
          <w:t>你</w:t>
        </w:r>
      </w:ins>
      <w:ins w:id="6143" w:author="ThinkPad" w:date="2022-06-20T09:04:00Z">
        <w:r w:rsidR="002D4C6A">
          <w:rPr>
            <w:rFonts w:ascii="Times New Roman" w:eastAsia="宋体" w:hAnsi="Times New Roman" w:cs="Times New Roman" w:hint="eastAsia"/>
            <w:kern w:val="0"/>
            <w:sz w:val="24"/>
            <w:szCs w:val="24"/>
          </w:rPr>
          <w:t>是否计算</w:t>
        </w:r>
      </w:ins>
      <w:ins w:id="6144" w:author="ThinkPad" w:date="2022-06-20T09:03:00Z">
        <w:r w:rsidR="002D4C6A">
          <w:rPr>
            <w:rFonts w:ascii="Times New Roman" w:eastAsia="宋体" w:hAnsi="Times New Roman" w:cs="Times New Roman" w:hint="eastAsia"/>
            <w:kern w:val="0"/>
            <w:sz w:val="24"/>
            <w:szCs w:val="24"/>
          </w:rPr>
          <w:t>过，</w:t>
        </w:r>
        <w:r w:rsidR="002D4C6A">
          <w:rPr>
            <w:rFonts w:ascii="Times New Roman" w:eastAsia="宋体" w:hAnsi="Times New Roman" w:cs="Times New Roman" w:hint="eastAsia"/>
            <w:kern w:val="0"/>
            <w:sz w:val="24"/>
            <w:szCs w:val="24"/>
          </w:rPr>
          <w:lastRenderedPageBreak/>
          <w:t>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6145"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6146" w:author="ThinkPad" w:date="2022-06-20T09:04:00Z">
        <w:r w:rsidR="002D4C6A">
          <w:rPr>
            <w:rFonts w:ascii="Times New Roman" w:eastAsia="宋体" w:hAnsi="Times New Roman" w:cs="Times New Roman" w:hint="eastAsia"/>
            <w:kern w:val="0"/>
            <w:sz w:val="24"/>
            <w:szCs w:val="24"/>
          </w:rPr>
          <w:t>会有多低？</w:t>
        </w:r>
      </w:ins>
      <w:ins w:id="6147"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6148" w:author="ThinkPad" w:date="2022-06-19T10:54:00Z">
        <w:r w:rsidRPr="001E7F45">
          <w:rPr>
            <w:rFonts w:ascii="Times New Roman" w:eastAsia="宋体" w:hAnsi="Times New Roman" w:cs="Times New Roman" w:hint="eastAsia"/>
            <w:kern w:val="0"/>
            <w:sz w:val="24"/>
            <w:szCs w:val="24"/>
            <w:highlight w:val="yellow"/>
            <w:rPrChange w:id="6149"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6150"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6151"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6152"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6153" w:author="ThinkPad" w:date="2022-06-19T10:55:00Z">
              <w:rPr>
                <w:rFonts w:ascii="Times New Roman" w:eastAsia="宋体" w:hAnsi="Times New Roman" w:cs="Times New Roman" w:hint="eastAsia"/>
                <w:kern w:val="0"/>
                <w:sz w:val="24"/>
                <w:szCs w:val="24"/>
              </w:rPr>
            </w:rPrChange>
          </w:rPr>
          <w:t>传输中断率也好，</w:t>
        </w:r>
      </w:ins>
      <w:ins w:id="6154"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6155" w:author="ThinkPad" w:date="2022-06-19T10:54:00Z">
        <w:r w:rsidRPr="001E7F45">
          <w:rPr>
            <w:rFonts w:ascii="Times New Roman" w:eastAsia="宋体" w:hAnsi="Times New Roman" w:cs="Times New Roman" w:hint="eastAsia"/>
            <w:kern w:val="0"/>
            <w:sz w:val="24"/>
            <w:szCs w:val="24"/>
            <w:highlight w:val="yellow"/>
            <w:rPrChange w:id="6156" w:author="ThinkPad" w:date="2022-06-19T10:55:00Z">
              <w:rPr>
                <w:rFonts w:ascii="Times New Roman" w:eastAsia="宋体" w:hAnsi="Times New Roman" w:cs="Times New Roman" w:hint="eastAsia"/>
                <w:kern w:val="0"/>
                <w:sz w:val="24"/>
                <w:szCs w:val="24"/>
              </w:rPr>
            </w:rPrChange>
          </w:rPr>
          <w:t>到底是</w:t>
        </w:r>
      </w:ins>
      <w:ins w:id="6157" w:author="ThinkPad" w:date="2022-06-20T09:04:00Z">
        <w:r w:rsidR="001933AD">
          <w:rPr>
            <w:rFonts w:ascii="Times New Roman" w:eastAsia="宋体" w:hAnsi="Times New Roman" w:cs="Times New Roman" w:hint="eastAsia"/>
            <w:kern w:val="0"/>
            <w:sz w:val="24"/>
            <w:szCs w:val="24"/>
            <w:highlight w:val="yellow"/>
          </w:rPr>
          <w:t>多少</w:t>
        </w:r>
      </w:ins>
      <w:ins w:id="6158" w:author="ThinkPad" w:date="2022-06-19T10:54:00Z">
        <w:r w:rsidRPr="001E7F45">
          <w:rPr>
            <w:rFonts w:ascii="Times New Roman" w:eastAsia="宋体" w:hAnsi="Times New Roman" w:cs="Times New Roman" w:hint="eastAsia"/>
            <w:kern w:val="0"/>
            <w:sz w:val="24"/>
            <w:szCs w:val="24"/>
            <w:highlight w:val="yellow"/>
            <w:rPrChange w:id="6159"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6160" w:name="_Toc94273385"/>
      <w:r w:rsidRPr="00B16695">
        <w:rPr>
          <w:rFonts w:ascii="Times New Roman" w:eastAsia="黑体" w:hAnsi="Times New Roman" w:cs="Times New Roman"/>
          <w:sz w:val="28"/>
          <w:szCs w:val="28"/>
        </w:rPr>
        <w:t xml:space="preserve">6.1 </w:t>
      </w:r>
      <w:bookmarkEnd w:id="6160"/>
      <w:ins w:id="6161"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6162"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6163"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6164"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6165"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6166" w:author="ThinkPad" w:date="2022-06-20T09:35:00Z"/>
          <w:rFonts w:ascii="Times New Roman" w:eastAsia="宋体" w:hAnsi="Times New Roman" w:cs="Times New Roman"/>
          <w:kern w:val="0"/>
          <w:sz w:val="24"/>
          <w:szCs w:val="24"/>
        </w:rPr>
      </w:pPr>
      <w:ins w:id="6167"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6168" w:author="ThinkPad" w:date="2022-06-20T09:35:00Z">
                <w:rPr>
                  <w:rFonts w:ascii="Cambria Math" w:eastAsia="宋体" w:hAnsi="Cambria Math" w:cs="Times New Roman"/>
                  <w:kern w:val="0"/>
                  <w:sz w:val="24"/>
                  <w:szCs w:val="24"/>
                </w:rPr>
              </w:ins>
            </m:ctrlPr>
          </m:sSubPr>
          <m:e>
            <m:r>
              <w:ins w:id="6169" w:author="ThinkPad" w:date="2022-06-20T09:35:00Z">
                <w:rPr>
                  <w:rFonts w:ascii="Cambria Math" w:eastAsia="宋体" w:hAnsi="Cambria Math" w:cs="Times New Roman"/>
                  <w:kern w:val="0"/>
                  <w:sz w:val="24"/>
                  <w:szCs w:val="24"/>
                </w:rPr>
                <m:t>S</m:t>
              </w:ins>
            </m:r>
          </m:e>
          <m:sub>
            <m:r>
              <w:ins w:id="6170" w:author="ThinkPad" w:date="2022-06-20T09:35:00Z">
                <w:rPr>
                  <w:rFonts w:ascii="Cambria Math" w:eastAsia="宋体" w:hAnsi="Cambria Math" w:cs="Times New Roman"/>
                  <w:kern w:val="0"/>
                  <w:sz w:val="24"/>
                  <w:szCs w:val="24"/>
                </w:rPr>
                <m:t>v</m:t>
              </w:ins>
            </m:r>
          </m:sub>
        </m:sSub>
        <m:r>
          <w:ins w:id="6171" w:author="ThinkPad" w:date="2022-06-20T09:35:00Z">
            <m:rPr>
              <m:sty m:val="p"/>
            </m:rPr>
            <w:rPr>
              <w:rFonts w:ascii="Cambria Math" w:eastAsia="宋体" w:hAnsi="Cambria Math" w:cs="Times New Roman"/>
              <w:kern w:val="0"/>
              <w:sz w:val="24"/>
              <w:szCs w:val="24"/>
            </w:rPr>
            <m:t>=</m:t>
          </w:ins>
        </m:r>
        <m:r>
          <w:ins w:id="6172" w:author="ThinkPad" w:date="2022-06-20T09:35:00Z">
            <w:rPr>
              <w:rFonts w:ascii="Cambria Math" w:eastAsia="宋体" w:hAnsi="Cambria Math" w:cs="Times New Roman"/>
              <w:kern w:val="0"/>
              <w:sz w:val="24"/>
              <w:szCs w:val="24"/>
            </w:rPr>
            <m:t>a</m:t>
          </w:ins>
        </m:r>
        <m:r>
          <w:ins w:id="6173" w:author="ThinkPad" w:date="2022-06-20T09:35:00Z">
            <m:rPr>
              <m:sty m:val="p"/>
            </m:rPr>
            <w:rPr>
              <w:rFonts w:ascii="Cambria Math" w:eastAsia="宋体" w:hAnsi="Cambria Math" w:cs="Times New Roman" w:hint="eastAsia"/>
              <w:kern w:val="0"/>
              <w:sz w:val="24"/>
              <w:szCs w:val="24"/>
            </w:rPr>
            <m:t>×</m:t>
          </w:ins>
        </m:r>
        <m:sSub>
          <m:sSubPr>
            <m:ctrlPr>
              <w:ins w:id="6174" w:author="ThinkPad" w:date="2022-06-20T09:35:00Z">
                <w:rPr>
                  <w:rFonts w:ascii="Cambria Math" w:eastAsia="宋体" w:hAnsi="Cambria Math" w:cs="Times New Roman"/>
                  <w:kern w:val="0"/>
                  <w:sz w:val="24"/>
                  <w:szCs w:val="24"/>
                </w:rPr>
              </w:ins>
            </m:ctrlPr>
          </m:sSubPr>
          <m:e>
            <m:r>
              <w:ins w:id="6175" w:author="ThinkPad" w:date="2022-06-20T09:35:00Z">
                <m:rPr>
                  <m:sty m:val="p"/>
                </m:rPr>
                <w:rPr>
                  <w:rFonts w:ascii="Cambria Math" w:eastAsia="宋体" w:hAnsi="Cambria Math" w:cs="Times New Roman"/>
                  <w:kern w:val="0"/>
                  <w:sz w:val="24"/>
                  <w:szCs w:val="24"/>
                </w:rPr>
                <m:t>ρ</m:t>
              </w:ins>
            </m:r>
          </m:e>
          <m:sub>
            <m:r>
              <w:ins w:id="6176" w:author="ThinkPad" w:date="2022-06-20T09:35:00Z">
                <w:rPr>
                  <w:rFonts w:ascii="Cambria Math" w:eastAsia="宋体" w:hAnsi="Cambria Math" w:cs="Times New Roman"/>
                  <w:kern w:val="0"/>
                  <w:sz w:val="24"/>
                  <w:szCs w:val="24"/>
                </w:rPr>
                <m:t>v</m:t>
              </w:ins>
            </m:r>
          </m:sub>
        </m:sSub>
        <m:r>
          <w:ins w:id="6177" w:author="ThinkPad" w:date="2022-06-20T09:35:00Z">
            <m:rPr>
              <m:sty m:val="p"/>
            </m:rPr>
            <w:rPr>
              <w:rFonts w:ascii="Cambria Math" w:eastAsia="宋体" w:hAnsi="Cambria Math" w:cs="Times New Roman"/>
              <w:kern w:val="0"/>
              <w:sz w:val="24"/>
              <w:szCs w:val="24"/>
            </w:rPr>
            <m:t>+</m:t>
          </w:ins>
        </m:r>
        <m:r>
          <w:ins w:id="6178" w:author="ThinkPad" w:date="2022-06-20T09:35:00Z">
            <w:rPr>
              <w:rFonts w:ascii="Cambria Math" w:eastAsia="宋体" w:hAnsi="Cambria Math" w:cs="Times New Roman"/>
              <w:kern w:val="0"/>
              <w:sz w:val="24"/>
              <w:szCs w:val="24"/>
            </w:rPr>
            <m:t>b</m:t>
          </w:ins>
        </m:r>
        <m:r>
          <w:ins w:id="6179" w:author="ThinkPad" w:date="2022-06-20T09:35:00Z">
            <m:rPr>
              <m:sty m:val="p"/>
            </m:rPr>
            <w:rPr>
              <w:rFonts w:ascii="Cambria Math" w:eastAsia="宋体" w:hAnsi="Cambria Math" w:cs="Times New Roman" w:hint="eastAsia"/>
              <w:kern w:val="0"/>
              <w:sz w:val="24"/>
              <w:szCs w:val="24"/>
            </w:rPr>
            <m:t>×</m:t>
          </w:ins>
        </m:r>
        <m:sSub>
          <m:sSubPr>
            <m:ctrlPr>
              <w:ins w:id="6180" w:author="ThinkPad" w:date="2022-06-20T09:35:00Z">
                <w:rPr>
                  <w:rFonts w:ascii="Cambria Math" w:eastAsia="宋体" w:hAnsi="Cambria Math" w:cs="Times New Roman"/>
                  <w:kern w:val="0"/>
                  <w:sz w:val="24"/>
                  <w:szCs w:val="24"/>
                </w:rPr>
              </w:ins>
            </m:ctrlPr>
          </m:sSubPr>
          <m:e>
            <m:r>
              <w:ins w:id="6181" w:author="ThinkPad" w:date="2022-06-20T09:35:00Z">
                <w:rPr>
                  <w:rFonts w:ascii="Cambria Math" w:eastAsia="宋体" w:hAnsi="Cambria Math" w:cs="Times New Roman"/>
                  <w:kern w:val="0"/>
                  <w:sz w:val="24"/>
                  <w:szCs w:val="24"/>
                </w:rPr>
                <m:t>r</m:t>
              </w:ins>
            </m:r>
          </m:e>
          <m:sub>
            <m:r>
              <w:ins w:id="6182" w:author="ThinkPad" w:date="2022-06-20T09:35:00Z">
                <w:rPr>
                  <w:rFonts w:ascii="Cambria Math" w:eastAsia="宋体" w:hAnsi="Cambria Math" w:cs="Times New Roman"/>
                  <w:kern w:val="0"/>
                  <w:sz w:val="24"/>
                  <w:szCs w:val="24"/>
                </w:rPr>
                <m:t>v</m:t>
              </w:ins>
            </m:r>
          </m:sub>
        </m:sSub>
      </m:oMath>
      <w:ins w:id="6183"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6184"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6185" w:author="ThinkPad" w:date="2022-06-19T20:40:00Z">
        <w:r w:rsidR="002928BF">
          <w:rPr>
            <w:rFonts w:ascii="Times New Roman" w:eastAsia="宋体" w:hAnsi="Times New Roman" w:cs="Times New Roman" w:hint="eastAsia"/>
            <w:kern w:val="0"/>
            <w:sz w:val="24"/>
            <w:szCs w:val="24"/>
          </w:rPr>
          <w:t>说</w:t>
        </w:r>
      </w:ins>
      <w:ins w:id="6186"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6187"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6188" w:author="ThinkPad" w:date="2022-06-20T09:52:00Z">
        <w:r w:rsidR="00ED2531">
          <w:rPr>
            <w:rFonts w:ascii="Times New Roman" w:eastAsia="宋体" w:hAnsi="Times New Roman" w:cs="Times New Roman" w:hint="eastAsia"/>
            <w:kern w:val="0"/>
            <w:sz w:val="24"/>
            <w:szCs w:val="24"/>
          </w:rPr>
          <w:t>难以</w:t>
        </w:r>
      </w:ins>
      <w:ins w:id="6189" w:author="ThinkPad" w:date="2022-06-20T09:57:00Z">
        <w:r w:rsidR="00A92825">
          <w:rPr>
            <w:rFonts w:ascii="Times New Roman" w:eastAsia="宋体" w:hAnsi="Times New Roman" w:cs="Times New Roman" w:hint="eastAsia"/>
            <w:kern w:val="0"/>
            <w:sz w:val="24"/>
            <w:szCs w:val="24"/>
          </w:rPr>
          <w:t>卒</w:t>
        </w:r>
      </w:ins>
      <w:ins w:id="6190" w:author="ThinkPad" w:date="2022-06-20T09:52:00Z">
        <w:r w:rsidR="00ED2531">
          <w:rPr>
            <w:rFonts w:ascii="Times New Roman" w:eastAsia="宋体" w:hAnsi="Times New Roman" w:cs="Times New Roman" w:hint="eastAsia"/>
            <w:kern w:val="0"/>
            <w:sz w:val="24"/>
            <w:szCs w:val="24"/>
          </w:rPr>
          <w:t>读</w:t>
        </w:r>
      </w:ins>
      <w:ins w:id="6191"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In </w:t>
      </w:r>
      <w:proofErr w:type="spellStart"/>
      <w:r w:rsidR="00CA5769">
        <w:rPr>
          <w:rFonts w:ascii="Times New Roman" w:eastAsia="宋体" w:hAnsi="Times New Roman" w:cs="Times New Roman"/>
          <w:kern w:val="0"/>
          <w:sz w:val="24"/>
          <w:szCs w:val="24"/>
        </w:rPr>
        <w:t>SWIB</w:t>
      </w:r>
      <w:proofErr w:type="spellEnd"/>
      <w:del w:id="6192"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6193"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6194" w:author="ThinkPad" w:date="2022-06-19T10:47:00Z">
        <w:r w:rsidR="00CA5769" w:rsidDel="00943558">
          <w:rPr>
            <w:rFonts w:ascii="Times New Roman" w:eastAsia="宋体" w:hAnsi="Times New Roman" w:cs="Times New Roman"/>
            <w:kern w:val="0"/>
            <w:sz w:val="24"/>
            <w:szCs w:val="24"/>
          </w:rPr>
          <w:delText xml:space="preserve">through </w:delText>
        </w:r>
      </w:del>
      <w:ins w:id="6195"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6196" w:author="ThinkPad" w:date="2022-06-19T10:47:00Z">
        <w:r w:rsidR="00CA5769" w:rsidDel="00943558">
          <w:rPr>
            <w:rFonts w:ascii="Times New Roman" w:eastAsia="宋体" w:hAnsi="Times New Roman" w:cs="Times New Roman"/>
            <w:kern w:val="0"/>
            <w:sz w:val="24"/>
            <w:szCs w:val="24"/>
          </w:rPr>
          <w:delText xml:space="preserve">stability </w:delText>
        </w:r>
      </w:del>
      <w:ins w:id="6197"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6198" w:author="ThinkPad" w:date="2022-06-20T09:26:00Z">
        <w:r w:rsidR="00CA5769" w:rsidDel="009106B6">
          <w:rPr>
            <w:rFonts w:ascii="Times New Roman" w:eastAsia="宋体" w:hAnsi="Times New Roman" w:cs="Times New Roman"/>
            <w:kern w:val="0"/>
            <w:sz w:val="24"/>
            <w:szCs w:val="24"/>
          </w:rPr>
          <w:delText>the defined formulation</w:delText>
        </w:r>
      </w:del>
      <w:del w:id="6199" w:author="ThinkPad" w:date="2022-06-20T09:27:00Z">
        <w:r w:rsidR="00CA5769" w:rsidDel="009106B6">
          <w:rPr>
            <w:rFonts w:ascii="Times New Roman" w:eastAsia="宋体" w:hAnsi="Times New Roman" w:cs="Times New Roman"/>
            <w:kern w:val="0"/>
            <w:sz w:val="24"/>
            <w:szCs w:val="24"/>
          </w:rPr>
          <w:delText xml:space="preserve"> of </w:delText>
        </w:r>
      </w:del>
      <w:ins w:id="6200" w:author="ThinkPad" w:date="2022-06-20T09:27:00Z">
        <w:r w:rsidR="009106B6">
          <w:rPr>
            <w:rFonts w:ascii="Times New Roman" w:eastAsia="宋体" w:hAnsi="Times New Roman" w:cs="Times New Roman"/>
            <w:kern w:val="0"/>
            <w:sz w:val="24"/>
            <w:szCs w:val="24"/>
          </w:rPr>
          <w:t>the</w:t>
        </w:r>
      </w:ins>
      <w:ins w:id="6201" w:author="ThinkPad" w:date="2022-06-20T09:26:00Z">
        <w:r w:rsidR="009106B6">
          <w:rPr>
            <w:rFonts w:ascii="Times New Roman" w:eastAsia="宋体" w:hAnsi="Times New Roman" w:cs="Times New Roman"/>
            <w:kern w:val="0"/>
            <w:sz w:val="24"/>
            <w:szCs w:val="24"/>
          </w:rPr>
          <w:t xml:space="preserve"> </w:t>
        </w:r>
      </w:ins>
      <w:ins w:id="6202"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6203"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6204"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6205" w:author="ThinkPad" w:date="2022-06-20T09:27:00Z">
        <w:r w:rsidR="009106B6">
          <w:rPr>
            <w:rFonts w:ascii="Times New Roman" w:eastAsia="宋体" w:hAnsi="Times New Roman" w:cs="Times New Roman"/>
            <w:kern w:val="0"/>
            <w:sz w:val="24"/>
            <w:szCs w:val="24"/>
          </w:rPr>
          <w:t xml:space="preserve">That is, </w:t>
        </w:r>
      </w:ins>
      <w:del w:id="6206" w:author="ThinkPad" w:date="2022-06-20T09:27:00Z">
        <w:r w:rsidR="00CA5769" w:rsidDel="009106B6">
          <w:rPr>
            <w:rFonts w:ascii="Times New Roman" w:eastAsia="宋体" w:hAnsi="Times New Roman" w:cs="Times New Roman"/>
            <w:kern w:val="0"/>
            <w:sz w:val="24"/>
            <w:szCs w:val="24"/>
          </w:rPr>
          <w:delText>N</w:delText>
        </w:r>
      </w:del>
      <w:ins w:id="6207"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6208"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6209" w:author="ThinkPad" w:date="2022-06-19T10:48:00Z">
        <w:r w:rsidR="00CA5769" w:rsidDel="00943558">
          <w:rPr>
            <w:rFonts w:ascii="Times New Roman" w:eastAsia="宋体" w:hAnsi="Times New Roman" w:cs="Times New Roman"/>
            <w:kern w:val="0"/>
            <w:sz w:val="24"/>
            <w:szCs w:val="24"/>
          </w:rPr>
          <w:delText xml:space="preserve">have </w:delText>
        </w:r>
      </w:del>
      <w:ins w:id="6210"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6211" w:author="ThinkPad" w:date="2022-06-19T10:48:00Z">
        <w:r w:rsidR="00CA5769" w:rsidDel="00943558">
          <w:rPr>
            <w:rFonts w:ascii="Times New Roman" w:eastAsia="宋体" w:hAnsi="Times New Roman" w:cs="Times New Roman"/>
            <w:kern w:val="0"/>
            <w:sz w:val="24"/>
            <w:szCs w:val="24"/>
          </w:rPr>
          <w:delText xml:space="preserve">generated </w:delText>
        </w:r>
      </w:del>
      <w:ins w:id="6212" w:author="ThinkPad" w:date="2022-06-20T09:28:00Z">
        <w:r w:rsidR="009106B6">
          <w:rPr>
            <w:rFonts w:ascii="Times New Roman" w:eastAsia="宋体" w:hAnsi="Times New Roman" w:cs="Times New Roman"/>
            <w:kern w:val="0"/>
            <w:sz w:val="24"/>
            <w:szCs w:val="24"/>
          </w:rPr>
          <w:t>pack</w:t>
        </w:r>
      </w:ins>
      <w:ins w:id="6213" w:author="ThinkPad" w:date="2022-06-19T10:48:00Z">
        <w:r w:rsidR="00943558">
          <w:rPr>
            <w:rFonts w:ascii="Times New Roman" w:eastAsia="宋体" w:hAnsi="Times New Roman" w:cs="Times New Roman"/>
            <w:kern w:val="0"/>
            <w:sz w:val="24"/>
            <w:szCs w:val="24"/>
          </w:rPr>
          <w:t xml:space="preserve">ing </w:t>
        </w:r>
      </w:ins>
      <w:del w:id="6214" w:author="ThinkPad" w:date="2022-06-19T10:48:00Z">
        <w:r w:rsidR="00CA5769" w:rsidDel="00943558">
          <w:rPr>
            <w:rFonts w:ascii="Times New Roman" w:eastAsia="宋体" w:hAnsi="Times New Roman" w:cs="Times New Roman"/>
            <w:kern w:val="0"/>
            <w:sz w:val="24"/>
            <w:szCs w:val="24"/>
          </w:rPr>
          <w:delText xml:space="preserve">some </w:delText>
        </w:r>
      </w:del>
      <w:ins w:id="6215"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protocol. Besides, </w:t>
      </w:r>
      <w:del w:id="6216"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6217"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6218" w:author="ThinkPad" w:date="2022-06-20T09:29:00Z">
        <w:r w:rsidR="00CA5769" w:rsidDel="009106B6">
          <w:rPr>
            <w:rFonts w:ascii="Times New Roman" w:eastAsia="宋体" w:hAnsi="Times New Roman" w:cs="Times New Roman"/>
            <w:kern w:val="0"/>
            <w:sz w:val="24"/>
            <w:szCs w:val="24"/>
          </w:rPr>
          <w:delText xml:space="preserve">indicates </w:delText>
        </w:r>
      </w:del>
      <w:ins w:id="6219"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6220"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221"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6222" w:author="ThinkPad" w:date="2022-06-20T09:30:00Z">
        <w:r w:rsidR="00CA5769" w:rsidDel="009106B6">
          <w:rPr>
            <w:rFonts w:ascii="Times New Roman" w:eastAsia="宋体" w:hAnsi="Times New Roman" w:cs="Times New Roman"/>
            <w:kern w:val="0"/>
            <w:sz w:val="24"/>
            <w:szCs w:val="24"/>
          </w:rPr>
          <w:delText xml:space="preserve">finalizing </w:delText>
        </w:r>
      </w:del>
      <w:ins w:id="6223" w:author="ThinkPad" w:date="2022-06-20T09:30:00Z">
        <w:r w:rsidR="009106B6">
          <w:rPr>
            <w:rFonts w:ascii="Times New Roman" w:eastAsia="宋体" w:hAnsi="Times New Roman" w:cs="Times New Roman"/>
            <w:kern w:val="0"/>
            <w:sz w:val="24"/>
            <w:szCs w:val="24"/>
          </w:rPr>
          <w:t xml:space="preserve">finalization of </w:t>
        </w:r>
      </w:ins>
      <w:del w:id="6224"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225"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6226"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6227" w:author="ThinkPad" w:date="2022-06-20T09:29:00Z">
        <w:r w:rsidR="00CA5769" w:rsidDel="009106B6">
          <w:rPr>
            <w:rFonts w:ascii="Times New Roman" w:eastAsia="宋体" w:hAnsi="Times New Roman" w:cs="Times New Roman"/>
            <w:kern w:val="0"/>
            <w:sz w:val="24"/>
            <w:szCs w:val="24"/>
          </w:rPr>
          <w:delText>s</w:delText>
        </w:r>
      </w:del>
      <w:ins w:id="6228"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6229"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6230" w:author="ThinkPad" w:date="2022-06-20T09:29:00Z">
        <w:r w:rsidR="009106B6">
          <w:rPr>
            <w:rFonts w:ascii="Times New Roman" w:eastAsia="宋体" w:hAnsi="Times New Roman" w:cs="Times New Roman"/>
            <w:kern w:val="0"/>
            <w:sz w:val="24"/>
            <w:szCs w:val="24"/>
          </w:rPr>
          <w:t xml:space="preserve"> </w:t>
        </w:r>
      </w:ins>
      <w:del w:id="6231"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6232" w:author="ThinkPad" w:date="2022-06-20T09:31:00Z">
        <w:r w:rsidR="00CA5769" w:rsidDel="009106B6">
          <w:rPr>
            <w:rFonts w:ascii="Times New Roman" w:eastAsia="宋体" w:hAnsi="Times New Roman" w:cs="Times New Roman"/>
            <w:kern w:val="0"/>
            <w:sz w:val="24"/>
            <w:szCs w:val="24"/>
          </w:rPr>
          <w:delText xml:space="preserve">necessary </w:delText>
        </w:r>
      </w:del>
      <w:ins w:id="6233"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6234"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6235"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 xml:space="preserve">block </w:t>
        </w:r>
        <w:proofErr w:type="gramStart"/>
        <w:r w:rsidR="001575D9">
          <w:rPr>
            <w:rFonts w:ascii="Times New Roman" w:eastAsia="宋体" w:hAnsi="Times New Roman" w:cs="Times New Roman"/>
            <w:kern w:val="0"/>
            <w:sz w:val="24"/>
            <w:szCs w:val="24"/>
          </w:rPr>
          <w:t>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w:t>
      </w:r>
      <w:proofErr w:type="gramEnd"/>
      <w:r w:rsidR="00CA5769">
        <w:rPr>
          <w:rFonts w:ascii="Times New Roman" w:eastAsia="宋体" w:hAnsi="Times New Roman" w:cs="Times New Roman"/>
          <w:kern w:val="0"/>
          <w:sz w:val="24"/>
          <w:szCs w:val="24"/>
        </w:rPr>
        <w:t xml:space="preserve"> generate </w:t>
      </w:r>
      <w:del w:id="6236" w:author="ThinkPad" w:date="2022-06-20T09:31:00Z">
        <w:r w:rsidR="00CA5769" w:rsidDel="001575D9">
          <w:rPr>
            <w:rFonts w:ascii="Times New Roman" w:eastAsia="宋体" w:hAnsi="Times New Roman" w:cs="Times New Roman"/>
            <w:kern w:val="0"/>
            <w:sz w:val="24"/>
            <w:szCs w:val="24"/>
          </w:rPr>
          <w:delText xml:space="preserve">a </w:delText>
        </w:r>
      </w:del>
      <w:ins w:id="6237"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6238" w:author="ThinkPad" w:date="2022-06-20T09:31:00Z">
        <w:r w:rsidR="001575D9">
          <w:rPr>
            <w:rFonts w:ascii="Times New Roman" w:eastAsia="宋体" w:hAnsi="Times New Roman" w:cs="Times New Roman"/>
            <w:kern w:val="0"/>
            <w:sz w:val="24"/>
            <w:szCs w:val="24"/>
          </w:rPr>
          <w:t>s</w:t>
        </w:r>
      </w:ins>
      <w:del w:id="6239"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6240" w:author="ThinkPad" w:date="2022-06-19T10:48:00Z">
        <w:r w:rsidR="00CA5769" w:rsidDel="00943558">
          <w:rPr>
            <w:rFonts w:ascii="Times New Roman" w:eastAsia="宋体" w:hAnsi="Times New Roman" w:cs="Times New Roman"/>
            <w:kern w:val="0"/>
            <w:sz w:val="24"/>
            <w:szCs w:val="24"/>
          </w:rPr>
          <w:delText xml:space="preserve">relies </w:delText>
        </w:r>
      </w:del>
      <w:del w:id="6241"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Both active time ratio and consensus ratio of node</w:t>
      </w:r>
      <w:ins w:id="6242"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6243" w:author="ThinkPad" w:date="2022-06-20T09:32:00Z">
        <w:r w:rsidR="001575D9">
          <w:rPr>
            <w:rFonts w:ascii="Times New Roman" w:eastAsia="宋体" w:hAnsi="Times New Roman" w:cs="Times New Roman"/>
            <w:kern w:val="0"/>
            <w:sz w:val="24"/>
            <w:szCs w:val="24"/>
          </w:rPr>
          <w:t>nodes</w:t>
        </w:r>
      </w:ins>
      <w:del w:id="6244" w:author="ThinkPad" w:date="2022-06-20T09:32:00Z">
        <w:r w:rsidR="00CA5769" w:rsidRPr="00943558" w:rsidDel="001575D9">
          <w:rPr>
            <w:rFonts w:ascii="Times New Roman" w:eastAsia="宋体" w:hAnsi="Times New Roman" w:cs="Times New Roman"/>
            <w:kern w:val="0"/>
            <w:sz w:val="24"/>
            <w:szCs w:val="24"/>
            <w:highlight w:val="yellow"/>
            <w:rPrChange w:id="6245"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6246"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6247"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6248"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6249"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6250" w:author="ThinkPad" w:date="2022-06-20T09:32:00Z">
        <w:r w:rsidR="007F1C2D">
          <w:rPr>
            <w:rFonts w:ascii="Times New Roman" w:eastAsia="宋体" w:hAnsi="Times New Roman" w:cs="Times New Roman"/>
            <w:kern w:val="0"/>
            <w:sz w:val="24"/>
            <w:szCs w:val="24"/>
          </w:rPr>
          <w:t>in different cases</w:t>
        </w:r>
      </w:ins>
      <w:del w:id="6251"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6252"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6253"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6254"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6255"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6256"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6257"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6258"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6259" w:author="ThinkPad" w:date="2022-06-20T09:49:00Z">
        <w:r w:rsidR="00200793">
          <w:rPr>
            <w:rFonts w:ascii="Times New Roman" w:eastAsia="宋体" w:hAnsi="Times New Roman" w:cs="Times New Roman"/>
            <w:kern w:val="0"/>
            <w:sz w:val="24"/>
            <w:szCs w:val="24"/>
          </w:rPr>
          <w:t>Fig. 6(a) shows how the nodes are distributed</w:t>
        </w:r>
      </w:ins>
      <w:del w:id="6260" w:author="ThinkPad" w:date="2022-06-20T09:50:00Z">
        <w:r w:rsidDel="00200793">
          <w:rPr>
            <w:rFonts w:ascii="Times New Roman" w:eastAsia="宋体" w:hAnsi="Times New Roman" w:cs="Times New Roman"/>
            <w:kern w:val="0"/>
            <w:sz w:val="24"/>
            <w:szCs w:val="24"/>
          </w:rPr>
          <w:delText>The parameters are shown in</w:delText>
        </w:r>
      </w:del>
      <w:del w:id="6261"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6262"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lastRenderedPageBreak/>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6263"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6264" w:author="Zhang Li" w:date="2022-06-12T15:30:00Z"/>
          <w:rFonts w:ascii="Times New Roman" w:eastAsia="宋体" w:hAnsi="Times New Roman" w:cs="Times New Roman"/>
          <w:kern w:val="0"/>
          <w:sz w:val="24"/>
          <w:szCs w:val="24"/>
        </w:rPr>
      </w:pPr>
      <w:ins w:id="6265" w:author="Zhang Li" w:date="2022-06-12T15:30:00Z">
        <w:del w:id="6266"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6267" w:author="ThinkPad" w:date="2022-06-20T09:06:00Z">
          <w:r w:rsidDel="00AC6691">
            <w:rPr>
              <w:rFonts w:ascii="Times New Roman" w:eastAsia="宋体" w:hAnsi="Times New Roman" w:cs="Times New Roman"/>
              <w:kern w:val="0"/>
              <w:sz w:val="24"/>
              <w:szCs w:val="24"/>
            </w:rPr>
            <w:delText>,</w:delText>
          </w:r>
        </w:del>
      </w:ins>
      <w:ins w:id="6268" w:author="ThinkPad" w:date="2022-06-20T09:06:00Z">
        <w:r w:rsidR="00AC6691">
          <w:rPr>
            <w:rFonts w:ascii="Times New Roman" w:eastAsia="宋体" w:hAnsi="Times New Roman" w:cs="Times New Roman"/>
            <w:kern w:val="0"/>
            <w:sz w:val="24"/>
            <w:szCs w:val="24"/>
          </w:rPr>
          <w:t xml:space="preserve"> shows that</w:t>
        </w:r>
      </w:ins>
      <w:ins w:id="6269" w:author="Zhang Li" w:date="2022-06-12T15:30:00Z">
        <w:r>
          <w:rPr>
            <w:rFonts w:ascii="Times New Roman" w:eastAsia="宋体" w:hAnsi="Times New Roman" w:cs="Times New Roman"/>
            <w:kern w:val="0"/>
            <w:sz w:val="24"/>
            <w:szCs w:val="24"/>
          </w:rPr>
          <w:t xml:space="preserve"> the percentage of high-quality node</w:t>
        </w:r>
      </w:ins>
      <w:ins w:id="6270" w:author="ThinkPad" w:date="2022-06-20T09:06:00Z">
        <w:r w:rsidR="00AC6691">
          <w:rPr>
            <w:rFonts w:ascii="Times New Roman" w:eastAsia="宋体" w:hAnsi="Times New Roman" w:cs="Times New Roman"/>
            <w:kern w:val="0"/>
            <w:sz w:val="24"/>
            <w:szCs w:val="24"/>
          </w:rPr>
          <w:t>s</w:t>
        </w:r>
      </w:ins>
      <w:ins w:id="6271" w:author="Zhang Li" w:date="2022-06-12T15:30:00Z">
        <w:r>
          <w:rPr>
            <w:rFonts w:ascii="Times New Roman" w:eastAsia="宋体" w:hAnsi="Times New Roman" w:cs="Times New Roman"/>
            <w:kern w:val="0"/>
            <w:sz w:val="24"/>
            <w:szCs w:val="24"/>
          </w:rPr>
          <w:t xml:space="preserve"> </w:t>
        </w:r>
      </w:ins>
      <w:ins w:id="6272"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6273" w:author="ThinkPad" w:date="2022-06-20T09:06:00Z">
        <w:r w:rsidR="00AC6691">
          <w:rPr>
            <w:rFonts w:ascii="Times New Roman" w:eastAsia="宋体" w:hAnsi="Times New Roman" w:cs="Times New Roman"/>
            <w:kern w:val="0"/>
            <w:sz w:val="24"/>
            <w:szCs w:val="24"/>
          </w:rPr>
          <w:t xml:space="preserve">almost </w:t>
        </w:r>
      </w:ins>
      <w:ins w:id="6274" w:author="Zhang Li" w:date="2022-06-12T15:30:00Z">
        <w:r>
          <w:rPr>
            <w:rFonts w:ascii="Times New Roman" w:eastAsia="宋体" w:hAnsi="Times New Roman" w:cs="Times New Roman"/>
            <w:kern w:val="0"/>
            <w:sz w:val="24"/>
            <w:szCs w:val="24"/>
          </w:rPr>
          <w:t xml:space="preserve">linearly increases with the </w:t>
        </w:r>
        <w:del w:id="6275"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6276" w:author="ThinkPad" w:date="2022-06-20T09:53:00Z">
        <w:r w:rsidR="005A02B5">
          <w:rPr>
            <w:rFonts w:ascii="Times New Roman" w:eastAsia="宋体" w:hAnsi="Times New Roman" w:cs="Times New Roman"/>
            <w:kern w:val="0"/>
            <w:sz w:val="24"/>
            <w:szCs w:val="24"/>
          </w:rPr>
          <w:t xml:space="preserve"> </w:t>
        </w:r>
        <w:proofErr w:type="spellStart"/>
        <w:proofErr w:type="gramStart"/>
        <w:r w:rsidR="005A02B5" w:rsidRPr="005A02B5">
          <w:rPr>
            <w:rFonts w:ascii="Times New Roman" w:eastAsia="宋体" w:hAnsi="Times New Roman" w:cs="Times New Roman"/>
            <w:i/>
            <w:iCs/>
            <w:kern w:val="0"/>
            <w:sz w:val="24"/>
            <w:szCs w:val="24"/>
            <w:rPrChange w:id="6277" w:author="ThinkPad" w:date="2022-06-20T09:53:00Z">
              <w:rPr>
                <w:rFonts w:ascii="Times New Roman" w:eastAsia="宋体" w:hAnsi="Times New Roman" w:cs="Times New Roman"/>
                <w:kern w:val="0"/>
                <w:sz w:val="24"/>
                <w:szCs w:val="24"/>
              </w:rPr>
            </w:rPrChange>
          </w:rPr>
          <w:t>a</w:t>
        </w:r>
        <w:proofErr w:type="spellEnd"/>
        <w:proofErr w:type="gramEnd"/>
        <w:r w:rsidR="005A02B5">
          <w:rPr>
            <w:rFonts w:ascii="Times New Roman" w:eastAsia="宋体" w:hAnsi="Times New Roman" w:cs="Times New Roman"/>
            <w:kern w:val="0"/>
            <w:sz w:val="24"/>
            <w:szCs w:val="24"/>
          </w:rPr>
          <w:t xml:space="preserve"> increasing</w:t>
        </w:r>
      </w:ins>
      <w:ins w:id="6278"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6279" w:author="ThinkPad" w:date="2022-06-20T09:06:00Z">
          <w:r w:rsidDel="0070518D">
            <w:rPr>
              <w:rFonts w:ascii="Times New Roman" w:eastAsia="宋体" w:hAnsi="Times New Roman" w:cs="Times New Roman"/>
              <w:kern w:val="0"/>
              <w:sz w:val="24"/>
              <w:szCs w:val="24"/>
            </w:rPr>
            <w:delText>influence</w:delText>
          </w:r>
        </w:del>
      </w:ins>
      <w:ins w:id="6280" w:author="ThinkPad" w:date="2022-06-20T09:06:00Z">
        <w:r w:rsidR="0070518D">
          <w:rPr>
            <w:rFonts w:ascii="Times New Roman" w:eastAsia="宋体" w:hAnsi="Times New Roman" w:cs="Times New Roman"/>
            <w:kern w:val="0"/>
            <w:sz w:val="24"/>
            <w:szCs w:val="24"/>
          </w:rPr>
          <w:t>affect</w:t>
        </w:r>
      </w:ins>
      <w:ins w:id="6281" w:author="Zhang Li" w:date="2022-06-12T15:30:00Z">
        <w:r>
          <w:rPr>
            <w:rFonts w:ascii="Times New Roman" w:eastAsia="宋体" w:hAnsi="Times New Roman" w:cs="Times New Roman"/>
            <w:kern w:val="0"/>
            <w:sz w:val="24"/>
            <w:szCs w:val="24"/>
          </w:rPr>
          <w:t xml:space="preserve"> the probability </w:t>
        </w:r>
        <w:del w:id="6282" w:author="ThinkPad" w:date="2022-06-19T10:52:00Z">
          <w:r w:rsidDel="00654622">
            <w:rPr>
              <w:rFonts w:ascii="Times New Roman" w:eastAsia="宋体" w:hAnsi="Times New Roman" w:cs="Times New Roman"/>
              <w:kern w:val="0"/>
              <w:sz w:val="24"/>
              <w:szCs w:val="24"/>
            </w:rPr>
            <w:delText>that</w:delText>
          </w:r>
        </w:del>
      </w:ins>
      <w:ins w:id="6283" w:author="ThinkPad" w:date="2022-06-20T09:54:00Z">
        <w:r w:rsidR="005A02B5">
          <w:rPr>
            <w:rFonts w:ascii="Times New Roman" w:eastAsia="宋体" w:hAnsi="Times New Roman" w:cs="Times New Roman"/>
            <w:kern w:val="0"/>
            <w:sz w:val="24"/>
            <w:szCs w:val="24"/>
          </w:rPr>
          <w:t>for</w:t>
        </w:r>
      </w:ins>
      <w:ins w:id="6284" w:author="Zhang Li" w:date="2022-06-12T15:30:00Z">
        <w:r>
          <w:rPr>
            <w:rFonts w:ascii="Times New Roman" w:eastAsia="宋体" w:hAnsi="Times New Roman" w:cs="Times New Roman"/>
            <w:kern w:val="0"/>
            <w:sz w:val="24"/>
            <w:szCs w:val="24"/>
          </w:rPr>
          <w:t xml:space="preserve"> </w:t>
        </w:r>
        <w:del w:id="6285"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6286" w:author="ThinkPad" w:date="2022-06-20T09:54:00Z">
        <w:r w:rsidR="005A02B5">
          <w:rPr>
            <w:rFonts w:ascii="Times New Roman" w:eastAsia="宋体" w:hAnsi="Times New Roman" w:cs="Times New Roman"/>
            <w:kern w:val="0"/>
            <w:sz w:val="24"/>
            <w:szCs w:val="24"/>
          </w:rPr>
          <w:t>s</w:t>
        </w:r>
      </w:ins>
      <w:ins w:id="6287" w:author="ThinkPad" w:date="2022-06-20T09:07:00Z">
        <w:r w:rsidR="0070518D">
          <w:rPr>
            <w:rFonts w:ascii="Times New Roman" w:eastAsia="宋体" w:hAnsi="Times New Roman" w:cs="Times New Roman"/>
            <w:kern w:val="0"/>
            <w:sz w:val="24"/>
            <w:szCs w:val="24"/>
          </w:rPr>
          <w:t xml:space="preserve"> </w:t>
        </w:r>
      </w:ins>
      <w:ins w:id="6288" w:author="ThinkPad" w:date="2022-06-20T09:54:00Z">
        <w:r w:rsidR="005A02B5">
          <w:rPr>
            <w:rFonts w:ascii="Times New Roman" w:eastAsia="宋体" w:hAnsi="Times New Roman" w:cs="Times New Roman"/>
            <w:kern w:val="0"/>
            <w:sz w:val="24"/>
            <w:szCs w:val="24"/>
          </w:rPr>
          <w:t>to be</w:t>
        </w:r>
      </w:ins>
      <w:ins w:id="6289" w:author="ThinkPad" w:date="2022-06-20T09:07:00Z">
        <w:r w:rsidR="0070518D">
          <w:rPr>
            <w:rFonts w:ascii="Times New Roman" w:eastAsia="宋体" w:hAnsi="Times New Roman" w:cs="Times New Roman"/>
            <w:kern w:val="0"/>
            <w:sz w:val="24"/>
            <w:szCs w:val="24"/>
          </w:rPr>
          <w:t xml:space="preserve"> </w:t>
        </w:r>
      </w:ins>
      <w:ins w:id="6290" w:author="ThinkPad" w:date="2022-06-20T09:54:00Z">
        <w:r w:rsidR="005A02B5">
          <w:rPr>
            <w:rFonts w:ascii="Times New Roman" w:eastAsia="宋体" w:hAnsi="Times New Roman" w:cs="Times New Roman"/>
            <w:kern w:val="0"/>
            <w:sz w:val="24"/>
            <w:szCs w:val="24"/>
          </w:rPr>
          <w:t>s</w:t>
        </w:r>
      </w:ins>
      <w:ins w:id="6291" w:author="ThinkPad" w:date="2022-06-20T09:07:00Z">
        <w:r w:rsidR="0070518D">
          <w:rPr>
            <w:rFonts w:ascii="Times New Roman" w:eastAsia="宋体" w:hAnsi="Times New Roman" w:cs="Times New Roman"/>
            <w:kern w:val="0"/>
            <w:sz w:val="24"/>
            <w:szCs w:val="24"/>
          </w:rPr>
          <w:t>elected</w:t>
        </w:r>
      </w:ins>
      <w:ins w:id="6292" w:author="Zhang Li" w:date="2022-06-12T15:30:00Z">
        <w:r>
          <w:rPr>
            <w:rFonts w:ascii="Times New Roman" w:eastAsia="宋体" w:hAnsi="Times New Roman" w:cs="Times New Roman"/>
            <w:kern w:val="0"/>
            <w:sz w:val="24"/>
            <w:szCs w:val="24"/>
          </w:rPr>
          <w:t xml:space="preserve"> as block proposer</w:t>
        </w:r>
      </w:ins>
      <w:ins w:id="6293" w:author="ThinkPad" w:date="2022-06-20T09:54:00Z">
        <w:r w:rsidR="005A02B5">
          <w:rPr>
            <w:rFonts w:ascii="Times New Roman" w:eastAsia="宋体" w:hAnsi="Times New Roman" w:cs="Times New Roman"/>
            <w:kern w:val="0"/>
            <w:sz w:val="24"/>
            <w:szCs w:val="24"/>
          </w:rPr>
          <w:t>s</w:t>
        </w:r>
      </w:ins>
      <w:ins w:id="6294"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6295"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6296" w:author="ThinkPad" w:date="2022-06-19T10:52:00Z">
          <w:r w:rsidRPr="00C01EBE" w:rsidDel="00654622">
            <w:rPr>
              <w:rFonts w:ascii="Times New Roman" w:eastAsia="宋体" w:hAnsi="Times New Roman" w:cs="Times New Roman"/>
              <w:kern w:val="0"/>
              <w:sz w:val="24"/>
              <w:szCs w:val="24"/>
              <w:highlight w:val="yellow"/>
              <w:rPrChange w:id="6297"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6298"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6299"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6300" w:author="ThinkPad" w:date="2022-06-20T09:55:00Z">
        <w:r w:rsidR="00C01EBE">
          <w:rPr>
            <w:rFonts w:ascii="Times New Roman" w:eastAsia="宋体" w:hAnsi="Times New Roman" w:cs="Times New Roman" w:hint="eastAsia"/>
            <w:kern w:val="0"/>
            <w:sz w:val="24"/>
            <w:szCs w:val="24"/>
          </w:rPr>
          <w:t>哪有此事？</w:t>
        </w:r>
      </w:ins>
      <w:ins w:id="6301" w:author="ThinkPad" w:date="2022-06-20T09:54:00Z">
        <w:r w:rsidR="00C01EBE">
          <w:rPr>
            <w:rFonts w:ascii="Times New Roman" w:eastAsia="宋体" w:hAnsi="Times New Roman" w:cs="Times New Roman"/>
            <w:kern w:val="0"/>
            <w:sz w:val="24"/>
            <w:szCs w:val="24"/>
          </w:rPr>
          <w:t xml:space="preserve">] </w:t>
        </w:r>
      </w:ins>
      <w:ins w:id="6302" w:author="Zhang Li" w:date="2022-06-12T15:30:00Z">
        <w:r>
          <w:rPr>
            <w:rFonts w:ascii="Times New Roman" w:eastAsia="宋体" w:hAnsi="Times New Roman" w:cs="Times New Roman"/>
            <w:kern w:val="0"/>
            <w:sz w:val="24"/>
            <w:szCs w:val="24"/>
          </w:rPr>
          <w:t xml:space="preserve">In this case, active time ratio </w:t>
        </w:r>
        <w:del w:id="6303" w:author="ThinkPad" w:date="2022-06-20T09:55:00Z">
          <w:r w:rsidDel="00C01EBE">
            <w:rPr>
              <w:rFonts w:ascii="Times New Roman" w:eastAsia="宋体" w:hAnsi="Times New Roman" w:cs="Times New Roman"/>
              <w:kern w:val="0"/>
              <w:sz w:val="24"/>
              <w:szCs w:val="24"/>
            </w:rPr>
            <w:delText>is more</w:delText>
          </w:r>
        </w:del>
      </w:ins>
      <w:ins w:id="6304" w:author="ThinkPad" w:date="2022-06-20T09:55:00Z">
        <w:r w:rsidR="00C01EBE">
          <w:rPr>
            <w:rFonts w:ascii="Times New Roman" w:eastAsia="宋体" w:hAnsi="Times New Roman" w:cs="Times New Roman"/>
            <w:kern w:val="0"/>
            <w:sz w:val="24"/>
            <w:szCs w:val="24"/>
          </w:rPr>
          <w:t>has larger</w:t>
        </w:r>
      </w:ins>
      <w:ins w:id="6305" w:author="Zhang Li" w:date="2022-06-12T15:30:00Z">
        <w:r>
          <w:rPr>
            <w:rFonts w:ascii="Times New Roman" w:eastAsia="宋体" w:hAnsi="Times New Roman" w:cs="Times New Roman"/>
            <w:kern w:val="0"/>
            <w:sz w:val="24"/>
            <w:szCs w:val="24"/>
          </w:rPr>
          <w:t xml:space="preserve"> </w:t>
        </w:r>
        <w:del w:id="6306" w:author="ThinkPad" w:date="2022-06-20T09:55:00Z">
          <w:r w:rsidDel="00C01EBE">
            <w:rPr>
              <w:rFonts w:ascii="Times New Roman" w:eastAsia="宋体" w:hAnsi="Times New Roman" w:cs="Times New Roman"/>
              <w:kern w:val="0"/>
              <w:sz w:val="24"/>
              <w:szCs w:val="24"/>
            </w:rPr>
            <w:delText>effect</w:delText>
          </w:r>
        </w:del>
      </w:ins>
      <w:ins w:id="6307" w:author="ThinkPad" w:date="2022-06-20T09:55:00Z">
        <w:r w:rsidR="00C01EBE">
          <w:rPr>
            <w:rFonts w:ascii="Times New Roman" w:eastAsia="宋体" w:hAnsi="Times New Roman" w:cs="Times New Roman"/>
            <w:kern w:val="0"/>
            <w:sz w:val="24"/>
            <w:szCs w:val="24"/>
          </w:rPr>
          <w:t>impact</w:t>
        </w:r>
      </w:ins>
      <w:ins w:id="6308" w:author="Zhang Li" w:date="2022-06-12T15:30:00Z">
        <w:r>
          <w:rPr>
            <w:rFonts w:ascii="Times New Roman" w:eastAsia="宋体" w:hAnsi="Times New Roman" w:cs="Times New Roman"/>
            <w:kern w:val="0"/>
            <w:sz w:val="24"/>
            <w:szCs w:val="24"/>
          </w:rPr>
          <w:t xml:space="preserve"> than consensus ratio </w:t>
        </w:r>
        <w:del w:id="6309" w:author="ThinkPad" w:date="2022-06-20T09:55:00Z">
          <w:r w:rsidDel="00C01EBE">
            <w:rPr>
              <w:rFonts w:ascii="Times New Roman" w:eastAsia="宋体" w:hAnsi="Times New Roman" w:cs="Times New Roman"/>
              <w:kern w:val="0"/>
              <w:sz w:val="24"/>
              <w:szCs w:val="24"/>
            </w:rPr>
            <w:delText>for</w:delText>
          </w:r>
        </w:del>
      </w:ins>
      <w:ins w:id="6310" w:author="ThinkPad" w:date="2022-06-20T09:55:00Z">
        <w:r w:rsidR="00C01EBE">
          <w:rPr>
            <w:rFonts w:ascii="Times New Roman" w:eastAsia="宋体" w:hAnsi="Times New Roman" w:cs="Times New Roman"/>
            <w:kern w:val="0"/>
            <w:sz w:val="24"/>
            <w:szCs w:val="24"/>
          </w:rPr>
          <w:t>in the</w:t>
        </w:r>
      </w:ins>
      <w:ins w:id="6311" w:author="Zhang Li" w:date="2022-06-12T15:30:00Z">
        <w:r>
          <w:rPr>
            <w:rFonts w:ascii="Times New Roman" w:eastAsia="宋体" w:hAnsi="Times New Roman" w:cs="Times New Roman"/>
            <w:kern w:val="0"/>
            <w:sz w:val="24"/>
            <w:szCs w:val="24"/>
          </w:rPr>
          <w:t xml:space="preserve"> stability</w:t>
        </w:r>
      </w:ins>
      <w:ins w:id="6312" w:author="ThinkPad" w:date="2022-06-20T09:55:00Z">
        <w:r w:rsidR="00C01EBE">
          <w:rPr>
            <w:rFonts w:ascii="Times New Roman" w:eastAsia="宋体" w:hAnsi="Times New Roman" w:cs="Times New Roman"/>
            <w:kern w:val="0"/>
            <w:sz w:val="24"/>
            <w:szCs w:val="24"/>
          </w:rPr>
          <w:t xml:space="preserve"> calculation</w:t>
        </w:r>
      </w:ins>
      <w:ins w:id="6313"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6314" w:author="ThinkPad" w:date="2022-06-20T09:55:00Z">
          <w:r w:rsidDel="00C01EBE">
            <w:rPr>
              <w:rFonts w:ascii="Times New Roman" w:eastAsia="宋体" w:hAnsi="Times New Roman" w:cs="Times New Roman"/>
              <w:kern w:val="0"/>
              <w:sz w:val="24"/>
              <w:szCs w:val="24"/>
            </w:rPr>
            <w:delText>of</w:delText>
          </w:r>
        </w:del>
      </w:ins>
      <w:ins w:id="6315" w:author="ThinkPad" w:date="2022-06-20T09:55:00Z">
        <w:r w:rsidR="00C01EBE">
          <w:rPr>
            <w:rFonts w:ascii="Times New Roman" w:eastAsia="宋体" w:hAnsi="Times New Roman" w:cs="Times New Roman"/>
            <w:kern w:val="0"/>
            <w:sz w:val="24"/>
            <w:szCs w:val="24"/>
          </w:rPr>
          <w:t>in</w:t>
        </w:r>
      </w:ins>
      <w:ins w:id="6316" w:author="Zhang Li" w:date="2022-06-12T15:30:00Z">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 ensure</w:t>
        </w:r>
      </w:ins>
      <w:ins w:id="6317" w:author="ThinkPad" w:date="2022-06-20T09:56:00Z">
        <w:r w:rsidR="00C01EBE">
          <w:rPr>
            <w:rFonts w:ascii="Times New Roman" w:eastAsia="宋体" w:hAnsi="Times New Roman" w:cs="Times New Roman"/>
            <w:kern w:val="0"/>
            <w:sz w:val="24"/>
            <w:szCs w:val="24"/>
          </w:rPr>
          <w:t xml:space="preserve"> a</w:t>
        </w:r>
      </w:ins>
      <w:ins w:id="6318" w:author="Zhang Li" w:date="2022-06-12T15:30:00Z">
        <w:r>
          <w:rPr>
            <w:rFonts w:ascii="Times New Roman" w:eastAsia="宋体" w:hAnsi="Times New Roman" w:cs="Times New Roman"/>
            <w:kern w:val="0"/>
            <w:sz w:val="24"/>
            <w:szCs w:val="24"/>
          </w:rPr>
          <w:t xml:space="preserve"> relative high probability </w:t>
        </w:r>
        <w:del w:id="6319" w:author="ThinkPad" w:date="2022-06-20T09:56:00Z">
          <w:r w:rsidDel="00C01EBE">
            <w:rPr>
              <w:rFonts w:ascii="Times New Roman" w:eastAsia="宋体" w:hAnsi="Times New Roman" w:cs="Times New Roman"/>
              <w:kern w:val="0"/>
              <w:sz w:val="24"/>
              <w:szCs w:val="24"/>
            </w:rPr>
            <w:delText>that</w:delText>
          </w:r>
        </w:del>
      </w:ins>
      <w:ins w:id="6320" w:author="ThinkPad" w:date="2022-06-20T09:56:00Z">
        <w:r w:rsidR="00C01EBE">
          <w:rPr>
            <w:rFonts w:ascii="Times New Roman" w:eastAsia="宋体" w:hAnsi="Times New Roman" w:cs="Times New Roman"/>
            <w:kern w:val="0"/>
            <w:sz w:val="24"/>
            <w:szCs w:val="24"/>
          </w:rPr>
          <w:t>for</w:t>
        </w:r>
      </w:ins>
      <w:ins w:id="6321" w:author="Zhang Li" w:date="2022-06-12T15:30:00Z">
        <w:r>
          <w:rPr>
            <w:rFonts w:ascii="Times New Roman" w:eastAsia="宋体" w:hAnsi="Times New Roman" w:cs="Times New Roman"/>
            <w:kern w:val="0"/>
            <w:sz w:val="24"/>
            <w:szCs w:val="24"/>
          </w:rPr>
          <w:t xml:space="preserve"> high-quality nodes </w:t>
        </w:r>
        <w:del w:id="6322" w:author="ThinkPad" w:date="2022-06-20T09:56:00Z">
          <w:r w:rsidDel="00C01EBE">
            <w:rPr>
              <w:rFonts w:ascii="Times New Roman" w:eastAsia="宋体" w:hAnsi="Times New Roman" w:cs="Times New Roman"/>
              <w:kern w:val="0"/>
              <w:sz w:val="24"/>
              <w:szCs w:val="24"/>
            </w:rPr>
            <w:delText>are</w:delText>
          </w:r>
        </w:del>
      </w:ins>
      <w:ins w:id="6323" w:author="ThinkPad" w:date="2022-06-20T09:56:00Z">
        <w:r w:rsidR="00C01EBE">
          <w:rPr>
            <w:rFonts w:ascii="Times New Roman" w:eastAsia="宋体" w:hAnsi="Times New Roman" w:cs="Times New Roman"/>
            <w:kern w:val="0"/>
            <w:sz w:val="24"/>
            <w:szCs w:val="24"/>
          </w:rPr>
          <w:t>to be</w:t>
        </w:r>
      </w:ins>
      <w:ins w:id="6324" w:author="Zhang Li" w:date="2022-06-12T15:30:00Z">
        <w:r>
          <w:rPr>
            <w:rFonts w:ascii="Times New Roman" w:eastAsia="宋体" w:hAnsi="Times New Roman" w:cs="Times New Roman"/>
            <w:kern w:val="0"/>
            <w:sz w:val="24"/>
            <w:szCs w:val="24"/>
          </w:rPr>
          <w:t xml:space="preserve"> elected as block proposer</w:t>
        </w:r>
      </w:ins>
      <w:ins w:id="6325" w:author="ThinkPad" w:date="2022-06-20T09:56:00Z">
        <w:r w:rsidR="00C01EBE">
          <w:rPr>
            <w:rFonts w:ascii="Times New Roman" w:eastAsia="宋体" w:hAnsi="Times New Roman" w:cs="Times New Roman"/>
            <w:kern w:val="0"/>
            <w:sz w:val="24"/>
            <w:szCs w:val="24"/>
          </w:rPr>
          <w:t>s</w:t>
        </w:r>
      </w:ins>
      <w:ins w:id="6326"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6327"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328" w:author="ThinkPad" w:date="2022-06-20T09:56:00Z">
              <w:rPr>
                <w:rFonts w:ascii="Times New Roman" w:eastAsia="宋体" w:hAnsi="Times New Roman" w:cs="Times New Roman"/>
                <w:kern w:val="0"/>
                <w:sz w:val="24"/>
                <w:szCs w:val="24"/>
              </w:rPr>
            </w:rPrChange>
          </w:rPr>
          <w:t>a</w:t>
        </w:r>
      </w:ins>
      <w:ins w:id="6329"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6330"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331" w:author="ThinkPad" w:date="2022-06-20T09:56:00Z">
              <w:rPr>
                <w:rFonts w:ascii="Times New Roman" w:eastAsia="宋体" w:hAnsi="Times New Roman" w:cs="Times New Roman"/>
                <w:kern w:val="0"/>
                <w:sz w:val="24"/>
                <w:szCs w:val="24"/>
              </w:rPr>
            </w:rPrChange>
          </w:rPr>
          <w:t>b</w:t>
        </w:r>
      </w:ins>
      <w:ins w:id="6332"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6333" w:author="ThinkPad" w:date="2022-06-20T09:59:00Z"/>
          <w:rFonts w:ascii="Times New Roman" w:eastAsia="宋体" w:hAnsi="Times New Roman" w:cs="Times New Roman"/>
          <w:kern w:val="0"/>
          <w:sz w:val="24"/>
          <w:szCs w:val="24"/>
        </w:rPr>
      </w:pPr>
      <w:ins w:id="6334" w:author="ThinkPad" w:date="2022-06-20T09:57:00Z">
        <w:r>
          <w:rPr>
            <w:rFonts w:ascii="Times New Roman" w:eastAsia="宋体" w:hAnsi="Times New Roman" w:cs="Times New Roman"/>
            <w:kern w:val="0"/>
            <w:sz w:val="24"/>
            <w:szCs w:val="24"/>
          </w:rPr>
          <w:t xml:space="preserve">In this subsection, </w:t>
        </w:r>
      </w:ins>
      <w:del w:id="6335" w:author="ThinkPad" w:date="2022-06-20T09:57:00Z">
        <w:r w:rsidR="00CA5769" w:rsidDel="00481933">
          <w:rPr>
            <w:rFonts w:ascii="Times New Roman" w:eastAsia="宋体" w:hAnsi="Times New Roman" w:cs="Times New Roman"/>
            <w:kern w:val="0"/>
            <w:sz w:val="24"/>
            <w:szCs w:val="24"/>
          </w:rPr>
          <w:delText xml:space="preserve">We </w:delText>
        </w:r>
      </w:del>
      <w:ins w:id="6336" w:author="ThinkPad" w:date="2022-06-20T09:57:00Z">
        <w:r>
          <w:rPr>
            <w:rFonts w:ascii="Times New Roman" w:eastAsia="宋体" w:hAnsi="Times New Roman" w:cs="Times New Roman"/>
            <w:kern w:val="0"/>
            <w:sz w:val="24"/>
            <w:szCs w:val="24"/>
          </w:rPr>
          <w:t xml:space="preserve">we </w:t>
        </w:r>
      </w:ins>
      <w:del w:id="6337" w:author="ThinkPad" w:date="2022-06-20T09:57:00Z">
        <w:r w:rsidR="00CA5769" w:rsidDel="00481933">
          <w:rPr>
            <w:rFonts w:ascii="Times New Roman" w:eastAsia="宋体" w:hAnsi="Times New Roman" w:cs="Times New Roman" w:hint="eastAsia"/>
            <w:kern w:val="0"/>
            <w:sz w:val="24"/>
            <w:szCs w:val="24"/>
          </w:rPr>
          <w:delText>analyze</w:delText>
        </w:r>
      </w:del>
      <w:ins w:id="6338"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6339" w:author="ThinkPad" w:date="2022-06-20T09:57:00Z">
        <w:r w:rsidR="00CA5769" w:rsidDel="00481933">
          <w:rPr>
            <w:rFonts w:ascii="Times New Roman" w:eastAsia="宋体" w:hAnsi="Times New Roman" w:cs="Times New Roman"/>
            <w:kern w:val="0"/>
            <w:sz w:val="24"/>
            <w:szCs w:val="24"/>
          </w:rPr>
          <w:delText xml:space="preserve">influenced </w:delText>
        </w:r>
      </w:del>
      <w:ins w:id="6340"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6341" w:author="ThinkPad" w:date="2022-06-20T09:58:00Z">
        <w:r>
          <w:rPr>
            <w:rFonts w:ascii="Times New Roman" w:eastAsia="宋体" w:hAnsi="Times New Roman" w:cs="Times New Roman"/>
            <w:kern w:val="0"/>
            <w:sz w:val="24"/>
            <w:szCs w:val="24"/>
          </w:rPr>
          <w:t xml:space="preserve">In this test, we compared the consensus interruption probability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ins>
      <w:proofErr w:type="spellEnd"/>
      <w:ins w:id="6342" w:author="ThinkPad" w:date="2022-06-20T09:59:00Z">
        <w:r>
          <w:rPr>
            <w:rFonts w:ascii="Times New Roman" w:eastAsia="宋体" w:hAnsi="Times New Roman" w:cs="Times New Roman"/>
            <w:kern w:val="0"/>
            <w:sz w:val="24"/>
            <w:szCs w:val="24"/>
          </w:rPr>
          <w:t xml:space="preserve"> and assume all nodes are honest</w:t>
        </w:r>
      </w:ins>
      <w:ins w:id="6343"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6344"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6345"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6346" w:author="ThinkPad" w:date="2022-06-20T10:02:00Z">
        <w:r w:rsidR="00976A58">
          <w:rPr>
            <w:rFonts w:ascii="Times New Roman" w:eastAsia="宋体" w:hAnsi="Times New Roman" w:cs="Times New Roman" w:hint="eastAsia"/>
            <w:kern w:val="0"/>
            <w:sz w:val="24"/>
            <w:szCs w:val="24"/>
          </w:rPr>
          <w:t>，或者说“也关心”</w:t>
        </w:r>
      </w:ins>
      <w:ins w:id="6347"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lastRenderedPageBreak/>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6348" w:author="ThinkPad" w:date="2022-06-20T10:03:00Z">
        <w:r w:rsidRPr="00CC3BC9" w:rsidDel="00F70254">
          <w:rPr>
            <w:rFonts w:ascii="Times New Roman" w:hAnsi="Times New Roman" w:cs="Times New Roman"/>
            <w:highlight w:val="yellow"/>
            <w:rPrChange w:id="6349"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6350"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6351"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6352" w:author="ThinkPad" w:date="2022-06-20T10:03:00Z">
        <w:r w:rsidDel="00F70254">
          <w:rPr>
            <w:rFonts w:ascii="Times New Roman" w:hAnsi="Times New Roman" w:cs="Times New Roman"/>
          </w:rPr>
          <w:delText>comparison</w:delText>
        </w:r>
      </w:del>
      <w:ins w:id="6353"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6354" w:author="ThinkPad" w:date="2022-06-20T10:03:00Z">
        <w:r w:rsidRPr="00CC3BC9" w:rsidDel="00F70254">
          <w:rPr>
            <w:rFonts w:ascii="Times New Roman" w:hAnsi="Times New Roman" w:cs="Times New Roman"/>
            <w:highlight w:val="yellow"/>
            <w:rPrChange w:id="6355"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6356"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6357"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6358" w:author="ThinkPad" w:date="2022-06-20T10:03:00Z">
        <w:r w:rsidRPr="00DE4965" w:rsidDel="00F70254">
          <w:rPr>
            <w:rFonts w:ascii="Times New Roman" w:hAnsi="Times New Roman" w:cs="Times New Roman"/>
          </w:rPr>
          <w:delText>Comparison</w:delText>
        </w:r>
      </w:del>
      <w:ins w:id="6359"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6360"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6361" w:author="ThinkPad" w:date="2022-06-19T20:46:00Z">
        <w:r w:rsidR="00CC3BC9">
          <w:rPr>
            <w:rFonts w:ascii="Times New Roman" w:hAnsi="Times New Roman" w:cs="Times New Roman" w:hint="eastAsia"/>
            <w:b/>
            <w:bCs/>
          </w:rPr>
          <w:t>怎么</w:t>
        </w:r>
        <w:proofErr w:type="gramStart"/>
        <w:r w:rsidR="00CC3BC9">
          <w:rPr>
            <w:rFonts w:ascii="Times New Roman" w:hAnsi="Times New Roman" w:cs="Times New Roman" w:hint="eastAsia"/>
            <w:b/>
            <w:bCs/>
          </w:rPr>
          <w:t>个</w:t>
        </w:r>
        <w:proofErr w:type="gramEnd"/>
        <w:r w:rsidR="00CC3BC9">
          <w:rPr>
            <w:rFonts w:ascii="Times New Roman" w:hAnsi="Times New Roman" w:cs="Times New Roman" w:hint="eastAsia"/>
            <w:b/>
            <w:bCs/>
          </w:rPr>
          <w:t>解释、</w:t>
        </w:r>
      </w:ins>
      <w:ins w:id="6362" w:author="ThinkPad" w:date="2022-06-19T20:45:00Z">
        <w:r w:rsidR="00CC3BC9">
          <w:rPr>
            <w:rFonts w:ascii="Times New Roman" w:hAnsi="Times New Roman" w:cs="Times New Roman" w:hint="eastAsia"/>
            <w:b/>
            <w:bCs/>
          </w:rPr>
          <w:t>什么差别，</w:t>
        </w:r>
      </w:ins>
      <w:ins w:id="6363" w:author="ThinkPad" w:date="2022-06-19T20:46:00Z">
        <w:r w:rsidR="00CC3BC9">
          <w:rPr>
            <w:rFonts w:ascii="Times New Roman" w:hAnsi="Times New Roman" w:cs="Times New Roman" w:hint="eastAsia"/>
            <w:b/>
            <w:bCs/>
          </w:rPr>
          <w:t>什么都不说，难道等着读者猜测</w:t>
        </w:r>
      </w:ins>
      <w:ins w:id="6364" w:author="ThinkPad" w:date="2022-06-20T10:02:00Z">
        <w:r w:rsidR="00575572">
          <w:rPr>
            <w:rFonts w:ascii="Times New Roman" w:hAnsi="Times New Roman" w:cs="Times New Roman" w:hint="eastAsia"/>
            <w:b/>
            <w:bCs/>
          </w:rPr>
          <w:t>个说法，</w:t>
        </w:r>
      </w:ins>
      <w:ins w:id="6365" w:author="ThinkPad" w:date="2022-06-20T10:03:00Z">
        <w:r w:rsidR="00575572">
          <w:rPr>
            <w:rFonts w:ascii="Times New Roman" w:hAnsi="Times New Roman" w:cs="Times New Roman" w:hint="eastAsia"/>
            <w:b/>
            <w:bCs/>
          </w:rPr>
          <w:t>安到你头上</w:t>
        </w:r>
      </w:ins>
      <w:ins w:id="6366" w:author="ThinkPad" w:date="2022-06-19T20:46:00Z">
        <w:r w:rsidR="00CC3BC9">
          <w:rPr>
            <w:rFonts w:ascii="Times New Roman" w:hAnsi="Times New Roman" w:cs="Times New Roman" w:hint="eastAsia"/>
            <w:b/>
            <w:bCs/>
          </w:rPr>
          <w:t>？</w:t>
        </w:r>
      </w:ins>
      <w:ins w:id="6367"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6368" w:author="ThinkPad" w:date="2022-06-20T09:58:00Z">
        <w:r>
          <w:rPr>
            <w:rFonts w:ascii="Times New Roman" w:eastAsia="宋体" w:hAnsi="Times New Roman" w:cs="Times New Roman"/>
            <w:kern w:val="0"/>
            <w:sz w:val="24"/>
            <w:szCs w:val="24"/>
          </w:rPr>
          <w:t xml:space="preserve">Fig. 7 </w:t>
        </w:r>
      </w:ins>
      <w:ins w:id="6369" w:author="ThinkPad" w:date="2022-06-20T09:59:00Z">
        <w:r>
          <w:rPr>
            <w:rFonts w:ascii="Times New Roman" w:eastAsia="宋体" w:hAnsi="Times New Roman" w:cs="Times New Roman"/>
            <w:kern w:val="0"/>
            <w:sz w:val="24"/>
            <w:szCs w:val="24"/>
          </w:rPr>
          <w:t>compare</w:t>
        </w:r>
      </w:ins>
      <w:ins w:id="6370" w:author="ThinkPad" w:date="2022-06-20T09:58:00Z">
        <w:r>
          <w:rPr>
            <w:rFonts w:ascii="Times New Roman" w:eastAsia="宋体" w:hAnsi="Times New Roman" w:cs="Times New Roman"/>
            <w:kern w:val="0"/>
            <w:sz w:val="24"/>
            <w:szCs w:val="24"/>
          </w:rPr>
          <w:t>s</w:t>
        </w:r>
      </w:ins>
      <w:ins w:id="6371" w:author="ThinkPad" w:date="2022-06-20T09:59:00Z">
        <w:r>
          <w:rPr>
            <w:rFonts w:ascii="Times New Roman" w:eastAsia="宋体" w:hAnsi="Times New Roman" w:cs="Times New Roman"/>
            <w:kern w:val="0"/>
            <w:sz w:val="24"/>
            <w:szCs w:val="24"/>
          </w:rPr>
          <w:t xml:space="preserve"> the</w:t>
        </w:r>
      </w:ins>
      <w:ins w:id="6372" w:author="ThinkPad" w:date="2022-06-20T09:58:00Z">
        <w:r>
          <w:rPr>
            <w:rFonts w:ascii="Times New Roman" w:eastAsia="宋体" w:hAnsi="Times New Roman" w:cs="Times New Roman"/>
            <w:kern w:val="0"/>
            <w:sz w:val="24"/>
            <w:szCs w:val="24"/>
          </w:rPr>
          <w:t xml:space="preserve"> consensus interruption probability </w:t>
        </w:r>
      </w:ins>
      <w:ins w:id="6373" w:author="ThinkPad" w:date="2022-06-20T10:01:00Z">
        <w:r w:rsidR="00976A58">
          <w:rPr>
            <w:rFonts w:ascii="Times New Roman" w:eastAsia="宋体" w:hAnsi="Times New Roman" w:cs="Times New Roman"/>
            <w:kern w:val="0"/>
            <w:sz w:val="24"/>
            <w:szCs w:val="24"/>
          </w:rPr>
          <w:t xml:space="preserve">by different protocols </w:t>
        </w:r>
      </w:ins>
      <w:ins w:id="6374" w:author="ThinkPad" w:date="2022-06-20T09:58:00Z">
        <w:r>
          <w:rPr>
            <w:rFonts w:ascii="Times New Roman" w:eastAsia="宋体" w:hAnsi="Times New Roman" w:cs="Times New Roman"/>
            <w:kern w:val="0"/>
            <w:sz w:val="24"/>
            <w:szCs w:val="24"/>
          </w:rPr>
          <w:t xml:space="preserve">with varying communication interruption probability. </w:t>
        </w:r>
      </w:ins>
      <w:ins w:id="6375" w:author="Zhang Li" w:date="2022-06-12T15:29:00Z">
        <w:del w:id="6376"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6377"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6378" w:author="ThinkPad" w:date="2022-06-20T09:59:00Z">
          <w:r w:rsidR="0067227F" w:rsidDel="00481933">
            <w:rPr>
              <w:rFonts w:ascii="Times New Roman" w:eastAsia="宋体" w:hAnsi="Times New Roman" w:cs="Times New Roman"/>
              <w:kern w:val="0"/>
              <w:sz w:val="24"/>
              <w:szCs w:val="24"/>
            </w:rPr>
            <w:delText>for Byzantine environment.</w:delText>
          </w:r>
        </w:del>
        <w:del w:id="6379"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6380"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6381" w:author="ThinkPad" w:date="2022-06-20T10:11:00Z">
        <w:r w:rsidR="00C620F3">
          <w:rPr>
            <w:rFonts w:ascii="Times New Roman" w:eastAsia="宋体" w:hAnsi="Times New Roman" w:cs="Times New Roman"/>
            <w:kern w:val="0"/>
            <w:sz w:val="24"/>
            <w:szCs w:val="24"/>
          </w:rPr>
          <w:t xml:space="preserve">theoretical </w:t>
        </w:r>
      </w:ins>
      <w:ins w:id="6382" w:author="Zhang Li" w:date="2022-06-12T15:29:00Z">
        <w:del w:id="6383"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6384" w:author="ThinkPad" w:date="2022-06-20T10:03:00Z">
          <w:r w:rsidR="0067227F" w:rsidDel="00F70254">
            <w:rPr>
              <w:rFonts w:ascii="Times New Roman" w:eastAsia="宋体" w:hAnsi="Times New Roman" w:cs="Times New Roman" w:hint="eastAsia"/>
              <w:kern w:val="0"/>
              <w:sz w:val="24"/>
              <w:szCs w:val="24"/>
            </w:rPr>
            <w:delText>in</w:delText>
          </w:r>
        </w:del>
      </w:ins>
      <w:ins w:id="6385" w:author="ThinkPad" w:date="2022-06-20T10:03:00Z">
        <w:r w:rsidR="00F70254">
          <w:rPr>
            <w:rFonts w:ascii="Times New Roman" w:eastAsia="宋体" w:hAnsi="Times New Roman" w:cs="Times New Roman" w:hint="eastAsia"/>
            <w:kern w:val="0"/>
            <w:sz w:val="24"/>
            <w:szCs w:val="24"/>
          </w:rPr>
          <w:t>by</w:t>
        </w:r>
      </w:ins>
      <w:ins w:id="6386" w:author="Zhang Li" w:date="2022-06-12T15:29:00Z">
        <w:r w:rsidR="0067227F">
          <w:rPr>
            <w:rFonts w:ascii="Times New Roman" w:eastAsia="宋体" w:hAnsi="Times New Roman" w:cs="Times New Roman"/>
            <w:kern w:val="0"/>
            <w:sz w:val="24"/>
            <w:szCs w:val="24"/>
          </w:rPr>
          <w:t xml:space="preserve"> the two protocols</w:t>
        </w:r>
      </w:ins>
      <w:ins w:id="6387" w:author="ThinkPad" w:date="2022-06-20T10:10:00Z">
        <w:r w:rsidR="00C620F3">
          <w:rPr>
            <w:rFonts w:ascii="Times New Roman" w:eastAsia="宋体" w:hAnsi="Times New Roman" w:cs="Times New Roman"/>
            <w:kern w:val="0"/>
            <w:sz w:val="24"/>
            <w:szCs w:val="24"/>
          </w:rPr>
          <w:t xml:space="preserve"> </w:t>
        </w:r>
      </w:ins>
      <w:ins w:id="6388" w:author="Zhang Li" w:date="2022-06-12T15:29:00Z">
        <w:del w:id="6389"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6390" w:author="ThinkPad" w:date="2022-06-20T10:11:00Z">
          <w:r w:rsidR="0067227F" w:rsidDel="00C620F3">
            <w:rPr>
              <w:rFonts w:ascii="Times New Roman" w:eastAsia="宋体" w:hAnsi="Times New Roman" w:cs="Times New Roman"/>
              <w:kern w:val="0"/>
              <w:sz w:val="24"/>
              <w:szCs w:val="24"/>
            </w:rPr>
            <w:delText>1.0 and stabilizes at this value</w:delText>
          </w:r>
        </w:del>
      </w:ins>
      <w:ins w:id="6391" w:author="ThinkPad" w:date="2022-06-20T10:11:00Z">
        <w:r w:rsidR="00C620F3">
          <w:rPr>
            <w:rFonts w:ascii="Times New Roman" w:eastAsia="宋体" w:hAnsi="Times New Roman" w:cs="Times New Roman"/>
            <w:kern w:val="0"/>
            <w:sz w:val="24"/>
            <w:szCs w:val="24"/>
          </w:rPr>
          <w:t>1, which means no cons</w:t>
        </w:r>
      </w:ins>
      <w:ins w:id="6392" w:author="ThinkPad" w:date="2022-06-20T10:12:00Z">
        <w:r w:rsidR="00C620F3">
          <w:rPr>
            <w:rFonts w:ascii="Times New Roman" w:eastAsia="宋体" w:hAnsi="Times New Roman" w:cs="Times New Roman"/>
            <w:kern w:val="0"/>
            <w:sz w:val="24"/>
            <w:szCs w:val="24"/>
          </w:rPr>
          <w:t>ensus can be reached in this case</w:t>
        </w:r>
      </w:ins>
      <w:ins w:id="6393" w:author="Zhang Li" w:date="2022-06-12T15:29:00Z">
        <w:r w:rsidR="0067227F">
          <w:rPr>
            <w:rFonts w:ascii="Times New Roman" w:eastAsia="宋体" w:hAnsi="Times New Roman" w:cs="Times New Roman"/>
            <w:kern w:val="0"/>
            <w:sz w:val="24"/>
            <w:szCs w:val="24"/>
          </w:rPr>
          <w:t xml:space="preserve">. </w:t>
        </w:r>
      </w:ins>
      <w:ins w:id="6394" w:author="ThinkPad" w:date="2022-06-20T10:12:00Z">
        <w:r w:rsidR="00C620F3">
          <w:rPr>
            <w:rFonts w:ascii="Times New Roman" w:eastAsia="宋体" w:hAnsi="Times New Roman" w:cs="Times New Roman"/>
            <w:kern w:val="0"/>
            <w:sz w:val="24"/>
            <w:szCs w:val="24"/>
          </w:rPr>
          <w:t xml:space="preserve">The </w:t>
        </w:r>
      </w:ins>
      <w:ins w:id="6395" w:author="Zhang Li" w:date="2022-06-12T15:29:00Z">
        <w:del w:id="6396" w:author="ThinkPad" w:date="2022-06-20T10:12:00Z">
          <w:r w:rsidR="0067227F" w:rsidDel="00C620F3">
            <w:rPr>
              <w:rFonts w:ascii="Times New Roman" w:eastAsia="宋体" w:hAnsi="Times New Roman" w:cs="Times New Roman"/>
              <w:kern w:val="0"/>
              <w:sz w:val="24"/>
              <w:szCs w:val="24"/>
            </w:rPr>
            <w:delText>C</w:delText>
          </w:r>
        </w:del>
      </w:ins>
      <w:ins w:id="6397" w:author="ThinkPad" w:date="2022-06-20T10:12:00Z">
        <w:r w:rsidR="00C620F3">
          <w:rPr>
            <w:rFonts w:ascii="Times New Roman" w:eastAsia="宋体" w:hAnsi="Times New Roman" w:cs="Times New Roman"/>
            <w:kern w:val="0"/>
            <w:sz w:val="24"/>
            <w:szCs w:val="24"/>
          </w:rPr>
          <w:t>c</w:t>
        </w:r>
      </w:ins>
      <w:ins w:id="6398" w:author="Zhang Li" w:date="2022-06-12T15:29:00Z">
        <w:r w:rsidR="0067227F">
          <w:rPr>
            <w:rFonts w:ascii="Times New Roman" w:eastAsia="宋体" w:hAnsi="Times New Roman" w:cs="Times New Roman"/>
            <w:kern w:val="0"/>
            <w:sz w:val="24"/>
            <w:szCs w:val="24"/>
          </w:rPr>
          <w:t xml:space="preserve">onsensus </w:t>
        </w:r>
        <w:del w:id="6399"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w:t>
        </w:r>
        <w:proofErr w:type="spellStart"/>
        <w:r w:rsidR="0067227F">
          <w:rPr>
            <w:rFonts w:ascii="Times New Roman" w:eastAsia="宋体" w:hAnsi="Times New Roman" w:cs="Times New Roman"/>
            <w:kern w:val="0"/>
            <w:sz w:val="24"/>
            <w:szCs w:val="24"/>
          </w:rPr>
          <w:t>PBFT</w:t>
        </w:r>
        <w:proofErr w:type="spellEnd"/>
        <w:r w:rsidR="0067227F">
          <w:rPr>
            <w:rFonts w:ascii="Times New Roman" w:eastAsia="宋体" w:hAnsi="Times New Roman" w:cs="Times New Roman"/>
            <w:kern w:val="0"/>
            <w:sz w:val="24"/>
            <w:szCs w:val="24"/>
          </w:rPr>
          <w:t xml:space="preserve"> is interrupted with high probability when communication interruption probability is </w:t>
        </w:r>
        <w:del w:id="6400" w:author="ThinkPad" w:date="2022-06-19T20:43:00Z">
          <w:r w:rsidR="0067227F" w:rsidDel="00CC3BC9">
            <w:rPr>
              <w:rFonts w:ascii="Times New Roman" w:eastAsia="宋体" w:hAnsi="Times New Roman" w:cs="Times New Roman"/>
              <w:kern w:val="0"/>
              <w:sz w:val="24"/>
              <w:szCs w:val="24"/>
            </w:rPr>
            <w:delText>big</w:delText>
          </w:r>
        </w:del>
      </w:ins>
      <w:ins w:id="6401" w:author="ThinkPad" w:date="2022-06-19T20:43:00Z">
        <w:r w:rsidR="00CC3BC9">
          <w:rPr>
            <w:rFonts w:ascii="Times New Roman" w:eastAsia="宋体" w:hAnsi="Times New Roman" w:cs="Times New Roman"/>
            <w:kern w:val="0"/>
            <w:sz w:val="24"/>
            <w:szCs w:val="24"/>
          </w:rPr>
          <w:t>lar</w:t>
        </w:r>
      </w:ins>
      <w:ins w:id="6402" w:author="Zhang Li" w:date="2022-06-12T15:29:00Z">
        <w:r w:rsidR="0067227F">
          <w:rPr>
            <w:rFonts w:ascii="Times New Roman" w:eastAsia="宋体" w:hAnsi="Times New Roman" w:cs="Times New Roman"/>
            <w:kern w:val="0"/>
            <w:sz w:val="24"/>
            <w:szCs w:val="24"/>
          </w:rPr>
          <w:t xml:space="preserve">ger than 0.4. However, consensus process </w:t>
        </w:r>
        <w:del w:id="6403"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6404" w:author="ThinkPad" w:date="2022-06-20T10:12:00Z">
        <w:r w:rsidR="00C620F3">
          <w:rPr>
            <w:rFonts w:ascii="Times New Roman" w:eastAsia="宋体" w:hAnsi="Times New Roman" w:cs="Times New Roman"/>
            <w:kern w:val="0"/>
            <w:sz w:val="24"/>
            <w:szCs w:val="24"/>
          </w:rPr>
          <w:t xml:space="preserve">by </w:t>
        </w:r>
        <w:proofErr w:type="spellStart"/>
        <w:r w:rsidR="00C620F3">
          <w:rPr>
            <w:rFonts w:ascii="Times New Roman" w:eastAsia="宋体" w:hAnsi="Times New Roman" w:cs="Times New Roman"/>
            <w:kern w:val="0"/>
            <w:sz w:val="24"/>
            <w:szCs w:val="24"/>
          </w:rPr>
          <w:t>SWIB</w:t>
        </w:r>
      </w:ins>
      <w:proofErr w:type="spellEnd"/>
      <w:ins w:id="6405" w:author="Zhang Li" w:date="2022-06-12T15:29:00Z">
        <w:r w:rsidR="0067227F">
          <w:rPr>
            <w:rFonts w:ascii="Times New Roman" w:eastAsia="宋体" w:hAnsi="Times New Roman" w:cs="Times New Roman"/>
            <w:kern w:val="0"/>
            <w:sz w:val="24"/>
            <w:szCs w:val="24"/>
          </w:rPr>
          <w:t xml:space="preserve"> can </w:t>
        </w:r>
      </w:ins>
      <w:ins w:id="6406" w:author="ThinkPad" w:date="2022-06-20T10:12:00Z">
        <w:r w:rsidR="00C620F3">
          <w:rPr>
            <w:rFonts w:ascii="Times New Roman" w:eastAsia="宋体" w:hAnsi="Times New Roman" w:cs="Times New Roman"/>
            <w:kern w:val="0"/>
            <w:sz w:val="24"/>
            <w:szCs w:val="24"/>
          </w:rPr>
          <w:t xml:space="preserve">still </w:t>
        </w:r>
      </w:ins>
      <w:ins w:id="6407" w:author="Zhang Li" w:date="2022-06-12T15:29:00Z">
        <w:r w:rsidR="0067227F">
          <w:rPr>
            <w:rFonts w:ascii="Times New Roman" w:eastAsia="宋体" w:hAnsi="Times New Roman" w:cs="Times New Roman"/>
            <w:kern w:val="0"/>
            <w:sz w:val="24"/>
            <w:szCs w:val="24"/>
          </w:rPr>
          <w:t>work smoothly wh</w:t>
        </w:r>
        <w:del w:id="6408" w:author="ThinkPad" w:date="2022-06-19T20:44:00Z">
          <w:r w:rsidR="0067227F" w:rsidDel="00CC3BC9">
            <w:rPr>
              <w:rFonts w:ascii="Times New Roman" w:eastAsia="宋体" w:hAnsi="Times New Roman" w:cs="Times New Roman"/>
              <w:kern w:val="0"/>
              <w:sz w:val="24"/>
              <w:szCs w:val="24"/>
            </w:rPr>
            <w:delText>ile</w:delText>
          </w:r>
        </w:del>
      </w:ins>
      <w:ins w:id="6409" w:author="ThinkPad" w:date="2022-06-19T20:44:00Z">
        <w:r w:rsidR="00CC3BC9">
          <w:rPr>
            <w:rFonts w:ascii="Times New Roman" w:eastAsia="宋体" w:hAnsi="Times New Roman" w:cs="Times New Roman"/>
            <w:kern w:val="0"/>
            <w:sz w:val="24"/>
            <w:szCs w:val="24"/>
          </w:rPr>
          <w:t>en</w:t>
        </w:r>
      </w:ins>
      <w:ins w:id="6410"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6411" w:author="ThinkPad" w:date="2022-06-20T10:13:00Z">
        <w:r w:rsidR="00C620F3">
          <w:rPr>
            <w:rFonts w:ascii="Times New Roman" w:eastAsia="宋体" w:hAnsi="Times New Roman" w:cs="Times New Roman"/>
            <w:kern w:val="0"/>
            <w:sz w:val="24"/>
            <w:szCs w:val="24"/>
          </w:rPr>
          <w:t xml:space="preserve">This is </w:t>
        </w:r>
      </w:ins>
      <w:ins w:id="6412" w:author="Zhang Li" w:date="2022-06-12T15:29:00Z">
        <w:del w:id="6413" w:author="ThinkPad" w:date="2022-06-20T10:13:00Z">
          <w:r w:rsidR="0067227F" w:rsidDel="00C620F3">
            <w:rPr>
              <w:rFonts w:ascii="Times New Roman" w:eastAsia="宋体" w:hAnsi="Times New Roman" w:cs="Times New Roman"/>
              <w:kern w:val="0"/>
              <w:sz w:val="24"/>
              <w:szCs w:val="24"/>
            </w:rPr>
            <w:delText>Since</w:delText>
          </w:r>
        </w:del>
      </w:ins>
      <w:ins w:id="6414" w:author="ThinkPad" w:date="2022-06-20T10:13:00Z">
        <w:r w:rsidR="00C620F3">
          <w:rPr>
            <w:rFonts w:ascii="Times New Roman" w:eastAsia="宋体" w:hAnsi="Times New Roman" w:cs="Times New Roman"/>
            <w:kern w:val="0"/>
            <w:sz w:val="24"/>
            <w:szCs w:val="24"/>
          </w:rPr>
          <w:t>because</w:t>
        </w:r>
      </w:ins>
      <w:ins w:id="6415" w:author="Zhang Li" w:date="2022-06-12T15:29:00Z">
        <w:r w:rsidR="0067227F">
          <w:rPr>
            <w:rFonts w:ascii="Times New Roman" w:eastAsia="宋体" w:hAnsi="Times New Roman" w:cs="Times New Roman"/>
            <w:kern w:val="0"/>
            <w:sz w:val="24"/>
            <w:szCs w:val="24"/>
          </w:rPr>
          <w:t xml:space="preserve"> our protocol</w:t>
        </w:r>
      </w:ins>
      <w:ins w:id="6416" w:author="ThinkPad" w:date="2022-06-20T10:13:00Z">
        <w:r w:rsidR="00C620F3">
          <w:rPr>
            <w:rFonts w:ascii="Times New Roman" w:eastAsia="宋体" w:hAnsi="Times New Roman" w:cs="Times New Roman"/>
            <w:kern w:val="0"/>
            <w:sz w:val="24"/>
            <w:szCs w:val="24"/>
          </w:rPr>
          <w:t xml:space="preserve"> </w:t>
        </w:r>
        <w:proofErr w:type="spellStart"/>
        <w:r w:rsidR="00C620F3">
          <w:rPr>
            <w:rFonts w:ascii="Times New Roman" w:eastAsia="宋体" w:hAnsi="Times New Roman" w:cs="Times New Roman"/>
            <w:kern w:val="0"/>
            <w:sz w:val="24"/>
            <w:szCs w:val="24"/>
          </w:rPr>
          <w:t>SWIB</w:t>
        </w:r>
      </w:ins>
      <w:proofErr w:type="spellEnd"/>
      <w:ins w:id="6417" w:author="Zhang Li" w:date="2022-06-12T15:29:00Z">
        <w:r w:rsidR="0067227F">
          <w:rPr>
            <w:rFonts w:ascii="Times New Roman" w:eastAsia="宋体" w:hAnsi="Times New Roman" w:cs="Times New Roman"/>
            <w:kern w:val="0"/>
            <w:sz w:val="24"/>
            <w:szCs w:val="24"/>
          </w:rPr>
          <w:t xml:space="preserve"> decouples leader </w:t>
        </w:r>
      </w:ins>
      <w:ins w:id="6418" w:author="ThinkPad" w:date="2022-06-20T10:13:00Z">
        <w:r w:rsidR="00C620F3">
          <w:rPr>
            <w:rFonts w:ascii="Times New Roman" w:eastAsia="宋体" w:hAnsi="Times New Roman" w:cs="Times New Roman"/>
            <w:kern w:val="0"/>
            <w:sz w:val="24"/>
            <w:szCs w:val="24"/>
          </w:rPr>
          <w:t xml:space="preserve">selection </w:t>
        </w:r>
      </w:ins>
      <w:ins w:id="6419" w:author="Zhang Li" w:date="2022-06-12T15:29:00Z">
        <w:r w:rsidR="0067227F">
          <w:rPr>
            <w:rFonts w:ascii="Times New Roman" w:eastAsia="宋体" w:hAnsi="Times New Roman" w:cs="Times New Roman"/>
            <w:kern w:val="0"/>
            <w:sz w:val="24"/>
            <w:szCs w:val="24"/>
          </w:rPr>
          <w:t>(</w:t>
        </w:r>
        <w:del w:id="6420" w:author="ThinkPad" w:date="2022-06-19T20:44:00Z">
          <w:r w:rsidR="0067227F" w:rsidDel="00CC3BC9">
            <w:rPr>
              <w:rFonts w:ascii="Times New Roman" w:eastAsia="宋体" w:hAnsi="Times New Roman" w:cs="Times New Roman"/>
              <w:kern w:val="0"/>
              <w:sz w:val="24"/>
              <w:szCs w:val="24"/>
            </w:rPr>
            <w:delText>also denote as</w:delText>
          </w:r>
        </w:del>
      </w:ins>
      <w:ins w:id="6421" w:author="ThinkPad" w:date="2022-06-19T20:44:00Z">
        <w:r w:rsidR="00CC3BC9">
          <w:rPr>
            <w:rFonts w:ascii="Times New Roman" w:eastAsia="宋体" w:hAnsi="Times New Roman" w:cs="Times New Roman"/>
            <w:kern w:val="0"/>
            <w:sz w:val="24"/>
            <w:szCs w:val="24"/>
          </w:rPr>
          <w:t>i.e.,</w:t>
        </w:r>
      </w:ins>
      <w:ins w:id="6422" w:author="Zhang Li" w:date="2022-06-12T15:29:00Z">
        <w:r w:rsidR="0067227F">
          <w:rPr>
            <w:rFonts w:ascii="Times New Roman" w:eastAsia="宋体" w:hAnsi="Times New Roman" w:cs="Times New Roman"/>
            <w:kern w:val="0"/>
            <w:sz w:val="24"/>
            <w:szCs w:val="24"/>
          </w:rPr>
          <w:t xml:space="preserve"> block proposer) from communication driven</w:t>
        </w:r>
      </w:ins>
      <w:ins w:id="6423" w:author="ThinkPad" w:date="2022-06-20T10:14:00Z">
        <w:r w:rsidR="00C620F3">
          <w:rPr>
            <w:rFonts w:ascii="Times New Roman" w:eastAsia="宋体" w:hAnsi="Times New Roman" w:cs="Times New Roman"/>
            <w:kern w:val="0"/>
            <w:sz w:val="24"/>
            <w:szCs w:val="24"/>
          </w:rPr>
          <w:t xml:space="preserve"> consensus</w:t>
        </w:r>
      </w:ins>
      <w:ins w:id="6424" w:author="Zhang Li" w:date="2022-06-12T15:29:00Z">
        <w:r w:rsidR="0067227F">
          <w:rPr>
            <w:rFonts w:ascii="Times New Roman" w:eastAsia="宋体" w:hAnsi="Times New Roman" w:cs="Times New Roman"/>
            <w:kern w:val="0"/>
            <w:sz w:val="24"/>
            <w:szCs w:val="24"/>
          </w:rPr>
          <w:t xml:space="preserve"> process, our protocol is more stable than </w:t>
        </w:r>
        <w:del w:id="6425" w:author="ThinkPad" w:date="2022-06-20T10:13:00Z">
          <w:r w:rsidR="0067227F" w:rsidDel="00C620F3">
            <w:rPr>
              <w:rFonts w:ascii="Times New Roman" w:eastAsia="宋体" w:hAnsi="Times New Roman" w:cs="Times New Roman"/>
              <w:kern w:val="0"/>
              <w:sz w:val="24"/>
              <w:szCs w:val="24"/>
            </w:rPr>
            <w:delText xml:space="preserve">that in </w:delText>
          </w:r>
        </w:del>
        <w:proofErr w:type="spellStart"/>
        <w:r w:rsidR="0067227F">
          <w:rPr>
            <w:rFonts w:ascii="Times New Roman" w:eastAsia="宋体" w:hAnsi="Times New Roman" w:cs="Times New Roman" w:hint="eastAsia"/>
            <w:kern w:val="0"/>
            <w:sz w:val="24"/>
            <w:szCs w:val="24"/>
          </w:rPr>
          <w:t>PBFT</w:t>
        </w:r>
        <w:proofErr w:type="spellEnd"/>
        <w:r w:rsidR="0067227F">
          <w:rPr>
            <w:rFonts w:ascii="Times New Roman" w:eastAsia="宋体" w:hAnsi="Times New Roman" w:cs="Times New Roman"/>
            <w:kern w:val="0"/>
            <w:sz w:val="24"/>
            <w:szCs w:val="24"/>
          </w:rPr>
          <w:t xml:space="preserve"> when nodes </w:t>
        </w:r>
      </w:ins>
      <w:ins w:id="6426" w:author="ThinkPad" w:date="2022-06-20T10:13:00Z">
        <w:r w:rsidR="00C620F3">
          <w:rPr>
            <w:rFonts w:ascii="Times New Roman" w:eastAsia="宋体" w:hAnsi="Times New Roman" w:cs="Times New Roman"/>
            <w:kern w:val="0"/>
            <w:sz w:val="24"/>
            <w:szCs w:val="24"/>
          </w:rPr>
          <w:t xml:space="preserve">start to </w:t>
        </w:r>
      </w:ins>
      <w:ins w:id="6427" w:author="Zhang Li" w:date="2022-06-12T15:29:00Z">
        <w:del w:id="6428" w:author="ThinkPad" w:date="2022-06-19T20:44:00Z">
          <w:r w:rsidR="0067227F" w:rsidDel="00CC3BC9">
            <w:rPr>
              <w:rFonts w:ascii="Times New Roman" w:eastAsia="宋体" w:hAnsi="Times New Roman" w:cs="Times New Roman"/>
              <w:kern w:val="0"/>
              <w:sz w:val="24"/>
              <w:szCs w:val="24"/>
            </w:rPr>
            <w:delText>lost</w:delText>
          </w:r>
        </w:del>
      </w:ins>
      <w:ins w:id="6429" w:author="ThinkPad" w:date="2022-06-19T20:44:00Z">
        <w:r w:rsidR="00CC3BC9">
          <w:rPr>
            <w:rFonts w:ascii="Times New Roman" w:eastAsia="宋体" w:hAnsi="Times New Roman" w:cs="Times New Roman"/>
            <w:kern w:val="0"/>
            <w:sz w:val="24"/>
            <w:szCs w:val="24"/>
          </w:rPr>
          <w:t xml:space="preserve">fail </w:t>
        </w:r>
      </w:ins>
      <w:ins w:id="6430" w:author="ThinkPad" w:date="2022-06-20T10:13:00Z">
        <w:r w:rsidR="00C620F3">
          <w:rPr>
            <w:rFonts w:ascii="Times New Roman" w:eastAsia="宋体" w:hAnsi="Times New Roman" w:cs="Times New Roman"/>
            <w:kern w:val="0"/>
            <w:sz w:val="24"/>
            <w:szCs w:val="24"/>
          </w:rPr>
          <w:t>in</w:t>
        </w:r>
      </w:ins>
      <w:ins w:id="6431" w:author="ThinkPad" w:date="2022-06-19T20:44:00Z">
        <w:r w:rsidR="00CC3BC9">
          <w:rPr>
            <w:rFonts w:ascii="Times New Roman" w:eastAsia="宋体" w:hAnsi="Times New Roman" w:cs="Times New Roman"/>
            <w:kern w:val="0"/>
            <w:sz w:val="24"/>
            <w:szCs w:val="24"/>
          </w:rPr>
          <w:t xml:space="preserve"> re</w:t>
        </w:r>
      </w:ins>
      <w:ins w:id="6432" w:author="ThinkPad" w:date="2022-06-19T20:45:00Z">
        <w:r w:rsidR="00CC3BC9">
          <w:rPr>
            <w:rFonts w:ascii="Times New Roman" w:eastAsia="宋体" w:hAnsi="Times New Roman" w:cs="Times New Roman"/>
            <w:kern w:val="0"/>
            <w:sz w:val="24"/>
            <w:szCs w:val="24"/>
          </w:rPr>
          <w:t>ceiv</w:t>
        </w:r>
      </w:ins>
      <w:ins w:id="6433" w:author="ThinkPad" w:date="2022-06-20T10:13:00Z">
        <w:r w:rsidR="00C620F3">
          <w:rPr>
            <w:rFonts w:ascii="Times New Roman" w:eastAsia="宋体" w:hAnsi="Times New Roman" w:cs="Times New Roman"/>
            <w:kern w:val="0"/>
            <w:sz w:val="24"/>
            <w:szCs w:val="24"/>
          </w:rPr>
          <w:t>ing</w:t>
        </w:r>
      </w:ins>
      <w:ins w:id="6434" w:author="Zhang Li" w:date="2022-06-12T15:29:00Z">
        <w:r w:rsidR="0067227F">
          <w:rPr>
            <w:rFonts w:ascii="Times New Roman" w:eastAsia="宋体" w:hAnsi="Times New Roman" w:cs="Times New Roman"/>
            <w:kern w:val="0"/>
            <w:sz w:val="24"/>
            <w:szCs w:val="24"/>
          </w:rPr>
          <w:t xml:space="preserve"> some messages.</w:t>
        </w:r>
      </w:ins>
      <w:ins w:id="6435"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6436"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6437"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6438" w:author="ThinkPad" w:date="2022-06-19T20:47:00Z">
        <w:r w:rsidR="008E1EF3">
          <w:rPr>
            <w:rFonts w:ascii="Times New Roman" w:eastAsia="宋体" w:hAnsi="Times New Roman" w:cs="Times New Roman" w:hint="eastAsia"/>
            <w:kern w:val="0"/>
            <w:sz w:val="24"/>
            <w:szCs w:val="24"/>
          </w:rPr>
          <w:t>】</w:t>
        </w:r>
      </w:ins>
      <w:ins w:id="6439" w:author="Zhang Li" w:date="2022-06-12T15:29:00Z">
        <w:r w:rsidR="0067227F">
          <w:rPr>
            <w:rFonts w:ascii="Times New Roman" w:eastAsia="宋体" w:hAnsi="Times New Roman" w:cs="Times New Roman"/>
            <w:kern w:val="0"/>
            <w:sz w:val="24"/>
            <w:szCs w:val="24"/>
          </w:rPr>
          <w:t xml:space="preserve"> </w:t>
        </w:r>
      </w:ins>
      <w:ins w:id="6440" w:author="ThinkPad" w:date="2022-06-20T10:14:00Z">
        <w:r w:rsidR="00C620F3">
          <w:rPr>
            <w:rFonts w:ascii="Times New Roman" w:eastAsia="宋体" w:hAnsi="Times New Roman" w:cs="Times New Roman"/>
            <w:kern w:val="0"/>
            <w:sz w:val="24"/>
            <w:szCs w:val="24"/>
          </w:rPr>
          <w:t xml:space="preserve">The </w:t>
        </w:r>
      </w:ins>
      <w:ins w:id="6441" w:author="Zhang Li" w:date="2022-06-12T15:29:00Z">
        <w:del w:id="6442" w:author="ThinkPad" w:date="2022-06-20T10:14:00Z">
          <w:r w:rsidR="0067227F" w:rsidDel="00C620F3">
            <w:rPr>
              <w:rFonts w:ascii="Times New Roman" w:eastAsia="宋体" w:hAnsi="Times New Roman" w:cs="Times New Roman"/>
              <w:kern w:val="0"/>
              <w:sz w:val="24"/>
              <w:szCs w:val="24"/>
            </w:rPr>
            <w:delText>E</w:delText>
          </w:r>
        </w:del>
      </w:ins>
      <w:ins w:id="6443" w:author="ThinkPad" w:date="2022-06-20T10:14:00Z">
        <w:r w:rsidR="00C620F3">
          <w:rPr>
            <w:rFonts w:ascii="Times New Roman" w:eastAsia="宋体" w:hAnsi="Times New Roman" w:cs="Times New Roman"/>
            <w:kern w:val="0"/>
            <w:sz w:val="24"/>
            <w:szCs w:val="24"/>
          </w:rPr>
          <w:t>e</w:t>
        </w:r>
      </w:ins>
      <w:ins w:id="6444" w:author="Zhang Li" w:date="2022-06-12T15:29:00Z">
        <w:r w:rsidR="0067227F">
          <w:rPr>
            <w:rFonts w:ascii="Times New Roman" w:eastAsia="宋体" w:hAnsi="Times New Roman" w:cs="Times New Roman"/>
            <w:kern w:val="0"/>
            <w:sz w:val="24"/>
            <w:szCs w:val="24"/>
          </w:rPr>
          <w:t>xperiment result</w:t>
        </w:r>
      </w:ins>
      <w:ins w:id="6445" w:author="ThinkPad" w:date="2022-06-20T10:14:00Z">
        <w:r w:rsidR="00C620F3">
          <w:rPr>
            <w:rFonts w:ascii="Times New Roman" w:eastAsia="宋体" w:hAnsi="Times New Roman" w:cs="Times New Roman"/>
            <w:kern w:val="0"/>
            <w:sz w:val="24"/>
            <w:szCs w:val="24"/>
          </w:rPr>
          <w:t>s</w:t>
        </w:r>
      </w:ins>
      <w:ins w:id="6446" w:author="Zhang Li" w:date="2022-06-12T15:29:00Z">
        <w:r w:rsidR="0067227F">
          <w:rPr>
            <w:rFonts w:ascii="Times New Roman" w:eastAsia="宋体" w:hAnsi="Times New Roman" w:cs="Times New Roman"/>
            <w:kern w:val="0"/>
            <w:sz w:val="24"/>
            <w:szCs w:val="24"/>
          </w:rPr>
          <w:t xml:space="preserve"> </w:t>
        </w:r>
        <w:del w:id="6447"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6448" w:author="ThinkPad" w:date="2022-06-20T10:14:00Z">
          <w:r w:rsidR="0067227F" w:rsidDel="00C620F3">
            <w:rPr>
              <w:rFonts w:ascii="Times New Roman" w:eastAsia="宋体" w:hAnsi="Times New Roman" w:cs="Times New Roman"/>
              <w:kern w:val="0"/>
              <w:sz w:val="24"/>
              <w:szCs w:val="24"/>
            </w:rPr>
            <w:delText>prove</w:delText>
          </w:r>
        </w:del>
      </w:ins>
      <w:ins w:id="6449" w:author="ThinkPad" w:date="2022-06-20T10:14:00Z">
        <w:r w:rsidR="00C620F3">
          <w:rPr>
            <w:rFonts w:ascii="Times New Roman" w:eastAsia="宋体" w:hAnsi="Times New Roman" w:cs="Times New Roman"/>
            <w:kern w:val="0"/>
            <w:sz w:val="24"/>
            <w:szCs w:val="24"/>
          </w:rPr>
          <w:t>validate</w:t>
        </w:r>
      </w:ins>
      <w:ins w:id="6450" w:author="Zhang Li" w:date="2022-06-12T15:29:00Z">
        <w:del w:id="6451"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6452" w:author="ThinkPad" w:date="2022-06-20T10:14:00Z">
        <w:r w:rsidR="00C620F3">
          <w:rPr>
            <w:rFonts w:ascii="Times New Roman" w:eastAsia="宋体" w:hAnsi="Times New Roman" w:cs="Times New Roman"/>
            <w:kern w:val="0"/>
            <w:sz w:val="24"/>
            <w:szCs w:val="24"/>
          </w:rPr>
          <w:t xml:space="preserve"> the</w:t>
        </w:r>
      </w:ins>
      <w:ins w:id="6453" w:author="Zhang Li" w:date="2022-06-12T15:29:00Z">
        <w:r w:rsidR="0067227F">
          <w:rPr>
            <w:rFonts w:ascii="Times New Roman" w:eastAsia="宋体" w:hAnsi="Times New Roman" w:cs="Times New Roman"/>
            <w:kern w:val="0"/>
            <w:sz w:val="24"/>
            <w:szCs w:val="24"/>
          </w:rPr>
          <w:t xml:space="preserve"> theoretical </w:t>
        </w:r>
        <w:del w:id="6454" w:author="ThinkPad" w:date="2022-06-20T10:14:00Z">
          <w:r w:rsidR="0067227F" w:rsidDel="00C620F3">
            <w:rPr>
              <w:rFonts w:ascii="Times New Roman" w:eastAsia="宋体" w:hAnsi="Times New Roman" w:cs="Times New Roman"/>
              <w:kern w:val="0"/>
              <w:sz w:val="24"/>
              <w:szCs w:val="24"/>
            </w:rPr>
            <w:delText>analysis</w:delText>
          </w:r>
        </w:del>
      </w:ins>
      <w:ins w:id="6455" w:author="ThinkPad" w:date="2022-06-20T10:14:00Z">
        <w:r w:rsidR="00C620F3">
          <w:rPr>
            <w:rFonts w:ascii="Times New Roman" w:eastAsia="宋体" w:hAnsi="Times New Roman" w:cs="Times New Roman"/>
            <w:kern w:val="0"/>
            <w:sz w:val="24"/>
            <w:szCs w:val="24"/>
          </w:rPr>
          <w:t xml:space="preserve">results in </w:t>
        </w:r>
      </w:ins>
      <w:ins w:id="6456" w:author="ThinkPad" w:date="2022-06-20T10:15:00Z">
        <w:r w:rsidR="00C620F3">
          <w:rPr>
            <w:rFonts w:ascii="Times New Roman" w:eastAsia="宋体" w:hAnsi="Times New Roman" w:cs="Times New Roman"/>
            <w:kern w:val="0"/>
            <w:sz w:val="24"/>
            <w:szCs w:val="24"/>
          </w:rPr>
          <w:t>Fig. 7(a)</w:t>
        </w:r>
      </w:ins>
      <w:ins w:id="6457" w:author="Zhang Li" w:date="2022-06-12T15:29:00Z">
        <w:r w:rsidR="0067227F">
          <w:rPr>
            <w:rFonts w:ascii="Times New Roman" w:eastAsia="宋体" w:hAnsi="Times New Roman" w:cs="Times New Roman"/>
            <w:kern w:val="0"/>
            <w:sz w:val="24"/>
            <w:szCs w:val="24"/>
          </w:rPr>
          <w:t>.</w:t>
        </w:r>
      </w:ins>
      <w:ins w:id="6458"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6459" w:author="ThinkPad" w:date="2022-06-19T20:49:00Z">
            <w:rPr>
              <w:rFonts w:ascii="Times New Roman" w:eastAsia="黑体" w:hAnsi="Times New Roman" w:cs="Times New Roman"/>
              <w:sz w:val="28"/>
              <w:szCs w:val="28"/>
            </w:rPr>
          </w:rPrChange>
        </w:rPr>
        <w:t>Performance</w:t>
      </w:r>
      <w:ins w:id="6460"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6461" w:author="ThinkPad" w:date="2022-06-20T10:30:00Z"/>
          <w:rFonts w:ascii="Times New Roman" w:eastAsia="宋体" w:hAnsi="Times New Roman" w:cs="Times New Roman"/>
          <w:kern w:val="0"/>
          <w:sz w:val="24"/>
          <w:szCs w:val="24"/>
          <w:rPrChange w:id="6462" w:author="ThinkPad" w:date="2022-06-20T10:30:00Z">
            <w:rPr>
              <w:ins w:id="6463" w:author="ThinkPad" w:date="2022-06-20T10:30:00Z"/>
              <w:rFonts w:ascii="Times New Roman" w:eastAsia="宋体" w:hAnsi="Times New Roman" w:cs="Times New Roman"/>
              <w:i/>
              <w:iCs/>
              <w:kern w:val="0"/>
              <w:sz w:val="24"/>
              <w:szCs w:val="24"/>
            </w:rPr>
          </w:rPrChange>
        </w:rPr>
      </w:pPr>
      <w:ins w:id="6464" w:author="ThinkPad" w:date="2022-06-20T10:30:00Z">
        <w:r>
          <w:rPr>
            <w:rFonts w:ascii="Times New Roman" w:eastAsia="宋体" w:hAnsi="Times New Roman" w:cs="Times New Roman"/>
            <w:kern w:val="0"/>
            <w:sz w:val="24"/>
            <w:szCs w:val="24"/>
          </w:rPr>
          <w:t>In this subsect</w:t>
        </w:r>
      </w:ins>
      <w:ins w:id="6465" w:author="ThinkPad" w:date="2022-06-20T10:31:00Z">
        <w:r>
          <w:rPr>
            <w:rFonts w:ascii="Times New Roman" w:eastAsia="宋体" w:hAnsi="Times New Roman" w:cs="Times New Roman"/>
            <w:kern w:val="0"/>
            <w:sz w:val="24"/>
            <w:szCs w:val="24"/>
          </w:rPr>
          <w:t>i</w:t>
        </w:r>
      </w:ins>
      <w:ins w:id="6466" w:author="ThinkPad" w:date="2022-06-20T10:30:00Z">
        <w:r>
          <w:rPr>
            <w:rFonts w:ascii="Times New Roman" w:eastAsia="宋体" w:hAnsi="Times New Roman" w:cs="Times New Roman"/>
            <w:kern w:val="0"/>
            <w:sz w:val="24"/>
            <w:szCs w:val="24"/>
          </w:rPr>
          <w:t>o</w:t>
        </w:r>
      </w:ins>
      <w:ins w:id="6467" w:author="ThinkPad" w:date="2022-06-20T10:31:00Z">
        <w:r>
          <w:rPr>
            <w:rFonts w:ascii="Times New Roman" w:eastAsia="宋体" w:hAnsi="Times New Roman" w:cs="Times New Roman"/>
            <w:kern w:val="0"/>
            <w:sz w:val="24"/>
            <w:szCs w:val="24"/>
          </w:rPr>
          <w:t>n</w:t>
        </w:r>
      </w:ins>
      <w:ins w:id="6468" w:author="ThinkPad" w:date="2022-06-20T10:30:00Z">
        <w:r w:rsidRPr="00EF09F0">
          <w:rPr>
            <w:rFonts w:ascii="Times New Roman" w:eastAsia="宋体" w:hAnsi="Times New Roman" w:cs="Times New Roman"/>
            <w:kern w:val="0"/>
            <w:sz w:val="24"/>
            <w:szCs w:val="24"/>
            <w:rPrChange w:id="6469" w:author="ThinkPad" w:date="2022-06-20T10:30:00Z">
              <w:rPr>
                <w:rFonts w:ascii="Times New Roman" w:eastAsia="宋体" w:hAnsi="Times New Roman" w:cs="Times New Roman"/>
                <w:i/>
                <w:iCs/>
                <w:kern w:val="0"/>
                <w:sz w:val="24"/>
                <w:szCs w:val="24"/>
              </w:rPr>
            </w:rPrChange>
          </w:rPr>
          <w:t>,</w:t>
        </w:r>
      </w:ins>
      <w:ins w:id="6470"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6471" w:author="ThinkPad" w:date="2022-06-20T10:29:00Z"/>
          <w:rFonts w:ascii="Times New Roman" w:eastAsia="宋体" w:hAnsi="Times New Roman" w:cs="Times New Roman"/>
          <w:i/>
          <w:iCs/>
          <w:kern w:val="0"/>
          <w:sz w:val="24"/>
          <w:szCs w:val="24"/>
          <w:rPrChange w:id="6472" w:author="ThinkPad" w:date="2022-06-20T10:29:00Z">
            <w:rPr>
              <w:ins w:id="6473" w:author="ThinkPad" w:date="2022-06-20T10:29:00Z"/>
              <w:rFonts w:ascii="Times New Roman" w:eastAsia="宋体" w:hAnsi="Times New Roman" w:cs="Times New Roman"/>
              <w:kern w:val="0"/>
              <w:sz w:val="24"/>
              <w:szCs w:val="24"/>
            </w:rPr>
          </w:rPrChange>
        </w:rPr>
      </w:pPr>
      <w:ins w:id="6474" w:author="ThinkPad" w:date="2022-06-20T10:29:00Z">
        <w:r w:rsidRPr="006041CD">
          <w:rPr>
            <w:rFonts w:ascii="Times New Roman" w:eastAsia="宋体" w:hAnsi="Times New Roman" w:cs="Times New Roman"/>
            <w:i/>
            <w:iCs/>
            <w:kern w:val="0"/>
            <w:sz w:val="24"/>
            <w:szCs w:val="24"/>
            <w:rPrChange w:id="6475"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6476"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6477" w:author="ThinkPad" w:date="2022-06-20T10:30:00Z">
        <w:r w:rsidDel="006041CD">
          <w:rPr>
            <w:rFonts w:ascii="Times New Roman" w:eastAsia="宋体" w:hAnsi="Times New Roman" w:cs="Times New Roman"/>
            <w:kern w:val="0"/>
            <w:sz w:val="24"/>
            <w:szCs w:val="24"/>
          </w:rPr>
          <w:delText>subsection</w:delText>
        </w:r>
      </w:del>
      <w:ins w:id="6478"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6479" w:author="ThinkPad" w:date="2022-06-19T21:02:00Z">
        <w:r w:rsidRPr="00262075" w:rsidDel="00D0044E">
          <w:rPr>
            <w:rFonts w:ascii="Times New Roman" w:eastAsia="宋体" w:hAnsi="Times New Roman" w:cs="Times New Roman"/>
            <w:kern w:val="0"/>
            <w:sz w:val="24"/>
            <w:szCs w:val="24"/>
            <w:highlight w:val="yellow"/>
            <w:rPrChange w:id="6480"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6481" w:author="ThinkPad" w:date="2022-06-19T21:02:00Z">
        <w:r w:rsidR="00D0044E">
          <w:rPr>
            <w:rFonts w:ascii="Times New Roman" w:eastAsia="宋体" w:hAnsi="Times New Roman" w:cs="Times New Roman"/>
            <w:kern w:val="0"/>
            <w:sz w:val="24"/>
            <w:szCs w:val="24"/>
          </w:rPr>
          <w:t>evalu</w:t>
        </w:r>
      </w:ins>
      <w:ins w:id="6482" w:author="ThinkPad" w:date="2022-06-20T08:41:00Z">
        <w:r w:rsidR="00666527">
          <w:rPr>
            <w:rFonts w:ascii="Times New Roman" w:eastAsia="宋体" w:hAnsi="Times New Roman" w:cs="Times New Roman"/>
            <w:kern w:val="0"/>
            <w:sz w:val="24"/>
            <w:szCs w:val="24"/>
          </w:rPr>
          <w:t>a</w:t>
        </w:r>
      </w:ins>
      <w:ins w:id="6483"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6484" w:author="ThinkPad" w:date="2022-06-20T11:14:00Z">
        <w:r w:rsidR="001663AD">
          <w:rPr>
            <w:rFonts w:ascii="Times New Roman" w:eastAsia="宋体" w:hAnsi="Times New Roman" w:cs="Times New Roman"/>
            <w:kern w:val="0"/>
            <w:sz w:val="24"/>
            <w:szCs w:val="24"/>
          </w:rPr>
          <w:t xml:space="preserve"> on the performance of </w:t>
        </w:r>
        <w:proofErr w:type="spellStart"/>
        <w:r w:rsidR="001663AD">
          <w:rPr>
            <w:rFonts w:ascii="Times New Roman" w:eastAsia="宋体" w:hAnsi="Times New Roman" w:cs="Times New Roman"/>
            <w:kern w:val="0"/>
            <w:sz w:val="24"/>
            <w:szCs w:val="24"/>
          </w:rPr>
          <w:t>SWIB</w:t>
        </w:r>
      </w:ins>
      <w:proofErr w:type="spellEnd"/>
      <w:del w:id="6485" w:author="ThinkPad" w:date="2022-06-20T10:34:00Z">
        <w:r w:rsidDel="005A74F8">
          <w:rPr>
            <w:rFonts w:ascii="Times New Roman" w:eastAsia="宋体" w:hAnsi="Times New Roman" w:cs="Times New Roman"/>
            <w:kern w:val="0"/>
            <w:sz w:val="24"/>
            <w:szCs w:val="24"/>
          </w:rPr>
          <w:delText xml:space="preserve"> </w:delText>
        </w:r>
      </w:del>
      <w:del w:id="6486" w:author="ThinkPad" w:date="2022-06-20T10:31:00Z">
        <w:r w:rsidDel="00EF09F0">
          <w:rPr>
            <w:rFonts w:ascii="Times New Roman" w:eastAsia="宋体" w:hAnsi="Times New Roman" w:cs="Times New Roman"/>
            <w:kern w:val="0"/>
            <w:sz w:val="24"/>
            <w:szCs w:val="24"/>
          </w:rPr>
          <w:delText xml:space="preserve">and network size </w:delText>
        </w:r>
      </w:del>
      <w:del w:id="6487"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6488"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6489" w:author="ThinkPad" w:date="2022-06-20T10:34:00Z">
        <w:r w:rsidR="005A74F8">
          <w:rPr>
            <w:rFonts w:ascii="Times New Roman" w:eastAsia="宋体" w:hAnsi="Times New Roman" w:cs="Times New Roman"/>
            <w:kern w:val="0"/>
            <w:sz w:val="24"/>
            <w:szCs w:val="24"/>
          </w:rPr>
          <w:t>Each test lasts for</w:t>
        </w:r>
      </w:ins>
      <w:ins w:id="6490" w:author="ThinkPad" w:date="2022-06-20T10:21:00Z">
        <w:r w:rsidR="00784603">
          <w:rPr>
            <w:rFonts w:ascii="Times New Roman" w:eastAsia="宋体" w:hAnsi="Times New Roman" w:cs="Times New Roman"/>
            <w:kern w:val="0"/>
            <w:sz w:val="24"/>
            <w:szCs w:val="24"/>
          </w:rPr>
          <w:t xml:space="preserve"> 10 rounds</w:t>
        </w:r>
      </w:ins>
      <w:ins w:id="6491" w:author="ThinkPad" w:date="2022-06-20T10:35:00Z">
        <w:r w:rsidR="005A74F8">
          <w:rPr>
            <w:rFonts w:ascii="Times New Roman" w:eastAsia="宋体" w:hAnsi="Times New Roman" w:cs="Times New Roman"/>
            <w:kern w:val="0"/>
            <w:sz w:val="24"/>
            <w:szCs w:val="24"/>
          </w:rPr>
          <w:t xml:space="preserve">. </w:t>
        </w:r>
      </w:ins>
      <w:ins w:id="6492" w:author="ThinkPad" w:date="2022-06-20T10:36:00Z">
        <w:r w:rsidR="003375DF">
          <w:rPr>
            <w:rFonts w:ascii="Times New Roman" w:eastAsia="宋体" w:hAnsi="Times New Roman" w:cs="Times New Roman"/>
            <w:kern w:val="0"/>
            <w:sz w:val="24"/>
            <w:szCs w:val="24"/>
          </w:rPr>
          <w:t>T</w:t>
        </w:r>
      </w:ins>
      <w:ins w:id="6493" w:author="ThinkPad" w:date="2022-06-20T10:21:00Z">
        <w:r w:rsidR="00784603">
          <w:rPr>
            <w:rFonts w:ascii="Times New Roman" w:eastAsia="宋体" w:hAnsi="Times New Roman" w:cs="Times New Roman"/>
            <w:kern w:val="0"/>
            <w:sz w:val="24"/>
            <w:szCs w:val="24"/>
          </w:rPr>
          <w:t>he block size</w:t>
        </w:r>
      </w:ins>
      <w:ins w:id="6494" w:author="ThinkPad" w:date="2022-06-20T10:36:00Z">
        <w:r w:rsidR="003375DF">
          <w:rPr>
            <w:rFonts w:ascii="Times New Roman" w:eastAsia="宋体" w:hAnsi="Times New Roman" w:cs="Times New Roman"/>
            <w:kern w:val="0"/>
            <w:sz w:val="24"/>
            <w:szCs w:val="24"/>
          </w:rPr>
          <w:t xml:space="preserve"> varies</w:t>
        </w:r>
      </w:ins>
      <w:ins w:id="6495"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6496" w:author="ThinkPad" w:date="2022-06-20T10:36:00Z">
        <w:r w:rsidR="003375DF">
          <w:rPr>
            <w:rFonts w:ascii="Times New Roman" w:eastAsia="宋体" w:hAnsi="Times New Roman" w:cs="Times New Roman"/>
            <w:kern w:val="0"/>
            <w:sz w:val="24"/>
            <w:szCs w:val="24"/>
          </w:rPr>
          <w:t xml:space="preserve">and the network size </w:t>
        </w:r>
      </w:ins>
      <w:ins w:id="6497" w:author="ThinkPad" w:date="2022-06-20T10:37:00Z">
        <w:r w:rsidR="003375DF">
          <w:rPr>
            <w:rFonts w:ascii="Times New Roman" w:eastAsia="宋体" w:hAnsi="Times New Roman" w:cs="Times New Roman"/>
            <w:kern w:val="0"/>
            <w:sz w:val="24"/>
            <w:szCs w:val="24"/>
          </w:rPr>
          <w:t>varies from 100 to 300 nodes</w:t>
        </w:r>
      </w:ins>
      <w:ins w:id="6498"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6499" w:author="ThinkPad" w:date="2022-06-20T10:37:00Z">
          <w:pPr>
            <w:spacing w:afterLines="50" w:after="156"/>
            <w:ind w:firstLineChars="200" w:firstLine="480"/>
          </w:pPr>
        </w:pPrChange>
      </w:pPr>
      <w:del w:id="6500" w:author="ThinkPad" w:date="2022-06-20T10:21:00Z">
        <w:r w:rsidDel="00784603">
          <w:rPr>
            <w:rFonts w:ascii="Times New Roman" w:eastAsia="宋体" w:hAnsi="Times New Roman" w:cs="Times New Roman"/>
            <w:kern w:val="0"/>
            <w:sz w:val="24"/>
            <w:szCs w:val="24"/>
          </w:rPr>
          <w:delText xml:space="preserve">We first </w:delText>
        </w:r>
      </w:del>
      <w:del w:id="6501" w:author="ThinkPad" w:date="2022-06-19T21:02:00Z">
        <w:r w:rsidDel="00262075">
          <w:rPr>
            <w:rFonts w:ascii="Times New Roman" w:eastAsia="宋体" w:hAnsi="Times New Roman" w:cs="Times New Roman"/>
            <w:kern w:val="0"/>
            <w:sz w:val="24"/>
            <w:szCs w:val="24"/>
          </w:rPr>
          <w:delText>analyze</w:delText>
        </w:r>
      </w:del>
      <w:del w:id="6502" w:author="ThinkPad" w:date="2022-06-20T10:21:00Z">
        <w:r w:rsidDel="00784603">
          <w:rPr>
            <w:rFonts w:ascii="Times New Roman" w:eastAsia="宋体" w:hAnsi="Times New Roman" w:cs="Times New Roman"/>
            <w:kern w:val="0"/>
            <w:sz w:val="24"/>
            <w:szCs w:val="24"/>
          </w:rPr>
          <w:delText xml:space="preserve"> how block size</w:delText>
        </w:r>
      </w:del>
      <w:del w:id="6503" w:author="ThinkPad" w:date="2022-06-20T08:42:00Z">
        <w:r w:rsidDel="00666527">
          <w:rPr>
            <w:rFonts w:ascii="Times New Roman" w:eastAsia="宋体" w:hAnsi="Times New Roman" w:cs="Times New Roman"/>
            <w:kern w:val="0"/>
            <w:sz w:val="24"/>
            <w:szCs w:val="24"/>
          </w:rPr>
          <w:delText>s</w:delText>
        </w:r>
      </w:del>
      <w:del w:id="6504" w:author="ThinkPad" w:date="2022-06-20T10:21:00Z">
        <w:r w:rsidDel="00784603">
          <w:rPr>
            <w:rFonts w:ascii="Times New Roman" w:eastAsia="宋体" w:hAnsi="Times New Roman" w:cs="Times New Roman"/>
            <w:kern w:val="0"/>
            <w:sz w:val="24"/>
            <w:szCs w:val="24"/>
          </w:rPr>
          <w:delText xml:space="preserve"> </w:delText>
        </w:r>
      </w:del>
      <w:del w:id="6505" w:author="ThinkPad" w:date="2022-06-19T20:57:00Z">
        <w:r w:rsidDel="00262075">
          <w:rPr>
            <w:rFonts w:ascii="Times New Roman" w:eastAsia="宋体" w:hAnsi="Times New Roman" w:cs="Times New Roman"/>
            <w:kern w:val="0"/>
            <w:sz w:val="24"/>
            <w:szCs w:val="24"/>
          </w:rPr>
          <w:delText xml:space="preserve">used in consensus protocol </w:delText>
        </w:r>
      </w:del>
      <w:del w:id="6506" w:author="ThinkPad" w:date="2022-06-20T10:21:00Z">
        <w:r w:rsidDel="00784603">
          <w:rPr>
            <w:rFonts w:ascii="Times New Roman" w:eastAsia="宋体" w:hAnsi="Times New Roman" w:cs="Times New Roman"/>
            <w:kern w:val="0"/>
            <w:sz w:val="24"/>
            <w:szCs w:val="24"/>
          </w:rPr>
          <w:delText>impacts the consensus latency</w:delText>
        </w:r>
      </w:del>
      <w:del w:id="6507"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lastRenderedPageBreak/>
          <w:delText xml:space="preserve">which is </w:delText>
        </w:r>
      </w:del>
      <w:del w:id="6508" w:author="ThinkPad" w:date="2022-06-20T08:42:00Z">
        <w:r w:rsidDel="00666527">
          <w:rPr>
            <w:rFonts w:ascii="Times New Roman" w:eastAsia="宋体" w:hAnsi="Times New Roman" w:cs="Times New Roman"/>
            <w:kern w:val="0"/>
            <w:sz w:val="24"/>
            <w:szCs w:val="24"/>
          </w:rPr>
          <w:delText>the time interval</w:delText>
        </w:r>
      </w:del>
      <w:del w:id="6509" w:author="ThinkPad" w:date="2022-06-20T10:20:00Z">
        <w:r w:rsidDel="00784603">
          <w:rPr>
            <w:rFonts w:ascii="Times New Roman" w:eastAsia="宋体" w:hAnsi="Times New Roman" w:cs="Times New Roman"/>
            <w:kern w:val="0"/>
            <w:sz w:val="24"/>
            <w:szCs w:val="24"/>
          </w:rPr>
          <w:delText xml:space="preserve"> of a round </w:delText>
        </w:r>
      </w:del>
      <w:del w:id="6510" w:author="ThinkPad" w:date="2022-06-20T08:42:00Z">
        <w:r w:rsidDel="00666527">
          <w:rPr>
            <w:rFonts w:ascii="Times New Roman" w:eastAsia="宋体" w:hAnsi="Times New Roman" w:cs="Times New Roman"/>
            <w:kern w:val="0"/>
            <w:sz w:val="24"/>
            <w:szCs w:val="24"/>
          </w:rPr>
          <w:delText xml:space="preserve">of </w:delText>
        </w:r>
      </w:del>
      <w:del w:id="6511" w:author="ThinkPad" w:date="2022-06-20T10:20:00Z">
        <w:r w:rsidDel="00784603">
          <w:rPr>
            <w:rFonts w:ascii="Times New Roman" w:eastAsia="宋体" w:hAnsi="Times New Roman" w:cs="Times New Roman"/>
            <w:kern w:val="0"/>
            <w:sz w:val="24"/>
            <w:szCs w:val="24"/>
          </w:rPr>
          <w:delText>SWIB</w:delText>
        </w:r>
      </w:del>
      <w:del w:id="6512" w:author="ThinkPad" w:date="2022-06-20T08:42:00Z">
        <w:r w:rsidDel="00666527">
          <w:rPr>
            <w:rFonts w:ascii="Times New Roman" w:eastAsia="宋体" w:hAnsi="Times New Roman" w:cs="Times New Roman"/>
            <w:kern w:val="0"/>
            <w:sz w:val="24"/>
            <w:szCs w:val="24"/>
          </w:rPr>
          <w:delText xml:space="preserve"> protocol</w:delText>
        </w:r>
      </w:del>
      <w:del w:id="6513" w:author="ThinkPad" w:date="2022-06-20T10:21:00Z">
        <w:r w:rsidDel="00784603">
          <w:rPr>
            <w:rFonts w:ascii="Times New Roman" w:eastAsia="宋体" w:hAnsi="Times New Roman" w:cs="Times New Roman"/>
            <w:kern w:val="0"/>
            <w:sz w:val="24"/>
            <w:szCs w:val="24"/>
          </w:rPr>
          <w:delText xml:space="preserve">. </w:delText>
        </w:r>
      </w:del>
      <w:del w:id="6514" w:author="ThinkPad" w:date="2022-06-19T20:58:00Z">
        <w:r w:rsidDel="00262075">
          <w:rPr>
            <w:rFonts w:ascii="Times New Roman" w:eastAsia="宋体" w:hAnsi="Times New Roman" w:cs="Times New Roman"/>
            <w:kern w:val="0"/>
            <w:sz w:val="24"/>
            <w:szCs w:val="24"/>
          </w:rPr>
          <w:delText>And a</w:delText>
        </w:r>
      </w:del>
      <w:del w:id="6515"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6516"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6517" w:author="ThinkPad" w:date="2022-06-20T10:21:00Z">
        <w:r w:rsidDel="00784603">
          <w:rPr>
            <w:rFonts w:ascii="Times New Roman" w:eastAsia="宋体" w:hAnsi="Times New Roman" w:cs="Times New Roman"/>
            <w:kern w:val="0"/>
            <w:sz w:val="24"/>
            <w:szCs w:val="24"/>
          </w:rPr>
          <w:delText>.</w:delText>
        </w:r>
      </w:del>
      <w:del w:id="6518" w:author="ThinkPad" w:date="2022-06-20T08:47:00Z">
        <w:r w:rsidDel="004866E5">
          <w:rPr>
            <w:rFonts w:ascii="Times New Roman" w:eastAsia="宋体" w:hAnsi="Times New Roman" w:cs="Times New Roman" w:hint="eastAsia"/>
            <w:kern w:val="0"/>
            <w:sz w:val="24"/>
            <w:szCs w:val="24"/>
          </w:rPr>
          <w:delText xml:space="preserve"> </w:delText>
        </w:r>
      </w:del>
      <w:del w:id="6519" w:author="ThinkPad" w:date="2022-06-20T08:44:00Z">
        <w:r w:rsidDel="004866E5">
          <w:rPr>
            <w:rFonts w:ascii="Times New Roman" w:eastAsia="宋体" w:hAnsi="Times New Roman" w:cs="Times New Roman"/>
            <w:kern w:val="0"/>
            <w:sz w:val="24"/>
            <w:szCs w:val="24"/>
          </w:rPr>
          <w:delText xml:space="preserve">We </w:delText>
        </w:r>
      </w:del>
      <w:del w:id="6520"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6521" w:author="ThinkPad" w:date="2022-06-20T08:44:00Z">
        <w:r w:rsidDel="004866E5">
          <w:rPr>
            <w:rFonts w:ascii="Times New Roman" w:eastAsia="宋体" w:hAnsi="Times New Roman" w:cs="Times New Roman"/>
            <w:kern w:val="0"/>
            <w:sz w:val="24"/>
            <w:szCs w:val="24"/>
          </w:rPr>
          <w:delText xml:space="preserve">increasing </w:delText>
        </w:r>
      </w:del>
      <w:del w:id="6522"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6523" w:author="ThinkPad" w:date="2022-06-20T08:44:00Z">
        <w:r w:rsidDel="004866E5">
          <w:rPr>
            <w:rFonts w:ascii="Times New Roman" w:eastAsia="宋体" w:hAnsi="Times New Roman" w:cs="Times New Roman"/>
            <w:kern w:val="0"/>
            <w:sz w:val="24"/>
            <w:szCs w:val="24"/>
          </w:rPr>
          <w:delText xml:space="preserve">with </w:delText>
        </w:r>
      </w:del>
      <w:del w:id="6524"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6525"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6526"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6527"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6528"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t>
      </w:r>
      <w:del w:id="6529" w:author="ThinkPad" w:date="2022-06-19T21:04:00Z">
        <w:r w:rsidDel="00C32665">
          <w:rPr>
            <w:rFonts w:ascii="Times New Roman" w:hAnsi="Times New Roman" w:cs="Times New Roman"/>
            <w:b/>
            <w:bCs/>
          </w:rPr>
          <w:delText>vs.</w:delText>
        </w:r>
      </w:del>
      <w:ins w:id="6530"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6531" w:author="ThinkPad" w:date="2022-06-19T21:05:00Z">
        <w:r w:rsidR="00C32665">
          <w:rPr>
            <w:rFonts w:ascii="Times New Roman" w:hAnsi="Times New Roman" w:cs="Times New Roman"/>
            <w:b/>
            <w:bCs/>
          </w:rPr>
          <w:t>.</w:t>
        </w:r>
      </w:ins>
      <w:ins w:id="6532"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6533" w:author="ThinkPad" w:date="2022-06-20T08:46:00Z">
        <w:r w:rsidR="004866E5">
          <w:rPr>
            <w:rFonts w:ascii="Times New Roman" w:hAnsi="Times New Roman" w:cs="Times New Roman" w:hint="eastAsia"/>
            <w:b/>
            <w:bCs/>
          </w:rPr>
          <w:t>左图</w:t>
        </w:r>
      </w:ins>
      <w:ins w:id="6534"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6535"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6536" w:author="ThinkPad" w:date="2022-06-20T11:17:00Z">
        <w:r w:rsidR="003B0EB6">
          <w:rPr>
            <w:rFonts w:ascii="Times New Roman" w:hAnsi="Times New Roman" w:cs="Times New Roman"/>
            <w:b/>
            <w:bCs/>
          </w:rPr>
          <w:t>s</w:t>
        </w:r>
      </w:ins>
      <w:ins w:id="6537" w:author="ThinkPad" w:date="2022-06-20T10:41:00Z">
        <w:r w:rsidR="00A627D4">
          <w:rPr>
            <w:rFonts w:ascii="Times New Roman" w:hAnsi="Times New Roman" w:cs="Times New Roman"/>
            <w:b/>
            <w:bCs/>
          </w:rPr>
          <w:t>. 9</w:t>
        </w:r>
      </w:ins>
      <w:ins w:id="6538" w:author="ThinkPad" w:date="2022-06-20T11:17:00Z">
        <w:r w:rsidR="003B0EB6">
          <w:rPr>
            <w:rFonts w:ascii="Times New Roman" w:hAnsi="Times New Roman" w:cs="Times New Roman"/>
            <w:b/>
            <w:bCs/>
          </w:rPr>
          <w:t>-10</w:t>
        </w:r>
      </w:ins>
      <w:ins w:id="6539" w:author="ThinkPad" w:date="2022-06-20T10:41:00Z">
        <w:r w:rsidR="00A627D4">
          <w:rPr>
            <w:rFonts w:ascii="Times New Roman" w:hAnsi="Times New Roman" w:cs="Times New Roman" w:hint="eastAsia"/>
            <w:b/>
            <w:bCs/>
          </w:rPr>
          <w:t>同样处理</w:t>
        </w:r>
      </w:ins>
      <w:ins w:id="6540" w:author="ThinkPad" w:date="2022-06-20T08:45:00Z">
        <w:r w:rsidR="004866E5">
          <w:rPr>
            <w:rFonts w:ascii="Times New Roman" w:hAnsi="Times New Roman" w:cs="Times New Roman"/>
            <w:b/>
            <w:bCs/>
          </w:rPr>
          <w:t>]</w:t>
        </w:r>
      </w:ins>
    </w:p>
    <w:p w14:paraId="283A1BF3" w14:textId="41DC987A" w:rsidR="001F6F61" w:rsidRPr="001F6F61" w:rsidRDefault="001F6F61">
      <w:pPr>
        <w:rPr>
          <w:rPrChange w:id="6541" w:author="ThinkPad" w:date="2022-06-20T08:51:00Z">
            <w:rPr>
              <w:rFonts w:ascii="Times New Roman" w:hAnsi="Times New Roman" w:cs="Times New Roman"/>
              <w:b/>
              <w:bCs/>
            </w:rPr>
          </w:rPrChange>
        </w:rPr>
        <w:pPrChange w:id="6542" w:author="ThinkPad" w:date="2022-06-20T08:51:00Z">
          <w:pPr>
            <w:pStyle w:val="ac"/>
            <w:jc w:val="left"/>
          </w:pPr>
        </w:pPrChange>
      </w:pPr>
      <w:ins w:id="6543" w:author="ThinkPad" w:date="2022-06-20T08:51:00Z">
        <w:r>
          <w:t xml:space="preserve"> [</w:t>
        </w:r>
        <w:r>
          <w:rPr>
            <w:rFonts w:hint="eastAsia"/>
          </w:rPr>
          <w:t>就图8里的</w:t>
        </w:r>
      </w:ins>
      <w:ins w:id="6544" w:author="ThinkPad" w:date="2022-06-20T08:52:00Z">
        <w:r>
          <w:rPr>
            <w:rFonts w:hint="eastAsia"/>
          </w:rPr>
          <w:t>试验，是怎么进行的？是从头到尾</w:t>
        </w:r>
      </w:ins>
      <w:ins w:id="6545" w:author="ThinkPad" w:date="2022-06-20T10:21:00Z">
        <w:r w:rsidR="00784603">
          <w:rPr>
            <w:rFonts w:hint="eastAsia"/>
          </w:rPr>
          <w:t>,</w:t>
        </w:r>
        <w:r w:rsidR="00784603">
          <w:t xml:space="preserve"> </w:t>
        </w:r>
        <w:r w:rsidR="00784603">
          <w:rPr>
            <w:rFonts w:hint="eastAsia"/>
          </w:rPr>
          <w:t>完整地把</w:t>
        </w:r>
      </w:ins>
      <w:proofErr w:type="spellStart"/>
      <w:ins w:id="6546" w:author="ThinkPad" w:date="2022-06-20T08:52:00Z">
        <w:r>
          <w:rPr>
            <w:rFonts w:hint="eastAsia"/>
          </w:rPr>
          <w:t>S</w:t>
        </w:r>
        <w:r>
          <w:t>WIB</w:t>
        </w:r>
        <w:proofErr w:type="spellEnd"/>
        <w:r>
          <w:rPr>
            <w:rFonts w:hint="eastAsia"/>
          </w:rPr>
          <w:t>在你的仿真设置下按你说的</w:t>
        </w:r>
      </w:ins>
      <w:ins w:id="6547" w:author="ThinkPad" w:date="2022-06-20T10:21:00Z">
        <w:r w:rsidR="00784603">
          <w:rPr>
            <w:rFonts w:hint="eastAsia"/>
          </w:rPr>
          <w:t>设置</w:t>
        </w:r>
      </w:ins>
      <w:ins w:id="6548" w:author="ThinkPad" w:date="2022-06-20T08:52:00Z">
        <w:r>
          <w:rPr>
            <w:rFonts w:hint="eastAsia"/>
          </w:rPr>
          <w:t>跑的，然后画出相应的性能曲线？</w:t>
        </w:r>
      </w:ins>
      <w:ins w:id="6549" w:author="ThinkPad" w:date="2022-06-20T08:51:00Z">
        <w:r>
          <w:t>]</w:t>
        </w:r>
      </w:ins>
      <w:ins w:id="6550"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6551" w:author="Zhang Li" w:date="2022-06-12T15:31:00Z"/>
          <w:rFonts w:ascii="Times New Roman" w:eastAsia="宋体" w:hAnsi="Times New Roman" w:cs="Times New Roman"/>
          <w:kern w:val="0"/>
          <w:sz w:val="24"/>
          <w:szCs w:val="24"/>
        </w:rPr>
      </w:pPr>
      <w:ins w:id="6552" w:author="Zhang Li" w:date="2022-06-12T15:31:00Z">
        <w:del w:id="6553"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6554" w:author="ThinkPad" w:date="2022-06-20T08:48:00Z">
          <w:r w:rsidDel="004866E5">
            <w:rPr>
              <w:rFonts w:ascii="Times New Roman" w:eastAsia="宋体" w:hAnsi="Times New Roman" w:cs="Times New Roman"/>
              <w:kern w:val="0"/>
              <w:sz w:val="24"/>
              <w:szCs w:val="24"/>
            </w:rPr>
            <w:delText>,</w:delText>
          </w:r>
        </w:del>
      </w:ins>
      <w:ins w:id="6555" w:author="ThinkPad" w:date="2022-06-20T08:48:00Z">
        <w:r w:rsidR="004866E5">
          <w:rPr>
            <w:rFonts w:ascii="Times New Roman" w:eastAsia="宋体" w:hAnsi="Times New Roman" w:cs="Times New Roman"/>
            <w:kern w:val="0"/>
            <w:sz w:val="24"/>
            <w:szCs w:val="24"/>
          </w:rPr>
          <w:t xml:space="preserve"> shows that the</w:t>
        </w:r>
      </w:ins>
      <w:ins w:id="6556" w:author="Zhang Li" w:date="2022-06-12T15:31:00Z">
        <w:r>
          <w:rPr>
            <w:rFonts w:ascii="Times New Roman" w:eastAsia="宋体" w:hAnsi="Times New Roman" w:cs="Times New Roman"/>
            <w:kern w:val="0"/>
            <w:sz w:val="24"/>
            <w:szCs w:val="24"/>
          </w:rPr>
          <w:t xml:space="preserve"> consensus latency </w:t>
        </w:r>
      </w:ins>
      <w:ins w:id="6557" w:author="ThinkPad" w:date="2022-06-20T08:48:00Z">
        <w:r w:rsidR="004866E5">
          <w:rPr>
            <w:rFonts w:ascii="Times New Roman" w:eastAsia="宋体" w:hAnsi="Times New Roman" w:cs="Times New Roman"/>
            <w:kern w:val="0"/>
            <w:sz w:val="24"/>
            <w:szCs w:val="24"/>
          </w:rPr>
          <w:t xml:space="preserve">almost </w:t>
        </w:r>
      </w:ins>
      <w:ins w:id="6558" w:author="Zhang Li" w:date="2022-06-12T15:31:00Z">
        <w:r>
          <w:rPr>
            <w:rFonts w:ascii="Times New Roman" w:eastAsia="宋体" w:hAnsi="Times New Roman" w:cs="Times New Roman"/>
            <w:kern w:val="0"/>
            <w:sz w:val="24"/>
            <w:szCs w:val="24"/>
          </w:rPr>
          <w:t xml:space="preserve">linearly increases with the </w:t>
        </w:r>
        <w:del w:id="6559"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6560"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6561"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6562" w:author="ThinkPad" w:date="2022-06-20T10:23:00Z">
        <w:r w:rsidR="00784603">
          <w:rPr>
            <w:rFonts w:ascii="Times New Roman" w:eastAsia="宋体" w:hAnsi="Times New Roman" w:cs="Times New Roman"/>
            <w:kern w:val="0"/>
            <w:sz w:val="24"/>
            <w:szCs w:val="24"/>
          </w:rPr>
          <w:t xml:space="preserve"> for all cases</w:t>
        </w:r>
      </w:ins>
      <w:ins w:id="6563" w:author="Zhang Li" w:date="2022-06-12T15:31:00Z">
        <w:r>
          <w:rPr>
            <w:rFonts w:ascii="Times New Roman" w:eastAsia="宋体" w:hAnsi="Times New Roman" w:cs="Times New Roman"/>
            <w:kern w:val="0"/>
            <w:sz w:val="24"/>
            <w:szCs w:val="24"/>
          </w:rPr>
          <w:t xml:space="preserve"> </w:t>
        </w:r>
      </w:ins>
      <w:ins w:id="6564" w:author="ThinkPad" w:date="2022-06-20T10:37:00Z">
        <w:r w:rsidR="003375DF">
          <w:rPr>
            <w:rFonts w:ascii="Times New Roman" w:eastAsia="宋体" w:hAnsi="Times New Roman" w:cs="Times New Roman"/>
            <w:kern w:val="0"/>
            <w:sz w:val="24"/>
            <w:szCs w:val="24"/>
          </w:rPr>
          <w:t xml:space="preserve">under study </w:t>
        </w:r>
      </w:ins>
      <w:ins w:id="6565" w:author="Zhang Li" w:date="2022-06-12T15:31:00Z">
        <w:r>
          <w:rPr>
            <w:rFonts w:ascii="Times New Roman" w:eastAsia="宋体" w:hAnsi="Times New Roman" w:cs="Times New Roman"/>
            <w:kern w:val="0"/>
            <w:sz w:val="24"/>
            <w:szCs w:val="24"/>
          </w:rPr>
          <w:t xml:space="preserve">is </w:t>
        </w:r>
        <w:del w:id="6566" w:author="ThinkPad" w:date="2022-06-20T08:50:00Z">
          <w:r w:rsidDel="000E532A">
            <w:rPr>
              <w:rFonts w:ascii="Times New Roman" w:eastAsia="宋体" w:hAnsi="Times New Roman" w:cs="Times New Roman"/>
              <w:kern w:val="0"/>
              <w:sz w:val="24"/>
              <w:szCs w:val="24"/>
            </w:rPr>
            <w:delText>approximate</w:delText>
          </w:r>
        </w:del>
      </w:ins>
      <w:ins w:id="6567" w:author="ThinkPad" w:date="2022-06-20T08:50:00Z">
        <w:r w:rsidR="000E532A">
          <w:rPr>
            <w:rFonts w:ascii="Times New Roman" w:eastAsia="宋体" w:hAnsi="Times New Roman" w:cs="Times New Roman"/>
            <w:kern w:val="0"/>
            <w:sz w:val="24"/>
            <w:szCs w:val="24"/>
          </w:rPr>
          <w:t>shown to be below</w:t>
        </w:r>
      </w:ins>
      <w:ins w:id="6568" w:author="Zhang Li" w:date="2022-06-12T15:31:00Z">
        <w:r>
          <w:rPr>
            <w:rFonts w:ascii="Times New Roman" w:eastAsia="宋体" w:hAnsi="Times New Roman" w:cs="Times New Roman"/>
            <w:kern w:val="0"/>
            <w:sz w:val="24"/>
            <w:szCs w:val="24"/>
          </w:rPr>
          <w:t xml:space="preserve"> </w:t>
        </w:r>
      </w:ins>
      <m:oMath>
        <m:r>
          <w:ins w:id="6569" w:author="Zhang Li" w:date="2022-06-12T15:31:00Z">
            <m:rPr>
              <m:sty m:val="p"/>
            </m:rPr>
            <w:rPr>
              <w:rFonts w:ascii="Cambria Math" w:eastAsia="宋体" w:hAnsi="Cambria Math" w:cs="Times New Roman"/>
              <w:kern w:val="0"/>
              <w:sz w:val="24"/>
              <w:szCs w:val="24"/>
            </w:rPr>
            <m:t>1</m:t>
          </w:ins>
        </m:r>
      </m:oMath>
      <w:ins w:id="6570"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6571" w:author="ThinkPad" w:date="2022-06-20T08:50:00Z">
          <w:r w:rsidDel="000E532A">
            <w:rPr>
              <w:rFonts w:ascii="Times New Roman" w:eastAsia="宋体" w:hAnsi="Times New Roman" w:cs="Times New Roman"/>
              <w:kern w:val="0"/>
              <w:sz w:val="24"/>
              <w:szCs w:val="24"/>
            </w:rPr>
            <w:delText xml:space="preserve"> in network</w:delText>
          </w:r>
        </w:del>
        <w:del w:id="6572"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573" w:author="ThinkPad" w:date="2022-06-20T10:25:00Z">
          <w:r w:rsidDel="00784603">
            <w:rPr>
              <w:rFonts w:ascii="Times New Roman" w:eastAsia="宋体" w:hAnsi="Times New Roman" w:cs="Times New Roman"/>
              <w:kern w:val="0"/>
              <w:sz w:val="24"/>
              <w:szCs w:val="24"/>
            </w:rPr>
            <w:delText>Experiment result show</w:delText>
          </w:r>
        </w:del>
        <w:del w:id="6574" w:author="ThinkPad" w:date="2022-06-20T08:50:00Z">
          <w:r w:rsidDel="001F6F61">
            <w:rPr>
              <w:rFonts w:ascii="Times New Roman" w:eastAsia="宋体" w:hAnsi="Times New Roman" w:cs="Times New Roman"/>
              <w:kern w:val="0"/>
              <w:sz w:val="24"/>
              <w:szCs w:val="24"/>
            </w:rPr>
            <w:delText>s</w:delText>
          </w:r>
        </w:del>
        <w:del w:id="6575"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6576" w:author="ThinkPad" w:date="2022-06-20T10:27:00Z">
        <w:r w:rsidR="006041CD">
          <w:rPr>
            <w:rFonts w:ascii="Times New Roman" w:eastAsia="宋体" w:hAnsi="Times New Roman" w:cs="Times New Roman"/>
            <w:kern w:val="0"/>
            <w:sz w:val="24"/>
            <w:szCs w:val="24"/>
          </w:rPr>
          <w:t xml:space="preserve">it is seen that </w:t>
        </w:r>
      </w:ins>
      <w:ins w:id="6577"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6578" w:author="ThinkPad" w:date="2022-06-20T10:27:00Z">
        <w:r w:rsidR="006041CD">
          <w:rPr>
            <w:rFonts w:ascii="Times New Roman" w:eastAsia="宋体" w:hAnsi="Times New Roman" w:cs="Times New Roman"/>
            <w:kern w:val="0"/>
            <w:sz w:val="24"/>
            <w:szCs w:val="24"/>
          </w:rPr>
          <w:t>, with the block size increasing</w:t>
        </w:r>
      </w:ins>
      <w:ins w:id="6579"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6580"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6581"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6582" w:author="ThinkPad" w:date="2022-06-19T21:01:00Z">
        <w:r w:rsidR="00262075">
          <w:rPr>
            <w:rFonts w:ascii="Times New Roman" w:eastAsia="宋体" w:hAnsi="Times New Roman" w:cs="Times New Roman"/>
            <w:kern w:val="0"/>
            <w:sz w:val="24"/>
            <w:szCs w:val="24"/>
          </w:rPr>
          <w:t>s</w:t>
        </w:r>
      </w:ins>
      <w:ins w:id="6583" w:author="Zhang Li" w:date="2022-06-12T15:31:00Z">
        <w:r>
          <w:rPr>
            <w:rFonts w:ascii="Times New Roman" w:eastAsia="宋体" w:hAnsi="Times New Roman" w:cs="Times New Roman"/>
            <w:kern w:val="0"/>
            <w:sz w:val="24"/>
            <w:szCs w:val="24"/>
          </w:rPr>
          <w:t xml:space="preserve"> </w:t>
        </w:r>
        <w:del w:id="6584"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6585" w:author="ThinkPad" w:date="2022-06-20T10:28:00Z">
          <w:r w:rsidRPr="00C91E2F" w:rsidDel="006041CD">
            <w:rPr>
              <w:rFonts w:ascii="Times New Roman" w:eastAsia="宋体" w:hAnsi="Times New Roman" w:cs="Times New Roman"/>
              <w:kern w:val="0"/>
              <w:sz w:val="24"/>
              <w:szCs w:val="24"/>
            </w:rPr>
            <w:delText>the protocol</w:delText>
          </w:r>
        </w:del>
      </w:ins>
      <w:proofErr w:type="spellStart"/>
      <w:ins w:id="6586" w:author="ThinkPad" w:date="2022-06-20T10:28:00Z">
        <w:r w:rsidR="006041CD">
          <w:rPr>
            <w:rFonts w:ascii="Times New Roman" w:eastAsia="宋体" w:hAnsi="Times New Roman" w:cs="Times New Roman"/>
            <w:kern w:val="0"/>
            <w:sz w:val="24"/>
            <w:szCs w:val="24"/>
          </w:rPr>
          <w:t>SWIB</w:t>
        </w:r>
      </w:ins>
      <w:proofErr w:type="spellEnd"/>
      <w:ins w:id="6587"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6588" w:author="ThinkPad" w:date="2022-06-20T10:38:00Z">
        <w:r w:rsidR="003375DF">
          <w:rPr>
            <w:rFonts w:ascii="Times New Roman" w:eastAsia="宋体" w:hAnsi="Times New Roman" w:cs="Times New Roman" w:hint="eastAsia"/>
            <w:kern w:val="0"/>
            <w:sz w:val="24"/>
            <w:szCs w:val="24"/>
          </w:rPr>
          <w:t>【</w:t>
        </w:r>
      </w:ins>
      <w:ins w:id="6589" w:author="ThinkPad" w:date="2022-06-20T10:47:00Z">
        <w:r w:rsidR="00DB1C65">
          <w:rPr>
            <w:rFonts w:ascii="Times New Roman" w:eastAsia="宋体" w:hAnsi="Times New Roman" w:cs="Times New Roman" w:hint="eastAsia"/>
            <w:kern w:val="0"/>
            <w:sz w:val="24"/>
            <w:szCs w:val="24"/>
          </w:rPr>
          <w:t>感觉</w:t>
        </w:r>
      </w:ins>
      <w:ins w:id="6590" w:author="ThinkPad" w:date="2022-06-20T10:38:00Z">
        <w:r w:rsidR="003375DF">
          <w:rPr>
            <w:rFonts w:ascii="Times New Roman" w:eastAsia="宋体" w:hAnsi="Times New Roman" w:cs="Times New Roman" w:hint="eastAsia"/>
            <w:kern w:val="0"/>
            <w:sz w:val="24"/>
            <w:szCs w:val="24"/>
          </w:rPr>
          <w:t>不提</w:t>
        </w:r>
      </w:ins>
      <w:ins w:id="6591" w:author="ThinkPad" w:date="2022-06-20T10:39:00Z">
        <w:r w:rsidR="003375DF">
          <w:rPr>
            <w:rFonts w:ascii="Times New Roman" w:eastAsia="宋体" w:hAnsi="Times New Roman" w:cs="Times New Roman" w:hint="eastAsia"/>
            <w:kern w:val="0"/>
            <w:sz w:val="24"/>
            <w:szCs w:val="24"/>
          </w:rPr>
          <w:t>每个节点以什么速率</w:t>
        </w:r>
      </w:ins>
      <w:ins w:id="6592" w:author="ThinkPad" w:date="2022-06-20T10:46:00Z">
        <w:r w:rsidR="00DB1C65">
          <w:rPr>
            <w:rFonts w:ascii="Times New Roman" w:eastAsia="宋体" w:hAnsi="Times New Roman" w:cs="Times New Roman" w:hint="eastAsia"/>
            <w:kern w:val="0"/>
            <w:sz w:val="24"/>
            <w:szCs w:val="24"/>
          </w:rPr>
          <w:t>产生</w:t>
        </w:r>
      </w:ins>
      <w:ins w:id="6593" w:author="ThinkPad" w:date="2022-06-20T10:47:00Z">
        <w:r w:rsidR="00F5353D">
          <w:rPr>
            <w:rFonts w:ascii="Times New Roman" w:eastAsia="宋体" w:hAnsi="Times New Roman" w:cs="Times New Roman" w:hint="eastAsia"/>
            <w:kern w:val="0"/>
            <w:sz w:val="24"/>
            <w:szCs w:val="24"/>
          </w:rPr>
          <w:t>交易</w:t>
        </w:r>
      </w:ins>
      <w:ins w:id="6594" w:author="ThinkPad" w:date="2022-06-20T10:46:00Z">
        <w:r w:rsidR="00DB1C65">
          <w:rPr>
            <w:rFonts w:ascii="Times New Roman" w:eastAsia="宋体" w:hAnsi="Times New Roman" w:cs="Times New Roman" w:hint="eastAsia"/>
            <w:kern w:val="0"/>
            <w:sz w:val="24"/>
            <w:szCs w:val="24"/>
          </w:rPr>
          <w:t>、</w:t>
        </w:r>
      </w:ins>
      <w:ins w:id="6595" w:author="ThinkPad" w:date="2022-06-20T10:47:00Z">
        <w:r w:rsidR="00F5353D">
          <w:rPr>
            <w:rFonts w:ascii="Times New Roman" w:eastAsia="宋体" w:hAnsi="Times New Roman" w:cs="Times New Roman" w:hint="eastAsia"/>
            <w:kern w:val="0"/>
            <w:sz w:val="24"/>
            <w:szCs w:val="24"/>
          </w:rPr>
          <w:t>以及交易是</w:t>
        </w:r>
      </w:ins>
      <w:ins w:id="6596" w:author="ThinkPad" w:date="2022-06-20T10:46:00Z">
        <w:r w:rsidR="00DB1C65">
          <w:rPr>
            <w:rFonts w:ascii="Times New Roman" w:eastAsia="宋体" w:hAnsi="Times New Roman" w:cs="Times New Roman" w:hint="eastAsia"/>
            <w:kern w:val="0"/>
            <w:sz w:val="24"/>
            <w:szCs w:val="24"/>
          </w:rPr>
          <w:t>如何在网络中</w:t>
        </w:r>
      </w:ins>
      <w:ins w:id="6597" w:author="ThinkPad" w:date="2022-06-20T10:47:00Z">
        <w:r w:rsidR="00F5353D">
          <w:rPr>
            <w:rFonts w:ascii="Times New Roman" w:eastAsia="宋体" w:hAnsi="Times New Roman" w:cs="Times New Roman" w:hint="eastAsia"/>
            <w:kern w:val="0"/>
            <w:sz w:val="24"/>
            <w:szCs w:val="24"/>
          </w:rPr>
          <w:t>扩散</w:t>
        </w:r>
      </w:ins>
      <w:ins w:id="6598" w:author="ThinkPad" w:date="2022-06-20T10:46:00Z">
        <w:r w:rsidR="00DB1C65">
          <w:rPr>
            <w:rFonts w:ascii="Times New Roman" w:eastAsia="宋体" w:hAnsi="Times New Roman" w:cs="Times New Roman" w:hint="eastAsia"/>
            <w:kern w:val="0"/>
            <w:sz w:val="24"/>
            <w:szCs w:val="24"/>
          </w:rPr>
          <w:t>的</w:t>
        </w:r>
      </w:ins>
      <w:ins w:id="6599" w:author="ThinkPad" w:date="2022-06-20T10:39:00Z">
        <w:r w:rsidR="003375DF">
          <w:rPr>
            <w:rFonts w:ascii="Times New Roman" w:eastAsia="宋体" w:hAnsi="Times New Roman" w:cs="Times New Roman" w:hint="eastAsia"/>
            <w:kern w:val="0"/>
            <w:sz w:val="24"/>
            <w:szCs w:val="24"/>
          </w:rPr>
          <w:t>，</w:t>
        </w:r>
      </w:ins>
      <w:ins w:id="6600"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6601" w:author="ThinkPad" w:date="2022-06-20T10:39:00Z">
        <w:r w:rsidR="003375DF">
          <w:rPr>
            <w:rFonts w:ascii="Times New Roman" w:eastAsia="宋体" w:hAnsi="Times New Roman" w:cs="Times New Roman" w:hint="eastAsia"/>
            <w:kern w:val="0"/>
            <w:sz w:val="24"/>
            <w:szCs w:val="24"/>
          </w:rPr>
          <w:t>结果，很难在读者心中产生共鸣</w:t>
        </w:r>
      </w:ins>
      <w:ins w:id="6602" w:author="ThinkPad" w:date="2022-06-20T10:38:00Z">
        <w:r w:rsidR="003375DF">
          <w:rPr>
            <w:rFonts w:ascii="Times New Roman" w:eastAsia="宋体" w:hAnsi="Times New Roman" w:cs="Times New Roman" w:hint="eastAsia"/>
            <w:kern w:val="0"/>
            <w:sz w:val="24"/>
            <w:szCs w:val="24"/>
          </w:rPr>
          <w:t>】</w:t>
        </w:r>
      </w:ins>
      <w:ins w:id="6603" w:author="Zhang Li" w:date="2022-06-12T15:31:00Z">
        <w:del w:id="6604"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within reasonable 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6605" w:author="ThinkPad" w:date="2022-06-20T10:29:00Z"/>
          <w:rFonts w:ascii="Times New Roman" w:eastAsia="宋体" w:hAnsi="Times New Roman" w:cs="Times New Roman"/>
          <w:i/>
          <w:iCs/>
          <w:kern w:val="0"/>
          <w:sz w:val="24"/>
          <w:szCs w:val="24"/>
        </w:rPr>
      </w:pPr>
      <w:ins w:id="6606"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6607" w:author="ThinkPad" w:date="2022-06-20T10:40:00Z"/>
          <w:rFonts w:ascii="Times New Roman" w:eastAsia="宋体" w:hAnsi="Times New Roman" w:cs="Times New Roman"/>
          <w:kern w:val="0"/>
          <w:sz w:val="24"/>
          <w:szCs w:val="24"/>
        </w:rPr>
      </w:pPr>
      <w:ins w:id="6608" w:author="ThinkPad" w:date="2022-06-20T10:30:00Z">
        <w:r>
          <w:rPr>
            <w:rFonts w:ascii="Times New Roman" w:eastAsia="宋体" w:hAnsi="Times New Roman" w:cs="Times New Roman"/>
            <w:kern w:val="0"/>
            <w:sz w:val="24"/>
            <w:szCs w:val="24"/>
          </w:rPr>
          <w:t xml:space="preserve">In this experiment, </w:t>
        </w:r>
      </w:ins>
      <w:del w:id="6609"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6610"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6611"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6612" w:author="ThinkPad" w:date="2022-06-19T21:02:00Z">
        <w:r w:rsidR="00CA5769" w:rsidDel="00262075">
          <w:rPr>
            <w:rFonts w:ascii="Times New Roman" w:eastAsia="宋体" w:hAnsi="Times New Roman" w:cs="Times New Roman"/>
            <w:kern w:val="0"/>
            <w:sz w:val="24"/>
            <w:szCs w:val="24"/>
          </w:rPr>
          <w:delText xml:space="preserve">analyze </w:delText>
        </w:r>
      </w:del>
      <w:ins w:id="6613"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6614"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6615"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6616"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6617"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6618"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6619" w:author="ThinkPad" w:date="2022-06-20T10:40:00Z"/>
          <w:rFonts w:ascii="Times New Roman" w:eastAsia="宋体" w:hAnsi="Times New Roman" w:cs="Times New Roman"/>
          <w:kern w:val="0"/>
          <w:sz w:val="24"/>
          <w:szCs w:val="24"/>
        </w:rPr>
      </w:pPr>
      <w:del w:id="6620"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6621" w:author="Zhang Li" w:date="2022-06-12T15:31:00Z">
        <w:del w:id="6622" w:author="ThinkPad" w:date="2022-06-20T10:40:00Z">
          <w:r w:rsidR="0067227F" w:rsidDel="008E274D">
            <w:rPr>
              <w:rFonts w:ascii="Times New Roman" w:eastAsia="宋体" w:hAnsi="Times New Roman" w:cs="Times New Roman"/>
              <w:kern w:val="0"/>
              <w:sz w:val="24"/>
              <w:szCs w:val="24"/>
            </w:rPr>
            <w:delText>600</w:delText>
          </w:r>
        </w:del>
      </w:ins>
      <w:del w:id="6623"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6624" w:author="ThinkPad" w:date="2022-06-20T10:41:00Z">
          <w:pPr>
            <w:pStyle w:val="ac"/>
            <w:numPr>
              <w:numId w:val="25"/>
            </w:numPr>
            <w:ind w:left="780" w:hanging="360"/>
            <w:jc w:val="left"/>
          </w:pPr>
        </w:pPrChange>
      </w:pPr>
      <w:ins w:id="6625"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6626"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6627" w:author="ThinkPad" w:date="2022-06-20T10:41:00Z">
        <w:r>
          <w:rPr>
            <w:rFonts w:ascii="Times New Roman" w:hAnsi="Times New Roman" w:cs="Times New Roman"/>
          </w:rPr>
          <w:t xml:space="preserve">                      </w:t>
        </w:r>
        <w:proofErr w:type="gramStart"/>
        <w:r>
          <w:rPr>
            <w:rFonts w:ascii="Times New Roman" w:hAnsi="Times New Roman" w:cs="Times New Roman"/>
          </w:rPr>
          <w:t xml:space="preserve">   </w:t>
        </w:r>
      </w:ins>
      <w:r w:rsidR="00CA5769" w:rsidRPr="00101385">
        <w:rPr>
          <w:rFonts w:ascii="Times New Roman" w:hAnsi="Times New Roman" w:cs="Times New Roman"/>
        </w:rPr>
        <w:t>(</w:t>
      </w:r>
      <w:proofErr w:type="gramEnd"/>
      <w:r w:rsidR="00CA5769" w:rsidRPr="00101385">
        <w:rPr>
          <w:rFonts w:ascii="Times New Roman" w:hAnsi="Times New Roman" w:cs="Times New Roman"/>
        </w:rPr>
        <w:t xml:space="preserve">b) Average throughput </w:t>
      </w:r>
      <w:del w:id="6628"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t>
      </w:r>
      <w:del w:id="6629" w:author="ThinkPad" w:date="2022-06-19T21:04:00Z">
        <w:r w:rsidDel="00C32665">
          <w:rPr>
            <w:rFonts w:ascii="Times New Roman" w:hAnsi="Times New Roman" w:cs="Times New Roman"/>
            <w:b/>
            <w:bCs/>
          </w:rPr>
          <w:delText>vs.</w:delText>
        </w:r>
      </w:del>
      <w:ins w:id="6630"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6631" w:author="ThinkPad" w:date="2022-06-19T21:04:00Z">
        <w:r w:rsidDel="00C32665">
          <w:rPr>
            <w:rFonts w:ascii="Times New Roman" w:hAnsi="Times New Roman" w:cs="Times New Roman"/>
            <w:b/>
            <w:bCs/>
          </w:rPr>
          <w:delText>s</w:delText>
        </w:r>
      </w:del>
      <w:ins w:id="6632" w:author="ThinkPad" w:date="2022-06-19T21:04:00Z">
        <w:r w:rsidR="00C32665">
          <w:rPr>
            <w:rFonts w:ascii="Times New Roman" w:hAnsi="Times New Roman" w:cs="Times New Roman"/>
            <w:b/>
            <w:bCs/>
          </w:rPr>
          <w:t>.</w:t>
        </w:r>
      </w:ins>
      <w:ins w:id="6633"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6634" w:author="ThinkPad" w:date="2022-06-20T11:18:00Z">
        <w:r>
          <w:rPr>
            <w:rFonts w:ascii="Times New Roman" w:eastAsia="宋体" w:hAnsi="Times New Roman" w:cs="Times New Roman"/>
            <w:kern w:val="0"/>
            <w:sz w:val="24"/>
            <w:szCs w:val="24"/>
          </w:rPr>
          <w:t xml:space="preserve">Fig. 9 shows the average consensus latency and throughput performance by </w:t>
        </w:r>
      </w:ins>
      <w:proofErr w:type="spellStart"/>
      <w:ins w:id="6635" w:author="ThinkPad" w:date="2022-06-20T11:19: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t</w:t>
        </w:r>
      </w:ins>
      <w:ins w:id="6636"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6637"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6638" w:author="ThinkPad" w:date="2022-06-20T10:54:00Z">
        <w:r w:rsidR="005E04D3">
          <w:rPr>
            <w:rFonts w:ascii="Times New Roman" w:eastAsia="宋体" w:hAnsi="Times New Roman" w:cs="Times New Roman"/>
            <w:kern w:val="0"/>
            <w:sz w:val="24"/>
            <w:szCs w:val="24"/>
          </w:rPr>
          <w:t xml:space="preserve">the average consensus latency versus network size. </w:t>
        </w:r>
      </w:ins>
      <w:ins w:id="6639" w:author="Zhang Li" w:date="2022-06-12T15:31:00Z">
        <w:del w:id="6640" w:author="ThinkPad" w:date="2022-06-20T10:55:00Z">
          <w:r w:rsidR="0067227F" w:rsidDel="00342CF0">
            <w:rPr>
              <w:rFonts w:ascii="Times New Roman" w:eastAsia="宋体" w:hAnsi="Times New Roman" w:cs="Times New Roman"/>
              <w:kern w:val="0"/>
              <w:sz w:val="24"/>
              <w:szCs w:val="24"/>
            </w:rPr>
            <w:delText>As shown in above</w:delText>
          </w:r>
        </w:del>
      </w:ins>
      <w:ins w:id="6641" w:author="ThinkPad" w:date="2022-06-20T10:55:00Z">
        <w:r w:rsidR="00342CF0">
          <w:rPr>
            <w:rFonts w:ascii="Times New Roman" w:eastAsia="宋体" w:hAnsi="Times New Roman" w:cs="Times New Roman"/>
            <w:kern w:val="0"/>
            <w:sz w:val="24"/>
            <w:szCs w:val="24"/>
          </w:rPr>
          <w:t>In</w:t>
        </w:r>
      </w:ins>
      <w:ins w:id="6642" w:author="Zhang Li" w:date="2022-06-12T15:31:00Z">
        <w:r w:rsidR="0067227F">
          <w:rPr>
            <w:rFonts w:ascii="Times New Roman" w:eastAsia="宋体" w:hAnsi="Times New Roman" w:cs="Times New Roman"/>
            <w:kern w:val="0"/>
            <w:sz w:val="24"/>
            <w:szCs w:val="24"/>
          </w:rPr>
          <w:t xml:space="preserve"> Fig. 9 (a),</w:t>
        </w:r>
      </w:ins>
      <w:ins w:id="6643" w:author="ThinkPad" w:date="2022-06-20T10:55:00Z">
        <w:r w:rsidR="00342CF0">
          <w:rPr>
            <w:rFonts w:ascii="Times New Roman" w:eastAsia="宋体" w:hAnsi="Times New Roman" w:cs="Times New Roman"/>
            <w:kern w:val="0"/>
            <w:sz w:val="24"/>
            <w:szCs w:val="24"/>
          </w:rPr>
          <w:t xml:space="preserve"> it is seen that the</w:t>
        </w:r>
      </w:ins>
      <w:ins w:id="6644" w:author="Zhang Li" w:date="2022-06-12T15:31:00Z">
        <w:r w:rsidR="0067227F">
          <w:rPr>
            <w:rFonts w:ascii="Times New Roman" w:eastAsia="宋体" w:hAnsi="Times New Roman" w:cs="Times New Roman"/>
            <w:kern w:val="0"/>
            <w:sz w:val="24"/>
            <w:szCs w:val="24"/>
          </w:rPr>
          <w:t xml:space="preserve"> consensus latency increases with </w:t>
        </w:r>
      </w:ins>
      <w:ins w:id="6645"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6646" w:author="Zhang Li" w:date="2022-06-12T15:31:00Z">
        <w:del w:id="6647" w:author="ThinkPad" w:date="2022-06-20T10:46:00Z">
          <w:r w:rsidR="0067227F" w:rsidDel="001E4DFD">
            <w:rPr>
              <w:rFonts w:ascii="Times New Roman" w:eastAsia="宋体" w:hAnsi="Times New Roman" w:cs="Times New Roman"/>
              <w:kern w:val="0"/>
              <w:sz w:val="24"/>
              <w:szCs w:val="24"/>
            </w:rPr>
            <w:delText>the number of consensus nodes</w:delText>
          </w:r>
        </w:del>
        <w:del w:id="6648"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6649" w:author="ThinkPad" w:date="2022-06-20T10:55:00Z">
          <w:r w:rsidR="0067227F" w:rsidDel="00342CF0">
            <w:rPr>
              <w:rFonts w:ascii="Times New Roman" w:eastAsia="宋体" w:hAnsi="Times New Roman" w:cs="Times New Roman"/>
              <w:kern w:val="0"/>
              <w:sz w:val="24"/>
              <w:szCs w:val="24"/>
            </w:rPr>
            <w:delText>and</w:delText>
          </w:r>
        </w:del>
      </w:ins>
      <w:ins w:id="6650" w:author="ThinkPad" w:date="2022-06-20T10:55:00Z">
        <w:r w:rsidR="00342CF0">
          <w:rPr>
            <w:rFonts w:ascii="Times New Roman" w:eastAsia="宋体" w:hAnsi="Times New Roman" w:cs="Times New Roman"/>
            <w:kern w:val="0"/>
            <w:sz w:val="24"/>
            <w:szCs w:val="24"/>
          </w:rPr>
          <w:t>while still</w:t>
        </w:r>
      </w:ins>
      <w:ins w:id="6651" w:author="Zhang Li" w:date="2022-06-12T15:31:00Z">
        <w:r w:rsidR="0067227F">
          <w:rPr>
            <w:rFonts w:ascii="Times New Roman" w:eastAsia="宋体" w:hAnsi="Times New Roman" w:cs="Times New Roman"/>
            <w:kern w:val="0"/>
            <w:sz w:val="24"/>
            <w:szCs w:val="24"/>
          </w:rPr>
          <w:t xml:space="preserve"> </w:t>
        </w:r>
        <w:del w:id="6652"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6653" w:author="ThinkPad" w:date="2022-06-20T10:55:00Z">
          <w:r w:rsidR="0067227F" w:rsidDel="00342CF0">
            <w:rPr>
              <w:rFonts w:ascii="Times New Roman" w:eastAsia="宋体" w:hAnsi="Times New Roman" w:cs="Times New Roman"/>
              <w:kern w:val="0"/>
              <w:sz w:val="24"/>
              <w:szCs w:val="24"/>
            </w:rPr>
            <w:delText>values</w:delText>
          </w:r>
        </w:del>
        <w:del w:id="6654"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6655" w:author="ThinkPad" w:date="2022-06-20T10:56:00Z">
        <w:r w:rsidR="00342CF0">
          <w:rPr>
            <w:rFonts w:ascii="Times New Roman" w:eastAsia="宋体" w:hAnsi="Times New Roman" w:cs="Times New Roman"/>
            <w:kern w:val="0"/>
            <w:sz w:val="24"/>
            <w:szCs w:val="24"/>
          </w:rPr>
          <w:t xml:space="preserve">600-node </w:t>
        </w:r>
      </w:ins>
      <w:ins w:id="6656" w:author="Zhang Li" w:date="2022-06-12T15:31:00Z">
        <w:r w:rsidR="0067227F">
          <w:rPr>
            <w:rFonts w:ascii="Times New Roman" w:eastAsia="宋体" w:hAnsi="Times New Roman" w:cs="Times New Roman"/>
            <w:kern w:val="0"/>
            <w:sz w:val="24"/>
            <w:szCs w:val="24"/>
          </w:rPr>
          <w:t>network</w:t>
        </w:r>
      </w:ins>
      <w:ins w:id="6657" w:author="ThinkPad" w:date="2022-06-20T10:56:00Z">
        <w:r w:rsidR="00342CF0">
          <w:rPr>
            <w:rFonts w:ascii="Times New Roman" w:eastAsia="宋体" w:hAnsi="Times New Roman" w:cs="Times New Roman"/>
            <w:kern w:val="0"/>
            <w:sz w:val="24"/>
            <w:szCs w:val="24"/>
          </w:rPr>
          <w:t>s</w:t>
        </w:r>
      </w:ins>
      <w:ins w:id="6658" w:author="Zhang Li" w:date="2022-06-12T15:31:00Z">
        <w:r w:rsidR="0067227F">
          <w:rPr>
            <w:rFonts w:ascii="Times New Roman" w:eastAsia="宋体" w:hAnsi="Times New Roman" w:cs="Times New Roman"/>
            <w:kern w:val="0"/>
            <w:sz w:val="24"/>
            <w:szCs w:val="24"/>
          </w:rPr>
          <w:t xml:space="preserve"> </w:t>
        </w:r>
        <w:del w:id="6659"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660" w:author="ThinkPad" w:date="2022-06-20T10:56:00Z">
        <w:r w:rsidR="00342CF0">
          <w:rPr>
            <w:rFonts w:ascii="Times New Roman" w:eastAsia="宋体" w:hAnsi="Times New Roman" w:cs="Times New Roman"/>
            <w:kern w:val="0"/>
            <w:sz w:val="24"/>
            <w:szCs w:val="24"/>
          </w:rPr>
          <w:t xml:space="preserve">1-MB </w:t>
        </w:r>
      </w:ins>
      <w:ins w:id="6661" w:author="Zhang Li" w:date="2022-06-12T15:31:00Z">
        <w:r w:rsidR="0067227F">
          <w:rPr>
            <w:rFonts w:ascii="Times New Roman" w:eastAsia="宋体" w:hAnsi="Times New Roman" w:cs="Times New Roman"/>
            <w:kern w:val="0"/>
            <w:sz w:val="24"/>
            <w:szCs w:val="24"/>
          </w:rPr>
          <w:t>block</w:t>
        </w:r>
      </w:ins>
      <w:ins w:id="6662" w:author="ThinkPad" w:date="2022-06-20T10:56:00Z">
        <w:r w:rsidR="00342CF0">
          <w:rPr>
            <w:rFonts w:ascii="Times New Roman" w:eastAsia="宋体" w:hAnsi="Times New Roman" w:cs="Times New Roman"/>
            <w:kern w:val="0"/>
            <w:sz w:val="24"/>
            <w:szCs w:val="24"/>
          </w:rPr>
          <w:t>s</w:t>
        </w:r>
      </w:ins>
      <w:ins w:id="6663" w:author="Zhang Li" w:date="2022-06-12T15:31:00Z">
        <w:del w:id="6664"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6665" w:author="ThinkPad" w:date="2022-06-20T11:25:00Z">
          <w:r w:rsidR="0067227F" w:rsidDel="001D262B">
            <w:rPr>
              <w:rFonts w:ascii="Times New Roman" w:eastAsia="宋体" w:hAnsi="Times New Roman" w:cs="Times New Roman"/>
              <w:kern w:val="0"/>
              <w:sz w:val="24"/>
              <w:szCs w:val="24"/>
            </w:rPr>
            <w:delText>communication</w:delText>
          </w:r>
        </w:del>
      </w:ins>
      <w:ins w:id="6666" w:author="ThinkPad" w:date="2022-06-20T11:25:00Z">
        <w:r w:rsidR="001D262B">
          <w:rPr>
            <w:rFonts w:ascii="Times New Roman" w:eastAsia="宋体" w:hAnsi="Times New Roman" w:cs="Times New Roman"/>
            <w:kern w:val="0"/>
            <w:sz w:val="24"/>
            <w:szCs w:val="24"/>
          </w:rPr>
          <w:t>channel</w:t>
        </w:r>
      </w:ins>
      <w:ins w:id="6667" w:author="Zhang Li" w:date="2022-06-12T15:31:00Z">
        <w:r w:rsidR="0067227F">
          <w:rPr>
            <w:rFonts w:ascii="Times New Roman" w:eastAsia="宋体" w:hAnsi="Times New Roman" w:cs="Times New Roman"/>
            <w:kern w:val="0"/>
            <w:sz w:val="24"/>
            <w:szCs w:val="24"/>
          </w:rPr>
          <w:t xml:space="preserve">, block transmission time </w:t>
        </w:r>
        <w:del w:id="6668"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6669" w:author="ThinkPad" w:date="2022-06-20T11:21:00Z">
        <w:r>
          <w:rPr>
            <w:rFonts w:ascii="Times New Roman" w:eastAsia="宋体" w:hAnsi="Times New Roman" w:cs="Times New Roman"/>
            <w:kern w:val="0"/>
            <w:sz w:val="24"/>
            <w:szCs w:val="24"/>
          </w:rPr>
          <w:t>does not vary with</w:t>
        </w:r>
      </w:ins>
      <w:ins w:id="6670" w:author="Zhang Li" w:date="2022-06-12T15:31:00Z">
        <w:r w:rsidR="0067227F">
          <w:rPr>
            <w:rFonts w:ascii="Times New Roman" w:eastAsia="宋体" w:hAnsi="Times New Roman" w:cs="Times New Roman"/>
            <w:kern w:val="0"/>
            <w:sz w:val="24"/>
            <w:szCs w:val="24"/>
          </w:rPr>
          <w:t xml:space="preserve"> network size</w:t>
        </w:r>
        <w:del w:id="6671" w:author="ThinkPad" w:date="2022-06-20T11:21:00Z">
          <w:r w:rsidR="0067227F" w:rsidDel="00972967">
            <w:rPr>
              <w:rFonts w:ascii="Times New Roman" w:eastAsia="宋体" w:hAnsi="Times New Roman" w:cs="Times New Roman"/>
              <w:kern w:val="0"/>
              <w:sz w:val="24"/>
              <w:szCs w:val="24"/>
            </w:rPr>
            <w:delText>s</w:delText>
          </w:r>
        </w:del>
      </w:ins>
      <w:ins w:id="6672" w:author="ThinkPad" w:date="2022-06-20T11:21:00Z">
        <w:r>
          <w:rPr>
            <w:rFonts w:ascii="Times New Roman" w:eastAsia="宋体" w:hAnsi="Times New Roman" w:cs="Times New Roman"/>
            <w:kern w:val="0"/>
            <w:sz w:val="24"/>
            <w:szCs w:val="24"/>
          </w:rPr>
          <w:t xml:space="preserve"> </w:t>
        </w:r>
      </w:ins>
      <w:ins w:id="6673" w:author="ThinkPad" w:date="2022-06-20T11:25:00Z">
        <w:r w:rsidR="001D262B">
          <w:rPr>
            <w:rFonts w:ascii="Times New Roman" w:eastAsia="宋体" w:hAnsi="Times New Roman" w:cs="Times New Roman"/>
            <w:kern w:val="0"/>
            <w:sz w:val="24"/>
            <w:szCs w:val="24"/>
          </w:rPr>
          <w:t>as we focus on studying</w:t>
        </w:r>
      </w:ins>
      <w:ins w:id="6674" w:author="ThinkPad" w:date="2022-06-20T11:21:00Z">
        <w:r>
          <w:rPr>
            <w:rFonts w:ascii="Times New Roman" w:eastAsia="宋体" w:hAnsi="Times New Roman" w:cs="Times New Roman"/>
            <w:kern w:val="0"/>
            <w:sz w:val="24"/>
            <w:szCs w:val="24"/>
          </w:rPr>
          <w:t xml:space="preserve"> </w:t>
        </w:r>
      </w:ins>
      <w:ins w:id="6675" w:author="ThinkPad" w:date="2022-06-20T11:22:00Z">
        <w:r>
          <w:rPr>
            <w:rFonts w:ascii="Times New Roman" w:eastAsia="宋体" w:hAnsi="Times New Roman" w:cs="Times New Roman"/>
            <w:kern w:val="0"/>
            <w:sz w:val="24"/>
            <w:szCs w:val="24"/>
          </w:rPr>
          <w:t>one-hop wireless</w:t>
        </w:r>
      </w:ins>
      <w:ins w:id="6676" w:author="ThinkPad" w:date="2022-06-20T11:21:00Z">
        <w:r>
          <w:rPr>
            <w:rFonts w:ascii="Times New Roman" w:eastAsia="宋体" w:hAnsi="Times New Roman" w:cs="Times New Roman"/>
            <w:kern w:val="0"/>
            <w:sz w:val="24"/>
            <w:szCs w:val="24"/>
          </w:rPr>
          <w:t xml:space="preserve"> </w:t>
        </w:r>
      </w:ins>
      <w:ins w:id="6677" w:author="ThinkPad" w:date="2022-06-20T11:22:00Z">
        <w:r>
          <w:rPr>
            <w:rFonts w:ascii="Times New Roman" w:eastAsia="宋体" w:hAnsi="Times New Roman" w:cs="Times New Roman"/>
            <w:kern w:val="0"/>
            <w:sz w:val="24"/>
            <w:szCs w:val="24"/>
          </w:rPr>
          <w:t>network</w:t>
        </w:r>
      </w:ins>
      <w:ins w:id="6678" w:author="ThinkPad" w:date="2022-06-20T11:25:00Z">
        <w:r w:rsidR="001D262B">
          <w:rPr>
            <w:rFonts w:ascii="Times New Roman" w:eastAsia="宋体" w:hAnsi="Times New Roman" w:cs="Times New Roman"/>
            <w:kern w:val="0"/>
            <w:sz w:val="24"/>
            <w:szCs w:val="24"/>
          </w:rPr>
          <w:t>s</w:t>
        </w:r>
      </w:ins>
      <w:ins w:id="6679" w:author="Zhang Li" w:date="2022-06-12T15:31:00Z">
        <w:r w:rsidR="0067227F">
          <w:rPr>
            <w:rFonts w:ascii="Times New Roman" w:eastAsia="宋体" w:hAnsi="Times New Roman" w:cs="Times New Roman"/>
            <w:kern w:val="0"/>
            <w:sz w:val="24"/>
            <w:szCs w:val="24"/>
          </w:rPr>
          <w:t>. However, block finalization requires enough partial signature shares, wh</w:t>
        </w:r>
        <w:del w:id="6680" w:author="ThinkPad" w:date="2022-06-20T11:22:00Z">
          <w:r w:rsidR="0067227F" w:rsidDel="00972967">
            <w:rPr>
              <w:rFonts w:ascii="Times New Roman" w:eastAsia="宋体" w:hAnsi="Times New Roman" w:cs="Times New Roman"/>
              <w:kern w:val="0"/>
              <w:sz w:val="24"/>
              <w:szCs w:val="24"/>
            </w:rPr>
            <w:delText>ich</w:delText>
          </w:r>
        </w:del>
      </w:ins>
      <w:ins w:id="6681" w:author="ThinkPad" w:date="2022-06-20T11:22:00Z">
        <w:r>
          <w:rPr>
            <w:rFonts w:ascii="Times New Roman" w:eastAsia="宋体" w:hAnsi="Times New Roman" w:cs="Times New Roman"/>
            <w:kern w:val="0"/>
            <w:sz w:val="24"/>
            <w:szCs w:val="24"/>
          </w:rPr>
          <w:t>ose collection time</w:t>
        </w:r>
      </w:ins>
      <w:ins w:id="6682" w:author="Zhang Li" w:date="2022-06-12T15:31:00Z">
        <w:r w:rsidR="0067227F">
          <w:rPr>
            <w:rFonts w:ascii="Times New Roman" w:eastAsia="宋体" w:hAnsi="Times New Roman" w:cs="Times New Roman"/>
            <w:kern w:val="0"/>
            <w:sz w:val="24"/>
            <w:szCs w:val="24"/>
          </w:rPr>
          <w:t xml:space="preserve"> </w:t>
        </w:r>
        <w:del w:id="6683"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6684" w:author="ThinkPad" w:date="2022-06-20T11:22:00Z">
        <w:r>
          <w:rPr>
            <w:rFonts w:ascii="Times New Roman" w:eastAsia="宋体" w:hAnsi="Times New Roman" w:cs="Times New Roman"/>
            <w:kern w:val="0"/>
            <w:sz w:val="24"/>
            <w:szCs w:val="24"/>
          </w:rPr>
          <w:t>s</w:t>
        </w:r>
      </w:ins>
      <w:ins w:id="6685" w:author="Zhang Li" w:date="2022-06-12T15:31:00Z">
        <w:r w:rsidR="0067227F">
          <w:rPr>
            <w:rFonts w:ascii="Times New Roman" w:eastAsia="宋体" w:hAnsi="Times New Roman" w:cs="Times New Roman"/>
            <w:kern w:val="0"/>
            <w:sz w:val="24"/>
            <w:szCs w:val="24"/>
          </w:rPr>
          <w:t xml:space="preserve"> proportionally with </w:t>
        </w:r>
        <w:del w:id="6686"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6687"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6688" w:author="ThinkPad" w:date="2022-06-20T11:26:00Z">
        <w:r w:rsidR="00990DA7">
          <w:rPr>
            <w:rFonts w:ascii="Times New Roman" w:eastAsia="宋体" w:hAnsi="Times New Roman" w:cs="Times New Roman"/>
            <w:kern w:val="0"/>
            <w:sz w:val="24"/>
            <w:szCs w:val="24"/>
          </w:rPr>
          <w:t xml:space="preserve">are </w:t>
        </w:r>
      </w:ins>
      <w:ins w:id="6689" w:author="Zhang Li" w:date="2022-06-12T15:31:00Z">
        <w:r w:rsidR="0067227F">
          <w:rPr>
            <w:rFonts w:ascii="Times New Roman" w:eastAsia="宋体" w:hAnsi="Times New Roman" w:cs="Times New Roman"/>
            <w:kern w:val="0"/>
            <w:sz w:val="24"/>
            <w:szCs w:val="24"/>
          </w:rPr>
          <w:t>require</w:t>
        </w:r>
      </w:ins>
      <w:ins w:id="6690" w:author="ThinkPad" w:date="2022-06-20T11:26:00Z">
        <w:r w:rsidR="00990DA7">
          <w:rPr>
            <w:rFonts w:ascii="Times New Roman" w:eastAsia="宋体" w:hAnsi="Times New Roman" w:cs="Times New Roman"/>
            <w:kern w:val="0"/>
            <w:sz w:val="24"/>
            <w:szCs w:val="24"/>
          </w:rPr>
          <w:t>d</w:t>
        </w:r>
      </w:ins>
      <w:ins w:id="6691"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6692" w:author="ThinkPad" w:date="2022-06-20T11:27:00Z">
          <w:r w:rsidR="0067227F" w:rsidDel="00990DA7">
            <w:rPr>
              <w:rFonts w:ascii="Times New Roman" w:eastAsia="宋体" w:hAnsi="Times New Roman" w:cs="Times New Roman"/>
              <w:kern w:val="0"/>
              <w:sz w:val="24"/>
              <w:szCs w:val="24"/>
            </w:rPr>
            <w:delText>high frequency</w:delText>
          </w:r>
        </w:del>
      </w:ins>
      <w:ins w:id="6693" w:author="ThinkPad" w:date="2022-06-20T11:27:00Z">
        <w:r w:rsidR="00990DA7">
          <w:rPr>
            <w:rFonts w:ascii="Times New Roman" w:eastAsia="宋体" w:hAnsi="Times New Roman" w:cs="Times New Roman"/>
            <w:kern w:val="0"/>
            <w:sz w:val="24"/>
            <w:szCs w:val="24"/>
          </w:rPr>
          <w:t>more severe</w:t>
        </w:r>
      </w:ins>
      <w:ins w:id="6694" w:author="Zhang Li" w:date="2022-06-12T15:31:00Z">
        <w:r w:rsidR="0067227F">
          <w:rPr>
            <w:rFonts w:ascii="Times New Roman" w:eastAsia="宋体" w:hAnsi="Times New Roman" w:cs="Times New Roman"/>
            <w:kern w:val="0"/>
            <w:sz w:val="24"/>
            <w:szCs w:val="24"/>
          </w:rPr>
          <w:t xml:space="preserve"> </w:t>
        </w:r>
        <w:del w:id="6695"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6696" w:author="ThinkPad" w:date="2022-06-20T11:27:00Z">
        <w:r w:rsidR="00990DA7">
          <w:rPr>
            <w:rFonts w:ascii="Times New Roman" w:eastAsia="宋体" w:hAnsi="Times New Roman" w:cs="Times New Roman"/>
            <w:kern w:val="0"/>
            <w:sz w:val="24"/>
            <w:szCs w:val="24"/>
          </w:rPr>
          <w:t xml:space="preserve">accessing </w:t>
        </w:r>
      </w:ins>
      <w:ins w:id="6697"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proofErr w:type="spellStart"/>
      <w:ins w:id="6698" w:author="ThinkPad" w:date="2022-06-20T11:27:00Z">
        <w:r w:rsidR="00990DA7">
          <w:rPr>
            <w:rFonts w:ascii="Times New Roman" w:eastAsia="宋体" w:hAnsi="Times New Roman" w:cs="Times New Roman"/>
            <w:kern w:val="0"/>
            <w:sz w:val="24"/>
            <w:szCs w:val="24"/>
          </w:rPr>
          <w:t>SWIB</w:t>
        </w:r>
        <w:proofErr w:type="spellEnd"/>
        <w:r w:rsidR="00990DA7">
          <w:rPr>
            <w:rFonts w:ascii="Times New Roman" w:eastAsia="宋体" w:hAnsi="Times New Roman" w:cs="Times New Roman"/>
            <w:kern w:val="0"/>
            <w:sz w:val="24"/>
            <w:szCs w:val="24"/>
          </w:rPr>
          <w:t xml:space="preserve"> </w:t>
        </w:r>
      </w:ins>
      <w:ins w:id="6699" w:author="Zhang Li" w:date="2022-06-12T15:31:00Z">
        <w:r w:rsidR="0067227F">
          <w:rPr>
            <w:rFonts w:ascii="Times New Roman" w:eastAsia="宋体" w:hAnsi="Times New Roman" w:cs="Times New Roman"/>
            <w:kern w:val="0"/>
            <w:sz w:val="24"/>
            <w:szCs w:val="24"/>
          </w:rPr>
          <w:t xml:space="preserve">node </w:t>
        </w:r>
        <w:del w:id="6700"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6701" w:author="ThinkPad" w:date="2022-06-20T11:27:00Z">
        <w:r w:rsidR="00990DA7">
          <w:rPr>
            <w:rFonts w:ascii="Times New Roman" w:eastAsia="宋体" w:hAnsi="Times New Roman" w:cs="Times New Roman"/>
            <w:kern w:val="0"/>
            <w:sz w:val="24"/>
            <w:szCs w:val="24"/>
          </w:rPr>
          <w:t xml:space="preserve">is assumed to </w:t>
        </w:r>
      </w:ins>
      <w:ins w:id="6702" w:author="Zhang Li" w:date="2022-06-12T15:31:00Z">
        <w:r w:rsidR="0067227F">
          <w:rPr>
            <w:rFonts w:ascii="Times New Roman" w:eastAsia="宋体" w:hAnsi="Times New Roman" w:cs="Times New Roman"/>
            <w:kern w:val="0"/>
            <w:sz w:val="24"/>
            <w:szCs w:val="24"/>
          </w:rPr>
          <w:t>dynamically adjust</w:t>
        </w:r>
        <w:del w:id="6703" w:author="ThinkPad" w:date="2022-06-20T11:28:00Z">
          <w:r w:rsidR="0067227F" w:rsidDel="00990DA7">
            <w:rPr>
              <w:rFonts w:ascii="Times New Roman" w:eastAsia="宋体" w:hAnsi="Times New Roman" w:cs="Times New Roman"/>
              <w:kern w:val="0"/>
              <w:sz w:val="24"/>
              <w:szCs w:val="24"/>
            </w:rPr>
            <w:delText>s</w:delText>
          </w:r>
        </w:del>
      </w:ins>
      <w:ins w:id="6704" w:author="ThinkPad" w:date="2022-06-20T11:28:00Z">
        <w:r w:rsidR="00990DA7">
          <w:rPr>
            <w:rFonts w:ascii="Times New Roman" w:eastAsia="宋体" w:hAnsi="Times New Roman" w:cs="Times New Roman"/>
            <w:kern w:val="0"/>
            <w:sz w:val="24"/>
            <w:szCs w:val="24"/>
          </w:rPr>
          <w:t xml:space="preserve"> its</w:t>
        </w:r>
      </w:ins>
      <w:ins w:id="6705" w:author="Zhang Li" w:date="2022-06-12T15:31:00Z">
        <w:r w:rsidR="0067227F">
          <w:rPr>
            <w:rFonts w:ascii="Times New Roman" w:eastAsia="宋体" w:hAnsi="Times New Roman" w:cs="Times New Roman"/>
            <w:kern w:val="0"/>
            <w:sz w:val="24"/>
            <w:szCs w:val="24"/>
          </w:rPr>
          <w:t xml:space="preserve"> transmission probability by sensing</w:t>
        </w:r>
      </w:ins>
      <w:ins w:id="6706" w:author="ThinkPad" w:date="2022-06-20T11:28:00Z">
        <w:r w:rsidR="00990DA7">
          <w:rPr>
            <w:rFonts w:ascii="Times New Roman" w:eastAsia="宋体" w:hAnsi="Times New Roman" w:cs="Times New Roman"/>
            <w:kern w:val="0"/>
            <w:sz w:val="24"/>
            <w:szCs w:val="24"/>
          </w:rPr>
          <w:t xml:space="preserve"> the</w:t>
        </w:r>
      </w:ins>
      <w:ins w:id="6707" w:author="Zhang Li" w:date="2022-06-12T15:31:00Z">
        <w:r w:rsidR="0067227F">
          <w:rPr>
            <w:rFonts w:ascii="Times New Roman" w:eastAsia="宋体" w:hAnsi="Times New Roman" w:cs="Times New Roman"/>
            <w:kern w:val="0"/>
            <w:sz w:val="24"/>
            <w:szCs w:val="24"/>
          </w:rPr>
          <w:t xml:space="preserve"> channel</w:t>
        </w:r>
        <w:del w:id="6708"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6709"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6710" w:author="ThinkPad" w:date="2022-06-20T11:28:00Z">
        <w:r w:rsidR="00990DA7">
          <w:rPr>
            <w:rFonts w:ascii="Times New Roman" w:eastAsia="宋体" w:hAnsi="Times New Roman" w:cs="Times New Roman"/>
            <w:kern w:val="0"/>
            <w:sz w:val="24"/>
            <w:szCs w:val="24"/>
          </w:rPr>
          <w:t>d</w:t>
        </w:r>
      </w:ins>
      <w:ins w:id="6711"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6712"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6713"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6714"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6715"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6716"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6717"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6718" w:author="ThinkPad" w:date="2022-06-20T11:30:00Z">
              <w:rPr>
                <w:rFonts w:ascii="Times New Roman" w:eastAsia="宋体" w:hAnsi="Times New Roman" w:cs="Times New Roman"/>
                <w:kern w:val="0"/>
                <w:sz w:val="24"/>
                <w:szCs w:val="24"/>
              </w:rPr>
            </w:rPrChange>
          </w:rPr>
          <w:t>]</w:t>
        </w:r>
      </w:ins>
      <w:ins w:id="6719" w:author="Zhang Li" w:date="2022-06-12T15:31:00Z">
        <w:r w:rsidR="0067227F">
          <w:rPr>
            <w:rFonts w:ascii="Times New Roman" w:eastAsia="宋体" w:hAnsi="Times New Roman" w:cs="Times New Roman"/>
            <w:kern w:val="0"/>
            <w:sz w:val="24"/>
            <w:szCs w:val="24"/>
          </w:rPr>
          <w:t xml:space="preserve"> This design</w:t>
        </w:r>
      </w:ins>
      <w:ins w:id="6720" w:author="ThinkPad" w:date="2022-06-20T11:28:00Z">
        <w:r w:rsidR="000443EE">
          <w:rPr>
            <w:rFonts w:ascii="Times New Roman" w:eastAsia="宋体" w:hAnsi="Times New Roman" w:cs="Times New Roman"/>
            <w:kern w:val="0"/>
            <w:sz w:val="24"/>
            <w:szCs w:val="24"/>
          </w:rPr>
          <w:t xml:space="preserve"> choice</w:t>
        </w:r>
      </w:ins>
      <w:ins w:id="6721" w:author="Zhang Li" w:date="2022-06-12T15:31:00Z">
        <w:r w:rsidR="0067227F">
          <w:rPr>
            <w:rFonts w:ascii="Times New Roman" w:eastAsia="宋体" w:hAnsi="Times New Roman" w:cs="Times New Roman"/>
            <w:kern w:val="0"/>
            <w:sz w:val="24"/>
            <w:szCs w:val="24"/>
          </w:rPr>
          <w:t xml:space="preserve"> </w:t>
        </w:r>
        <w:del w:id="6722"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6723" w:author="ThinkPad" w:date="2022-06-20T11:28:00Z">
        <w:r w:rsidR="000443EE">
          <w:rPr>
            <w:rFonts w:ascii="Times New Roman" w:eastAsia="宋体" w:hAnsi="Times New Roman" w:cs="Times New Roman"/>
            <w:kern w:val="0"/>
            <w:sz w:val="24"/>
            <w:szCs w:val="24"/>
          </w:rPr>
          <w:t>can avoid sharp increase of</w:t>
        </w:r>
      </w:ins>
      <w:ins w:id="6724" w:author="Zhang Li" w:date="2022-06-12T15:31:00Z">
        <w:r w:rsidR="0067227F">
          <w:rPr>
            <w:rFonts w:ascii="Times New Roman" w:eastAsia="宋体" w:hAnsi="Times New Roman" w:cs="Times New Roman"/>
            <w:kern w:val="0"/>
            <w:sz w:val="24"/>
            <w:szCs w:val="24"/>
          </w:rPr>
          <w:t xml:space="preserve"> consensus latency </w:t>
        </w:r>
        <w:del w:id="6725"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6726" w:author="ThinkPad" w:date="2022-06-20T11:29:00Z">
          <w:r w:rsidR="0067227F" w:rsidDel="000443EE">
            <w:rPr>
              <w:rFonts w:ascii="Times New Roman" w:eastAsia="宋体" w:hAnsi="Times New Roman" w:cs="Times New Roman"/>
              <w:kern w:val="0"/>
              <w:sz w:val="24"/>
              <w:szCs w:val="24"/>
            </w:rPr>
            <w:delText xml:space="preserve"> and</w:delText>
          </w:r>
        </w:del>
      </w:ins>
      <w:ins w:id="6727" w:author="ThinkPad" w:date="2022-06-20T11:29:00Z">
        <w:r w:rsidR="000443EE">
          <w:rPr>
            <w:rFonts w:ascii="Times New Roman" w:eastAsia="宋体" w:hAnsi="Times New Roman" w:cs="Times New Roman"/>
            <w:kern w:val="0"/>
            <w:sz w:val="24"/>
            <w:szCs w:val="24"/>
          </w:rPr>
          <w:t>, as</w:t>
        </w:r>
      </w:ins>
      <w:ins w:id="6728"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6729" w:author="ThinkPad" w:date="2022-06-20T11:29:00Z">
          <w:r w:rsidR="0067227F" w:rsidDel="000443EE">
            <w:rPr>
              <w:rFonts w:ascii="Times New Roman" w:eastAsia="宋体" w:hAnsi="Times New Roman" w:cs="Times New Roman"/>
              <w:kern w:val="0"/>
              <w:sz w:val="24"/>
              <w:szCs w:val="24"/>
            </w:rPr>
            <w:delText xml:space="preserve">will </w:delText>
          </w:r>
        </w:del>
        <w:del w:id="6730" w:author="ThinkPad" w:date="2022-06-20T11:24:00Z">
          <w:r w:rsidR="0067227F" w:rsidDel="001D262B">
            <w:rPr>
              <w:rFonts w:ascii="Times New Roman" w:eastAsia="宋体" w:hAnsi="Times New Roman" w:cs="Times New Roman"/>
              <w:kern w:val="0"/>
              <w:sz w:val="24"/>
              <w:szCs w:val="24"/>
            </w:rPr>
            <w:delText>reduce</w:delText>
          </w:r>
        </w:del>
      </w:ins>
      <w:ins w:id="6731" w:author="ThinkPad" w:date="2022-06-20T11:24:00Z">
        <w:r w:rsidR="001D262B">
          <w:rPr>
            <w:rFonts w:ascii="Times New Roman" w:eastAsia="宋体" w:hAnsi="Times New Roman" w:cs="Times New Roman"/>
            <w:kern w:val="0"/>
            <w:sz w:val="24"/>
            <w:szCs w:val="24"/>
          </w:rPr>
          <w:t>drop</w:t>
        </w:r>
      </w:ins>
      <w:ins w:id="6732" w:author="ThinkPad" w:date="2022-06-20T11:29:00Z">
        <w:r w:rsidR="000443EE">
          <w:rPr>
            <w:rFonts w:ascii="Times New Roman" w:eastAsia="宋体" w:hAnsi="Times New Roman" w:cs="Times New Roman"/>
            <w:kern w:val="0"/>
            <w:sz w:val="24"/>
            <w:szCs w:val="24"/>
          </w:rPr>
          <w:t>s</w:t>
        </w:r>
      </w:ins>
      <w:ins w:id="6733" w:author="Zhang Li" w:date="2022-06-12T15:31:00Z">
        <w:r w:rsidR="0067227F">
          <w:rPr>
            <w:rFonts w:ascii="Times New Roman" w:eastAsia="宋体" w:hAnsi="Times New Roman" w:cs="Times New Roman"/>
            <w:kern w:val="0"/>
            <w:sz w:val="24"/>
            <w:szCs w:val="24"/>
          </w:rPr>
          <w:t xml:space="preserve">. </w:t>
        </w:r>
        <w:del w:id="6734"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6735" w:author="ThinkPad" w:date="2022-06-20T11:29:00Z">
        <w:r w:rsidR="000443EE">
          <w:rPr>
            <w:rFonts w:ascii="Times New Roman" w:eastAsia="宋体" w:hAnsi="Times New Roman" w:cs="Times New Roman"/>
            <w:kern w:val="0"/>
            <w:sz w:val="24"/>
            <w:szCs w:val="24"/>
          </w:rPr>
          <w:t xml:space="preserve">600-node </w:t>
        </w:r>
      </w:ins>
      <w:ins w:id="6736" w:author="Zhang Li" w:date="2022-06-12T15:31:00Z">
        <w:r w:rsidR="0067227F">
          <w:rPr>
            <w:rFonts w:ascii="Times New Roman" w:eastAsia="宋体" w:hAnsi="Times New Roman" w:cs="Times New Roman"/>
            <w:kern w:val="0"/>
            <w:sz w:val="24"/>
            <w:szCs w:val="24"/>
          </w:rPr>
          <w:t>network</w:t>
        </w:r>
      </w:ins>
      <w:ins w:id="6737" w:author="ThinkPad" w:date="2022-06-20T11:29:00Z">
        <w:r w:rsidR="000443EE">
          <w:rPr>
            <w:rFonts w:ascii="Times New Roman" w:eastAsia="宋体" w:hAnsi="Times New Roman" w:cs="Times New Roman"/>
            <w:kern w:val="0"/>
            <w:sz w:val="24"/>
            <w:szCs w:val="24"/>
          </w:rPr>
          <w:t>s</w:t>
        </w:r>
      </w:ins>
      <w:ins w:id="6738" w:author="Zhang Li" w:date="2022-06-12T15:31:00Z">
        <w:r w:rsidR="0067227F">
          <w:rPr>
            <w:rFonts w:ascii="Times New Roman" w:eastAsia="宋体" w:hAnsi="Times New Roman" w:cs="Times New Roman"/>
            <w:kern w:val="0"/>
            <w:sz w:val="24"/>
            <w:szCs w:val="24"/>
          </w:rPr>
          <w:t xml:space="preserve"> </w:t>
        </w:r>
        <w:del w:id="6739" w:author="ThinkPad" w:date="2022-06-20T11:29:00Z">
          <w:r w:rsidR="0067227F" w:rsidDel="000443EE">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740" w:author="ThinkPad" w:date="2022-06-20T11:29:00Z">
        <w:r w:rsidR="000443EE">
          <w:rPr>
            <w:rFonts w:ascii="Times New Roman" w:eastAsia="宋体" w:hAnsi="Times New Roman" w:cs="Times New Roman"/>
            <w:kern w:val="0"/>
            <w:sz w:val="24"/>
            <w:szCs w:val="24"/>
          </w:rPr>
          <w:t xml:space="preserve">1-MB </w:t>
        </w:r>
      </w:ins>
      <w:ins w:id="6741" w:author="Zhang Li" w:date="2022-06-12T15:31:00Z">
        <w:r w:rsidR="0067227F">
          <w:rPr>
            <w:rFonts w:ascii="Times New Roman" w:eastAsia="宋体" w:hAnsi="Times New Roman" w:cs="Times New Roman"/>
            <w:kern w:val="0"/>
            <w:sz w:val="24"/>
            <w:szCs w:val="24"/>
          </w:rPr>
          <w:t>block</w:t>
        </w:r>
        <w:del w:id="6742" w:author="ThinkPad" w:date="2022-06-20T11:29:00Z">
          <w:r w:rsidR="0067227F" w:rsidDel="000443EE">
            <w:rPr>
              <w:rFonts w:ascii="Times New Roman" w:eastAsia="宋体" w:hAnsi="Times New Roman" w:cs="Times New Roman"/>
              <w:kern w:val="0"/>
              <w:sz w:val="24"/>
              <w:szCs w:val="24"/>
            </w:rPr>
            <w:delText xml:space="preserve"> size of 1 MB</w:delText>
          </w:r>
        </w:del>
      </w:ins>
      <w:ins w:id="6743" w:author="ThinkPad" w:date="2022-06-20T11:29:00Z">
        <w:r w:rsidR="000443EE">
          <w:rPr>
            <w:rFonts w:ascii="Times New Roman" w:eastAsia="宋体" w:hAnsi="Times New Roman" w:cs="Times New Roman"/>
            <w:kern w:val="0"/>
            <w:sz w:val="24"/>
            <w:szCs w:val="24"/>
          </w:rPr>
          <w:t>s</w:t>
        </w:r>
      </w:ins>
      <w:ins w:id="6744" w:author="Zhang Li" w:date="2022-06-12T15:31:00Z">
        <w:r w:rsidR="0067227F">
          <w:rPr>
            <w:rFonts w:ascii="Times New Roman" w:eastAsia="宋体" w:hAnsi="Times New Roman" w:cs="Times New Roman"/>
            <w:kern w:val="0"/>
            <w:sz w:val="24"/>
            <w:szCs w:val="24"/>
          </w:rPr>
          <w:t xml:space="preserve">. Thus, we can </w:t>
        </w:r>
        <w:del w:id="6745" w:author="ThinkPad" w:date="2022-06-20T11:30:00Z">
          <w:r w:rsidR="0067227F" w:rsidDel="000443EE">
            <w:rPr>
              <w:rFonts w:ascii="Times New Roman" w:eastAsia="宋体" w:hAnsi="Times New Roman" w:cs="Times New Roman"/>
              <w:kern w:val="0"/>
              <w:sz w:val="24"/>
              <w:szCs w:val="24"/>
            </w:rPr>
            <w:delText>handle</w:delText>
          </w:r>
        </w:del>
      </w:ins>
      <w:ins w:id="6746" w:author="ThinkPad" w:date="2022-06-20T11:30:00Z">
        <w:r w:rsidR="000443EE">
          <w:rPr>
            <w:rFonts w:ascii="Times New Roman" w:eastAsia="宋体" w:hAnsi="Times New Roman" w:cs="Times New Roman"/>
            <w:kern w:val="0"/>
            <w:sz w:val="24"/>
            <w:szCs w:val="24"/>
          </w:rPr>
          <w:t>adjust the</w:t>
        </w:r>
      </w:ins>
      <w:ins w:id="6747"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6748"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6749" w:author="ThinkPad" w:date="2022-06-20T11:30:00Z">
          <w:r w:rsidR="0067227F" w:rsidRPr="003C67CB" w:rsidDel="000443EE">
            <w:rPr>
              <w:rFonts w:ascii="Times New Roman" w:eastAsia="宋体" w:hAnsi="Times New Roman" w:cs="Times New Roman"/>
              <w:kern w:val="0"/>
              <w:sz w:val="24"/>
              <w:szCs w:val="24"/>
            </w:rPr>
            <w:delText>scenario</w:delText>
          </w:r>
        </w:del>
      </w:ins>
      <w:ins w:id="6750" w:author="ThinkPad" w:date="2022-06-20T11:30:00Z">
        <w:r w:rsidR="000443EE">
          <w:rPr>
            <w:rFonts w:ascii="Times New Roman" w:eastAsia="宋体" w:hAnsi="Times New Roman" w:cs="Times New Roman"/>
            <w:kern w:val="0"/>
            <w:sz w:val="24"/>
            <w:szCs w:val="24"/>
          </w:rPr>
          <w:t>settings</w:t>
        </w:r>
      </w:ins>
      <w:ins w:id="6751" w:author="Zhang Li" w:date="2022-06-12T15:31:00Z">
        <w:r w:rsidR="0067227F" w:rsidRPr="00C91E2F">
          <w:rPr>
            <w:rFonts w:ascii="Times New Roman" w:eastAsia="宋体" w:hAnsi="Times New Roman" w:cs="Times New Roman"/>
            <w:kern w:val="0"/>
            <w:sz w:val="24"/>
            <w:szCs w:val="24"/>
          </w:rPr>
          <w:t>.</w:t>
        </w:r>
      </w:ins>
      <w:ins w:id="6752"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lastRenderedPageBreak/>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6753" w:author="ThinkPad" w:date="2022-06-20T11:31:00Z">
        <w:r w:rsidRPr="00101385" w:rsidDel="00232DD1">
          <w:rPr>
            <w:rFonts w:ascii="Times New Roman" w:hAnsi="Times New Roman" w:cs="Times New Roman"/>
          </w:rPr>
          <w:delText>Vs</w:delText>
        </w:r>
      </w:del>
      <w:ins w:id="6754"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6755" w:author="ThinkPad" w:date="2022-06-20T11:31:00Z">
        <w:r w:rsidRPr="00101385" w:rsidDel="00232DD1">
          <w:rPr>
            <w:rFonts w:ascii="Times New Roman" w:hAnsi="Times New Roman" w:cs="Times New Roman"/>
          </w:rPr>
          <w:delText>Vs</w:delText>
        </w:r>
      </w:del>
      <w:ins w:id="6756"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6757" w:author="ThinkPad" w:date="2022-06-20T11:31:00Z">
        <w:r w:rsidDel="00232DD1">
          <w:rPr>
            <w:rFonts w:ascii="Times New Roman" w:hAnsi="Times New Roman" w:cs="Times New Roman" w:hint="eastAsia"/>
            <w:b/>
            <w:bCs/>
          </w:rPr>
          <w:delText>The</w:delText>
        </w:r>
      </w:del>
      <w:ins w:id="6758"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6759" w:author="ThinkPad" w:date="2022-06-20T11:31:00Z">
        <w:r w:rsidDel="00232DD1">
          <w:rPr>
            <w:rFonts w:ascii="Times New Roman" w:hAnsi="Times New Roman" w:cs="Times New Roman"/>
            <w:b/>
            <w:bCs/>
          </w:rPr>
          <w:delText xml:space="preserve">of SWIB </w:delText>
        </w:r>
      </w:del>
      <w:del w:id="6760" w:author="ThinkPad" w:date="2022-06-19T21:04:00Z">
        <w:r w:rsidDel="00C32665">
          <w:rPr>
            <w:rFonts w:ascii="Times New Roman" w:hAnsi="Times New Roman" w:cs="Times New Roman"/>
            <w:b/>
            <w:bCs/>
          </w:rPr>
          <w:delText>vs.</w:delText>
        </w:r>
      </w:del>
      <w:del w:id="6761" w:author="ThinkPad" w:date="2022-06-20T11:31:00Z">
        <w:r w:rsidDel="00232DD1">
          <w:rPr>
            <w:rFonts w:ascii="Times New Roman" w:hAnsi="Times New Roman" w:cs="Times New Roman"/>
            <w:b/>
            <w:bCs/>
          </w:rPr>
          <w:delText xml:space="preserve"> network size</w:delText>
        </w:r>
      </w:del>
      <w:ins w:id="6762" w:author="ThinkPad" w:date="2022-06-20T11:31:00Z">
        <w:r w:rsidR="00232DD1">
          <w:rPr>
            <w:rFonts w:ascii="Times New Roman" w:hAnsi="Times New Roman" w:cs="Times New Roman"/>
            <w:b/>
            <w:bCs/>
          </w:rPr>
          <w:t>by different protocols</w:t>
        </w:r>
      </w:ins>
      <w:del w:id="6763" w:author="ThinkPad" w:date="2022-06-19T21:04:00Z">
        <w:r w:rsidDel="00C32665">
          <w:rPr>
            <w:rFonts w:ascii="Times New Roman" w:hAnsi="Times New Roman" w:cs="Times New Roman"/>
            <w:b/>
            <w:bCs/>
          </w:rPr>
          <w:delText>s</w:delText>
        </w:r>
      </w:del>
      <w:ins w:id="6764"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6765" w:author="ThinkPad" w:date="2022-06-20T11:40:00Z"/>
          <w:rFonts w:ascii="Times New Roman" w:eastAsia="宋体" w:hAnsi="Times New Roman" w:cs="Times New Roman"/>
          <w:kern w:val="0"/>
          <w:sz w:val="24"/>
          <w:szCs w:val="24"/>
        </w:rPr>
      </w:pPr>
      <w:ins w:id="6766" w:author="ThinkPad" w:date="2022-06-20T11:39:00Z">
        <w:r>
          <w:rPr>
            <w:rFonts w:ascii="Times New Roman" w:eastAsia="宋体" w:hAnsi="Times New Roman" w:cs="Times New Roman"/>
            <w:kern w:val="0"/>
            <w:sz w:val="24"/>
            <w:szCs w:val="24"/>
          </w:rPr>
          <w:t xml:space="preserve">Fig. 10 </w:t>
        </w:r>
      </w:ins>
      <w:ins w:id="6767" w:author="Zhang Li" w:date="2022-06-12T15:32:00Z">
        <w:del w:id="6768"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6769" w:author="ThinkPad" w:date="2022-06-20T11:39:00Z">
        <w:r>
          <w:rPr>
            <w:rFonts w:ascii="Times New Roman" w:eastAsia="宋体" w:hAnsi="Times New Roman" w:cs="Times New Roman"/>
            <w:kern w:val="0"/>
            <w:sz w:val="24"/>
            <w:szCs w:val="24"/>
          </w:rPr>
          <w:t xml:space="preserve">s </w:t>
        </w:r>
      </w:ins>
      <w:ins w:id="6770" w:author="Zhang Li" w:date="2022-06-12T15:32:00Z">
        <w:del w:id="6771"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6772" w:author="ThinkPad" w:date="2022-06-20T11:39:00Z">
        <w:r>
          <w:rPr>
            <w:rFonts w:ascii="Times New Roman" w:eastAsia="宋体" w:hAnsi="Times New Roman" w:cs="Times New Roman"/>
            <w:kern w:val="0"/>
            <w:sz w:val="24"/>
            <w:szCs w:val="24"/>
          </w:rPr>
          <w:t xml:space="preserv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ins>
      <w:proofErr w:type="spellEnd"/>
      <w:ins w:id="6773" w:author="Zhang Li" w:date="2022-06-12T15:32:00Z">
        <w:r w:rsidR="0067227F">
          <w:rPr>
            <w:rFonts w:ascii="Times New Roman" w:eastAsia="宋体" w:hAnsi="Times New Roman" w:cs="Times New Roman"/>
            <w:kern w:val="0"/>
            <w:sz w:val="24"/>
            <w:szCs w:val="24"/>
          </w:rPr>
          <w:t xml:space="preserve"> under fault-free scenario </w:t>
        </w:r>
        <w:del w:id="6774"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6775" w:author="ThinkPad" w:date="2022-06-20T11:40:00Z">
        <w:r>
          <w:rPr>
            <w:rFonts w:ascii="Times New Roman" w:eastAsia="宋体" w:hAnsi="Times New Roman" w:cs="Times New Roman"/>
            <w:kern w:val="0"/>
            <w:sz w:val="24"/>
            <w:szCs w:val="24"/>
          </w:rPr>
          <w:t>with varying network size and</w:t>
        </w:r>
      </w:ins>
      <w:ins w:id="6776" w:author="Zhang Li" w:date="2022-06-12T15:32:00Z">
        <w:r w:rsidR="0067227F">
          <w:rPr>
            <w:rFonts w:ascii="Times New Roman" w:eastAsia="宋体" w:hAnsi="Times New Roman" w:cs="Times New Roman"/>
            <w:kern w:val="0"/>
            <w:sz w:val="24"/>
            <w:szCs w:val="24"/>
          </w:rPr>
          <w:t xml:space="preserve"> adversary power</w:t>
        </w:r>
        <w:del w:id="6777"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6778" w:author="ThinkPad" w:date="2022-06-20T11:41:00Z">
        <w:r>
          <w:rPr>
            <w:rFonts w:ascii="Times New Roman" w:eastAsia="宋体" w:hAnsi="Times New Roman" w:cs="Times New Roman"/>
            <w:kern w:val="0"/>
            <w:sz w:val="24"/>
            <w:szCs w:val="24"/>
          </w:rPr>
          <w:t xml:space="preserve">In this experiment, </w:t>
        </w:r>
      </w:ins>
      <w:ins w:id="6779" w:author="Zhang Li" w:date="2022-06-12T15:32:00Z">
        <w:del w:id="6780" w:author="ThinkPad" w:date="2022-06-20T11:41:00Z">
          <w:r w:rsidR="0067227F" w:rsidDel="00BC7EED">
            <w:rPr>
              <w:rFonts w:ascii="Times New Roman" w:eastAsia="宋体" w:hAnsi="Times New Roman" w:cs="Times New Roman"/>
              <w:kern w:val="0"/>
              <w:sz w:val="24"/>
              <w:szCs w:val="24"/>
            </w:rPr>
            <w:delText>We run protocols</w:delText>
          </w:r>
        </w:del>
      </w:ins>
      <w:ins w:id="6781" w:author="ThinkPad" w:date="2022-06-20T11:41:00Z">
        <w:r>
          <w:rPr>
            <w:rFonts w:ascii="Times New Roman" w:eastAsia="宋体" w:hAnsi="Times New Roman" w:cs="Times New Roman"/>
            <w:kern w:val="0"/>
            <w:sz w:val="24"/>
            <w:szCs w:val="24"/>
          </w:rPr>
          <w:t>each test lasts</w:t>
        </w:r>
      </w:ins>
      <w:ins w:id="6782" w:author="Zhang Li" w:date="2022-06-12T15:32:00Z">
        <w:r w:rsidR="0067227F">
          <w:rPr>
            <w:rFonts w:ascii="Times New Roman" w:eastAsia="宋体" w:hAnsi="Times New Roman" w:cs="Times New Roman"/>
            <w:kern w:val="0"/>
            <w:sz w:val="24"/>
            <w:szCs w:val="24"/>
          </w:rPr>
          <w:t xml:space="preserve"> for 10 </w:t>
        </w:r>
        <w:del w:id="6783"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6784" w:author="ThinkPad" w:date="2022-06-20T11:41:00Z">
        <w:r>
          <w:rPr>
            <w:rFonts w:ascii="Times New Roman" w:eastAsia="宋体" w:hAnsi="Times New Roman" w:cs="Times New Roman"/>
            <w:kern w:val="0"/>
            <w:sz w:val="24"/>
            <w:szCs w:val="24"/>
          </w:rPr>
          <w:t>,</w:t>
        </w:r>
      </w:ins>
      <w:ins w:id="6785" w:author="Zhang Li" w:date="2022-06-12T15:32:00Z">
        <w:r w:rsidR="0067227F">
          <w:rPr>
            <w:rFonts w:ascii="Times New Roman" w:eastAsia="宋体" w:hAnsi="Times New Roman" w:cs="Times New Roman"/>
            <w:kern w:val="0"/>
            <w:sz w:val="24"/>
            <w:szCs w:val="24"/>
          </w:rPr>
          <w:t xml:space="preserve"> </w:t>
        </w:r>
        <w:del w:id="6786"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6787"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6788" w:author="ThinkPad" w:date="2022-06-20T11:41:00Z">
          <w:r w:rsidR="0067227F" w:rsidDel="00BC7EED">
            <w:rPr>
              <w:rFonts w:ascii="Times New Roman" w:eastAsia="宋体" w:hAnsi="Times New Roman" w:cs="Times New Roman"/>
              <w:kern w:val="0"/>
              <w:sz w:val="24"/>
              <w:szCs w:val="24"/>
            </w:rPr>
            <w:delText>ing</w:delText>
          </w:r>
        </w:del>
      </w:ins>
      <w:ins w:id="6789" w:author="ThinkPad" w:date="2022-06-20T11:41:00Z">
        <w:r>
          <w:rPr>
            <w:rFonts w:ascii="Times New Roman" w:eastAsia="宋体" w:hAnsi="Times New Roman" w:cs="Times New Roman"/>
            <w:kern w:val="0"/>
            <w:sz w:val="24"/>
            <w:szCs w:val="24"/>
          </w:rPr>
          <w:t>es</w:t>
        </w:r>
      </w:ins>
      <w:ins w:id="6790" w:author="Zhang Li" w:date="2022-06-12T15:32:00Z">
        <w:r w:rsidR="0067227F">
          <w:rPr>
            <w:rFonts w:ascii="Times New Roman" w:eastAsia="宋体" w:hAnsi="Times New Roman" w:cs="Times New Roman"/>
            <w:kern w:val="0"/>
            <w:sz w:val="24"/>
            <w:szCs w:val="24"/>
          </w:rPr>
          <w:t xml:space="preserve"> from 50 to 600</w:t>
        </w:r>
      </w:ins>
      <w:ins w:id="6791" w:author="ThinkPad" w:date="2022-06-20T11:41:00Z">
        <w:r>
          <w:rPr>
            <w:rFonts w:ascii="Times New Roman" w:eastAsia="宋体" w:hAnsi="Times New Roman" w:cs="Times New Roman"/>
            <w:kern w:val="0"/>
            <w:sz w:val="24"/>
            <w:szCs w:val="24"/>
          </w:rPr>
          <w:t>,</w:t>
        </w:r>
      </w:ins>
      <w:ins w:id="6792" w:author="Zhang Li" w:date="2022-06-12T15:32:00Z">
        <w:r w:rsidR="0067227F">
          <w:rPr>
            <w:rFonts w:ascii="Times New Roman" w:eastAsia="宋体" w:hAnsi="Times New Roman" w:cs="Times New Roman"/>
            <w:kern w:val="0"/>
            <w:sz w:val="24"/>
            <w:szCs w:val="24"/>
          </w:rPr>
          <w:t xml:space="preserve"> and </w:t>
        </w:r>
        <w:del w:id="6793"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6794"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6795"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6796" w:author="Zhang Li" w:date="2022-06-12T15:32:00Z">
        <w:r>
          <w:rPr>
            <w:rFonts w:ascii="Times New Roman" w:eastAsia="宋体" w:hAnsi="Times New Roman" w:cs="Times New Roman"/>
            <w:kern w:val="0"/>
            <w:sz w:val="24"/>
            <w:szCs w:val="24"/>
          </w:rPr>
          <w:t xml:space="preserve">Fig. 10(a) shows that the average consensus latency </w:t>
        </w:r>
        <w:del w:id="6797" w:author="ThinkPad" w:date="2022-06-20T11:42:00Z">
          <w:r w:rsidDel="00BC7EED">
            <w:rPr>
              <w:rFonts w:ascii="Times New Roman" w:eastAsia="宋体" w:hAnsi="Times New Roman" w:cs="Times New Roman"/>
              <w:kern w:val="0"/>
              <w:sz w:val="24"/>
              <w:szCs w:val="24"/>
            </w:rPr>
            <w:delText xml:space="preserve">needed to finalize a 1 MB block </w:delText>
          </w:r>
        </w:del>
      </w:ins>
      <w:ins w:id="6798" w:author="ThinkPad" w:date="2022-06-20T11:42:00Z">
        <w:r w:rsidR="00BC7EED">
          <w:rPr>
            <w:rFonts w:ascii="Times New Roman" w:eastAsia="宋体" w:hAnsi="Times New Roman" w:cs="Times New Roman"/>
            <w:kern w:val="0"/>
            <w:sz w:val="24"/>
            <w:szCs w:val="24"/>
          </w:rPr>
          <w:t xml:space="preserve">by different protocols </w:t>
        </w:r>
      </w:ins>
      <w:ins w:id="6799" w:author="Zhang Li" w:date="2022-06-12T15:32:00Z">
        <w:r>
          <w:rPr>
            <w:rFonts w:ascii="Times New Roman" w:eastAsia="宋体" w:hAnsi="Times New Roman" w:cs="Times New Roman"/>
            <w:kern w:val="0"/>
            <w:sz w:val="24"/>
            <w:szCs w:val="24"/>
          </w:rPr>
          <w:t>with different network size</w:t>
        </w:r>
        <w:del w:id="6800"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6801" w:author="ThinkPad" w:date="2022-06-20T11:42:00Z">
        <w:r w:rsidR="00BC7EED">
          <w:rPr>
            <w:rFonts w:ascii="Times New Roman" w:eastAsia="宋体" w:hAnsi="Times New Roman" w:cs="Times New Roman"/>
            <w:kern w:val="0"/>
            <w:sz w:val="24"/>
            <w:szCs w:val="24"/>
          </w:rPr>
          <w:t xml:space="preserve"> </w:t>
        </w:r>
      </w:ins>
      <w:ins w:id="6802" w:author="Zhang Li" w:date="2022-06-12T15:32:00Z">
        <w:del w:id="6803" w:author="ThinkPad" w:date="2022-06-20T11:42:00Z">
          <w:r w:rsidDel="00BC7EED">
            <w:rPr>
              <w:rFonts w:ascii="Times New Roman" w:eastAsia="宋体" w:hAnsi="Times New Roman" w:cs="Times New Roman"/>
              <w:kern w:val="0"/>
              <w:sz w:val="24"/>
              <w:szCs w:val="24"/>
            </w:rPr>
            <w:delText xml:space="preserve"> </w:delText>
          </w:r>
        </w:del>
        <w:del w:id="6804" w:author="ThinkPad" w:date="2022-06-20T11:44:00Z">
          <w:r w:rsidDel="00BC7EED">
            <w:rPr>
              <w:rFonts w:ascii="Times New Roman" w:eastAsia="宋体" w:hAnsi="Times New Roman" w:cs="Times New Roman"/>
              <w:kern w:val="0"/>
              <w:sz w:val="24"/>
              <w:szCs w:val="24"/>
            </w:rPr>
            <w:delText>Compared with PBFT</w:delText>
          </w:r>
        </w:del>
      </w:ins>
      <w:ins w:id="6805" w:author="ThinkPad" w:date="2022-06-20T11:44:00Z">
        <w:r w:rsidR="00BC7EED">
          <w:rPr>
            <w:rFonts w:ascii="Times New Roman" w:eastAsia="宋体" w:hAnsi="Times New Roman" w:cs="Times New Roman"/>
            <w:kern w:val="0"/>
            <w:sz w:val="24"/>
            <w:szCs w:val="24"/>
          </w:rPr>
          <w:t>In Fig. 10(a)</w:t>
        </w:r>
      </w:ins>
      <w:ins w:id="6806" w:author="Zhang Li" w:date="2022-06-12T15:32:00Z">
        <w:r>
          <w:rPr>
            <w:rFonts w:ascii="Times New Roman" w:eastAsia="宋体" w:hAnsi="Times New Roman" w:cs="Times New Roman"/>
            <w:kern w:val="0"/>
            <w:sz w:val="24"/>
            <w:szCs w:val="24"/>
          </w:rPr>
          <w:t>,</w:t>
        </w:r>
      </w:ins>
      <w:ins w:id="6807" w:author="ThinkPad" w:date="2022-06-20T11:44:00Z">
        <w:r w:rsidR="00BC7EED">
          <w:rPr>
            <w:rFonts w:ascii="Times New Roman" w:eastAsia="宋体" w:hAnsi="Times New Roman" w:cs="Times New Roman"/>
            <w:kern w:val="0"/>
            <w:sz w:val="24"/>
            <w:szCs w:val="24"/>
          </w:rPr>
          <w:t xml:space="preserve"> it is clearly seen that</w:t>
        </w:r>
      </w:ins>
      <w:ins w:id="6808" w:author="Zhang Li" w:date="2022-06-12T15:32:00Z">
        <w:r>
          <w:rPr>
            <w:rFonts w:ascii="Times New Roman" w:eastAsia="宋体" w:hAnsi="Times New Roman" w:cs="Times New Roman"/>
            <w:kern w:val="0"/>
            <w:sz w:val="24"/>
            <w:szCs w:val="24"/>
          </w:rPr>
          <w:t xml:space="preserve"> </w:t>
        </w:r>
      </w:ins>
      <w:proofErr w:type="spellStart"/>
      <w:ins w:id="6809" w:author="ThinkPad" w:date="2022-06-20T11:42:00Z">
        <w:r w:rsidR="00BC7EED">
          <w:rPr>
            <w:rFonts w:ascii="Times New Roman" w:eastAsia="宋体" w:hAnsi="Times New Roman" w:cs="Times New Roman"/>
            <w:kern w:val="0"/>
            <w:sz w:val="24"/>
            <w:szCs w:val="24"/>
          </w:rPr>
          <w:t>SWIB</w:t>
        </w:r>
        <w:proofErr w:type="spellEnd"/>
        <w:r w:rsidR="00BC7EED" w:rsidDel="00BC7EED">
          <w:rPr>
            <w:rFonts w:ascii="Times New Roman" w:eastAsia="宋体" w:hAnsi="Times New Roman" w:cs="Times New Roman"/>
            <w:kern w:val="0"/>
            <w:sz w:val="24"/>
            <w:szCs w:val="24"/>
          </w:rPr>
          <w:t xml:space="preserve"> </w:t>
        </w:r>
      </w:ins>
      <w:ins w:id="6810" w:author="Zhang Li" w:date="2022-06-12T15:32:00Z">
        <w:del w:id="6811" w:author="ThinkPad" w:date="2022-06-20T11:42:00Z">
          <w:r w:rsidDel="00BC7EED">
            <w:rPr>
              <w:rFonts w:ascii="Times New Roman" w:eastAsia="宋体" w:hAnsi="Times New Roman" w:cs="Times New Roman"/>
              <w:kern w:val="0"/>
              <w:sz w:val="24"/>
              <w:szCs w:val="24"/>
            </w:rPr>
            <w:delText>our protocol</w:delText>
          </w:r>
        </w:del>
        <w:del w:id="6812"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6813" w:author="ThinkPad" w:date="2022-06-20T11:45:00Z">
        <w:r w:rsidR="00CF266F">
          <w:rPr>
            <w:rFonts w:ascii="Times New Roman" w:eastAsia="宋体" w:hAnsi="Times New Roman" w:cs="Times New Roman"/>
            <w:kern w:val="0"/>
            <w:sz w:val="24"/>
            <w:szCs w:val="24"/>
          </w:rPr>
          <w:t xml:space="preserve">much </w:t>
        </w:r>
      </w:ins>
      <w:ins w:id="6814" w:author="Zhang Li" w:date="2022-06-12T15:32:00Z">
        <w:del w:id="6815"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6816"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proofErr w:type="spellStart"/>
      <w:ins w:id="6817" w:author="ThinkPad" w:date="2022-06-20T11:45:00Z">
        <w:r w:rsidR="00CF266F">
          <w:rPr>
            <w:rFonts w:ascii="Times New Roman" w:eastAsia="宋体" w:hAnsi="Times New Roman" w:cs="Times New Roman"/>
            <w:kern w:val="0"/>
            <w:sz w:val="24"/>
            <w:szCs w:val="24"/>
          </w:rPr>
          <w:t>PBFT</w:t>
        </w:r>
      </w:ins>
      <w:proofErr w:type="spellEnd"/>
      <w:ins w:id="6818"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6819" w:author="ThinkPad" w:date="2022-06-20T11:45:00Z">
        <w:r w:rsidR="00CF266F">
          <w:rPr>
            <w:rFonts w:ascii="Times New Roman" w:eastAsia="宋体" w:hAnsi="Times New Roman" w:cs="Times New Roman"/>
            <w:kern w:val="0"/>
            <w:sz w:val="24"/>
            <w:szCs w:val="24"/>
          </w:rPr>
          <w:t xml:space="preserve">For example, </w:t>
        </w:r>
      </w:ins>
      <w:ins w:id="6820" w:author="Zhang Li" w:date="2022-06-12T15:32:00Z">
        <w:del w:id="6821" w:author="ThinkPad" w:date="2022-06-20T11:45:00Z">
          <w:r w:rsidDel="00CF266F">
            <w:rPr>
              <w:rFonts w:ascii="Times New Roman" w:eastAsia="宋体" w:hAnsi="Times New Roman" w:cs="Times New Roman"/>
              <w:kern w:val="0"/>
              <w:sz w:val="24"/>
              <w:szCs w:val="24"/>
            </w:rPr>
            <w:delText>O</w:delText>
          </w:r>
        </w:del>
      </w:ins>
      <w:ins w:id="6822" w:author="ThinkPad" w:date="2022-06-20T11:45:00Z">
        <w:r w:rsidR="00CF266F">
          <w:rPr>
            <w:rFonts w:ascii="Times New Roman" w:eastAsia="宋体" w:hAnsi="Times New Roman" w:cs="Times New Roman"/>
            <w:kern w:val="0"/>
            <w:sz w:val="24"/>
            <w:szCs w:val="24"/>
          </w:rPr>
          <w:t>o</w:t>
        </w:r>
      </w:ins>
      <w:ins w:id="6823" w:author="Zhang Li" w:date="2022-06-12T15:32:00Z">
        <w:r>
          <w:rPr>
            <w:rFonts w:ascii="Times New Roman" w:eastAsia="宋体" w:hAnsi="Times New Roman" w:cs="Times New Roman"/>
            <w:kern w:val="0"/>
            <w:sz w:val="24"/>
            <w:szCs w:val="24"/>
          </w:rPr>
          <w:t xml:space="preserve">ur protocol </w:t>
        </w:r>
      </w:ins>
      <w:proofErr w:type="spellStart"/>
      <w:ins w:id="6824" w:author="ThinkPad" w:date="2022-06-20T11:45:00Z">
        <w:r w:rsidR="00CF266F">
          <w:rPr>
            <w:rFonts w:ascii="Times New Roman" w:eastAsia="宋体" w:hAnsi="Times New Roman" w:cs="Times New Roman"/>
            <w:kern w:val="0"/>
            <w:sz w:val="24"/>
            <w:szCs w:val="24"/>
          </w:rPr>
          <w:t>SWIB</w:t>
        </w:r>
        <w:proofErr w:type="spellEnd"/>
        <w:r w:rsidR="00CF266F">
          <w:rPr>
            <w:rFonts w:ascii="Times New Roman" w:eastAsia="宋体" w:hAnsi="Times New Roman" w:cs="Times New Roman"/>
            <w:kern w:val="0"/>
            <w:sz w:val="24"/>
            <w:szCs w:val="24"/>
          </w:rPr>
          <w:t xml:space="preserve"> </w:t>
        </w:r>
      </w:ins>
      <w:ins w:id="6825" w:author="Zhang Li" w:date="2022-06-12T15:32:00Z">
        <w:r>
          <w:rPr>
            <w:rFonts w:ascii="Times New Roman" w:eastAsia="宋体" w:hAnsi="Times New Roman" w:cs="Times New Roman"/>
            <w:kern w:val="0"/>
            <w:sz w:val="24"/>
            <w:szCs w:val="24"/>
          </w:rPr>
          <w:t xml:space="preserve">can achieve consensus within 1 second in </w:t>
        </w:r>
      </w:ins>
      <w:ins w:id="6826" w:author="ThinkPad" w:date="2022-06-20T11:45:00Z">
        <w:r w:rsidR="00CF266F">
          <w:rPr>
            <w:rFonts w:ascii="Times New Roman" w:eastAsia="宋体" w:hAnsi="Times New Roman" w:cs="Times New Roman"/>
            <w:kern w:val="0"/>
            <w:sz w:val="24"/>
            <w:szCs w:val="24"/>
          </w:rPr>
          <w:t xml:space="preserve">600-node </w:t>
        </w:r>
      </w:ins>
      <w:ins w:id="6827" w:author="Zhang Li" w:date="2022-06-12T15:32:00Z">
        <w:r>
          <w:rPr>
            <w:rFonts w:ascii="Times New Roman" w:eastAsia="宋体" w:hAnsi="Times New Roman" w:cs="Times New Roman"/>
            <w:kern w:val="0"/>
            <w:sz w:val="24"/>
            <w:szCs w:val="24"/>
          </w:rPr>
          <w:t>wireless network</w:t>
        </w:r>
      </w:ins>
      <w:ins w:id="6828" w:author="ThinkPad" w:date="2022-06-20T11:45:00Z">
        <w:r w:rsidR="00CF266F">
          <w:rPr>
            <w:rFonts w:ascii="Times New Roman" w:eastAsia="宋体" w:hAnsi="Times New Roman" w:cs="Times New Roman"/>
            <w:kern w:val="0"/>
            <w:sz w:val="24"/>
            <w:szCs w:val="24"/>
          </w:rPr>
          <w:t>s</w:t>
        </w:r>
      </w:ins>
      <w:ins w:id="6829" w:author="Zhang Li" w:date="2022-06-12T15:32:00Z">
        <w:r>
          <w:rPr>
            <w:rFonts w:ascii="Times New Roman" w:eastAsia="宋体" w:hAnsi="Times New Roman" w:cs="Times New Roman"/>
            <w:kern w:val="0"/>
            <w:sz w:val="24"/>
            <w:szCs w:val="24"/>
          </w:rPr>
          <w:t xml:space="preserve"> </w:t>
        </w:r>
        <w:del w:id="6830"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6831" w:author="ThinkPad" w:date="2022-06-20T11:45:00Z">
          <w:r w:rsidDel="00CF266F">
            <w:rPr>
              <w:rFonts w:ascii="Times New Roman" w:eastAsia="宋体" w:hAnsi="Times New Roman" w:cs="Times New Roman"/>
              <w:kern w:val="0"/>
              <w:sz w:val="24"/>
              <w:szCs w:val="24"/>
            </w:rPr>
            <w:delText>the consensus latency</w:delText>
          </w:r>
        </w:del>
      </w:ins>
      <w:ins w:id="6832" w:author="ThinkPad" w:date="2022-06-20T11:45:00Z">
        <w:r w:rsidR="00CF266F">
          <w:rPr>
            <w:rFonts w:ascii="Times New Roman" w:eastAsia="宋体" w:hAnsi="Times New Roman" w:cs="Times New Roman"/>
            <w:kern w:val="0"/>
            <w:sz w:val="24"/>
            <w:szCs w:val="24"/>
          </w:rPr>
          <w:t xml:space="preserve">that for </w:t>
        </w:r>
        <w:proofErr w:type="spellStart"/>
        <w:r w:rsidR="00CF266F">
          <w:rPr>
            <w:rFonts w:ascii="Times New Roman" w:eastAsia="宋体" w:hAnsi="Times New Roman" w:cs="Times New Roman"/>
            <w:kern w:val="0"/>
            <w:sz w:val="24"/>
            <w:szCs w:val="24"/>
          </w:rPr>
          <w:t>PBFT</w:t>
        </w:r>
      </w:ins>
      <w:proofErr w:type="spellEnd"/>
      <w:ins w:id="6833" w:author="Zhang Li" w:date="2022-06-12T15:32:00Z">
        <w:r>
          <w:rPr>
            <w:rFonts w:ascii="Times New Roman" w:eastAsia="宋体" w:hAnsi="Times New Roman" w:cs="Times New Roman"/>
            <w:kern w:val="0"/>
            <w:sz w:val="24"/>
            <w:szCs w:val="24"/>
          </w:rPr>
          <w:t xml:space="preserve"> will </w:t>
        </w:r>
        <w:del w:id="6834" w:author="ThinkPad" w:date="2022-06-20T11:45:00Z">
          <w:r w:rsidDel="00CF266F">
            <w:rPr>
              <w:rFonts w:ascii="Times New Roman" w:eastAsia="宋体" w:hAnsi="Times New Roman" w:cs="Times New Roman"/>
              <w:kern w:val="0"/>
              <w:sz w:val="24"/>
              <w:szCs w:val="24"/>
            </w:rPr>
            <w:delText>increase quickly in</w:delText>
          </w:r>
        </w:del>
      </w:ins>
      <w:ins w:id="6835" w:author="ThinkPad" w:date="2022-06-20T11:45:00Z">
        <w:r w:rsidR="00CF266F">
          <w:rPr>
            <w:rFonts w:ascii="Times New Roman" w:eastAsia="宋体" w:hAnsi="Times New Roman" w:cs="Times New Roman"/>
            <w:kern w:val="0"/>
            <w:sz w:val="24"/>
            <w:szCs w:val="24"/>
          </w:rPr>
          <w:t xml:space="preserve">be </w:t>
        </w:r>
      </w:ins>
      <w:ins w:id="6836" w:author="ThinkPad" w:date="2022-06-20T11:46:00Z">
        <w:r w:rsidR="00CF266F">
          <w:rPr>
            <w:rFonts w:ascii="Times New Roman" w:eastAsia="宋体" w:hAnsi="Times New Roman" w:cs="Times New Roman"/>
            <w:kern w:val="0"/>
            <w:sz w:val="24"/>
            <w:szCs w:val="24"/>
          </w:rPr>
          <w:t>2.7 second</w:t>
        </w:r>
      </w:ins>
      <w:ins w:id="6837" w:author="Zhang Li" w:date="2022-06-12T15:32:00Z">
        <w:del w:id="6838"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6839" w:author="ThinkPad" w:date="2022-06-20T11:46:00Z">
        <w:r w:rsidR="00CF266F">
          <w:rPr>
            <w:rFonts w:ascii="Times New Roman" w:eastAsia="宋体" w:hAnsi="Times New Roman" w:cs="Times New Roman"/>
            <w:kern w:val="0"/>
            <w:sz w:val="24"/>
            <w:szCs w:val="24"/>
          </w:rPr>
          <w:t xml:space="preserve">This is </w:t>
        </w:r>
      </w:ins>
      <w:ins w:id="6840" w:author="Zhang Li" w:date="2022-06-12T15:32:00Z">
        <w:del w:id="6841" w:author="ThinkPad" w:date="2022-06-20T11:46:00Z">
          <w:r w:rsidDel="00CF266F">
            <w:rPr>
              <w:rFonts w:ascii="Times New Roman" w:eastAsia="宋体" w:hAnsi="Times New Roman" w:cs="Times New Roman"/>
              <w:kern w:val="0"/>
              <w:sz w:val="24"/>
              <w:szCs w:val="24"/>
            </w:rPr>
            <w:delText>B</w:delText>
          </w:r>
        </w:del>
      </w:ins>
      <w:ins w:id="6842" w:author="ThinkPad" w:date="2022-06-20T11:46:00Z">
        <w:r w:rsidR="00CF266F">
          <w:rPr>
            <w:rFonts w:ascii="Times New Roman" w:eastAsia="宋体" w:hAnsi="Times New Roman" w:cs="Times New Roman"/>
            <w:kern w:val="0"/>
            <w:sz w:val="24"/>
            <w:szCs w:val="24"/>
          </w:rPr>
          <w:t>b</w:t>
        </w:r>
      </w:ins>
      <w:ins w:id="6843" w:author="Zhang Li" w:date="2022-06-12T15:32:00Z">
        <w:r>
          <w:rPr>
            <w:rFonts w:ascii="Times New Roman" w:eastAsia="宋体" w:hAnsi="Times New Roman" w:cs="Times New Roman"/>
            <w:kern w:val="0"/>
            <w:sz w:val="24"/>
            <w:szCs w:val="24"/>
          </w:rPr>
          <w:t xml:space="preserve">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del w:id="6844" w:author="ThinkPad" w:date="2022-06-20T11:46:00Z">
          <w:r w:rsidDel="00CF266F">
            <w:rPr>
              <w:rFonts w:ascii="Times New Roman" w:eastAsia="宋体" w:hAnsi="Times New Roman" w:cs="Times New Roman"/>
              <w:kern w:val="0"/>
              <w:sz w:val="24"/>
              <w:szCs w:val="24"/>
            </w:rPr>
            <w:delText>allows to</w:delText>
          </w:r>
        </w:del>
      </w:ins>
      <w:ins w:id="6845" w:author="ThinkPad" w:date="2022-06-20T11:46:00Z">
        <w:r w:rsidR="00CF266F">
          <w:rPr>
            <w:rFonts w:ascii="Times New Roman" w:eastAsia="宋体" w:hAnsi="Times New Roman" w:cs="Times New Roman"/>
            <w:kern w:val="0"/>
            <w:sz w:val="24"/>
            <w:szCs w:val="24"/>
          </w:rPr>
          <w:t>can</w:t>
        </w:r>
      </w:ins>
      <w:ins w:id="6846" w:author="Zhang Li" w:date="2022-06-12T15:32:00Z">
        <w:r>
          <w:rPr>
            <w:rFonts w:ascii="Times New Roman" w:eastAsia="宋体" w:hAnsi="Times New Roman" w:cs="Times New Roman"/>
            <w:kern w:val="0"/>
            <w:sz w:val="24"/>
            <w:szCs w:val="24"/>
          </w:rPr>
          <w:t xml:space="preserve"> securely reach block consensus in </w:t>
        </w:r>
        <w:del w:id="6847" w:author="ThinkPad" w:date="2022-06-20T11:46:00Z">
          <w:r w:rsidDel="00CF266F">
            <w:rPr>
              <w:rFonts w:ascii="Times New Roman" w:eastAsia="宋体" w:hAnsi="Times New Roman" w:cs="Times New Roman"/>
              <w:kern w:val="0"/>
              <w:sz w:val="24"/>
              <w:szCs w:val="24"/>
            </w:rPr>
            <w:delText>a</w:delText>
          </w:r>
        </w:del>
      </w:ins>
      <w:ins w:id="6848" w:author="ThinkPad" w:date="2022-06-20T11:46:00Z">
        <w:r w:rsidR="00CF266F">
          <w:rPr>
            <w:rFonts w:ascii="Times New Roman" w:eastAsia="宋体" w:hAnsi="Times New Roman" w:cs="Times New Roman"/>
            <w:kern w:val="0"/>
            <w:sz w:val="24"/>
            <w:szCs w:val="24"/>
          </w:rPr>
          <w:t>one</w:t>
        </w:r>
      </w:ins>
      <w:ins w:id="6849" w:author="Zhang Li" w:date="2022-06-12T15:32:00Z">
        <w:r>
          <w:rPr>
            <w:rFonts w:ascii="Times New Roman" w:eastAsia="宋体" w:hAnsi="Times New Roman" w:cs="Times New Roman"/>
            <w:kern w:val="0"/>
            <w:sz w:val="24"/>
            <w:szCs w:val="24"/>
          </w:rPr>
          <w:t xml:space="preserve"> round of voting</w:t>
        </w:r>
        <w:del w:id="6850"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w:t>
        </w:r>
        <w:del w:id="6851" w:author="ThinkPad" w:date="2022-06-20T11:46:00Z">
          <w:r w:rsidDel="00CF266F">
            <w:rPr>
              <w:rFonts w:ascii="Times New Roman" w:eastAsia="宋体" w:hAnsi="Times New Roman" w:cs="Times New Roman"/>
              <w:kern w:val="0"/>
              <w:sz w:val="24"/>
              <w:szCs w:val="24"/>
            </w:rPr>
            <w:delText xml:space="preserve"> </w:delText>
          </w:r>
        </w:del>
      </w:ins>
      <w:ins w:id="6852" w:author="ThinkPad" w:date="2022-06-20T11:46:00Z">
        <w:r w:rsidR="00CF266F">
          <w:rPr>
            <w:rFonts w:ascii="Times New Roman" w:eastAsia="宋体" w:hAnsi="Times New Roman" w:cs="Times New Roman"/>
            <w:kern w:val="0"/>
            <w:sz w:val="24"/>
            <w:szCs w:val="24"/>
          </w:rPr>
          <w:t>-</w:t>
        </w:r>
      </w:ins>
      <w:ins w:id="6853" w:author="Zhang Li" w:date="2022-06-12T15:32:00Z">
        <w:r>
          <w:rPr>
            <w:rFonts w:ascii="Times New Roman" w:eastAsia="宋体" w:hAnsi="Times New Roman" w:cs="Times New Roman"/>
            <w:kern w:val="0"/>
            <w:sz w:val="24"/>
            <w:szCs w:val="24"/>
          </w:rPr>
          <w:t>round</w:t>
        </w:r>
      </w:ins>
      <w:ins w:id="6854" w:author="ThinkPad" w:date="2022-06-20T11:46:00Z">
        <w:r w:rsidR="00CF266F">
          <w:rPr>
            <w:rFonts w:ascii="Times New Roman" w:eastAsia="宋体" w:hAnsi="Times New Roman" w:cs="Times New Roman"/>
            <w:kern w:val="0"/>
            <w:sz w:val="24"/>
            <w:szCs w:val="24"/>
          </w:rPr>
          <w:t>s</w:t>
        </w:r>
      </w:ins>
      <w:ins w:id="6855" w:author="Zhang Li" w:date="2022-06-12T15:32:00Z">
        <w:del w:id="6856"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6857"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6858" w:author="ThinkPad" w:date="2022-06-20T13:28:00Z"/>
          <w:rFonts w:ascii="Times New Roman" w:eastAsia="宋体" w:hAnsi="Times New Roman" w:cs="Times New Roman"/>
          <w:kern w:val="0"/>
          <w:sz w:val="24"/>
          <w:szCs w:val="24"/>
        </w:rPr>
      </w:pPr>
      <w:ins w:id="6859" w:author="Zhang Li" w:date="2022-06-12T15:32:00Z">
        <w:del w:id="6860"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6861" w:author="ThinkPad" w:date="2022-06-20T11:47:00Z">
          <w:r w:rsidDel="0035529A">
            <w:rPr>
              <w:rFonts w:ascii="Times New Roman" w:eastAsia="宋体" w:hAnsi="Times New Roman" w:cs="Times New Roman"/>
              <w:kern w:val="0"/>
              <w:sz w:val="24"/>
              <w:szCs w:val="24"/>
            </w:rPr>
            <w:delText>d</w:delText>
          </w:r>
        </w:del>
        <w:del w:id="6862"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6863"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6864" w:author="ThinkPad" w:date="2022-06-20T11:52:00Z">
        <w:r w:rsidR="00833881">
          <w:rPr>
            <w:rFonts w:ascii="Times New Roman" w:eastAsia="宋体" w:hAnsi="Times New Roman" w:cs="Times New Roman"/>
            <w:kern w:val="0"/>
            <w:sz w:val="24"/>
            <w:szCs w:val="24"/>
          </w:rPr>
          <w:t xml:space="preserve">compares the consensus latency </w:t>
        </w:r>
      </w:ins>
      <w:ins w:id="6865" w:author="ThinkPad" w:date="2022-06-20T11:53:00Z">
        <w:r w:rsidR="00833881">
          <w:rPr>
            <w:rFonts w:ascii="Times New Roman" w:eastAsia="宋体" w:hAnsi="Times New Roman" w:cs="Times New Roman"/>
            <w:kern w:val="0"/>
            <w:sz w:val="24"/>
            <w:szCs w:val="24"/>
          </w:rPr>
          <w:t xml:space="preserve">by different protocols </w:t>
        </w:r>
      </w:ins>
      <w:ins w:id="6866" w:author="Zhang Li" w:date="2022-06-12T15:32:00Z">
        <w:del w:id="6867" w:author="ThinkPad" w:date="2022-06-20T11:53:00Z">
          <w:r w:rsidDel="00833881">
            <w:rPr>
              <w:rFonts w:ascii="Times New Roman" w:eastAsia="宋体" w:hAnsi="Times New Roman" w:cs="Times New Roman"/>
              <w:kern w:val="0"/>
              <w:sz w:val="24"/>
              <w:szCs w:val="24"/>
            </w:rPr>
            <w:delText xml:space="preserve">shows </w:delText>
          </w:r>
        </w:del>
        <w:del w:id="6868" w:author="ThinkPad" w:date="2022-06-19T21:06:00Z">
          <w:r w:rsidDel="00C32665">
            <w:rPr>
              <w:rFonts w:ascii="Times New Roman" w:eastAsia="宋体" w:hAnsi="Times New Roman" w:cs="Times New Roman"/>
              <w:kern w:val="0"/>
              <w:sz w:val="24"/>
              <w:szCs w:val="24"/>
            </w:rPr>
            <w:delText xml:space="preserve">a comparison of </w:delText>
          </w:r>
        </w:del>
        <w:del w:id="6869"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6870" w:author="ThinkPad" w:date="2022-06-20T11:53:00Z">
        <w:r w:rsidR="00833881">
          <w:rPr>
            <w:rFonts w:ascii="Times New Roman" w:eastAsia="宋体" w:hAnsi="Times New Roman" w:cs="Times New Roman"/>
            <w:kern w:val="0"/>
            <w:sz w:val="24"/>
            <w:szCs w:val="24"/>
          </w:rPr>
          <w:t>with varying adversary power</w:t>
        </w:r>
      </w:ins>
      <w:ins w:id="6871" w:author="Zhang Li" w:date="2022-06-12T15:32:00Z">
        <w:r>
          <w:rPr>
            <w:rFonts w:ascii="Times New Roman" w:eastAsia="宋体" w:hAnsi="Times New Roman" w:cs="Times New Roman"/>
            <w:kern w:val="0"/>
            <w:sz w:val="24"/>
            <w:szCs w:val="24"/>
          </w:rPr>
          <w:t xml:space="preserve"> in </w:t>
        </w:r>
      </w:ins>
      <w:ins w:id="6872" w:author="ThinkPad" w:date="2022-06-19T21:07:00Z">
        <w:r w:rsidR="009322A9">
          <w:rPr>
            <w:rFonts w:ascii="Times New Roman" w:eastAsia="宋体" w:hAnsi="Times New Roman" w:cs="Times New Roman"/>
            <w:kern w:val="0"/>
            <w:sz w:val="24"/>
            <w:szCs w:val="24"/>
          </w:rPr>
          <w:t xml:space="preserve">500-node </w:t>
        </w:r>
      </w:ins>
      <w:ins w:id="6873" w:author="Zhang Li" w:date="2022-06-12T15:32:00Z">
        <w:r>
          <w:rPr>
            <w:rFonts w:ascii="Times New Roman" w:eastAsia="宋体" w:hAnsi="Times New Roman" w:cs="Times New Roman"/>
            <w:kern w:val="0"/>
            <w:sz w:val="24"/>
            <w:szCs w:val="24"/>
          </w:rPr>
          <w:t>network</w:t>
        </w:r>
      </w:ins>
      <w:ins w:id="6874" w:author="ThinkPad" w:date="2022-06-19T21:07:00Z">
        <w:r w:rsidR="009322A9">
          <w:rPr>
            <w:rFonts w:ascii="Times New Roman" w:eastAsia="宋体" w:hAnsi="Times New Roman" w:cs="Times New Roman"/>
            <w:kern w:val="0"/>
            <w:sz w:val="24"/>
            <w:szCs w:val="24"/>
          </w:rPr>
          <w:t>s</w:t>
        </w:r>
      </w:ins>
      <w:ins w:id="6875" w:author="Zhang Li" w:date="2022-06-12T15:32:00Z">
        <w:del w:id="6876"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6877" w:author="ThinkPad" w:date="2022-06-20T12:10:00Z">
        <w:r w:rsidR="00473B95">
          <w:rPr>
            <w:rFonts w:ascii="Times New Roman" w:eastAsia="宋体" w:hAnsi="Times New Roman" w:cs="Times New Roman"/>
            <w:kern w:val="0"/>
            <w:sz w:val="24"/>
            <w:szCs w:val="24"/>
          </w:rPr>
          <w:t xml:space="preserve"> In </w:t>
        </w:r>
        <w:proofErr w:type="spellStart"/>
        <w:r w:rsidR="00473B95">
          <w:rPr>
            <w:rFonts w:ascii="Times New Roman" w:eastAsia="宋体" w:hAnsi="Times New Roman" w:cs="Times New Roman"/>
            <w:kern w:val="0"/>
            <w:sz w:val="24"/>
            <w:szCs w:val="24"/>
          </w:rPr>
          <w:t>PBFT</w:t>
        </w:r>
        <w:proofErr w:type="spellEnd"/>
        <w:r w:rsidR="00473B95">
          <w:rPr>
            <w:rFonts w:ascii="Times New Roman" w:eastAsia="宋体" w:hAnsi="Times New Roman" w:cs="Times New Roman"/>
            <w:kern w:val="0"/>
            <w:sz w:val="24"/>
            <w:szCs w:val="24"/>
          </w:rPr>
          <w:t xml:space="preserve">, view change happens when a malicious leader proposes an invalid block or does not propose any block. In this case, all honest nodes require two round communications to determine a new leader. In </w:t>
        </w:r>
        <w:proofErr w:type="spellStart"/>
        <w:r w:rsidR="00473B95">
          <w:rPr>
            <w:rFonts w:ascii="Times New Roman" w:eastAsia="宋体" w:hAnsi="Times New Roman" w:cs="Times New Roman"/>
            <w:kern w:val="0"/>
            <w:sz w:val="24"/>
            <w:szCs w:val="24"/>
          </w:rPr>
          <w:t>SWIB</w:t>
        </w:r>
        <w:proofErr w:type="spellEnd"/>
        <w:r w:rsidR="00473B95">
          <w:rPr>
            <w:rFonts w:ascii="Times New Roman" w:eastAsia="宋体" w:hAnsi="Times New Roman" w:cs="Times New Roman"/>
            <w:kern w:val="0"/>
            <w:sz w:val="24"/>
            <w:szCs w:val="24"/>
          </w:rPr>
          <w:t>, honest nodes will discard invalid block and sign an empty block instead, then entering the next consensus round.</w:t>
        </w:r>
      </w:ins>
      <w:ins w:id="6878" w:author="Zhang Li" w:date="2022-06-12T15:32:00Z">
        <w:r>
          <w:rPr>
            <w:rFonts w:ascii="Times New Roman" w:eastAsia="宋体" w:hAnsi="Times New Roman" w:cs="Times New Roman"/>
            <w:kern w:val="0"/>
            <w:sz w:val="24"/>
            <w:szCs w:val="24"/>
          </w:rPr>
          <w:t xml:space="preserve"> </w:t>
        </w:r>
      </w:ins>
      <w:ins w:id="6879" w:author="ThinkPad" w:date="2022-06-20T12:10:00Z">
        <w:r w:rsidR="00473B95">
          <w:rPr>
            <w:rFonts w:ascii="Times New Roman" w:eastAsia="宋体" w:hAnsi="Times New Roman" w:cs="Times New Roman"/>
            <w:kern w:val="0"/>
            <w:sz w:val="24"/>
            <w:szCs w:val="24"/>
          </w:rPr>
          <w:t xml:space="preserve">In </w:t>
        </w:r>
      </w:ins>
      <w:ins w:id="6880" w:author="Zhang Li" w:date="2022-06-12T15:32:00Z">
        <w:del w:id="6881" w:author="ThinkPad" w:date="2022-06-20T12:10:00Z">
          <w:r w:rsidDel="00473B95">
            <w:rPr>
              <w:rFonts w:ascii="Times New Roman" w:eastAsia="宋体" w:hAnsi="Times New Roman" w:cs="Times New Roman"/>
              <w:kern w:val="0"/>
              <w:sz w:val="24"/>
              <w:szCs w:val="24"/>
            </w:rPr>
            <w:delText>T</w:delText>
          </w:r>
        </w:del>
      </w:ins>
      <w:ins w:id="6882" w:author="ThinkPad" w:date="2022-06-20T12:10:00Z">
        <w:r w:rsidR="00473B95">
          <w:rPr>
            <w:rFonts w:ascii="Times New Roman" w:eastAsia="宋体" w:hAnsi="Times New Roman" w:cs="Times New Roman"/>
            <w:kern w:val="0"/>
            <w:sz w:val="24"/>
            <w:szCs w:val="24"/>
          </w:rPr>
          <w:t>t</w:t>
        </w:r>
      </w:ins>
      <w:ins w:id="6883" w:author="Zhang Li" w:date="2022-06-12T15:32:00Z">
        <w:r>
          <w:rPr>
            <w:rFonts w:ascii="Times New Roman" w:eastAsia="宋体" w:hAnsi="Times New Roman" w:cs="Times New Roman"/>
            <w:kern w:val="0"/>
            <w:sz w:val="24"/>
            <w:szCs w:val="24"/>
          </w:rPr>
          <w:t>h</w:t>
        </w:r>
        <w:del w:id="6884" w:author="ThinkPad" w:date="2022-06-20T12:11:00Z">
          <w:r w:rsidDel="00473B95">
            <w:rPr>
              <w:rFonts w:ascii="Times New Roman" w:eastAsia="宋体" w:hAnsi="Times New Roman" w:cs="Times New Roman"/>
              <w:kern w:val="0"/>
              <w:sz w:val="24"/>
              <w:szCs w:val="24"/>
            </w:rPr>
            <w:delText>is</w:delText>
          </w:r>
        </w:del>
      </w:ins>
      <w:ins w:id="6885" w:author="ThinkPad" w:date="2022-06-20T12:11:00Z">
        <w:r w:rsidR="00473B95">
          <w:rPr>
            <w:rFonts w:ascii="Times New Roman" w:eastAsia="宋体" w:hAnsi="Times New Roman" w:cs="Times New Roman"/>
            <w:kern w:val="0"/>
            <w:sz w:val="24"/>
            <w:szCs w:val="24"/>
          </w:rPr>
          <w:t>e</w:t>
        </w:r>
      </w:ins>
      <w:ins w:id="6886" w:author="Zhang Li" w:date="2022-06-12T15:32:00Z">
        <w:r>
          <w:rPr>
            <w:rFonts w:ascii="Times New Roman" w:eastAsia="宋体" w:hAnsi="Times New Roman" w:cs="Times New Roman"/>
            <w:kern w:val="0"/>
            <w:sz w:val="24"/>
            <w:szCs w:val="24"/>
          </w:rPr>
          <w:t xml:space="preserve"> experiment</w:t>
        </w:r>
      </w:ins>
      <w:ins w:id="6887" w:author="ThinkPad" w:date="2022-06-20T12:11:00Z">
        <w:r w:rsidR="00473B95">
          <w:rPr>
            <w:rFonts w:ascii="Times New Roman" w:eastAsia="宋体" w:hAnsi="Times New Roman" w:cs="Times New Roman"/>
            <w:kern w:val="0"/>
            <w:sz w:val="24"/>
            <w:szCs w:val="24"/>
          </w:rPr>
          <w:t xml:space="preserve"> here</w:t>
        </w:r>
      </w:ins>
      <w:ins w:id="6888" w:author="ThinkPad" w:date="2022-06-20T12:10:00Z">
        <w:r w:rsidR="00473B95">
          <w:rPr>
            <w:rFonts w:ascii="Times New Roman" w:eastAsia="宋体" w:hAnsi="Times New Roman" w:cs="Times New Roman"/>
            <w:kern w:val="0"/>
            <w:sz w:val="24"/>
            <w:szCs w:val="24"/>
          </w:rPr>
          <w:t>,</w:t>
        </w:r>
      </w:ins>
      <w:ins w:id="6889" w:author="Zhang Li" w:date="2022-06-12T15:32:00Z">
        <w:r>
          <w:rPr>
            <w:rFonts w:ascii="Times New Roman" w:eastAsia="宋体" w:hAnsi="Times New Roman" w:cs="Times New Roman"/>
            <w:kern w:val="0"/>
            <w:sz w:val="24"/>
            <w:szCs w:val="24"/>
          </w:rPr>
          <w:t xml:space="preserve"> </w:t>
        </w:r>
        <w:del w:id="6890"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6891" w:author="ThinkPad" w:date="2022-06-20T12:10:00Z">
        <w:r w:rsidR="00473B95">
          <w:rPr>
            <w:rFonts w:ascii="Times New Roman" w:eastAsia="宋体" w:hAnsi="Times New Roman" w:cs="Times New Roman"/>
            <w:kern w:val="0"/>
            <w:sz w:val="24"/>
            <w:szCs w:val="24"/>
          </w:rPr>
          <w:t xml:space="preserve">are assumed </w:t>
        </w:r>
      </w:ins>
      <w:ins w:id="6892" w:author="Zhang Li" w:date="2022-06-12T15:32:00Z">
        <w:r>
          <w:rPr>
            <w:rFonts w:ascii="Times New Roman" w:eastAsia="宋体" w:hAnsi="Times New Roman" w:cs="Times New Roman" w:hint="eastAsia"/>
            <w:kern w:val="0"/>
            <w:sz w:val="24"/>
            <w:szCs w:val="24"/>
          </w:rPr>
          <w:t>not</w:t>
        </w:r>
      </w:ins>
      <w:ins w:id="6893" w:author="ThinkPad" w:date="2022-06-20T12:10:00Z">
        <w:r w:rsidR="00473B95">
          <w:rPr>
            <w:rFonts w:ascii="Times New Roman" w:eastAsia="宋体" w:hAnsi="Times New Roman" w:cs="Times New Roman"/>
            <w:kern w:val="0"/>
            <w:sz w:val="24"/>
            <w:szCs w:val="24"/>
          </w:rPr>
          <w:t xml:space="preserve"> to</w:t>
        </w:r>
      </w:ins>
      <w:ins w:id="6894" w:author="Zhang Li" w:date="2022-06-12T15:32:00Z">
        <w:r>
          <w:rPr>
            <w:rFonts w:ascii="Times New Roman" w:eastAsia="宋体" w:hAnsi="Times New Roman" w:cs="Times New Roman"/>
            <w:kern w:val="0"/>
            <w:sz w:val="24"/>
            <w:szCs w:val="24"/>
          </w:rPr>
          <w:t xml:space="preserve"> send any messages in a consensus round. Under this assumption, </w:t>
        </w:r>
      </w:ins>
      <w:ins w:id="6895" w:author="ThinkPad" w:date="2022-06-20T12:12:00Z">
        <w:r w:rsidR="00473B95">
          <w:rPr>
            <w:rFonts w:ascii="Times New Roman" w:eastAsia="宋体" w:hAnsi="Times New Roman" w:cs="Times New Roman"/>
            <w:kern w:val="0"/>
            <w:sz w:val="24"/>
            <w:szCs w:val="24"/>
          </w:rPr>
          <w:t xml:space="preserve">in Fig. 10(b), it is seen </w:t>
        </w:r>
      </w:ins>
      <w:ins w:id="6896" w:author="Zhang Li" w:date="2022-06-12T15:32:00Z">
        <w:del w:id="6897"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6898"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lastRenderedPageBreak/>
          <w:t xml:space="preserve">our protocol can </w:t>
        </w:r>
        <w:del w:id="6899"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6900" w:author="ThinkPad" w:date="2022-06-20T12:12:00Z">
          <w:r w:rsidDel="00473B95">
            <w:rPr>
              <w:rFonts w:ascii="Times New Roman" w:eastAsia="宋体" w:hAnsi="Times New Roman" w:cs="Times New Roman"/>
              <w:kern w:val="0"/>
              <w:sz w:val="24"/>
              <w:szCs w:val="24"/>
            </w:rPr>
            <w:delText>ing</w:delText>
          </w:r>
        </w:del>
      </w:ins>
      <w:ins w:id="6901" w:author="ThinkPad" w:date="2022-06-20T12:12:00Z">
        <w:r w:rsidR="00473B95">
          <w:rPr>
            <w:rFonts w:ascii="Times New Roman" w:eastAsia="宋体" w:hAnsi="Times New Roman" w:cs="Times New Roman"/>
            <w:kern w:val="0"/>
            <w:sz w:val="24"/>
            <w:szCs w:val="24"/>
          </w:rPr>
          <w:t xml:space="preserve"> correctly</w:t>
        </w:r>
      </w:ins>
      <w:ins w:id="6902" w:author="Zhang Li" w:date="2022-06-12T15:32:00Z">
        <w:r>
          <w:rPr>
            <w:rFonts w:ascii="Times New Roman" w:eastAsia="宋体" w:hAnsi="Times New Roman" w:cs="Times New Roman"/>
            <w:kern w:val="0"/>
            <w:sz w:val="24"/>
            <w:szCs w:val="24"/>
          </w:rPr>
          <w:t xml:space="preserve"> </w:t>
        </w:r>
        <w:del w:id="6903" w:author="ThinkPad" w:date="2022-06-20T12:12:00Z">
          <w:r w:rsidDel="00473B95">
            <w:rPr>
              <w:rFonts w:ascii="Times New Roman" w:eastAsia="宋体" w:hAnsi="Times New Roman" w:cs="Times New Roman"/>
              <w:kern w:val="0"/>
              <w:sz w:val="24"/>
              <w:szCs w:val="24"/>
            </w:rPr>
            <w:delText>with</w:delText>
          </w:r>
        </w:del>
      </w:ins>
      <w:ins w:id="6904" w:author="ThinkPad" w:date="2022-06-20T12:12:00Z">
        <w:r w:rsidR="00473B95">
          <w:rPr>
            <w:rFonts w:ascii="Times New Roman" w:eastAsia="宋体" w:hAnsi="Times New Roman" w:cs="Times New Roman"/>
            <w:kern w:val="0"/>
            <w:sz w:val="24"/>
            <w:szCs w:val="24"/>
          </w:rPr>
          <w:t>when</w:t>
        </w:r>
      </w:ins>
      <w:ins w:id="6905" w:author="Zhang Li" w:date="2022-06-12T15:32:00Z">
        <w:r>
          <w:rPr>
            <w:rFonts w:ascii="Times New Roman" w:eastAsia="宋体" w:hAnsi="Times New Roman" w:cs="Times New Roman"/>
            <w:kern w:val="0"/>
            <w:sz w:val="24"/>
            <w:szCs w:val="24"/>
          </w:rPr>
          <w:t xml:space="preserve"> adversary power</w:t>
        </w:r>
      </w:ins>
      <w:ins w:id="6906" w:author="ThinkPad" w:date="2022-06-20T12:12:00Z">
        <w:r w:rsidR="00473B95">
          <w:rPr>
            <w:rFonts w:ascii="Times New Roman" w:eastAsia="宋体" w:hAnsi="Times New Roman" w:cs="Times New Roman"/>
            <w:kern w:val="0"/>
            <w:sz w:val="24"/>
            <w:szCs w:val="24"/>
          </w:rPr>
          <w:t xml:space="preserve"> is</w:t>
        </w:r>
      </w:ins>
      <w:ins w:id="6907" w:author="Zhang Li" w:date="2022-06-12T15:32:00Z">
        <w:r>
          <w:rPr>
            <w:rFonts w:ascii="Times New Roman" w:eastAsia="宋体" w:hAnsi="Times New Roman" w:cs="Times New Roman"/>
            <w:kern w:val="0"/>
            <w:sz w:val="24"/>
            <w:szCs w:val="24"/>
          </w:rPr>
          <w:t xml:space="preserve">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w:t>
        </w:r>
      </w:ins>
      <w:ins w:id="6908" w:author="ThinkPad" w:date="2022-06-20T12:12:00Z">
        <w:r w:rsidR="00473B95">
          <w:rPr>
            <w:rFonts w:ascii="Times New Roman" w:eastAsia="宋体" w:hAnsi="Times New Roman" w:cs="Times New Roman"/>
            <w:kern w:val="0"/>
            <w:sz w:val="24"/>
            <w:szCs w:val="24"/>
          </w:rPr>
          <w:t xml:space="preserve">is </w:t>
        </w:r>
      </w:ins>
      <w:ins w:id="6909" w:author="Zhang Li" w:date="2022-06-12T15:32:00Z">
        <w:r>
          <w:rPr>
            <w:rFonts w:ascii="Times New Roman" w:eastAsia="宋体" w:hAnsi="Times New Roman" w:cs="Times New Roman"/>
            <w:kern w:val="0"/>
            <w:sz w:val="24"/>
            <w:szCs w:val="24"/>
          </w:rPr>
          <w:t>more than 33%. This indicates that our protocol has better fault tolerance</w:t>
        </w:r>
      </w:ins>
      <w:ins w:id="6910" w:author="ThinkPad" w:date="2022-06-20T12:13:00Z">
        <w:r w:rsidR="00473B95">
          <w:rPr>
            <w:rFonts w:ascii="Times New Roman" w:eastAsia="宋体" w:hAnsi="Times New Roman" w:cs="Times New Roman"/>
            <w:kern w:val="0"/>
            <w:sz w:val="24"/>
            <w:szCs w:val="24"/>
          </w:rPr>
          <w:t xml:space="preserve"> performance</w:t>
        </w:r>
      </w:ins>
      <w:ins w:id="6911" w:author="Zhang Li" w:date="2022-06-12T15:32:00Z">
        <w:r>
          <w:rPr>
            <w:rFonts w:ascii="Times New Roman" w:eastAsia="宋体" w:hAnsi="Times New Roman" w:cs="Times New Roman"/>
            <w:kern w:val="0"/>
            <w:sz w:val="24"/>
            <w:szCs w:val="24"/>
          </w:rPr>
          <w:t xml:space="preserv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t>
        </w:r>
        <w:del w:id="6912"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6913"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6914" w:author="ThinkPad" w:date="2022-06-20T13:29:00Z">
        <w:r>
          <w:rPr>
            <w:rFonts w:ascii="Times New Roman" w:eastAsia="宋体" w:hAnsi="Times New Roman" w:cs="Times New Roman" w:hint="eastAsia"/>
            <w:kern w:val="0"/>
            <w:sz w:val="24"/>
            <w:szCs w:val="24"/>
          </w:rPr>
          <w:t>从上面</w:t>
        </w:r>
      </w:ins>
      <w:ins w:id="6915" w:author="ThinkPad" w:date="2022-06-20T13:30:00Z">
        <w:r w:rsidR="00A3582A">
          <w:rPr>
            <w:rFonts w:ascii="Times New Roman" w:eastAsia="宋体" w:hAnsi="Times New Roman" w:cs="Times New Roman" w:hint="eastAsia"/>
            <w:kern w:val="0"/>
            <w:sz w:val="24"/>
            <w:szCs w:val="24"/>
          </w:rPr>
          <w:t>这一小节</w:t>
        </w:r>
      </w:ins>
      <w:ins w:id="6916" w:author="ThinkPad" w:date="2022-06-20T13:29:00Z">
        <w:r>
          <w:rPr>
            <w:rFonts w:ascii="Times New Roman" w:eastAsia="宋体" w:hAnsi="Times New Roman" w:cs="Times New Roman" w:hint="eastAsia"/>
            <w:kern w:val="0"/>
            <w:sz w:val="24"/>
            <w:szCs w:val="24"/>
          </w:rPr>
          <w:t>的修改，</w:t>
        </w:r>
      </w:ins>
      <w:ins w:id="6917" w:author="ThinkPad" w:date="2022-06-20T13:30:00Z">
        <w:r w:rsidR="00A3582A">
          <w:rPr>
            <w:rFonts w:ascii="Times New Roman" w:eastAsia="宋体" w:hAnsi="Times New Roman" w:cs="Times New Roman" w:hint="eastAsia"/>
            <w:kern w:val="0"/>
            <w:sz w:val="24"/>
            <w:szCs w:val="24"/>
          </w:rPr>
          <w:t>和你以前写的对比，</w:t>
        </w:r>
      </w:ins>
      <w:ins w:id="6918" w:author="ThinkPad" w:date="2022-06-20T13:28:00Z">
        <w:r>
          <w:rPr>
            <w:rFonts w:ascii="Times New Roman" w:eastAsia="宋体" w:hAnsi="Times New Roman" w:cs="Times New Roman" w:hint="eastAsia"/>
            <w:kern w:val="0"/>
            <w:sz w:val="24"/>
            <w:szCs w:val="24"/>
          </w:rPr>
          <w:t>真正</w:t>
        </w:r>
      </w:ins>
      <w:ins w:id="6919" w:author="ThinkPad" w:date="2022-06-20T13:30:00Z">
        <w:r w:rsidR="00A3582A">
          <w:rPr>
            <w:rFonts w:ascii="Times New Roman" w:eastAsia="宋体" w:hAnsi="Times New Roman" w:cs="Times New Roman" w:hint="eastAsia"/>
            <w:kern w:val="0"/>
            <w:sz w:val="24"/>
            <w:szCs w:val="24"/>
          </w:rPr>
          <w:t>地</w:t>
        </w:r>
      </w:ins>
      <w:ins w:id="6920" w:author="ThinkPad" w:date="2022-06-20T13:29:00Z">
        <w:r>
          <w:rPr>
            <w:rFonts w:ascii="Times New Roman" w:eastAsia="宋体" w:hAnsi="Times New Roman" w:cs="Times New Roman" w:hint="eastAsia"/>
            <w:kern w:val="0"/>
            <w:sz w:val="24"/>
            <w:szCs w:val="24"/>
          </w:rPr>
          <w:t>学习</w:t>
        </w:r>
      </w:ins>
      <w:ins w:id="6921" w:author="ThinkPad" w:date="2022-06-20T13:30:00Z">
        <w:r w:rsidR="00A3582A">
          <w:rPr>
            <w:rFonts w:ascii="Times New Roman" w:eastAsia="宋体" w:hAnsi="Times New Roman" w:cs="Times New Roman" w:hint="eastAsia"/>
            <w:kern w:val="0"/>
            <w:sz w:val="24"/>
            <w:szCs w:val="24"/>
          </w:rPr>
          <w:t>到</w:t>
        </w:r>
      </w:ins>
      <w:ins w:id="6922"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6923"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6924"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6925"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6926" w:author="ThinkPad" w:date="2022-06-20T12:20:00Z">
        <w:r w:rsidR="00B36A4B">
          <w:rPr>
            <w:rFonts w:ascii="Times New Roman" w:eastAsia="宋体" w:hAnsi="Times New Roman" w:cs="Times New Roman"/>
            <w:kern w:val="0"/>
            <w:sz w:val="24"/>
            <w:szCs w:val="24"/>
          </w:rPr>
          <w:t xml:space="preserve">In this subsection, </w:t>
        </w:r>
      </w:ins>
      <w:del w:id="6927" w:author="ThinkPad" w:date="2022-06-20T12:20:00Z">
        <w:r w:rsidDel="00B36A4B">
          <w:rPr>
            <w:rFonts w:ascii="Times New Roman" w:eastAsia="宋体" w:hAnsi="Times New Roman" w:cs="Times New Roman"/>
            <w:kern w:val="0"/>
            <w:sz w:val="24"/>
            <w:szCs w:val="24"/>
          </w:rPr>
          <w:delText xml:space="preserve">We </w:delText>
        </w:r>
      </w:del>
      <w:ins w:id="6928" w:author="ThinkPad" w:date="2022-06-20T12:20:00Z">
        <w:r w:rsidR="00B36A4B">
          <w:rPr>
            <w:rFonts w:ascii="Times New Roman" w:eastAsia="宋体" w:hAnsi="Times New Roman" w:cs="Times New Roman"/>
            <w:kern w:val="0"/>
            <w:sz w:val="24"/>
            <w:szCs w:val="24"/>
          </w:rPr>
          <w:t xml:space="preserve">we </w:t>
        </w:r>
      </w:ins>
      <w:del w:id="6929" w:author="ThinkPad" w:date="2022-06-20T12:20:00Z">
        <w:r w:rsidDel="00B36A4B">
          <w:rPr>
            <w:rFonts w:ascii="Times New Roman" w:eastAsia="宋体" w:hAnsi="Times New Roman" w:cs="Times New Roman"/>
            <w:kern w:val="0"/>
            <w:sz w:val="24"/>
            <w:szCs w:val="24"/>
          </w:rPr>
          <w:delText xml:space="preserve">analyze </w:delText>
        </w:r>
      </w:del>
      <w:ins w:id="6930"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6931"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6932"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6933"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6934" w:author="ThinkPad" w:date="2022-06-20T12:21:00Z">
        <w:r w:rsidDel="00B36A4B">
          <w:rPr>
            <w:rFonts w:ascii="Times New Roman" w:eastAsia="宋体" w:hAnsi="Times New Roman" w:cs="Times New Roman"/>
            <w:kern w:val="0"/>
            <w:sz w:val="24"/>
            <w:szCs w:val="24"/>
          </w:rPr>
          <w:delText xml:space="preserve">average </w:delText>
        </w:r>
      </w:del>
      <w:ins w:id="6935" w:author="ThinkPad" w:date="2022-06-20T12:21:00Z">
        <w:r w:rsidR="00B36A4B">
          <w:rPr>
            <w:rFonts w:ascii="Times New Roman" w:eastAsia="宋体" w:hAnsi="Times New Roman" w:cs="Times New Roman"/>
            <w:kern w:val="0"/>
            <w:sz w:val="24"/>
            <w:szCs w:val="24"/>
          </w:rPr>
          <w:t xml:space="preserve">system </w:t>
        </w:r>
      </w:ins>
      <w:del w:id="6936"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6937"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6938"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6939" w:author="ThinkPad" w:date="2022-06-20T12:22:00Z">
        <w:r w:rsidDel="00B36A4B">
          <w:rPr>
            <w:rFonts w:ascii="Times New Roman" w:eastAsia="宋体" w:hAnsi="Times New Roman" w:cs="Times New Roman"/>
            <w:kern w:val="0"/>
            <w:sz w:val="24"/>
            <w:szCs w:val="24"/>
          </w:rPr>
          <w:delText xml:space="preserve">with </w:delText>
        </w:r>
      </w:del>
      <w:ins w:id="6940"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6941"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w:t>
      </w:r>
      <w:proofErr w:type="gramStart"/>
      <w:r>
        <w:rPr>
          <w:rFonts w:ascii="Times New Roman" w:eastAsia="宋体" w:hAnsi="Times New Roman" w:cs="Times New Roman"/>
          <w:kern w:val="0"/>
          <w:sz w:val="24"/>
          <w:szCs w:val="24"/>
        </w:rPr>
        <w:t>network</w:t>
      </w:r>
      <w:proofErr w:type="gramEnd"/>
      <w:del w:id="6942"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6943" w:author="ThinkPad" w:date="2022-06-20T12:22:00Z">
        <w:r w:rsidDel="00B36A4B">
          <w:rPr>
            <w:rFonts w:ascii="Times New Roman" w:eastAsia="宋体" w:hAnsi="Times New Roman" w:cs="Times New Roman"/>
            <w:kern w:val="0"/>
            <w:sz w:val="24"/>
            <w:szCs w:val="24"/>
          </w:rPr>
          <w:delText xml:space="preserve">and </w:delText>
        </w:r>
      </w:del>
      <w:ins w:id="6944"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6945" w:author="ThinkPad" w:date="2022-06-20T12:22:00Z">
        <w:r w:rsidDel="00B36A4B">
          <w:rPr>
            <w:rFonts w:ascii="Times New Roman" w:eastAsia="宋体" w:hAnsi="Times New Roman" w:cs="Times New Roman"/>
            <w:kern w:val="0"/>
            <w:sz w:val="24"/>
            <w:szCs w:val="24"/>
          </w:rPr>
          <w:delText xml:space="preserve">of </w:delText>
        </w:r>
      </w:del>
      <w:ins w:id="6946"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attacks</w:t>
      </w:r>
    </w:p>
    <w:p w14:paraId="42894E90" w14:textId="37C841D0" w:rsidR="0067227F" w:rsidRPr="0067227F" w:rsidRDefault="004C5855" w:rsidP="0067227F">
      <w:pPr>
        <w:spacing w:beforeLines="100" w:before="312" w:afterLines="50" w:after="156"/>
        <w:ind w:firstLine="420"/>
        <w:rPr>
          <w:ins w:id="6947" w:author="Zhang Li" w:date="2022-06-12T15:32:00Z"/>
          <w:rFonts w:ascii="Times New Roman" w:eastAsia="宋体" w:hAnsi="Times New Roman" w:cs="Times New Roman"/>
          <w:kern w:val="0"/>
          <w:sz w:val="24"/>
          <w:szCs w:val="24"/>
        </w:rPr>
      </w:pPr>
      <w:ins w:id="6948" w:author="ThinkPad" w:date="2022-06-20T13:00:00Z">
        <w:r>
          <w:rPr>
            <w:rFonts w:ascii="Times New Roman" w:eastAsia="宋体" w:hAnsi="Times New Roman" w:cs="Times New Roman"/>
            <w:kern w:val="0"/>
            <w:sz w:val="24"/>
            <w:szCs w:val="24"/>
          </w:rPr>
          <w:t xml:space="preserve">Fig. 11 shows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varying percentage of Sybil nodes in the network. In </w:t>
        </w:r>
      </w:ins>
      <w:ins w:id="6949" w:author="Zhang Li" w:date="2022-06-12T15:33:00Z">
        <w:del w:id="6950"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6951" w:author="ThinkPad" w:date="2022-06-20T13:00:00Z">
        <w:r>
          <w:rPr>
            <w:rFonts w:ascii="Times New Roman" w:eastAsia="宋体" w:hAnsi="Times New Roman" w:cs="Times New Roman"/>
            <w:kern w:val="0"/>
            <w:sz w:val="24"/>
            <w:szCs w:val="24"/>
          </w:rPr>
          <w:t>, it is</w:t>
        </w:r>
      </w:ins>
      <w:ins w:id="6952" w:author="ThinkPad" w:date="2022-06-20T13:01:00Z">
        <w:r>
          <w:rPr>
            <w:rFonts w:ascii="Times New Roman" w:eastAsia="宋体" w:hAnsi="Times New Roman" w:cs="Times New Roman"/>
            <w:kern w:val="0"/>
            <w:sz w:val="24"/>
            <w:szCs w:val="24"/>
          </w:rPr>
          <w:t xml:space="preserve"> seen </w:t>
        </w:r>
      </w:ins>
      <w:ins w:id="6953" w:author="Zhang Li" w:date="2022-06-12T15:33:00Z">
        <w:del w:id="6954"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6955" w:author="ThinkPad" w:date="2022-06-20T13:01:00Z">
        <w:r>
          <w:rPr>
            <w:rFonts w:ascii="Times New Roman" w:eastAsia="宋体" w:hAnsi="Times New Roman" w:cs="Times New Roman"/>
            <w:kern w:val="0"/>
            <w:sz w:val="24"/>
            <w:szCs w:val="24"/>
          </w:rPr>
          <w:t xml:space="preserve">the </w:t>
        </w:r>
      </w:ins>
      <w:ins w:id="6956" w:author="Zhang Li" w:date="2022-06-12T15:33:00Z">
        <w:r w:rsidR="0067227F">
          <w:rPr>
            <w:rFonts w:ascii="Times New Roman" w:eastAsia="宋体" w:hAnsi="Times New Roman" w:cs="Times New Roman"/>
            <w:kern w:val="0"/>
            <w:sz w:val="24"/>
            <w:szCs w:val="24"/>
          </w:rPr>
          <w:t>consensus latency</w:t>
        </w:r>
      </w:ins>
      <w:ins w:id="6957" w:author="ThinkPad" w:date="2022-06-20T12:30:00Z">
        <w:r w:rsidR="002D6022">
          <w:rPr>
            <w:rFonts w:ascii="Times New Roman" w:eastAsia="宋体" w:hAnsi="Times New Roman" w:cs="Times New Roman"/>
            <w:kern w:val="0"/>
            <w:sz w:val="24"/>
            <w:szCs w:val="24"/>
          </w:rPr>
          <w:t xml:space="preserve"> by </w:t>
        </w:r>
        <w:proofErr w:type="spellStart"/>
        <w:r w:rsidR="002D6022">
          <w:rPr>
            <w:rFonts w:ascii="Times New Roman" w:eastAsia="宋体" w:hAnsi="Times New Roman" w:cs="Times New Roman"/>
            <w:kern w:val="0"/>
            <w:sz w:val="24"/>
            <w:szCs w:val="24"/>
          </w:rPr>
          <w:t>SWIB</w:t>
        </w:r>
      </w:ins>
      <w:proofErr w:type="spellEnd"/>
      <w:ins w:id="6958" w:author="Zhang Li" w:date="2022-06-12T15:33:00Z">
        <w:r w:rsidR="0067227F">
          <w:rPr>
            <w:rFonts w:ascii="Times New Roman" w:eastAsia="宋体" w:hAnsi="Times New Roman" w:cs="Times New Roman"/>
            <w:kern w:val="0"/>
            <w:sz w:val="24"/>
            <w:szCs w:val="24"/>
          </w:rPr>
          <w:t xml:space="preserve"> decreases with the </w:t>
        </w:r>
      </w:ins>
      <w:ins w:id="6959"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6960" w:author="Zhang Li" w:date="2022-06-12T15:33:00Z">
        <w:del w:id="6961"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6962" w:author="ThinkPad" w:date="2022-06-20T13:01:00Z">
        <w:r>
          <w:rPr>
            <w:rFonts w:ascii="Times New Roman" w:eastAsia="宋体" w:hAnsi="Times New Roman" w:cs="Times New Roman"/>
            <w:kern w:val="0"/>
            <w:sz w:val="24"/>
            <w:szCs w:val="24"/>
          </w:rPr>
          <w:t xml:space="preserve"> increasing</w:t>
        </w:r>
      </w:ins>
      <w:ins w:id="6963" w:author="Zhang Li" w:date="2022-06-12T15:33:00Z">
        <w:del w:id="6964"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6965" w:author="ThinkPad" w:date="2022-06-20T13:02:00Z">
          <w:r w:rsidR="0067227F" w:rsidDel="004C5855">
            <w:rPr>
              <w:rFonts w:ascii="Times New Roman" w:eastAsia="宋体" w:hAnsi="Times New Roman" w:cs="Times New Roman"/>
              <w:kern w:val="0"/>
              <w:sz w:val="24"/>
              <w:szCs w:val="24"/>
            </w:rPr>
            <w:delText>Since</w:delText>
          </w:r>
        </w:del>
      </w:ins>
      <w:ins w:id="6966" w:author="ThinkPad" w:date="2022-06-20T13:02:00Z">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when a</w:t>
        </w:r>
      </w:ins>
      <w:ins w:id="6967" w:author="Zhang Li" w:date="2022-06-12T15:33:00Z">
        <w:r w:rsidR="0067227F">
          <w:rPr>
            <w:rFonts w:ascii="Times New Roman" w:eastAsia="宋体" w:hAnsi="Times New Roman" w:cs="Times New Roman"/>
            <w:kern w:val="0"/>
            <w:sz w:val="24"/>
            <w:szCs w:val="24"/>
          </w:rPr>
          <w:t xml:space="preserve"> Sybil node</w:t>
        </w:r>
        <w:del w:id="6968" w:author="ThinkPad" w:date="2022-06-20T13:02:00Z">
          <w:r w:rsidR="0067227F" w:rsidDel="004C5855">
            <w:rPr>
              <w:rFonts w:ascii="Times New Roman" w:eastAsia="宋体" w:hAnsi="Times New Roman" w:cs="Times New Roman"/>
              <w:kern w:val="0"/>
              <w:sz w:val="24"/>
              <w:szCs w:val="24"/>
            </w:rPr>
            <w:delText>s are not absent from block</w:delText>
          </w:r>
        </w:del>
      </w:ins>
      <w:ins w:id="6969" w:author="ThinkPad" w:date="2022-06-20T13:02:00Z">
        <w:r>
          <w:rPr>
            <w:rFonts w:ascii="Times New Roman" w:eastAsia="宋体" w:hAnsi="Times New Roman" w:cs="Times New Roman"/>
            <w:kern w:val="0"/>
            <w:sz w:val="24"/>
            <w:szCs w:val="24"/>
          </w:rPr>
          <w:t xml:space="preserve"> is selected to serve as</w:t>
        </w:r>
      </w:ins>
      <w:ins w:id="6970" w:author="Zhang Li" w:date="2022-06-12T15:33:00Z">
        <w:r w:rsidR="0067227F">
          <w:rPr>
            <w:rFonts w:ascii="Times New Roman" w:eastAsia="宋体" w:hAnsi="Times New Roman" w:cs="Times New Roman"/>
            <w:kern w:val="0"/>
            <w:sz w:val="24"/>
            <w:szCs w:val="24"/>
          </w:rPr>
          <w:t xml:space="preserve"> </w:t>
        </w:r>
      </w:ins>
      <w:ins w:id="6971" w:author="ThinkPad" w:date="2022-06-20T13:02:00Z">
        <w:r>
          <w:rPr>
            <w:rFonts w:ascii="Times New Roman" w:eastAsia="宋体" w:hAnsi="Times New Roman" w:cs="Times New Roman"/>
            <w:kern w:val="0"/>
            <w:sz w:val="24"/>
            <w:szCs w:val="24"/>
          </w:rPr>
          <w:t xml:space="preserve">block </w:t>
        </w:r>
      </w:ins>
      <w:ins w:id="6972" w:author="Zhang Li" w:date="2022-06-12T15:33:00Z">
        <w:r w:rsidR="0067227F">
          <w:rPr>
            <w:rFonts w:ascii="Times New Roman" w:eastAsia="宋体" w:hAnsi="Times New Roman" w:cs="Times New Roman"/>
            <w:kern w:val="0"/>
            <w:sz w:val="24"/>
            <w:szCs w:val="24"/>
          </w:rPr>
          <w:t>proposer</w:t>
        </w:r>
        <w:del w:id="6973"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6974" w:author="ThinkPad" w:date="2022-06-20T13:02:00Z">
        <w:r>
          <w:rPr>
            <w:rFonts w:ascii="Times New Roman" w:eastAsia="宋体" w:hAnsi="Times New Roman" w:cs="Times New Roman"/>
            <w:kern w:val="0"/>
            <w:sz w:val="24"/>
            <w:szCs w:val="24"/>
          </w:rPr>
          <w:t xml:space="preserve">eventually </w:t>
        </w:r>
      </w:ins>
      <w:ins w:id="6975" w:author="Zhang Li" w:date="2022-06-12T15:33:00Z">
        <w:r w:rsidR="0067227F">
          <w:rPr>
            <w:rFonts w:ascii="Times New Roman" w:eastAsia="宋体" w:hAnsi="Times New Roman" w:cs="Times New Roman"/>
            <w:kern w:val="0"/>
            <w:sz w:val="24"/>
            <w:szCs w:val="24"/>
          </w:rPr>
          <w:t>generated</w:t>
        </w:r>
        <w:del w:id="6976"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6977" w:author="ThinkPad" w:date="2022-06-20T13:02:00Z">
          <w:r w:rsidR="0067227F" w:rsidDel="004C5855">
            <w:rPr>
              <w:rFonts w:ascii="Times New Roman" w:eastAsia="宋体" w:hAnsi="Times New Roman" w:cs="Times New Roman"/>
              <w:kern w:val="0"/>
              <w:sz w:val="24"/>
              <w:szCs w:val="24"/>
            </w:rPr>
            <w:delText>propagating a</w:delText>
          </w:r>
        </w:del>
      </w:ins>
      <w:ins w:id="6978" w:author="ThinkPad" w:date="2022-06-20T13:02:00Z">
        <w:r>
          <w:rPr>
            <w:rFonts w:ascii="Times New Roman" w:eastAsia="宋体" w:hAnsi="Times New Roman" w:cs="Times New Roman"/>
            <w:kern w:val="0"/>
            <w:sz w:val="24"/>
            <w:szCs w:val="24"/>
          </w:rPr>
          <w:t>the</w:t>
        </w:r>
      </w:ins>
      <w:ins w:id="6979" w:author="Zhang Li" w:date="2022-06-12T15:33:00Z">
        <w:r w:rsidR="0067227F">
          <w:rPr>
            <w:rFonts w:ascii="Times New Roman" w:eastAsia="宋体" w:hAnsi="Times New Roman" w:cs="Times New Roman"/>
            <w:kern w:val="0"/>
            <w:sz w:val="24"/>
            <w:szCs w:val="24"/>
          </w:rPr>
          <w:t xml:space="preserve"> valid block</w:t>
        </w:r>
      </w:ins>
      <w:ins w:id="6980" w:author="ThinkPad" w:date="2022-06-20T13:02:00Z">
        <w:r>
          <w:rPr>
            <w:rFonts w:ascii="Times New Roman" w:eastAsia="宋体" w:hAnsi="Times New Roman" w:cs="Times New Roman"/>
            <w:kern w:val="0"/>
            <w:sz w:val="24"/>
            <w:szCs w:val="24"/>
          </w:rPr>
          <w:t xml:space="preserve"> case</w:t>
        </w:r>
      </w:ins>
      <w:ins w:id="6981" w:author="Zhang Li" w:date="2022-06-12T15:33:00Z">
        <w:r w:rsidR="0067227F">
          <w:rPr>
            <w:rFonts w:ascii="Times New Roman" w:eastAsia="宋体" w:hAnsi="Times New Roman" w:cs="Times New Roman"/>
            <w:kern w:val="0"/>
            <w:sz w:val="24"/>
            <w:szCs w:val="24"/>
          </w:rPr>
          <w:t>, propagati</w:t>
        </w:r>
        <w:del w:id="6982" w:author="ThinkPad" w:date="2022-06-20T13:02:00Z">
          <w:r w:rsidR="0067227F" w:rsidDel="004C5855">
            <w:rPr>
              <w:rFonts w:ascii="Times New Roman" w:eastAsia="宋体" w:hAnsi="Times New Roman" w:cs="Times New Roman"/>
              <w:kern w:val="0"/>
              <w:sz w:val="24"/>
              <w:szCs w:val="24"/>
            </w:rPr>
            <w:delText>ng</w:delText>
          </w:r>
        </w:del>
      </w:ins>
      <w:ins w:id="6983" w:author="ThinkPad" w:date="2022-06-20T13:02:00Z">
        <w:r>
          <w:rPr>
            <w:rFonts w:ascii="Times New Roman" w:eastAsia="宋体" w:hAnsi="Times New Roman" w:cs="Times New Roman"/>
            <w:kern w:val="0"/>
            <w:sz w:val="24"/>
            <w:szCs w:val="24"/>
          </w:rPr>
          <w:t>on of</w:t>
        </w:r>
      </w:ins>
      <w:ins w:id="6984" w:author="Zhang Li" w:date="2022-06-12T15:33:00Z">
        <w:r w:rsidR="0067227F">
          <w:rPr>
            <w:rFonts w:ascii="Times New Roman" w:eastAsia="宋体" w:hAnsi="Times New Roman" w:cs="Times New Roman"/>
            <w:kern w:val="0"/>
            <w:sz w:val="24"/>
            <w:szCs w:val="24"/>
          </w:rPr>
          <w:t xml:space="preserve"> an 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w:t>
        </w:r>
        <w:r w:rsidR="0067227F">
          <w:rPr>
            <w:rFonts w:ascii="Times New Roman" w:eastAsia="宋体" w:hAnsi="Times New Roman" w:cs="Times New Roman"/>
            <w:kern w:val="0"/>
            <w:sz w:val="24"/>
            <w:szCs w:val="24"/>
          </w:rPr>
          <w:lastRenderedPageBreak/>
          <w:t xml:space="preserve">send some error message with lower transmission probability. As result, the consensus latency declines when the percentage of Sybil nodes increases. With the increase of Sybil nodes percentage, the probability of generating empty blocks </w:t>
        </w:r>
        <w:del w:id="6985"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6986" w:author="ThinkPad" w:date="2022-06-20T13:04:00Z">
        <w:r>
          <w:rPr>
            <w:rFonts w:ascii="Times New Roman" w:eastAsia="宋体" w:hAnsi="Times New Roman" w:cs="Times New Roman"/>
            <w:kern w:val="0"/>
            <w:sz w:val="24"/>
            <w:szCs w:val="24"/>
          </w:rPr>
          <w:t>s</w:t>
        </w:r>
      </w:ins>
      <w:ins w:id="6987"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6988" w:author="ThinkPad" w:date="2022-06-20T13:04:00Z">
          <w:r w:rsidR="0067227F" w:rsidDel="004C5855">
            <w:rPr>
              <w:rFonts w:ascii="Times New Roman" w:eastAsia="宋体" w:hAnsi="Times New Roman" w:cs="Times New Roman"/>
              <w:kern w:val="0"/>
              <w:sz w:val="24"/>
              <w:szCs w:val="24"/>
            </w:rPr>
            <w:delText>As shown i</w:delText>
          </w:r>
        </w:del>
      </w:ins>
      <w:ins w:id="6989" w:author="ThinkPad" w:date="2022-06-20T13:04:00Z">
        <w:r>
          <w:rPr>
            <w:rFonts w:ascii="Times New Roman" w:eastAsia="宋体" w:hAnsi="Times New Roman" w:cs="Times New Roman"/>
            <w:kern w:val="0"/>
            <w:sz w:val="24"/>
            <w:szCs w:val="24"/>
          </w:rPr>
          <w:t>I</w:t>
        </w:r>
      </w:ins>
      <w:ins w:id="6990" w:author="Zhang Li" w:date="2022-06-12T15:33:00Z">
        <w:r w:rsidR="0067227F">
          <w:rPr>
            <w:rFonts w:ascii="Times New Roman" w:eastAsia="宋体" w:hAnsi="Times New Roman" w:cs="Times New Roman"/>
            <w:kern w:val="0"/>
            <w:sz w:val="24"/>
            <w:szCs w:val="24"/>
          </w:rPr>
          <w:t xml:space="preserve">n Fig. 11 (b), </w:t>
        </w:r>
      </w:ins>
      <w:ins w:id="6991" w:author="ThinkPad" w:date="2022-06-20T13:04:00Z">
        <w:r>
          <w:rPr>
            <w:rFonts w:ascii="Times New Roman" w:eastAsia="宋体" w:hAnsi="Times New Roman" w:cs="Times New Roman"/>
            <w:kern w:val="0"/>
            <w:sz w:val="24"/>
            <w:szCs w:val="24"/>
          </w:rPr>
          <w:t xml:space="preserve">it can be seen that </w:t>
        </w:r>
      </w:ins>
      <w:ins w:id="6992"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6993"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6994" w:author="ThinkPad" w:date="2022-06-20T13:05:00Z">
          <w:r w:rsidR="0067227F" w:rsidDel="004C5855">
            <w:rPr>
              <w:rFonts w:ascii="Times New Roman" w:eastAsia="宋体" w:hAnsi="Times New Roman" w:cs="Times New Roman"/>
              <w:kern w:val="0"/>
              <w:sz w:val="24"/>
              <w:szCs w:val="24"/>
            </w:rPr>
            <w:delText>Meanwhile</w:delText>
          </w:r>
        </w:del>
      </w:ins>
      <w:ins w:id="6995" w:author="ThinkPad" w:date="2022-06-20T13:05:00Z">
        <w:r>
          <w:rPr>
            <w:rFonts w:ascii="Times New Roman" w:eastAsia="宋体" w:hAnsi="Times New Roman" w:cs="Times New Roman"/>
            <w:kern w:val="0"/>
            <w:sz w:val="24"/>
            <w:szCs w:val="24"/>
          </w:rPr>
          <w:t>Also</w:t>
        </w:r>
      </w:ins>
      <w:ins w:id="6996" w:author="Zhang Li" w:date="2022-06-12T15:33:00Z">
        <w:r w:rsidR="0067227F">
          <w:rPr>
            <w:rFonts w:ascii="Times New Roman" w:eastAsia="宋体" w:hAnsi="Times New Roman" w:cs="Times New Roman"/>
            <w:kern w:val="0"/>
            <w:sz w:val="24"/>
            <w:szCs w:val="24"/>
          </w:rPr>
          <w:t xml:space="preserve">, </w:t>
        </w:r>
      </w:ins>
      <w:ins w:id="6997" w:author="ThinkPad" w:date="2022-06-20T13:05:00Z">
        <w:r>
          <w:rPr>
            <w:rFonts w:ascii="Times New Roman" w:eastAsia="宋体" w:hAnsi="Times New Roman" w:cs="Times New Roman"/>
            <w:kern w:val="0"/>
            <w:sz w:val="24"/>
            <w:szCs w:val="24"/>
          </w:rPr>
          <w:t xml:space="preserve">it is seen that </w:t>
        </w:r>
      </w:ins>
      <w:ins w:id="6998" w:author="Zhang Li" w:date="2022-06-12T15:33:00Z">
        <w:del w:id="6999" w:author="ThinkPad" w:date="2022-06-20T13:05:00Z">
          <w:r w:rsidR="0067227F" w:rsidDel="004C5855">
            <w:rPr>
              <w:rFonts w:ascii="Times New Roman" w:eastAsia="宋体" w:hAnsi="Times New Roman" w:cs="Times New Roman"/>
              <w:kern w:val="0"/>
              <w:sz w:val="24"/>
              <w:szCs w:val="24"/>
            </w:rPr>
            <w:delText>our protocol</w:delText>
          </w:r>
        </w:del>
      </w:ins>
      <w:proofErr w:type="spellStart"/>
      <w:ins w:id="7000" w:author="ThinkPad" w:date="2022-06-20T13:05:00Z">
        <w:r>
          <w:rPr>
            <w:rFonts w:ascii="Times New Roman" w:eastAsia="宋体" w:hAnsi="Times New Roman" w:cs="Times New Roman"/>
            <w:kern w:val="0"/>
            <w:sz w:val="24"/>
            <w:szCs w:val="24"/>
          </w:rPr>
          <w:t>SWIB</w:t>
        </w:r>
      </w:ins>
      <w:proofErr w:type="spellEnd"/>
      <w:ins w:id="7001"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7002"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w:t>
        </w:r>
        <w:proofErr w:type="gramStart"/>
        <w:r w:rsidR="00886531">
          <w:rPr>
            <w:rFonts w:ascii="Times New Roman" w:eastAsia="宋体" w:hAnsi="Times New Roman" w:cs="Times New Roman" w:hint="eastAsia"/>
            <w:kern w:val="0"/>
            <w:sz w:val="24"/>
            <w:szCs w:val="24"/>
          </w:rPr>
          <w:t>没太看</w:t>
        </w:r>
      </w:ins>
      <w:ins w:id="7003" w:author="ThinkPad" w:date="2022-06-20T13:06:00Z">
        <w:r w:rsidR="00886531">
          <w:rPr>
            <w:rFonts w:ascii="Times New Roman" w:eastAsia="宋体" w:hAnsi="Times New Roman" w:cs="Times New Roman" w:hint="eastAsia"/>
            <w:kern w:val="0"/>
            <w:sz w:val="24"/>
            <w:szCs w:val="24"/>
          </w:rPr>
          <w:t>明白</w:t>
        </w:r>
        <w:proofErr w:type="gramEnd"/>
        <w:r w:rsidR="00886531">
          <w:rPr>
            <w:rFonts w:ascii="Times New Roman" w:eastAsia="宋体" w:hAnsi="Times New Roman" w:cs="Times New Roman" w:hint="eastAsia"/>
            <w:kern w:val="0"/>
            <w:sz w:val="24"/>
            <w:szCs w:val="24"/>
          </w:rPr>
          <w:t>里面的逻辑</w:t>
        </w:r>
      </w:ins>
      <w:ins w:id="7004"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7005" w:author="ThinkPad" w:date="2022-06-20T13:06:00Z">
        <w:r>
          <w:rPr>
            <w:rFonts w:ascii="Times New Roman" w:eastAsia="宋体" w:hAnsi="Times New Roman" w:cs="Times New Roman" w:hint="eastAsia"/>
            <w:kern w:val="0"/>
            <w:sz w:val="24"/>
            <w:szCs w:val="24"/>
          </w:rPr>
          <w:t xml:space="preserve">Next, </w:t>
        </w:r>
      </w:ins>
      <w:del w:id="7006" w:author="ThinkPad" w:date="2022-06-20T13:06:00Z">
        <w:r w:rsidR="00CA5769" w:rsidRPr="00795B9A" w:rsidDel="001E41EB">
          <w:rPr>
            <w:rFonts w:ascii="Times New Roman" w:eastAsia="宋体" w:hAnsi="Times New Roman" w:cs="Times New Roman"/>
            <w:kern w:val="0"/>
            <w:sz w:val="24"/>
            <w:szCs w:val="24"/>
          </w:rPr>
          <w:delText xml:space="preserve">We </w:delText>
        </w:r>
      </w:del>
      <w:ins w:id="7007"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7008"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7009"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w:t>
      </w:r>
      <w:del w:id="7010" w:author="ThinkPad" w:date="2022-06-20T13:07:00Z">
        <w:r w:rsidR="00CA5769" w:rsidDel="001E41EB">
          <w:rPr>
            <w:rFonts w:ascii="Times New Roman" w:eastAsia="宋体" w:hAnsi="Times New Roman" w:cs="Times New Roman"/>
            <w:kern w:val="0"/>
            <w:sz w:val="24"/>
            <w:szCs w:val="24"/>
          </w:rPr>
          <w:delText>protocol when</w:delText>
        </w:r>
      </w:del>
      <w:ins w:id="7011" w:author="ThinkPad" w:date="2022-06-20T13:07:00Z">
        <w:r>
          <w:rPr>
            <w:rFonts w:ascii="Times New Roman" w:eastAsia="宋体" w:hAnsi="Times New Roman" w:cs="Times New Roman"/>
            <w:kern w:val="0"/>
            <w:sz w:val="24"/>
            <w:szCs w:val="24"/>
          </w:rPr>
          <w:t xml:space="preserve">in the presence of </w:t>
        </w:r>
      </w:ins>
      <m:oMath>
        <m:r>
          <w:ins w:id="7012" w:author="ThinkPad" w:date="2022-06-20T13:07:00Z">
            <w:rPr>
              <w:rFonts w:ascii="Cambria Math" w:eastAsia="宋体" w:hAnsi="Cambria Math" w:cs="Times New Roman"/>
              <w:kern w:val="0"/>
              <w:sz w:val="24"/>
              <w:szCs w:val="24"/>
            </w:rPr>
            <m:t>(1-δ, T)</m:t>
          </w:ins>
        </m:r>
      </m:oMath>
      <w:ins w:id="7013"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7014"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7015" w:author="ThinkPad" w:date="2022-06-20T13:07:00Z">
            <m:rPr>
              <m:sty m:val="p"/>
            </m:rPr>
            <w:rPr>
              <w:rFonts w:ascii="Cambria Math" w:eastAsia="宋体" w:hAnsi="Cambria Math" w:cs="Times New Roman"/>
              <w:kern w:val="0"/>
              <w:sz w:val="24"/>
              <w:szCs w:val="24"/>
            </w:rPr>
            <m:t>(1-</m:t>
          </w:del>
        </m:r>
        <m:r>
          <w:del w:id="7016" w:author="ThinkPad" w:date="2022-06-20T13:07:00Z">
            <w:rPr>
              <w:rFonts w:ascii="Cambria Math" w:eastAsia="宋体" w:hAnsi="Cambria Math" w:cs="Times New Roman"/>
              <w:kern w:val="0"/>
              <w:sz w:val="24"/>
              <w:szCs w:val="24"/>
            </w:rPr>
            <m:t>δ</m:t>
          </w:del>
        </m:r>
        <m:r>
          <w:del w:id="7017" w:author="ThinkPad" w:date="2022-06-20T13:07:00Z">
            <m:rPr>
              <m:sty m:val="p"/>
            </m:rPr>
            <w:rPr>
              <w:rFonts w:ascii="Cambria Math" w:eastAsia="宋体" w:hAnsi="Cambria Math" w:cs="Times New Roman"/>
              <w:kern w:val="0"/>
              <w:sz w:val="24"/>
              <w:szCs w:val="24"/>
            </w:rPr>
            <m:t>)</m:t>
          </w:del>
        </m:r>
        <m:r>
          <w:del w:id="7018"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7019"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7020" w:author="ThinkPad" w:date="2022-06-20T13:08:00Z">
            <m:rPr>
              <m:sty m:val="p"/>
            </m:rPr>
            <w:rPr>
              <w:rFonts w:ascii="Cambria Math" w:eastAsia="宋体" w:hAnsi="Cambria Math" w:cs="Times New Roman"/>
              <w:kern w:val="0"/>
              <w:sz w:val="24"/>
              <w:szCs w:val="24"/>
            </w:rPr>
            <m:t>(1-</m:t>
          </w:del>
        </m:r>
        <m:r>
          <w:del w:id="7021" w:author="ThinkPad" w:date="2022-06-20T13:08:00Z">
            <w:rPr>
              <w:rFonts w:ascii="Cambria Math" w:eastAsia="宋体" w:hAnsi="Cambria Math" w:cs="Times New Roman"/>
              <w:kern w:val="0"/>
              <w:sz w:val="24"/>
              <w:szCs w:val="24"/>
            </w:rPr>
            <m:t>δ</m:t>
          </w:del>
        </m:r>
        <m:r>
          <w:del w:id="7022" w:author="ThinkPad" w:date="2022-06-20T13:08:00Z">
            <m:rPr>
              <m:sty m:val="p"/>
            </m:rPr>
            <w:rPr>
              <w:rFonts w:ascii="Cambria Math" w:eastAsia="宋体" w:hAnsi="Cambria Math" w:cs="Times New Roman"/>
              <w:kern w:val="0"/>
              <w:sz w:val="24"/>
              <w:szCs w:val="24"/>
            </w:rPr>
            <m:t>)</m:t>
          </w:del>
        </m:r>
        <m:r>
          <w:del w:id="7023" w:author="ThinkPad" w:date="2022-06-20T13:08:00Z">
            <w:rPr>
              <w:rFonts w:ascii="Cambria Math" w:eastAsia="宋体" w:hAnsi="Cambria Math" w:cs="Times New Roman"/>
              <w:kern w:val="0"/>
              <w:sz w:val="24"/>
              <w:szCs w:val="24"/>
            </w:rPr>
            <m:t>T</m:t>
          </w:del>
        </m:r>
      </m:oMath>
      <w:del w:id="7024"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7025" w:author="ThinkPad" w:date="2022-06-20T13:08:00Z">
            <w:rPr>
              <w:rFonts w:ascii="Cambria Math" w:eastAsia="宋体" w:hAnsi="Cambria Math" w:cs="Times New Roman"/>
              <w:kern w:val="0"/>
              <w:sz w:val="24"/>
              <w:szCs w:val="24"/>
            </w:rPr>
            <m:t>T</m:t>
          </w:del>
        </m:r>
      </m:oMath>
      <w:del w:id="7026"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7027"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7028" w:author="ThinkPad" w:date="2022-06-20T13:08:00Z">
            <w:rPr>
              <w:rFonts w:ascii="Cambria Math" w:eastAsia="宋体" w:hAnsi="Cambria Math" w:cs="Times New Roman"/>
              <w:kern w:val="0"/>
              <w:sz w:val="24"/>
              <w:szCs w:val="24"/>
            </w:rPr>
            <m:t>δ</m:t>
          </w:del>
        </m:r>
      </m:oMath>
      <w:del w:id="7029"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7030"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7031" w:author="ThinkPad" w:date="2022-06-20T13:15:00Z">
            <w:rPr>
              <w:rFonts w:ascii="Cambria Math" w:eastAsia="宋体" w:hAnsi="Cambria Math" w:cs="Times New Roman"/>
              <w:kern w:val="0"/>
              <w:sz w:val="24"/>
              <w:szCs w:val="24"/>
            </w:rPr>
            <m:t>(1-δ, T)</m:t>
          </w:del>
        </m:r>
      </m:oMath>
      <w:del w:id="7032"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7033"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7034" w:author="ThinkPad" w:date="2022-06-20T13:15:00Z">
        <w:r w:rsidR="00CA5769" w:rsidDel="006501B8">
          <w:rPr>
            <w:rFonts w:ascii="Times New Roman" w:eastAsia="宋体" w:hAnsi="Times New Roman" w:cs="Times New Roman"/>
            <w:kern w:val="0"/>
            <w:sz w:val="24"/>
            <w:szCs w:val="24"/>
          </w:rPr>
          <w:delText>adopting different attack strategies</w:delText>
        </w:r>
      </w:del>
      <w:ins w:id="7035" w:author="ThinkPad" w:date="2022-06-20T13:15:00Z">
        <w:r w:rsidR="006501B8">
          <w:rPr>
            <w:rFonts w:ascii="Times New Roman" w:eastAsia="宋体" w:hAnsi="Times New Roman" w:cs="Times New Roman"/>
            <w:kern w:val="0"/>
            <w:sz w:val="24"/>
            <w:szCs w:val="24"/>
          </w:rPr>
          <w:t>in the attacks</w:t>
        </w:r>
      </w:ins>
      <w:del w:id="7036" w:author="ThinkPad" w:date="2022-06-20T13:15:00Z">
        <w:r w:rsidR="00CA5769" w:rsidDel="006501B8">
          <w:rPr>
            <w:rFonts w:ascii="Times New Roman" w:eastAsia="宋体" w:hAnsi="Times New Roman" w:cs="Times New Roman"/>
            <w:kern w:val="0"/>
            <w:sz w:val="24"/>
            <w:szCs w:val="24"/>
          </w:rPr>
          <w:delText xml:space="preserve">. </w:delText>
        </w:r>
      </w:del>
      <w:ins w:id="7037" w:author="ThinkPad" w:date="2022-06-20T13:15:00Z">
        <w:r w:rsidR="006501B8">
          <w:rPr>
            <w:rFonts w:ascii="Times New Roman" w:eastAsia="宋体" w:hAnsi="Times New Roman" w:cs="Times New Roman"/>
            <w:kern w:val="0"/>
            <w:sz w:val="24"/>
            <w:szCs w:val="24"/>
          </w:rPr>
          <w:t xml:space="preserve">: one is </w:t>
        </w:r>
      </w:ins>
      <w:del w:id="7038"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7039" w:author="ThinkPad" w:date="2022-06-20T13:16:00Z">
        <w:r w:rsidR="00CA5769" w:rsidDel="006501B8">
          <w:rPr>
            <w:rFonts w:ascii="Times New Roman" w:eastAsia="宋体" w:hAnsi="Times New Roman" w:cs="Times New Roman"/>
            <w:kern w:val="0"/>
            <w:sz w:val="24"/>
            <w:szCs w:val="24"/>
          </w:rPr>
          <w:delText xml:space="preserve">strategy </w:delText>
        </w:r>
      </w:del>
      <w:ins w:id="7040" w:author="ThinkPad" w:date="2022-06-20T13:16:00Z">
        <w:r w:rsidR="006501B8">
          <w:rPr>
            <w:rFonts w:ascii="Times New Roman" w:eastAsia="宋体" w:hAnsi="Times New Roman" w:cs="Times New Roman"/>
            <w:kern w:val="0"/>
            <w:sz w:val="24"/>
            <w:szCs w:val="24"/>
          </w:rPr>
          <w:t xml:space="preserve">jamming such that the jammer </w:t>
        </w:r>
      </w:ins>
      <w:del w:id="7041"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7042"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043" w:author="ThinkPad" w:date="2022-06-20T13:18:00Z">
        <w:r w:rsidR="00CA5769" w:rsidDel="00E53C0C">
          <w:rPr>
            <w:rFonts w:ascii="Times New Roman" w:eastAsia="宋体" w:hAnsi="Times New Roman" w:cs="Times New Roman"/>
            <w:kern w:val="0"/>
            <w:sz w:val="24"/>
            <w:szCs w:val="24"/>
          </w:rPr>
          <w:delText xml:space="preserve">at </w:delText>
        </w:r>
      </w:del>
      <w:ins w:id="7044" w:author="ThinkPad" w:date="2022-06-20T13:18:00Z">
        <w:r w:rsidR="00E53C0C">
          <w:rPr>
            <w:rFonts w:ascii="Times New Roman" w:eastAsia="宋体" w:hAnsi="Times New Roman" w:cs="Times New Roman"/>
            <w:kern w:val="0"/>
            <w:sz w:val="24"/>
            <w:szCs w:val="24"/>
          </w:rPr>
          <w:t xml:space="preserve">among </w:t>
        </w:r>
      </w:ins>
      <w:del w:id="7045"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7046" w:author="ThinkPad" w:date="2022-06-20T13:16:00Z">
        <w:r w:rsidR="00CA5769" w:rsidDel="006501B8">
          <w:rPr>
            <w:rFonts w:ascii="Times New Roman" w:eastAsia="宋体" w:hAnsi="Times New Roman" w:cs="Times New Roman"/>
            <w:kern w:val="0"/>
            <w:sz w:val="24"/>
            <w:szCs w:val="24"/>
          </w:rPr>
          <w:delText xml:space="preserve">. </w:delText>
        </w:r>
      </w:del>
      <w:ins w:id="7047" w:author="ThinkPad" w:date="2022-06-20T13:16:00Z">
        <w:r w:rsidR="006501B8">
          <w:rPr>
            <w:rFonts w:ascii="Times New Roman" w:eastAsia="宋体" w:hAnsi="Times New Roman" w:cs="Times New Roman"/>
            <w:kern w:val="0"/>
            <w:sz w:val="24"/>
            <w:szCs w:val="24"/>
          </w:rPr>
          <w:t xml:space="preserve">, another is </w:t>
        </w:r>
      </w:ins>
      <w:del w:id="7048"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7049"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7050" w:author="ThinkPad" w:date="2022-06-20T13:16:00Z">
        <w:r w:rsidR="00CA5769" w:rsidDel="006501B8">
          <w:rPr>
            <w:rFonts w:ascii="Times New Roman" w:eastAsia="宋体" w:hAnsi="Times New Roman" w:cs="Times New Roman"/>
            <w:kern w:val="0"/>
            <w:sz w:val="24"/>
            <w:szCs w:val="24"/>
          </w:rPr>
          <w:delText xml:space="preserve">jammers </w:delText>
        </w:r>
      </w:del>
      <w:ins w:id="7051" w:author="ThinkPad" w:date="2022-06-20T13:16:00Z">
        <w:r w:rsidR="006501B8">
          <w:rPr>
            <w:rFonts w:ascii="Times New Roman" w:eastAsia="宋体" w:hAnsi="Times New Roman" w:cs="Times New Roman"/>
            <w:kern w:val="0"/>
            <w:sz w:val="24"/>
            <w:szCs w:val="24"/>
          </w:rPr>
          <w:t>jamm</w:t>
        </w:r>
      </w:ins>
      <w:ins w:id="7052" w:author="ThinkPad" w:date="2022-06-20T13:18:00Z">
        <w:r w:rsidR="006501B8">
          <w:rPr>
            <w:rFonts w:ascii="Times New Roman" w:eastAsia="宋体" w:hAnsi="Times New Roman" w:cs="Times New Roman"/>
            <w:kern w:val="0"/>
            <w:sz w:val="24"/>
            <w:szCs w:val="24"/>
          </w:rPr>
          <w:t>i</w:t>
        </w:r>
      </w:ins>
      <w:ins w:id="7053" w:author="ThinkPad" w:date="2022-06-20T13:16:00Z">
        <w:r w:rsidR="006501B8">
          <w:rPr>
            <w:rFonts w:ascii="Times New Roman" w:eastAsia="宋体" w:hAnsi="Times New Roman" w:cs="Times New Roman"/>
            <w:kern w:val="0"/>
            <w:sz w:val="24"/>
            <w:szCs w:val="24"/>
          </w:rPr>
          <w:t xml:space="preserve">ng such that the jammer </w:t>
        </w:r>
      </w:ins>
      <w:del w:id="7054"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7055"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7056" w:author="ThinkPad" w:date="2022-06-20T13:18:00Z">
        <w:r w:rsidR="00E53C0C">
          <w:rPr>
            <w:rFonts w:ascii="Times New Roman" w:eastAsia="宋体" w:hAnsi="Times New Roman" w:cs="Times New Roman"/>
            <w:kern w:val="0"/>
            <w:sz w:val="24"/>
            <w:szCs w:val="24"/>
          </w:rPr>
          <w:t xml:space="preserve"> p</w:t>
        </w:r>
      </w:ins>
      <w:ins w:id="7057"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7058"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7059"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7060"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7061"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7062" w:author="ThinkPad" w:date="2022-06-20T13:17:00Z">
        <w:r w:rsidR="00CA5769" w:rsidDel="006501B8">
          <w:rPr>
            <w:rFonts w:ascii="Times New Roman" w:eastAsia="宋体" w:hAnsi="Times New Roman" w:cs="Times New Roman"/>
            <w:kern w:val="0"/>
            <w:sz w:val="24"/>
            <w:szCs w:val="24"/>
          </w:rPr>
          <w:delText xml:space="preserve">with </w:delText>
        </w:r>
      </w:del>
      <w:ins w:id="7063"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7064"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7065" w:author="ThinkPad" w:date="2022-06-20T13:18:00Z">
        <w:r w:rsidR="006501B8">
          <w:rPr>
            <w:rFonts w:ascii="Times New Roman" w:eastAsia="宋体" w:hAnsi="Times New Roman" w:cs="Times New Roman"/>
            <w:kern w:val="0"/>
            <w:sz w:val="24"/>
            <w:szCs w:val="24"/>
          </w:rPr>
          <w:t>.</w:t>
        </w:r>
      </w:ins>
      <w:ins w:id="7066" w:author="ThinkPad" w:date="2022-06-20T13:23:00Z">
        <w:r w:rsidR="000C0CDD">
          <w:rPr>
            <w:rFonts w:ascii="Times New Roman" w:eastAsia="宋体" w:hAnsi="Times New Roman" w:cs="Times New Roman"/>
            <w:kern w:val="0"/>
            <w:sz w:val="24"/>
            <w:szCs w:val="24"/>
          </w:rPr>
          <w:t xml:space="preserve"> The smaller </w:t>
        </w:r>
      </w:ins>
      <m:oMath>
        <m:r>
          <w:ins w:id="7067" w:author="ThinkPad" w:date="2022-06-20T13:23:00Z">
            <w:rPr>
              <w:rFonts w:ascii="Cambria Math" w:eastAsia="宋体" w:hAnsi="Cambria Math" w:cs="Times New Roman"/>
              <w:kern w:val="0"/>
              <w:sz w:val="24"/>
              <w:szCs w:val="24"/>
            </w:rPr>
            <m:t>δ</m:t>
          </w:ins>
        </m:r>
      </m:oMath>
      <w:ins w:id="7068"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7069" w:author="ThinkPad" w:date="2022-06-20T13:18:00Z">
        <w:r w:rsidR="00CA5769" w:rsidDel="006501B8">
          <w:rPr>
            <w:rFonts w:ascii="Times New Roman" w:eastAsia="宋体" w:hAnsi="Times New Roman" w:cs="Times New Roman"/>
            <w:kern w:val="0"/>
            <w:sz w:val="24"/>
            <w:szCs w:val="24"/>
          </w:rPr>
          <w:delText xml:space="preserve">and </w:delText>
        </w:r>
      </w:del>
      <w:ins w:id="7070"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7071" w:author="ThinkPad" w:date="2022-06-20T13:18:00Z">
        <w:r w:rsidR="00CA5769" w:rsidDel="006501B8">
          <w:rPr>
            <w:rFonts w:ascii="Times New Roman" w:eastAsia="宋体" w:hAnsi="Times New Roman" w:cs="Times New Roman"/>
            <w:kern w:val="0"/>
            <w:sz w:val="24"/>
            <w:szCs w:val="24"/>
          </w:rPr>
          <w:delText xml:space="preserve">of </w:delText>
        </w:r>
      </w:del>
      <w:ins w:id="7072"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7073"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7074"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7075" w:author="ThinkPad" w:date="2022-06-20T13:59:00Z">
          <w:pPr>
            <w:pStyle w:val="ac"/>
            <w:numPr>
              <w:numId w:val="26"/>
            </w:numPr>
            <w:ind w:left="780" w:hanging="360"/>
            <w:jc w:val="left"/>
          </w:pPr>
        </w:pPrChange>
      </w:pPr>
      <w:ins w:id="7076"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7077"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7078" w:author="ThinkPad" w:date="2022-06-20T12:29:00Z">
        <w:r w:rsidR="00CA5769" w:rsidRPr="007767DD" w:rsidDel="002D6022">
          <w:rPr>
            <w:rFonts w:ascii="Times New Roman" w:hAnsi="Times New Roman" w:cs="Times New Roman"/>
          </w:rPr>
          <w:delText xml:space="preserve"> Vs. value </w:delText>
        </w:r>
      </w:del>
      <m:oMath>
        <m:r>
          <w:del w:id="7079"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7080" w:author="ThinkPad" w:date="2022-06-20T12:29:00Z">
        <w:r w:rsidR="00CA5769" w:rsidRPr="007767DD" w:rsidDel="002D6022">
          <w:rPr>
            <w:rFonts w:ascii="Times New Roman" w:hAnsi="Times New Roman" w:cs="Times New Roman"/>
          </w:rPr>
          <w:delText xml:space="preserve"> Vs. value </w:delText>
        </w:r>
      </w:del>
      <m:oMath>
        <m:r>
          <w:del w:id="7081"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ins w:id="7082" w:author="ThinkPad" w:date="2022-06-20T13:59:00Z">
        <w:r w:rsidR="0050450F">
          <w:rPr>
            <w:rFonts w:ascii="Times New Roman" w:hAnsi="Times New Roman" w:cs="Times New Roman"/>
            <w:b/>
            <w:bCs/>
          </w:rPr>
          <w:t>.</w:t>
        </w:r>
      </w:ins>
      <w:ins w:id="7083"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7084" w:author="Zhang Li" w:date="2022-06-12T15:33:00Z"/>
          <w:rFonts w:ascii="Times New Roman" w:eastAsia="宋体" w:hAnsi="Times New Roman" w:cs="Times New Roman"/>
          <w:kern w:val="0"/>
          <w:sz w:val="24"/>
          <w:szCs w:val="24"/>
        </w:rPr>
      </w:pPr>
      <w:ins w:id="7085" w:author="Zhang Li" w:date="2022-06-12T15:33:00Z">
        <w:del w:id="7086" w:author="ThinkPad" w:date="2022-06-20T13:21:00Z">
          <w:r w:rsidRPr="0088243E" w:rsidDel="000C0CDD">
            <w:rPr>
              <w:rFonts w:ascii="Times New Roman" w:eastAsia="宋体" w:hAnsi="Times New Roman" w:cs="Times New Roman"/>
              <w:kern w:val="0"/>
              <w:sz w:val="24"/>
              <w:szCs w:val="24"/>
            </w:rPr>
            <w:delText>As shown in the</w:delText>
          </w:r>
        </w:del>
        <w:del w:id="7087"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7088"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7089" w:author="ThinkPad" w:date="2022-06-20T13:24:00Z">
        <w:r w:rsidR="009A3065">
          <w:rPr>
            <w:rFonts w:ascii="Times New Roman" w:eastAsia="宋体" w:hAnsi="Times New Roman" w:cs="Times New Roman"/>
            <w:kern w:val="0"/>
            <w:sz w:val="24"/>
            <w:szCs w:val="24"/>
          </w:rPr>
          <w:t xml:space="preserve">shows that the </w:t>
        </w:r>
      </w:ins>
      <w:ins w:id="7090"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7091" w:author="Zhang Li" w:date="2022-06-12T15:33:00Z">
            <w:rPr>
              <w:rFonts w:ascii="Cambria Math" w:eastAsia="宋体" w:hAnsi="Cambria Math" w:cs="Times New Roman"/>
              <w:kern w:val="0"/>
              <w:sz w:val="24"/>
              <w:szCs w:val="24"/>
            </w:rPr>
            <m:t>δ</m:t>
          </w:ins>
        </m:r>
      </m:oMath>
      <w:ins w:id="7092"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7093"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7094" w:author="ThinkPad" w:date="2022-06-20T13:24:00Z">
          <w:r w:rsidDel="009A3065">
            <w:rPr>
              <w:rFonts w:ascii="Times New Roman" w:eastAsia="宋体" w:hAnsi="Times New Roman" w:cs="Times New Roman"/>
              <w:kern w:val="0"/>
              <w:sz w:val="24"/>
              <w:szCs w:val="24"/>
            </w:rPr>
            <w:delText>s</w:delText>
          </w:r>
        </w:del>
      </w:ins>
      <w:ins w:id="7095" w:author="ThinkPad" w:date="2022-06-20T13:24:00Z">
        <w:r w:rsidR="009A3065">
          <w:rPr>
            <w:rFonts w:ascii="Times New Roman" w:eastAsia="宋体" w:hAnsi="Times New Roman" w:cs="Times New Roman"/>
            <w:kern w:val="0"/>
            <w:sz w:val="24"/>
            <w:szCs w:val="24"/>
          </w:rPr>
          <w:t>ing</w:t>
        </w:r>
      </w:ins>
      <w:ins w:id="7096"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7097" w:author="ThinkPad" w:date="2022-06-20T13:25:00Z">
        <w:r w:rsidR="00762A0A">
          <w:rPr>
            <w:rFonts w:ascii="Times New Roman" w:eastAsia="宋体" w:hAnsi="Times New Roman" w:cs="Times New Roman"/>
            <w:kern w:val="0"/>
            <w:sz w:val="24"/>
            <w:szCs w:val="24"/>
          </w:rPr>
          <w:t xml:space="preserve">, for </w:t>
        </w:r>
        <w:proofErr w:type="spellStart"/>
        <w:r w:rsidR="00762A0A">
          <w:rPr>
            <w:rFonts w:ascii="Times New Roman" w:eastAsia="宋体" w:hAnsi="Times New Roman" w:cs="Times New Roman"/>
            <w:kern w:val="0"/>
            <w:sz w:val="24"/>
            <w:szCs w:val="24"/>
          </w:rPr>
          <w:t>SWIB</w:t>
        </w:r>
        <w:proofErr w:type="spellEnd"/>
        <w:r w:rsidR="00762A0A">
          <w:rPr>
            <w:rFonts w:ascii="Times New Roman" w:eastAsia="宋体" w:hAnsi="Times New Roman" w:cs="Times New Roman"/>
            <w:kern w:val="0"/>
            <w:sz w:val="24"/>
            <w:szCs w:val="24"/>
          </w:rPr>
          <w:t>,</w:t>
        </w:r>
      </w:ins>
      <w:ins w:id="7098" w:author="Zhang Li" w:date="2022-06-12T15:33:00Z">
        <w:r>
          <w:rPr>
            <w:rFonts w:ascii="Times New Roman" w:eastAsia="宋体" w:hAnsi="Times New Roman" w:cs="Times New Roman"/>
            <w:kern w:val="0"/>
            <w:sz w:val="24"/>
            <w:szCs w:val="24"/>
          </w:rPr>
          <w:t xml:space="preserve"> random jamming attack is more power</w:t>
        </w:r>
      </w:ins>
      <w:ins w:id="7099" w:author="ThinkPad" w:date="2022-06-20T13:25:00Z">
        <w:r w:rsidR="00762A0A">
          <w:rPr>
            <w:rFonts w:ascii="Times New Roman" w:eastAsia="宋体" w:hAnsi="Times New Roman" w:cs="Times New Roman"/>
            <w:kern w:val="0"/>
            <w:sz w:val="24"/>
            <w:szCs w:val="24"/>
          </w:rPr>
          <w:t>ful</w:t>
        </w:r>
      </w:ins>
      <w:ins w:id="7100"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w:t>
        </w:r>
        <w:del w:id="7101"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7102" w:author="ThinkPad" w:date="2022-06-20T13:25:00Z">
        <w:r w:rsidR="00022272">
          <w:rPr>
            <w:rFonts w:ascii="Times New Roman" w:eastAsia="宋体" w:hAnsi="Times New Roman" w:cs="Times New Roman"/>
            <w:kern w:val="0"/>
            <w:sz w:val="24"/>
            <w:szCs w:val="24"/>
          </w:rPr>
          <w:t xml:space="preserve">is </w:t>
        </w:r>
      </w:ins>
      <w:ins w:id="7103"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7104" w:author="Zhang Li" w:date="2022-06-12T15:33:00Z">
                <w:rPr>
                  <w:rFonts w:ascii="Cambria Math" w:eastAsia="宋体" w:hAnsi="Cambria Math" w:cs="Times New Roman"/>
                  <w:i/>
                  <w:kern w:val="0"/>
                  <w:sz w:val="24"/>
                  <w:szCs w:val="24"/>
                </w:rPr>
              </w:ins>
            </m:ctrlPr>
          </m:sSubPr>
          <m:e>
            <m:acc>
              <m:accPr>
                <m:ctrlPr>
                  <w:ins w:id="7105" w:author="Zhang Li" w:date="2022-06-12T15:33:00Z">
                    <w:rPr>
                      <w:rFonts w:ascii="Cambria Math" w:eastAsia="宋体" w:hAnsi="Cambria Math" w:cs="Times New Roman"/>
                      <w:i/>
                      <w:kern w:val="0"/>
                      <w:sz w:val="24"/>
                      <w:szCs w:val="24"/>
                    </w:rPr>
                  </w:ins>
                </m:ctrlPr>
              </m:accPr>
              <m:e>
                <m:r>
                  <w:ins w:id="7106" w:author="Zhang Li" w:date="2022-06-12T15:33:00Z">
                    <w:rPr>
                      <w:rFonts w:ascii="Cambria Math" w:eastAsia="宋体" w:hAnsi="Cambria Math" w:cs="Times New Roman"/>
                      <w:kern w:val="0"/>
                      <w:sz w:val="24"/>
                      <w:szCs w:val="24"/>
                    </w:rPr>
                    <m:t>T</m:t>
                  </w:ins>
                </m:r>
              </m:e>
            </m:acc>
          </m:e>
          <m:sub>
            <m:r>
              <w:ins w:id="7107" w:author="Zhang Li" w:date="2022-06-12T15:33:00Z">
                <w:rPr>
                  <w:rFonts w:ascii="Cambria Math" w:eastAsia="宋体" w:hAnsi="Cambria Math" w:cs="Times New Roman"/>
                  <w:kern w:val="0"/>
                  <w:sz w:val="24"/>
                  <w:szCs w:val="24"/>
                </w:rPr>
                <m:t>v</m:t>
              </w:ins>
            </m:r>
          </m:sub>
        </m:sSub>
      </m:oMath>
      <w:ins w:id="7108" w:author="Zhang Li" w:date="2022-06-12T15:33:00Z">
        <w:r>
          <w:rPr>
            <w:rFonts w:ascii="Times New Roman" w:eastAsia="宋体" w:hAnsi="Times New Roman" w:cs="Times New Roman"/>
            <w:kern w:val="0"/>
            <w:sz w:val="24"/>
            <w:szCs w:val="24"/>
          </w:rPr>
          <w:t xml:space="preserve">. In this case, channel contentions </w:t>
        </w:r>
        <w:del w:id="7109" w:author="ThinkPad" w:date="2022-06-20T13:26:00Z">
          <w:r w:rsidDel="00022272">
            <w:rPr>
              <w:rFonts w:ascii="Times New Roman" w:eastAsia="宋体" w:hAnsi="Times New Roman" w:cs="Times New Roman"/>
              <w:kern w:val="0"/>
              <w:sz w:val="24"/>
              <w:szCs w:val="24"/>
            </w:rPr>
            <w:delText>in</w:delText>
          </w:r>
        </w:del>
      </w:ins>
      <w:ins w:id="7110" w:author="ThinkPad" w:date="2022-06-20T13:26:00Z">
        <w:r w:rsidR="00022272">
          <w:rPr>
            <w:rFonts w:ascii="Times New Roman" w:eastAsia="宋体" w:hAnsi="Times New Roman" w:cs="Times New Roman"/>
            <w:kern w:val="0"/>
            <w:sz w:val="24"/>
            <w:szCs w:val="24"/>
          </w:rPr>
          <w:t xml:space="preserve">in </w:t>
        </w:r>
        <w:proofErr w:type="gramStart"/>
        <w:r w:rsidR="00022272">
          <w:rPr>
            <w:rFonts w:ascii="Times New Roman" w:eastAsia="宋体" w:hAnsi="Times New Roman" w:cs="Times New Roman"/>
            <w:kern w:val="0"/>
            <w:sz w:val="24"/>
            <w:szCs w:val="24"/>
          </w:rPr>
          <w:t xml:space="preserve">the </w:t>
        </w:r>
      </w:ins>
      <w:ins w:id="7111" w:author="Zhang Li" w:date="2022-06-12T15:33:00Z">
        <w:r>
          <w:rPr>
            <w:rFonts w:ascii="Times New Roman" w:eastAsia="宋体" w:hAnsi="Times New Roman" w:cs="Times New Roman"/>
            <w:kern w:val="0"/>
            <w:sz w:val="24"/>
            <w:szCs w:val="24"/>
          </w:rPr>
          <w:t xml:space="preserve"> network</w:t>
        </w:r>
        <w:proofErr w:type="gramEnd"/>
        <w:r>
          <w:rPr>
            <w:rFonts w:ascii="Times New Roman" w:eastAsia="宋体" w:hAnsi="Times New Roman" w:cs="Times New Roman"/>
            <w:kern w:val="0"/>
            <w:sz w:val="24"/>
            <w:szCs w:val="24"/>
          </w:rPr>
          <w:t xml:space="preserve"> will be reduced, and nodes can transmit a message successfully within small time slots. However, when jammers issue random </w:t>
        </w:r>
        <w:r>
          <w:rPr>
            <w:rFonts w:ascii="Times New Roman" w:eastAsia="宋体" w:hAnsi="Times New Roman" w:cs="Times New Roman"/>
            <w:kern w:val="0"/>
            <w:sz w:val="24"/>
            <w:szCs w:val="24"/>
          </w:rPr>
          <w:lastRenderedPageBreak/>
          <w:t xml:space="preserve">jam attack, transmission probability of nodes will not reduce </w:t>
        </w:r>
        <w:del w:id="7112" w:author="ThinkPad" w:date="2022-06-20T13:26:00Z">
          <w:r w:rsidDel="00022272">
            <w:rPr>
              <w:rFonts w:ascii="Times New Roman" w:eastAsia="宋体" w:hAnsi="Times New Roman" w:cs="Times New Roman"/>
              <w:kern w:val="0"/>
              <w:sz w:val="24"/>
              <w:szCs w:val="24"/>
            </w:rPr>
            <w:delText>frequent</w:delText>
          </w:r>
        </w:del>
      </w:ins>
      <w:ins w:id="7113" w:author="ThinkPad" w:date="2022-06-20T13:26:00Z">
        <w:r w:rsidR="00022272">
          <w:rPr>
            <w:rFonts w:ascii="Times New Roman" w:eastAsia="宋体" w:hAnsi="Times New Roman" w:cs="Times New Roman"/>
            <w:kern w:val="0"/>
            <w:sz w:val="24"/>
            <w:szCs w:val="24"/>
          </w:rPr>
          <w:t>significant</w:t>
        </w:r>
      </w:ins>
      <w:ins w:id="7114"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7115" w:author="Zhang Li" w:date="2022-06-12T15:33:00Z">
                <w:rPr>
                  <w:rFonts w:ascii="Cambria Math" w:eastAsia="宋体" w:hAnsi="Cambria Math" w:cs="Times New Roman"/>
                  <w:i/>
                  <w:kern w:val="0"/>
                  <w:sz w:val="24"/>
                  <w:szCs w:val="24"/>
                </w:rPr>
              </w:ins>
            </m:ctrlPr>
          </m:sSubPr>
          <m:e>
            <m:acc>
              <m:accPr>
                <m:ctrlPr>
                  <w:ins w:id="7116" w:author="Zhang Li" w:date="2022-06-12T15:33:00Z">
                    <w:rPr>
                      <w:rFonts w:ascii="Cambria Math" w:eastAsia="宋体" w:hAnsi="Cambria Math" w:cs="Times New Roman"/>
                      <w:i/>
                      <w:kern w:val="0"/>
                      <w:sz w:val="24"/>
                      <w:szCs w:val="24"/>
                    </w:rPr>
                  </w:ins>
                </m:ctrlPr>
              </m:accPr>
              <m:e>
                <m:r>
                  <w:ins w:id="7117" w:author="Zhang Li" w:date="2022-06-12T15:33:00Z">
                    <w:rPr>
                      <w:rFonts w:ascii="Cambria Math" w:eastAsia="宋体" w:hAnsi="Cambria Math" w:cs="Times New Roman"/>
                      <w:kern w:val="0"/>
                      <w:sz w:val="24"/>
                      <w:szCs w:val="24"/>
                    </w:rPr>
                    <m:t>T</m:t>
                  </w:ins>
                </m:r>
              </m:e>
            </m:acc>
          </m:e>
          <m:sub>
            <m:r>
              <w:ins w:id="7118" w:author="Zhang Li" w:date="2022-06-12T15:33:00Z">
                <w:rPr>
                  <w:rFonts w:ascii="Cambria Math" w:eastAsia="宋体" w:hAnsi="Cambria Math" w:cs="Times New Roman"/>
                  <w:kern w:val="0"/>
                  <w:sz w:val="24"/>
                  <w:szCs w:val="24"/>
                </w:rPr>
                <m:t>v</m:t>
              </w:ins>
            </m:r>
          </m:sub>
        </m:sSub>
      </m:oMath>
      <w:ins w:id="7119"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7120" w:author="Zhang Li" w:date="2022-06-12T15:33:00Z">
            <w:rPr>
              <w:rFonts w:ascii="Cambria Math" w:eastAsia="宋体" w:hAnsi="Cambria Math" w:cs="Times New Roman"/>
              <w:kern w:val="0"/>
              <w:sz w:val="24"/>
              <w:szCs w:val="24"/>
            </w:rPr>
            <m:t>δ</m:t>
          </w:ins>
        </m:r>
      </m:oMath>
      <w:ins w:id="7121"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7122" w:author="Zhang Li" w:date="2022-06-12T15:33:00Z">
            <w:rPr>
              <w:rFonts w:ascii="Cambria Math" w:eastAsia="宋体" w:hAnsi="Cambria Math" w:cs="Times New Roman"/>
              <w:kern w:val="0"/>
              <w:sz w:val="24"/>
              <w:szCs w:val="24"/>
            </w:rPr>
            <m:t>δ</m:t>
          </w:ins>
        </m:r>
      </m:oMath>
      <w:ins w:id="7123"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7124"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7125" w:author="ThinkPad" w:date="2022-06-20T13:26:00Z">
        <w:r w:rsidR="00022272">
          <w:rPr>
            <w:rFonts w:ascii="Times New Roman" w:eastAsia="宋体" w:hAnsi="Times New Roman" w:cs="Times New Roman"/>
            <w:kern w:val="0"/>
            <w:sz w:val="24"/>
            <w:szCs w:val="24"/>
          </w:rPr>
          <w:t>.</w:t>
        </w:r>
      </w:ins>
      <w:ins w:id="7126" w:author="Zhang Li" w:date="2022-06-12T15:33:00Z">
        <w:r>
          <w:rPr>
            <w:rFonts w:ascii="Times New Roman" w:eastAsia="宋体" w:hAnsi="Times New Roman" w:cs="Times New Roman"/>
            <w:kern w:val="0"/>
            <w:sz w:val="24"/>
            <w:szCs w:val="24"/>
          </w:rPr>
          <w:t xml:space="preserve"> 12 (b) shows that the throughput of </w:t>
        </w:r>
        <w:del w:id="7127" w:author="ThinkPad" w:date="2022-06-20T13:27:00Z">
          <w:r w:rsidDel="00A41980">
            <w:rPr>
              <w:rFonts w:ascii="Times New Roman" w:eastAsia="宋体" w:hAnsi="Times New Roman" w:cs="Times New Roman"/>
              <w:kern w:val="0"/>
              <w:sz w:val="24"/>
              <w:szCs w:val="24"/>
            </w:rPr>
            <w:delText>our protocol</w:delText>
          </w:r>
        </w:del>
      </w:ins>
      <w:proofErr w:type="spellStart"/>
      <w:ins w:id="7128" w:author="ThinkPad" w:date="2022-06-20T13:27:00Z">
        <w:r w:rsidR="00A41980">
          <w:rPr>
            <w:rFonts w:ascii="Times New Roman" w:eastAsia="宋体" w:hAnsi="Times New Roman" w:cs="Times New Roman"/>
            <w:kern w:val="0"/>
            <w:sz w:val="24"/>
            <w:szCs w:val="24"/>
          </w:rPr>
          <w:t>SWIB</w:t>
        </w:r>
      </w:ins>
      <w:proofErr w:type="spellEnd"/>
      <w:ins w:id="7129"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7130" w:author="Zhang Li" w:date="2022-06-12T15:33:00Z">
            <w:rPr>
              <w:rFonts w:ascii="Cambria Math" w:eastAsia="宋体" w:hAnsi="Cambria Math" w:cs="Times New Roman"/>
              <w:kern w:val="0"/>
              <w:sz w:val="24"/>
              <w:szCs w:val="24"/>
            </w:rPr>
            <m:t>δ</m:t>
          </w:ins>
        </m:r>
      </m:oMath>
      <w:ins w:id="7131"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7132" w:author="ThinkPad" w:date="2022-06-20T13:27:00Z">
        <w:r w:rsidR="00120826">
          <w:rPr>
            <w:rFonts w:ascii="Times New Roman" w:eastAsia="宋体" w:hAnsi="Times New Roman" w:cs="Times New Roman"/>
            <w:kern w:val="0"/>
            <w:sz w:val="24"/>
            <w:szCs w:val="24"/>
          </w:rPr>
          <w:t xml:space="preserve">500-node </w:t>
        </w:r>
      </w:ins>
      <w:ins w:id="7133" w:author="Zhang Li" w:date="2022-06-12T15:33:00Z">
        <w:r>
          <w:rPr>
            <w:rFonts w:ascii="Times New Roman" w:eastAsia="宋体" w:hAnsi="Times New Roman" w:cs="Times New Roman"/>
            <w:kern w:val="0"/>
            <w:sz w:val="24"/>
            <w:szCs w:val="24"/>
          </w:rPr>
          <w:t>network</w:t>
        </w:r>
      </w:ins>
      <w:ins w:id="7134" w:author="ThinkPad" w:date="2022-06-20T13:27:00Z">
        <w:r w:rsidR="00120826">
          <w:rPr>
            <w:rFonts w:ascii="Times New Roman" w:eastAsia="宋体" w:hAnsi="Times New Roman" w:cs="Times New Roman"/>
            <w:kern w:val="0"/>
            <w:sz w:val="24"/>
            <w:szCs w:val="24"/>
          </w:rPr>
          <w:t>s</w:t>
        </w:r>
      </w:ins>
      <w:ins w:id="7135" w:author="Zhang Li" w:date="2022-06-12T15:33:00Z">
        <w:del w:id="7136"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7137" w:author="Zhang Li" w:date="2022-06-12T15:33:00Z">
                <w:rPr>
                  <w:rFonts w:ascii="Cambria Math" w:eastAsia="宋体" w:hAnsi="Cambria Math" w:cs="Times New Roman"/>
                  <w:i/>
                  <w:kern w:val="0"/>
                  <w:sz w:val="24"/>
                  <w:szCs w:val="24"/>
                </w:rPr>
              </w:ins>
            </m:ctrlPr>
          </m:dPr>
          <m:e>
            <m:r>
              <w:ins w:id="7138" w:author="Zhang Li" w:date="2022-06-12T15:33:00Z">
                <w:rPr>
                  <w:rFonts w:ascii="Cambria Math" w:eastAsia="宋体" w:hAnsi="Cambria Math" w:cs="Times New Roman"/>
                  <w:kern w:val="0"/>
                  <w:sz w:val="24"/>
                  <w:szCs w:val="24"/>
                </w:rPr>
                <m:t>0.7, 100</m:t>
              </w:ins>
            </m:r>
          </m:e>
        </m:d>
      </m:oMath>
      <w:ins w:id="7139"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7140" w:author="ThinkPad" w:date="2022-06-20T13:27:00Z">
        <w:r w:rsidR="00120826">
          <w:rPr>
            <w:rFonts w:ascii="Times New Roman" w:eastAsia="宋体" w:hAnsi="Times New Roman" w:cs="Times New Roman"/>
            <w:kern w:val="0"/>
            <w:sz w:val="24"/>
            <w:szCs w:val="24"/>
          </w:rPr>
          <w:t>s</w:t>
        </w:r>
      </w:ins>
      <w:ins w:id="7141"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7142"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7143"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can ensure stable and secure consensus process by adopting verifiable random function and threshold signature scheme</w:t>
      </w:r>
      <w:ins w:id="7144" w:author="ThinkPad" w:date="2022-06-20T14:00:00Z">
        <w:r w:rsidR="0050450F">
          <w:rPr>
            <w:rFonts w:ascii="Times New Roman" w:eastAsia="宋体" w:hAnsi="Times New Roman" w:cs="Times New Roman"/>
            <w:kern w:val="0"/>
            <w:sz w:val="24"/>
            <w:szCs w:val="24"/>
          </w:rPr>
          <w:t xml:space="preserve"> in </w:t>
        </w:r>
      </w:ins>
      <w:ins w:id="7145" w:author="ThinkPad" w:date="2022-06-20T14:04:00Z">
        <w:r w:rsidR="00626770">
          <w:rPr>
            <w:rFonts w:ascii="Times New Roman" w:eastAsia="宋体" w:hAnsi="Times New Roman" w:cs="Times New Roman"/>
            <w:kern w:val="0"/>
            <w:sz w:val="24"/>
            <w:szCs w:val="24"/>
          </w:rPr>
          <w:t>one</w:t>
        </w:r>
      </w:ins>
      <w:ins w:id="7146"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7147" w:name="_Ref70412353"/>
      <w:r w:rsidRPr="00513ED5">
        <w:rPr>
          <w:rFonts w:ascii="Times New Roman" w:hAnsi="Times New Roman" w:cs="Times New Roman"/>
          <w:sz w:val="20"/>
          <w:szCs w:val="20"/>
        </w:rPr>
        <w:t>J. Xu, S. Wang, A. Zhou</w:t>
      </w:r>
      <w:ins w:id="7148"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4302FE">
        <w:rPr>
          <w:rFonts w:ascii="Times New Roman" w:hAnsi="Times New Roman" w:cs="Times New Roman"/>
          <w:sz w:val="20"/>
          <w:szCs w:val="20"/>
          <w:highlight w:val="yellow"/>
          <w:rPrChange w:id="7149"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xml:space="preserve">," </w:t>
      </w:r>
      <w:del w:id="7150"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7151"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ins w:id="7152"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Beyond,"</w:t>
      </w:r>
      <w:ins w:id="7153"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7154" w:author="ThinkPad" w:date="2022-06-20T08:39:00Z">
            <w:rPr>
              <w:rFonts w:ascii="Times New Roman" w:hAnsi="Times New Roman" w:cs="Times New Roman"/>
              <w:sz w:val="20"/>
              <w:szCs w:val="20"/>
            </w:rPr>
          </w:rPrChange>
        </w:rPr>
        <w:t>rd</w:t>
      </w:r>
      <w:ins w:id="7155" w:author="ThinkPad" w:date="2022-06-20T08:39:00Z">
        <w:r w:rsidR="004302FE">
          <w:rPr>
            <w:rFonts w:ascii="Times New Roman" w:hAnsi="Times New Roman" w:cs="Times New Roman"/>
            <w:sz w:val="20"/>
            <w:szCs w:val="20"/>
          </w:rPr>
          <w:t xml:space="preserve"> </w:t>
        </w:r>
      </w:ins>
      <w:del w:id="7156"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2019, pp. 36-39</w:t>
      </w:r>
      <w:del w:id="7157"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ins w:id="7158"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w:t>
      </w:r>
      <w:r w:rsidRPr="00513ED5">
        <w:rPr>
          <w:rFonts w:ascii="Times New Roman" w:hAnsi="Times New Roman" w:cs="Times New Roman"/>
          <w:sz w:val="20"/>
          <w:szCs w:val="20"/>
        </w:rPr>
        <w:lastRenderedPageBreak/>
        <w:t>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w:t>
      </w:r>
      <w:del w:id="7159"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7160" w:author="ThinkPad" w:date="2022-06-20T08:40:00Z">
        <w:r w:rsidRPr="00513ED5" w:rsidDel="004302FE">
          <w:rPr>
            <w:rFonts w:ascii="Times New Roman" w:hAnsi="Times New Roman" w:cs="Times New Roman"/>
            <w:sz w:val="20"/>
            <w:szCs w:val="20"/>
          </w:rPr>
          <w:delText xml:space="preserve">15 </w:delText>
        </w:r>
      </w:del>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2021</w:t>
      </w:r>
      <w:del w:id="7161"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7162" w:name="_Ref70424734"/>
      <w:bookmarkEnd w:id="7147"/>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7162"/>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7163"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7164" w:author="ThinkPad" w:date="2022-06-20T08:40:00Z">
        <w:r w:rsidRPr="00513ED5" w:rsidDel="004302FE">
          <w:rPr>
            <w:rFonts w:ascii="Times New Roman" w:hAnsi="Times New Roman" w:cs="Times New Roman"/>
            <w:sz w:val="20"/>
            <w:szCs w:val="20"/>
          </w:rPr>
          <w:delText xml:space="preserve">. </w:delText>
        </w:r>
      </w:del>
      <w:ins w:id="7165"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7166"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7167"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7168" w:author="ThinkPad" w:date="2022-06-20T14:03:00Z">
        <w:r w:rsidRPr="00513ED5" w:rsidDel="004D3D24">
          <w:rPr>
            <w:rFonts w:ascii="Times New Roman" w:hAnsi="Times New Roman" w:cs="Times New Roman"/>
            <w:sz w:val="20"/>
            <w:szCs w:val="20"/>
          </w:rPr>
          <w:delText xml:space="preserve">August </w:delText>
        </w:r>
      </w:del>
      <w:ins w:id="7169"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w:t>
      </w:r>
      <w:ins w:id="7170"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7171"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7172"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w:t>
      </w:r>
      <w:del w:id="7173"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7174"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25"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EA6F2" w14:textId="77777777" w:rsidR="00601FA1" w:rsidRDefault="00601FA1" w:rsidP="00CA5769">
      <w:r>
        <w:separator/>
      </w:r>
    </w:p>
  </w:endnote>
  <w:endnote w:type="continuationSeparator" w:id="0">
    <w:p w14:paraId="59874601" w14:textId="77777777" w:rsidR="00601FA1" w:rsidRDefault="00601FA1"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4D109" w14:textId="77777777" w:rsidR="00601FA1" w:rsidRDefault="00601FA1" w:rsidP="00CA5769">
      <w:r>
        <w:separator/>
      </w:r>
    </w:p>
  </w:footnote>
  <w:footnote w:type="continuationSeparator" w:id="0">
    <w:p w14:paraId="69732E98" w14:textId="77777777" w:rsidR="00601FA1" w:rsidRDefault="00601FA1"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isplayBackgroundShape/>
  <w:bordersDoNotSurroundHeader/>
  <w:bordersDoNotSurroundFooter/>
  <w:proofState w:spelling="clean" w:grammar="clean"/>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101F6"/>
    <w:rsid w:val="00012659"/>
    <w:rsid w:val="000208D6"/>
    <w:rsid w:val="00022272"/>
    <w:rsid w:val="0002475C"/>
    <w:rsid w:val="00025597"/>
    <w:rsid w:val="000266E3"/>
    <w:rsid w:val="0003112B"/>
    <w:rsid w:val="00037045"/>
    <w:rsid w:val="000443EE"/>
    <w:rsid w:val="0004535F"/>
    <w:rsid w:val="000512CE"/>
    <w:rsid w:val="00053135"/>
    <w:rsid w:val="000552DB"/>
    <w:rsid w:val="00056290"/>
    <w:rsid w:val="000572D8"/>
    <w:rsid w:val="00060406"/>
    <w:rsid w:val="000608E0"/>
    <w:rsid w:val="00061A5F"/>
    <w:rsid w:val="000659A8"/>
    <w:rsid w:val="000758A2"/>
    <w:rsid w:val="00087CC8"/>
    <w:rsid w:val="00097E7D"/>
    <w:rsid w:val="000A1A07"/>
    <w:rsid w:val="000B450F"/>
    <w:rsid w:val="000C0CDD"/>
    <w:rsid w:val="000C0D61"/>
    <w:rsid w:val="000C1D2D"/>
    <w:rsid w:val="000C4685"/>
    <w:rsid w:val="000C690C"/>
    <w:rsid w:val="000C791B"/>
    <w:rsid w:val="000C7DF7"/>
    <w:rsid w:val="000E121E"/>
    <w:rsid w:val="000E17A2"/>
    <w:rsid w:val="000E532A"/>
    <w:rsid w:val="000F14D0"/>
    <w:rsid w:val="000F2911"/>
    <w:rsid w:val="000F5046"/>
    <w:rsid w:val="000F68F1"/>
    <w:rsid w:val="001007CE"/>
    <w:rsid w:val="00106131"/>
    <w:rsid w:val="00106AE1"/>
    <w:rsid w:val="00107D28"/>
    <w:rsid w:val="00110AE4"/>
    <w:rsid w:val="00114E63"/>
    <w:rsid w:val="00120826"/>
    <w:rsid w:val="00121647"/>
    <w:rsid w:val="0012418A"/>
    <w:rsid w:val="0012465F"/>
    <w:rsid w:val="00126100"/>
    <w:rsid w:val="00130F0D"/>
    <w:rsid w:val="00134AF0"/>
    <w:rsid w:val="00136567"/>
    <w:rsid w:val="00140CCA"/>
    <w:rsid w:val="00143E9B"/>
    <w:rsid w:val="00146468"/>
    <w:rsid w:val="001470E3"/>
    <w:rsid w:val="00147211"/>
    <w:rsid w:val="001509A9"/>
    <w:rsid w:val="00156A43"/>
    <w:rsid w:val="001575D9"/>
    <w:rsid w:val="00157A4E"/>
    <w:rsid w:val="00157DB7"/>
    <w:rsid w:val="00160716"/>
    <w:rsid w:val="0016447D"/>
    <w:rsid w:val="00165D0C"/>
    <w:rsid w:val="001663AD"/>
    <w:rsid w:val="00166F72"/>
    <w:rsid w:val="00170ACC"/>
    <w:rsid w:val="001711D7"/>
    <w:rsid w:val="00171DC8"/>
    <w:rsid w:val="001740DE"/>
    <w:rsid w:val="001933AD"/>
    <w:rsid w:val="001A075B"/>
    <w:rsid w:val="001A0851"/>
    <w:rsid w:val="001A432E"/>
    <w:rsid w:val="001B63D5"/>
    <w:rsid w:val="001C18FA"/>
    <w:rsid w:val="001C482B"/>
    <w:rsid w:val="001D0E21"/>
    <w:rsid w:val="001D1983"/>
    <w:rsid w:val="001D262B"/>
    <w:rsid w:val="001D3BAA"/>
    <w:rsid w:val="001E194A"/>
    <w:rsid w:val="001E2C6F"/>
    <w:rsid w:val="001E41EB"/>
    <w:rsid w:val="001E4DFD"/>
    <w:rsid w:val="001E5EB7"/>
    <w:rsid w:val="001E7F45"/>
    <w:rsid w:val="001F1305"/>
    <w:rsid w:val="001F6F61"/>
    <w:rsid w:val="001F777D"/>
    <w:rsid w:val="00200793"/>
    <w:rsid w:val="00200F99"/>
    <w:rsid w:val="00211341"/>
    <w:rsid w:val="00214948"/>
    <w:rsid w:val="0021585D"/>
    <w:rsid w:val="0022369C"/>
    <w:rsid w:val="00232DD1"/>
    <w:rsid w:val="00236658"/>
    <w:rsid w:val="0024174B"/>
    <w:rsid w:val="00242D90"/>
    <w:rsid w:val="00242EB2"/>
    <w:rsid w:val="0025115E"/>
    <w:rsid w:val="0025634E"/>
    <w:rsid w:val="00262075"/>
    <w:rsid w:val="00262840"/>
    <w:rsid w:val="00267A14"/>
    <w:rsid w:val="00274FD6"/>
    <w:rsid w:val="00281B5F"/>
    <w:rsid w:val="00282598"/>
    <w:rsid w:val="00290D9D"/>
    <w:rsid w:val="002915FC"/>
    <w:rsid w:val="002928BF"/>
    <w:rsid w:val="0029311B"/>
    <w:rsid w:val="00294A96"/>
    <w:rsid w:val="00296A4D"/>
    <w:rsid w:val="002A07C2"/>
    <w:rsid w:val="002A08F2"/>
    <w:rsid w:val="002A7270"/>
    <w:rsid w:val="002B305E"/>
    <w:rsid w:val="002C0CE5"/>
    <w:rsid w:val="002C5824"/>
    <w:rsid w:val="002C6CAA"/>
    <w:rsid w:val="002D4BE7"/>
    <w:rsid w:val="002D4C6A"/>
    <w:rsid w:val="002D52E9"/>
    <w:rsid w:val="002D6022"/>
    <w:rsid w:val="002E2FD5"/>
    <w:rsid w:val="002E3F72"/>
    <w:rsid w:val="002E5CF7"/>
    <w:rsid w:val="002F0010"/>
    <w:rsid w:val="002F1B0D"/>
    <w:rsid w:val="002F4472"/>
    <w:rsid w:val="00302BA5"/>
    <w:rsid w:val="00303612"/>
    <w:rsid w:val="00306EC7"/>
    <w:rsid w:val="0031098F"/>
    <w:rsid w:val="003125EA"/>
    <w:rsid w:val="00314812"/>
    <w:rsid w:val="003148C9"/>
    <w:rsid w:val="00316998"/>
    <w:rsid w:val="00323DEA"/>
    <w:rsid w:val="00327390"/>
    <w:rsid w:val="003316AA"/>
    <w:rsid w:val="003364B9"/>
    <w:rsid w:val="0033662D"/>
    <w:rsid w:val="00337235"/>
    <w:rsid w:val="003375DF"/>
    <w:rsid w:val="00340647"/>
    <w:rsid w:val="00342CF0"/>
    <w:rsid w:val="0034302A"/>
    <w:rsid w:val="00345056"/>
    <w:rsid w:val="003474E8"/>
    <w:rsid w:val="00347BB0"/>
    <w:rsid w:val="00352844"/>
    <w:rsid w:val="00352A71"/>
    <w:rsid w:val="0035529A"/>
    <w:rsid w:val="003568BA"/>
    <w:rsid w:val="003627FC"/>
    <w:rsid w:val="003662E8"/>
    <w:rsid w:val="003663E4"/>
    <w:rsid w:val="003721D5"/>
    <w:rsid w:val="00375A43"/>
    <w:rsid w:val="00377F2A"/>
    <w:rsid w:val="00382442"/>
    <w:rsid w:val="00387514"/>
    <w:rsid w:val="003A1C42"/>
    <w:rsid w:val="003A340D"/>
    <w:rsid w:val="003A46FD"/>
    <w:rsid w:val="003A5D16"/>
    <w:rsid w:val="003B03F0"/>
    <w:rsid w:val="003B0EB6"/>
    <w:rsid w:val="003B3E9E"/>
    <w:rsid w:val="003C3725"/>
    <w:rsid w:val="003C45FF"/>
    <w:rsid w:val="003C5E1B"/>
    <w:rsid w:val="003C64C2"/>
    <w:rsid w:val="003C6D09"/>
    <w:rsid w:val="003C7754"/>
    <w:rsid w:val="003C7B9E"/>
    <w:rsid w:val="003D585E"/>
    <w:rsid w:val="003E1AA0"/>
    <w:rsid w:val="003E67AB"/>
    <w:rsid w:val="003F09C8"/>
    <w:rsid w:val="003F0BD0"/>
    <w:rsid w:val="003F2405"/>
    <w:rsid w:val="00401530"/>
    <w:rsid w:val="004053A2"/>
    <w:rsid w:val="004101B5"/>
    <w:rsid w:val="004127C5"/>
    <w:rsid w:val="00414167"/>
    <w:rsid w:val="00416928"/>
    <w:rsid w:val="00425EFA"/>
    <w:rsid w:val="004273AE"/>
    <w:rsid w:val="004277CB"/>
    <w:rsid w:val="004302FE"/>
    <w:rsid w:val="00431AB3"/>
    <w:rsid w:val="0044093A"/>
    <w:rsid w:val="00452D23"/>
    <w:rsid w:val="00455324"/>
    <w:rsid w:val="004555BE"/>
    <w:rsid w:val="004573B5"/>
    <w:rsid w:val="00466AF6"/>
    <w:rsid w:val="00470288"/>
    <w:rsid w:val="00473B95"/>
    <w:rsid w:val="00475216"/>
    <w:rsid w:val="00481933"/>
    <w:rsid w:val="00486234"/>
    <w:rsid w:val="004866E5"/>
    <w:rsid w:val="00493839"/>
    <w:rsid w:val="004A0308"/>
    <w:rsid w:val="004A2973"/>
    <w:rsid w:val="004B22DD"/>
    <w:rsid w:val="004B3780"/>
    <w:rsid w:val="004B3D0C"/>
    <w:rsid w:val="004B4172"/>
    <w:rsid w:val="004B601B"/>
    <w:rsid w:val="004B6D14"/>
    <w:rsid w:val="004C0605"/>
    <w:rsid w:val="004C4EE5"/>
    <w:rsid w:val="004C5855"/>
    <w:rsid w:val="004C6620"/>
    <w:rsid w:val="004D1E37"/>
    <w:rsid w:val="004D3D24"/>
    <w:rsid w:val="004E5784"/>
    <w:rsid w:val="004F2710"/>
    <w:rsid w:val="004F2D6E"/>
    <w:rsid w:val="004F365E"/>
    <w:rsid w:val="004F46A4"/>
    <w:rsid w:val="004F4779"/>
    <w:rsid w:val="004F530E"/>
    <w:rsid w:val="00501078"/>
    <w:rsid w:val="0050450F"/>
    <w:rsid w:val="00511231"/>
    <w:rsid w:val="00521BFA"/>
    <w:rsid w:val="005225F5"/>
    <w:rsid w:val="005242A1"/>
    <w:rsid w:val="00525BAC"/>
    <w:rsid w:val="00526771"/>
    <w:rsid w:val="005278C4"/>
    <w:rsid w:val="00527A5B"/>
    <w:rsid w:val="005312B7"/>
    <w:rsid w:val="005376C1"/>
    <w:rsid w:val="00542400"/>
    <w:rsid w:val="0055231C"/>
    <w:rsid w:val="00553AE9"/>
    <w:rsid w:val="00563B51"/>
    <w:rsid w:val="005746E3"/>
    <w:rsid w:val="00575572"/>
    <w:rsid w:val="00580A55"/>
    <w:rsid w:val="00582263"/>
    <w:rsid w:val="00582B93"/>
    <w:rsid w:val="0058365D"/>
    <w:rsid w:val="005844C7"/>
    <w:rsid w:val="00590021"/>
    <w:rsid w:val="0059668D"/>
    <w:rsid w:val="005967DC"/>
    <w:rsid w:val="005A02B5"/>
    <w:rsid w:val="005A2F6E"/>
    <w:rsid w:val="005A74F8"/>
    <w:rsid w:val="005B1C31"/>
    <w:rsid w:val="005B36EF"/>
    <w:rsid w:val="005B3B55"/>
    <w:rsid w:val="005B5C0F"/>
    <w:rsid w:val="005C09EF"/>
    <w:rsid w:val="005C1D67"/>
    <w:rsid w:val="005C382B"/>
    <w:rsid w:val="005C54CC"/>
    <w:rsid w:val="005C5E21"/>
    <w:rsid w:val="005C72BE"/>
    <w:rsid w:val="005D08A0"/>
    <w:rsid w:val="005D60A4"/>
    <w:rsid w:val="005D6E85"/>
    <w:rsid w:val="005D717F"/>
    <w:rsid w:val="005E04B4"/>
    <w:rsid w:val="005E04D3"/>
    <w:rsid w:val="005E04E3"/>
    <w:rsid w:val="005E2BFF"/>
    <w:rsid w:val="005E5B2F"/>
    <w:rsid w:val="005E5D6A"/>
    <w:rsid w:val="005F227A"/>
    <w:rsid w:val="005F26B1"/>
    <w:rsid w:val="005F2F74"/>
    <w:rsid w:val="005F3382"/>
    <w:rsid w:val="00601FA1"/>
    <w:rsid w:val="006041CD"/>
    <w:rsid w:val="006055B0"/>
    <w:rsid w:val="006060D3"/>
    <w:rsid w:val="006075B6"/>
    <w:rsid w:val="00610A78"/>
    <w:rsid w:val="00612C0E"/>
    <w:rsid w:val="00613351"/>
    <w:rsid w:val="00614FA7"/>
    <w:rsid w:val="00615399"/>
    <w:rsid w:val="00616984"/>
    <w:rsid w:val="006216FB"/>
    <w:rsid w:val="00623E9C"/>
    <w:rsid w:val="00625E3A"/>
    <w:rsid w:val="00626770"/>
    <w:rsid w:val="00631F1C"/>
    <w:rsid w:val="00632FE4"/>
    <w:rsid w:val="006361CB"/>
    <w:rsid w:val="006403B8"/>
    <w:rsid w:val="006501B8"/>
    <w:rsid w:val="0065200B"/>
    <w:rsid w:val="00652BB5"/>
    <w:rsid w:val="00654622"/>
    <w:rsid w:val="00657ABB"/>
    <w:rsid w:val="00665610"/>
    <w:rsid w:val="00666527"/>
    <w:rsid w:val="00666B2E"/>
    <w:rsid w:val="00666F87"/>
    <w:rsid w:val="00670A0F"/>
    <w:rsid w:val="0067227F"/>
    <w:rsid w:val="0067637B"/>
    <w:rsid w:val="00676563"/>
    <w:rsid w:val="006811E9"/>
    <w:rsid w:val="0068181E"/>
    <w:rsid w:val="006839DE"/>
    <w:rsid w:val="0069332E"/>
    <w:rsid w:val="00693A56"/>
    <w:rsid w:val="006961A3"/>
    <w:rsid w:val="006965FC"/>
    <w:rsid w:val="006A01B3"/>
    <w:rsid w:val="006A2054"/>
    <w:rsid w:val="006A2A99"/>
    <w:rsid w:val="006A3B9F"/>
    <w:rsid w:val="006B218C"/>
    <w:rsid w:val="006B77C1"/>
    <w:rsid w:val="006C323F"/>
    <w:rsid w:val="006D0C65"/>
    <w:rsid w:val="006D0D07"/>
    <w:rsid w:val="006D457C"/>
    <w:rsid w:val="006D4C05"/>
    <w:rsid w:val="006D7BB0"/>
    <w:rsid w:val="006E1168"/>
    <w:rsid w:val="006E427B"/>
    <w:rsid w:val="006E4CA7"/>
    <w:rsid w:val="006F080B"/>
    <w:rsid w:val="006F21CF"/>
    <w:rsid w:val="006F3538"/>
    <w:rsid w:val="006F466C"/>
    <w:rsid w:val="006F6C71"/>
    <w:rsid w:val="00702E23"/>
    <w:rsid w:val="0070518D"/>
    <w:rsid w:val="007127DC"/>
    <w:rsid w:val="00712FEB"/>
    <w:rsid w:val="0071589E"/>
    <w:rsid w:val="00720CF3"/>
    <w:rsid w:val="0072268C"/>
    <w:rsid w:val="00731D24"/>
    <w:rsid w:val="00732ECD"/>
    <w:rsid w:val="00750759"/>
    <w:rsid w:val="007524EE"/>
    <w:rsid w:val="0075433E"/>
    <w:rsid w:val="00760B77"/>
    <w:rsid w:val="00762A0A"/>
    <w:rsid w:val="00763388"/>
    <w:rsid w:val="0077581E"/>
    <w:rsid w:val="00776AC6"/>
    <w:rsid w:val="007844E6"/>
    <w:rsid w:val="00784603"/>
    <w:rsid w:val="00787E0C"/>
    <w:rsid w:val="00792A11"/>
    <w:rsid w:val="007946BB"/>
    <w:rsid w:val="0079479F"/>
    <w:rsid w:val="007A65A2"/>
    <w:rsid w:val="007B104D"/>
    <w:rsid w:val="007B3D51"/>
    <w:rsid w:val="007B3FE0"/>
    <w:rsid w:val="007B6A40"/>
    <w:rsid w:val="007C1B12"/>
    <w:rsid w:val="007C2FB0"/>
    <w:rsid w:val="007C52F2"/>
    <w:rsid w:val="007D0AEE"/>
    <w:rsid w:val="007D4019"/>
    <w:rsid w:val="007E6549"/>
    <w:rsid w:val="007F1C2D"/>
    <w:rsid w:val="007F50C2"/>
    <w:rsid w:val="007F6EB3"/>
    <w:rsid w:val="008003B7"/>
    <w:rsid w:val="008025E5"/>
    <w:rsid w:val="00823ECF"/>
    <w:rsid w:val="00831269"/>
    <w:rsid w:val="008312F0"/>
    <w:rsid w:val="008330D0"/>
    <w:rsid w:val="00833881"/>
    <w:rsid w:val="00834C4F"/>
    <w:rsid w:val="00835191"/>
    <w:rsid w:val="00835DE0"/>
    <w:rsid w:val="00836082"/>
    <w:rsid w:val="008360A3"/>
    <w:rsid w:val="00837CBE"/>
    <w:rsid w:val="008461A6"/>
    <w:rsid w:val="00846E80"/>
    <w:rsid w:val="00850E25"/>
    <w:rsid w:val="00856D1D"/>
    <w:rsid w:val="008663E4"/>
    <w:rsid w:val="008676F2"/>
    <w:rsid w:val="00867A24"/>
    <w:rsid w:val="00874525"/>
    <w:rsid w:val="0087667B"/>
    <w:rsid w:val="00876953"/>
    <w:rsid w:val="00876E49"/>
    <w:rsid w:val="0087742F"/>
    <w:rsid w:val="00881A3C"/>
    <w:rsid w:val="008856CB"/>
    <w:rsid w:val="00886531"/>
    <w:rsid w:val="008A0856"/>
    <w:rsid w:val="008A3C6F"/>
    <w:rsid w:val="008A6B22"/>
    <w:rsid w:val="008B0C61"/>
    <w:rsid w:val="008B0E82"/>
    <w:rsid w:val="008B2C1F"/>
    <w:rsid w:val="008B58E5"/>
    <w:rsid w:val="008B5D2C"/>
    <w:rsid w:val="008C2D89"/>
    <w:rsid w:val="008C4C8E"/>
    <w:rsid w:val="008C540F"/>
    <w:rsid w:val="008C6877"/>
    <w:rsid w:val="008C73C1"/>
    <w:rsid w:val="008D0987"/>
    <w:rsid w:val="008D4381"/>
    <w:rsid w:val="008D7124"/>
    <w:rsid w:val="008E1EF3"/>
    <w:rsid w:val="008E274D"/>
    <w:rsid w:val="008E6D62"/>
    <w:rsid w:val="008F1BB9"/>
    <w:rsid w:val="008F5A36"/>
    <w:rsid w:val="009076DC"/>
    <w:rsid w:val="009106B6"/>
    <w:rsid w:val="00910A28"/>
    <w:rsid w:val="0091161A"/>
    <w:rsid w:val="009118A3"/>
    <w:rsid w:val="00911CF3"/>
    <w:rsid w:val="0091328B"/>
    <w:rsid w:val="00914357"/>
    <w:rsid w:val="00916D8F"/>
    <w:rsid w:val="00930DFC"/>
    <w:rsid w:val="009322A9"/>
    <w:rsid w:val="0093291B"/>
    <w:rsid w:val="00933A6F"/>
    <w:rsid w:val="00936B4D"/>
    <w:rsid w:val="00940783"/>
    <w:rsid w:val="00940843"/>
    <w:rsid w:val="009410AE"/>
    <w:rsid w:val="00943558"/>
    <w:rsid w:val="00955F3A"/>
    <w:rsid w:val="00956C1D"/>
    <w:rsid w:val="00960F46"/>
    <w:rsid w:val="009613EC"/>
    <w:rsid w:val="00966DEC"/>
    <w:rsid w:val="009721A9"/>
    <w:rsid w:val="00972967"/>
    <w:rsid w:val="00976A58"/>
    <w:rsid w:val="009812EF"/>
    <w:rsid w:val="00987604"/>
    <w:rsid w:val="00987CFE"/>
    <w:rsid w:val="0099099F"/>
    <w:rsid w:val="00990DA7"/>
    <w:rsid w:val="00990E6D"/>
    <w:rsid w:val="009916A8"/>
    <w:rsid w:val="00994C8C"/>
    <w:rsid w:val="00995401"/>
    <w:rsid w:val="009957DD"/>
    <w:rsid w:val="009964FF"/>
    <w:rsid w:val="00996FBD"/>
    <w:rsid w:val="009A2C36"/>
    <w:rsid w:val="009A3065"/>
    <w:rsid w:val="009B1C07"/>
    <w:rsid w:val="009B6041"/>
    <w:rsid w:val="009B7DD2"/>
    <w:rsid w:val="009C44B1"/>
    <w:rsid w:val="009C46C4"/>
    <w:rsid w:val="009C56B7"/>
    <w:rsid w:val="009E1AA6"/>
    <w:rsid w:val="009E1FCC"/>
    <w:rsid w:val="009F0AA7"/>
    <w:rsid w:val="009F1490"/>
    <w:rsid w:val="009F4622"/>
    <w:rsid w:val="00A005ED"/>
    <w:rsid w:val="00A02398"/>
    <w:rsid w:val="00A02E56"/>
    <w:rsid w:val="00A06539"/>
    <w:rsid w:val="00A069AD"/>
    <w:rsid w:val="00A079C8"/>
    <w:rsid w:val="00A07C80"/>
    <w:rsid w:val="00A07CBA"/>
    <w:rsid w:val="00A1050D"/>
    <w:rsid w:val="00A217FD"/>
    <w:rsid w:val="00A249FE"/>
    <w:rsid w:val="00A3582A"/>
    <w:rsid w:val="00A35905"/>
    <w:rsid w:val="00A37202"/>
    <w:rsid w:val="00A41980"/>
    <w:rsid w:val="00A41D89"/>
    <w:rsid w:val="00A43B22"/>
    <w:rsid w:val="00A5163F"/>
    <w:rsid w:val="00A517C5"/>
    <w:rsid w:val="00A51855"/>
    <w:rsid w:val="00A61EAA"/>
    <w:rsid w:val="00A627D4"/>
    <w:rsid w:val="00A70B53"/>
    <w:rsid w:val="00A70B6B"/>
    <w:rsid w:val="00A7259D"/>
    <w:rsid w:val="00A734F1"/>
    <w:rsid w:val="00A76662"/>
    <w:rsid w:val="00A7780B"/>
    <w:rsid w:val="00A8166D"/>
    <w:rsid w:val="00A915AF"/>
    <w:rsid w:val="00A92825"/>
    <w:rsid w:val="00AA0195"/>
    <w:rsid w:val="00AA37C0"/>
    <w:rsid w:val="00AA5A89"/>
    <w:rsid w:val="00AC6691"/>
    <w:rsid w:val="00AC6947"/>
    <w:rsid w:val="00AC6BA8"/>
    <w:rsid w:val="00AD15BE"/>
    <w:rsid w:val="00AD35A4"/>
    <w:rsid w:val="00AD737D"/>
    <w:rsid w:val="00AD7C4F"/>
    <w:rsid w:val="00AE05BA"/>
    <w:rsid w:val="00AE1392"/>
    <w:rsid w:val="00AE7003"/>
    <w:rsid w:val="00AF198A"/>
    <w:rsid w:val="00B06A52"/>
    <w:rsid w:val="00B13702"/>
    <w:rsid w:val="00B13B5F"/>
    <w:rsid w:val="00B23B87"/>
    <w:rsid w:val="00B269E2"/>
    <w:rsid w:val="00B302BA"/>
    <w:rsid w:val="00B30FD4"/>
    <w:rsid w:val="00B36A4B"/>
    <w:rsid w:val="00B43A38"/>
    <w:rsid w:val="00B44054"/>
    <w:rsid w:val="00B47771"/>
    <w:rsid w:val="00B53D2D"/>
    <w:rsid w:val="00B55AC6"/>
    <w:rsid w:val="00B5630F"/>
    <w:rsid w:val="00B574F0"/>
    <w:rsid w:val="00B602EE"/>
    <w:rsid w:val="00B661EC"/>
    <w:rsid w:val="00B725DB"/>
    <w:rsid w:val="00B73DC7"/>
    <w:rsid w:val="00B75446"/>
    <w:rsid w:val="00B77050"/>
    <w:rsid w:val="00B8086E"/>
    <w:rsid w:val="00B82FC2"/>
    <w:rsid w:val="00B873CD"/>
    <w:rsid w:val="00B90A60"/>
    <w:rsid w:val="00B92E32"/>
    <w:rsid w:val="00B95139"/>
    <w:rsid w:val="00B96F5F"/>
    <w:rsid w:val="00BA05C5"/>
    <w:rsid w:val="00BA2153"/>
    <w:rsid w:val="00BA4987"/>
    <w:rsid w:val="00BA7C4D"/>
    <w:rsid w:val="00BB5C00"/>
    <w:rsid w:val="00BB5F48"/>
    <w:rsid w:val="00BC278B"/>
    <w:rsid w:val="00BC7EED"/>
    <w:rsid w:val="00BD3D7B"/>
    <w:rsid w:val="00BD5A66"/>
    <w:rsid w:val="00BE08AD"/>
    <w:rsid w:val="00BF19C7"/>
    <w:rsid w:val="00C01301"/>
    <w:rsid w:val="00C01EBE"/>
    <w:rsid w:val="00C054AC"/>
    <w:rsid w:val="00C05D41"/>
    <w:rsid w:val="00C14A09"/>
    <w:rsid w:val="00C14D7D"/>
    <w:rsid w:val="00C16346"/>
    <w:rsid w:val="00C1693B"/>
    <w:rsid w:val="00C22986"/>
    <w:rsid w:val="00C22BF5"/>
    <w:rsid w:val="00C27B1A"/>
    <w:rsid w:val="00C30625"/>
    <w:rsid w:val="00C32665"/>
    <w:rsid w:val="00C354B2"/>
    <w:rsid w:val="00C37654"/>
    <w:rsid w:val="00C40C47"/>
    <w:rsid w:val="00C42386"/>
    <w:rsid w:val="00C60DCA"/>
    <w:rsid w:val="00C620F3"/>
    <w:rsid w:val="00C62888"/>
    <w:rsid w:val="00C62DA4"/>
    <w:rsid w:val="00C633E7"/>
    <w:rsid w:val="00C635D0"/>
    <w:rsid w:val="00C65B30"/>
    <w:rsid w:val="00C6630C"/>
    <w:rsid w:val="00C71DC5"/>
    <w:rsid w:val="00C818DD"/>
    <w:rsid w:val="00C83CE0"/>
    <w:rsid w:val="00C875CF"/>
    <w:rsid w:val="00C916C4"/>
    <w:rsid w:val="00C946B2"/>
    <w:rsid w:val="00C971EF"/>
    <w:rsid w:val="00CA16E4"/>
    <w:rsid w:val="00CA20F8"/>
    <w:rsid w:val="00CA332C"/>
    <w:rsid w:val="00CA3DEA"/>
    <w:rsid w:val="00CA5769"/>
    <w:rsid w:val="00CA58BB"/>
    <w:rsid w:val="00CB4930"/>
    <w:rsid w:val="00CB4C83"/>
    <w:rsid w:val="00CB6177"/>
    <w:rsid w:val="00CC2770"/>
    <w:rsid w:val="00CC27D9"/>
    <w:rsid w:val="00CC3971"/>
    <w:rsid w:val="00CC3BC9"/>
    <w:rsid w:val="00CD2C8E"/>
    <w:rsid w:val="00CD30A0"/>
    <w:rsid w:val="00CD5CB6"/>
    <w:rsid w:val="00CD7563"/>
    <w:rsid w:val="00CE02D2"/>
    <w:rsid w:val="00CE43C5"/>
    <w:rsid w:val="00CE57F8"/>
    <w:rsid w:val="00CE5D74"/>
    <w:rsid w:val="00CE784B"/>
    <w:rsid w:val="00CF266F"/>
    <w:rsid w:val="00CF30CD"/>
    <w:rsid w:val="00CF6013"/>
    <w:rsid w:val="00D0044E"/>
    <w:rsid w:val="00D04290"/>
    <w:rsid w:val="00D049A6"/>
    <w:rsid w:val="00D05654"/>
    <w:rsid w:val="00D1110A"/>
    <w:rsid w:val="00D325DC"/>
    <w:rsid w:val="00D33D3C"/>
    <w:rsid w:val="00D374B7"/>
    <w:rsid w:val="00D5036D"/>
    <w:rsid w:val="00D50BCE"/>
    <w:rsid w:val="00D52BB7"/>
    <w:rsid w:val="00D52D3B"/>
    <w:rsid w:val="00D56ED7"/>
    <w:rsid w:val="00D64C1B"/>
    <w:rsid w:val="00D7089A"/>
    <w:rsid w:val="00D730A6"/>
    <w:rsid w:val="00D77520"/>
    <w:rsid w:val="00D800B2"/>
    <w:rsid w:val="00D85B91"/>
    <w:rsid w:val="00D90555"/>
    <w:rsid w:val="00D9322F"/>
    <w:rsid w:val="00D93D98"/>
    <w:rsid w:val="00D94CF4"/>
    <w:rsid w:val="00D974BD"/>
    <w:rsid w:val="00DA3D13"/>
    <w:rsid w:val="00DA44D8"/>
    <w:rsid w:val="00DA669C"/>
    <w:rsid w:val="00DB1C65"/>
    <w:rsid w:val="00DB311A"/>
    <w:rsid w:val="00DB37E0"/>
    <w:rsid w:val="00DB6648"/>
    <w:rsid w:val="00DC0CEF"/>
    <w:rsid w:val="00DC5480"/>
    <w:rsid w:val="00DC65B5"/>
    <w:rsid w:val="00DD0C38"/>
    <w:rsid w:val="00DD34DC"/>
    <w:rsid w:val="00DD4050"/>
    <w:rsid w:val="00DD5AE3"/>
    <w:rsid w:val="00DD6F55"/>
    <w:rsid w:val="00DE09BF"/>
    <w:rsid w:val="00DE2952"/>
    <w:rsid w:val="00DE52EB"/>
    <w:rsid w:val="00DE55C4"/>
    <w:rsid w:val="00DF05C8"/>
    <w:rsid w:val="00DF0868"/>
    <w:rsid w:val="00DF4713"/>
    <w:rsid w:val="00DF5E01"/>
    <w:rsid w:val="00E03B6A"/>
    <w:rsid w:val="00E04F13"/>
    <w:rsid w:val="00E0669B"/>
    <w:rsid w:val="00E27085"/>
    <w:rsid w:val="00E309F6"/>
    <w:rsid w:val="00E34671"/>
    <w:rsid w:val="00E355B3"/>
    <w:rsid w:val="00E3591C"/>
    <w:rsid w:val="00E40322"/>
    <w:rsid w:val="00E41371"/>
    <w:rsid w:val="00E435FD"/>
    <w:rsid w:val="00E44783"/>
    <w:rsid w:val="00E44CC5"/>
    <w:rsid w:val="00E5263E"/>
    <w:rsid w:val="00E53C0C"/>
    <w:rsid w:val="00E561B0"/>
    <w:rsid w:val="00E6161A"/>
    <w:rsid w:val="00E61F20"/>
    <w:rsid w:val="00E73151"/>
    <w:rsid w:val="00E7661A"/>
    <w:rsid w:val="00E8114C"/>
    <w:rsid w:val="00E81BC4"/>
    <w:rsid w:val="00E81E35"/>
    <w:rsid w:val="00E828A6"/>
    <w:rsid w:val="00E82F0B"/>
    <w:rsid w:val="00E83549"/>
    <w:rsid w:val="00E85EB2"/>
    <w:rsid w:val="00E92802"/>
    <w:rsid w:val="00E96845"/>
    <w:rsid w:val="00EA2C56"/>
    <w:rsid w:val="00EA36E8"/>
    <w:rsid w:val="00EA4DC5"/>
    <w:rsid w:val="00EA5826"/>
    <w:rsid w:val="00EA6257"/>
    <w:rsid w:val="00EC2B9F"/>
    <w:rsid w:val="00EC572D"/>
    <w:rsid w:val="00ED1B3B"/>
    <w:rsid w:val="00ED2531"/>
    <w:rsid w:val="00ED3733"/>
    <w:rsid w:val="00ED5D01"/>
    <w:rsid w:val="00EE13D1"/>
    <w:rsid w:val="00EE2D99"/>
    <w:rsid w:val="00EE472A"/>
    <w:rsid w:val="00EE6ED9"/>
    <w:rsid w:val="00EF09F0"/>
    <w:rsid w:val="00EF1B8E"/>
    <w:rsid w:val="00EF3729"/>
    <w:rsid w:val="00F03080"/>
    <w:rsid w:val="00F04365"/>
    <w:rsid w:val="00F07E6C"/>
    <w:rsid w:val="00F12D64"/>
    <w:rsid w:val="00F22D59"/>
    <w:rsid w:val="00F274CF"/>
    <w:rsid w:val="00F27F94"/>
    <w:rsid w:val="00F32010"/>
    <w:rsid w:val="00F32165"/>
    <w:rsid w:val="00F33A48"/>
    <w:rsid w:val="00F37166"/>
    <w:rsid w:val="00F37A96"/>
    <w:rsid w:val="00F42EA2"/>
    <w:rsid w:val="00F5353D"/>
    <w:rsid w:val="00F55831"/>
    <w:rsid w:val="00F63CDD"/>
    <w:rsid w:val="00F6591B"/>
    <w:rsid w:val="00F67340"/>
    <w:rsid w:val="00F70254"/>
    <w:rsid w:val="00F71446"/>
    <w:rsid w:val="00F7212D"/>
    <w:rsid w:val="00F75717"/>
    <w:rsid w:val="00F8022C"/>
    <w:rsid w:val="00F81A63"/>
    <w:rsid w:val="00F82002"/>
    <w:rsid w:val="00F82A09"/>
    <w:rsid w:val="00F82F5A"/>
    <w:rsid w:val="00F85284"/>
    <w:rsid w:val="00F90C20"/>
    <w:rsid w:val="00F96F42"/>
    <w:rsid w:val="00FA0EBA"/>
    <w:rsid w:val="00FA1638"/>
    <w:rsid w:val="00FB0112"/>
    <w:rsid w:val="00FB1551"/>
    <w:rsid w:val="00FB7CD4"/>
    <w:rsid w:val="00FC13EA"/>
    <w:rsid w:val="00FC24DD"/>
    <w:rsid w:val="00FC6839"/>
    <w:rsid w:val="00FC6EF6"/>
    <w:rsid w:val="00FD0756"/>
    <w:rsid w:val="00FD3419"/>
    <w:rsid w:val="00FD40B4"/>
    <w:rsid w:val="00FE2090"/>
    <w:rsid w:val="00FE3283"/>
    <w:rsid w:val="00FE3850"/>
    <w:rsid w:val="00FE4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51</Pages>
  <Words>19972</Words>
  <Characters>113845</Characters>
  <Application>Microsoft Office Word</Application>
  <DocSecurity>0</DocSecurity>
  <Lines>948</Lines>
  <Paragraphs>267</Paragraphs>
  <ScaleCrop>false</ScaleCrop>
  <Company/>
  <LinksUpToDate>false</LinksUpToDate>
  <CharactersWithSpaces>133550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126</cp:revision>
  <dcterms:created xsi:type="dcterms:W3CDTF">2022-06-16T06:39:00Z</dcterms:created>
  <dcterms:modified xsi:type="dcterms:W3CDTF">2022-06-25T08:57:00Z</dcterms:modified>
</cp:coreProperties>
</file>
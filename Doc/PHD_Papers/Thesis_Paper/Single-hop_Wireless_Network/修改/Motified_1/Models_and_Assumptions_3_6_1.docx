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77777777"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the preliminaries of </w:t>
      </w:r>
      <w:proofErr w:type="spellStart"/>
      <w:r w:rsidRPr="006B161E">
        <w:rPr>
          <w:rFonts w:ascii="Times New Roman" w:eastAsia="宋体" w:hAnsi="Times New Roman" w:cs="Times New Roman"/>
          <w:kern w:val="0"/>
          <w:sz w:val="24"/>
          <w:szCs w:val="24"/>
        </w:rPr>
        <w:t>SWIB</w:t>
      </w:r>
      <w:proofErr w:type="spellEnd"/>
      <w:r w:rsidRPr="006B161E">
        <w:rPr>
          <w:rFonts w:ascii="Times New Roman" w:eastAsia="宋体" w:hAnsi="Times New Roman" w:cs="Times New Roman"/>
          <w:kern w:val="0"/>
          <w:sz w:val="24"/>
          <w:szCs w:val="24"/>
        </w:rPr>
        <w:t xml:space="preserve">,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the fundamental infrastructure running the protocol. Then, we should consider the data architecture of distributed ledger used in our protocol. To improve the performance of blockchain protocol, we use a threshold BLS signature scheme as voting mechanism to reduce consensus latency. Since computing time is negligible small, we can analyze the performance of consensus protocol by giving a communication mode. In order to discuss the 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77777777"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w:t>
      </w:r>
    </w:p>
    <w:p w14:paraId="0947F888"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 and the 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the 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the 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the dependability and integrity of blockchain system. Therefore, blockchain can only be updated when consensus is reached on a new block between nodes in the 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The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The block body stores transaction recodes, which consist of payer's information, payee's information and other necessary contents. Figure 1 shows the 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098A0C6C"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 xml:space="preserve">hreshold </w:t>
      </w:r>
      <w:proofErr w:type="spellStart"/>
      <w:r w:rsidRPr="0084285A">
        <w:rPr>
          <w:rFonts w:ascii="Times New Roman" w:eastAsia="宋体" w:hAnsi="Times New Roman" w:cs="Times New Roman"/>
          <w:kern w:val="0"/>
          <w:sz w:val="24"/>
          <w:szCs w:val="24"/>
        </w:rPr>
        <w:t>Boneh</w:t>
      </w:r>
      <w:proofErr w:type="spellEnd"/>
      <w:r w:rsidRPr="0084285A">
        <w:rPr>
          <w:rFonts w:ascii="Times New Roman" w:eastAsia="宋体" w:hAnsi="Times New Roman" w:cs="Times New Roman"/>
          <w:kern w:val="0"/>
          <w:sz w:val="24"/>
          <w:szCs w:val="24"/>
        </w:rPr>
        <w:t>-Lynn-</w:t>
      </w:r>
      <w:proofErr w:type="spellStart"/>
      <w:r w:rsidRPr="0084285A">
        <w:rPr>
          <w:rFonts w:ascii="Times New Roman" w:eastAsia="宋体" w:hAnsi="Times New Roman" w:cs="Times New Roman"/>
          <w:kern w:val="0"/>
          <w:sz w:val="24"/>
          <w:szCs w:val="24"/>
        </w:rPr>
        <w:t>Shacham</w:t>
      </w:r>
      <w:proofErr w:type="spellEnd"/>
      <w:r w:rsidRPr="0084285A">
        <w:rPr>
          <w:rFonts w:ascii="Times New Roman" w:eastAsia="宋体" w:hAnsi="Times New Roman" w:cs="Times New Roman"/>
          <w:kern w:val="0"/>
          <w:sz w:val="24"/>
          <w:szCs w:val="24"/>
        </w:rPr>
        <w:t xml:space="preserve">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is the 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BLS signature scheme is closely related to bilinear maps and Gap Diffie-Hellman (</w:t>
      </w:r>
      <w:proofErr w:type="spellStart"/>
      <w:r w:rsidR="00183C43" w:rsidRPr="0084285A">
        <w:rPr>
          <w:rFonts w:ascii="Times New Roman" w:eastAsia="宋体" w:hAnsi="Times New Roman" w:cs="Times New Roman"/>
          <w:kern w:val="0"/>
          <w:sz w:val="24"/>
          <w:szCs w:val="24"/>
        </w:rPr>
        <w:t>GDH</w:t>
      </w:r>
      <w:proofErr w:type="spellEnd"/>
      <w:r w:rsidR="00183C43" w:rsidRPr="0084285A">
        <w:rPr>
          <w:rFonts w:ascii="Times New Roman" w:eastAsia="宋体" w:hAnsi="Times New Roman" w:cs="Times New Roman"/>
          <w:kern w:val="0"/>
          <w:sz w:val="24"/>
          <w:szCs w:val="24"/>
        </w:rPr>
        <w:t xml:space="preserve">) groups, </w:t>
      </w:r>
      <w:r w:rsidR="00183C43">
        <w:rPr>
          <w:rFonts w:ascii="Times New Roman" w:eastAsia="宋体" w:hAnsi="Times New Roman" w:cs="Times New Roman"/>
          <w:kern w:val="0"/>
          <w:sz w:val="24"/>
          <w:szCs w:val="24"/>
        </w:rPr>
        <w:t xml:space="preserve">where 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The 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In threshold BLS signature scheme, participants jointly sign a message through the signature generation algorithm. T</w:t>
      </w:r>
      <w:r w:rsidR="00862D68" w:rsidRPr="0084285A">
        <w:rPr>
          <w:rFonts w:ascii="Times New Roman" w:eastAsia="宋体" w:hAnsi="Times New Roman" w:cs="Times New Roman"/>
          <w:kern w:val="0"/>
          <w:sz w:val="24"/>
          <w:szCs w:val="24"/>
        </w:rPr>
        <w:t xml:space="preserve">he full signature of the 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participants sign the 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use the 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the full signature </w:t>
      </w:r>
      <w:r w:rsidR="00862D68">
        <w:rPr>
          <w:rFonts w:ascii="Times New Roman" w:eastAsia="宋体" w:hAnsi="Times New Roman" w:cs="Times New Roman"/>
          <w:kern w:val="0"/>
          <w:sz w:val="24"/>
          <w:szCs w:val="24"/>
        </w:rPr>
        <w:t>by t</w:t>
      </w:r>
      <w:r w:rsidR="00862D68" w:rsidRPr="0084285A">
        <w:rPr>
          <w:rFonts w:ascii="Times New Roman" w:eastAsia="宋体" w:hAnsi="Times New Roman" w:cs="Times New Roman"/>
          <w:kern w:val="0"/>
          <w:sz w:val="24"/>
          <w:szCs w:val="24"/>
        </w:rPr>
        <w:t>he verification algorithm.</w:t>
      </w:r>
      <w:r w:rsidR="00862D68">
        <w:rPr>
          <w:rFonts w:ascii="Times New Roman" w:eastAsia="宋体" w:hAnsi="Times New Roman" w:cs="Times New Roman" w:hint="eastAsia"/>
          <w:kern w:val="0"/>
          <w:sz w:val="24"/>
          <w:szCs w:val="24"/>
        </w:rPr>
        <w:t xml:space="preserve"> </w:t>
      </w:r>
      <w:r w:rsidRPr="0084285A">
        <w:rPr>
          <w:rFonts w:ascii="Times New Roman" w:eastAsia="宋体" w:hAnsi="Times New Roman" w:cs="Times New Roman"/>
          <w:kern w:val="0"/>
          <w:sz w:val="24"/>
          <w:szCs w:val="24"/>
        </w:rPr>
        <w:t>The 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the BLS, and the 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2E4AA2DE"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To improve the efficiency and stability of consensus process, c</w:t>
      </w:r>
      <w:r w:rsidR="00A2107C" w:rsidRPr="0084285A">
        <w:rPr>
          <w:rFonts w:ascii="Times New Roman" w:eastAsia="宋体" w:hAnsi="Times New Roman" w:cs="Times New Roman"/>
          <w:kern w:val="0"/>
          <w:sz w:val="24"/>
          <w:szCs w:val="24"/>
        </w:rPr>
        <w:t xml:space="preserve">onsensus protocols adopt the 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A2107C" w:rsidRPr="0084285A">
        <w:rPr>
          <w:rFonts w:ascii="Times New Roman" w:eastAsia="宋体" w:hAnsi="Times New Roman" w:cs="Times New Roman"/>
          <w:kern w:val="0"/>
          <w:sz w:val="24"/>
          <w:szCs w:val="24"/>
        </w:rPr>
        <w:t xml:space="preserve">the vote of the node for the 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the 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Therefore, the 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will be improved. Besides, t</w:t>
      </w:r>
      <w:r w:rsidR="00A2107C" w:rsidRPr="0084285A">
        <w:rPr>
          <w:rFonts w:ascii="Times New Roman" w:eastAsia="宋体" w:hAnsi="Times New Roman" w:cs="Times New Roman"/>
          <w:kern w:val="0"/>
          <w:sz w:val="24"/>
          <w:szCs w:val="24"/>
        </w:rPr>
        <w:t xml:space="preserve">he 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the full signature</w:t>
      </w:r>
      <w:r w:rsidR="00A2107C" w:rsidRPr="0084285A">
        <w:rPr>
          <w:rFonts w:ascii="Times New Roman" w:eastAsia="宋体" w:hAnsi="Times New Roman" w:cs="Times New Roman"/>
          <w:kern w:val="0"/>
          <w:sz w:val="24"/>
          <w:szCs w:val="24"/>
        </w:rPr>
        <w:t xml:space="preserve"> can terminate </w:t>
      </w:r>
      <w:r w:rsidR="007061D7">
        <w:rPr>
          <w:rFonts w:ascii="Times New Roman" w:eastAsia="宋体" w:hAnsi="Times New Roman" w:cs="Times New Roman"/>
          <w:kern w:val="0"/>
          <w:sz w:val="24"/>
          <w:szCs w:val="24"/>
        </w:rPr>
        <w:t>the</w:t>
      </w:r>
      <w:r w:rsidR="00A2107C" w:rsidRPr="0084285A">
        <w:rPr>
          <w:rFonts w:ascii="Times New Roman" w:eastAsia="宋体" w:hAnsi="Times New Roman" w:cs="Times New Roman"/>
          <w:kern w:val="0"/>
          <w:sz w:val="24"/>
          <w:szCs w:val="24"/>
        </w:rPr>
        <w:t xml:space="preserve"> consensus process. </w:t>
      </w:r>
      <w:r w:rsidR="007061D7">
        <w:rPr>
          <w:rFonts w:ascii="Times New Roman" w:eastAsia="宋体" w:hAnsi="Times New Roman" w:cs="Times New Roman"/>
          <w:kern w:val="0"/>
          <w:sz w:val="24"/>
          <w:szCs w:val="24"/>
        </w:rPr>
        <w:t>The 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02E88CFB" w14:textId="77777777" w:rsidR="00A2107C" w:rsidRPr="006826C2"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mainly focus on the impact of wireless communication in the performance of blockchain system. As a metric that used to evaluate the performance of blockchain system, consensus latency consists of computing time and communication time. However, the computation load of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is small, which means the computing time is negligibly small.</w:t>
      </w:r>
      <w:r w:rsidRPr="00A36A6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w:t>
      </w:r>
      <w:proofErr w:type="spellStart"/>
      <w:r w:rsidRPr="00DB62D7">
        <w:rPr>
          <w:rFonts w:ascii="Times New Roman" w:eastAsia="宋体" w:hAnsi="Times New Roman" w:cs="Times New Roman"/>
          <w:kern w:val="0"/>
          <w:sz w:val="24"/>
          <w:szCs w:val="24"/>
        </w:rPr>
        <w:t>CSMA</w:t>
      </w:r>
      <w:proofErr w:type="spellEnd"/>
      <w:r w:rsidRPr="00DB62D7">
        <w:rPr>
          <w:rFonts w:ascii="Times New Roman" w:eastAsia="宋体" w:hAnsi="Times New Roman" w:cs="Times New Roman"/>
          <w:kern w:val="0"/>
          <w:sz w:val="24"/>
          <w:szCs w:val="24"/>
        </w:rPr>
        <w:t>)</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probability when detecting channel idle.</w:t>
      </w:r>
      <w:r>
        <w:rPr>
          <w:rFonts w:ascii="Times New Roman" w:eastAsia="宋体" w:hAnsi="Times New Roman" w:cs="Times New Roman"/>
          <w:kern w:val="0"/>
          <w:sz w:val="24"/>
          <w:szCs w:val="24"/>
        </w:rPr>
        <w:t xml:space="preserve"> </w:t>
      </w:r>
      <w:r w:rsidRPr="00DB62D7">
        <w:rPr>
          <w:rFonts w:ascii="Times New Roman" w:eastAsia="宋体" w:hAnsi="Times New Roman" w:cs="Times New Roman"/>
          <w:kern w:val="0"/>
          <w:sz w:val="24"/>
          <w:szCs w:val="24"/>
        </w:rPr>
        <w:t xml:space="preserve">We assume that wireless channels follow the Rayleigh fading model </w:t>
      </w:r>
      <w:r w:rsidRPr="00DB62D7">
        <w:rPr>
          <w:rFonts w:ascii="Times New Roman" w:eastAsia="宋体" w:hAnsi="Times New Roman" w:cs="Times New Roman" w:hint="eastAsia"/>
          <w:kern w:val="0"/>
          <w:sz w:val="24"/>
          <w:szCs w:val="24"/>
        </w:rPr>
        <w:t>[</w:t>
      </w:r>
      <w:r w:rsidRPr="00DB62D7">
        <w:rPr>
          <w:rFonts w:ascii="Times New Roman" w:eastAsia="宋体" w:hAnsi="Times New Roman" w:cs="Times New Roman"/>
          <w:kern w:val="0"/>
          <w:sz w:val="24"/>
          <w:szCs w:val="24"/>
        </w:rPr>
        <w:t xml:space="preserve">32]. </w:t>
      </w:r>
      <w:r>
        <w:rPr>
          <w:rFonts w:ascii="Times New Roman" w:eastAsia="宋体" w:hAnsi="Times New Roman" w:cs="Times New Roman"/>
          <w:kern w:val="0"/>
          <w:sz w:val="24"/>
          <w:szCs w:val="24"/>
        </w:rPr>
        <w:t xml:space="preserve">The channel gain between nodes </w:t>
      </w:r>
      <w:r w:rsidRPr="001812F1">
        <w:rPr>
          <w:rFonts w:ascii="Times New Roman" w:eastAsia="宋体" w:hAnsi="Times New Roman" w:cs="Times New Roman"/>
          <w:kern w:val="0"/>
          <w:sz w:val="24"/>
          <w:szCs w:val="24"/>
        </w:rPr>
        <w:t>follows the complex normal distribution</w:t>
      </w:r>
      <w:r>
        <w:rPr>
          <w:rFonts w:ascii="Times New Roman" w:eastAsia="宋体" w:hAnsi="Times New Roman" w:cs="Times New Roman"/>
          <w:kern w:val="0"/>
          <w:sz w:val="24"/>
          <w:szCs w:val="24"/>
        </w:rPr>
        <w:t xml:space="preserve">. According to the </w:t>
      </w:r>
      <w:r w:rsidRPr="00DB62D7">
        <w:rPr>
          <w:rFonts w:ascii="Times New Roman" w:eastAsia="宋体" w:hAnsi="Times New Roman" w:cs="Times New Roman"/>
          <w:kern w:val="0"/>
          <w:sz w:val="24"/>
          <w:szCs w:val="24"/>
        </w:rPr>
        <w:t>Rayleigh fading model</w:t>
      </w:r>
      <w:r>
        <w:rPr>
          <w:rFonts w:ascii="Times New Roman" w:eastAsia="宋体" w:hAnsi="Times New Roman" w:cs="Times New Roman"/>
          <w:kern w:val="0"/>
          <w:sz w:val="24"/>
          <w:szCs w:val="24"/>
        </w:rPr>
        <w:t>, the received signal-to-noise (SNR) ratio over the channel between nodes can be computed.</w:t>
      </w:r>
    </w:p>
    <w:p w14:paraId="2E752385" w14:textId="77777777" w:rsidR="00A2107C" w:rsidRPr="00C007E0"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During consensus process, m</w:t>
      </w:r>
      <w:r w:rsidRPr="00DB62D7">
        <w:rPr>
          <w:rFonts w:ascii="Times New Roman" w:eastAsia="宋体" w:hAnsi="Times New Roman" w:cs="Times New Roman"/>
          <w:kern w:val="0"/>
          <w:sz w:val="24"/>
          <w:szCs w:val="24"/>
        </w:rPr>
        <w:t xml:space="preserve">essages losses can lead to consensus failure. </w:t>
      </w:r>
      <w:r>
        <w:rPr>
          <w:rFonts w:ascii="Times New Roman" w:eastAsia="宋体" w:hAnsi="Times New Roman" w:cs="Times New Roman"/>
          <w:kern w:val="0"/>
          <w:sz w:val="24"/>
          <w:szCs w:val="24"/>
        </w:rPr>
        <w:t>M</w:t>
      </w:r>
      <w:r w:rsidRPr="00DB62D7">
        <w:rPr>
          <w:rFonts w:ascii="Times New Roman" w:eastAsia="宋体" w:hAnsi="Times New Roman" w:cs="Times New Roman"/>
          <w:kern w:val="0"/>
          <w:sz w:val="24"/>
          <w:szCs w:val="24"/>
        </w:rPr>
        <w:t>essage losses are mainly caused by channel collision and channel fading. Therefore, a successful transmission should satisfy two conditions: 1) if and only if there only one node transmitting in a time slot; and 2) the SNR ratio is equal to or bigger than the target one.</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In channel contention process, nodes compete for the channel with </w:t>
      </w:r>
      <w:r>
        <w:rPr>
          <w:rFonts w:ascii="Times New Roman" w:eastAsia="宋体" w:hAnsi="Times New Roman" w:cs="Times New Roman"/>
          <w:kern w:val="0"/>
          <w:sz w:val="24"/>
          <w:szCs w:val="24"/>
        </w:rPr>
        <w:t>a constant</w:t>
      </w:r>
      <w:r w:rsidRPr="00DB62D7">
        <w:rPr>
          <w:rFonts w:ascii="Times New Roman" w:eastAsia="宋体" w:hAnsi="Times New Roman" w:cs="Times New Roman"/>
          <w:kern w:val="0"/>
          <w:sz w:val="24"/>
          <w:szCs w:val="24"/>
        </w:rPr>
        <w:t xml:space="preserve"> transmit probability</w:t>
      </w:r>
      <w:r>
        <w:rPr>
          <w:rFonts w:ascii="Times New Roman" w:eastAsia="宋体" w:hAnsi="Times New Roman" w:cs="Times New Roman"/>
          <w:kern w:val="0"/>
          <w:sz w:val="24"/>
          <w:szCs w:val="24"/>
        </w:rPr>
        <w:t>.</w:t>
      </w:r>
      <w:r w:rsidRPr="00DB62D7">
        <w:rPr>
          <w:rFonts w:ascii="Times New Roman" w:eastAsia="宋体" w:hAnsi="Times New Roman" w:cs="Times New Roman"/>
          <w:kern w:val="0"/>
          <w:sz w:val="24"/>
          <w:szCs w:val="24"/>
        </w:rPr>
        <w:t xml:space="preserve"> Only if one node transmits in a </w:t>
      </w:r>
      <w:r>
        <w:rPr>
          <w:rFonts w:ascii="Times New Roman" w:eastAsia="宋体" w:hAnsi="Times New Roman" w:cs="Times New Roman"/>
          <w:kern w:val="0"/>
          <w:sz w:val="24"/>
          <w:szCs w:val="24"/>
        </w:rPr>
        <w:t xml:space="preserve">mini </w:t>
      </w:r>
      <w:r w:rsidRPr="00DB62D7">
        <w:rPr>
          <w:rFonts w:ascii="Times New Roman" w:eastAsia="宋体" w:hAnsi="Times New Roman" w:cs="Times New Roman"/>
          <w:kern w:val="0"/>
          <w:sz w:val="24"/>
          <w:szCs w:val="24"/>
        </w:rPr>
        <w:t xml:space="preserve">time </w:t>
      </w:r>
      <w:r>
        <w:rPr>
          <w:rFonts w:ascii="Times New Roman" w:eastAsia="宋体" w:hAnsi="Times New Roman" w:cs="Times New Roman"/>
          <w:kern w:val="0"/>
          <w:sz w:val="24"/>
          <w:szCs w:val="24"/>
        </w:rPr>
        <w:t>interval</w:t>
      </w:r>
      <w:r w:rsidRPr="00DB62D7">
        <w:rPr>
          <w:rFonts w:ascii="Times New Roman" w:eastAsia="宋体" w:hAnsi="Times New Roman" w:cs="Times New Roman"/>
          <w:kern w:val="0"/>
          <w:sz w:val="24"/>
          <w:szCs w:val="24"/>
        </w:rPr>
        <w:t xml:space="preserve"> can the node transmit message successfully.</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 xml:space="preserve">Even a node competes successfully, it may fail to transmit a message due to channel fading. The SNR </w:t>
      </w:r>
      <w:r>
        <w:rPr>
          <w:rFonts w:ascii="Times New Roman" w:eastAsia="宋体" w:hAnsi="Times New Roman" w:cs="Times New Roman"/>
          <w:kern w:val="0"/>
          <w:sz w:val="24"/>
          <w:szCs w:val="24"/>
        </w:rPr>
        <w:t xml:space="preserve">ratio over channel </w:t>
      </w:r>
      <w:r w:rsidRPr="00DB62D7">
        <w:rPr>
          <w:rFonts w:ascii="Times New Roman" w:eastAsia="宋体" w:hAnsi="Times New Roman" w:cs="Times New Roman"/>
          <w:kern w:val="0"/>
          <w:sz w:val="24"/>
          <w:szCs w:val="24"/>
        </w:rPr>
        <w:t xml:space="preserve">between nodes varies with the time-variant communication environment. When SNR </w:t>
      </w:r>
      <w:r>
        <w:rPr>
          <w:rFonts w:ascii="Times New Roman" w:eastAsia="宋体" w:hAnsi="Times New Roman" w:cs="Times New Roman"/>
          <w:kern w:val="0"/>
          <w:sz w:val="24"/>
          <w:szCs w:val="24"/>
        </w:rPr>
        <w:t xml:space="preserve">ratio </w:t>
      </w:r>
      <w:r w:rsidRPr="00DB62D7">
        <w:rPr>
          <w:rFonts w:ascii="Times New Roman" w:eastAsia="宋体" w:hAnsi="Times New Roman" w:cs="Times New Roman"/>
          <w:kern w:val="0"/>
          <w:sz w:val="24"/>
          <w:szCs w:val="24"/>
        </w:rPr>
        <w:t>is less than a given target threshold, the communication between nodes is interrupted.</w:t>
      </w:r>
      <w:r>
        <w:rPr>
          <w:rFonts w:ascii="Times New Roman" w:eastAsia="宋体" w:hAnsi="Times New Roman" w:cs="Times New Roman" w:hint="eastAsia"/>
          <w:kern w:val="0"/>
          <w:sz w:val="24"/>
          <w:szCs w:val="24"/>
        </w:rPr>
        <w:t xml:space="preserve"> </w:t>
      </w:r>
      <w:r w:rsidRPr="00DB62D7">
        <w:rPr>
          <w:rFonts w:ascii="Times New Roman" w:eastAsia="宋体" w:hAnsi="Times New Roman" w:cs="Times New Roman"/>
          <w:kern w:val="0"/>
          <w:sz w:val="24"/>
          <w:szCs w:val="24"/>
        </w:rPr>
        <w:t>In order guarantee communication under unreliable networks, retransmission mechanism is necessary. When communication interruption occurs, retransmissions are carried out until the 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lastRenderedPageBreak/>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77777777"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The 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the total voting power and corrupt nodes.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we only consider two kinds of attacks of adversary: Sybil attack and jamming attack.</w:t>
      </w:r>
    </w:p>
    <w:p w14:paraId="75BA6275" w14:textId="77777777"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in which adversary can generate a large number of identities for corrupted nodes. These nodes can deviate from consensus protocol. Adversary may obtain inappropriate power in consensus process. Adversary can overwhelm other nodes through majority voting power, then control the generation of blocks and prevent other new nodes from entering system.</w:t>
      </w:r>
    </w:p>
    <w:p w14:paraId="0A601D17" w14:textId="77777777"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interfere with the message transmission.</w:t>
      </w:r>
      <w:r>
        <w:rPr>
          <w:rFonts w:ascii="Times New Roman" w:eastAsia="宋体" w:hAnsi="Times New Roman" w:cs="Times New Roman"/>
          <w:kern w:val="0"/>
          <w:sz w:val="24"/>
          <w:szCs w:val="24"/>
        </w:rPr>
        <w:t xml:space="preserve"> Jamming attack is a denial-of-service attack that adversary prevents other nodes from using the channel to communicate by occupying the channel they are communicating on. Consensus process can be interrupted when adversary launches jamming attack. Adversary can prevent other nodes from broadcasting their votes. A consensus process cannot be complete if the number of votes is less than the secure threshold of blockchain system. In Blockchain system adopting communication-based consensus protocols will loss liveness when consensus process is interrupted. Adversary can prevent other new nodes from entering system by jamming the requests of these new nodes.</w:t>
      </w:r>
      <w:r w:rsidRPr="0031018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Therefore, the</w:t>
      </w:r>
      <w:r w:rsidRPr="008E04C0">
        <w:rPr>
          <w:rFonts w:ascii="Times New Roman" w:eastAsia="宋体" w:hAnsi="Times New Roman" w:cs="Times New Roman"/>
          <w:kern w:val="0"/>
          <w:sz w:val="24"/>
          <w:szCs w:val="24"/>
        </w:rPr>
        <w:t xml:space="preserve"> security of </w:t>
      </w:r>
      <w:r>
        <w:rPr>
          <w:rFonts w:ascii="Times New Roman" w:eastAsia="宋体" w:hAnsi="Times New Roman" w:cs="Times New Roman"/>
          <w:kern w:val="0"/>
          <w:sz w:val="24"/>
          <w:szCs w:val="24"/>
        </w:rPr>
        <w:t>the</w:t>
      </w:r>
      <w:r w:rsidRPr="008E04C0">
        <w:rPr>
          <w:rFonts w:ascii="Times New Roman" w:eastAsia="宋体" w:hAnsi="Times New Roman" w:cs="Times New Roman"/>
          <w:kern w:val="0"/>
          <w:sz w:val="24"/>
          <w:szCs w:val="24"/>
        </w:rPr>
        <w:t xml:space="preserve"> system will be </w:t>
      </w:r>
      <w:r>
        <w:rPr>
          <w:rFonts w:ascii="Times New Roman" w:eastAsia="宋体" w:hAnsi="Times New Roman" w:cs="Times New Roman"/>
          <w:kern w:val="0"/>
          <w:sz w:val="24"/>
          <w:szCs w:val="24"/>
        </w:rPr>
        <w:t>halted</w:t>
      </w:r>
      <w:r w:rsidRPr="008E04C0">
        <w:rPr>
          <w:rFonts w:ascii="Times New Roman" w:eastAsia="宋体" w:hAnsi="Times New Roman" w:cs="Times New Roman"/>
          <w:kern w:val="0"/>
          <w:sz w:val="24"/>
          <w:szCs w:val="24"/>
        </w:rPr>
        <w:t>.</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that can resistant both Sybil attack and jamming attack. Even attacked by adversary, blockchain system can still work securely.</w:t>
      </w:r>
    </w:p>
    <w:p w14:paraId="14596831" w14:textId="77777777" w:rsidR="00A2107C"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w:t>
      </w:r>
      <w:r>
        <w:rPr>
          <w:rFonts w:ascii="Times New Roman" w:eastAsia="黑体" w:hAnsi="Times New Roman" w:cs="Times New Roman" w:hint="eastAsia"/>
          <w:sz w:val="32"/>
          <w:szCs w:val="32"/>
        </w:rPr>
        <w:t>aware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4FED1EE" w14:textId="265EEDA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the protocol, and then </w:t>
      </w:r>
      <w:r w:rsidR="00D27FA5">
        <w:rPr>
          <w:rFonts w:ascii="Times New Roman" w:eastAsia="宋体" w:hAnsi="Times New Roman" w:cs="Times New Roman"/>
          <w:kern w:val="0"/>
          <w:sz w:val="24"/>
          <w:szCs w:val="24"/>
        </w:rPr>
        <w:t>give the details of</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ensure the security of the 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46F37A78"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present the 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The four stages of </w:t>
      </w:r>
      <w:proofErr w:type="spellStart"/>
      <w:r w:rsidR="00D27FA5">
        <w:rPr>
          <w:rFonts w:ascii="Times New Roman" w:eastAsia="宋体" w:hAnsi="Times New Roman" w:cs="Times New Roman"/>
          <w:kern w:val="0"/>
          <w:sz w:val="24"/>
          <w:szCs w:val="24"/>
        </w:rPr>
        <w:t>SWIB</w:t>
      </w:r>
      <w:proofErr w:type="spellEnd"/>
      <w:r w:rsidR="00D27FA5">
        <w:rPr>
          <w:rFonts w:ascii="Times New Roman" w:eastAsia="宋体" w:hAnsi="Times New Roman" w:cs="Times New Roman"/>
          <w:kern w:val="0"/>
          <w:sz w:val="24"/>
          <w:szCs w:val="24"/>
        </w:rPr>
        <w:t xml:space="preserve">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The 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A61C9E">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3F2F4E">
        <w:rPr>
          <w:rFonts w:ascii="Times New Roman" w:eastAsia="宋体" w:hAnsi="Times New Roman" w:cs="Times New Roman"/>
          <w:kern w:val="0"/>
          <w:sz w:val="24"/>
          <w:szCs w:val="24"/>
        </w:rPr>
        <w:t xml:space="preserve">the 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3E8036D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 xml:space="preserve">An overview of </w:t>
      </w:r>
      <w:proofErr w:type="spellStart"/>
      <w:r w:rsidRPr="00756C87">
        <w:rPr>
          <w:rFonts w:ascii="Times New Roman" w:hAnsi="Times New Roman" w:cs="Times New Roman"/>
        </w:rPr>
        <w:t>SWIB</w:t>
      </w:r>
      <w:proofErr w:type="spellEnd"/>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the 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verify legality of the new block, and run signature generation algorithm to vote for valid block; (</w:t>
      </w:r>
      <w:r w:rsidR="003F74D1">
        <w:rPr>
          <w:rFonts w:ascii="Times New Roman" w:hAnsi="Times New Roman" w:cs="Times New Roman"/>
        </w:rPr>
        <w:t>4</w:t>
      </w:r>
      <w:r>
        <w:rPr>
          <w:rFonts w:ascii="Times New Roman" w:hAnsi="Times New Roman" w:cs="Times New Roman"/>
        </w:rPr>
        <w:t>) run signature aggregation algorithm and signature recovery algorithm to finalize the block when generating the full signature.</w:t>
      </w:r>
    </w:p>
    <w:p w14:paraId="3CC1C51C" w14:textId="706BC954" w:rsidR="00A61C9E" w:rsidRDefault="003F2F4E" w:rsidP="00B2727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02878">
        <w:rPr>
          <w:rFonts w:ascii="Times New Roman" w:eastAsia="宋体" w:hAnsi="Times New Roman" w:cs="Times New Roman"/>
          <w:kern w:val="0"/>
          <w:sz w:val="24"/>
          <w:szCs w:val="24"/>
        </w:rPr>
        <w:t xml:space="preserve">each round consists of </w:t>
      </w:r>
      <w:r w:rsidR="00502A7C">
        <w:rPr>
          <w:rFonts w:ascii="Times New Roman" w:eastAsia="宋体" w:hAnsi="Times New Roman" w:cs="Times New Roman"/>
          <w:kern w:val="0"/>
          <w:sz w:val="24"/>
          <w:szCs w:val="24"/>
        </w:rPr>
        <w:t>the 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detailed description will be given in the following. In</w:t>
      </w:r>
      <w:r w:rsidR="00C10CDB">
        <w:rPr>
          <w:rFonts w:ascii="Times New Roman" w:eastAsia="宋体" w:hAnsi="Times New Roman" w:cs="Times New Roman"/>
          <w:kern w:val="0"/>
          <w:sz w:val="24"/>
          <w:szCs w:val="24"/>
        </w:rPr>
        <w:t xml:space="preserve"> the</w:t>
      </w:r>
      <w:r w:rsidR="007042C4">
        <w:rPr>
          <w:rFonts w:ascii="Times New Roman" w:eastAsia="宋体" w:hAnsi="Times New Roman" w:cs="Times New Roman"/>
          <w:kern w:val="0"/>
          <w:sz w:val="24"/>
          <w:szCs w:val="24"/>
        </w:rPr>
        <w:t xml:space="preserve"> block proposer election stage, a block proposer will be randomly elected from all consensus nodes via random block proposer election algorithm. This algorithm is based on the roulette wheel selection algorithm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the number of generated blocks as the elected weight of nodes. In the </w:t>
      </w:r>
      <w:r w:rsidR="00C10CDB">
        <w:rPr>
          <w:rFonts w:ascii="Times New Roman" w:eastAsia="宋体" w:hAnsi="Times New Roman" w:cs="Times New Roman"/>
          <w:kern w:val="0"/>
          <w:sz w:val="24"/>
          <w:szCs w:val="24"/>
        </w:rPr>
        <w:t xml:space="preserve">block generation stage, the 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and relevant information of previous blocks and block proposer. The block will be broadcast to all other consensus nodes in the 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proofErr w:type="spellStart"/>
      <w:r w:rsidR="000874F0">
        <w:rPr>
          <w:rFonts w:ascii="Times New Roman" w:eastAsia="宋体" w:hAnsi="Times New Roman" w:cs="Times New Roman"/>
          <w:kern w:val="0"/>
          <w:sz w:val="24"/>
          <w:szCs w:val="24"/>
        </w:rPr>
        <w:t>SWIB</w:t>
      </w:r>
      <w:proofErr w:type="spellEnd"/>
      <w:r w:rsidR="000874F0">
        <w:rPr>
          <w:rFonts w:ascii="Times New Roman" w:eastAsia="宋体" w:hAnsi="Times New Roman" w:cs="Times New Roman"/>
          <w:kern w:val="0"/>
          <w:sz w:val="24"/>
          <w:szCs w:val="24"/>
        </w:rPr>
        <w:t xml:space="preserve">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Upon receiving the 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the block as the vote of the block if </w:t>
      </w:r>
      <w:r w:rsidR="003F74D1">
        <w:rPr>
          <w:rFonts w:ascii="Times New Roman" w:eastAsia="宋体" w:hAnsi="Times New Roman" w:cs="Times New Roman"/>
          <w:kern w:val="0"/>
          <w:sz w:val="24"/>
          <w:szCs w:val="24"/>
        </w:rPr>
        <w:t>the legality of block proposer and the content of the 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464FA3">
        <w:rPr>
          <w:rFonts w:ascii="Times New Roman" w:eastAsia="宋体" w:hAnsi="Times New Roman" w:cs="Times New Roman"/>
          <w:kern w:val="0"/>
          <w:sz w:val="24"/>
          <w:szCs w:val="24"/>
        </w:rPr>
        <w:t xml:space="preserve">In block finalization stage, the block will be finalized when it is approved by enough nodes. A valid full signature indicates that </w:t>
      </w:r>
      <w:r w:rsidR="00464FA3">
        <w:rPr>
          <w:rFonts w:ascii="Times New Roman" w:eastAsia="宋体" w:hAnsi="Times New Roman" w:cs="Times New Roman"/>
          <w:kern w:val="0"/>
          <w:sz w:val="24"/>
          <w:szCs w:val="24"/>
        </w:rPr>
        <w:lastRenderedPageBreak/>
        <w:t>a sufficient number of nodes signed the block.</w:t>
      </w:r>
      <w:r w:rsidR="00464FA3">
        <w:rPr>
          <w:rFonts w:ascii="Times New Roman" w:eastAsia="宋体" w:hAnsi="Times New Roman" w:cs="Times New Roman"/>
          <w:kern w:val="0"/>
          <w:sz w:val="24"/>
          <w:szCs w:val="24"/>
        </w:rPr>
        <w:t xml:space="preserve"> </w:t>
      </w:r>
      <w:r w:rsidR="00E27731">
        <w:rPr>
          <w:rFonts w:ascii="Times New Roman" w:eastAsia="宋体" w:hAnsi="Times New Roman" w:cs="Times New Roman"/>
          <w:kern w:val="0"/>
          <w:sz w:val="24"/>
          <w:szCs w:val="24"/>
        </w:rPr>
        <w:t xml:space="preserve">Upon receipt or generation of a full signature, nodes will </w:t>
      </w:r>
      <w:r w:rsidR="00D049BE">
        <w:rPr>
          <w:rFonts w:ascii="Times New Roman" w:eastAsia="宋体" w:hAnsi="Times New Roman" w:cs="Times New Roman"/>
          <w:kern w:val="0"/>
          <w:sz w:val="24"/>
          <w:szCs w:val="24"/>
        </w:rPr>
        <w:t xml:space="preserve">add the full signature to the corresponding block, </w:t>
      </w:r>
      <w:r w:rsidR="00E27731">
        <w:rPr>
          <w:rFonts w:ascii="Times New Roman" w:eastAsia="宋体" w:hAnsi="Times New Roman" w:cs="Times New Roman"/>
          <w:kern w:val="0"/>
          <w:sz w:val="24"/>
          <w:szCs w:val="24"/>
        </w:rPr>
        <w:t xml:space="preserve">append the 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1C048C">
        <w:rPr>
          <w:rFonts w:ascii="Times New Roman" w:eastAsia="宋体" w:hAnsi="Times New Roman" w:cs="Times New Roman"/>
          <w:kern w:val="0"/>
          <w:sz w:val="24"/>
          <w:szCs w:val="24"/>
        </w:rPr>
        <w:t>The 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To ensure jamming-resistant communication over wireless channels, t</w:t>
      </w:r>
      <w:r w:rsidR="00D049BE">
        <w:rPr>
          <w:rFonts w:ascii="Times New Roman" w:eastAsia="宋体" w:hAnsi="Times New Roman" w:cs="Times New Roman"/>
          <w:kern w:val="0"/>
          <w:sz w:val="24"/>
          <w:szCs w:val="24"/>
        </w:rPr>
        <w:t xml:space="preserve">he </w:t>
      </w:r>
      <w:proofErr w:type="spellStart"/>
      <w:r w:rsidR="00D049BE">
        <w:rPr>
          <w:rFonts w:ascii="Times New Roman" w:eastAsia="宋体" w:hAnsi="Times New Roman" w:cs="Times New Roman"/>
          <w:kern w:val="0"/>
          <w:sz w:val="24"/>
          <w:szCs w:val="24"/>
        </w:rPr>
        <w:t>broadcastSignature</w:t>
      </w:r>
      <w:proofErr w:type="spellEnd"/>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p>
    <w:p w14:paraId="21B3DA30" w14:textId="48791706" w:rsidR="001C048C" w:rsidRDefault="00505AD7" w:rsidP="004443C2">
      <w:pPr>
        <w:spacing w:beforeLines="50" w:before="156" w:afterLines="50" w:after="156"/>
        <w:ind w:firstLineChars="200" w:firstLine="480"/>
        <w:rPr>
          <w:rFonts w:ascii="Times New Roman" w:eastAsia="宋体" w:hAnsi="Times New Roman" w:cs="Times New Roman" w:hint="eastAsia"/>
          <w:kern w:val="0"/>
          <w:sz w:val="24"/>
          <w:szCs w:val="24"/>
        </w:rPr>
      </w:pPr>
      <w:r w:rsidRPr="008407A8">
        <w:rPr>
          <w:rFonts w:ascii="Times New Roman" w:eastAsia="宋体" w:hAnsi="Times New Roman" w:cs="Times New Roman"/>
          <w:kern w:val="0"/>
          <w:position w:val="-6"/>
          <w:sz w:val="24"/>
          <w:szCs w:val="24"/>
        </w:rPr>
        <w:object w:dxaOrig="9698" w:dyaOrig="11896" w14:anchorId="36C04C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415.2pt;height:509.3pt" o:ole="">
            <v:imagedata r:id="rId9" o:title=""/>
          </v:shape>
          <o:OLEObject Type="Embed" ProgID="Equation.Ribbit" ShapeID="_x0000_i1077" DrawAspect="Content" ObjectID="_1718476474" r:id="rId10"/>
        </w:object>
      </w:r>
      <w:r w:rsidR="004443C2" w:rsidRPr="00616C91">
        <w:rPr>
          <w:rFonts w:ascii="Times New Roman" w:eastAsia="宋体" w:hAnsi="Times New Roman" w:cs="Times New Roman"/>
          <w:kern w:val="0"/>
          <w:position w:val="-6"/>
          <w:sz w:val="24"/>
          <w:szCs w:val="24"/>
        </w:rPr>
        <w:object w:dxaOrig="9698" w:dyaOrig="6034" w14:anchorId="0FB99E69">
          <v:shape id="_x0000_i1066" type="#_x0000_t75" style="width:415.2pt;height:258.4pt" o:ole="">
            <v:imagedata r:id="rId11" o:title=""/>
          </v:shape>
          <o:OLEObject Type="Embed" ProgID="Equation.Ribbit" ShapeID="_x0000_i1066" DrawAspect="Content" ObjectID="_1718476475" r:id="rId12"/>
        </w:object>
      </w:r>
    </w:p>
    <w:p w14:paraId="6040FC82" w14:textId="348B776B" w:rsidR="004443C2" w:rsidRDefault="00E27731" w:rsidP="004443C2">
      <w:pPr>
        <w:spacing w:beforeLines="50" w:before="156"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the 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the information of other nodes and blockchain by exchanging messages. Nodes </w:t>
      </w:r>
      <w:r w:rsidR="000E1D7A">
        <w:rPr>
          <w:rFonts w:ascii="Times New Roman" w:eastAsia="宋体" w:hAnsi="Times New Roman" w:cs="Times New Roman"/>
          <w:kern w:val="0"/>
          <w:sz w:val="24"/>
          <w:szCs w:val="24"/>
        </w:rPr>
        <w:t>start participating consensus process when they have the latest blockchain</w:t>
      </w:r>
      <w:r w:rsidR="000C16E3">
        <w:rPr>
          <w:rFonts w:ascii="Times New Roman" w:eastAsia="宋体" w:hAnsi="Times New Roman" w:cs="Times New Roman"/>
          <w:kern w:val="0"/>
          <w:sz w:val="24"/>
          <w:szCs w:val="24"/>
        </w:rPr>
        <w:t>, the random seed of the current round,</w:t>
      </w:r>
      <w:r w:rsidR="000E1D7A">
        <w:rPr>
          <w:rFonts w:ascii="Times New Roman" w:eastAsia="宋体" w:hAnsi="Times New Roman" w:cs="Times New Roman"/>
          <w:kern w:val="0"/>
          <w:sz w:val="24"/>
          <w:szCs w:val="24"/>
        </w:rPr>
        <w:t xml:space="preserve"> and a consensus node list that ordered by the 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77777777" w:rsidR="00A2107C" w:rsidRPr="00FA2CCC" w:rsidRDefault="00A2107C" w:rsidP="00A2107C">
      <w:pPr>
        <w:pStyle w:val="2"/>
        <w:tabs>
          <w:tab w:val="num" w:pos="360"/>
        </w:tabs>
        <w:rPr>
          <w:rFonts w:ascii="Times New Roman" w:eastAsia="宋体" w:hAnsi="Times New Roman" w:cs="Times New Roman"/>
          <w:sz w:val="24"/>
          <w:szCs w:val="24"/>
        </w:rPr>
      </w:pPr>
      <w:bookmarkStart w:id="4"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4"/>
      <w:r>
        <w:rPr>
          <w:rFonts w:ascii="Times New Roman" w:eastAsia="黑体" w:hAnsi="Times New Roman" w:cs="Times New Roman"/>
          <w:sz w:val="28"/>
          <w:szCs w:val="28"/>
        </w:rPr>
        <w:t xml:space="preserve">The </w:t>
      </w:r>
      <w:proofErr w:type="spellStart"/>
      <w:r>
        <w:rPr>
          <w:rFonts w:ascii="Times New Roman" w:eastAsia="黑体" w:hAnsi="Times New Roman" w:cs="Times New Roman"/>
          <w:sz w:val="28"/>
          <w:szCs w:val="28"/>
        </w:rPr>
        <w:t>SWIB</w:t>
      </w:r>
      <w:proofErr w:type="spellEnd"/>
      <w:r>
        <w:rPr>
          <w:rFonts w:ascii="Times New Roman" w:eastAsia="黑体" w:hAnsi="Times New Roman" w:cs="Times New Roman"/>
          <w:sz w:val="28"/>
          <w:szCs w:val="28"/>
        </w:rPr>
        <w:t xml:space="preserve"> Protocol</w:t>
      </w:r>
    </w:p>
    <w:p w14:paraId="28154927" w14:textId="1865B0BE" w:rsidR="008407A8" w:rsidRPr="00521C86" w:rsidRDefault="00A2107C" w:rsidP="004443C2">
      <w:pPr>
        <w:spacing w:afterLines="50" w:after="156"/>
        <w:ind w:firstLineChars="200" w:firstLine="480"/>
        <w:rPr>
          <w:rFonts w:ascii="Times New Roman" w:eastAsia="宋体" w:hAnsi="Times New Roman" w:cs="Times New Roman" w:hint="eastAsia"/>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In the following, we shall present the 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478DF634" w:rsidR="00A2107C" w:rsidRPr="00A3252A" w:rsidRDefault="00B12F31" w:rsidP="00A3252A">
      <w:pPr>
        <w:spacing w:afterLines="100" w:after="312"/>
        <w:ind w:firstLine="420"/>
        <w:rPr>
          <w:ins w:id="5" w:author="Zhang Li" w:date="2022-06-30T18:50:00Z"/>
          <w:rFonts w:ascii="Times New Roman" w:eastAsia="宋体" w:hAnsi="Times New Roman" w:cs="Times New Roman" w:hint="eastAsia"/>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B77D74">
        <w:rPr>
          <w:rFonts w:ascii="Times New Roman" w:eastAsia="宋体" w:hAnsi="Times New Roman" w:cs="Times New Roman"/>
          <w:kern w:val="0"/>
          <w:sz w:val="24"/>
          <w:szCs w:val="24"/>
        </w:rPr>
        <w:t xml:space="preserve">The 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the stability of nodes. The 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the 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the random value and the wheel constructing by elected probability of nodes.</w:t>
      </w:r>
    </w:p>
    <w:p w14:paraId="7775DD05" w14:textId="5E5C7075"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In each round, the calculation of the random value is performed as</w:t>
      </w:r>
    </w:p>
    <w:p w14:paraId="7FACFB3A" w14:textId="0D4A30BB" w:rsidR="00506BD6" w:rsidRDefault="00506BD6" w:rsidP="00506BD6">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oMath>
      </m:oMathPara>
    </w:p>
    <w:p w14:paraId="7C4D680E" w14:textId="594ABD01"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the 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the hash of the 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t</w:t>
      </w:r>
      <w:r w:rsidR="00506BD6">
        <w:rPr>
          <w:rFonts w:ascii="Times New Roman" w:eastAsia="宋体" w:hAnsi="Times New Roman" w:cs="Times New Roman"/>
          <w:kern w:val="0"/>
          <w:sz w:val="24"/>
          <w:szCs w:val="24"/>
        </w:rPr>
        <w:t>he full signature</w:t>
      </w:r>
      <w:r>
        <w:rPr>
          <w:rFonts w:ascii="Times New Roman" w:eastAsia="宋体" w:hAnsi="Times New Roman" w:cs="Times New Roman"/>
          <w:kern w:val="0"/>
          <w:sz w:val="24"/>
          <w:szCs w:val="24"/>
        </w:rPr>
        <w:t xml:space="preserve"> that revealed at the end of </w:t>
      </w:r>
      <w:r w:rsidR="00506BD6">
        <w:rPr>
          <w:rFonts w:ascii="Times New Roman" w:eastAsia="宋体" w:hAnsi="Times New Roman" w:cs="Times New Roman"/>
          <w:kern w:val="0"/>
          <w:sz w:val="24"/>
          <w:szCs w:val="24"/>
        </w:rPr>
        <w:t>the previous round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417FD5">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the function in </w:t>
      </w:r>
      <w:r w:rsidR="00124944">
        <w:rPr>
          <w:rFonts w:ascii="Times New Roman" w:eastAsia="宋体" w:hAnsi="Times New Roman" w:cs="Times New Roman"/>
          <w:kern w:val="0"/>
          <w:sz w:val="24"/>
          <w:szCs w:val="24"/>
        </w:rPr>
        <w:t>the round that generate</w:t>
      </w:r>
      <w:r w:rsidR="00417FD5">
        <w:rPr>
          <w:rFonts w:ascii="Times New Roman" w:eastAsia="宋体" w:hAnsi="Times New Roman" w:cs="Times New Roman"/>
          <w:kern w:val="0"/>
          <w:sz w:val="24"/>
          <w:szCs w:val="24"/>
        </w:rPr>
        <w:t xml:space="preserve">s the genesis block is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90D5B2D" w14:textId="05CAE9B6" w:rsidR="00FE2097" w:rsidRDefault="00450E19" w:rsidP="00F1062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w:t>
      </w:r>
      <w:r w:rsidRPr="00450E19">
        <w:rPr>
          <w:rFonts w:ascii="Times New Roman" w:eastAsia="宋体" w:hAnsi="Times New Roman" w:cs="Times New Roman"/>
          <w:kern w:val="0"/>
          <w:sz w:val="24"/>
          <w:szCs w:val="24"/>
        </w:rPr>
        <w:t xml:space="preserve"> </w:t>
      </w:r>
      <w:r w:rsidR="00DE6A99">
        <w:rPr>
          <w:rFonts w:ascii="Times New Roman" w:eastAsia="宋体" w:hAnsi="Times New Roman" w:cs="Times New Roman"/>
          <w:kern w:val="0"/>
          <w:sz w:val="24"/>
          <w:szCs w:val="24"/>
        </w:rPr>
        <w:t>random value</w:t>
      </w:r>
      <w:r>
        <w:rPr>
          <w:rFonts w:ascii="Times New Roman" w:eastAsia="宋体" w:hAnsi="Times New Roman" w:cs="Times New Roman"/>
          <w:kern w:val="0"/>
          <w:sz w:val="24"/>
          <w:szCs w:val="24"/>
        </w:rPr>
        <w:t xml:space="preserve"> </w:t>
      </w:r>
      <w:r w:rsidR="00DE6A99">
        <w:rPr>
          <w:rFonts w:ascii="Times New Roman" w:eastAsia="宋体" w:hAnsi="Times New Roman" w:cs="Times New Roman"/>
          <w:kern w:val="0"/>
          <w:sz w:val="24"/>
          <w:szCs w:val="24"/>
        </w:rPr>
        <w:t>generated through the</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distributed randomness generation function</w:t>
      </w:r>
      <w:r>
        <w:rPr>
          <w:rFonts w:ascii="Times New Roman" w:eastAsia="宋体" w:hAnsi="Times New Roman" w:cs="Times New Roman"/>
          <w:kern w:val="0"/>
          <w:sz w:val="24"/>
          <w:szCs w:val="24"/>
        </w:rPr>
        <w:t xml:space="preserve"> is </w:t>
      </w:r>
      <w:r w:rsidRPr="00856503">
        <w:rPr>
          <w:rFonts w:ascii="Times New Roman" w:eastAsia="宋体" w:hAnsi="Times New Roman" w:cs="Times New Roman"/>
          <w:kern w:val="0"/>
          <w:sz w:val="24"/>
          <w:szCs w:val="24"/>
        </w:rPr>
        <w:t>unpredictable</w:t>
      </w:r>
      <w:r w:rsidR="00DE6A99" w:rsidRPr="00856503">
        <w:rPr>
          <w:rFonts w:ascii="Times New Roman" w:eastAsia="宋体" w:hAnsi="Times New Roman" w:cs="Times New Roman"/>
          <w:kern w:val="0"/>
          <w:sz w:val="24"/>
          <w:szCs w:val="24"/>
        </w:rPr>
        <w:t>,</w:t>
      </w:r>
      <w:r w:rsidRPr="00856503">
        <w:rPr>
          <w:rFonts w:ascii="Times New Roman" w:eastAsia="宋体" w:hAnsi="Times New Roman" w:cs="Times New Roman"/>
          <w:kern w:val="0"/>
          <w:sz w:val="24"/>
          <w:szCs w:val="24"/>
        </w:rPr>
        <w:t xml:space="preserve"> verifiable</w:t>
      </w:r>
      <w:r w:rsidR="00DE6A99">
        <w:rPr>
          <w:rFonts w:ascii="Times New Roman" w:eastAsia="宋体" w:hAnsi="Times New Roman" w:cs="Times New Roman"/>
          <w:kern w:val="0"/>
          <w:sz w:val="24"/>
          <w:szCs w:val="24"/>
        </w:rPr>
        <w:t xml:space="preserve"> and</w:t>
      </w:r>
      <w:r>
        <w:rPr>
          <w:rFonts w:ascii="Times New Roman" w:eastAsia="宋体" w:hAnsi="Times New Roman" w:cs="Times New Roman"/>
          <w:kern w:val="0"/>
          <w:sz w:val="24"/>
          <w:szCs w:val="24"/>
        </w:rPr>
        <w:t xml:space="preserve"> consistent</w:t>
      </w:r>
      <w:r w:rsidR="00B1707B" w:rsidRPr="00CE71E0">
        <w:rPr>
          <w:rFonts w:ascii="Times New Roman" w:eastAsia="宋体" w:hAnsi="Times New Roman" w:cs="Times New Roman"/>
          <w:kern w:val="0"/>
          <w:sz w:val="24"/>
          <w:szCs w:val="24"/>
        </w:rPr>
        <w:t xml:space="preserve">. </w:t>
      </w:r>
      <w:r w:rsidR="00DE6A99" w:rsidRPr="00CE71E0">
        <w:rPr>
          <w:rFonts w:ascii="Times New Roman" w:eastAsia="宋体" w:hAnsi="Times New Roman" w:cs="Times New Roman"/>
          <w:kern w:val="0"/>
          <w:sz w:val="24"/>
          <w:szCs w:val="24"/>
        </w:rPr>
        <w:t xml:space="preserve">Although the 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and the round number </w:t>
      </w:r>
      <m:oMath>
        <m:r>
          <w:rPr>
            <w:rFonts w:ascii="Cambria Math" w:eastAsia="宋体" w:hAnsi="Cambria Math" w:cs="Times New Roman"/>
            <w:kern w:val="0"/>
            <w:sz w:val="24"/>
            <w:szCs w:val="24"/>
          </w:rPr>
          <m:t>r</m:t>
        </m:r>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 xml:space="preserve">are pre-known parameters,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DE6A99" w:rsidRPr="00CE71E0">
        <w:rPr>
          <w:rFonts w:ascii="Times New Roman" w:eastAsia="宋体" w:hAnsi="Times New Roman" w:cs="Times New Roman" w:hint="eastAsia"/>
          <w:kern w:val="0"/>
          <w:sz w:val="24"/>
          <w:szCs w:val="24"/>
        </w:rPr>
        <w:t xml:space="preserve"> </w:t>
      </w:r>
      <w:r w:rsidR="00DE6A99" w:rsidRPr="00CE71E0">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DE6A99" w:rsidRPr="00CE71E0">
        <w:rPr>
          <w:rFonts w:ascii="Times New Roman" w:eastAsia="宋体" w:hAnsi="Times New Roman" w:cs="Times New Roman" w:hint="eastAsia"/>
          <w:kern w:val="0"/>
          <w:sz w:val="24"/>
          <w:szCs w:val="24"/>
        </w:rPr>
        <w:t>.</w:t>
      </w:r>
      <w:r w:rsidR="00DE6A99">
        <w:rPr>
          <w:rFonts w:ascii="Times New Roman" w:eastAsia="宋体" w:hAnsi="Times New Roman" w:cs="Times New Roman"/>
          <w:kern w:val="0"/>
          <w:sz w:val="24"/>
          <w:szCs w:val="24"/>
        </w:rPr>
        <w:t xml:space="preserve"> The full signature makes it impossible for nodes to predict the value in advance. E</w:t>
      </w:r>
      <w:r w:rsidR="00DE6A99" w:rsidRPr="00CE71E0">
        <w:rPr>
          <w:rFonts w:ascii="Times New Roman" w:eastAsia="宋体" w:hAnsi="Times New Roman" w:cs="Times New Roman"/>
          <w:kern w:val="0"/>
          <w:sz w:val="24"/>
          <w:szCs w:val="24"/>
        </w:rPr>
        <w:t xml:space="preserve">ven a node first recovers </w:t>
      </w:r>
      <w:r w:rsidR="00DE6A99">
        <w:rPr>
          <w:rFonts w:ascii="Times New Roman" w:eastAsia="宋体" w:hAnsi="Times New Roman" w:cs="Times New Roman"/>
          <w:kern w:val="0"/>
          <w:sz w:val="24"/>
          <w:szCs w:val="24"/>
        </w:rPr>
        <w:t xml:space="preserve">a </w:t>
      </w:r>
      <w:r w:rsidR="00DE6A99" w:rsidRPr="00CE71E0">
        <w:rPr>
          <w:rFonts w:ascii="Times New Roman" w:eastAsia="宋体" w:hAnsi="Times New Roman" w:cs="Times New Roman"/>
          <w:kern w:val="0"/>
          <w:sz w:val="24"/>
          <w:szCs w:val="24"/>
        </w:rPr>
        <w:t>full signature before others, the full signature cannot be tampered due to the security of threshold BLS signature scheme.</w:t>
      </w:r>
      <w:r w:rsidR="00DE6A99">
        <w:rPr>
          <w:rFonts w:ascii="Times New Roman" w:eastAsia="宋体" w:hAnsi="Times New Roman" w:cs="Times New Roman"/>
          <w:kern w:val="0"/>
          <w:sz w:val="24"/>
          <w:szCs w:val="24"/>
        </w:rPr>
        <w:t xml:space="preserve"> </w:t>
      </w:r>
      <w:r w:rsidR="00B1707B" w:rsidRPr="00CE71E0">
        <w:rPr>
          <w:rFonts w:ascii="Times New Roman" w:eastAsia="宋体" w:hAnsi="Times New Roman" w:cs="Times New Roman"/>
          <w:kern w:val="0"/>
          <w:sz w:val="24"/>
          <w:szCs w:val="24"/>
        </w:rPr>
        <w:t xml:space="preserve">The full signature can be verified through the signature </w:t>
      </w:r>
      <w:r w:rsidR="005D14B7" w:rsidRPr="00CE71E0">
        <w:rPr>
          <w:rFonts w:ascii="Times New Roman" w:eastAsia="宋体" w:hAnsi="Times New Roman" w:cs="Times New Roman"/>
          <w:kern w:val="0"/>
          <w:sz w:val="24"/>
          <w:szCs w:val="24"/>
        </w:rPr>
        <w:t xml:space="preserve">verification algorithm </w:t>
      </w:r>
      <w:r w:rsidR="00B1707B" w:rsidRPr="00CE71E0">
        <w:rPr>
          <w:rFonts w:ascii="Times New Roman" w:eastAsia="宋体" w:hAnsi="Times New Roman" w:cs="Times New Roman"/>
          <w:kern w:val="0"/>
          <w:sz w:val="24"/>
          <w:szCs w:val="24"/>
        </w:rPr>
        <w:t xml:space="preserve">of threshold BLS signature scheme. </w:t>
      </w:r>
      <w:r w:rsidR="00910B2C" w:rsidRPr="00CE71E0">
        <w:rPr>
          <w:rFonts w:ascii="Times New Roman" w:eastAsia="宋体" w:hAnsi="Times New Roman" w:cs="Times New Roman"/>
          <w:kern w:val="0"/>
          <w:sz w:val="24"/>
          <w:szCs w:val="24"/>
        </w:rPr>
        <w:t xml:space="preserve">Since </w:t>
      </w:r>
      <w:r w:rsidR="005D14B7" w:rsidRPr="00CE71E0">
        <w:rPr>
          <w:rFonts w:ascii="Times New Roman" w:eastAsia="宋体" w:hAnsi="Times New Roman" w:cs="Times New Roman"/>
          <w:kern w:val="0"/>
          <w:sz w:val="24"/>
          <w:szCs w:val="24"/>
        </w:rPr>
        <w:t xml:space="preserve">all nodes have same </w:t>
      </w:r>
      <w:r w:rsidR="007D544F" w:rsidRPr="00CE71E0">
        <w:rPr>
          <w:rFonts w:ascii="Times New Roman" w:eastAsia="宋体" w:hAnsi="Times New Roman" w:cs="Times New Roman"/>
          <w:kern w:val="0"/>
          <w:sz w:val="24"/>
          <w:szCs w:val="24"/>
        </w:rPr>
        <w:t>inputs</w:t>
      </w:r>
      <w:r w:rsidR="00910B2C" w:rsidRPr="00CE71E0">
        <w:rPr>
          <w:rFonts w:ascii="Times New Roman" w:eastAsia="宋体" w:hAnsi="Times New Roman" w:cs="Times New Roman"/>
          <w:kern w:val="0"/>
          <w:sz w:val="24"/>
          <w:szCs w:val="24"/>
        </w:rPr>
        <w:t>, t</w:t>
      </w:r>
      <w:r w:rsidR="007D544F" w:rsidRPr="00CE71E0">
        <w:rPr>
          <w:rFonts w:ascii="Times New Roman" w:eastAsia="宋体" w:hAnsi="Times New Roman" w:cs="Times New Roman"/>
          <w:kern w:val="0"/>
          <w:sz w:val="24"/>
          <w:szCs w:val="24"/>
        </w:rPr>
        <w:t>he random value</w:t>
      </w:r>
      <w:r w:rsidR="009143CD" w:rsidRPr="00CE71E0">
        <w:rPr>
          <w:rFonts w:ascii="Times New Roman" w:eastAsia="宋体" w:hAnsi="Times New Roman" w:cs="Times New Roman"/>
          <w:kern w:val="0"/>
          <w:sz w:val="24"/>
          <w:szCs w:val="24"/>
        </w:rPr>
        <w:t xml:space="preserve"> of nodes</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should</w:t>
      </w:r>
      <w:r w:rsidR="007D544F" w:rsidRPr="00CE71E0">
        <w:rPr>
          <w:rFonts w:ascii="Times New Roman" w:eastAsia="宋体" w:hAnsi="Times New Roman" w:cs="Times New Roman"/>
          <w:kern w:val="0"/>
          <w:sz w:val="24"/>
          <w:szCs w:val="24"/>
        </w:rPr>
        <w:t xml:space="preserve"> </w:t>
      </w:r>
      <w:r w:rsidR="00910B2C" w:rsidRPr="00CE71E0">
        <w:rPr>
          <w:rFonts w:ascii="Times New Roman" w:eastAsia="宋体" w:hAnsi="Times New Roman" w:cs="Times New Roman"/>
          <w:kern w:val="0"/>
          <w:sz w:val="24"/>
          <w:szCs w:val="24"/>
        </w:rPr>
        <w:t>be</w:t>
      </w:r>
      <w:r w:rsidR="007D544F" w:rsidRPr="00CE71E0">
        <w:rPr>
          <w:rFonts w:ascii="Times New Roman" w:eastAsia="宋体" w:hAnsi="Times New Roman" w:cs="Times New Roman"/>
          <w:kern w:val="0"/>
          <w:sz w:val="24"/>
          <w:szCs w:val="24"/>
        </w:rPr>
        <w:t xml:space="preserve"> consistent and verifiable.</w:t>
      </w:r>
    </w:p>
    <w:p w14:paraId="0D0B4785" w14:textId="6EEF9464" w:rsidR="00C00A6B" w:rsidRDefault="000972FF"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t>
      </w:r>
      <w:r w:rsidR="00A2107C">
        <w:rPr>
          <w:rFonts w:ascii="Times New Roman" w:eastAsia="宋体" w:hAnsi="Times New Roman" w:cs="Times New Roman"/>
          <w:kern w:val="0"/>
          <w:sz w:val="24"/>
          <w:szCs w:val="24"/>
        </w:rPr>
        <w:t>tability</w:t>
      </w:r>
      <w:r>
        <w:rPr>
          <w:rFonts w:ascii="Times New Roman" w:eastAsia="宋体" w:hAnsi="Times New Roman" w:cs="Times New Roman"/>
          <w:kern w:val="0"/>
          <w:sz w:val="24"/>
          <w:szCs w:val="24"/>
        </w:rPr>
        <w:t xml:space="preserve"> of nodes</w:t>
      </w:r>
      <w:r w:rsidR="00A2107C">
        <w:rPr>
          <w:rFonts w:ascii="Times New Roman" w:eastAsia="宋体" w:hAnsi="Times New Roman" w:cs="Times New Roman"/>
          <w:kern w:val="0"/>
          <w:sz w:val="24"/>
          <w:szCs w:val="24"/>
        </w:rPr>
        <w:t xml:space="preserve"> is determined by </w:t>
      </w:r>
      <w:r>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the 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The active time</w:t>
      </w:r>
      <w:r w:rsidR="004B2870">
        <w:rPr>
          <w:rFonts w:ascii="Times New Roman" w:eastAsia="宋体" w:hAnsi="Times New Roman" w:cs="Times New Roman"/>
          <w:kern w:val="0"/>
          <w:sz w:val="24"/>
          <w:szCs w:val="24"/>
        </w:rPr>
        <w:t xml:space="preserve"> is defined as the time interval that nodes can participate </w:t>
      </w:r>
      <w:r>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the consensus process.</w:t>
      </w:r>
      <w:r w:rsidR="00856503">
        <w:rPr>
          <w:rFonts w:ascii="Times New Roman" w:eastAsia="宋体" w:hAnsi="Times New Roman" w:cs="Times New Roman"/>
          <w:kern w:val="0"/>
          <w:sz w:val="24"/>
          <w:szCs w:val="24"/>
        </w:rPr>
        <w:t xml:space="preserve"> </w:t>
      </w:r>
      <w:r w:rsidR="004B2870">
        <w:rPr>
          <w:rFonts w:ascii="Times New Roman" w:eastAsia="宋体" w:hAnsi="Times New Roman" w:cs="Times New Roman"/>
          <w:kern w:val="0"/>
          <w:sz w:val="24"/>
          <w:szCs w:val="24"/>
        </w:rPr>
        <w:t xml:space="preserve">The 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All nodes’ active</w:t>
      </w:r>
      <w:r w:rsidR="00856503">
        <w:rPr>
          <w:rFonts w:ascii="Times New Roman" w:eastAsia="宋体" w:hAnsi="Times New Roman" w:cs="Times New Roman"/>
          <w:kern w:val="0"/>
          <w:sz w:val="24"/>
          <w:szCs w:val="24"/>
        </w:rPr>
        <w:t xml:space="preserve"> time will decrease with the passage of time.</w:t>
      </w:r>
      <w:r w:rsidR="00C00A6B">
        <w:rPr>
          <w:rFonts w:ascii="Times New Roman" w:eastAsia="宋体" w:hAnsi="Times New Roman" w:cs="Times New Roman"/>
          <w:kern w:val="0"/>
          <w:sz w:val="24"/>
          <w:szCs w:val="24"/>
        </w:rPr>
        <w:t xml:space="preserve"> We count the </w:t>
      </w:r>
      <w:r w:rsidR="00C00A6B">
        <w:rPr>
          <w:rFonts w:ascii="Times New Roman" w:eastAsia="宋体" w:hAnsi="Times New Roman" w:cs="Times New Roman"/>
          <w:kern w:val="0"/>
          <w:sz w:val="24"/>
          <w:szCs w:val="24"/>
        </w:rPr>
        <w:t>number of valid blocks</w:t>
      </w:r>
      <w:r w:rsidR="00C00A6B">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generated</w:t>
      </w:r>
      <w:r w:rsidR="00C00A6B">
        <w:rPr>
          <w:rFonts w:ascii="Times New Roman" w:eastAsia="宋体" w:hAnsi="Times New Roman" w:cs="Times New Roman"/>
          <w:kern w:val="0"/>
          <w:sz w:val="24"/>
          <w:szCs w:val="24"/>
        </w:rPr>
        <w:t xml:space="preserve">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of a node as follows:</w:t>
      </w:r>
    </w:p>
    <w:p w14:paraId="04C38094" w14:textId="0F9B7C32" w:rsidR="00C00A6B" w:rsidRDefault="00C00A6B" w:rsidP="00C00A6B">
      <w:pPr>
        <w:spacing w:beforeLines="50" w:before="156"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m:oMathPara>
    </w:p>
    <w:p w14:paraId="4DB90B3D" w14:textId="5CA0119D"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active time of the node,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w:t>
      </w:r>
      <w:r w:rsidR="00A91B27">
        <w:rPr>
          <w:rFonts w:ascii="Times New Roman" w:eastAsia="宋体" w:hAnsi="Times New Roman" w:cs="Times New Roman"/>
          <w:kern w:val="0"/>
          <w:sz w:val="24"/>
          <w:szCs w:val="24"/>
        </w:rPr>
        <w:t xml:space="preserve">of valid blocks generated by the 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the fixed number of valid blocks. We define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a</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a</w:t>
      </w:r>
      <w:r w:rsidR="00C00A6B">
        <w:rPr>
          <w:rFonts w:ascii="Times New Roman" w:eastAsia="宋体" w:hAnsi="Times New Roman" w:cs="Times New Roman"/>
          <w:kern w:val="0"/>
          <w:sz w:val="24"/>
          <w:szCs w:val="24"/>
        </w:rPr>
        <w:t>s the consensus ratio,</w:t>
      </w:r>
      <w:r w:rsidR="00A91B27">
        <w:rPr>
          <w:rFonts w:ascii="Times New Roman" w:eastAsia="宋体" w:hAnsi="Times New Roman" w:cs="Times New Roman"/>
          <w:kern w:val="0"/>
          <w:sz w:val="24"/>
          <w:szCs w:val="24"/>
        </w:rPr>
        <w:t xml:space="preserve"> where</w:t>
      </w:r>
      <w:r w:rsidR="00C00A6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a</m:t>
        </m:r>
      </m:oMath>
      <w:r w:rsidR="00C00A6B" w:rsidRPr="003E5D72">
        <w:rPr>
          <w:rFonts w:ascii="Times New Roman" w:eastAsia="宋体" w:hAnsi="Times New Roman" w:cs="Times New Roman" w:hint="eastAsia"/>
          <w:kern w:val="0"/>
          <w:sz w:val="24"/>
          <w:szCs w:val="24"/>
        </w:rPr>
        <w:t xml:space="preserve"> </w:t>
      </w:r>
      <w:r w:rsidR="00C00A6B"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sidR="00C00A6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a+b=1, a≥0, b≥0</m:t>
        </m:r>
      </m:oMath>
      <w:r w:rsidR="00C00A6B">
        <w:rPr>
          <w:rFonts w:ascii="Times New Roman" w:eastAsia="宋体" w:hAnsi="Times New Roman" w:cs="Times New Roman"/>
          <w:kern w:val="0"/>
          <w:sz w:val="24"/>
          <w:szCs w:val="24"/>
        </w:rPr>
        <w:t xml:space="preserve">) </w:t>
      </w:r>
      <w:r w:rsidR="00C00A6B" w:rsidRPr="003E5D72">
        <w:rPr>
          <w:rFonts w:ascii="Times New Roman" w:eastAsia="宋体" w:hAnsi="Times New Roman" w:cs="Times New Roman"/>
          <w:kern w:val="0"/>
          <w:sz w:val="24"/>
          <w:szCs w:val="24"/>
        </w:rPr>
        <w:t xml:space="preserve">are </w:t>
      </w:r>
      <w:r w:rsidR="00C00A6B">
        <w:rPr>
          <w:rFonts w:ascii="Times New Roman" w:eastAsia="宋体" w:hAnsi="Times New Roman" w:cs="Times New Roman"/>
          <w:kern w:val="0"/>
          <w:sz w:val="24"/>
          <w:szCs w:val="24"/>
        </w:rPr>
        <w:t xml:space="preserve">the </w:t>
      </w:r>
      <w:r w:rsidR="00C00A6B" w:rsidRPr="003E5D72">
        <w:rPr>
          <w:rFonts w:ascii="Times New Roman" w:eastAsia="宋体" w:hAnsi="Times New Roman" w:cs="Times New Roman"/>
          <w:kern w:val="0"/>
          <w:sz w:val="24"/>
          <w:szCs w:val="24"/>
        </w:rPr>
        <w:t>weight</w:t>
      </w:r>
      <w:r w:rsidR="00C00A6B">
        <w:rPr>
          <w:rFonts w:ascii="Times New Roman" w:eastAsia="宋体" w:hAnsi="Times New Roman" w:cs="Times New Roman"/>
          <w:kern w:val="0"/>
          <w:sz w:val="24"/>
          <w:szCs w:val="24"/>
        </w:rPr>
        <w:t>s of active time ratio and consensus ratio, respectively</w:t>
      </w:r>
      <w:r w:rsidR="00C00A6B" w:rsidRPr="003E5D72">
        <w:rPr>
          <w:rFonts w:ascii="Times New Roman" w:eastAsia="宋体" w:hAnsi="Times New Roman" w:cs="Times New Roman"/>
          <w:kern w:val="0"/>
          <w:sz w:val="24"/>
          <w:szCs w:val="24"/>
        </w:rPr>
        <w:t>.</w:t>
      </w:r>
    </w:p>
    <w:p w14:paraId="03D09A2B" w14:textId="002BCAE1" w:rsidR="006B6C9F" w:rsidRDefault="006B6C9F" w:rsidP="006B6C9F">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stability of nodes as weight in block proposer election can decrease computation power consumption and increase the security protocol in block proposer election. </w:t>
      </w:r>
      <w:r w:rsidR="00547EA3">
        <w:rPr>
          <w:rFonts w:ascii="Times New Roman" w:eastAsia="宋体" w:hAnsi="Times New Roman" w:cs="Times New Roman"/>
          <w:kern w:val="0"/>
          <w:sz w:val="24"/>
          <w:szCs w:val="24"/>
        </w:rPr>
        <w:t>C</w:t>
      </w:r>
      <w:r>
        <w:rPr>
          <w:rFonts w:ascii="Times New Roman" w:eastAsia="宋体" w:hAnsi="Times New Roman" w:cs="Times New Roman"/>
          <w:kern w:val="0"/>
          <w:sz w:val="24"/>
          <w:szCs w:val="24"/>
        </w:rPr>
        <w:t xml:space="preserve">ompare to </w:t>
      </w:r>
      <w:proofErr w:type="spellStart"/>
      <w:r w:rsidR="004B5F12">
        <w:rPr>
          <w:rFonts w:ascii="Times New Roman" w:eastAsia="宋体" w:hAnsi="Times New Roman" w:cs="Times New Roman"/>
          <w:kern w:val="0"/>
          <w:sz w:val="24"/>
          <w:szCs w:val="24"/>
        </w:rPr>
        <w:t>PoW</w:t>
      </w:r>
      <w:proofErr w:type="spellEnd"/>
      <w:r w:rsidR="004B5F12">
        <w:rPr>
          <w:rFonts w:ascii="Times New Roman" w:eastAsia="宋体" w:hAnsi="Times New Roman" w:cs="Times New Roman"/>
          <w:kern w:val="0"/>
          <w:sz w:val="24"/>
          <w:szCs w:val="24"/>
        </w:rPr>
        <w:t>-based leader election algorithm</w:t>
      </w:r>
      <w:r>
        <w:rPr>
          <w:rFonts w:ascii="Times New Roman" w:eastAsia="宋体" w:hAnsi="Times New Roman" w:cs="Times New Roman"/>
          <w:kern w:val="0"/>
          <w:sz w:val="24"/>
          <w:szCs w:val="24"/>
        </w:rPr>
        <w:t xml:space="preserve">, </w:t>
      </w:r>
      <w:r w:rsidR="004B5F12">
        <w:rPr>
          <w:rFonts w:ascii="Times New Roman" w:eastAsia="宋体" w:hAnsi="Times New Roman" w:cs="Times New Roman"/>
          <w:kern w:val="0"/>
          <w:sz w:val="24"/>
          <w:szCs w:val="24"/>
        </w:rPr>
        <w:t xml:space="preserve">our block proposer election algorithm will consume </w:t>
      </w:r>
      <w:r w:rsidR="00547EA3">
        <w:rPr>
          <w:rFonts w:ascii="Times New Roman" w:eastAsia="宋体" w:hAnsi="Times New Roman" w:cs="Times New Roman"/>
          <w:kern w:val="0"/>
          <w:sz w:val="24"/>
          <w:szCs w:val="24"/>
        </w:rPr>
        <w:t>very small</w:t>
      </w:r>
      <w:r w:rsidR="004B5F12">
        <w:rPr>
          <w:rFonts w:ascii="Times New Roman" w:eastAsia="宋体" w:hAnsi="Times New Roman" w:cs="Times New Roman"/>
          <w:kern w:val="0"/>
          <w:sz w:val="24"/>
          <w:szCs w:val="24"/>
        </w:rPr>
        <w:t xml:space="preserve"> computational power in election process. </w:t>
      </w:r>
      <w:r w:rsidR="00547EA3">
        <w:rPr>
          <w:rFonts w:ascii="Times New Roman" w:eastAsia="宋体" w:hAnsi="Times New Roman" w:cs="Times New Roman"/>
          <w:kern w:val="0"/>
          <w:sz w:val="24"/>
          <w:szCs w:val="24"/>
        </w:rPr>
        <w:lastRenderedPageBreak/>
        <w:t xml:space="preserve">Only generating a random value and </w:t>
      </w:r>
      <w:r w:rsidR="00547EA3">
        <w:rPr>
          <w:rFonts w:ascii="Times New Roman" w:eastAsia="宋体" w:hAnsi="Times New Roman" w:cs="Times New Roman"/>
          <w:kern w:val="0"/>
          <w:sz w:val="24"/>
          <w:szCs w:val="24"/>
        </w:rPr>
        <w:t>computing stability and</w:t>
      </w:r>
      <w:r w:rsidR="00547EA3">
        <w:rPr>
          <w:rFonts w:ascii="Times New Roman" w:eastAsia="宋体" w:hAnsi="Times New Roman" w:cs="Times New Roman"/>
          <w:kern w:val="0"/>
          <w:sz w:val="24"/>
          <w:szCs w:val="24"/>
        </w:rPr>
        <w:t xml:space="preserve"> its corresponding elected probability require to consume the computing power of nodes. Compare to pure </w:t>
      </w:r>
      <w:proofErr w:type="spellStart"/>
      <w:r w:rsidR="00547EA3">
        <w:rPr>
          <w:rFonts w:ascii="Times New Roman" w:eastAsia="宋体" w:hAnsi="Times New Roman" w:cs="Times New Roman"/>
          <w:kern w:val="0"/>
          <w:sz w:val="24"/>
          <w:szCs w:val="24"/>
        </w:rPr>
        <w:t>PoS</w:t>
      </w:r>
      <w:proofErr w:type="spellEnd"/>
      <w:r w:rsidR="00547EA3">
        <w:rPr>
          <w:rFonts w:ascii="Times New Roman" w:eastAsia="宋体" w:hAnsi="Times New Roman" w:cs="Times New Roman"/>
          <w:kern w:val="0"/>
          <w:sz w:val="24"/>
          <w:szCs w:val="24"/>
        </w:rPr>
        <w:t xml:space="preserve">-based </w:t>
      </w:r>
      <w:r w:rsidR="00810934">
        <w:rPr>
          <w:rFonts w:ascii="Times New Roman" w:eastAsia="宋体" w:hAnsi="Times New Roman" w:cs="Times New Roman"/>
          <w:kern w:val="0"/>
          <w:sz w:val="24"/>
          <w:szCs w:val="24"/>
        </w:rPr>
        <w:t>leader election algorithm, our algorithm can prevent nodes with high weight always be block proposer. With time pass</w:t>
      </w:r>
      <w:r w:rsidR="00F1637D">
        <w:rPr>
          <w:rFonts w:ascii="Times New Roman" w:eastAsia="宋体" w:hAnsi="Times New Roman" w:cs="Times New Roman"/>
          <w:kern w:val="0"/>
          <w:sz w:val="24"/>
          <w:szCs w:val="24"/>
        </w:rPr>
        <w:t xml:space="preserve">ing, the </w:t>
      </w:r>
      <w:r w:rsidR="00130DC3">
        <w:rPr>
          <w:rFonts w:ascii="Times New Roman" w:eastAsia="宋体" w:hAnsi="Times New Roman" w:cs="Times New Roman"/>
          <w:kern w:val="0"/>
          <w:sz w:val="24"/>
          <w:szCs w:val="24"/>
        </w:rPr>
        <w:t>active time</w:t>
      </w:r>
      <w:r w:rsidR="00F1637D">
        <w:rPr>
          <w:rFonts w:ascii="Times New Roman" w:eastAsia="宋体" w:hAnsi="Times New Roman" w:cs="Times New Roman"/>
          <w:kern w:val="0"/>
          <w:sz w:val="24"/>
          <w:szCs w:val="24"/>
        </w:rPr>
        <w:t xml:space="preserve"> of nodes will </w:t>
      </w:r>
      <w:r w:rsidR="00A34840">
        <w:rPr>
          <w:rFonts w:ascii="Times New Roman" w:eastAsia="宋体" w:hAnsi="Times New Roman" w:cs="Times New Roman"/>
          <w:kern w:val="0"/>
          <w:sz w:val="24"/>
          <w:szCs w:val="24"/>
        </w:rPr>
        <w:t>be decrease</w:t>
      </w:r>
      <w:r w:rsidR="00130DC3">
        <w:rPr>
          <w:rFonts w:ascii="Times New Roman" w:eastAsia="宋体" w:hAnsi="Times New Roman" w:cs="Times New Roman"/>
          <w:kern w:val="0"/>
          <w:sz w:val="24"/>
          <w:szCs w:val="24"/>
        </w:rPr>
        <w:t>,</w:t>
      </w:r>
      <w:r w:rsidR="00A34840">
        <w:rPr>
          <w:rFonts w:ascii="Times New Roman" w:eastAsia="宋体" w:hAnsi="Times New Roman" w:cs="Times New Roman"/>
          <w:kern w:val="0"/>
          <w:sz w:val="24"/>
          <w:szCs w:val="24"/>
        </w:rPr>
        <w:t xml:space="preserve"> and </w:t>
      </w:r>
      <w:r w:rsidR="00130DC3">
        <w:rPr>
          <w:rFonts w:ascii="Times New Roman" w:eastAsia="宋体" w:hAnsi="Times New Roman" w:cs="Times New Roman"/>
          <w:kern w:val="0"/>
          <w:sz w:val="24"/>
          <w:szCs w:val="24"/>
        </w:rPr>
        <w:t xml:space="preserve">the stability of </w:t>
      </w:r>
      <w:r w:rsidR="00A34840">
        <w:rPr>
          <w:rFonts w:ascii="Times New Roman" w:eastAsia="宋体" w:hAnsi="Times New Roman" w:cs="Times New Roman"/>
          <w:kern w:val="0"/>
          <w:sz w:val="24"/>
          <w:szCs w:val="24"/>
        </w:rPr>
        <w:t xml:space="preserve">nodes </w:t>
      </w:r>
      <w:r w:rsidR="00F1637D">
        <w:rPr>
          <w:rFonts w:ascii="Times New Roman" w:eastAsia="宋体" w:hAnsi="Times New Roman" w:cs="Times New Roman"/>
          <w:kern w:val="0"/>
          <w:sz w:val="24"/>
          <w:szCs w:val="24"/>
        </w:rPr>
        <w:t xml:space="preserve">will </w:t>
      </w:r>
      <w:r w:rsidR="00130DC3">
        <w:rPr>
          <w:rFonts w:ascii="Times New Roman" w:eastAsia="宋体" w:hAnsi="Times New Roman" w:cs="Times New Roman"/>
          <w:kern w:val="0"/>
          <w:sz w:val="24"/>
          <w:szCs w:val="24"/>
        </w:rPr>
        <w:t>be changed</w:t>
      </w:r>
      <w:r w:rsidR="00F1637D">
        <w:rPr>
          <w:rFonts w:ascii="Times New Roman" w:eastAsia="宋体" w:hAnsi="Times New Roman" w:cs="Times New Roman"/>
          <w:kern w:val="0"/>
          <w:sz w:val="24"/>
          <w:szCs w:val="24"/>
        </w:rPr>
        <w:t xml:space="preserve">. </w:t>
      </w:r>
      <w:r w:rsidR="003B6918">
        <w:rPr>
          <w:rFonts w:ascii="Times New Roman" w:eastAsia="宋体" w:hAnsi="Times New Roman" w:cs="Times New Roman"/>
          <w:kern w:val="0"/>
          <w:sz w:val="24"/>
          <w:szCs w:val="24"/>
        </w:rPr>
        <w:t>N</w:t>
      </w:r>
      <w:r w:rsidR="00A34840">
        <w:rPr>
          <w:rFonts w:ascii="Times New Roman" w:eastAsia="宋体" w:hAnsi="Times New Roman" w:cs="Times New Roman"/>
          <w:kern w:val="0"/>
          <w:sz w:val="24"/>
          <w:szCs w:val="24"/>
        </w:rPr>
        <w:t>odes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deposi</w:t>
      </w:r>
      <w:r w:rsidR="00515E8E">
        <w:rPr>
          <w:rFonts w:ascii="Times New Roman" w:eastAsia="宋体" w:hAnsi="Times New Roman" w:cs="Times New Roman"/>
          <w:kern w:val="0"/>
          <w:sz w:val="24"/>
          <w:szCs w:val="24"/>
        </w:rPr>
        <w:t>ti</w:t>
      </w:r>
      <w:r w:rsidR="00DD387D">
        <w:rPr>
          <w:rFonts w:ascii="Times New Roman" w:eastAsia="宋体" w:hAnsi="Times New Roman" w:cs="Times New Roman"/>
          <w:kern w:val="0"/>
          <w:sz w:val="24"/>
          <w:szCs w:val="24"/>
        </w:rPr>
        <w:t>ng much more money cannot</w:t>
      </w:r>
      <w:r w:rsidR="00130DC3">
        <w:rPr>
          <w:rFonts w:ascii="Times New Roman" w:eastAsia="宋体" w:hAnsi="Times New Roman" w:cs="Times New Roman"/>
          <w:kern w:val="0"/>
          <w:sz w:val="24"/>
          <w:szCs w:val="24"/>
        </w:rPr>
        <w:t xml:space="preserve"> always </w:t>
      </w:r>
      <w:r w:rsidR="003B6918">
        <w:rPr>
          <w:rFonts w:ascii="Times New Roman" w:eastAsia="宋体" w:hAnsi="Times New Roman" w:cs="Times New Roman"/>
          <w:kern w:val="0"/>
          <w:sz w:val="24"/>
          <w:szCs w:val="24"/>
        </w:rPr>
        <w:t>have</w:t>
      </w:r>
      <w:r w:rsidR="00DD387D">
        <w:rPr>
          <w:rFonts w:ascii="Times New Roman" w:eastAsia="宋体" w:hAnsi="Times New Roman" w:cs="Times New Roman"/>
          <w:kern w:val="0"/>
          <w:sz w:val="24"/>
          <w:szCs w:val="24"/>
        </w:rPr>
        <w:t xml:space="preserve"> advantage</w:t>
      </w:r>
      <w:r w:rsidR="00A34840">
        <w:rPr>
          <w:rFonts w:ascii="Times New Roman" w:eastAsia="宋体" w:hAnsi="Times New Roman" w:cs="Times New Roman"/>
          <w:kern w:val="0"/>
          <w:sz w:val="24"/>
          <w:szCs w:val="24"/>
        </w:rPr>
        <w:t xml:space="preserve"> </w:t>
      </w:r>
      <w:r w:rsidR="00D57738">
        <w:rPr>
          <w:rFonts w:ascii="Times New Roman" w:eastAsia="宋体" w:hAnsi="Times New Roman" w:cs="Times New Roman"/>
          <w:kern w:val="0"/>
          <w:sz w:val="24"/>
          <w:szCs w:val="24"/>
        </w:rPr>
        <w:t>o</w:t>
      </w:r>
      <w:r w:rsidR="00A34840">
        <w:rPr>
          <w:rFonts w:ascii="Times New Roman" w:eastAsia="宋体" w:hAnsi="Times New Roman" w:cs="Times New Roman"/>
          <w:kern w:val="0"/>
          <w:sz w:val="24"/>
          <w:szCs w:val="24"/>
        </w:rPr>
        <w:t xml:space="preserve">n </w:t>
      </w:r>
      <w:r w:rsidR="00DD387D">
        <w:rPr>
          <w:rFonts w:ascii="Times New Roman" w:eastAsia="宋体" w:hAnsi="Times New Roman" w:cs="Times New Roman"/>
          <w:kern w:val="0"/>
          <w:sz w:val="24"/>
          <w:szCs w:val="24"/>
        </w:rPr>
        <w:t>election process</w:t>
      </w:r>
      <w:r w:rsidR="00130DC3">
        <w:rPr>
          <w:rFonts w:ascii="Times New Roman" w:eastAsia="宋体" w:hAnsi="Times New Roman" w:cs="Times New Roman"/>
          <w:kern w:val="0"/>
          <w:sz w:val="24"/>
          <w:szCs w:val="24"/>
        </w:rPr>
        <w:t xml:space="preserve">. </w:t>
      </w:r>
      <w:r w:rsidR="00DD387D">
        <w:rPr>
          <w:rFonts w:ascii="Times New Roman" w:eastAsia="宋体" w:hAnsi="Times New Roman" w:cs="Times New Roman"/>
          <w:kern w:val="0"/>
          <w:sz w:val="24"/>
          <w:szCs w:val="24"/>
        </w:rPr>
        <w:t>Thus, the security of block proposer election process is improved by taking stability as election weight.</w:t>
      </w:r>
    </w:p>
    <w:p w14:paraId="41B15779" w14:textId="30688D1A" w:rsidR="004646E2" w:rsidRDefault="00A91B27" w:rsidP="005E417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the </w:t>
      </w:r>
      <w:r>
        <w:rPr>
          <w:rFonts w:ascii="Times New Roman" w:eastAsia="宋体" w:hAnsi="Times New Roman" w:cs="Times New Roman"/>
          <w:kern w:val="0"/>
          <w:sz w:val="24"/>
          <w:szCs w:val="24"/>
        </w:rPr>
        <w:t>distributed randomness generation function</w:t>
      </w:r>
      <w:r>
        <w:rPr>
          <w:rFonts w:ascii="Times New Roman" w:eastAsia="宋体" w:hAnsi="Times New Roman" w:cs="Times New Roman"/>
          <w:kern w:val="0"/>
          <w:sz w:val="24"/>
          <w:szCs w:val="24"/>
        </w:rPr>
        <w:t xml:space="preserve"> and the stability of nodes, we present a</w:t>
      </w:r>
      <w:r w:rsidR="004646E2">
        <w:rPr>
          <w:rFonts w:ascii="Times New Roman" w:eastAsia="宋体" w:hAnsi="Times New Roman" w:cs="Times New Roman"/>
          <w:kern w:val="0"/>
          <w:sz w:val="24"/>
          <w:szCs w:val="24"/>
        </w:rPr>
        <w:t xml:space="preserve"> block proposer election algorithm is based on the roulette wheel selection. </w:t>
      </w:r>
      <w:r w:rsidR="00AD6547">
        <w:rPr>
          <w:rFonts w:ascii="Times New Roman" w:eastAsia="宋体" w:hAnsi="Times New Roman" w:cs="Times New Roman"/>
          <w:kern w:val="0"/>
          <w:sz w:val="24"/>
          <w:szCs w:val="24"/>
        </w:rPr>
        <w:t xml:space="preserve">A roulette wheel is constructed from the </w:t>
      </w:r>
      <w:r w:rsidR="001118C3">
        <w:rPr>
          <w:rFonts w:ascii="Times New Roman" w:eastAsia="宋体" w:hAnsi="Times New Roman" w:cs="Times New Roman"/>
          <w:kern w:val="0"/>
          <w:sz w:val="24"/>
          <w:szCs w:val="24"/>
        </w:rPr>
        <w:t xml:space="preserve">node elected probability, which is defined as </w:t>
      </w:r>
      <w:r w:rsidR="00AD6547">
        <w:rPr>
          <w:rFonts w:ascii="Times New Roman" w:eastAsia="宋体" w:hAnsi="Times New Roman" w:cs="Times New Roman"/>
          <w:kern w:val="0"/>
          <w:sz w:val="24"/>
          <w:szCs w:val="24"/>
        </w:rPr>
        <w:t xml:space="preserve">the ratio of </w:t>
      </w:r>
      <w:r w:rsidR="001118C3">
        <w:rPr>
          <w:rFonts w:ascii="Times New Roman" w:eastAsia="宋体" w:hAnsi="Times New Roman" w:cs="Times New Roman"/>
          <w:kern w:val="0"/>
          <w:sz w:val="24"/>
          <w:szCs w:val="24"/>
        </w:rPr>
        <w:t xml:space="preserve">the stability of </w:t>
      </w:r>
      <w:r w:rsidR="00AD6547">
        <w:rPr>
          <w:rFonts w:ascii="Times New Roman" w:eastAsia="宋体" w:hAnsi="Times New Roman" w:cs="Times New Roman"/>
          <w:kern w:val="0"/>
          <w:sz w:val="24"/>
          <w:szCs w:val="24"/>
        </w:rPr>
        <w:t xml:space="preserve">a node and total stability of all nodes. </w:t>
      </w:r>
      <w:r w:rsidR="005E4176">
        <w:rPr>
          <w:rFonts w:ascii="Times New Roman" w:eastAsia="宋体" w:hAnsi="Times New Roman" w:cs="Times New Roman"/>
          <w:kern w:val="0"/>
          <w:sz w:val="24"/>
          <w:szCs w:val="24"/>
        </w:rPr>
        <w:t>The 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the form of a pie chart, where </w:t>
      </w:r>
      <w:r w:rsidR="001118C3" w:rsidRPr="001118C3">
        <w:rPr>
          <w:rFonts w:ascii="Times New Roman" w:eastAsia="宋体" w:hAnsi="Times New Roman" w:cs="Times New Roman"/>
          <w:kern w:val="0"/>
          <w:sz w:val="24"/>
          <w:szCs w:val="24"/>
        </w:rPr>
        <w:t xml:space="preserve">the 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the 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the elected probabilities of nodes, we can calculate the cumulative elected probabilities of nodes. </w:t>
      </w:r>
      <w:r w:rsidR="000241E1">
        <w:rPr>
          <w:rFonts w:ascii="Times New Roman" w:eastAsia="宋体" w:hAnsi="Times New Roman" w:cs="Times New Roman"/>
          <w:kern w:val="0"/>
          <w:sz w:val="24"/>
          <w:szCs w:val="24"/>
        </w:rPr>
        <w:t>In the 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the 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the random number, the 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the pie chart,</w:t>
      </w:r>
      <w:r w:rsidR="00704CF0">
        <w:rPr>
          <w:rFonts w:ascii="Times New Roman" w:eastAsia="宋体" w:hAnsi="Times New Roman" w:cs="Times New Roman"/>
          <w:kern w:val="0"/>
          <w:sz w:val="24"/>
          <w:szCs w:val="24"/>
        </w:rPr>
        <w:t xml:space="preserve"> the 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68CBA7A5" w14:textId="33F9C44C" w:rsidR="00304971"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the 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10-17</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Pr="00B75C5E">
        <w:rPr>
          <w:rFonts w:ascii="Times New Roman" w:eastAsia="宋体" w:hAnsi="Times New Roman" w:cs="Times New Roman"/>
          <w:kern w:val="0"/>
          <w:sz w:val="24"/>
          <w:szCs w:val="24"/>
        </w:rPr>
        <w:t xml:space="preserve">In general, 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other necessary information. Then, the block proposer will broadcast the 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When receiving the block successfully, n</w:t>
      </w:r>
      <w:r>
        <w:rPr>
          <w:rFonts w:ascii="Times New Roman" w:eastAsia="宋体" w:hAnsi="Times New Roman" w:cs="Times New Roman"/>
          <w:kern w:val="0"/>
          <w:sz w:val="24"/>
          <w:szCs w:val="24"/>
        </w:rPr>
        <w:t>odes will immediately start block verification stage.</w:t>
      </w:r>
    </w:p>
    <w:p w14:paraId="720BED06" w14:textId="0FEC7A12"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The header consists of the round number, the hash value of previous block, the current block hash, the identity of the block proposer, the 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the 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0C1843A2"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the 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w:t>
      </w:r>
      <w:r w:rsidR="003C554E">
        <w:rPr>
          <w:rFonts w:ascii="Times New Roman" w:eastAsia="宋体" w:hAnsi="Times New Roman" w:cs="Times New Roman"/>
          <w:kern w:val="0"/>
          <w:sz w:val="24"/>
          <w:szCs w:val="24"/>
        </w:rPr>
        <w:t>from current block proposer</w:t>
      </w:r>
      <w:r w:rsidR="003C554E">
        <w:rPr>
          <w:rFonts w:ascii="Times New Roman" w:eastAsia="宋体" w:hAnsi="Times New Roman" w:cs="Times New Roman"/>
          <w:kern w:val="0"/>
          <w:sz w:val="24"/>
          <w:szCs w:val="24"/>
        </w:rPr>
        <w:t xml:space="preserve"> </w:t>
      </w:r>
      <w:r w:rsidR="00A2107C">
        <w:rPr>
          <w:rFonts w:ascii="Times New Roman" w:eastAsia="宋体" w:hAnsi="Times New Roman" w:cs="Times New Roman"/>
          <w:kern w:val="0"/>
          <w:sz w:val="24"/>
          <w:szCs w:val="24"/>
        </w:rPr>
        <w:t>will verify the 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BB1252">
        <w:rPr>
          <w:rFonts w:ascii="Times New Roman" w:eastAsia="宋体" w:hAnsi="Times New Roman" w:cs="Times New Roman"/>
          <w:kern w:val="0"/>
          <w:sz w:val="24"/>
          <w:szCs w:val="24"/>
        </w:rPr>
        <w:t xml:space="preserve">the block proposer </w:t>
      </w:r>
      <w:r w:rsidR="008645C7">
        <w:rPr>
          <w:rFonts w:ascii="Times New Roman" w:eastAsia="宋体" w:hAnsi="Times New Roman" w:cs="Times New Roman"/>
          <w:kern w:val="0"/>
          <w:sz w:val="24"/>
          <w:szCs w:val="24"/>
        </w:rPr>
        <w:t xml:space="preserve">is legal and </w:t>
      </w:r>
      <w:r w:rsidR="003C554E">
        <w:rPr>
          <w:rFonts w:ascii="Times New Roman" w:eastAsia="宋体" w:hAnsi="Times New Roman" w:cs="Times New Roman"/>
          <w:kern w:val="0"/>
          <w:sz w:val="24"/>
          <w:szCs w:val="24"/>
        </w:rPr>
        <w:t>the 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w:t>
      </w:r>
      <w:r w:rsidR="0063466A">
        <w:rPr>
          <w:rFonts w:ascii="Times New Roman" w:eastAsia="宋体" w:hAnsi="Times New Roman" w:cs="Times New Roman"/>
          <w:kern w:val="0"/>
          <w:sz w:val="24"/>
          <w:szCs w:val="24"/>
        </w:rPr>
        <w:t xml:space="preserve">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The pseudo code of block verification is presented in</w:t>
      </w:r>
      <w:r w:rsidR="00B14EDC">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 xml:space="preserve">Algorithm </w:t>
      </w:r>
      <w:r w:rsidR="00B14EDC">
        <w:rPr>
          <w:rFonts w:ascii="Times New Roman" w:eastAsia="宋体" w:hAnsi="Times New Roman" w:cs="Times New Roman"/>
          <w:kern w:val="0"/>
          <w:sz w:val="24"/>
          <w:szCs w:val="24"/>
        </w:rPr>
        <w:t>1 lines 19-36.</w:t>
      </w:r>
    </w:p>
    <w:p w14:paraId="0C3FBDF5" w14:textId="6DCBAED0"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When receiving a block, consensus nodes will verify the legality of block proposer and the content of the 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the following conditions:</w:t>
      </w:r>
    </w:p>
    <w:p w14:paraId="0467065F" w14:textId="7777777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same with the identity of block proposer</w:t>
      </w:r>
      <w:r w:rsidRPr="006768F2">
        <w:rPr>
          <w:rFonts w:ascii="Times New Roman" w:eastAsia="宋体" w:hAnsi="Times New Roman" w:cs="Times New Roman"/>
          <w:kern w:val="0"/>
          <w:sz w:val="24"/>
          <w:szCs w:val="24"/>
        </w:rPr>
        <w:t>.</w:t>
      </w:r>
    </w:p>
    <w:p w14:paraId="7F6C1DFC" w14:textId="77777777"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Pr="00086053">
        <w:rPr>
          <w:rFonts w:ascii="Times New Roman" w:eastAsia="宋体" w:hAnsi="Times New Roman" w:cs="Times New Roman"/>
          <w:kern w:val="0"/>
          <w:sz w:val="24"/>
          <w:szCs w:val="24"/>
        </w:rPr>
        <w:t>The previous hash value in the current block is equal to the hash of last block on its blockchain.</w:t>
      </w:r>
    </w:p>
    <w:p w14:paraId="71C74494" w14:textId="77777777"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current </w:t>
      </w:r>
      <w:r w:rsidRPr="006768F2">
        <w:rPr>
          <w:rFonts w:ascii="Times New Roman" w:eastAsia="宋体" w:hAnsi="Times New Roman" w:cs="Times New Roman"/>
          <w:kern w:val="0"/>
          <w:sz w:val="24"/>
          <w:szCs w:val="24"/>
        </w:rPr>
        <w:t>block should not conflict with previous confirmed transactions.</w:t>
      </w:r>
    </w:p>
    <w:p w14:paraId="049EE1AC" w14:textId="43CD827C"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the 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the 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the block, it is considered to be verified.</w:t>
      </w:r>
    </w:p>
    <w:p w14:paraId="47A15AEE" w14:textId="72B5042D" w:rsidR="007A7D3B" w:rsidRDefault="000F4D73"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full signature is used as a proof of block validation</w:t>
      </w:r>
      <w:r w:rsidR="00BB1252">
        <w:rPr>
          <w:rFonts w:ascii="Times New Roman" w:eastAsia="宋体" w:hAnsi="Times New Roman" w:cs="Times New Roman"/>
          <w:kern w:val="0"/>
          <w:sz w:val="24"/>
          <w:szCs w:val="24"/>
        </w:rPr>
        <w:t xml:space="preserve"> in block verification stage</w:t>
      </w:r>
      <w:r>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w:t>
      </w:r>
      <w:r>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 voting mechanism that based on a </w:t>
      </w:r>
      <w:r w:rsidRPr="009812EF">
        <w:rPr>
          <w:rFonts w:ascii="Times New Roman" w:eastAsia="宋体" w:hAnsi="Times New Roman" w:cs="Times New Roman"/>
          <w:kern w:val="0"/>
          <w:sz w:val="24"/>
          <w:szCs w:val="24"/>
        </w:rPr>
        <w:t>threshold BLS signature scheme</w:t>
      </w:r>
      <w:r>
        <w:rPr>
          <w:rFonts w:ascii="Times New Roman" w:eastAsia="宋体" w:hAnsi="Times New Roman" w:cs="Times New Roman"/>
          <w:kern w:val="0"/>
          <w:sz w:val="24"/>
          <w:szCs w:val="24"/>
        </w:rPr>
        <w:t>. In this voting mechanism,</w:t>
      </w:r>
      <w:r>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the signature generation algorithm of the scheme</w:t>
      </w:r>
      <w:r>
        <w:rPr>
          <w:rFonts w:ascii="Times New Roman" w:eastAsia="宋体" w:hAnsi="Times New Roman" w:cs="Times New Roman"/>
          <w:kern w:val="0"/>
          <w:sz w:val="24"/>
          <w:szCs w:val="24"/>
        </w:rPr>
        <w:t xml:space="preserve"> </w:t>
      </w:r>
      <w:r w:rsidRPr="000F4D73">
        <w:rPr>
          <w:rFonts w:ascii="Times New Roman" w:eastAsia="宋体" w:hAnsi="Times New Roman" w:cs="Times New Roman"/>
          <w:kern w:val="0"/>
          <w:sz w:val="24"/>
          <w:szCs w:val="24"/>
        </w:rPr>
        <w:t>as</w:t>
      </w:r>
      <w:r>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When gathering a sufficient number of partial signature shares of the block, node</w:t>
      </w:r>
      <w:r w:rsidR="00BB12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through the signature recovery algorithm of the scheme. </w:t>
      </w:r>
      <w:r w:rsidR="00E74402">
        <w:rPr>
          <w:rFonts w:ascii="Times New Roman" w:eastAsia="宋体" w:hAnsi="Times New Roman" w:cs="Times New Roman"/>
          <w:kern w:val="0"/>
          <w:sz w:val="24"/>
          <w:szCs w:val="24"/>
        </w:rPr>
        <w:t xml:space="preserve">The full signature can be verified through the signature verification algorithm of the scheme. </w:t>
      </w:r>
      <w:r>
        <w:rPr>
          <w:rFonts w:ascii="Times New Roman" w:eastAsia="宋体" w:hAnsi="Times New Roman" w:cs="Times New Roman"/>
          <w:kern w:val="0"/>
          <w:sz w:val="24"/>
          <w:szCs w:val="24"/>
        </w:rPr>
        <w:t xml:space="preserve">The successful reconstruction of </w:t>
      </w:r>
      <w:r w:rsidR="00BB125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full signature indicates that a sufficient number of nodes approve the block.</w:t>
      </w:r>
      <w:r w:rsidRPr="00246D6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this case, the block is considered to be valid. Therefore, it is feasible to use the full signature as the </w:t>
      </w:r>
      <w:r w:rsidR="00BB1252">
        <w:rPr>
          <w:rFonts w:ascii="Times New Roman" w:eastAsia="宋体" w:hAnsi="Times New Roman" w:cs="Times New Roman"/>
          <w:kern w:val="0"/>
          <w:sz w:val="24"/>
          <w:szCs w:val="24"/>
        </w:rPr>
        <w:t xml:space="preserve">proof </w:t>
      </w:r>
      <w:r>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Pr>
          <w:rFonts w:ascii="Times New Roman" w:eastAsia="宋体" w:hAnsi="Times New Roman" w:cs="Times New Roman"/>
          <w:kern w:val="0"/>
          <w:sz w:val="24"/>
          <w:szCs w:val="24"/>
        </w:rPr>
        <w:t>.</w:t>
      </w:r>
    </w:p>
    <w:p w14:paraId="79D79ACA" w14:textId="60F71756" w:rsidR="00012AC5" w:rsidRPr="000F4D73" w:rsidRDefault="00F92FF1" w:rsidP="00C32138">
      <w:pPr>
        <w:spacing w:beforeLines="50" w:before="156"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broadcast signature </w:t>
      </w:r>
      <w:r>
        <w:rPr>
          <w:rFonts w:ascii="Times New Roman" w:eastAsia="宋体" w:hAnsi="Times New Roman" w:cs="Times New Roman"/>
          <w:kern w:val="0"/>
          <w:sz w:val="24"/>
          <w:szCs w:val="24"/>
        </w:rPr>
        <w:t xml:space="preserve">mechanism </w:t>
      </w:r>
      <w:r w:rsidR="00F2671B">
        <w:rPr>
          <w:rFonts w:ascii="Times New Roman" w:eastAsia="宋体" w:hAnsi="Times New Roman" w:cs="Times New Roman"/>
          <w:kern w:val="0"/>
          <w:sz w:val="24"/>
          <w:szCs w:val="24"/>
        </w:rPr>
        <w:t>is presented to</w:t>
      </w:r>
      <w:r>
        <w:rPr>
          <w:rFonts w:ascii="Times New Roman" w:eastAsia="宋体" w:hAnsi="Times New Roman" w:cs="Times New Roman"/>
          <w:kern w:val="0"/>
          <w:sz w:val="24"/>
          <w:szCs w:val="24"/>
        </w:rPr>
        <w:t xml:space="preserve"> help n</w:t>
      </w:r>
      <w:r w:rsidR="007A7D3B">
        <w:rPr>
          <w:rFonts w:ascii="Times New Roman" w:eastAsia="宋体" w:hAnsi="Times New Roman" w:cs="Times New Roman"/>
          <w:kern w:val="0"/>
          <w:sz w:val="24"/>
          <w:szCs w:val="24"/>
        </w:rPr>
        <w:t xml:space="preserve">odes </w:t>
      </w:r>
      <w:r w:rsidR="00012AC5">
        <w:rPr>
          <w:rFonts w:ascii="Times New Roman" w:eastAsia="宋体" w:hAnsi="Times New Roman" w:cs="Times New Roman"/>
          <w:kern w:val="0"/>
          <w:sz w:val="24"/>
          <w:szCs w:val="24"/>
        </w:rPr>
        <w:t xml:space="preserve">resistant jamming attack by </w:t>
      </w:r>
      <w:r w:rsidR="00F2671B">
        <w:rPr>
          <w:rFonts w:ascii="Times New Roman" w:eastAsia="宋体" w:hAnsi="Times New Roman" w:cs="Times New Roman"/>
          <w:kern w:val="0"/>
          <w:sz w:val="24"/>
          <w:szCs w:val="24"/>
        </w:rPr>
        <w:t xml:space="preserve">reducing channel contention. </w:t>
      </w:r>
      <w:r w:rsidR="00012AC5">
        <w:rPr>
          <w:rFonts w:ascii="Times New Roman" w:eastAsia="宋体" w:hAnsi="Times New Roman" w:cs="Times New Roman"/>
          <w:kern w:val="0"/>
          <w:sz w:val="24"/>
          <w:szCs w:val="24"/>
        </w:rPr>
        <w:t>In our protocol, nodes</w:t>
      </w:r>
      <w:r w:rsidR="00012AC5">
        <w:rPr>
          <w:rFonts w:ascii="Times New Roman" w:eastAsia="宋体" w:hAnsi="Times New Roman" w:cs="Times New Roman" w:hint="eastAsia"/>
          <w:kern w:val="0"/>
          <w:sz w:val="24"/>
          <w:szCs w:val="24"/>
        </w:rPr>
        <w:t xml:space="preserve"> </w:t>
      </w:r>
      <w:r w:rsidR="00F2671B">
        <w:rPr>
          <w:rFonts w:ascii="Times New Roman" w:eastAsia="宋体" w:hAnsi="Times New Roman" w:cs="Times New Roman"/>
          <w:kern w:val="0"/>
          <w:sz w:val="24"/>
          <w:szCs w:val="24"/>
        </w:rPr>
        <w:t>have a</w:t>
      </w:r>
      <w:r w:rsidR="00F2671B">
        <w:rPr>
          <w:rFonts w:ascii="Times New Roman" w:eastAsia="宋体" w:hAnsi="Times New Roman" w:cs="Times New Roman"/>
          <w:kern w:val="0"/>
          <w:sz w:val="24"/>
          <w:szCs w:val="24"/>
        </w:rPr>
        <w:t xml:space="preserve"> channel compete probability and an estimate of adversary time window.</w:t>
      </w:r>
      <w:r w:rsidR="00A96E43">
        <w:rPr>
          <w:rFonts w:ascii="Times New Roman" w:eastAsia="宋体" w:hAnsi="Times New Roman" w:cs="Times New Roman"/>
          <w:kern w:val="0"/>
          <w:sz w:val="24"/>
          <w:szCs w:val="24"/>
        </w:rPr>
        <w:t xml:space="preserve"> </w:t>
      </w:r>
      <w:r w:rsidR="00C32138">
        <w:rPr>
          <w:rFonts w:ascii="Times New Roman" w:eastAsia="宋体" w:hAnsi="Times New Roman" w:cs="Times New Roman"/>
          <w:kern w:val="0"/>
          <w:sz w:val="24"/>
          <w:szCs w:val="24"/>
        </w:rPr>
        <w:t xml:space="preserve">Each node will send a message with the probability. </w:t>
      </w:r>
      <w:r w:rsidR="00A96E43">
        <w:rPr>
          <w:rFonts w:ascii="Times New Roman" w:eastAsia="宋体" w:hAnsi="Times New Roman" w:cs="Times New Roman"/>
          <w:kern w:val="0"/>
          <w:sz w:val="24"/>
          <w:szCs w:val="24"/>
        </w:rPr>
        <w:t xml:space="preserve">Nodes count the number of idle slots within their estimate of </w:t>
      </w:r>
      <w:r w:rsidR="006A1331">
        <w:rPr>
          <w:rFonts w:ascii="Times New Roman" w:eastAsia="宋体" w:hAnsi="Times New Roman" w:cs="Times New Roman"/>
          <w:kern w:val="0"/>
          <w:sz w:val="24"/>
          <w:szCs w:val="24"/>
        </w:rPr>
        <w:t>adversary time window. If there is no idle slot</w:t>
      </w:r>
      <w:r w:rsidR="003C52C1">
        <w:rPr>
          <w:rFonts w:ascii="Times New Roman" w:eastAsia="宋体" w:hAnsi="Times New Roman" w:cs="Times New Roman"/>
          <w:kern w:val="0"/>
          <w:sz w:val="24"/>
          <w:szCs w:val="24"/>
        </w:rPr>
        <w:t>,</w:t>
      </w:r>
      <w:r w:rsidR="006A1331">
        <w:rPr>
          <w:rFonts w:ascii="Times New Roman" w:eastAsia="宋体" w:hAnsi="Times New Roman" w:cs="Times New Roman"/>
          <w:kern w:val="0"/>
          <w:sz w:val="24"/>
          <w:szCs w:val="24"/>
        </w:rPr>
        <w:t xml:space="preserve"> the probability will be multip</w:t>
      </w:r>
      <w:r w:rsidR="003C52C1">
        <w:rPr>
          <w:rFonts w:ascii="Times New Roman" w:eastAsia="宋体" w:hAnsi="Times New Roman" w:cs="Times New Roman"/>
          <w:kern w:val="0"/>
          <w:sz w:val="24"/>
          <w:szCs w:val="24"/>
        </w:rPr>
        <w:t>licatively de</w:t>
      </w:r>
      <w:r w:rsidR="006A1331">
        <w:rPr>
          <w:rFonts w:ascii="Times New Roman" w:eastAsia="宋体" w:hAnsi="Times New Roman" w:cs="Times New Roman"/>
          <w:kern w:val="0"/>
          <w:sz w:val="24"/>
          <w:szCs w:val="24"/>
        </w:rPr>
        <w:t xml:space="preserve">creased </w:t>
      </w:r>
      <w:r w:rsidR="003C52C1">
        <w:rPr>
          <w:rFonts w:ascii="Times New Roman" w:eastAsia="宋体" w:hAnsi="Times New Roman" w:cs="Times New Roman"/>
          <w:kern w:val="0"/>
          <w:sz w:val="24"/>
          <w:szCs w:val="24"/>
        </w:rPr>
        <w:t xml:space="preserve">and the estimated time window will be increase. Otherwise, </w:t>
      </w:r>
      <w:r>
        <w:rPr>
          <w:rFonts w:ascii="Times New Roman" w:eastAsia="宋体" w:hAnsi="Times New Roman" w:cs="Times New Roman"/>
          <w:kern w:val="0"/>
          <w:sz w:val="24"/>
          <w:szCs w:val="24"/>
        </w:rPr>
        <w:t>the channel compete</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probability will be multiplicatively </w:t>
      </w:r>
      <w:r>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creased and the estimated time window will be </w:t>
      </w:r>
      <w:r>
        <w:rPr>
          <w:rFonts w:ascii="Times New Roman" w:eastAsia="宋体" w:hAnsi="Times New Roman" w:cs="Times New Roman"/>
          <w:kern w:val="0"/>
          <w:sz w:val="24"/>
          <w:szCs w:val="24"/>
        </w:rPr>
        <w:t>de</w:t>
      </w:r>
      <w:r>
        <w:rPr>
          <w:rFonts w:ascii="Times New Roman" w:eastAsia="宋体" w:hAnsi="Times New Roman" w:cs="Times New Roman"/>
          <w:kern w:val="0"/>
          <w:sz w:val="24"/>
          <w:szCs w:val="24"/>
        </w:rPr>
        <w:t>crease</w:t>
      </w:r>
      <w:r>
        <w:rPr>
          <w:rFonts w:ascii="Times New Roman" w:eastAsia="宋体" w:hAnsi="Times New Roman" w:cs="Times New Roman"/>
          <w:kern w:val="0"/>
          <w:sz w:val="24"/>
          <w:szCs w:val="24"/>
        </w:rPr>
        <w:t xml:space="preserve"> by 1</w:t>
      </w:r>
      <w:r>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broadcast signature mechanism can </w:t>
      </w:r>
      <w:r w:rsidR="00F2671B">
        <w:rPr>
          <w:rFonts w:ascii="Times New Roman" w:eastAsia="宋体" w:hAnsi="Times New Roman" w:cs="Times New Roman"/>
          <w:kern w:val="0"/>
          <w:sz w:val="24"/>
          <w:szCs w:val="24"/>
        </w:rPr>
        <w:t xml:space="preserve">ensure that node can adjust their channel compete probability </w:t>
      </w:r>
      <w:r w:rsidR="00C32138">
        <w:rPr>
          <w:rFonts w:ascii="Times New Roman" w:eastAsia="宋体" w:hAnsi="Times New Roman" w:cs="Times New Roman"/>
          <w:kern w:val="0"/>
          <w:sz w:val="24"/>
          <w:szCs w:val="24"/>
        </w:rPr>
        <w:t xml:space="preserve">and an estimate of adversary time window </w:t>
      </w:r>
      <w:r w:rsidR="00F2671B">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reduce chan</w:t>
      </w:r>
      <w:r w:rsidR="00F2671B">
        <w:rPr>
          <w:rFonts w:ascii="Times New Roman" w:eastAsia="宋体" w:hAnsi="Times New Roman" w:cs="Times New Roman"/>
          <w:kern w:val="0"/>
          <w:sz w:val="24"/>
          <w:szCs w:val="24"/>
        </w:rPr>
        <w:t>n</w:t>
      </w:r>
      <w:r>
        <w:rPr>
          <w:rFonts w:ascii="Times New Roman" w:eastAsia="宋体" w:hAnsi="Times New Roman" w:cs="Times New Roman"/>
          <w:kern w:val="0"/>
          <w:sz w:val="24"/>
          <w:szCs w:val="24"/>
        </w:rPr>
        <w:t xml:space="preserve">el </w:t>
      </w:r>
      <w:r w:rsidR="00F2671B">
        <w:rPr>
          <w:rFonts w:ascii="Times New Roman" w:eastAsia="宋体" w:hAnsi="Times New Roman" w:cs="Times New Roman"/>
          <w:kern w:val="0"/>
          <w:sz w:val="24"/>
          <w:szCs w:val="24"/>
        </w:rPr>
        <w:t>contention</w:t>
      </w:r>
      <w:r w:rsidR="00C32138">
        <w:rPr>
          <w:rFonts w:ascii="Times New Roman" w:eastAsia="宋体" w:hAnsi="Times New Roman" w:cs="Times New Roman"/>
          <w:kern w:val="0"/>
          <w:sz w:val="24"/>
          <w:szCs w:val="24"/>
        </w:rPr>
        <w:t>.</w:t>
      </w:r>
      <w:r w:rsidR="00F2671B">
        <w:rPr>
          <w:rFonts w:ascii="Times New Roman" w:eastAsia="宋体" w:hAnsi="Times New Roman" w:cs="Times New Roman"/>
          <w:kern w:val="0"/>
          <w:sz w:val="24"/>
          <w:szCs w:val="24"/>
        </w:rPr>
        <w:t xml:space="preserve"> </w:t>
      </w:r>
      <w:r w:rsidR="00C32138">
        <w:rPr>
          <w:rFonts w:ascii="Times New Roman" w:eastAsia="宋体" w:hAnsi="Times New Roman" w:cs="Times New Roman"/>
          <w:kern w:val="0"/>
          <w:sz w:val="24"/>
          <w:szCs w:val="24"/>
        </w:rPr>
        <w:t>The pseudo code is presented in Algorithm 2.</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68A6FC43" w:rsidR="00A2107C" w:rsidRDefault="00A2107C" w:rsidP="00A3252A">
      <w:pPr>
        <w:spacing w:beforeLines="50" w:before="156"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AD3A6A">
        <w:rPr>
          <w:rFonts w:ascii="Times New Roman" w:eastAsia="宋体" w:hAnsi="Times New Roman" w:cs="Times New Roman"/>
          <w:kern w:val="0"/>
          <w:sz w:val="24"/>
          <w:szCs w:val="24"/>
        </w:rPr>
        <w:t>update the 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D4524F">
        <w:rPr>
          <w:rFonts w:ascii="Times New Roman" w:eastAsia="宋体" w:hAnsi="Times New Roman" w:cs="Times New Roman"/>
          <w:kern w:val="0"/>
          <w:sz w:val="24"/>
          <w:szCs w:val="24"/>
        </w:rPr>
        <w:t xml:space="preserve">The pseudo code of block finalization is presented in Algorithm </w:t>
      </w:r>
      <w:r w:rsidR="008645C7">
        <w:rPr>
          <w:rFonts w:ascii="Times New Roman" w:eastAsia="宋体" w:hAnsi="Times New Roman" w:cs="Times New Roman"/>
          <w:kern w:val="0"/>
          <w:sz w:val="24"/>
          <w:szCs w:val="24"/>
        </w:rPr>
        <w:t>1 lines 38-45</w:t>
      </w:r>
      <w:r w:rsidR="00D4524F">
        <w:rPr>
          <w:rFonts w:ascii="Times New Roman" w:eastAsia="宋体" w:hAnsi="Times New Roman" w:cs="Times New Roman"/>
          <w:kern w:val="0"/>
          <w:sz w:val="24"/>
          <w:szCs w:val="24"/>
        </w:rPr>
        <w:t>.</w:t>
      </w:r>
    </w:p>
    <w:p w14:paraId="65A553ED" w14:textId="129195A6" w:rsidR="007A7D3B" w:rsidRPr="007A7D3B" w:rsidRDefault="00E74402" w:rsidP="007A7D3B">
      <w:pPr>
        <w:spacing w:beforeLines="50" w:before="156"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Full signature proves the 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w:t>
      </w:r>
      <w:r>
        <w:rPr>
          <w:rFonts w:ascii="Times New Roman" w:eastAsia="宋体" w:hAnsi="Times New Roman" w:cs="Times New Roman"/>
          <w:kern w:val="0"/>
          <w:sz w:val="24"/>
          <w:szCs w:val="24"/>
        </w:rPr>
        <w:lastRenderedPageBreak/>
        <w:t xml:space="preserve">valid full signature, nodes will add it to the 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w:t>
      </w:r>
      <w:r w:rsidR="00862191">
        <w:rPr>
          <w:rFonts w:ascii="Times New Roman" w:eastAsia="宋体" w:hAnsi="Times New Roman" w:cs="Times New Roman"/>
          <w:kern w:val="0"/>
          <w:sz w:val="24"/>
          <w:szCs w:val="24"/>
        </w:rPr>
        <w:t xml:space="preserve"> </w:t>
      </w:r>
      <w:r w:rsidR="00862191">
        <w:rPr>
          <w:rFonts w:ascii="Times New Roman" w:eastAsia="宋体" w:hAnsi="Times New Roman" w:cs="Times New Roman"/>
          <w:kern w:val="0"/>
          <w:sz w:val="24"/>
          <w:szCs w:val="24"/>
        </w:rPr>
        <w:t>After that, n</w:t>
      </w:r>
      <w:r w:rsidR="00862191">
        <w:rPr>
          <w:rFonts w:ascii="Times New Roman" w:eastAsia="宋体" w:hAnsi="Times New Roman" w:cs="Times New Roman"/>
          <w:kern w:val="0"/>
          <w:sz w:val="24"/>
          <w:szCs w:val="24"/>
        </w:rPr>
        <w:t>odes start a new consensus round.</w:t>
      </w:r>
    </w:p>
    <w:p w14:paraId="61DB94D5" w14:textId="467EF1BA" w:rsidR="007A7D3B" w:rsidRPr="007A7D3B" w:rsidRDefault="007A7D3B" w:rsidP="007A7D3B">
      <w:pPr>
        <w:pStyle w:val="2"/>
        <w:tabs>
          <w:tab w:val="num" w:pos="360"/>
        </w:tabs>
        <w:rPr>
          <w:rFonts w:ascii="Times New Roman" w:eastAsia="黑体" w:hAnsi="Times New Roman" w:cs="Times New Roman" w:hint="eastAsia"/>
          <w:sz w:val="28"/>
          <w:szCs w:val="28"/>
        </w:rPr>
      </w:pPr>
      <w:r w:rsidRPr="00534904">
        <w:rPr>
          <w:rFonts w:ascii="Times New Roman" w:eastAsia="黑体" w:hAnsi="Times New Roman" w:cs="Times New Roman" w:hint="eastAsia"/>
          <w:sz w:val="28"/>
          <w:szCs w:val="28"/>
        </w:rPr>
        <w:t>4</w:t>
      </w:r>
      <w:r w:rsidRPr="00534904">
        <w:rPr>
          <w:rFonts w:ascii="Times New Roman" w:eastAsia="黑体" w:hAnsi="Times New Roman" w:cs="Times New Roman"/>
          <w:sz w:val="28"/>
          <w:szCs w:val="28"/>
        </w:rPr>
        <w:t>. 3 Synchronization Mechanism</w:t>
      </w:r>
    </w:p>
    <w:p w14:paraId="0618BE10" w14:textId="489C867D" w:rsidR="009543F3" w:rsidRDefault="00F67C7F" w:rsidP="003C4855">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Synchronization mechanism is </w:t>
      </w:r>
      <w:r w:rsidR="00302905">
        <w:rPr>
          <w:rFonts w:ascii="Times New Roman" w:eastAsia="宋体" w:hAnsi="Times New Roman" w:cs="Times New Roman"/>
          <w:kern w:val="0"/>
          <w:sz w:val="24"/>
          <w:szCs w:val="24"/>
        </w:rPr>
        <w:t>important</w:t>
      </w:r>
      <w:r>
        <w:rPr>
          <w:rFonts w:ascii="Times New Roman" w:eastAsia="宋体" w:hAnsi="Times New Roman" w:cs="Times New Roman"/>
          <w:kern w:val="0"/>
          <w:sz w:val="24"/>
          <w:szCs w:val="24"/>
        </w:rPr>
        <w:t xml:space="preserve"> to guarantee the security of </w:t>
      </w:r>
      <w:r w:rsidR="00886DD8">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 xml:space="preserve">. </w:t>
      </w:r>
      <w:r w:rsidR="00302905">
        <w:rPr>
          <w:rFonts w:ascii="Times New Roman" w:eastAsia="宋体" w:hAnsi="Times New Roman" w:cs="Times New Roman"/>
          <w:kern w:val="0"/>
          <w:sz w:val="24"/>
          <w:szCs w:val="24"/>
        </w:rPr>
        <w:t>If consensus nodes have distinct view on blockchain, the previous hash of the processing block</w:t>
      </w:r>
      <w:r w:rsidR="00EC14B2">
        <w:rPr>
          <w:rFonts w:ascii="Times New Roman" w:eastAsia="宋体" w:hAnsi="Times New Roman" w:cs="Times New Roman"/>
          <w:kern w:val="0"/>
          <w:sz w:val="24"/>
          <w:szCs w:val="24"/>
        </w:rPr>
        <w:t xml:space="preserve"> may</w:t>
      </w:r>
      <w:r w:rsidR="00302905">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be</w:t>
      </w:r>
      <w:r w:rsidR="00302905">
        <w:rPr>
          <w:rFonts w:ascii="Times New Roman" w:eastAsia="宋体" w:hAnsi="Times New Roman" w:cs="Times New Roman"/>
          <w:kern w:val="0"/>
          <w:sz w:val="24"/>
          <w:szCs w:val="24"/>
        </w:rPr>
        <w:t xml:space="preserve"> different with the hash of </w:t>
      </w:r>
      <w:r w:rsidR="00EC14B2">
        <w:rPr>
          <w:rFonts w:ascii="Times New Roman" w:eastAsia="宋体" w:hAnsi="Times New Roman" w:cs="Times New Roman"/>
          <w:kern w:val="0"/>
          <w:sz w:val="24"/>
          <w:szCs w:val="24"/>
        </w:rPr>
        <w:t>the latest block on their blockchain. Since t</w:t>
      </w:r>
      <w:r w:rsidR="0012155B">
        <w:rPr>
          <w:rFonts w:ascii="Times New Roman" w:eastAsia="宋体" w:hAnsi="Times New Roman" w:cs="Times New Roman"/>
          <w:kern w:val="0"/>
          <w:sz w:val="24"/>
          <w:szCs w:val="24"/>
        </w:rPr>
        <w:t xml:space="preserve">he result of block verification </w:t>
      </w:r>
      <w:r w:rsidR="00EC14B2">
        <w:rPr>
          <w:rFonts w:ascii="Times New Roman" w:eastAsia="宋体" w:hAnsi="Times New Roman" w:cs="Times New Roman"/>
          <w:kern w:val="0"/>
          <w:sz w:val="24"/>
          <w:szCs w:val="24"/>
        </w:rPr>
        <w:t>is</w:t>
      </w:r>
      <w:r w:rsidR="0012155B">
        <w:rPr>
          <w:rFonts w:ascii="Times New Roman" w:eastAsia="宋体" w:hAnsi="Times New Roman" w:cs="Times New Roman"/>
          <w:kern w:val="0"/>
          <w:sz w:val="24"/>
          <w:szCs w:val="24"/>
        </w:rPr>
        <w:t xml:space="preserve"> false</w:t>
      </w:r>
      <w:r w:rsidR="00EC14B2">
        <w:rPr>
          <w:rFonts w:ascii="Times New Roman" w:eastAsia="宋体" w:hAnsi="Times New Roman" w:cs="Times New Roman"/>
          <w:kern w:val="0"/>
          <w:sz w:val="24"/>
          <w:szCs w:val="24"/>
        </w:rPr>
        <w:t>, nodes will not</w:t>
      </w:r>
      <w:r w:rsidR="0012155B">
        <w:rPr>
          <w:rFonts w:ascii="Times New Roman" w:eastAsia="宋体" w:hAnsi="Times New Roman" w:cs="Times New Roman"/>
          <w:kern w:val="0"/>
          <w:sz w:val="24"/>
          <w:szCs w:val="24"/>
        </w:rPr>
        <w:t xml:space="preserve"> </w:t>
      </w:r>
      <w:r w:rsidR="00EC14B2">
        <w:rPr>
          <w:rFonts w:ascii="Times New Roman" w:eastAsia="宋体" w:hAnsi="Times New Roman" w:cs="Times New Roman"/>
          <w:kern w:val="0"/>
          <w:sz w:val="24"/>
          <w:szCs w:val="24"/>
        </w:rPr>
        <w:t>vote for the block.</w:t>
      </w:r>
      <w:r w:rsidR="0012155B">
        <w:rPr>
          <w:rFonts w:ascii="Times New Roman" w:eastAsia="宋体" w:hAnsi="Times New Roman" w:cs="Times New Roman"/>
          <w:kern w:val="0"/>
          <w:sz w:val="24"/>
          <w:szCs w:val="24"/>
        </w:rPr>
        <w:t xml:space="preserve"> As result, c</w:t>
      </w:r>
      <w:r>
        <w:rPr>
          <w:rFonts w:ascii="Times New Roman" w:eastAsia="宋体" w:hAnsi="Times New Roman" w:cs="Times New Roman"/>
          <w:kern w:val="0"/>
          <w:sz w:val="24"/>
          <w:szCs w:val="24"/>
        </w:rPr>
        <w:t xml:space="preserve">onsensus may be not achieved among </w:t>
      </w:r>
      <w:r w:rsidR="0012155B">
        <w:rPr>
          <w:rFonts w:ascii="Times New Roman" w:eastAsia="宋体" w:hAnsi="Times New Roman" w:cs="Times New Roman"/>
          <w:kern w:val="0"/>
          <w:sz w:val="24"/>
          <w:szCs w:val="24"/>
        </w:rPr>
        <w:t xml:space="preserve">these </w:t>
      </w:r>
      <w:r>
        <w:rPr>
          <w:rFonts w:ascii="Times New Roman" w:eastAsia="宋体" w:hAnsi="Times New Roman" w:cs="Times New Roman"/>
          <w:kern w:val="0"/>
          <w:sz w:val="24"/>
          <w:szCs w:val="24"/>
        </w:rPr>
        <w:t>nodes</w:t>
      </w:r>
      <w:r w:rsidR="0012155B">
        <w:rPr>
          <w:rFonts w:ascii="Times New Roman" w:eastAsia="宋体" w:hAnsi="Times New Roman" w:cs="Times New Roman"/>
          <w:kern w:val="0"/>
          <w:sz w:val="24"/>
          <w:szCs w:val="24"/>
        </w:rPr>
        <w:t xml:space="preserve">. </w:t>
      </w:r>
      <w:r w:rsidR="005F0BFE">
        <w:rPr>
          <w:rFonts w:ascii="Times New Roman" w:eastAsia="宋体" w:hAnsi="Times New Roman" w:cs="Times New Roman"/>
          <w:kern w:val="0"/>
          <w:sz w:val="24"/>
          <w:szCs w:val="24"/>
        </w:rPr>
        <w:t>The</w:t>
      </w:r>
      <w:r w:rsidR="00643F33">
        <w:rPr>
          <w:rFonts w:ascii="Times New Roman" w:eastAsia="宋体" w:hAnsi="Times New Roman" w:cs="Times New Roman"/>
          <w:kern w:val="0"/>
          <w:sz w:val="24"/>
          <w:szCs w:val="24"/>
        </w:rPr>
        <w:t xml:space="preserve"> synchronization mechanism can ensure that</w:t>
      </w:r>
      <w:r w:rsidR="005F0BFE">
        <w:rPr>
          <w:rFonts w:ascii="Times New Roman" w:eastAsia="宋体" w:hAnsi="Times New Roman" w:cs="Times New Roman"/>
          <w:kern w:val="0"/>
          <w:sz w:val="24"/>
          <w:szCs w:val="24"/>
        </w:rPr>
        <w:t xml:space="preserve"> nodes have the latest blockchain all the time</w:t>
      </w:r>
      <w:r w:rsidR="00643F33">
        <w:rPr>
          <w:rFonts w:ascii="Times New Roman" w:eastAsia="宋体" w:hAnsi="Times New Roman" w:cs="Times New Roman"/>
          <w:kern w:val="0"/>
          <w:sz w:val="24"/>
          <w:szCs w:val="24"/>
        </w:rPr>
        <w:t xml:space="preserve">. Therefore, </w:t>
      </w:r>
      <w:r w:rsidR="005F0BFE">
        <w:rPr>
          <w:rFonts w:ascii="Times New Roman" w:eastAsia="宋体" w:hAnsi="Times New Roman" w:cs="Times New Roman"/>
          <w:kern w:val="0"/>
          <w:sz w:val="24"/>
          <w:szCs w:val="24"/>
        </w:rPr>
        <w:t>c</w:t>
      </w:r>
      <w:r w:rsidR="00643F33">
        <w:rPr>
          <w:rFonts w:ascii="Times New Roman" w:eastAsia="宋体" w:hAnsi="Times New Roman" w:cs="Times New Roman"/>
          <w:kern w:val="0"/>
          <w:sz w:val="24"/>
          <w:szCs w:val="24"/>
        </w:rPr>
        <w:t xml:space="preserve">onsensus </w:t>
      </w:r>
      <w:r w:rsidR="00302905">
        <w:rPr>
          <w:rFonts w:ascii="Times New Roman" w:eastAsia="宋体" w:hAnsi="Times New Roman" w:cs="Times New Roman"/>
          <w:kern w:val="0"/>
          <w:sz w:val="24"/>
          <w:szCs w:val="24"/>
        </w:rPr>
        <w:t>process will not be interrupted in block verification due to inconsistent blockchain.</w:t>
      </w:r>
      <w:r w:rsidR="007A7D3B">
        <w:rPr>
          <w:rFonts w:ascii="Times New Roman" w:eastAsia="宋体" w:hAnsi="Times New Roman" w:cs="Times New Roman"/>
          <w:kern w:val="0"/>
          <w:sz w:val="24"/>
          <w:szCs w:val="24"/>
        </w:rPr>
        <w:t xml:space="preserve"> The pseudo code of the synchronization mechanism is presented in Algorithm 3.</w:t>
      </w:r>
    </w:p>
    <w:p w14:paraId="37E04AF8" w14:textId="11A434DE" w:rsidR="003C4855" w:rsidRDefault="003C4855" w:rsidP="003C4855">
      <w:pPr>
        <w:spacing w:afterLines="50" w:after="156"/>
        <w:ind w:firstLineChars="200" w:firstLine="480"/>
        <w:rPr>
          <w:rFonts w:ascii="Times New Roman" w:eastAsia="宋体" w:hAnsi="Times New Roman" w:cs="Times New Roman" w:hint="eastAsia"/>
          <w:kern w:val="0"/>
          <w:sz w:val="24"/>
          <w:szCs w:val="24"/>
        </w:rPr>
      </w:pPr>
      <w:r w:rsidRPr="00C43E30">
        <w:rPr>
          <w:rFonts w:ascii="Times New Roman" w:eastAsia="宋体" w:hAnsi="Times New Roman" w:cs="Times New Roman"/>
          <w:kern w:val="0"/>
          <w:position w:val="-6"/>
          <w:sz w:val="24"/>
          <w:szCs w:val="24"/>
        </w:rPr>
        <w:object w:dxaOrig="9698" w:dyaOrig="3994" w14:anchorId="32A8D29A">
          <v:shape id="_x0000_i1090" type="#_x0000_t75" style="width:415.2pt;height:170.95pt" o:ole="">
            <v:imagedata r:id="rId13" o:title=""/>
          </v:shape>
          <o:OLEObject Type="Embed" ProgID="Equation.Ribbit" ShapeID="_x0000_i1090" DrawAspect="Content" ObjectID="_1718476476" r:id="rId14"/>
        </w:object>
      </w:r>
    </w:p>
    <w:p w14:paraId="7659B72A" w14:textId="27FFD43A" w:rsidR="00351CE3" w:rsidRDefault="00A2107C" w:rsidP="00643F3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Our synchronization mechanism improve</w:t>
      </w:r>
      <w:r w:rsidR="00643F3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security of synchronization process</w:t>
      </w:r>
      <w:r w:rsidR="00643F33">
        <w:rPr>
          <w:rFonts w:ascii="Times New Roman" w:eastAsia="宋体" w:hAnsi="Times New Roman" w:cs="Times New Roman"/>
          <w:kern w:val="0"/>
          <w:sz w:val="24"/>
          <w:szCs w:val="24"/>
        </w:rPr>
        <w:t xml:space="preserve"> by allowing nodes request blocks from multiple </w:t>
      </w:r>
      <w:r w:rsidR="005F0BFE">
        <w:rPr>
          <w:rFonts w:ascii="Times New Roman" w:eastAsia="宋体" w:hAnsi="Times New Roman" w:cs="Times New Roman"/>
          <w:kern w:val="0"/>
          <w:sz w:val="24"/>
          <w:szCs w:val="24"/>
        </w:rPr>
        <w:t xml:space="preserve">high-quality </w:t>
      </w:r>
      <w:r w:rsidR="00643F3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nodes with higher stability are more likely to maintain the latest blockchain, and have lower risk of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ending faulty blockchain information. The synchronization mechanism allows </w:t>
      </w:r>
      <w:r w:rsidR="0012155B">
        <w:rPr>
          <w:rFonts w:ascii="Times New Roman" w:eastAsia="宋体" w:hAnsi="Times New Roman" w:cs="Times New Roman"/>
          <w:kern w:val="0"/>
          <w:sz w:val="24"/>
          <w:szCs w:val="24"/>
        </w:rPr>
        <w:t>new</w:t>
      </w:r>
      <w:r>
        <w:rPr>
          <w:rFonts w:ascii="Times New Roman" w:eastAsia="宋体" w:hAnsi="Times New Roman" w:cs="Times New Roman"/>
          <w:kern w:val="0"/>
          <w:sz w:val="24"/>
          <w:szCs w:val="24"/>
        </w:rPr>
        <w:t xml:space="preserve"> nodes to request a part of blockchain information from multiple </w:t>
      </w:r>
      <w:r w:rsidR="005F0BFE">
        <w:rPr>
          <w:rFonts w:ascii="Times New Roman" w:eastAsia="宋体" w:hAnsi="Times New Roman" w:cs="Times New Roman"/>
          <w:kern w:val="0"/>
          <w:sz w:val="24"/>
          <w:szCs w:val="24"/>
        </w:rPr>
        <w:t xml:space="preserve">high-quality </w:t>
      </w:r>
      <w:r>
        <w:rPr>
          <w:rFonts w:ascii="Times New Roman" w:eastAsia="宋体" w:hAnsi="Times New Roman" w:cs="Times New Roman"/>
          <w:kern w:val="0"/>
          <w:sz w:val="24"/>
          <w:szCs w:val="24"/>
        </w:rPr>
        <w:t>nodes. This will reduce the risk that a node transmits error blockchain</w:t>
      </w:r>
      <w:r w:rsidR="0012155B">
        <w:rPr>
          <w:rFonts w:ascii="Times New Roman" w:eastAsia="宋体" w:hAnsi="Times New Roman" w:cs="Times New Roman"/>
          <w:kern w:val="0"/>
          <w:sz w:val="24"/>
          <w:szCs w:val="24"/>
        </w:rPr>
        <w:t xml:space="preserve"> information</w:t>
      </w:r>
      <w:r>
        <w:rPr>
          <w:rFonts w:ascii="Times New Roman" w:eastAsia="宋体" w:hAnsi="Times New Roman" w:cs="Times New Roman"/>
          <w:kern w:val="0"/>
          <w:sz w:val="24"/>
          <w:szCs w:val="24"/>
        </w:rPr>
        <w:t xml:space="preserve"> to mislead new nodes. Once a node transmits error </w:t>
      </w:r>
      <w:r w:rsidR="00BB7CCC">
        <w:rPr>
          <w:rFonts w:ascii="Times New Roman" w:eastAsia="宋体" w:hAnsi="Times New Roman" w:cs="Times New Roman"/>
          <w:kern w:val="0"/>
          <w:sz w:val="24"/>
          <w:szCs w:val="24"/>
        </w:rPr>
        <w:t xml:space="preserve">block </w:t>
      </w:r>
      <w:r>
        <w:rPr>
          <w:rFonts w:ascii="Times New Roman" w:eastAsia="宋体" w:hAnsi="Times New Roman" w:cs="Times New Roman"/>
          <w:kern w:val="0"/>
          <w:sz w:val="24"/>
          <w:szCs w:val="24"/>
        </w:rPr>
        <w:t xml:space="preserve">information, the receiving node can immediately detect it through blockchain information received from other nodes. </w:t>
      </w:r>
      <w:r w:rsidR="00351CE3">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 new node can request the of blockchain information from other trustworthy nodes to ensure the receipt of correct blockchain information.</w:t>
      </w:r>
    </w:p>
    <w:p w14:paraId="300D55F6" w14:textId="367A67F0" w:rsidR="00A2107C" w:rsidRPr="008938C8" w:rsidRDefault="00351CE3" w:rsidP="00A2107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synchronization mechanism can </w:t>
      </w:r>
      <w:r w:rsidR="003A100E">
        <w:rPr>
          <w:rFonts w:ascii="Times New Roman" w:eastAsia="宋体" w:hAnsi="Times New Roman" w:cs="Times New Roman"/>
          <w:kern w:val="0"/>
          <w:sz w:val="24"/>
          <w:szCs w:val="24"/>
        </w:rPr>
        <w:t>reduce the burden</w:t>
      </w:r>
      <w:r>
        <w:rPr>
          <w:rFonts w:ascii="Times New Roman" w:eastAsia="宋体" w:hAnsi="Times New Roman" w:cs="Times New Roman"/>
          <w:kern w:val="0"/>
          <w:sz w:val="24"/>
          <w:szCs w:val="24"/>
        </w:rPr>
        <w:t xml:space="preserve"> of </w:t>
      </w:r>
      <w:r w:rsidR="00CF5E66">
        <w:rPr>
          <w:rFonts w:ascii="Times New Roman" w:eastAsia="宋体" w:hAnsi="Times New Roman" w:cs="Times New Roman"/>
          <w:kern w:val="0"/>
          <w:sz w:val="24"/>
          <w:szCs w:val="24"/>
        </w:rPr>
        <w:t>a single node</w:t>
      </w:r>
      <w:r w:rsidR="003A100E">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synchronization process. It is a huge burden for a node</w:t>
      </w:r>
      <w:r w:rsidR="0081763A">
        <w:rPr>
          <w:rFonts w:ascii="Times New Roman" w:eastAsia="宋体" w:hAnsi="Times New Roman" w:cs="Times New Roman"/>
          <w:kern w:val="0"/>
          <w:sz w:val="24"/>
          <w:szCs w:val="24"/>
        </w:rPr>
        <w:t xml:space="preserve"> to </w:t>
      </w:r>
      <w:r w:rsidR="003A100E">
        <w:rPr>
          <w:rFonts w:ascii="Times New Roman" w:eastAsia="宋体" w:hAnsi="Times New Roman" w:cs="Times New Roman"/>
          <w:kern w:val="0"/>
          <w:sz w:val="24"/>
          <w:szCs w:val="24"/>
        </w:rPr>
        <w:t xml:space="preserve">transmit a large number of </w:t>
      </w:r>
      <w:r w:rsidR="00A2107C">
        <w:rPr>
          <w:rFonts w:ascii="Times New Roman" w:eastAsia="宋体" w:hAnsi="Times New Roman" w:cs="Times New Roman"/>
          <w:kern w:val="0"/>
          <w:sz w:val="24"/>
          <w:szCs w:val="24"/>
        </w:rPr>
        <w:t>bloc</w:t>
      </w:r>
      <w:r w:rsidR="003A100E">
        <w:rPr>
          <w:rFonts w:ascii="Times New Roman" w:eastAsia="宋体" w:hAnsi="Times New Roman" w:cs="Times New Roman"/>
          <w:kern w:val="0"/>
          <w:sz w:val="24"/>
          <w:szCs w:val="24"/>
        </w:rPr>
        <w:t>ks</w:t>
      </w:r>
      <w:r w:rsidR="0081763A">
        <w:rPr>
          <w:rFonts w:ascii="Times New Roman" w:eastAsia="宋体" w:hAnsi="Times New Roman" w:cs="Times New Roman"/>
          <w:kern w:val="0"/>
          <w:sz w:val="24"/>
          <w:szCs w:val="24"/>
        </w:rPr>
        <w:t>.</w:t>
      </w:r>
      <w:r w:rsidR="003A100E">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The</w:t>
      </w:r>
      <w:r w:rsidR="00A2107C">
        <w:rPr>
          <w:rFonts w:ascii="Times New Roman" w:eastAsia="宋体" w:hAnsi="Times New Roman" w:cs="Times New Roman"/>
          <w:kern w:val="0"/>
          <w:sz w:val="24"/>
          <w:szCs w:val="24"/>
        </w:rPr>
        <w:t xml:space="preserve"> node consume</w:t>
      </w:r>
      <w:r w:rsidR="0081763A">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large transmitting power </w:t>
      </w:r>
      <w:r w:rsidR="0081763A">
        <w:rPr>
          <w:rFonts w:ascii="Times New Roman" w:eastAsia="宋体" w:hAnsi="Times New Roman" w:cs="Times New Roman"/>
          <w:kern w:val="0"/>
          <w:sz w:val="24"/>
          <w:szCs w:val="24"/>
        </w:rPr>
        <w:t>and transmitting time to complete this transmission</w:t>
      </w:r>
      <w:r w:rsidR="00A2107C">
        <w:rPr>
          <w:rFonts w:ascii="Times New Roman" w:eastAsia="宋体" w:hAnsi="Times New Roman" w:cs="Times New Roman"/>
          <w:kern w:val="0"/>
          <w:sz w:val="24"/>
          <w:szCs w:val="24"/>
        </w:rPr>
        <w:t xml:space="preserve">. </w:t>
      </w:r>
      <w:r w:rsidR="0081763A">
        <w:rPr>
          <w:rFonts w:ascii="Times New Roman" w:eastAsia="宋体" w:hAnsi="Times New Roman" w:cs="Times New Roman"/>
          <w:kern w:val="0"/>
          <w:sz w:val="24"/>
          <w:szCs w:val="24"/>
        </w:rPr>
        <w:t>Actually, a</w:t>
      </w:r>
      <w:r w:rsidR="00A2107C">
        <w:rPr>
          <w:rFonts w:ascii="Times New Roman" w:eastAsia="宋体" w:hAnsi="Times New Roman" w:cs="Times New Roman"/>
          <w:kern w:val="0"/>
          <w:sz w:val="24"/>
          <w:szCs w:val="24"/>
        </w:rPr>
        <w:t xml:space="preserve">ll consensus nodes have obligation to response </w:t>
      </w:r>
      <w:r w:rsidR="00A2107C">
        <w:rPr>
          <w:rFonts w:ascii="Times New Roman" w:eastAsia="宋体" w:hAnsi="Times New Roman" w:cs="Times New Roman"/>
          <w:kern w:val="0"/>
          <w:sz w:val="24"/>
          <w:szCs w:val="24"/>
        </w:rPr>
        <w:lastRenderedPageBreak/>
        <w:t xml:space="preserve">for the request of blockchain information. In our mechanism, nodes </w:t>
      </w:r>
      <w:r w:rsidR="00984FB0">
        <w:rPr>
          <w:rFonts w:ascii="Times New Roman" w:eastAsia="宋体" w:hAnsi="Times New Roman" w:cs="Times New Roman"/>
          <w:kern w:val="0"/>
          <w:sz w:val="24"/>
          <w:szCs w:val="24"/>
        </w:rPr>
        <w:t xml:space="preserve">are allowed to </w:t>
      </w:r>
      <w:r w:rsidR="00A2107C">
        <w:rPr>
          <w:rFonts w:ascii="Times New Roman" w:eastAsia="宋体" w:hAnsi="Times New Roman" w:cs="Times New Roman"/>
          <w:kern w:val="0"/>
          <w:sz w:val="24"/>
          <w:szCs w:val="24"/>
        </w:rPr>
        <w:t xml:space="preserve">request </w:t>
      </w:r>
      <w:r w:rsidR="00984FB0">
        <w:rPr>
          <w:rFonts w:ascii="Times New Roman" w:eastAsia="宋体" w:hAnsi="Times New Roman" w:cs="Times New Roman"/>
          <w:kern w:val="0"/>
          <w:sz w:val="24"/>
          <w:szCs w:val="24"/>
        </w:rPr>
        <w:t xml:space="preserve">a part of </w:t>
      </w:r>
      <w:r w:rsidR="00A2107C">
        <w:rPr>
          <w:rFonts w:ascii="Times New Roman" w:eastAsia="宋体" w:hAnsi="Times New Roman" w:cs="Times New Roman"/>
          <w:kern w:val="0"/>
          <w:sz w:val="24"/>
          <w:szCs w:val="24"/>
        </w:rPr>
        <w:t xml:space="preserve">blockchain information from multiple nodes. </w:t>
      </w:r>
      <w:r w:rsidR="0081763A">
        <w:rPr>
          <w:rFonts w:ascii="Times New Roman" w:eastAsia="宋体" w:hAnsi="Times New Roman" w:cs="Times New Roman"/>
          <w:kern w:val="0"/>
          <w:sz w:val="24"/>
          <w:szCs w:val="24"/>
        </w:rPr>
        <w:t xml:space="preserve">For the requested nodes, </w:t>
      </w:r>
      <w:r w:rsidR="00A2107C">
        <w:rPr>
          <w:rFonts w:ascii="Times New Roman" w:eastAsia="宋体" w:hAnsi="Times New Roman" w:cs="Times New Roman"/>
          <w:kern w:val="0"/>
          <w:sz w:val="24"/>
          <w:szCs w:val="24"/>
        </w:rPr>
        <w:t>the transmit power consumption</w:t>
      </w:r>
      <w:r w:rsidR="0081763A">
        <w:rPr>
          <w:rFonts w:ascii="Times New Roman" w:eastAsia="宋体" w:hAnsi="Times New Roman" w:cs="Times New Roman"/>
          <w:kern w:val="0"/>
          <w:sz w:val="24"/>
          <w:szCs w:val="24"/>
        </w:rPr>
        <w:t xml:space="preserve"> </w:t>
      </w:r>
      <w:r w:rsidR="00984FB0">
        <w:rPr>
          <w:rFonts w:ascii="Times New Roman" w:eastAsia="宋体" w:hAnsi="Times New Roman" w:cs="Times New Roman"/>
          <w:kern w:val="0"/>
          <w:sz w:val="24"/>
          <w:szCs w:val="24"/>
        </w:rPr>
        <w:t>T</w:t>
      </w:r>
      <w:r w:rsidR="00A2107C">
        <w:rPr>
          <w:rFonts w:ascii="Times New Roman" w:eastAsia="宋体" w:hAnsi="Times New Roman" w:cs="Times New Roman"/>
          <w:kern w:val="0"/>
          <w:sz w:val="24"/>
          <w:szCs w:val="24"/>
        </w:rPr>
        <w:t xml:space="preserve">his mechanism </w:t>
      </w:r>
      <w:r w:rsidR="00984FB0">
        <w:rPr>
          <w:rFonts w:ascii="Times New Roman" w:eastAsia="宋体" w:hAnsi="Times New Roman" w:cs="Times New Roman"/>
          <w:kern w:val="0"/>
          <w:sz w:val="24"/>
          <w:szCs w:val="24"/>
        </w:rPr>
        <w:t>decreases</w:t>
      </w:r>
      <w:r w:rsidR="00A2107C">
        <w:rPr>
          <w:rFonts w:ascii="Times New Roman" w:eastAsia="宋体" w:hAnsi="Times New Roman" w:cs="Times New Roman"/>
          <w:kern w:val="0"/>
          <w:sz w:val="24"/>
          <w:szCs w:val="24"/>
        </w:rPr>
        <w:t xml:space="preserve"> the </w:t>
      </w:r>
      <w:r w:rsidR="00984FB0">
        <w:rPr>
          <w:rFonts w:ascii="Times New Roman" w:eastAsia="宋体" w:hAnsi="Times New Roman" w:cs="Times New Roman"/>
          <w:kern w:val="0"/>
          <w:sz w:val="24"/>
          <w:szCs w:val="24"/>
        </w:rPr>
        <w:t>burden</w:t>
      </w:r>
      <w:r w:rsidR="00A2107C">
        <w:rPr>
          <w:rFonts w:ascii="Times New Roman" w:eastAsia="宋体" w:hAnsi="Times New Roman" w:cs="Times New Roman"/>
          <w:kern w:val="0"/>
          <w:sz w:val="24"/>
          <w:szCs w:val="24"/>
        </w:rPr>
        <w:t xml:space="preserve"> of </w:t>
      </w:r>
      <w:r w:rsidR="00984FB0">
        <w:rPr>
          <w:rFonts w:ascii="Times New Roman" w:eastAsia="宋体" w:hAnsi="Times New Roman" w:cs="Times New Roman"/>
          <w:kern w:val="0"/>
          <w:sz w:val="24"/>
          <w:szCs w:val="24"/>
        </w:rPr>
        <w:t>a single requested node</w:t>
      </w:r>
      <w:r w:rsidR="00A2107C">
        <w:rPr>
          <w:rFonts w:ascii="Times New Roman" w:eastAsia="宋体" w:hAnsi="Times New Roman" w:cs="Times New Roman"/>
          <w:kern w:val="0"/>
          <w:sz w:val="24"/>
          <w:szCs w:val="24"/>
        </w:rPr>
        <w:t>.</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5A59206D"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will analyze the performance and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C041E8">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 performance</w:t>
      </w:r>
      <w:r w:rsidR="00C041E8">
        <w:rPr>
          <w:rFonts w:ascii="Times New Roman" w:eastAsia="宋体" w:hAnsi="Times New Roman" w:cs="Times New Roman"/>
          <w:kern w:val="0"/>
          <w:sz w:val="24"/>
          <w:szCs w:val="24"/>
        </w:rPr>
        <w:t xml:space="preserve"> is analyzed</w:t>
      </w:r>
      <w:r>
        <w:rPr>
          <w:rFonts w:ascii="Times New Roman" w:eastAsia="宋体" w:hAnsi="Times New Roman" w:cs="Times New Roman"/>
          <w:kern w:val="0"/>
          <w:sz w:val="24"/>
          <w:szCs w:val="24"/>
        </w:rPr>
        <w:t xml:space="preserve"> in terms of consensus success probability and consensus latency. </w:t>
      </w:r>
      <w:r w:rsidR="00C041E8">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 xml:space="preserve">he 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p>
    <w:p w14:paraId="4BD57D40" w14:textId="77777777" w:rsidR="00BE17F2" w:rsidRPr="004246D7" w:rsidRDefault="00BE17F2" w:rsidP="00BE17F2">
      <w:pPr>
        <w:pStyle w:val="2"/>
        <w:rPr>
          <w:rFonts w:ascii="Times New Roman" w:eastAsia="黑体" w:hAnsi="Times New Roman" w:cs="Times New Roman"/>
          <w:sz w:val="28"/>
          <w:szCs w:val="28"/>
        </w:rPr>
      </w:pPr>
      <w:bookmarkStart w:id="6" w:name="_Toc94273382"/>
      <w:r w:rsidRPr="004246D7">
        <w:rPr>
          <w:rFonts w:ascii="Times New Roman" w:eastAsia="黑体" w:hAnsi="Times New Roman" w:cs="Times New Roman"/>
          <w:sz w:val="28"/>
          <w:szCs w:val="28"/>
        </w:rPr>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6"/>
      <w:r>
        <w:rPr>
          <w:rFonts w:ascii="Times New Roman" w:eastAsia="黑体" w:hAnsi="Times New Roman" w:cs="Times New Roman"/>
          <w:sz w:val="28"/>
          <w:szCs w:val="28"/>
        </w:rPr>
        <w:t>Security Analysis</w:t>
      </w:r>
    </w:p>
    <w:p w14:paraId="7F3F8BCB" w14:textId="0327AA50"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analyze the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in terms of consensus security, the random generation, and attacks resistance.</w:t>
      </w:r>
    </w:p>
    <w:p w14:paraId="30DD01ED" w14:textId="7ACE689E" w:rsidR="00BE17F2" w:rsidRPr="00BE17F2" w:rsidRDefault="00BE17F2" w:rsidP="00E5061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security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relies on a secure threshold BLS signature scheme. </w:t>
      </w:r>
      <w:r w:rsidR="008B1A24">
        <w:rPr>
          <w:rFonts w:ascii="Times New Roman" w:eastAsia="宋体" w:hAnsi="Times New Roman" w:cs="Times New Roman"/>
          <w:kern w:val="0"/>
          <w:sz w:val="24"/>
          <w:szCs w:val="24"/>
        </w:rPr>
        <w:t>Uniqueness is an important property of t</w:t>
      </w:r>
      <w:r w:rsidR="008B1A24" w:rsidRPr="007F4CFC">
        <w:rPr>
          <w:rFonts w:ascii="Times New Roman" w:eastAsia="宋体" w:hAnsi="Times New Roman" w:cs="Times New Roman"/>
          <w:kern w:val="0"/>
          <w:sz w:val="24"/>
          <w:szCs w:val="24"/>
        </w:rPr>
        <w:t>h</w:t>
      </w:r>
      <w:r w:rsidR="008B1A24">
        <w:rPr>
          <w:rFonts w:ascii="Times New Roman" w:eastAsia="宋体" w:hAnsi="Times New Roman" w:cs="Times New Roman"/>
          <w:kern w:val="0"/>
          <w:sz w:val="24"/>
          <w:szCs w:val="24"/>
        </w:rPr>
        <w:t>e</w:t>
      </w:r>
      <w:r w:rsidR="008B1A24" w:rsidRPr="007F4CFC">
        <w:rPr>
          <w:rFonts w:ascii="Times New Roman" w:eastAsia="宋体" w:hAnsi="Times New Roman" w:cs="Times New Roman"/>
          <w:kern w:val="0"/>
          <w:sz w:val="24"/>
          <w:szCs w:val="24"/>
        </w:rPr>
        <w:t xml:space="preserve"> scheme</w:t>
      </w:r>
      <w:r w:rsidR="008B1A24">
        <w:rPr>
          <w:rFonts w:ascii="Times New Roman" w:eastAsia="宋体" w:hAnsi="Times New Roman" w:cs="Times New Roman"/>
          <w:kern w:val="0"/>
          <w:sz w:val="24"/>
          <w:szCs w:val="24"/>
        </w:rPr>
        <w:t xml:space="preserve"> to ensure the security of </w:t>
      </w:r>
      <w:proofErr w:type="spellStart"/>
      <w:r w:rsidR="008B1A24">
        <w:rPr>
          <w:rFonts w:ascii="Times New Roman" w:eastAsia="宋体" w:hAnsi="Times New Roman" w:cs="Times New Roman"/>
          <w:kern w:val="0"/>
          <w:sz w:val="24"/>
          <w:szCs w:val="24"/>
        </w:rPr>
        <w:t>SWIB</w:t>
      </w:r>
      <w:proofErr w:type="spellEnd"/>
      <w:r w:rsidR="008B1A24" w:rsidRPr="007F4CFC">
        <w:rPr>
          <w:rFonts w:ascii="Times New Roman" w:eastAsia="宋体" w:hAnsi="Times New Roman" w:cs="Times New Roman"/>
          <w:kern w:val="0"/>
          <w:sz w:val="24"/>
          <w:szCs w:val="24"/>
        </w:rPr>
        <w:t>.</w:t>
      </w:r>
      <w:r w:rsidR="008B1A24">
        <w:rPr>
          <w:rFonts w:ascii="Times New Roman" w:eastAsia="宋体" w:hAnsi="Times New Roman" w:cs="Times New Roman"/>
          <w:kern w:val="0"/>
          <w:sz w:val="24"/>
          <w:szCs w:val="24"/>
        </w:rPr>
        <w:t xml:space="preserve"> </w:t>
      </w:r>
      <w:r w:rsidR="00980D26">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m:t>
        </m:r>
        <m:r>
          <w:rPr>
            <w:rFonts w:ascii="Cambria Math" w:eastAsia="宋体" w:hAnsi="Cambria Math" w:cs="Times New Roman"/>
            <w:kern w:val="0"/>
            <w:sz w:val="24"/>
            <w:szCs w:val="24"/>
          </w:rPr>
          <m:t>N</m:t>
        </m:r>
        <m:r>
          <w:rPr>
            <w:rFonts w:ascii="Cambria Math" w:eastAsia="宋体" w:hAnsi="Cambria Math" w:cs="Times New Roman"/>
            <w:kern w:val="0"/>
            <w:sz w:val="24"/>
            <w:szCs w:val="24"/>
          </w:rPr>
          <m:t>)</m:t>
        </m:r>
      </m:oMath>
      <w:r w:rsidR="00980D26">
        <w:rPr>
          <w:rFonts w:ascii="Times New Roman" w:eastAsia="宋体" w:hAnsi="Times New Roman" w:cs="Times New Roman"/>
          <w:kern w:val="0"/>
          <w:sz w:val="24"/>
          <w:szCs w:val="24"/>
        </w:rPr>
        <w:t xml:space="preserve">-threshold BLS signature scheme, </w:t>
      </w:r>
      <w:r w:rsidR="00980D26">
        <w:rPr>
          <w:rFonts w:ascii="Times New Roman" w:eastAsia="宋体" w:hAnsi="Times New Roman" w:cs="Times New Roman"/>
          <w:kern w:val="0"/>
          <w:sz w:val="24"/>
          <w:szCs w:val="24"/>
        </w:rPr>
        <w:t xml:space="preserve">any set of more than  </w:t>
      </w:r>
      <m:oMath>
        <m:r>
          <w:rPr>
            <w:rFonts w:ascii="Cambria Math" w:eastAsia="宋体" w:hAnsi="Cambria Math" w:cs="Times New Roman"/>
            <w:kern w:val="0"/>
            <w:sz w:val="24"/>
            <w:szCs w:val="24"/>
          </w:rPr>
          <m:t>t</m:t>
        </m:r>
      </m:oMath>
      <w:r w:rsidR="00980D26">
        <w:rPr>
          <w:rFonts w:ascii="Times New Roman" w:eastAsia="宋体" w:hAnsi="Times New Roman" w:cs="Times New Roman" w:hint="eastAsia"/>
          <w:kern w:val="0"/>
          <w:sz w:val="24"/>
          <w:szCs w:val="24"/>
        </w:rPr>
        <w:t xml:space="preserve"> </w:t>
      </w:r>
      <w:r w:rsidR="00980D26">
        <w:rPr>
          <w:rFonts w:ascii="Times New Roman" w:eastAsia="宋体" w:hAnsi="Times New Roman" w:cs="Times New Roman"/>
          <w:kern w:val="0"/>
          <w:sz w:val="24"/>
          <w:szCs w:val="24"/>
        </w:rPr>
        <w:t xml:space="preserve">can generate a unique full signature for a message. </w:t>
      </w:r>
      <w:proofErr w:type="spellStart"/>
      <w:r w:rsidR="00F45FD7">
        <w:rPr>
          <w:rFonts w:ascii="Times New Roman" w:eastAsia="宋体" w:hAnsi="Times New Roman" w:cs="Times New Roman"/>
          <w:kern w:val="0"/>
          <w:sz w:val="24"/>
          <w:szCs w:val="24"/>
        </w:rPr>
        <w:t>SWIB</w:t>
      </w:r>
      <w:proofErr w:type="spellEnd"/>
      <w:r w:rsidR="00F45FD7">
        <w:rPr>
          <w:rFonts w:ascii="Times New Roman" w:eastAsia="宋体" w:hAnsi="Times New Roman" w:cs="Times New Roman"/>
          <w:kern w:val="0"/>
          <w:sz w:val="24"/>
          <w:szCs w:val="24"/>
        </w:rPr>
        <w:t xml:space="preserve"> requires that only one block </w:t>
      </w:r>
      <w:r w:rsidR="00510EFE">
        <w:rPr>
          <w:rFonts w:ascii="Times New Roman" w:eastAsia="宋体" w:hAnsi="Times New Roman" w:cs="Times New Roman"/>
          <w:kern w:val="0"/>
          <w:sz w:val="24"/>
          <w:szCs w:val="24"/>
        </w:rPr>
        <w:t>can</w:t>
      </w:r>
      <w:r w:rsidR="00F45FD7">
        <w:rPr>
          <w:rFonts w:ascii="Times New Roman" w:eastAsia="宋体" w:hAnsi="Times New Roman" w:cs="Times New Roman"/>
          <w:kern w:val="0"/>
          <w:sz w:val="24"/>
          <w:szCs w:val="24"/>
        </w:rPr>
        <w:t xml:space="preserve"> be</w:t>
      </w:r>
      <w:r w:rsidR="00510EFE">
        <w:rPr>
          <w:rFonts w:ascii="Times New Roman" w:eastAsia="宋体" w:hAnsi="Times New Roman" w:cs="Times New Roman"/>
          <w:kern w:val="0"/>
          <w:sz w:val="24"/>
          <w:szCs w:val="24"/>
        </w:rPr>
        <w:t xml:space="preserve"> finalized in each consensus round.</w:t>
      </w:r>
      <w:r w:rsidR="00F45FD7">
        <w:rPr>
          <w:rFonts w:ascii="Times New Roman" w:eastAsia="宋体" w:hAnsi="Times New Roman" w:cs="Times New Roman"/>
          <w:kern w:val="0"/>
          <w:sz w:val="24"/>
          <w:szCs w:val="24"/>
        </w:rPr>
        <w:t xml:space="preserve"> </w:t>
      </w:r>
      <w:r w:rsidR="00E26D30">
        <w:rPr>
          <w:rFonts w:ascii="Times New Roman" w:eastAsia="宋体" w:hAnsi="Times New Roman" w:cs="Times New Roman"/>
          <w:kern w:val="0"/>
          <w:sz w:val="24"/>
          <w:szCs w:val="24"/>
        </w:rPr>
        <w:t xml:space="preserve">If </w:t>
      </w:r>
      <w:r w:rsidR="00980D26">
        <w:rPr>
          <w:rFonts w:ascii="Times New Roman" w:eastAsia="宋体" w:hAnsi="Times New Roman" w:cs="Times New Roman"/>
          <w:kern w:val="0"/>
          <w:sz w:val="24"/>
          <w:szCs w:val="24"/>
        </w:rPr>
        <w:t xml:space="preserve">the threshold value of </w:t>
      </w:r>
      <w:r w:rsidR="00980D26">
        <w:rPr>
          <w:rFonts w:ascii="Times New Roman" w:eastAsia="宋体" w:hAnsi="Times New Roman" w:cs="Times New Roman"/>
          <w:kern w:val="0"/>
          <w:sz w:val="24"/>
          <w:szCs w:val="24"/>
        </w:rPr>
        <w:t>the</w:t>
      </w:r>
      <w:r w:rsidR="00980D26">
        <w:rPr>
          <w:rFonts w:ascii="Times New Roman" w:eastAsia="宋体" w:hAnsi="Times New Roman" w:cs="Times New Roman"/>
          <w:kern w:val="0"/>
          <w:sz w:val="24"/>
          <w:szCs w:val="24"/>
        </w:rPr>
        <w:t xml:space="preserve"> scheme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26D30">
        <w:rPr>
          <w:rFonts w:ascii="Times New Roman" w:eastAsia="宋体" w:hAnsi="Times New Roman" w:cs="Times New Roman" w:hint="eastAsia"/>
          <w:kern w:val="0"/>
          <w:sz w:val="24"/>
          <w:szCs w:val="24"/>
        </w:rPr>
        <w:t>,</w:t>
      </w:r>
      <w:r w:rsidR="00E26D30">
        <w:rPr>
          <w:rFonts w:ascii="Times New Roman" w:eastAsia="宋体" w:hAnsi="Times New Roman" w:cs="Times New Roman"/>
          <w:kern w:val="0"/>
          <w:sz w:val="24"/>
          <w:szCs w:val="24"/>
        </w:rPr>
        <w:t xml:space="preserve"> two </w:t>
      </w:r>
      <w:r w:rsidR="00F069F1">
        <w:rPr>
          <w:rFonts w:ascii="Times New Roman" w:eastAsia="宋体" w:hAnsi="Times New Roman" w:cs="Times New Roman"/>
          <w:kern w:val="0"/>
          <w:sz w:val="24"/>
          <w:szCs w:val="24"/>
        </w:rPr>
        <w:t xml:space="preserve">distinct </w:t>
      </w:r>
      <w:r w:rsidR="00E26D30">
        <w:rPr>
          <w:rFonts w:ascii="Times New Roman" w:eastAsia="宋体" w:hAnsi="Times New Roman" w:cs="Times New Roman"/>
          <w:kern w:val="0"/>
          <w:sz w:val="24"/>
          <w:szCs w:val="24"/>
        </w:rPr>
        <w:t>block</w:t>
      </w:r>
      <w:r w:rsidR="002B1D6B">
        <w:rPr>
          <w:rFonts w:ascii="Times New Roman" w:eastAsia="宋体" w:hAnsi="Times New Roman" w:cs="Times New Roman"/>
          <w:kern w:val="0"/>
          <w:sz w:val="24"/>
          <w:szCs w:val="24"/>
        </w:rPr>
        <w:t>s</w:t>
      </w:r>
      <w:r w:rsidR="00E26D30">
        <w:rPr>
          <w:rFonts w:ascii="Times New Roman" w:eastAsia="宋体" w:hAnsi="Times New Roman" w:cs="Times New Roman"/>
          <w:kern w:val="0"/>
          <w:sz w:val="24"/>
          <w:szCs w:val="24"/>
        </w:rPr>
        <w:t xml:space="preserve"> can be finalized in a consensus round</w:t>
      </w:r>
      <w:r w:rsidR="00980D26">
        <w:rPr>
          <w:rFonts w:ascii="Times New Roman" w:eastAsia="宋体" w:hAnsi="Times New Roman" w:cs="Times New Roman"/>
          <w:kern w:val="0"/>
          <w:sz w:val="24"/>
          <w:szCs w:val="24"/>
        </w:rPr>
        <w:t>.</w:t>
      </w:r>
      <w:r w:rsidR="00E26D30">
        <w:rPr>
          <w:rFonts w:ascii="Times New Roman" w:eastAsia="宋体" w:hAnsi="Times New Roman" w:cs="Times New Roman"/>
          <w:kern w:val="0"/>
          <w:sz w:val="24"/>
          <w:szCs w:val="24"/>
        </w:rPr>
        <w:t xml:space="preserve"> Thus, </w:t>
      </w:r>
      <w:r w:rsidR="00F069F1">
        <w:rPr>
          <w:rFonts w:ascii="Times New Roman" w:eastAsia="宋体" w:hAnsi="Times New Roman" w:cs="Times New Roman"/>
          <w:kern w:val="0"/>
          <w:sz w:val="24"/>
          <w:szCs w:val="24"/>
        </w:rPr>
        <w:t xml:space="preserve">any two sets with order </w:t>
      </w:r>
      <m:oMath>
        <m:r>
          <w:rPr>
            <w:rFonts w:ascii="Cambria Math" w:eastAsia="宋体" w:hAnsi="Cambria Math" w:cs="Times New Roman"/>
            <w:kern w:val="0"/>
            <w:sz w:val="24"/>
            <w:szCs w:val="24"/>
          </w:rPr>
          <m:t>t</m:t>
        </m:r>
      </m:oMath>
      <w:r w:rsidR="00F069F1">
        <w:rPr>
          <w:rFonts w:ascii="Times New Roman" w:eastAsia="宋体" w:hAnsi="Times New Roman" w:cs="Times New Roman" w:hint="eastAsia"/>
          <w:kern w:val="0"/>
          <w:sz w:val="24"/>
          <w:szCs w:val="24"/>
        </w:rPr>
        <w:t xml:space="preserve"> </w:t>
      </w:r>
      <w:r w:rsidR="00F069F1">
        <w:rPr>
          <w:rFonts w:ascii="Times New Roman" w:eastAsia="宋体" w:hAnsi="Times New Roman" w:cs="Times New Roman"/>
          <w:kern w:val="0"/>
          <w:sz w:val="24"/>
          <w:szCs w:val="24"/>
        </w:rPr>
        <w:t xml:space="preserve">should have at least one common element. </w:t>
      </w:r>
      <w:r w:rsidR="00980D26">
        <w:rPr>
          <w:rFonts w:ascii="Times New Roman" w:eastAsia="宋体" w:hAnsi="Times New Roman" w:cs="Times New Roman"/>
          <w:kern w:val="0"/>
          <w:sz w:val="24"/>
          <w:szCs w:val="24"/>
        </w:rPr>
        <w:t xml:space="preserve"> Robustness is </w:t>
      </w:r>
      <w:r w:rsidR="00E50616">
        <w:rPr>
          <w:rFonts w:ascii="Times New Roman" w:eastAsia="宋体" w:hAnsi="Times New Roman" w:cs="Times New Roman"/>
          <w:kern w:val="0"/>
          <w:sz w:val="24"/>
          <w:szCs w:val="24"/>
        </w:rPr>
        <w:t xml:space="preserve">also an important property </w:t>
      </w:r>
      <w:r w:rsidR="00E50616">
        <w:rPr>
          <w:rFonts w:ascii="Times New Roman" w:eastAsia="宋体" w:hAnsi="Times New Roman" w:cs="Times New Roman"/>
          <w:kern w:val="0"/>
          <w:sz w:val="24"/>
          <w:szCs w:val="24"/>
        </w:rPr>
        <w:t xml:space="preserve">to ensure the security of </w:t>
      </w:r>
      <w:proofErr w:type="spellStart"/>
      <w:r w:rsidR="00E50616">
        <w:rPr>
          <w:rFonts w:ascii="Times New Roman" w:eastAsia="宋体" w:hAnsi="Times New Roman" w:cs="Times New Roman"/>
          <w:kern w:val="0"/>
          <w:sz w:val="24"/>
          <w:szCs w:val="24"/>
        </w:rPr>
        <w:t>SWIB</w:t>
      </w:r>
      <w:proofErr w:type="spellEnd"/>
      <w:r w:rsidR="00E50616">
        <w:rPr>
          <w:rFonts w:ascii="Times New Roman" w:eastAsia="宋体" w:hAnsi="Times New Roman" w:cs="Times New Roman"/>
          <w:kern w:val="0"/>
          <w:sz w:val="24"/>
          <w:szCs w:val="24"/>
        </w:rPr>
        <w:t xml:space="preserve">. </w:t>
      </w:r>
      <w:r w:rsidR="00F45FD7">
        <w:rPr>
          <w:rFonts w:ascii="Times New Roman" w:eastAsia="宋体" w:hAnsi="Times New Roman" w:cs="Times New Roman"/>
          <w:kern w:val="0"/>
          <w:sz w:val="24"/>
          <w:szCs w:val="24"/>
        </w:rPr>
        <w:t xml:space="preserve">In a secure </w:t>
      </w:r>
      <m:oMath>
        <m:r>
          <w:rPr>
            <w:rFonts w:ascii="Cambria Math" w:eastAsia="宋体" w:hAnsi="Cambria Math" w:cs="Times New Roman"/>
            <w:kern w:val="0"/>
            <w:sz w:val="24"/>
            <w:szCs w:val="24"/>
          </w:rPr>
          <m:t>(t,</m:t>
        </m:r>
        <m:r>
          <w:rPr>
            <w:rFonts w:ascii="Cambria Math" w:eastAsia="宋体" w:hAnsi="Cambria Math" w:cs="Times New Roman"/>
            <w:kern w:val="0"/>
            <w:sz w:val="24"/>
            <w:szCs w:val="24"/>
          </w:rPr>
          <m:t>N</m:t>
        </m:r>
        <m:r>
          <w:rPr>
            <w:rFonts w:ascii="Cambria Math" w:eastAsia="宋体" w:hAnsi="Cambria Math" w:cs="Times New Roman"/>
            <w:kern w:val="0"/>
            <w:sz w:val="24"/>
            <w:szCs w:val="24"/>
          </w:rPr>
          <m:t>)</m:t>
        </m:r>
      </m:oMath>
      <w:r w:rsidR="00F45FD7">
        <w:rPr>
          <w:rFonts w:ascii="Times New Roman" w:eastAsia="宋体" w:hAnsi="Times New Roman" w:cs="Times New Roman"/>
          <w:kern w:val="0"/>
          <w:sz w:val="24"/>
          <w:szCs w:val="24"/>
        </w:rPr>
        <w:t xml:space="preserve">-threshold BLS signature scheme, no adversary corrupting less than </w:t>
      </w:r>
      <m:oMath>
        <m:r>
          <w:rPr>
            <w:rFonts w:ascii="Cambria Math" w:eastAsia="宋体" w:hAnsi="Cambria Math" w:cs="Times New Roman"/>
            <w:kern w:val="0"/>
            <w:sz w:val="24"/>
            <w:szCs w:val="24"/>
          </w:rPr>
          <m:t>t</m:t>
        </m:r>
      </m:oMath>
      <w:r w:rsidR="00F45FD7">
        <w:rPr>
          <w:rFonts w:ascii="Times New Roman" w:eastAsia="宋体" w:hAnsi="Times New Roman" w:cs="Times New Roman" w:hint="eastAsia"/>
          <w:kern w:val="0"/>
          <w:sz w:val="24"/>
          <w:szCs w:val="24"/>
        </w:rPr>
        <w:t xml:space="preserve"> </w:t>
      </w:r>
      <w:r w:rsidR="00F45FD7">
        <w:rPr>
          <w:rFonts w:ascii="Times New Roman" w:eastAsia="宋体" w:hAnsi="Times New Roman" w:cs="Times New Roman"/>
          <w:kern w:val="0"/>
          <w:sz w:val="24"/>
          <w:szCs w:val="24"/>
        </w:rPr>
        <w:t xml:space="preserve">nodes can know any information about the main private key or can forge a valid signature. When adversary corrupts less than </w:t>
      </w:r>
      <m:oMath>
        <m:r>
          <w:rPr>
            <w:rFonts w:ascii="Cambria Math" w:eastAsia="宋体" w:hAnsi="Cambria Math" w:cs="Times New Roman"/>
            <w:kern w:val="0"/>
            <w:sz w:val="24"/>
            <w:szCs w:val="24"/>
          </w:rPr>
          <m:t>t</m:t>
        </m:r>
      </m:oMath>
      <w:r w:rsidR="00F45FD7">
        <w:rPr>
          <w:rFonts w:ascii="Times New Roman" w:eastAsia="宋体" w:hAnsi="Times New Roman" w:cs="Times New Roman"/>
          <w:kern w:val="0"/>
          <w:sz w:val="24"/>
          <w:szCs w:val="24"/>
        </w:rPr>
        <w:t xml:space="preserve"> nodes, </w:t>
      </w:r>
      <w:r w:rsidR="00E50616">
        <w:rPr>
          <w:rFonts w:ascii="Times New Roman" w:eastAsia="宋体" w:hAnsi="Times New Roman" w:cs="Times New Roman"/>
          <w:kern w:val="0"/>
          <w:sz w:val="24"/>
          <w:szCs w:val="24"/>
        </w:rPr>
        <w:t>nodes can also recover</w:t>
      </w:r>
      <w:r w:rsidR="00F45FD7">
        <w:rPr>
          <w:rFonts w:ascii="Times New Roman" w:eastAsia="宋体" w:hAnsi="Times New Roman" w:cs="Times New Roman"/>
          <w:kern w:val="0"/>
          <w:sz w:val="24"/>
          <w:szCs w:val="24"/>
        </w:rPr>
        <w:t xml:space="preserve"> a unique full signature </w:t>
      </w:r>
      <w:r w:rsidR="00E50616">
        <w:rPr>
          <w:rFonts w:ascii="Times New Roman" w:eastAsia="宋体" w:hAnsi="Times New Roman" w:cs="Times New Roman"/>
          <w:kern w:val="0"/>
          <w:sz w:val="24"/>
          <w:szCs w:val="24"/>
        </w:rPr>
        <w:t xml:space="preserve">to finalize a block, i.e., </w:t>
      </w:r>
      <m:oMath>
        <m:r>
          <w:rPr>
            <w:rFonts w:ascii="Cambria Math" w:eastAsia="宋体" w:hAnsi="Cambria Math" w:cs="Times New Roman"/>
            <w:kern w:val="0"/>
            <w:sz w:val="24"/>
            <w:szCs w:val="24"/>
          </w:rPr>
          <m:t>N-t≥t</m:t>
        </m:r>
      </m:oMath>
      <w:r w:rsidR="00F45FD7">
        <w:rPr>
          <w:rFonts w:ascii="Times New Roman" w:eastAsia="宋体" w:hAnsi="Times New Roman" w:cs="Times New Roman"/>
          <w:kern w:val="0"/>
          <w:sz w:val="24"/>
          <w:szCs w:val="24"/>
        </w:rPr>
        <w:t>.</w:t>
      </w:r>
      <w:r w:rsidR="00F45FD7">
        <w:rPr>
          <w:rFonts w:ascii="Times New Roman" w:eastAsia="宋体" w:hAnsi="Times New Roman" w:cs="Times New Roman" w:hint="eastAsia"/>
          <w:kern w:val="0"/>
          <w:sz w:val="24"/>
          <w:szCs w:val="24"/>
        </w:rPr>
        <w:t xml:space="preserve"> </w:t>
      </w:r>
      <w:r w:rsidR="00F45FD7">
        <w:rPr>
          <w:rFonts w:ascii="Times New Roman" w:eastAsia="宋体" w:hAnsi="Times New Roman" w:cs="Times New Roman"/>
          <w:kern w:val="0"/>
          <w:sz w:val="24"/>
          <w:szCs w:val="24"/>
        </w:rPr>
        <w:t xml:space="preserve">Therefore, </w:t>
      </w:r>
      <w:r w:rsidR="00F069F1">
        <w:rPr>
          <w:rFonts w:ascii="Times New Roman" w:eastAsia="宋体" w:hAnsi="Times New Roman" w:cs="Times New Roman"/>
          <w:kern w:val="0"/>
          <w:sz w:val="24"/>
          <w:szCs w:val="24"/>
        </w:rPr>
        <w:t xml:space="preserve">to ensure the security </w:t>
      </w:r>
      <w:r w:rsidR="00E50616">
        <w:rPr>
          <w:rFonts w:ascii="Times New Roman" w:eastAsia="宋体" w:hAnsi="Times New Roman" w:cs="Times New Roman"/>
          <w:kern w:val="0"/>
          <w:sz w:val="24"/>
          <w:szCs w:val="24"/>
        </w:rPr>
        <w:t xml:space="preserve">of </w:t>
      </w:r>
      <w:proofErr w:type="spellStart"/>
      <w:r w:rsidR="00E50616">
        <w:rPr>
          <w:rFonts w:ascii="Times New Roman" w:eastAsia="宋体" w:hAnsi="Times New Roman" w:cs="Times New Roman"/>
          <w:kern w:val="0"/>
          <w:sz w:val="24"/>
          <w:szCs w:val="24"/>
        </w:rPr>
        <w:t>SWIB</w:t>
      </w:r>
      <w:proofErr w:type="spellEnd"/>
      <w:r w:rsidR="00F069F1">
        <w:rPr>
          <w:rFonts w:ascii="Times New Roman" w:eastAsia="宋体" w:hAnsi="Times New Roman" w:cs="Times New Roman"/>
          <w:kern w:val="0"/>
          <w:sz w:val="24"/>
          <w:szCs w:val="24"/>
        </w:rPr>
        <w:t xml:space="preserve">, </w:t>
      </w:r>
      <w:r w:rsidR="00F069F1">
        <w:rPr>
          <w:rFonts w:ascii="Times New Roman" w:eastAsia="宋体" w:hAnsi="Times New Roman" w:cs="Times New Roman"/>
          <w:kern w:val="0"/>
          <w:sz w:val="24"/>
          <w:szCs w:val="24"/>
        </w:rPr>
        <w:t>the threshold value of the scheme</w:t>
      </w:r>
      <w:r w:rsidR="00F069F1">
        <w:rPr>
          <w:rFonts w:ascii="Times New Roman" w:eastAsia="宋体" w:hAnsi="Times New Roman" w:cs="Times New Roman"/>
          <w:kern w:val="0"/>
          <w:sz w:val="24"/>
          <w:szCs w:val="24"/>
        </w:rPr>
        <w:t xml:space="preserve"> should be no less than </w:t>
      </w:r>
      <w:r w:rsidR="00F069F1">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E50616">
        <w:rPr>
          <w:rFonts w:ascii="Times New Roman" w:eastAsia="宋体" w:hAnsi="Times New Roman" w:cs="Times New Roman"/>
          <w:kern w:val="0"/>
          <w:sz w:val="24"/>
          <w:szCs w:val="24"/>
        </w:rPr>
        <w:t>.</w:t>
      </w:r>
    </w:p>
    <w:p w14:paraId="299FB5FE" w14:textId="1F67DAD6" w:rsidR="00BE17F2" w:rsidRPr="00486234" w:rsidRDefault="00BE17F2" w:rsidP="009C20B0">
      <w:pPr>
        <w:pStyle w:val="3"/>
        <w:numPr>
          <w:ilvl w:val="2"/>
          <w:numId w:val="32"/>
        </w:numPr>
        <w:rPr>
          <w:rFonts w:ascii="Times New Roman" w:eastAsia="黑体" w:hAnsi="Times New Roman" w:cs="Times New Roman"/>
          <w:sz w:val="24"/>
          <w:szCs w:val="24"/>
        </w:rPr>
      </w:pPr>
      <w:r>
        <w:rPr>
          <w:rFonts w:ascii="Times New Roman" w:eastAsia="黑体" w:hAnsi="Times New Roman" w:cs="Times New Roman"/>
          <w:sz w:val="24"/>
          <w:szCs w:val="24"/>
        </w:rPr>
        <w:t>Consensus Security</w:t>
      </w:r>
    </w:p>
    <w:p w14:paraId="6A7AB4FA" w14:textId="67738C33" w:rsidR="00BE17F2" w:rsidRPr="009C20B0" w:rsidRDefault="00BE17F2" w:rsidP="009C20B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conduct a security analysis to show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provides persistence and liveness to blockchain system.</w:t>
      </w:r>
    </w:p>
    <w:p w14:paraId="2AF20FB2" w14:textId="5FB4A06A" w:rsidR="00BE17F2" w:rsidRDefault="00BE17F2" w:rsidP="00BE17F2">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are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fulfilling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2350E114" w14:textId="77777777"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w:t>
      </w:r>
      <w:r>
        <w:rPr>
          <w:rFonts w:ascii="Times New Roman" w:eastAsia="宋体" w:hAnsi="Times New Roman" w:cs="Times New Roman"/>
          <w:kern w:val="0"/>
          <w:sz w:val="24"/>
          <w:szCs w:val="24"/>
        </w:rPr>
        <w:t>in the</w:t>
      </w:r>
      <w:r w:rsidRPr="0034537E">
        <w:rPr>
          <w:rFonts w:ascii="Times New Roman" w:eastAsia="宋体" w:hAnsi="Times New Roman" w:cs="Times New Roman"/>
          <w:kern w:val="0"/>
          <w:sz w:val="24"/>
          <w:szCs w:val="24"/>
        </w:rPr>
        <w:t xml:space="preserve">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honest nodes should report the same result.</w:t>
      </w:r>
    </w:p>
    <w:p w14:paraId="70D785B1" w14:textId="77777777" w:rsidR="00BE17F2" w:rsidRDefault="00BE17F2" w:rsidP="00BE17F2">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1730D7CE"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in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The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BLS signature scheme recovers two different full signatures in a consensus round. This conflicts with the uniqueness property of threshold BLS signature scheme, which contradicts our assumption.</w:t>
      </w:r>
    </w:p>
    <w:p w14:paraId="47D3C118"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the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crashes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a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agreeing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21A38598" w14:textId="77777777" w:rsidR="00BE17F2" w:rsidRPr="00CB6C73"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1948E3D3" w14:textId="2C16209D" w:rsidR="00BE17F2" w:rsidRPr="000446F0"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t>
      </w:r>
      <w:r w:rsidR="00CD0C66">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need at least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C58D3B2" w14:textId="77777777" w:rsidR="00BE17F2" w:rsidRDefault="00BE17F2" w:rsidP="00BE17F2">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 xml:space="preserve">Theorem </w:t>
      </w:r>
      <w:r>
        <w:rPr>
          <w:rFonts w:ascii="Times New Roman" w:eastAsia="宋体" w:hAnsi="Times New Roman" w:cs="Times New Roman"/>
          <w:b/>
          <w:bCs/>
          <w:kern w:val="0"/>
          <w:sz w:val="24"/>
          <w:szCs w:val="24"/>
        </w:rPr>
        <w:t>2</w:t>
      </w:r>
      <w:r w:rsidRPr="00064492">
        <w:rPr>
          <w:rFonts w:ascii="Times New Roman" w:eastAsia="宋体" w:hAnsi="Times New Roman" w:cs="Times New Roman"/>
          <w:b/>
          <w:bCs/>
          <w:kern w:val="0"/>
          <w:sz w:val="24"/>
          <w:szCs w:val="24"/>
        </w:rPr>
        <w:t>.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We suppose that there are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in blockchain system,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finalize a block that proposed by a correct node, and obtain the following round random seed.</w:t>
      </w:r>
    </w:p>
    <w:p w14:paraId="16BE166E" w14:textId="77777777" w:rsidR="00BE17F2" w:rsidRDefault="00BE17F2" w:rsidP="00BE17F2">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finalize a valid block by recovering the full signature, which can produce the round randomness for the following round.</w:t>
      </w:r>
    </w:p>
    <w:p w14:paraId="156F275F" w14:textId="77777777" w:rsidR="00BE17F2" w:rsidRDefault="00BE17F2" w:rsidP="00BE17F2">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are required to prove that our protocol can guarantee liveness under the influence of adversary. The behaviors of malicious nodes controlled by adversary include: 1) intentionally not generating a valid block and 2) refusing to vote for the valid block. There are two cases for node failures:</w:t>
      </w:r>
    </w:p>
    <w:p w14:paraId="64461DD5"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all honest nodes will commit on an empty block. If the malicious block proposer generates an invalid block, the block will fail to pass the block validation stage. Thus, all honest nodes will refuse to vote for the invalid block and commit an empty block finally. In this case, each honest node will generate partial signature for the empty block. Once the full signature of the block is reconstructed from enough partial signature shares,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randomness is generated successfully. Nodes will start new consensus round if they generate or receive the full signature.</w:t>
      </w:r>
    </w:p>
    <w:p w14:paraId="70F368AA"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 non-faulty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the full signature and broadcast it to other nodes. These honest nodes can finalize the block and start new consensus round by generate the full signature, which is the proof of block finalization and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45033E5D"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honest nodes can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287C5253" w14:textId="736B7181"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Random Generation</w:t>
      </w:r>
    </w:p>
    <w:p w14:paraId="446EFA24" w14:textId="5393C944"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function is based on a robust threshold BLS signature scheme. </w:t>
      </w:r>
      <w:r>
        <w:rPr>
          <w:rFonts w:ascii="Times New Roman" w:eastAsia="宋体" w:hAnsi="Times New Roman" w:cs="Times New Roman" w:hint="eastAsia"/>
          <w:kern w:val="0"/>
          <w:sz w:val="24"/>
          <w:szCs w:val="24"/>
        </w:rPr>
        <w:t>Ex</w:t>
      </w:r>
      <w:r>
        <w:rPr>
          <w:rFonts w:ascii="Times New Roman" w:eastAsia="宋体" w:hAnsi="Times New Roman" w:cs="Times New Roman"/>
          <w:kern w:val="0"/>
          <w:sz w:val="24"/>
          <w:szCs w:val="24"/>
        </w:rPr>
        <w:t xml:space="preserve">istence of minority of malicious nodes cannot hinder the generation of a valid full signature if more than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The full signature brings the randomness of block proposer election process. With the </w:t>
      </w:r>
      <w:r>
        <w:rPr>
          <w:rFonts w:ascii="Times New Roman" w:eastAsia="宋体" w:hAnsi="Times New Roman" w:cs="Times New Roman"/>
          <w:kern w:val="0"/>
          <w:sz w:val="24"/>
          <w:szCs w:val="24"/>
        </w:rPr>
        <w:lastRenderedPageBreak/>
        <w:t>robust randomness, adversary cannot corrupt the process. Therefore, block proposer election adopting randomness can guarantee the block proposer is elected unpredictably.</w:t>
      </w:r>
      <w:r w:rsidRPr="007A1CB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However, it does not ensure that the elected block proposer works honestly.</w:t>
      </w:r>
    </w:p>
    <w:p w14:paraId="707F158F" w14:textId="59F7809A"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cannot still control the block proposer election stage even it has high elected probability.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value denoting the number consecutive block proposer election that controlled by adversary. Suppose an adversary has less than 50% probability to be elected as block proposer per round, the upper bound of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&lt;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w:t>
      </w:r>
      <w:r w:rsidR="00337007">
        <w:rPr>
          <w:rFonts w:ascii="Times New Roman" w:eastAsia="宋体" w:hAnsi="Times New Roman" w:cs="Times New Roman"/>
          <w:kern w:val="0"/>
          <w:sz w:val="24"/>
          <w:szCs w:val="24"/>
        </w:rPr>
        <w:t xml:space="preserve"> We can compute the upper bound of consecutive </w:t>
      </w:r>
      <w:r w:rsidR="00337007">
        <w:rPr>
          <w:rFonts w:ascii="Times New Roman" w:eastAsia="宋体" w:hAnsi="Times New Roman" w:cs="Times New Roman"/>
          <w:kern w:val="0"/>
          <w:sz w:val="24"/>
          <w:szCs w:val="24"/>
        </w:rPr>
        <w:t>rounds</w:t>
      </w:r>
      <w:r w:rsidR="00337007">
        <w:rPr>
          <w:rFonts w:ascii="Times New Roman" w:eastAsia="宋体" w:hAnsi="Times New Roman" w:cs="Times New Roman"/>
          <w:kern w:val="0"/>
          <w:sz w:val="24"/>
          <w:szCs w:val="24"/>
        </w:rPr>
        <w:t xml:space="preserve"> electing adversary as block proposer. For example, setting</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negligible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block proposer election algorithm can ensure that adversary will not always be block proposer.</w:t>
      </w:r>
    </w:p>
    <w:p w14:paraId="566B1106" w14:textId="77777777" w:rsidR="00BE17F2" w:rsidRPr="004246D7" w:rsidRDefault="00BE17F2" w:rsidP="00BE17F2">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Resistance</w:t>
      </w:r>
    </w:p>
    <w:p w14:paraId="6478F99B" w14:textId="77777777" w:rsidR="00BE17F2"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subsection, we analyze Sybil attacks resistance and Jamming attacks resistance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w:t>
      </w:r>
    </w:p>
    <w:p w14:paraId="100C94C4" w14:textId="0E9EC2E0"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the elected probability will not increase due to increase the number of pseudonyms. The elected probability of a node is proportional to its stability.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of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4DB3D46E" w14:textId="3555D25D" w:rsidR="00BE17F2" w:rsidRDefault="00BE17F2" w:rsidP="00BE17F2">
      <w:pPr>
        <w:spacing w:afterLines="50" w:after="156"/>
        <w:ind w:firstLineChars="200" w:firstLine="480"/>
        <w:rPr>
          <w:rFonts w:ascii="Times New Roman" w:eastAsia="宋体" w:hAnsi="Times New Roman" w:cs="Times New Roman"/>
          <w:kern w:val="0"/>
          <w:sz w:val="24"/>
          <w:szCs w:val="24"/>
        </w:rPr>
      </w:pP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oMath>
      <w:r w:rsidR="00FD7397">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6E966C4" w14:textId="77777777" w:rsidR="00BE17F2" w:rsidRDefault="00BE17F2" w:rsidP="00BE17F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pseudonyms will not increase the elected probability. As a result, our protocol can resistant Sybil attack in block proposer election.</w:t>
      </w:r>
    </w:p>
    <w:p w14:paraId="431828C5" w14:textId="3ADE36F2" w:rsidR="00BE17F2" w:rsidRPr="00FD3036" w:rsidRDefault="00BE17F2" w:rsidP="00BE17F2">
      <w:pPr>
        <w:spacing w:afterLines="50" w:after="156"/>
        <w:ind w:firstLineChars="200" w:firstLine="480"/>
        <w:rPr>
          <w:rFonts w:ascii="Times New Roman" w:eastAsia="黑体" w:hAnsi="Times New Roman" w:cs="Times New Roman"/>
          <w:sz w:val="24"/>
          <w:szCs w:val="24"/>
        </w:rPr>
      </w:pP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ensure the security of block verification stage </w:t>
      </w:r>
      <w:r w:rsidR="00C47F28">
        <w:rPr>
          <w:rFonts w:ascii="Times New Roman" w:eastAsia="宋体" w:hAnsi="Times New Roman" w:cs="Times New Roman"/>
          <w:kern w:val="0"/>
          <w:sz w:val="24"/>
          <w:szCs w:val="24"/>
        </w:rPr>
        <w:t>under</w:t>
      </w:r>
      <w:r>
        <w:rPr>
          <w:rFonts w:ascii="Times New Roman" w:eastAsia="宋体" w:hAnsi="Times New Roman" w:cs="Times New Roman"/>
          <w:kern w:val="0"/>
          <w:sz w:val="24"/>
          <w:szCs w:val="24"/>
        </w:rPr>
        <w:t xml:space="preserve"> Sybil attack</w:t>
      </w:r>
      <w:r w:rsidR="00C47F28">
        <w:rPr>
          <w:rFonts w:ascii="Times New Roman" w:eastAsia="宋体" w:hAnsi="Times New Roman" w:cs="Times New Roman"/>
          <w:kern w:val="0"/>
          <w:sz w:val="24"/>
          <w:szCs w:val="24"/>
        </w:rPr>
        <w:t xml:space="preserve"> if </w:t>
      </w:r>
      <w:r w:rsidR="00C47F28">
        <w:rPr>
          <w:rFonts w:ascii="Times New Roman" w:eastAsia="宋体" w:hAnsi="Times New Roman" w:cs="Times New Roman"/>
          <w:kern w:val="0"/>
          <w:sz w:val="24"/>
          <w:szCs w:val="24"/>
        </w:rPr>
        <w:t>the number of nodes controlled by adversary satisfies the requirement of a threshold</w:t>
      </w:r>
      <w:r w:rsidR="00C47F28" w:rsidRPr="00135E38">
        <w:rPr>
          <w:rFonts w:ascii="Times New Roman" w:eastAsia="宋体" w:hAnsi="Times New Roman" w:cs="Times New Roman"/>
          <w:kern w:val="0"/>
          <w:sz w:val="24"/>
          <w:szCs w:val="24"/>
        </w:rPr>
        <w:t xml:space="preserve"> </w:t>
      </w:r>
      <w:r w:rsidR="00C47F28">
        <w:rPr>
          <w:rFonts w:ascii="Times New Roman" w:eastAsia="宋体" w:hAnsi="Times New Roman" w:cs="Times New Roman"/>
          <w:kern w:val="0"/>
          <w:sz w:val="24"/>
          <w:szCs w:val="24"/>
        </w:rPr>
        <w:t>BLS signature scheme</w:t>
      </w:r>
      <w:r>
        <w:rPr>
          <w:rFonts w:ascii="Times New Roman" w:eastAsia="宋体" w:hAnsi="Times New Roman" w:cs="Times New Roman"/>
          <w:kern w:val="0"/>
          <w:sz w:val="24"/>
          <w:szCs w:val="24"/>
        </w:rPr>
        <w:t xml:space="preserve">. Nodes controlling by adversary will not send messages or send </w:t>
      </w:r>
      <w:r>
        <w:rPr>
          <w:rFonts w:ascii="Times New Roman" w:eastAsia="宋体" w:hAnsi="Times New Roman" w:cs="Times New Roman"/>
          <w:kern w:val="0"/>
          <w:sz w:val="24"/>
          <w:szCs w:val="24"/>
        </w:rPr>
        <w:lastRenderedPageBreak/>
        <w:t xml:space="preserve">some error messages during consensus process. Once a malicious node becomes block proposer, </w:t>
      </w:r>
      <w:r w:rsidR="00C23CC7">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 xml:space="preserve">onest nodes will </w:t>
      </w:r>
      <w:r w:rsidR="00C23CC7">
        <w:rPr>
          <w:rFonts w:ascii="Times New Roman" w:eastAsia="宋体" w:hAnsi="Times New Roman" w:cs="Times New Roman"/>
          <w:kern w:val="0"/>
          <w:sz w:val="24"/>
          <w:szCs w:val="24"/>
        </w:rPr>
        <w:t>finalize</w:t>
      </w:r>
      <w:r>
        <w:rPr>
          <w:rFonts w:ascii="Times New Roman" w:eastAsia="宋体" w:hAnsi="Times New Roman" w:cs="Times New Roman"/>
          <w:kern w:val="0"/>
          <w:sz w:val="24"/>
          <w:szCs w:val="24"/>
        </w:rPr>
        <w:t xml:space="preserve"> an empty block eventually. Since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honest nodes can complete block finalization by </w:t>
      </w:r>
      <w:r w:rsidR="00407F0C">
        <w:rPr>
          <w:rFonts w:ascii="Times New Roman" w:eastAsia="宋体" w:hAnsi="Times New Roman" w:cs="Times New Roman"/>
          <w:kern w:val="0"/>
          <w:sz w:val="24"/>
          <w:szCs w:val="24"/>
        </w:rPr>
        <w:t>recovering a</w:t>
      </w:r>
      <w:r>
        <w:rPr>
          <w:rFonts w:ascii="Times New Roman" w:eastAsia="宋体" w:hAnsi="Times New Roman" w:cs="Times New Roman"/>
          <w:kern w:val="0"/>
          <w:sz w:val="24"/>
          <w:szCs w:val="24"/>
        </w:rPr>
        <w:t xml:space="preserve"> full signature.</w:t>
      </w:r>
    </w:p>
    <w:p w14:paraId="10E0F6EB" w14:textId="5ACDBFCB" w:rsidR="00BE17F2" w:rsidRDefault="00BE17F2" w:rsidP="00BE17F2">
      <w:pPr>
        <w:spacing w:afterLines="50" w:after="156"/>
        <w:ind w:firstLineChars="200" w:firstLine="480"/>
        <w:rPr>
          <w:rFonts w:ascii="Times New Roman" w:eastAsia="宋体" w:hAnsi="Times New Roman" w:cs="Times New Roman"/>
          <w:kern w:val="0"/>
          <w:sz w:val="24"/>
          <w:szCs w:val="24"/>
        </w:rPr>
      </w:pPr>
      <w:proofErr w:type="spellStart"/>
      <w:r>
        <w:rPr>
          <w:rFonts w:ascii="Times New Roman" w:eastAsia="宋体" w:hAnsi="Times New Roman" w:cs="Times New Roman"/>
          <w:kern w:val="0"/>
          <w:sz w:val="24"/>
          <w:szCs w:val="24"/>
        </w:rPr>
        <w:t>SWIB</w:t>
      </w:r>
      <w:proofErr w:type="spellEnd"/>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uses</w:t>
      </w:r>
      <w:r w:rsidR="00831F2E">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a communication mechanism</w:t>
      </w:r>
      <w:r w:rsidR="001C13F1" w:rsidRPr="001C13F1">
        <w:rPr>
          <w:rFonts w:ascii="Times New Roman" w:eastAsia="宋体" w:hAnsi="Times New Roman" w:cs="Times New Roman"/>
          <w:kern w:val="0"/>
          <w:sz w:val="24"/>
          <w:szCs w:val="24"/>
        </w:rPr>
        <w:t xml:space="preserve"> </w:t>
      </w:r>
      <w:r w:rsidR="001C13F1">
        <w:rPr>
          <w:rFonts w:ascii="Times New Roman" w:eastAsia="宋体" w:hAnsi="Times New Roman" w:cs="Times New Roman"/>
          <w:kern w:val="0"/>
          <w:sz w:val="24"/>
          <w:szCs w:val="24"/>
        </w:rPr>
        <w:t xml:space="preserve">to </w:t>
      </w:r>
      <w:r w:rsidR="00357068">
        <w:rPr>
          <w:rFonts w:ascii="Times New Roman" w:eastAsia="宋体" w:hAnsi="Times New Roman" w:cs="Times New Roman"/>
          <w:kern w:val="0"/>
          <w:sz w:val="24"/>
          <w:szCs w:val="24"/>
        </w:rPr>
        <w:t>resistant</w:t>
      </w:r>
      <w:r>
        <w:rPr>
          <w:rFonts w:ascii="Times New Roman" w:eastAsia="宋体" w:hAnsi="Times New Roman" w:cs="Times New Roman"/>
          <w:kern w:val="0"/>
          <w:sz w:val="24"/>
          <w:szCs w:val="24"/>
        </w:rPr>
        <w:t xml:space="preserve"> jamming attack</w:t>
      </w:r>
      <w:r w:rsidR="00704E2D">
        <w:rPr>
          <w:rFonts w:ascii="Times New Roman" w:eastAsia="宋体" w:hAnsi="Times New Roman" w:cs="Times New Roman"/>
          <w:kern w:val="0"/>
          <w:sz w:val="24"/>
          <w:szCs w:val="24"/>
        </w:rPr>
        <w:t xml:space="preserve">, which </w:t>
      </w:r>
      <w:r>
        <w:rPr>
          <w:rFonts w:ascii="Times New Roman" w:eastAsia="宋体" w:hAnsi="Times New Roman" w:cs="Times New Roman"/>
          <w:kern w:val="0"/>
          <w:sz w:val="24"/>
          <w:szCs w:val="24"/>
        </w:rPr>
        <w:t xml:space="preserve">can affect consensus process by jamming the message transmission of honest nodes. If </w:t>
      </w:r>
      <w:r w:rsidR="00191ED3">
        <w:rPr>
          <w:rFonts w:ascii="Times New Roman" w:eastAsia="宋体" w:hAnsi="Times New Roman" w:cs="Times New Roman"/>
          <w:kern w:val="0"/>
          <w:sz w:val="24"/>
          <w:szCs w:val="24"/>
        </w:rPr>
        <w:t>no</w:t>
      </w:r>
      <w:r>
        <w:rPr>
          <w:rFonts w:ascii="Times New Roman" w:eastAsia="宋体" w:hAnsi="Times New Roman" w:cs="Times New Roman"/>
          <w:kern w:val="0"/>
          <w:sz w:val="24"/>
          <w:szCs w:val="24"/>
        </w:rPr>
        <w:t xml:space="preserve"> node recover</w:t>
      </w:r>
      <w:r w:rsidR="00191ED3">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704E2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full signature, the </w:t>
      </w:r>
      <w:r w:rsidR="00704E2D">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cannot be guaranteed. </w:t>
      </w:r>
      <w:r w:rsidR="00191ED3">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contention probability and </w:t>
      </w:r>
      <w:r>
        <w:rPr>
          <w:rFonts w:ascii="Times New Roman" w:eastAsia="宋体" w:hAnsi="Times New Roman" w:cs="Times New Roman"/>
          <w:kern w:val="0"/>
          <w:sz w:val="24"/>
          <w:szCs w:val="24"/>
        </w:rPr>
        <w:t xml:space="preserve">an estimate of adversary time window through sensing the wireless channel.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the channel compete probabilities of nodes decrease.</w:t>
      </w:r>
      <w:r w:rsidR="00285C36">
        <w:rPr>
          <w:rFonts w:ascii="Times New Roman" w:eastAsia="宋体" w:hAnsi="Times New Roman" w:cs="Times New Roman"/>
          <w:kern w:val="0"/>
          <w:sz w:val="24"/>
          <w:szCs w:val="24"/>
        </w:rPr>
        <w:t xml:space="preserve"> </w:t>
      </w:r>
      <w:r w:rsidR="008333B6">
        <w:rPr>
          <w:rFonts w:ascii="Times New Roman" w:eastAsia="宋体" w:hAnsi="Times New Roman" w:cs="Times New Roman"/>
          <w:kern w:val="0"/>
          <w:sz w:val="24"/>
          <w:szCs w:val="24"/>
        </w:rPr>
        <w:t>In this case, a full a signature can be recovered with higher probability under jamming attack</w:t>
      </w:r>
      <w:r>
        <w:rPr>
          <w:rFonts w:ascii="Times New Roman" w:eastAsia="宋体" w:hAnsi="Times New Roman" w:cs="Times New Roman"/>
          <w:kern w:val="0"/>
          <w:sz w:val="24"/>
          <w:szCs w:val="24"/>
        </w:rPr>
        <w:t xml:space="preserve">. Besides, </w:t>
      </w:r>
      <w:r w:rsidR="0019283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will adjust the timeout duration to guarantee the termination of consensus process</w:t>
      </w:r>
      <w:r w:rsidR="00192831">
        <w:rPr>
          <w:rFonts w:ascii="Times New Roman" w:eastAsia="宋体" w:hAnsi="Times New Roman" w:cs="Times New Roman"/>
          <w:kern w:val="0"/>
          <w:sz w:val="24"/>
          <w:szCs w:val="24"/>
        </w:rPr>
        <w:t xml:space="preserve"> </w:t>
      </w:r>
      <w:r w:rsidR="001F4846">
        <w:rPr>
          <w:rFonts w:ascii="Times New Roman" w:eastAsia="宋体" w:hAnsi="Times New Roman" w:cs="Times New Roman"/>
          <w:kern w:val="0"/>
          <w:sz w:val="24"/>
          <w:szCs w:val="24"/>
        </w:rPr>
        <w:t xml:space="preserve">under jamming attack </w:t>
      </w:r>
      <w:r w:rsidR="00192831">
        <w:rPr>
          <w:rFonts w:ascii="Times New Roman" w:eastAsia="宋体" w:hAnsi="Times New Roman" w:cs="Times New Roman"/>
          <w:kern w:val="0"/>
          <w:sz w:val="24"/>
          <w:szCs w:val="24"/>
        </w:rPr>
        <w:t>according to the estimate of adversary time window</w:t>
      </w:r>
      <w:r>
        <w:rPr>
          <w:rFonts w:ascii="Times New Roman" w:eastAsia="宋体" w:hAnsi="Times New Roman" w:cs="Times New Roman"/>
          <w:kern w:val="0"/>
          <w:sz w:val="24"/>
          <w:szCs w:val="24"/>
        </w:rPr>
        <w:t xml:space="preserve">. Therefore,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ensure the </w:t>
      </w:r>
      <w:r w:rsidR="001F4846">
        <w:rPr>
          <w:rFonts w:ascii="Times New Roman" w:eastAsia="宋体" w:hAnsi="Times New Roman" w:cs="Times New Roman"/>
          <w:kern w:val="0"/>
          <w:sz w:val="24"/>
          <w:szCs w:val="24"/>
        </w:rPr>
        <w:t>security</w:t>
      </w:r>
      <w:r>
        <w:rPr>
          <w:rFonts w:ascii="Times New Roman" w:eastAsia="宋体" w:hAnsi="Times New Roman" w:cs="Times New Roman"/>
          <w:kern w:val="0"/>
          <w:sz w:val="24"/>
          <w:szCs w:val="24"/>
        </w:rPr>
        <w:t xml:space="preserve"> of blockchain system under jamming attacks.</w:t>
      </w:r>
    </w:p>
    <w:p w14:paraId="5238F435" w14:textId="4DFD26E9" w:rsidR="005406CD" w:rsidRPr="00D1110A" w:rsidRDefault="00CD6287" w:rsidP="00CD6287">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 xml:space="preserve">5.1 </w:t>
      </w:r>
      <w:r w:rsidR="005406CD">
        <w:rPr>
          <w:rFonts w:ascii="Times New Roman" w:eastAsia="黑体" w:hAnsi="Times New Roman" w:cs="Times New Roman"/>
          <w:sz w:val="28"/>
          <w:szCs w:val="28"/>
        </w:rPr>
        <w:t>Performance</w:t>
      </w:r>
    </w:p>
    <w:p w14:paraId="6DFD64C0" w14:textId="4376E678" w:rsidR="005406CD" w:rsidRDefault="00CD6287" w:rsidP="005406C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406CD">
        <w:rPr>
          <w:rFonts w:ascii="Times New Roman" w:eastAsia="宋体" w:hAnsi="Times New Roman" w:cs="Times New Roman"/>
          <w:kern w:val="0"/>
          <w:sz w:val="24"/>
          <w:szCs w:val="24"/>
        </w:rPr>
        <w:t xml:space="preserve">e analyze consensus success probability and consensus latency, which is important metrics to measure the performance of a blockchain </w:t>
      </w:r>
      <w:r w:rsidR="009E0676">
        <w:rPr>
          <w:rFonts w:ascii="Times New Roman" w:eastAsia="宋体" w:hAnsi="Times New Roman" w:cs="Times New Roman"/>
          <w:kern w:val="0"/>
          <w:sz w:val="24"/>
          <w:szCs w:val="24"/>
        </w:rPr>
        <w:t>consensus protocol</w:t>
      </w:r>
      <w:r w:rsidR="005406CD">
        <w:rPr>
          <w:rFonts w:ascii="Times New Roman" w:eastAsia="宋体" w:hAnsi="Times New Roman" w:cs="Times New Roman"/>
          <w:kern w:val="0"/>
          <w:sz w:val="24"/>
          <w:szCs w:val="24"/>
        </w:rPr>
        <w:t>.</w:t>
      </w:r>
    </w:p>
    <w:p w14:paraId="3E537D8A" w14:textId="7B367867" w:rsidR="00E3343F" w:rsidRDefault="00B87D15" w:rsidP="00E3343F">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Since all messages</w:t>
      </w:r>
      <w:r w:rsidR="00E3343F">
        <w:rPr>
          <w:rFonts w:ascii="Times New Roman" w:eastAsia="宋体" w:hAnsi="Times New Roman" w:cs="Times New Roman"/>
          <w:kern w:val="0"/>
          <w:sz w:val="24"/>
          <w:szCs w:val="24"/>
        </w:rPr>
        <w:t xml:space="preserve"> of running </w:t>
      </w:r>
      <w:proofErr w:type="spellStart"/>
      <w:r w:rsidR="00E3343F">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are </w:t>
      </w:r>
      <w:r w:rsidR="00E3343F">
        <w:rPr>
          <w:rFonts w:ascii="Times New Roman" w:eastAsia="宋体" w:hAnsi="Times New Roman" w:cs="Times New Roman"/>
          <w:kern w:val="0"/>
          <w:sz w:val="24"/>
          <w:szCs w:val="24"/>
        </w:rPr>
        <w:t>transmitted over wireless networks, we analy</w:t>
      </w:r>
      <w:r w:rsidR="00C43811">
        <w:rPr>
          <w:rFonts w:ascii="Times New Roman" w:eastAsia="宋体" w:hAnsi="Times New Roman" w:cs="Times New Roman" w:hint="eastAsia"/>
          <w:kern w:val="0"/>
          <w:sz w:val="24"/>
          <w:szCs w:val="24"/>
        </w:rPr>
        <w:t>ze</w:t>
      </w:r>
      <w:r w:rsidR="00E3343F">
        <w:rPr>
          <w:rFonts w:ascii="Times New Roman" w:eastAsia="宋体" w:hAnsi="Times New Roman" w:cs="Times New Roman"/>
          <w:kern w:val="0"/>
          <w:sz w:val="24"/>
          <w:szCs w:val="24"/>
        </w:rPr>
        <w:t xml:space="preserve"> the performance of our protocol by a wireless communication model. </w:t>
      </w:r>
      <w:r w:rsidR="00C43811">
        <w:rPr>
          <w:rFonts w:ascii="Times New Roman" w:eastAsia="宋体" w:hAnsi="Times New Roman" w:cs="Times New Roman"/>
          <w:kern w:val="0"/>
          <w:sz w:val="24"/>
          <w:szCs w:val="24"/>
        </w:rPr>
        <w:t>W</w:t>
      </w:r>
      <w:r w:rsidR="00E3343F">
        <w:rPr>
          <w:rFonts w:ascii="Times New Roman" w:eastAsia="宋体" w:hAnsi="Times New Roman" w:cs="Times New Roman"/>
          <w:kern w:val="0"/>
          <w:sz w:val="24"/>
          <w:szCs w:val="24"/>
        </w:rPr>
        <w:t xml:space="preserve">ireless channels in our </w:t>
      </w:r>
      <w:r w:rsidR="00C43811">
        <w:rPr>
          <w:rFonts w:ascii="Times New Roman" w:eastAsia="宋体" w:hAnsi="Times New Roman" w:cs="Times New Roman"/>
          <w:kern w:val="0"/>
          <w:sz w:val="24"/>
          <w:szCs w:val="24"/>
        </w:rPr>
        <w:t xml:space="preserve">consider </w:t>
      </w:r>
      <w:r w:rsidR="00E3343F">
        <w:rPr>
          <w:rFonts w:ascii="Times New Roman" w:eastAsia="宋体" w:hAnsi="Times New Roman" w:cs="Times New Roman"/>
          <w:kern w:val="0"/>
          <w:sz w:val="24"/>
          <w:szCs w:val="24"/>
        </w:rPr>
        <w:t xml:space="preserve">communication </w:t>
      </w:r>
      <w:r w:rsidR="004F30D7">
        <w:rPr>
          <w:rFonts w:ascii="Times New Roman" w:eastAsia="宋体" w:hAnsi="Times New Roman" w:cs="Times New Roman"/>
          <w:kern w:val="0"/>
          <w:sz w:val="24"/>
          <w:szCs w:val="24"/>
        </w:rPr>
        <w:t>model</w:t>
      </w:r>
      <w:r w:rsidR="00E3343F">
        <w:rPr>
          <w:rFonts w:ascii="Times New Roman" w:eastAsia="宋体" w:hAnsi="Times New Roman" w:cs="Times New Roman"/>
          <w:kern w:val="0"/>
          <w:sz w:val="24"/>
          <w:szCs w:val="24"/>
        </w:rPr>
        <w:t xml:space="preserve"> follow </w:t>
      </w:r>
      <w:r w:rsidR="00F0659F">
        <w:rPr>
          <w:rFonts w:ascii="Times New Roman" w:eastAsia="宋体" w:hAnsi="Times New Roman" w:cs="Times New Roman"/>
          <w:kern w:val="0"/>
          <w:sz w:val="24"/>
          <w:szCs w:val="24"/>
        </w:rPr>
        <w:t xml:space="preserve">the standard path-loss model and </w:t>
      </w:r>
      <w:r w:rsidR="00E3343F">
        <w:rPr>
          <w:rFonts w:ascii="Times New Roman" w:eastAsia="宋体" w:hAnsi="Times New Roman" w:cs="Times New Roman"/>
          <w:kern w:val="0"/>
          <w:sz w:val="24"/>
          <w:szCs w:val="24"/>
        </w:rPr>
        <w:t xml:space="preserve">the Rayleigh fading model. In detail, </w:t>
      </w:r>
      <w:r w:rsidR="00F0659F">
        <w:rPr>
          <w:rFonts w:ascii="Times New Roman" w:eastAsia="宋体" w:hAnsi="Times New Roman" w:cs="Times New Roman"/>
          <w:kern w:val="0"/>
          <w:sz w:val="24"/>
          <w:szCs w:val="24"/>
        </w:rPr>
        <w:t xml:space="preserve">the path-loss of </w:t>
      </w:r>
      <w:r w:rsidR="00E3343F">
        <w:rPr>
          <w:rFonts w:ascii="Times New Roman" w:eastAsia="宋体" w:hAnsi="Times New Roman" w:cs="Times New Roman"/>
          <w:kern w:val="0"/>
          <w:sz w:val="24"/>
          <w:szCs w:val="24"/>
        </w:rPr>
        <w:t xml:space="preserve">the wireless channel between nodes </w:t>
      </w:r>
      <m:oMath>
        <m:r>
          <w:rPr>
            <w:rFonts w:ascii="Cambria Math" w:eastAsia="宋体" w:hAnsi="Cambria Math" w:cs="Times New Roman"/>
            <w:kern w:val="0"/>
            <w:sz w:val="24"/>
            <w:szCs w:val="24"/>
          </w:rPr>
          <m:t>u</m:t>
        </m:r>
      </m:oMath>
      <w:r w:rsidR="00E3343F">
        <w:rPr>
          <w:rFonts w:ascii="Times New Roman" w:eastAsia="宋体" w:hAnsi="Times New Roman" w:cs="Times New Roman" w:hint="eastAsia"/>
          <w:kern w:val="0"/>
          <w:sz w:val="24"/>
          <w:szCs w:val="24"/>
        </w:rPr>
        <w:t xml:space="preserve"> </w:t>
      </w:r>
      <w:r w:rsidR="00E3343F">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E3343F">
        <w:rPr>
          <w:rFonts w:ascii="Times New Roman" w:eastAsia="宋体" w:hAnsi="Times New Roman" w:cs="Times New Roman" w:hint="eastAsia"/>
          <w:kern w:val="0"/>
          <w:sz w:val="24"/>
          <w:szCs w:val="24"/>
        </w:rPr>
        <w:t xml:space="preserve"> </w:t>
      </w:r>
      <w:r w:rsidR="00E3343F">
        <w:rPr>
          <w:rFonts w:ascii="Times New Roman" w:eastAsia="宋体" w:hAnsi="Times New Roman" w:cs="Times New Roman"/>
          <w:kern w:val="0"/>
          <w:sz w:val="24"/>
          <w:szCs w:val="24"/>
        </w:rPr>
        <w:t>is modeled as</w:t>
      </w:r>
    </w:p>
    <w:p w14:paraId="7DB2E998" w14:textId="37474F46" w:rsidR="00B87D15" w:rsidRPr="00E3343F" w:rsidRDefault="00E3343F" w:rsidP="00E3343F">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2A642A0D" w14:textId="77777777" w:rsidR="00E3343F" w:rsidRPr="00E3343F" w:rsidRDefault="00E3343F" w:rsidP="00E3343F">
      <w:pPr>
        <w:spacing w:afterLines="100" w:after="312"/>
        <w:rPr>
          <w:rFonts w:ascii="Times New Roman" w:eastAsia="宋体" w:hAnsi="Times New Roman" w:cs="Times New Roman"/>
          <w:kern w:val="0"/>
          <w:sz w:val="24"/>
          <w:szCs w:val="24"/>
        </w:rPr>
      </w:pPr>
      <w:r w:rsidRPr="00E3343F">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E3343F">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E3343F">
        <w:rPr>
          <w:rFonts w:ascii="Times New Roman" w:eastAsia="宋体" w:hAnsi="Times New Roman" w:cs="Times New Roman"/>
          <w:kern w:val="0"/>
          <w:sz w:val="24"/>
          <w:szCs w:val="24"/>
        </w:rPr>
        <w:t xml:space="preserve">, </w:t>
      </w:r>
      <w:r w:rsidRPr="00E3343F">
        <w:rPr>
          <w:rFonts w:ascii="Times New Roman" w:eastAsia="宋体" w:hAnsi="Times New Roman" w:cs="Times New Roman" w:hint="eastAsia"/>
          <w:kern w:val="0"/>
          <w:sz w:val="24"/>
          <w:szCs w:val="24"/>
        </w:rPr>
        <w:t>a</w:t>
      </w:r>
      <w:r w:rsidRPr="00E3343F">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E3343F">
        <w:rPr>
          <w:rFonts w:ascii="Times New Roman" w:eastAsia="宋体" w:hAnsi="Times New Roman" w:cs="Times New Roman"/>
          <w:kern w:val="0"/>
          <w:sz w:val="24"/>
          <w:szCs w:val="24"/>
        </w:rPr>
        <w:t xml:space="preserve"> is path-loss </w:t>
      </w:r>
      <w:proofErr w:type="gramStart"/>
      <w:r w:rsidRPr="00E3343F">
        <w:rPr>
          <w:rFonts w:ascii="Times New Roman" w:eastAsia="宋体" w:hAnsi="Times New Roman" w:cs="Times New Roman"/>
          <w:kern w:val="0"/>
          <w:sz w:val="24"/>
          <w:szCs w:val="24"/>
        </w:rPr>
        <w:t>exponent</w:t>
      </w:r>
      <w:r w:rsidRPr="00E3343F">
        <w:rPr>
          <w:rFonts w:ascii="Times New Roman" w:eastAsia="宋体" w:hAnsi="Times New Roman" w:cs="Times New Roman" w:hint="eastAsia"/>
          <w:kern w:val="0"/>
          <w:sz w:val="24"/>
          <w:szCs w:val="24"/>
        </w:rPr>
        <w:t>.</w:t>
      </w:r>
      <w:proofErr w:type="gramEnd"/>
      <w:r w:rsidRPr="00E3343F">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E3343F">
        <w:rPr>
          <w:rFonts w:ascii="Times New Roman" w:eastAsia="宋体" w:hAnsi="Times New Roman" w:cs="Times New Roman" w:hint="eastAsia"/>
          <w:kern w:val="0"/>
          <w:sz w:val="24"/>
          <w:szCs w:val="24"/>
        </w:rPr>
        <w:t>,</w:t>
      </w:r>
      <w:r w:rsidRPr="00E3343F">
        <w:rPr>
          <w:rFonts w:ascii="Times New Roman" w:eastAsia="宋体" w:hAnsi="Times New Roman" w:cs="Times New Roman"/>
          <w:kern w:val="0"/>
          <w:sz w:val="24"/>
          <w:szCs w:val="24"/>
        </w:rPr>
        <w:t xml:space="preserve"> </w:t>
      </w:r>
      <w:bookmarkStart w:id="7" w:name="_Hlk107311181"/>
      <w:r w:rsidRPr="00E3343F">
        <w:rPr>
          <w:rFonts w:ascii="Times New Roman" w:eastAsia="宋体" w:hAnsi="Times New Roman" w:cs="Times New Roman"/>
          <w:kern w:val="0"/>
          <w:sz w:val="24"/>
          <w:szCs w:val="24"/>
        </w:rPr>
        <w:t>following the complex normal distribution</w:t>
      </w:r>
      <w:bookmarkEnd w:id="7"/>
      <w:r w:rsidRPr="00E3343F">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E3343F">
        <w:rPr>
          <w:rFonts w:ascii="Times New Roman" w:eastAsia="宋体" w:hAnsi="Times New Roman" w:cs="Times New Roman"/>
          <w:kern w:val="0"/>
          <w:sz w:val="24"/>
          <w:szCs w:val="24"/>
        </w:rPr>
        <w:t>).</w:t>
      </w:r>
      <w:r w:rsidRPr="00E3343F">
        <w:rPr>
          <w:rFonts w:ascii="Times New Roman" w:eastAsia="宋体" w:hAnsi="Times New Roman" w:cs="Times New Roman" w:hint="eastAsia"/>
          <w:kern w:val="0"/>
          <w:sz w:val="24"/>
          <w:szCs w:val="24"/>
        </w:rPr>
        <w:t xml:space="preserve"> </w:t>
      </w:r>
      <w:r w:rsidRPr="00E3343F">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E3343F">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E3343F">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E3343F">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E3343F">
        <w:rPr>
          <w:rFonts w:ascii="Times New Roman" w:eastAsia="宋体" w:hAnsi="Times New Roman" w:cs="Times New Roman"/>
          <w:kern w:val="0"/>
          <w:sz w:val="24"/>
          <w:szCs w:val="24"/>
        </w:rPr>
        <w:t xml:space="preserve"> is formulated as</w:t>
      </w:r>
    </w:p>
    <w:p w14:paraId="5FAE0665" w14:textId="77777777" w:rsidR="00E3343F" w:rsidRPr="00E3343F" w:rsidRDefault="00E3343F" w:rsidP="00E3343F">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428F1D98" w14:textId="4790CC66" w:rsidR="00D74A8E" w:rsidRDefault="00E3343F" w:rsidP="00D74A8E">
      <w:pPr>
        <w:spacing w:afterLines="100" w:after="312"/>
        <w:ind w:firstLine="420"/>
        <w:rPr>
          <w:rFonts w:ascii="Times New Roman" w:eastAsia="宋体" w:hAnsi="Times New Roman" w:cs="Times New Roman"/>
          <w:kern w:val="0"/>
          <w:sz w:val="24"/>
          <w:szCs w:val="24"/>
        </w:rPr>
      </w:pPr>
      <w:r w:rsidRPr="00E3343F">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00C43811">
        <w:rPr>
          <w:rFonts w:ascii="Times New Roman" w:eastAsia="宋体" w:hAnsi="Times New Roman" w:cs="Times New Roman" w:hint="eastAsia"/>
          <w:kern w:val="0"/>
          <w:sz w:val="24"/>
          <w:szCs w:val="24"/>
        </w:rPr>
        <w:t xml:space="preserve"> </w:t>
      </w:r>
      <w:r w:rsidR="00C43811">
        <w:rPr>
          <w:rFonts w:ascii="Times New Roman" w:eastAsia="宋体" w:hAnsi="Times New Roman" w:cs="Times New Roman"/>
          <w:kern w:val="0"/>
          <w:sz w:val="24"/>
          <w:szCs w:val="24"/>
        </w:rPr>
        <w:t>is transmit power, and</w:t>
      </w:r>
      <w:r w:rsidRPr="00E3343F">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E3343F">
        <w:rPr>
          <w:rFonts w:ascii="Times New Roman" w:eastAsia="宋体" w:hAnsi="Times New Roman" w:cs="Times New Roman"/>
          <w:kern w:val="0"/>
          <w:sz w:val="24"/>
          <w:szCs w:val="24"/>
        </w:rPr>
        <w:t xml:space="preserve"> is the additive white Gaussian noise.</w:t>
      </w:r>
      <w:del w:id="8" w:author="Zhang Li" w:date="2022-07-02T15:53:00Z">
        <w:r w:rsidR="00D74A8E" w:rsidDel="00DF52C9">
          <w:rPr>
            <w:rFonts w:ascii="Times New Roman" w:eastAsia="宋体" w:hAnsi="Times New Roman" w:cs="Times New Roman"/>
            <w:kern w:val="0"/>
            <w:sz w:val="24"/>
            <w:szCs w:val="24"/>
          </w:rPr>
          <w:delText xml:space="preserve"> </w:delText>
        </w:r>
      </w:del>
    </w:p>
    <w:p w14:paraId="285218D2" w14:textId="0A2605CA" w:rsidR="00711F19" w:rsidRDefault="00711F19" w:rsidP="00D74A8E">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w:t>
      </w:r>
      <w:r>
        <w:rPr>
          <w:rFonts w:ascii="Times New Roman" w:eastAsia="宋体" w:hAnsi="Times New Roman" w:cs="Times New Roman"/>
          <w:kern w:val="0"/>
          <w:sz w:val="24"/>
          <w:szCs w:val="24"/>
        </w:rPr>
        <w:t>ince the time in our protocol implementation is divided into synchronized slots</w:t>
      </w:r>
      <w:r w:rsidR="001D2547">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 xml:space="preserve">which </w:t>
      </w:r>
      <w:r w:rsidR="001D2547">
        <w:rPr>
          <w:rFonts w:ascii="Times New Roman" w:eastAsia="宋体" w:hAnsi="Times New Roman" w:cs="Times New Roman"/>
          <w:kern w:val="0"/>
          <w:sz w:val="24"/>
          <w:szCs w:val="24"/>
        </w:rPr>
        <w:t>can complete</w:t>
      </w:r>
      <w:r>
        <w:rPr>
          <w:rFonts w:ascii="Times New Roman" w:eastAsia="宋体" w:hAnsi="Times New Roman" w:cs="Times New Roman"/>
          <w:kern w:val="0"/>
          <w:sz w:val="24"/>
          <w:szCs w:val="24"/>
        </w:rPr>
        <w:t xml:space="preserve"> </w:t>
      </w:r>
      <w:r w:rsidR="00F0659F">
        <w:rPr>
          <w:rFonts w:ascii="Times New Roman" w:eastAsia="宋体" w:hAnsi="Times New Roman" w:cs="Times New Roman"/>
          <w:kern w:val="0"/>
          <w:sz w:val="24"/>
          <w:szCs w:val="24"/>
        </w:rPr>
        <w:t xml:space="preserve">a </w:t>
      </w:r>
      <w:r w:rsidR="008F2899">
        <w:rPr>
          <w:rFonts w:ascii="Times New Roman" w:eastAsia="宋体" w:hAnsi="Times New Roman" w:cs="Times New Roman"/>
          <w:kern w:val="0"/>
          <w:sz w:val="24"/>
          <w:szCs w:val="24"/>
        </w:rPr>
        <w:t>packet</w:t>
      </w:r>
      <w:r w:rsidR="00F0659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transmission. </w:t>
      </w:r>
      <w:r w:rsidR="008F2899">
        <w:rPr>
          <w:rFonts w:ascii="Times New Roman" w:eastAsia="宋体" w:hAnsi="Times New Roman" w:cs="Times New Roman"/>
          <w:kern w:val="0"/>
          <w:sz w:val="24"/>
          <w:szCs w:val="24"/>
        </w:rPr>
        <w:t>The fixed time interval of a slot is calculated as follows:</w:t>
      </w:r>
    </w:p>
    <w:p w14:paraId="2890EDE9" w14:textId="386D82C8" w:rsidR="008F2899" w:rsidRDefault="000D35E9" w:rsidP="008F2899">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F52A420" w14:textId="3FD28DB6" w:rsidR="008F2899" w:rsidRDefault="008F2899" w:rsidP="008F28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packet sent by nodes during the consensus process in bits, and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SNR ratio of transmission,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bandwidth utilized for transmission.</w:t>
      </w:r>
      <w:r w:rsidR="0031365D">
        <w:rPr>
          <w:rFonts w:ascii="Times New Roman" w:eastAsia="宋体" w:hAnsi="Times New Roman" w:cs="Times New Roman"/>
          <w:kern w:val="0"/>
          <w:sz w:val="24"/>
          <w:szCs w:val="24"/>
        </w:rPr>
        <w:t xml:space="preserve"> </w:t>
      </w:r>
      <w:r w:rsidR="00671170">
        <w:rPr>
          <w:rFonts w:ascii="Times New Roman" w:eastAsia="宋体" w:hAnsi="Times New Roman" w:cs="Times New Roman"/>
          <w:kern w:val="0"/>
          <w:sz w:val="24"/>
          <w:szCs w:val="24"/>
        </w:rPr>
        <w:t>Since a message will be divided into multiple packet</w:t>
      </w:r>
      <w:r w:rsidR="00DF1ADF">
        <w:rPr>
          <w:rFonts w:ascii="Times New Roman" w:eastAsia="宋体" w:hAnsi="Times New Roman" w:cs="Times New Roman"/>
          <w:kern w:val="0"/>
          <w:sz w:val="24"/>
          <w:szCs w:val="24"/>
        </w:rPr>
        <w:t>s</w:t>
      </w:r>
      <w:r w:rsidR="00671170">
        <w:rPr>
          <w:rFonts w:ascii="Times New Roman" w:eastAsia="宋体" w:hAnsi="Times New Roman" w:cs="Times New Roman"/>
          <w:kern w:val="0"/>
          <w:sz w:val="24"/>
          <w:szCs w:val="24"/>
        </w:rPr>
        <w:t xml:space="preserve"> in transmission process, the time interval of tran</w:t>
      </w:r>
      <w:r w:rsidR="009E34DB">
        <w:rPr>
          <w:rFonts w:ascii="Times New Roman" w:eastAsia="宋体" w:hAnsi="Times New Roman" w:cs="Times New Roman"/>
          <w:kern w:val="0"/>
          <w:sz w:val="24"/>
          <w:szCs w:val="24"/>
        </w:rPr>
        <w:t xml:space="preserve">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9E34DB">
        <w:rPr>
          <w:rFonts w:ascii="Times New Roman" w:eastAsia="宋体" w:hAnsi="Times New Roman" w:cs="Times New Roman" w:hint="eastAsia"/>
          <w:kern w:val="0"/>
          <w:sz w:val="24"/>
          <w:szCs w:val="24"/>
        </w:rPr>
        <w:t>,</w:t>
      </w:r>
      <w:r w:rsidR="009E34DB">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009E34DB">
        <w:rPr>
          <w:rFonts w:ascii="Times New Roman" w:eastAsia="宋体" w:hAnsi="Times New Roman" w:cs="Times New Roman" w:hint="eastAsia"/>
          <w:kern w:val="0"/>
          <w:sz w:val="24"/>
          <w:szCs w:val="24"/>
        </w:rPr>
        <w:t xml:space="preserve"> </w:t>
      </w:r>
      <w:r w:rsidR="009E34DB">
        <w:rPr>
          <w:rFonts w:ascii="Times New Roman" w:eastAsia="宋体" w:hAnsi="Times New Roman" w:cs="Times New Roman"/>
          <w:kern w:val="0"/>
          <w:sz w:val="24"/>
          <w:szCs w:val="24"/>
        </w:rPr>
        <w:t>is the number of packet</w:t>
      </w:r>
      <w:r w:rsidR="00DF1ADF">
        <w:rPr>
          <w:rFonts w:ascii="Times New Roman" w:eastAsia="宋体" w:hAnsi="Times New Roman" w:cs="Times New Roman"/>
          <w:kern w:val="0"/>
          <w:sz w:val="24"/>
          <w:szCs w:val="24"/>
        </w:rPr>
        <w:t>s</w:t>
      </w:r>
      <w:r w:rsidR="009E34DB">
        <w:rPr>
          <w:rFonts w:ascii="Times New Roman" w:eastAsia="宋体" w:hAnsi="Times New Roman" w:cs="Times New Roman"/>
          <w:kern w:val="0"/>
          <w:sz w:val="24"/>
          <w:szCs w:val="24"/>
        </w:rPr>
        <w:t xml:space="preserve"> of the message.</w:t>
      </w:r>
    </w:p>
    <w:p w14:paraId="0CC1E7D5" w14:textId="7063C294" w:rsidR="00921F8A" w:rsidRPr="00921F8A" w:rsidRDefault="00D748F8" w:rsidP="00921F8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communication </w:t>
      </w:r>
      <w:r w:rsidR="00680D6B">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 xml:space="preserve">odel, </w:t>
      </w:r>
      <w:r w:rsidR="00342597">
        <w:rPr>
          <w:rFonts w:ascii="Times New Roman" w:eastAsia="宋体" w:hAnsi="Times New Roman" w:cs="Times New Roman"/>
          <w:kern w:val="0"/>
          <w:sz w:val="24"/>
          <w:szCs w:val="24"/>
        </w:rPr>
        <w:t xml:space="preserve">each node </w:t>
      </w:r>
      <w:r w:rsidR="00981372">
        <w:rPr>
          <w:rFonts w:ascii="Times New Roman" w:eastAsia="宋体" w:hAnsi="Times New Roman" w:cs="Times New Roman"/>
          <w:kern w:val="0"/>
          <w:sz w:val="24"/>
          <w:szCs w:val="24"/>
        </w:rPr>
        <w:t>compete</w:t>
      </w:r>
      <w:r w:rsidR="00DF1ADF">
        <w:rPr>
          <w:rFonts w:ascii="Times New Roman" w:eastAsia="宋体" w:hAnsi="Times New Roman" w:cs="Times New Roman" w:hint="eastAsia"/>
          <w:kern w:val="0"/>
          <w:sz w:val="24"/>
          <w:szCs w:val="24"/>
        </w:rPr>
        <w:t>s</w:t>
      </w:r>
      <w:r w:rsidR="00981372">
        <w:rPr>
          <w:rFonts w:ascii="Times New Roman" w:eastAsia="宋体" w:hAnsi="Times New Roman" w:cs="Times New Roman"/>
          <w:kern w:val="0"/>
          <w:sz w:val="24"/>
          <w:szCs w:val="24"/>
        </w:rPr>
        <w:t xml:space="preserve"> for accessing the channel </w:t>
      </w:r>
      <w:r w:rsidR="00921F8A">
        <w:rPr>
          <w:rFonts w:ascii="Times New Roman" w:eastAsia="宋体" w:hAnsi="Times New Roman" w:cs="Times New Roman"/>
          <w:kern w:val="0"/>
          <w:sz w:val="24"/>
          <w:szCs w:val="24"/>
        </w:rPr>
        <w:t xml:space="preserve">to </w:t>
      </w:r>
      <w:r w:rsidR="00342597">
        <w:rPr>
          <w:rFonts w:ascii="Times New Roman" w:eastAsia="宋体" w:hAnsi="Times New Roman" w:cs="Times New Roman"/>
          <w:kern w:val="0"/>
          <w:sz w:val="24"/>
          <w:szCs w:val="24"/>
        </w:rPr>
        <w:t>broadcast</w:t>
      </w:r>
      <w:r w:rsidR="00921F8A">
        <w:rPr>
          <w:rFonts w:ascii="Times New Roman" w:eastAsia="宋体" w:hAnsi="Times New Roman" w:cs="Times New Roman"/>
          <w:kern w:val="0"/>
          <w:sz w:val="24"/>
          <w:szCs w:val="24"/>
        </w:rPr>
        <w:t xml:space="preserve"> messages over wireless channels</w:t>
      </w:r>
      <w:r w:rsidR="006753E1">
        <w:rPr>
          <w:rFonts w:ascii="Times New Roman" w:eastAsia="宋体" w:hAnsi="Times New Roman" w:cs="Times New Roman"/>
          <w:kern w:val="0"/>
          <w:sz w:val="24"/>
          <w:szCs w:val="24"/>
        </w:rPr>
        <w:t>.</w:t>
      </w:r>
      <w:r w:rsidR="00921F8A">
        <w:rPr>
          <w:rFonts w:ascii="Times New Roman" w:eastAsia="宋体" w:hAnsi="Times New Roman" w:cs="Times New Roman"/>
          <w:kern w:val="0"/>
          <w:sz w:val="24"/>
          <w:szCs w:val="24"/>
        </w:rPr>
        <w:t xml:space="preserve"> </w:t>
      </w:r>
      <w:r w:rsidR="00921F8A" w:rsidRPr="00921F8A">
        <w:rPr>
          <w:rFonts w:ascii="Times New Roman" w:eastAsia="宋体" w:hAnsi="Times New Roman" w:cs="Times New Roman"/>
          <w:kern w:val="0"/>
          <w:sz w:val="24"/>
          <w:szCs w:val="24"/>
        </w:rPr>
        <w:t>In channel contention process</w:t>
      </w:r>
      <w:r w:rsidR="00921F8A">
        <w:rPr>
          <w:rFonts w:ascii="Times New Roman" w:eastAsia="宋体" w:hAnsi="Times New Roman" w:cs="Times New Roman"/>
          <w:kern w:val="0"/>
          <w:sz w:val="24"/>
          <w:szCs w:val="24"/>
        </w:rPr>
        <w:t xml:space="preserve">, </w:t>
      </w:r>
      <w:r w:rsidR="0031365D">
        <w:rPr>
          <w:rFonts w:ascii="Times New Roman" w:eastAsia="宋体" w:hAnsi="Times New Roman" w:cs="Times New Roman"/>
          <w:kern w:val="0"/>
          <w:sz w:val="24"/>
          <w:szCs w:val="24"/>
        </w:rPr>
        <w:t xml:space="preserve">the transmission </w:t>
      </w:r>
      <w:r w:rsidR="00AF7962">
        <w:rPr>
          <w:rFonts w:ascii="Times New Roman" w:eastAsia="宋体" w:hAnsi="Times New Roman" w:cs="Times New Roman"/>
          <w:kern w:val="0"/>
          <w:sz w:val="24"/>
          <w:szCs w:val="24"/>
        </w:rPr>
        <w:t xml:space="preserve">between nodes </w:t>
      </w:r>
      <w:r w:rsidR="0031365D">
        <w:rPr>
          <w:rFonts w:ascii="Times New Roman" w:eastAsia="宋体" w:hAnsi="Times New Roman" w:cs="Times New Roman"/>
          <w:kern w:val="0"/>
          <w:sz w:val="24"/>
          <w:szCs w:val="24"/>
        </w:rPr>
        <w:t>will</w:t>
      </w:r>
      <w:r w:rsidR="00AF7962">
        <w:rPr>
          <w:rFonts w:ascii="Times New Roman" w:eastAsia="宋体" w:hAnsi="Times New Roman" w:cs="Times New Roman"/>
          <w:kern w:val="0"/>
          <w:sz w:val="24"/>
          <w:szCs w:val="24"/>
        </w:rPr>
        <w:t xml:space="preserve"> fail if more than one node transmit</w:t>
      </w:r>
      <w:r w:rsidR="00DF1ADF">
        <w:rPr>
          <w:rFonts w:ascii="Times New Roman" w:eastAsia="宋体" w:hAnsi="Times New Roman" w:cs="Times New Roman"/>
          <w:kern w:val="0"/>
          <w:sz w:val="24"/>
          <w:szCs w:val="24"/>
        </w:rPr>
        <w:t>s</w:t>
      </w:r>
      <w:r w:rsidR="00AF7962">
        <w:rPr>
          <w:rFonts w:ascii="Times New Roman" w:eastAsia="宋体" w:hAnsi="Times New Roman" w:cs="Times New Roman"/>
          <w:kern w:val="0"/>
          <w:sz w:val="24"/>
          <w:szCs w:val="24"/>
        </w:rPr>
        <w:t xml:space="preserve"> in a same slot.</w:t>
      </w:r>
      <w:r w:rsidR="0031365D">
        <w:rPr>
          <w:rFonts w:ascii="Times New Roman" w:eastAsia="宋体" w:hAnsi="Times New Roman" w:cs="Times New Roman"/>
          <w:kern w:val="0"/>
          <w:sz w:val="24"/>
          <w:szCs w:val="24"/>
        </w:rPr>
        <w:t xml:space="preserve"> </w:t>
      </w:r>
      <w:r w:rsidR="00D81915">
        <w:rPr>
          <w:rFonts w:ascii="Times New Roman" w:eastAsia="宋体" w:hAnsi="Times New Roman" w:cs="Times New Roman"/>
          <w:kern w:val="0"/>
          <w:sz w:val="24"/>
          <w:szCs w:val="24"/>
        </w:rPr>
        <w:t>Channel</w:t>
      </w:r>
      <w:r w:rsidR="00921F8A" w:rsidRPr="00921F8A">
        <w:rPr>
          <w:rFonts w:ascii="Times New Roman" w:eastAsia="宋体" w:hAnsi="Times New Roman" w:cs="Times New Roman"/>
          <w:kern w:val="0"/>
          <w:sz w:val="24"/>
          <w:szCs w:val="24"/>
        </w:rPr>
        <w:t xml:space="preserve"> contention success probability</w:t>
      </w:r>
      <w:r w:rsidR="00921F8A" w:rsidRPr="00921F8A">
        <w:rPr>
          <w:rFonts w:ascii="Times New Roman" w:eastAsia="宋体" w:hAnsi="Times New Roman" w:cs="Times New Roman" w:hint="eastAsia"/>
          <w:kern w:val="0"/>
          <w:sz w:val="24"/>
          <w:szCs w:val="24"/>
        </w:rPr>
        <w:t xml:space="preserve"> </w:t>
      </w:r>
      <w:r w:rsidR="00921F8A" w:rsidRPr="00921F8A">
        <w:rPr>
          <w:rFonts w:ascii="Times New Roman" w:eastAsia="宋体" w:hAnsi="Times New Roman" w:cs="Times New Roman"/>
          <w:kern w:val="0"/>
          <w:sz w:val="24"/>
          <w:szCs w:val="24"/>
        </w:rPr>
        <w:t>can be expressed as</w:t>
      </w:r>
    </w:p>
    <w:p w14:paraId="4E43879E" w14:textId="16BDB612" w:rsidR="00D748F8" w:rsidRPr="00921F8A" w:rsidRDefault="000D35E9" w:rsidP="00921F8A">
      <w:pPr>
        <w:spacing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m:rPr>
              <m:sty m:val="p"/>
            </m:rPr>
            <w:rPr>
              <w:rFonts w:ascii="Cambria Math" w:eastAsia="宋体" w:hAnsi="Cambria Math" w:cs="Times New Roman"/>
              <w:kern w:val="0"/>
              <w:sz w:val="24"/>
              <w:szCs w:val="24"/>
            </w:rPr>
            <m:t>(N)=</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m:oMathPara>
    </w:p>
    <w:p w14:paraId="70A0309B" w14:textId="77777777" w:rsidR="00DF52C9" w:rsidRDefault="00921F8A" w:rsidP="00390198">
      <w:pPr>
        <w:spacing w:afterLines="100" w:after="312"/>
        <w:rPr>
          <w:ins w:id="9" w:author="Zhang Li" w:date="2022-07-02T15:54:00Z"/>
          <w:rFonts w:ascii="Times New Roman" w:eastAsia="宋体" w:hAnsi="Times New Roman" w:cs="Times New Roman"/>
          <w:kern w:val="0"/>
          <w:sz w:val="24"/>
          <w:szCs w:val="24"/>
        </w:rPr>
      </w:pPr>
      <w:r>
        <w:rPr>
          <w:rFonts w:ascii="Times New Roman" w:eastAsia="宋体" w:hAnsi="Times New Roman" w:cs="Times New Roman"/>
          <w:kern w:val="0"/>
          <w:sz w:val="24"/>
          <w:szCs w:val="24"/>
        </w:rPr>
        <w:t>where</w:t>
      </w:r>
      <w:r w:rsidR="0031365D">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N</m:t>
        </m:r>
      </m:oMath>
      <w:r w:rsidR="0031365D">
        <w:rPr>
          <w:rFonts w:ascii="Times New Roman" w:eastAsia="宋体" w:hAnsi="Times New Roman" w:cs="Times New Roman" w:hint="eastAsia"/>
          <w:kern w:val="0"/>
          <w:sz w:val="24"/>
          <w:szCs w:val="24"/>
        </w:rPr>
        <w:t xml:space="preserve"> </w:t>
      </w:r>
      <w:r w:rsidR="0031365D">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0031365D">
        <w:rPr>
          <w:rFonts w:ascii="Times New Roman" w:eastAsia="宋体" w:hAnsi="Times New Roman" w:cs="Times New Roman" w:hint="eastAsia"/>
          <w:kern w:val="0"/>
          <w:sz w:val="24"/>
          <w:szCs w:val="24"/>
        </w:rPr>
        <w:t xml:space="preserve"> </w:t>
      </w:r>
      <w:r w:rsidR="0031365D">
        <w:rPr>
          <w:rFonts w:ascii="Times New Roman" w:eastAsia="宋体" w:hAnsi="Times New Roman" w:cs="Times New Roman"/>
          <w:kern w:val="0"/>
          <w:sz w:val="24"/>
          <w:szCs w:val="24"/>
        </w:rPr>
        <w:t xml:space="preserve">is a constant transmit probability of each </w:t>
      </w:r>
      <w:proofErr w:type="gramStart"/>
      <w:r w:rsidR="0031365D">
        <w:rPr>
          <w:rFonts w:ascii="Times New Roman" w:eastAsia="宋体" w:hAnsi="Times New Roman" w:cs="Times New Roman"/>
          <w:kern w:val="0"/>
          <w:sz w:val="24"/>
          <w:szCs w:val="24"/>
        </w:rPr>
        <w:t>node.</w:t>
      </w:r>
      <w:proofErr w:type="gramEnd"/>
      <w:r w:rsidR="0031365D">
        <w:rPr>
          <w:rFonts w:ascii="Times New Roman" w:eastAsia="宋体" w:hAnsi="Times New Roman" w:cs="Times New Roman"/>
          <w:kern w:val="0"/>
          <w:sz w:val="24"/>
          <w:szCs w:val="24"/>
        </w:rPr>
        <w:t xml:space="preserve"> </w:t>
      </w:r>
    </w:p>
    <w:p w14:paraId="70B94982" w14:textId="6302771B" w:rsidR="0031365D" w:rsidRPr="00D74A8E" w:rsidRDefault="0031365D" w:rsidP="0031365D">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During transmission process, t</w:t>
      </w:r>
      <w:r w:rsidRPr="00D74A8E">
        <w:rPr>
          <w:rFonts w:ascii="Times New Roman" w:eastAsia="宋体" w:hAnsi="Times New Roman" w:cs="Times New Roman"/>
          <w:kern w:val="0"/>
          <w:sz w:val="24"/>
          <w:szCs w:val="24"/>
        </w:rPr>
        <w:t xml:space="preserve">he SNR </w:t>
      </w:r>
      <w:r>
        <w:rPr>
          <w:rFonts w:ascii="Times New Roman" w:eastAsia="宋体" w:hAnsi="Times New Roman" w:cs="Times New Roman"/>
          <w:kern w:val="0"/>
          <w:sz w:val="24"/>
          <w:szCs w:val="24"/>
        </w:rPr>
        <w:t xml:space="preserve">ratio </w:t>
      </w:r>
      <w:r w:rsidRPr="00D74A8E">
        <w:rPr>
          <w:rFonts w:ascii="Times New Roman" w:eastAsia="宋体" w:hAnsi="Times New Roman" w:cs="Times New Roman"/>
          <w:kern w:val="0"/>
          <w:sz w:val="24"/>
          <w:szCs w:val="24"/>
        </w:rPr>
        <w:t>between nodes varies with the time-variant communication environment. When SNR</w:t>
      </w:r>
      <w:r>
        <w:rPr>
          <w:rFonts w:ascii="Times New Roman" w:eastAsia="宋体" w:hAnsi="Times New Roman" w:cs="Times New Roman"/>
          <w:kern w:val="0"/>
          <w:sz w:val="24"/>
          <w:szCs w:val="24"/>
        </w:rPr>
        <w:t xml:space="preserve"> ratio</w:t>
      </w:r>
      <w:r w:rsidRPr="00D74A8E">
        <w:rPr>
          <w:rFonts w:ascii="Times New Roman" w:eastAsia="宋体" w:hAnsi="Times New Roman" w:cs="Times New Roman"/>
          <w:kern w:val="0"/>
          <w:sz w:val="24"/>
          <w:szCs w:val="24"/>
        </w:rPr>
        <w:t xml:space="preserve">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is exponentially distributed, the SNR outrage probability</w:t>
      </w:r>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between</w:t>
      </w:r>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D74A8E">
        <w:rPr>
          <w:rFonts w:ascii="Times New Roman" w:eastAsia="宋体" w:hAnsi="Times New Roman" w:cs="Times New Roman" w:hint="eastAsia"/>
          <w:kern w:val="0"/>
          <w:sz w:val="24"/>
          <w:szCs w:val="24"/>
        </w:rPr>
        <w:t xml:space="preserve"> </w:t>
      </w:r>
      <w:r w:rsidRPr="00D74A8E">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D74A8E">
        <w:rPr>
          <w:rFonts w:ascii="Times New Roman" w:eastAsia="宋体" w:hAnsi="Times New Roman" w:cs="Times New Roman"/>
          <w:kern w:val="0"/>
          <w:sz w:val="24"/>
          <w:szCs w:val="24"/>
        </w:rPr>
        <w:t xml:space="preserve"> is expressed as follows</w:t>
      </w:r>
    </w:p>
    <w:p w14:paraId="66DECBE1" w14:textId="7E28B5B6" w:rsidR="00921F8A" w:rsidRPr="0099378B" w:rsidRDefault="000D35E9" w:rsidP="00662CC6">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m:rPr>
              <m:sty m:val="p"/>
            </m:rPr>
            <w:rPr>
              <w:rFonts w:ascii="Cambria Math" w:eastAsia="宋体" w:hAnsi="Cambria Math" w:cs="Times New Roman"/>
              <w:kern w:val="0"/>
              <w:sz w:val="24"/>
              <w:szCs w:val="24"/>
            </w:rPr>
            <m:t>=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oMath>
      </m:oMathPara>
    </w:p>
    <w:p w14:paraId="1CBE0BB2" w14:textId="1FC7B586" w:rsidR="00FD0B36" w:rsidRDefault="00FD0B36"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w:t>
      </w:r>
      <w:r w:rsidR="00FE64C3">
        <w:rPr>
          <w:rFonts w:ascii="Times New Roman" w:eastAsia="宋体" w:hAnsi="Times New Roman" w:cs="Times New Roman"/>
          <w:kern w:val="0"/>
          <w:sz w:val="24"/>
          <w:szCs w:val="24"/>
        </w:rPr>
        <w:t>s of contention process can be computed. We have the following proposition.</w:t>
      </w:r>
    </w:p>
    <w:p w14:paraId="0D6D69D6" w14:textId="0F37419E" w:rsidR="00FE64C3" w:rsidRDefault="00FE64C3" w:rsidP="00FE64C3">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We assume that</w:t>
      </w:r>
      <w:r w:rsidR="00A05FB7">
        <w:rPr>
          <w:rFonts w:ascii="Times New Roman" w:eastAsia="宋体" w:hAnsi="Times New Roman" w:cs="Times New Roman"/>
          <w:kern w:val="0"/>
          <w:sz w:val="24"/>
          <w:szCs w:val="24"/>
        </w:rPr>
        <w:t xml:space="preserve"> the total number of nodes in system is </w:t>
      </w:r>
      <m:oMath>
        <m:r>
          <w:rPr>
            <w:rFonts w:ascii="Cambria Math" w:eastAsia="宋体" w:hAnsi="Cambria Math" w:cs="Times New Roman"/>
            <w:kern w:val="0"/>
            <w:sz w:val="24"/>
            <w:szCs w:val="24"/>
          </w:rPr>
          <m:t>N</m:t>
        </m:r>
      </m:oMath>
      <w:r w:rsidR="00A05FB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ach node competes for the channel with a constant probability </w:t>
      </w:r>
      <m:oMath>
        <m:r>
          <w:rPr>
            <w:rFonts w:ascii="Cambria Math" w:eastAsia="宋体" w:hAnsi="Cambria Math" w:cs="Times New Roman"/>
            <w:kern w:val="0"/>
            <w:sz w:val="24"/>
            <w:szCs w:val="24"/>
          </w:rPr>
          <m:t>p</m:t>
        </m:r>
      </m:oMath>
      <w:r w:rsidR="00A05FB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4CEC3AB" w14:textId="6FEC4CFC" w:rsidR="00FE64C3" w:rsidRDefault="000D35E9" w:rsidP="00FE64C3">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oMath>
      </m:oMathPara>
    </w:p>
    <w:p w14:paraId="48EC0D8A" w14:textId="1F913ED3" w:rsidR="00FE64C3" w:rsidRDefault="00FE64C3" w:rsidP="00FE64C3">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A05FB7">
        <w:rPr>
          <w:rFonts w:ascii="Times New Roman" w:eastAsia="宋体" w:hAnsi="Times New Roman" w:cs="Times New Roman"/>
          <w:kern w:val="0"/>
          <w:sz w:val="24"/>
          <w:szCs w:val="24"/>
        </w:rPr>
        <w:t>contention success</w:t>
      </w:r>
      <w:r>
        <w:rPr>
          <w:rFonts w:ascii="Times New Roman" w:eastAsia="宋体" w:hAnsi="Times New Roman" w:cs="Times New Roman"/>
          <w:kern w:val="0"/>
          <w:sz w:val="24"/>
          <w:szCs w:val="24"/>
        </w:rPr>
        <w:t xml:space="preserve"> probability.</w:t>
      </w:r>
    </w:p>
    <w:p w14:paraId="183B56A8" w14:textId="68838032" w:rsidR="0048540A" w:rsidRDefault="00FE64C3" w:rsidP="009E384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D81915">
        <w:rPr>
          <w:rFonts w:ascii="Times New Roman" w:eastAsia="宋体" w:hAnsi="Times New Roman" w:cs="Times New Roman"/>
          <w:kern w:val="0"/>
          <w:sz w:val="24"/>
          <w:szCs w:val="24"/>
        </w:rPr>
        <w:t xml:space="preserve">In a blockchain system, the total number of nodes is </w:t>
      </w:r>
      <m:oMath>
        <m:r>
          <w:rPr>
            <w:rFonts w:ascii="Cambria Math" w:eastAsia="宋体" w:hAnsi="Cambria Math" w:cs="Times New Roman"/>
            <w:kern w:val="0"/>
            <w:sz w:val="24"/>
            <w:szCs w:val="24"/>
          </w:rPr>
          <m:t>N</m:t>
        </m:r>
      </m:oMath>
      <w:r w:rsidR="00D81915">
        <w:rPr>
          <w:rFonts w:ascii="Times New Roman" w:eastAsia="宋体" w:hAnsi="Times New Roman" w:cs="Times New Roman"/>
          <w:kern w:val="0"/>
          <w:sz w:val="24"/>
          <w:szCs w:val="24"/>
        </w:rPr>
        <w:t xml:space="preserve">, and the channel access probability of each node is </w:t>
      </w:r>
      <m:oMath>
        <m:r>
          <w:rPr>
            <w:rFonts w:ascii="Cambria Math" w:eastAsia="宋体" w:hAnsi="Cambria Math" w:cs="Times New Roman"/>
            <w:kern w:val="0"/>
            <w:sz w:val="24"/>
            <w:szCs w:val="24"/>
          </w:rPr>
          <m:t>p</m:t>
        </m:r>
      </m:oMath>
      <w:r w:rsidR="00D81915">
        <w:rPr>
          <w:rFonts w:ascii="Times New Roman" w:eastAsia="宋体" w:hAnsi="Times New Roman" w:cs="Times New Roman" w:hint="eastAsia"/>
          <w:kern w:val="0"/>
          <w:sz w:val="24"/>
          <w:szCs w:val="24"/>
        </w:rPr>
        <w:t>.</w:t>
      </w:r>
      <w:r w:rsidR="009E3842">
        <w:rPr>
          <w:rFonts w:ascii="Times New Roman" w:eastAsia="宋体" w:hAnsi="Times New Roman" w:cs="Times New Roman"/>
          <w:kern w:val="0"/>
          <w:sz w:val="24"/>
          <w:szCs w:val="24"/>
        </w:rPr>
        <w:t xml:space="preserve"> Then,</w:t>
      </w:r>
      <w:r w:rsidR="00D81915">
        <w:rPr>
          <w:rFonts w:ascii="Times New Roman" w:eastAsia="宋体" w:hAnsi="Times New Roman" w:cs="Times New Roman"/>
          <w:kern w:val="0"/>
          <w:sz w:val="24"/>
          <w:szCs w:val="24"/>
        </w:rPr>
        <w:t xml:space="preserve"> the channel contention success probability </w:t>
      </w:r>
      <w:r w:rsidR="009E3842">
        <w:rPr>
          <w:rFonts w:ascii="Times New Roman" w:eastAsia="宋体" w:hAnsi="Times New Roman" w:cs="Times New Roman"/>
          <w:kern w:val="0"/>
          <w:sz w:val="24"/>
          <w:szCs w:val="24"/>
        </w:rPr>
        <w:t xml:space="preserve">should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oMath>
      <w:r w:rsidR="009E3842">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a random variable denoting the number of time slots require</w:t>
      </w:r>
      <w:r w:rsidR="00A05FB7">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xml:space="preserve"> </w:t>
      </w:r>
      <w:r w:rsidR="00A05FB7">
        <w:rPr>
          <w:rFonts w:ascii="Times New Roman" w:eastAsia="宋体" w:hAnsi="Times New Roman" w:cs="Times New Roman"/>
          <w:kern w:val="0"/>
          <w:sz w:val="24"/>
          <w:szCs w:val="24"/>
        </w:rPr>
        <w:t>for a node</w:t>
      </w:r>
      <w:r w:rsidR="008052E7">
        <w:rPr>
          <w:rFonts w:ascii="Times New Roman" w:eastAsia="宋体" w:hAnsi="Times New Roman" w:cs="Times New Roman"/>
          <w:kern w:val="0"/>
          <w:sz w:val="24"/>
          <w:szCs w:val="24"/>
        </w:rPr>
        <w:t xml:space="preserve"> compete</w:t>
      </w:r>
      <w:r w:rsidR="00A05FB7">
        <w:rPr>
          <w:rFonts w:ascii="Times New Roman" w:eastAsia="宋体" w:hAnsi="Times New Roman" w:cs="Times New Roman"/>
          <w:kern w:val="0"/>
          <w:sz w:val="24"/>
          <w:szCs w:val="24"/>
        </w:rPr>
        <w:t xml:space="preserve"> successfully</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 xml:space="preserve">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48540A">
        <w:rPr>
          <w:rFonts w:ascii="Times New Roman" w:eastAsia="宋体" w:hAnsi="Times New Roman" w:cs="Times New Roman" w:hint="eastAsia"/>
          <w:kern w:val="0"/>
          <w:sz w:val="24"/>
          <w:szCs w:val="24"/>
        </w:rPr>
        <w:t xml:space="preserve"> </w:t>
      </w:r>
      <w:r w:rsidR="0048540A">
        <w:rPr>
          <w:rFonts w:ascii="Times New Roman" w:eastAsia="宋体" w:hAnsi="Times New Roman" w:cs="Times New Roman"/>
          <w:kern w:val="0"/>
          <w:sz w:val="24"/>
          <w:szCs w:val="24"/>
        </w:rPr>
        <w:t>is the minimum value such that</w:t>
      </w:r>
    </w:p>
    <w:p w14:paraId="06EECBE3" w14:textId="29F6174F" w:rsidR="0048540A" w:rsidRPr="0048540A" w:rsidRDefault="000D35E9" w:rsidP="0048540A">
      <w:pPr>
        <w:spacing w:beforeLines="50" w:before="156" w:afterLines="50" w:after="156"/>
        <w:ind w:firstLineChars="200" w:firstLine="480"/>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m:oMathPara>
    </w:p>
    <w:p w14:paraId="7EDD7906" w14:textId="2F8B6EA9" w:rsidR="0048540A" w:rsidRDefault="008052E7" w:rsidP="004854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a target contention success probability </w:t>
      </w:r>
      <m:oMath>
        <m:r>
          <w:rPr>
            <w:rFonts w:ascii="Cambria Math" w:eastAsia="宋体" w:hAnsi="Cambria Math" w:cs="Times New Roman"/>
            <w:kern w:val="0"/>
            <w:sz w:val="24"/>
            <w:szCs w:val="24"/>
          </w:rPr>
          <m:t>0≤ς&lt;1</m:t>
        </m:r>
      </m:oMath>
      <w:r w:rsidR="00FE64C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48540A">
        <w:rPr>
          <w:rFonts w:ascii="Times New Roman" w:eastAsia="宋体" w:hAnsi="Times New Roman" w:cs="Times New Roman"/>
          <w:kern w:val="0"/>
          <w:sz w:val="24"/>
          <w:szCs w:val="24"/>
        </w:rPr>
        <w:t>Then, the required number of time slots is</w:t>
      </w:r>
      <w:r w:rsidR="009E3842">
        <w:rPr>
          <w:rFonts w:ascii="Times New Roman" w:eastAsia="宋体" w:hAnsi="Times New Roman" w:cs="Times New Roman"/>
          <w:kern w:val="0"/>
          <w:sz w:val="24"/>
          <w:szCs w:val="24"/>
        </w:rPr>
        <w:t xml:space="preserve"> calculated as</w:t>
      </w:r>
    </w:p>
    <w:p w14:paraId="4B8BA28E" w14:textId="40F4D8E0" w:rsidR="00FE64C3" w:rsidRPr="00D81915" w:rsidRDefault="000D35E9" w:rsidP="00FE64C3">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oMath>
      </m:oMathPara>
    </w:p>
    <w:p w14:paraId="3C90A825" w14:textId="51A03B08" w:rsidR="0063239C" w:rsidRDefault="0099378B" w:rsidP="006323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w:t>
      </w:r>
      <w:r w:rsidR="00FD0B36">
        <w:rPr>
          <w:rFonts w:ascii="Times New Roman" w:eastAsia="宋体" w:hAnsi="Times New Roman" w:cs="Times New Roman"/>
          <w:kern w:val="0"/>
          <w:sz w:val="24"/>
          <w:szCs w:val="24"/>
        </w:rPr>
        <w:t xml:space="preserve">success </w:t>
      </w:r>
      <w:r>
        <w:rPr>
          <w:rFonts w:ascii="Times New Roman" w:eastAsia="宋体" w:hAnsi="Times New Roman" w:cs="Times New Roman"/>
          <w:kern w:val="0"/>
          <w:sz w:val="24"/>
          <w:szCs w:val="24"/>
        </w:rPr>
        <w:t xml:space="preserve">probability, the minimum time slots of a node required for </w:t>
      </w:r>
      <w:r w:rsidR="00FE64C3">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transmission to all target communication nodes can be compute</w:t>
      </w:r>
      <w:r w:rsidR="00FE64C3">
        <w:rPr>
          <w:rFonts w:ascii="Times New Roman" w:eastAsia="宋体" w:hAnsi="Times New Roman" w:cs="Times New Roman"/>
          <w:kern w:val="0"/>
          <w:sz w:val="24"/>
          <w:szCs w:val="24"/>
        </w:rPr>
        <w:t>d</w:t>
      </w:r>
      <w:r>
        <w:rPr>
          <w:rFonts w:ascii="Times New Roman" w:eastAsia="宋体" w:hAnsi="Times New Roman" w:cs="Times New Roman"/>
          <w:kern w:val="0"/>
          <w:sz w:val="24"/>
          <w:szCs w:val="24"/>
        </w:rPr>
        <w:t>. We can obtain the proposition.</w:t>
      </w:r>
    </w:p>
    <w:p w14:paraId="11EA8E9E" w14:textId="1DCAE066" w:rsidR="0099378B" w:rsidRDefault="0099378B" w:rsidP="0099378B">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417331">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the required number of time slot to broadcast </w:t>
      </w:r>
      <w:r w:rsidR="002146A3">
        <w:rPr>
          <w:rFonts w:ascii="Times New Roman" w:eastAsia="宋体" w:hAnsi="Times New Roman" w:cs="Times New Roman"/>
          <w:kern w:val="0"/>
          <w:sz w:val="24"/>
          <w:szCs w:val="24"/>
        </w:rPr>
        <w:t>a packet</w:t>
      </w:r>
      <w:r>
        <w:rPr>
          <w:rFonts w:ascii="Times New Roman" w:eastAsia="宋体" w:hAnsi="Times New Roman" w:cs="Times New Roman"/>
          <w:kern w:val="0"/>
          <w:sz w:val="24"/>
          <w:szCs w:val="24"/>
        </w:rPr>
        <w:t xml:space="preserve"> from a node to its target nodes is</w:t>
      </w:r>
    </w:p>
    <w:p w14:paraId="6E6DEF74" w14:textId="1BC04EA1" w:rsidR="0099378B" w:rsidRPr="00486E57" w:rsidRDefault="000D35E9" w:rsidP="0099378B">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m:oMathPara>
    </w:p>
    <w:p w14:paraId="0A882DDB" w14:textId="7769CA55" w:rsidR="0099378B" w:rsidRDefault="0099378B" w:rsidP="0099378B">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p>
    <w:p w14:paraId="2553CFA6" w14:textId="10F9F867" w:rsidR="0099378B" w:rsidRDefault="0099378B" w:rsidP="0099378B">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transmit a message from node </w:t>
      </w:r>
      <m:oMath>
        <m:r>
          <w:rPr>
            <w:rFonts w:ascii="Cambria Math" w:eastAsia="宋体" w:hAnsi="Cambria Math" w:cs="Times New Roman"/>
            <w:kern w:val="0"/>
            <w:sz w:val="24"/>
            <w:szCs w:val="24"/>
          </w:rPr>
          <m:t>v</m:t>
        </m:r>
      </m:oMath>
      <w:r w:rsidR="00F2045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node</w:t>
      </w:r>
      <w:r w:rsidR="00F2045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w:t>
      </w:r>
      <w:proofErr w:type="spellStart"/>
      <w:r w:rsidR="003C3AE5">
        <w:rPr>
          <w:rFonts w:ascii="Times New Roman" w:eastAsia="宋体" w:hAnsi="Times New Roman" w:cs="Times New Roman"/>
          <w:kern w:val="0"/>
          <w:sz w:val="24"/>
          <w:szCs w:val="24"/>
        </w:rPr>
        <w:t>ed</w:t>
      </w:r>
      <w:r>
        <w:rPr>
          <w:rFonts w:ascii="Times New Roman" w:eastAsia="宋体" w:hAnsi="Times New Roman" w:cs="Times New Roman"/>
          <w:kern w:val="0"/>
          <w:sz w:val="24"/>
          <w:szCs w:val="24"/>
        </w:rPr>
        <w:t>ly</w:t>
      </w:r>
      <w:proofErr w:type="spellEnd"/>
      <w:r>
        <w:rPr>
          <w:rFonts w:ascii="Times New Roman" w:eastAsia="宋体" w:hAnsi="Times New Roman" w:cs="Times New Roman"/>
          <w:kern w:val="0"/>
          <w:sz w:val="24"/>
          <w:szCs w:val="24"/>
        </w:rPr>
        <w:t xml:space="preserve"> until </w:t>
      </w:r>
      <w:r w:rsidR="003C3AE5">
        <w:rPr>
          <w:rFonts w:ascii="Times New Roman" w:eastAsia="宋体" w:hAnsi="Times New Roman" w:cs="Times New Roman"/>
          <w:kern w:val="0"/>
          <w:sz w:val="24"/>
          <w:szCs w:val="24"/>
        </w:rPr>
        <w:t>successful transmit. Th</w:t>
      </w:r>
      <w:r w:rsidR="00F2045F">
        <w:rPr>
          <w:rFonts w:ascii="Times New Roman" w:eastAsia="宋体" w:hAnsi="Times New Roman" w:cs="Times New Roman"/>
          <w:kern w:val="0"/>
          <w:sz w:val="24"/>
          <w:szCs w:val="24"/>
        </w:rPr>
        <w:t>erefore</w:t>
      </w:r>
      <w:r w:rsidR="003C3AE5">
        <w:rPr>
          <w:rFonts w:ascii="Times New Roman" w:eastAsia="宋体" w:hAnsi="Times New Roman" w:cs="Times New Roman"/>
          <w:kern w:val="0"/>
          <w:sz w:val="24"/>
          <w:szCs w:val="24"/>
        </w:rPr>
        <w:t xml:space="preserve">, the </w:t>
      </w:r>
      <w:r w:rsidR="003C3AE5" w:rsidRPr="003C3AE5">
        <w:rPr>
          <w:rFonts w:ascii="Times New Roman" w:eastAsia="宋体" w:hAnsi="Times New Roman" w:cs="Times New Roman"/>
          <w:kern w:val="0"/>
          <w:sz w:val="24"/>
          <w:szCs w:val="24"/>
        </w:rPr>
        <w:t>probability density funct</w:t>
      </w:r>
      <w:r w:rsidR="003C3AE5">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sidR="003C3AE5">
        <w:rPr>
          <w:rFonts w:ascii="Times New Roman" w:eastAsia="宋体" w:hAnsi="Times New Roman" w:cs="Times New Roman" w:hint="eastAsia"/>
          <w:kern w:val="0"/>
          <w:sz w:val="24"/>
          <w:szCs w:val="24"/>
        </w:rPr>
        <w:t xml:space="preserve"> </w:t>
      </w:r>
      <w:r w:rsidR="003C3AE5">
        <w:rPr>
          <w:rFonts w:ascii="Times New Roman" w:eastAsia="宋体" w:hAnsi="Times New Roman" w:cs="Times New Roman"/>
          <w:kern w:val="0"/>
          <w:sz w:val="24"/>
          <w:szCs w:val="24"/>
        </w:rPr>
        <w:t>is represented as</w:t>
      </w:r>
    </w:p>
    <w:p w14:paraId="2A258961" w14:textId="66907F3A" w:rsidR="003C3AE5" w:rsidRPr="00671170" w:rsidRDefault="003C3AE5" w:rsidP="0099378B">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oMath>
      </m:oMathPara>
    </w:p>
    <w:p w14:paraId="7AD00F42" w14:textId="3857E0D1" w:rsidR="0099378B" w:rsidRDefault="003C3AE5"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w:t>
      </w:r>
      <w:proofErr w:type="gramStart"/>
      <w:r>
        <w:rPr>
          <w:rFonts w:ascii="Times New Roman" w:eastAsia="宋体" w:hAnsi="Times New Roman" w:cs="Times New Roman"/>
          <w:kern w:val="0"/>
          <w:sz w:val="24"/>
          <w:szCs w:val="24"/>
        </w:rPr>
        <w:t>nodes.</w:t>
      </w:r>
      <w:proofErr w:type="gramEnd"/>
      <w:r w:rsidR="00577181">
        <w:rPr>
          <w:rFonts w:ascii="Times New Roman" w:eastAsia="宋体" w:hAnsi="Times New Roman" w:cs="Times New Roman"/>
          <w:kern w:val="0"/>
          <w:sz w:val="24"/>
          <w:szCs w:val="24"/>
        </w:rPr>
        <w:t xml:space="preserve"> Then, the broadcast outage probability bounded as</w:t>
      </w:r>
    </w:p>
    <w:p w14:paraId="4F4755DE" w14:textId="0C83F5B3" w:rsidR="00577181" w:rsidRPr="001D5408" w:rsidRDefault="000D35E9" w:rsidP="00662CC6">
      <w:pPr>
        <w:spacing w:afterLines="100" w:after="312"/>
        <w:rPr>
          <w:rFonts w:ascii="Times New Roman" w:eastAsia="宋体" w:hAnsi="Times New Roman" w:cs="Times New Roman"/>
          <w:kern w:val="0"/>
          <w:sz w:val="24"/>
          <w:szCs w:val="24"/>
        </w:rPr>
      </w:pPr>
      <m:oMathPara>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u∈V∖{v}</m:t>
              </m:r>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 xml:space="preserve"> </m:t>
          </m:r>
        </m:oMath>
      </m:oMathPara>
    </w:p>
    <w:p w14:paraId="0CC3215E" w14:textId="4BC5B7C7" w:rsidR="001D5408" w:rsidRDefault="005D7234" w:rsidP="00662CC6">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node and its maximum distance target </w:t>
      </w:r>
      <w:proofErr w:type="gramStart"/>
      <w:r>
        <w:rPr>
          <w:rFonts w:ascii="Times New Roman" w:eastAsia="宋体" w:hAnsi="Times New Roman" w:cs="Times New Roman"/>
          <w:kern w:val="0"/>
          <w:sz w:val="24"/>
          <w:szCs w:val="24"/>
        </w:rPr>
        <w:t>node.</w:t>
      </w:r>
      <w:proofErr w:type="gramEnd"/>
      <w:r w:rsidR="00DF1ADF">
        <w:rPr>
          <w:rFonts w:ascii="Times New Roman" w:eastAsia="宋体" w:hAnsi="Times New Roman" w:cs="Times New Roman"/>
          <w:kern w:val="0"/>
          <w:sz w:val="24"/>
          <w:szCs w:val="24"/>
        </w:rPr>
        <w:t xml:space="preserve"> </w:t>
      </w:r>
      <w:r w:rsidR="001D5408">
        <w:rPr>
          <w:rFonts w:ascii="Times New Roman" w:eastAsia="宋体" w:hAnsi="Times New Roman" w:cs="Times New Roman" w:hint="eastAsia"/>
          <w:kern w:val="0"/>
          <w:sz w:val="24"/>
          <w:szCs w:val="24"/>
        </w:rPr>
        <w:t>S</w:t>
      </w:r>
      <w:r w:rsidR="001D5408">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sidR="001D5408">
        <w:rPr>
          <w:rFonts w:ascii="Times New Roman" w:eastAsia="宋体" w:hAnsi="Times New Roman" w:cs="Times New Roman"/>
          <w:kern w:val="0"/>
          <w:sz w:val="24"/>
          <w:szCs w:val="24"/>
        </w:rPr>
        <w:t xml:space="preserve"> is given, we can co</w:t>
      </w:r>
      <w:proofErr w:type="spellStart"/>
      <w:r w:rsidR="00DF1ADF">
        <w:rPr>
          <w:rFonts w:ascii="Times New Roman" w:eastAsia="宋体" w:hAnsi="Times New Roman" w:cs="Times New Roman"/>
          <w:kern w:val="0"/>
          <w:sz w:val="24"/>
          <w:szCs w:val="24"/>
        </w:rPr>
        <w:t>mpute</w:t>
      </w:r>
      <w:proofErr w:type="spellEnd"/>
      <w:r>
        <w:rPr>
          <w:rFonts w:ascii="Times New Roman" w:eastAsia="宋体" w:hAnsi="Times New Roman" w:cs="Times New Roman"/>
          <w:kern w:val="0"/>
          <w:sz w:val="24"/>
          <w:szCs w:val="24"/>
        </w:rPr>
        <w:t xml:space="preserve"> the required time slots as</w:t>
      </w:r>
    </w:p>
    <w:p w14:paraId="633EB2F6" w14:textId="6F4B50D5" w:rsidR="0063239C" w:rsidRPr="00E3343F" w:rsidRDefault="000D35E9" w:rsidP="0063239C">
      <w:pPr>
        <w:spacing w:afterLines="50" w:after="156"/>
        <w:ind w:firstLineChars="200" w:firstLine="48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oMath>
      </m:oMathPara>
    </w:p>
    <w:p w14:paraId="2D0F0F3D" w14:textId="77777777" w:rsidR="005406CD" w:rsidRPr="00C05D41" w:rsidRDefault="005406CD" w:rsidP="005406CD">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p>
    <w:p w14:paraId="3BE41469" w14:textId="7B282F25" w:rsidR="00403216" w:rsidRDefault="00403216" w:rsidP="0040321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923365">
        <w:rPr>
          <w:rFonts w:ascii="Times New Roman" w:eastAsia="宋体" w:hAnsi="Times New Roman" w:cs="Times New Roman"/>
          <w:kern w:val="0"/>
          <w:sz w:val="24"/>
          <w:szCs w:val="24"/>
        </w:rPr>
        <w:t>T</w:t>
      </w:r>
      <w:r w:rsidR="009E0676">
        <w:rPr>
          <w:rFonts w:ascii="Times New Roman" w:eastAsia="宋体" w:hAnsi="Times New Roman" w:cs="Times New Roman"/>
          <w:kern w:val="0"/>
          <w:sz w:val="24"/>
          <w:szCs w:val="24"/>
        </w:rPr>
        <w:t xml:space="preserve">he performance of </w:t>
      </w:r>
      <w:proofErr w:type="spellStart"/>
      <w:r w:rsidR="009E0676">
        <w:rPr>
          <w:rFonts w:ascii="Times New Roman" w:eastAsia="宋体" w:hAnsi="Times New Roman" w:cs="Times New Roman"/>
          <w:kern w:val="0"/>
          <w:sz w:val="24"/>
          <w:szCs w:val="24"/>
        </w:rPr>
        <w:t>SWIB</w:t>
      </w:r>
      <w:proofErr w:type="spellEnd"/>
      <w:r w:rsidR="009E0676">
        <w:rPr>
          <w:rFonts w:ascii="Times New Roman" w:eastAsia="宋体" w:hAnsi="Times New Roman" w:cs="Times New Roman"/>
          <w:kern w:val="0"/>
          <w:sz w:val="24"/>
          <w:szCs w:val="24"/>
        </w:rPr>
        <w:t xml:space="preserve"> </w:t>
      </w:r>
      <w:r w:rsidR="00923365">
        <w:rPr>
          <w:rFonts w:ascii="Times New Roman" w:eastAsia="宋体" w:hAnsi="Times New Roman" w:cs="Times New Roman"/>
          <w:kern w:val="0"/>
          <w:sz w:val="24"/>
          <w:szCs w:val="24"/>
        </w:rPr>
        <w:t xml:space="preserve">is analyzed </w:t>
      </w:r>
      <w:r w:rsidR="009E0676">
        <w:rPr>
          <w:rFonts w:ascii="Times New Roman" w:eastAsia="宋体" w:hAnsi="Times New Roman" w:cs="Times New Roman"/>
          <w:kern w:val="0"/>
          <w:sz w:val="24"/>
          <w:szCs w:val="24"/>
        </w:rPr>
        <w:t>according to the consensus success probability under wireless networks with unstable and unreliable channel in this subsection.</w:t>
      </w:r>
    </w:p>
    <w:p w14:paraId="648FEB16" w14:textId="0ED3C9BE" w:rsidR="005406CD" w:rsidRDefault="00441D59" w:rsidP="00DF1AD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5406CD">
        <w:rPr>
          <w:rFonts w:ascii="Times New Roman" w:eastAsia="宋体" w:hAnsi="Times New Roman" w:cs="Times New Roman"/>
          <w:kern w:val="0"/>
          <w:sz w:val="24"/>
          <w:szCs w:val="24"/>
        </w:rPr>
        <w:t xml:space="preserve">onsensus </w:t>
      </w:r>
      <w:r>
        <w:rPr>
          <w:rFonts w:ascii="Times New Roman" w:eastAsia="宋体" w:hAnsi="Times New Roman" w:cs="Times New Roman"/>
          <w:kern w:val="0"/>
          <w:sz w:val="24"/>
          <w:szCs w:val="24"/>
        </w:rPr>
        <w:t>will</w:t>
      </w:r>
      <w:r w:rsidR="005406CD">
        <w:rPr>
          <w:rFonts w:ascii="Times New Roman" w:eastAsia="宋体" w:hAnsi="Times New Roman" w:cs="Times New Roman"/>
          <w:kern w:val="0"/>
          <w:sz w:val="24"/>
          <w:szCs w:val="24"/>
        </w:rPr>
        <w:t xml:space="preserve"> fail if no node </w:t>
      </w:r>
      <w:r w:rsidR="00DF1ADF">
        <w:rPr>
          <w:rFonts w:ascii="Times New Roman" w:eastAsia="宋体" w:hAnsi="Times New Roman" w:cs="Times New Roman"/>
          <w:kern w:val="0"/>
          <w:sz w:val="24"/>
          <w:szCs w:val="24"/>
        </w:rPr>
        <w:t>recovers the full signature</w:t>
      </w:r>
      <w:r w:rsidR="005406CD">
        <w:rPr>
          <w:rFonts w:ascii="Times New Roman" w:eastAsia="宋体" w:hAnsi="Times New Roman" w:cs="Times New Roman"/>
          <w:kern w:val="0"/>
          <w:sz w:val="24"/>
          <w:szCs w:val="24"/>
        </w:rPr>
        <w:t xml:space="preserve"> in the consensus round</w:t>
      </w:r>
      <w:r w:rsidR="005406CD">
        <w:rPr>
          <w:rFonts w:ascii="Times New Roman" w:eastAsia="宋体" w:hAnsi="Times New Roman" w:cs="Times New Roman" w:hint="eastAsia"/>
          <w:kern w:val="0"/>
          <w:sz w:val="24"/>
          <w:szCs w:val="24"/>
        </w:rPr>
        <w:t>.</w:t>
      </w:r>
      <w:r w:rsidR="00DF1ADF">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In our considered model</w:t>
      </w:r>
      <w:r w:rsidR="00D748F8">
        <w:rPr>
          <w:rFonts w:ascii="Times New Roman" w:eastAsia="宋体" w:hAnsi="Times New Roman" w:cs="Times New Roman"/>
          <w:kern w:val="0"/>
          <w:sz w:val="24"/>
          <w:szCs w:val="24"/>
        </w:rPr>
        <w:t>s</w:t>
      </w:r>
      <w:r w:rsidR="005406CD">
        <w:rPr>
          <w:rFonts w:ascii="Times New Roman" w:eastAsia="宋体" w:hAnsi="Times New Roman" w:cs="Times New Roman"/>
          <w:kern w:val="0"/>
          <w:sz w:val="24"/>
          <w:szCs w:val="24"/>
        </w:rPr>
        <w:t xml:space="preserve">, we have the following consensus success probability of </w:t>
      </w:r>
      <w:proofErr w:type="spellStart"/>
      <w:r w:rsidR="005406CD">
        <w:rPr>
          <w:rFonts w:ascii="Times New Roman" w:eastAsia="宋体" w:hAnsi="Times New Roman" w:cs="Times New Roman"/>
          <w:kern w:val="0"/>
          <w:sz w:val="24"/>
          <w:szCs w:val="24"/>
        </w:rPr>
        <w:t>SWIB</w:t>
      </w:r>
      <w:proofErr w:type="spellEnd"/>
      <w:r w:rsidR="005406CD">
        <w:rPr>
          <w:rFonts w:ascii="Times New Roman" w:eastAsia="宋体" w:hAnsi="Times New Roman" w:cs="Times New Roman"/>
          <w:kern w:val="0"/>
          <w:sz w:val="24"/>
          <w:szCs w:val="24"/>
        </w:rPr>
        <w:t>.</w:t>
      </w:r>
    </w:p>
    <w:p w14:paraId="003A9060" w14:textId="6EB8FB23" w:rsidR="005406CD" w:rsidRDefault="005406CD" w:rsidP="005406CD">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sidR="005E3BCE">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For a given round, the consensus success probability of our protocol is lower bounded as</w:t>
      </w:r>
    </w:p>
    <w:p w14:paraId="61C15D22" w14:textId="003F8243" w:rsidR="005406CD" w:rsidRDefault="000D35E9"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521ECC46" w14:textId="07C0927E" w:rsidR="005406CD" w:rsidRDefault="005406CD" w:rsidP="005406C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w:t>
      </w:r>
      <m:oMath>
        <m:r>
          <w:rPr>
            <w:rFonts w:ascii="Cambria Math" w:eastAsia="宋体" w:hAnsi="Cambria Math" w:cs="Times New Roman"/>
            <w:kern w:val="0"/>
            <w:sz w:val="24"/>
            <w:szCs w:val="24"/>
          </w:rPr>
          <m:t>N</m:t>
        </m:r>
      </m:oMath>
      <w:r w:rsidR="007B0C8F">
        <w:rPr>
          <w:rFonts w:ascii="Times New Roman" w:eastAsia="宋体" w:hAnsi="Times New Roman" w:cs="Times New Roman" w:hint="eastAsia"/>
          <w:kern w:val="0"/>
          <w:sz w:val="24"/>
          <w:szCs w:val="24"/>
        </w:rPr>
        <w:t xml:space="preserve"> </w:t>
      </w:r>
      <w:r w:rsidR="007B0C8F">
        <w:rPr>
          <w:rFonts w:ascii="Times New Roman" w:eastAsia="宋体" w:hAnsi="Times New Roman" w:cs="Times New Roman"/>
          <w:kern w:val="0"/>
          <w:sz w:val="24"/>
          <w:szCs w:val="24"/>
        </w:rPr>
        <w:t>is the number of nodes</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 xml:space="preserve">is the transmission success probability,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hint="eastAsia"/>
          <w:kern w:val="0"/>
          <w:sz w:val="24"/>
          <w:szCs w:val="24"/>
        </w:rPr>
        <w:t xml:space="preserve"> </w:t>
      </w:r>
      <w:r w:rsidR="00077D2A">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the maximum SNR </w:t>
      </w:r>
      <w:r w:rsidR="007B0C8F">
        <w:rPr>
          <w:rFonts w:ascii="Times New Roman" w:eastAsia="宋体" w:hAnsi="Times New Roman" w:cs="Times New Roman"/>
          <w:kern w:val="0"/>
          <w:sz w:val="24"/>
          <w:szCs w:val="24"/>
        </w:rPr>
        <w:t>outage</w:t>
      </w:r>
      <w:r>
        <w:rPr>
          <w:rFonts w:ascii="Times New Roman" w:eastAsia="宋体" w:hAnsi="Times New Roman" w:cs="Times New Roman"/>
          <w:kern w:val="0"/>
          <w:sz w:val="24"/>
          <w:szCs w:val="24"/>
        </w:rPr>
        <w:t xml:space="preserve"> probabilities.</w:t>
      </w:r>
    </w:p>
    <w:p w14:paraId="74669E8E" w14:textId="7E96D452" w:rsidR="002E7DEC" w:rsidRDefault="005406CD" w:rsidP="005406CD">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3A7BD1">
        <w:rPr>
          <w:rFonts w:ascii="Times New Roman" w:eastAsia="宋体" w:hAnsi="Times New Roman" w:cs="Times New Roman"/>
          <w:kern w:val="0"/>
          <w:sz w:val="24"/>
          <w:szCs w:val="24"/>
        </w:rPr>
        <w:t>A</w:t>
      </w:r>
      <w:r w:rsidR="002E7DEC">
        <w:rPr>
          <w:rFonts w:ascii="Times New Roman" w:eastAsia="宋体" w:hAnsi="Times New Roman" w:cs="Times New Roman"/>
          <w:kern w:val="0"/>
          <w:sz w:val="24"/>
          <w:szCs w:val="24"/>
        </w:rPr>
        <w:t xml:space="preserve"> node can transmit a message successful when it competes for accessing channel successfully and transmits the message over wireless channel successfully. </w:t>
      </w:r>
      <w:r w:rsidR="0086293E">
        <w:rPr>
          <w:rFonts w:ascii="Times New Roman" w:eastAsia="宋体" w:hAnsi="Times New Roman" w:cs="Times New Roman"/>
          <w:kern w:val="0"/>
          <w:sz w:val="24"/>
          <w:szCs w:val="24"/>
        </w:rPr>
        <w:t xml:space="preserve">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the transmission contention successful probability, and </w:t>
      </w:r>
      <m:oMath>
        <m:r>
          <w:rPr>
            <w:rFonts w:ascii="Cambria Math" w:eastAsia="宋体" w:hAnsi="Cambria Math" w:cs="Times New Roman"/>
            <w:kern w:val="0"/>
            <w:sz w:val="24"/>
            <w:szCs w:val="24"/>
          </w:rPr>
          <m:t>ϵ</m:t>
        </m:r>
      </m:oMath>
      <w:r w:rsidR="0086293E">
        <w:rPr>
          <w:rFonts w:ascii="Times New Roman" w:eastAsia="宋体" w:hAnsi="Times New Roman" w:cs="Times New Roman" w:hint="eastAsia"/>
          <w:kern w:val="0"/>
          <w:sz w:val="24"/>
          <w:szCs w:val="24"/>
        </w:rPr>
        <w:t xml:space="preserve"> </w:t>
      </w:r>
      <w:r w:rsidR="0086293E">
        <w:rPr>
          <w:rFonts w:ascii="Times New Roman" w:eastAsia="宋体" w:hAnsi="Times New Roman" w:cs="Times New Roman"/>
          <w:kern w:val="0"/>
          <w:sz w:val="24"/>
          <w:szCs w:val="24"/>
        </w:rPr>
        <w:t xml:space="preserve">be the </w:t>
      </w:r>
      <w:r w:rsidR="005E3BCE">
        <w:rPr>
          <w:rFonts w:ascii="Times New Roman" w:eastAsia="宋体" w:hAnsi="Times New Roman" w:cs="Times New Roman"/>
          <w:kern w:val="0"/>
          <w:sz w:val="24"/>
          <w:szCs w:val="24"/>
        </w:rPr>
        <w:t>SNR</w:t>
      </w:r>
      <w:r w:rsidR="0086293E">
        <w:rPr>
          <w:rFonts w:ascii="Times New Roman" w:eastAsia="宋体" w:hAnsi="Times New Roman" w:cs="Times New Roman"/>
          <w:kern w:val="0"/>
          <w:sz w:val="24"/>
          <w:szCs w:val="24"/>
        </w:rPr>
        <w:t xml:space="preserve"> </w:t>
      </w:r>
      <w:r w:rsidR="002E7DEC">
        <w:rPr>
          <w:rFonts w:ascii="Times New Roman" w:eastAsia="宋体" w:hAnsi="Times New Roman" w:cs="Times New Roman"/>
          <w:kern w:val="0"/>
          <w:sz w:val="24"/>
          <w:szCs w:val="24"/>
        </w:rPr>
        <w:t xml:space="preserve">outage </w:t>
      </w:r>
      <w:r w:rsidR="0086293E">
        <w:rPr>
          <w:rFonts w:ascii="Times New Roman" w:eastAsia="宋体" w:hAnsi="Times New Roman" w:cs="Times New Roman"/>
          <w:kern w:val="0"/>
          <w:sz w:val="24"/>
          <w:szCs w:val="24"/>
        </w:rPr>
        <w:t>probability</w:t>
      </w:r>
      <w:r w:rsidR="005E3BCE">
        <w:rPr>
          <w:rFonts w:ascii="Times New Roman" w:eastAsia="宋体" w:hAnsi="Times New Roman" w:cs="Times New Roman"/>
          <w:kern w:val="0"/>
          <w:sz w:val="24"/>
          <w:szCs w:val="24"/>
        </w:rPr>
        <w:t xml:space="preserve"> between nodes</w:t>
      </w:r>
      <w:r w:rsidR="0086293E">
        <w:rPr>
          <w:rFonts w:ascii="Times New Roman" w:eastAsia="宋体" w:hAnsi="Times New Roman" w:cs="Times New Roman"/>
          <w:kern w:val="0"/>
          <w:sz w:val="24"/>
          <w:szCs w:val="24"/>
        </w:rPr>
        <w:t xml:space="preserve">. Then, the </w:t>
      </w:r>
      <w:r w:rsidR="002E7DEC">
        <w:rPr>
          <w:rFonts w:ascii="Times New Roman" w:eastAsia="宋体" w:hAnsi="Times New Roman" w:cs="Times New Roman"/>
          <w:kern w:val="0"/>
          <w:sz w:val="24"/>
          <w:szCs w:val="24"/>
        </w:rPr>
        <w:t>transmission success probability of a node is computed</w:t>
      </w:r>
      <w:r w:rsidR="002E7DEC">
        <w:rPr>
          <w:rFonts w:ascii="Times New Roman" w:eastAsia="宋体" w:hAnsi="Times New Roman" w:cs="Times New Roman" w:hint="eastAsia"/>
          <w:kern w:val="0"/>
          <w:sz w:val="24"/>
          <w:szCs w:val="24"/>
        </w:rPr>
        <w:t xml:space="preserve"> </w:t>
      </w:r>
      <w:r w:rsidR="002E7DEC">
        <w:rPr>
          <w:rFonts w:ascii="Times New Roman" w:eastAsia="宋体" w:hAnsi="Times New Roman" w:cs="Times New Roman"/>
          <w:kern w:val="0"/>
          <w:sz w:val="24"/>
          <w:szCs w:val="24"/>
        </w:rPr>
        <w:t>as</w:t>
      </w:r>
    </w:p>
    <w:p w14:paraId="726D4A8E" w14:textId="5E2913B4" w:rsidR="0086293E" w:rsidRDefault="000D35E9" w:rsidP="005406CD">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⋅(1-ϵ)</m:t>
          </m:r>
        </m:oMath>
      </m:oMathPara>
    </w:p>
    <w:p w14:paraId="028F8960" w14:textId="6234E966" w:rsidR="005406CD" w:rsidRDefault="005E3BCE" w:rsidP="005E3BCE">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5406CD">
        <w:rPr>
          <w:rFonts w:ascii="Times New Roman" w:eastAsia="宋体" w:hAnsi="Times New Roman" w:cs="Times New Roman"/>
          <w:kern w:val="0"/>
          <w:sz w:val="24"/>
          <w:szCs w:val="24"/>
        </w:rPr>
        <w:t>ggregation</w:t>
      </w:r>
      <w:r w:rsidR="005406CD" w:rsidRPr="00352A71">
        <w:rPr>
          <w:rFonts w:ascii="Times New Roman" w:eastAsia="宋体" w:hAnsi="Times New Roman" w:cs="Times New Roman"/>
          <w:kern w:val="0"/>
          <w:sz w:val="24"/>
          <w:szCs w:val="24"/>
        </w:rPr>
        <w:t xml:space="preserve"> failure occurs when a node </w:t>
      </w:r>
      <w:r w:rsidR="005406CD">
        <w:rPr>
          <w:rFonts w:ascii="Times New Roman" w:eastAsia="宋体" w:hAnsi="Times New Roman" w:cs="Times New Roman"/>
          <w:kern w:val="0"/>
          <w:sz w:val="24"/>
          <w:szCs w:val="24"/>
        </w:rPr>
        <w:t xml:space="preserve">fails to </w:t>
      </w:r>
      <w:r w:rsidR="00A77361">
        <w:rPr>
          <w:rFonts w:ascii="Times New Roman" w:eastAsia="宋体" w:hAnsi="Times New Roman" w:cs="Times New Roman"/>
          <w:kern w:val="0"/>
          <w:sz w:val="24"/>
          <w:szCs w:val="24"/>
        </w:rPr>
        <w:t xml:space="preserve">recover a full signature by aggregating </w:t>
      </w:r>
      <w:r w:rsidR="005406CD">
        <w:rPr>
          <w:rFonts w:ascii="Times New Roman" w:eastAsia="宋体" w:hAnsi="Times New Roman" w:cs="Times New Roman"/>
          <w:kern w:val="0"/>
          <w:sz w:val="24"/>
          <w:szCs w:val="24"/>
        </w:rPr>
        <w:t xml:space="preserve">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sidR="005406CD">
        <w:rPr>
          <w:rFonts w:ascii="Times New Roman" w:eastAsia="宋体" w:hAnsi="Times New Roman" w:cs="Times New Roman" w:hint="eastAsia"/>
          <w:kern w:val="0"/>
          <w:sz w:val="24"/>
          <w:szCs w:val="24"/>
        </w:rPr>
        <w:t xml:space="preserve"> </w:t>
      </w:r>
      <w:r w:rsidR="005406CD">
        <w:rPr>
          <w:rFonts w:ascii="Times New Roman" w:eastAsia="宋体" w:hAnsi="Times New Roman" w:cs="Times New Roman"/>
          <w:kern w:val="0"/>
          <w:sz w:val="24"/>
          <w:szCs w:val="24"/>
        </w:rPr>
        <w:t xml:space="preserve">partial signature from other </w:t>
      </w:r>
      <w:r w:rsidR="005406CD" w:rsidRPr="00352A71">
        <w:rPr>
          <w:rFonts w:ascii="Times New Roman" w:eastAsia="宋体" w:hAnsi="Times New Roman" w:cs="Times New Roman"/>
          <w:kern w:val="0"/>
          <w:sz w:val="24"/>
          <w:szCs w:val="24"/>
        </w:rPr>
        <w:t>nodes</w:t>
      </w:r>
      <w:r w:rsidR="005406CD">
        <w:rPr>
          <w:rFonts w:ascii="Times New Roman" w:eastAsia="宋体" w:hAnsi="Times New Roman" w:cs="Times New Roman"/>
          <w:kern w:val="0"/>
          <w:sz w:val="24"/>
          <w:szCs w:val="24"/>
        </w:rPr>
        <w:t xml:space="preserve"> in </w:t>
      </w:r>
      <w:r w:rsidR="00EF5593">
        <w:rPr>
          <w:rFonts w:ascii="Times New Roman" w:eastAsia="宋体" w:hAnsi="Times New Roman" w:cs="Times New Roman"/>
          <w:kern w:val="0"/>
          <w:sz w:val="24"/>
          <w:szCs w:val="24"/>
        </w:rPr>
        <w:t>consensus process</w:t>
      </w:r>
      <w:r w:rsidR="005406CD">
        <w:rPr>
          <w:rFonts w:ascii="Times New Roman" w:eastAsia="宋体" w:hAnsi="Times New Roman" w:cs="Times New Roman"/>
          <w:kern w:val="0"/>
          <w:sz w:val="24"/>
          <w:szCs w:val="24"/>
        </w:rPr>
        <w:t xml:space="preserve">. </w:t>
      </w:r>
      <w:r w:rsidR="00327E56">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00327E56">
        <w:rPr>
          <w:rFonts w:ascii="Times New Roman" w:eastAsia="宋体" w:hAnsi="Times New Roman" w:cs="Times New Roman" w:hint="eastAsia"/>
          <w:kern w:val="0"/>
          <w:sz w:val="24"/>
          <w:szCs w:val="24"/>
        </w:rPr>
        <w:t xml:space="preserve"> </w:t>
      </w:r>
      <w:r w:rsidR="00327E56">
        <w:rPr>
          <w:rFonts w:ascii="Times New Roman" w:eastAsia="宋体" w:hAnsi="Times New Roman" w:cs="Times New Roman"/>
          <w:kern w:val="0"/>
          <w:sz w:val="24"/>
          <w:szCs w:val="24"/>
        </w:rPr>
        <w:t xml:space="preserve">be the set of consensus nodes in a round. For </w:t>
      </w:r>
      <w:r w:rsidR="00A77361">
        <w:rPr>
          <w:rFonts w:ascii="Times New Roman" w:eastAsia="宋体" w:hAnsi="Times New Roman" w:cs="Times New Roman"/>
          <w:kern w:val="0"/>
          <w:sz w:val="24"/>
          <w:szCs w:val="24"/>
        </w:rPr>
        <w:t>any</w:t>
      </w:r>
      <w:r w:rsidR="00327E56">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v∈V</m:t>
        </m:r>
      </m:oMath>
      <w:r w:rsidR="00327E56">
        <w:rPr>
          <w:rFonts w:ascii="Times New Roman" w:eastAsia="宋体" w:hAnsi="Times New Roman" w:cs="Times New Roman"/>
          <w:kern w:val="0"/>
          <w:sz w:val="24"/>
          <w:szCs w:val="24"/>
        </w:rPr>
        <w:t>, t</w:t>
      </w:r>
      <w:r w:rsidR="005406CD">
        <w:rPr>
          <w:rFonts w:ascii="Times New Roman" w:eastAsia="宋体" w:hAnsi="Times New Roman" w:cs="Times New Roman"/>
          <w:kern w:val="0"/>
          <w:sz w:val="24"/>
          <w:szCs w:val="24"/>
        </w:rPr>
        <w:t>he aggregated failure probability of</w:t>
      </w:r>
      <w:r w:rsidR="00A77361">
        <w:rPr>
          <w:rFonts w:ascii="Times New Roman" w:eastAsia="宋体" w:hAnsi="Times New Roman" w:cs="Times New Roman"/>
          <w:kern w:val="0"/>
          <w:sz w:val="24"/>
          <w:szCs w:val="24"/>
        </w:rPr>
        <w:t xml:space="preserve"> the node</w:t>
      </w:r>
      <w:r w:rsidR="005406CD">
        <w:rPr>
          <w:rFonts w:ascii="Times New Roman" w:eastAsia="宋体" w:hAnsi="Times New Roman" w:cs="Times New Roman"/>
          <w:kern w:val="0"/>
          <w:sz w:val="24"/>
          <w:szCs w:val="24"/>
        </w:rPr>
        <w:t xml:space="preserve"> due to </w:t>
      </w:r>
      <w:r w:rsidR="00A77361">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w:t>
      </w:r>
      <w:r w:rsidR="002846D0">
        <w:rPr>
          <w:rFonts w:ascii="Times New Roman" w:eastAsia="宋体" w:hAnsi="Times New Roman" w:cs="Times New Roman"/>
          <w:kern w:val="0"/>
          <w:sz w:val="24"/>
          <w:szCs w:val="24"/>
        </w:rPr>
        <w:t>failure</w:t>
      </w:r>
      <w:r w:rsidR="005406CD">
        <w:rPr>
          <w:rFonts w:ascii="Times New Roman" w:eastAsia="宋体" w:hAnsi="Times New Roman" w:cs="Times New Roman"/>
          <w:kern w:val="0"/>
          <w:sz w:val="24"/>
          <w:szCs w:val="24"/>
        </w:rPr>
        <w:t xml:space="preserve"> is given as</w:t>
      </w:r>
    </w:p>
    <w:p w14:paraId="078DEC8B" w14:textId="1C011F70" w:rsidR="00327E56" w:rsidRPr="00327E56" w:rsidRDefault="000D35E9" w:rsidP="005E3BCE">
      <w:pPr>
        <w:spacing w:beforeLines="100" w:before="312" w:afterLines="100" w:after="312"/>
        <w:ind w:firstLine="420"/>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m:t>
                      </m:r>
                      <m: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oMath>
      </m:oMathPara>
    </w:p>
    <w:p w14:paraId="7FD7E6C3" w14:textId="1A9BC485" w:rsidR="005406CD" w:rsidRDefault="005406CD" w:rsidP="005406CD">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86293E">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all consensus nodes failed to </w:t>
      </w:r>
      <w:r w:rsidR="0086293E">
        <w:rPr>
          <w:rFonts w:ascii="Times New Roman" w:eastAsia="宋体" w:hAnsi="Times New Roman" w:cs="Times New Roman"/>
          <w:kern w:val="0"/>
          <w:sz w:val="24"/>
          <w:szCs w:val="24"/>
        </w:rPr>
        <w:t>recover the</w:t>
      </w:r>
      <w:r>
        <w:rPr>
          <w:rFonts w:ascii="Times New Roman" w:eastAsia="宋体" w:hAnsi="Times New Roman" w:cs="Times New Roman"/>
          <w:kern w:val="0"/>
          <w:sz w:val="24"/>
          <w:szCs w:val="24"/>
        </w:rPr>
        <w:t xml:space="preserve"> </w:t>
      </w:r>
      <w:r w:rsidR="0086293E">
        <w:rPr>
          <w:rFonts w:ascii="Times New Roman" w:eastAsia="宋体" w:hAnsi="Times New Roman" w:cs="Times New Roman"/>
          <w:kern w:val="0"/>
          <w:sz w:val="24"/>
          <w:szCs w:val="24"/>
        </w:rPr>
        <w:t xml:space="preserve">full </w:t>
      </w:r>
      <w:r>
        <w:rPr>
          <w:rFonts w:ascii="Times New Roman" w:eastAsia="宋体" w:hAnsi="Times New Roman" w:cs="Times New Roman"/>
          <w:kern w:val="0"/>
          <w:sz w:val="24"/>
          <w:szCs w:val="24"/>
        </w:rPr>
        <w:t>signature, the consensus process in a round will be interrupted. The consensus success probability is calculated as</w:t>
      </w:r>
    </w:p>
    <w:p w14:paraId="144315A9" w14:textId="52C9B0DC" w:rsidR="00AD6565" w:rsidRPr="002B37AE" w:rsidRDefault="000D35E9" w:rsidP="00B3460C">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hint="eastAsia"/>
                  <w:kern w:val="0"/>
                  <w:sz w:val="24"/>
                  <w:szCs w:val="24"/>
                </w:rPr>
                <m:t>Con</m:t>
              </m:r>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oMath>
      </m:oMathPara>
    </w:p>
    <w:p w14:paraId="7F52B8BB" w14:textId="77777777" w:rsidR="00AD6565" w:rsidRPr="002B37AE" w:rsidRDefault="005406CD" w:rsidP="00B3460C">
      <w:pPr>
        <w:spacing w:afterLines="100" w:after="312"/>
        <w:rPr>
          <w:rFonts w:ascii="Times New Roman" w:eastAsia="宋体" w:hAnsi="Times New Roman" w:cs="Times New Roman"/>
          <w:kern w:val="0"/>
          <w:sz w:val="24"/>
          <w:szCs w:val="24"/>
        </w:rPr>
      </w:pPr>
      <m:oMathPara>
        <m:oMathParaPr>
          <m:jc m:val="center"/>
        </m:oMathParaPr>
        <m:oMath>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e>
              </m:nary>
            </m:e>
          </m:nary>
        </m:oMath>
      </m:oMathPara>
    </w:p>
    <w:p w14:paraId="0D6B61B8" w14:textId="7DE5091C" w:rsidR="00C139A4" w:rsidRPr="00C139A4" w:rsidRDefault="001445EE" w:rsidP="00B3460C">
      <w:pPr>
        <w:spacing w:afterLines="100" w:after="312"/>
        <w:rPr>
          <w:rFonts w:ascii="Lucida Sans Unicode" w:eastAsia="宋体" w:hAnsi="Lucida Sans Unicode" w:cs="Lucida Sans Unicode"/>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w:rPr>
                                  <w:rFonts w:ascii="Cambria Math" w:eastAsia="宋体" w:hAnsi="Cambria Math" w:cs="Times New Roman"/>
                                  <w:kern w:val="0"/>
                                  <w:sz w:val="24"/>
                                  <w:szCs w:val="24"/>
                                </w:rPr>
                                <m:t>+</m:t>
                              </m:r>
                              <m: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Sub>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trans</m:t>
                          </m:r>
                        </m:sub>
                        <m:sup>
                          <m:r>
                            <w:rPr>
                              <w:rFonts w:ascii="Cambria Math" w:eastAsia="宋体" w:hAnsi="Cambria Math" w:cs="Times New Roman"/>
                              <w:kern w:val="0"/>
                              <w:sz w:val="24"/>
                              <w:szCs w:val="24"/>
                            </w:rPr>
                            <m:t>N-1-f</m:t>
                          </m:r>
                        </m:sup>
                      </m:sSub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190E223B" w14:textId="72204008" w:rsidR="003268D6" w:rsidRPr="003268D6" w:rsidRDefault="005406CD" w:rsidP="003268D6">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p>
    <w:p w14:paraId="384DFC84" w14:textId="77777777" w:rsidR="00B177DB" w:rsidRDefault="005406CD" w:rsidP="003268D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consensus latency is defined as the time interval from a block proposal to its finalization. We assume that the computing time is negligible as compared with the time for </w:t>
      </w:r>
      <w:r w:rsidR="003268D6">
        <w:rPr>
          <w:rFonts w:ascii="Times New Roman" w:eastAsia="宋体" w:hAnsi="Times New Roman" w:cs="Times New Roman"/>
          <w:kern w:val="0"/>
          <w:sz w:val="24"/>
          <w:szCs w:val="24"/>
        </w:rPr>
        <w:t xml:space="preserve">channel contention and </w:t>
      </w:r>
      <w:r>
        <w:rPr>
          <w:rFonts w:ascii="Times New Roman" w:eastAsia="宋体" w:hAnsi="Times New Roman" w:cs="Times New Roman"/>
          <w:kern w:val="0"/>
          <w:sz w:val="24"/>
          <w:szCs w:val="24"/>
        </w:rPr>
        <w:t xml:space="preserve">message </w:t>
      </w:r>
      <w:r w:rsidR="003268D6">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w:t>
      </w:r>
      <w:r w:rsidR="003268D6">
        <w:rPr>
          <w:rFonts w:ascii="Times New Roman" w:eastAsia="宋体" w:hAnsi="Times New Roman" w:cs="Times New Roman"/>
          <w:kern w:val="0"/>
          <w:sz w:val="24"/>
          <w:szCs w:val="24"/>
        </w:rPr>
        <w:t>in</w:t>
      </w:r>
      <w:r>
        <w:rPr>
          <w:rFonts w:ascii="Times New Roman" w:eastAsia="宋体" w:hAnsi="Times New Roman" w:cs="Times New Roman"/>
          <w:kern w:val="0"/>
          <w:sz w:val="24"/>
          <w:szCs w:val="24"/>
        </w:rPr>
        <w:t xml:space="preserve"> wireless </w:t>
      </w:r>
      <w:r w:rsidR="003268D6">
        <w:rPr>
          <w:rFonts w:ascii="Times New Roman" w:eastAsia="宋体" w:hAnsi="Times New Roman" w:cs="Times New Roman"/>
          <w:kern w:val="0"/>
          <w:sz w:val="24"/>
          <w:szCs w:val="24"/>
        </w:rPr>
        <w:t>network</w:t>
      </w:r>
      <w:r>
        <w:rPr>
          <w:rFonts w:ascii="Times New Roman" w:eastAsia="宋体" w:hAnsi="Times New Roman" w:cs="Times New Roman"/>
          <w:kern w:val="0"/>
          <w:sz w:val="24"/>
          <w:szCs w:val="24"/>
        </w:rPr>
        <w:t>.</w:t>
      </w:r>
      <w:r w:rsidR="00E70815">
        <w:rPr>
          <w:rFonts w:ascii="Times New Roman" w:eastAsia="宋体" w:hAnsi="Times New Roman" w:cs="Times New Roman"/>
          <w:kern w:val="0"/>
          <w:sz w:val="24"/>
          <w:szCs w:val="24"/>
        </w:rPr>
        <w:t xml:space="preserve"> </w:t>
      </w:r>
    </w:p>
    <w:p w14:paraId="7F49476D" w14:textId="1B188C13" w:rsidR="003268D6" w:rsidRDefault="00B177DB" w:rsidP="00B177D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C</w:t>
      </w:r>
      <w:r w:rsidR="00E70815">
        <w:rPr>
          <w:rFonts w:ascii="Times New Roman" w:eastAsia="宋体" w:hAnsi="Times New Roman" w:cs="Times New Roman"/>
          <w:kern w:val="0"/>
          <w:sz w:val="24"/>
          <w:szCs w:val="24"/>
        </w:rPr>
        <w:t xml:space="preserve">onsensus latency consists of channel contention latency and message </w:t>
      </w:r>
      <w:r w:rsidR="00E70815">
        <w:rPr>
          <w:rFonts w:ascii="Times New Roman" w:eastAsia="宋体" w:hAnsi="Times New Roman" w:cs="Times New Roman" w:hint="eastAsia"/>
          <w:kern w:val="0"/>
          <w:sz w:val="24"/>
          <w:szCs w:val="24"/>
        </w:rPr>
        <w:t>transmission</w:t>
      </w:r>
      <w:r w:rsidR="00E70815">
        <w:rPr>
          <w:rFonts w:ascii="Times New Roman" w:eastAsia="宋体" w:hAnsi="Times New Roman" w:cs="Times New Roman"/>
          <w:kern w:val="0"/>
          <w:sz w:val="24"/>
          <w:szCs w:val="24"/>
        </w:rPr>
        <w:t xml:space="preserve"> latency.</w:t>
      </w:r>
      <w:r>
        <w:rPr>
          <w:rFonts w:ascii="Times New Roman" w:eastAsia="宋体" w:hAnsi="Times New Roman" w:cs="Times New Roman" w:hint="eastAsia"/>
          <w:kern w:val="0"/>
          <w:sz w:val="24"/>
          <w:szCs w:val="24"/>
        </w:rPr>
        <w:t xml:space="preserve"> </w:t>
      </w:r>
      <w:r w:rsidR="00001CE6">
        <w:rPr>
          <w:rFonts w:ascii="Times New Roman" w:eastAsia="宋体" w:hAnsi="Times New Roman" w:cs="Times New Roman"/>
          <w:kern w:val="0"/>
          <w:sz w:val="24"/>
          <w:szCs w:val="24"/>
        </w:rPr>
        <w:t xml:space="preserve">Each node </w:t>
      </w:r>
      <w:r w:rsidR="0048540A">
        <w:rPr>
          <w:rFonts w:ascii="Times New Roman" w:eastAsia="宋体" w:hAnsi="Times New Roman" w:cs="Times New Roman"/>
          <w:kern w:val="0"/>
          <w:sz w:val="24"/>
          <w:szCs w:val="24"/>
        </w:rPr>
        <w:t xml:space="preserve">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001CE6">
        <w:rPr>
          <w:rFonts w:ascii="Times New Roman" w:eastAsia="宋体" w:hAnsi="Times New Roman" w:cs="Times New Roman"/>
          <w:kern w:val="0"/>
          <w:sz w:val="24"/>
          <w:szCs w:val="24"/>
        </w:rPr>
        <w:t xml:space="preserve"> time slots in contention process. </w:t>
      </w:r>
      <w:r w:rsidR="0048540A">
        <w:rPr>
          <w:rFonts w:ascii="Times New Roman" w:eastAsia="宋体" w:hAnsi="Times New Roman" w:cs="Times New Roman"/>
          <w:kern w:val="0"/>
          <w:sz w:val="24"/>
          <w:szCs w:val="24"/>
        </w:rPr>
        <w:t>T</w:t>
      </w:r>
      <w:r w:rsidR="00E70815">
        <w:rPr>
          <w:rFonts w:ascii="Times New Roman" w:eastAsia="宋体" w:hAnsi="Times New Roman" w:cs="Times New Roman"/>
          <w:kern w:val="0"/>
          <w:sz w:val="24"/>
          <w:szCs w:val="24"/>
        </w:rPr>
        <w:t>he contention latency of should be calculated as follows</w:t>
      </w:r>
    </w:p>
    <w:p w14:paraId="23C4E524" w14:textId="3690FB47" w:rsidR="00E70815" w:rsidRPr="00B177DB" w:rsidRDefault="000D35E9" w:rsidP="00E70815">
      <w:pPr>
        <w:spacing w:beforeLines="50" w:before="156"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m:oMathPara>
    </w:p>
    <w:p w14:paraId="02615285" w14:textId="4D76ABF3" w:rsidR="005406CD" w:rsidRDefault="00B177DB" w:rsidP="00B177DB">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time interval of a </w:t>
      </w:r>
      <w:proofErr w:type="gramStart"/>
      <w:r>
        <w:rPr>
          <w:rFonts w:ascii="Times New Roman" w:eastAsia="宋体" w:hAnsi="Times New Roman" w:cs="Times New Roman"/>
          <w:kern w:val="0"/>
          <w:sz w:val="24"/>
          <w:szCs w:val="24"/>
        </w:rPr>
        <w:t>slot.</w:t>
      </w:r>
      <w:proofErr w:type="gramEnd"/>
      <w:r>
        <w:rPr>
          <w:rFonts w:ascii="Times New Roman" w:eastAsia="宋体" w:hAnsi="Times New Roman" w:cs="Times New Roman" w:hint="eastAsia"/>
          <w:kern w:val="0"/>
          <w:sz w:val="24"/>
          <w:szCs w:val="24"/>
        </w:rPr>
        <w:t xml:space="preserve"> </w:t>
      </w:r>
      <w:r w:rsidR="00E70815">
        <w:rPr>
          <w:rFonts w:ascii="Times New Roman" w:eastAsia="宋体" w:hAnsi="Times New Roman" w:cs="Times New Roman"/>
          <w:kern w:val="0"/>
          <w:sz w:val="24"/>
          <w:szCs w:val="24"/>
        </w:rPr>
        <w:t>Transmission latency is the time that transmitting all message</w:t>
      </w:r>
      <w:r>
        <w:rPr>
          <w:rFonts w:ascii="Times New Roman" w:eastAsia="宋体" w:hAnsi="Times New Roman" w:cs="Times New Roman"/>
          <w:kern w:val="0"/>
          <w:sz w:val="24"/>
          <w:szCs w:val="24"/>
        </w:rPr>
        <w:t>s</w:t>
      </w:r>
      <w:r w:rsidR="00E70815">
        <w:rPr>
          <w:rFonts w:ascii="Times New Roman" w:eastAsia="宋体" w:hAnsi="Times New Roman" w:cs="Times New Roman"/>
          <w:kern w:val="0"/>
          <w:sz w:val="24"/>
          <w:szCs w:val="24"/>
        </w:rPr>
        <w:t xml:space="preserve"> in a consensus round. </w:t>
      </w:r>
      <w:r w:rsidR="005406CD">
        <w:rPr>
          <w:rFonts w:ascii="Times New Roman" w:eastAsia="宋体" w:hAnsi="Times New Roman" w:cs="Times New Roman"/>
          <w:kern w:val="0"/>
          <w:sz w:val="24"/>
          <w:szCs w:val="24"/>
        </w:rPr>
        <w:t xml:space="preserve">The </w:t>
      </w:r>
      <w:r w:rsidR="003268D6">
        <w:rPr>
          <w:rFonts w:ascii="Times New Roman" w:eastAsia="宋体" w:hAnsi="Times New Roman" w:cs="Times New Roman"/>
          <w:kern w:val="0"/>
          <w:sz w:val="24"/>
          <w:szCs w:val="24"/>
        </w:rPr>
        <w:t>transmission</w:t>
      </w:r>
      <w:r w:rsidR="005406CD">
        <w:rPr>
          <w:rFonts w:ascii="Times New Roman" w:eastAsia="宋体" w:hAnsi="Times New Roman" w:cs="Times New Roman"/>
          <w:kern w:val="0"/>
          <w:sz w:val="24"/>
          <w:szCs w:val="24"/>
        </w:rPr>
        <w:t xml:space="preserve"> latency of the </w:t>
      </w:r>
      <w:proofErr w:type="spellStart"/>
      <w:r w:rsidR="005406CD">
        <w:rPr>
          <w:rFonts w:ascii="Times New Roman" w:eastAsia="宋体" w:hAnsi="Times New Roman" w:cs="Times New Roman"/>
          <w:kern w:val="0"/>
          <w:sz w:val="24"/>
          <w:szCs w:val="24"/>
        </w:rPr>
        <w:t>SWIB</w:t>
      </w:r>
      <w:proofErr w:type="spellEnd"/>
      <w:r w:rsidR="005406CD">
        <w:rPr>
          <w:rFonts w:ascii="Times New Roman" w:eastAsia="宋体" w:hAnsi="Times New Roman" w:cs="Times New Roman"/>
          <w:kern w:val="0"/>
          <w:sz w:val="24"/>
          <w:szCs w:val="24"/>
        </w:rPr>
        <w:t xml:space="preserve"> is expressed as</w:t>
      </w:r>
    </w:p>
    <w:p w14:paraId="6AA757DC" w14:textId="3609F66F" w:rsidR="005406CD" w:rsidRPr="00641646" w:rsidRDefault="000D35E9" w:rsidP="005406CD">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i=1</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30E27ED2" w14:textId="231A6840" w:rsidR="005406CD" w:rsidRDefault="005406CD" w:rsidP="005406CD">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B</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sidR="008A61D7">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the </w:t>
      </w:r>
      <w:r w:rsidR="00B177DB">
        <w:rPr>
          <w:rFonts w:ascii="Times New Roman" w:eastAsia="宋体" w:hAnsi="Times New Roman" w:cs="Times New Roman"/>
          <w:kern w:val="0"/>
          <w:sz w:val="24"/>
          <w:szCs w:val="24"/>
        </w:rPr>
        <w:t>required time</w:t>
      </w:r>
      <w:r>
        <w:rPr>
          <w:rFonts w:ascii="Times New Roman" w:eastAsia="宋体" w:hAnsi="Times New Roman" w:cs="Times New Roman"/>
          <w:kern w:val="0"/>
          <w:sz w:val="24"/>
          <w:szCs w:val="24"/>
        </w:rPr>
        <w:t xml:space="preserve"> slots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008A61D7">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m:t>
                </m:r>
              </m:e>
              <m:sub>
                <m:r>
                  <w:rPr>
                    <w:rFonts w:ascii="Cambria Math" w:eastAsia="宋体" w:hAnsi="Cambria Math" w:cs="Times New Roman"/>
                    <w:kern w:val="0"/>
                    <w:sz w:val="24"/>
                    <w:szCs w:val="24"/>
                  </w:rPr>
                  <m:t>sig</m:t>
                </m:r>
              </m:sub>
            </m:sSub>
          </m:num>
          <m:den>
            <m:r>
              <w:rPr>
                <w:rFonts w:ascii="Cambria Math" w:eastAsia="宋体" w:hAnsi="Cambria Math" w:cs="Times New Roman"/>
                <w:kern w:val="0"/>
                <w:sz w:val="24"/>
                <w:szCs w:val="24"/>
              </w:rPr>
              <m:t>m</m:t>
            </m:r>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required</w:t>
      </w:r>
      <w:r w:rsidR="00B177DB">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B177DB">
        <w:rPr>
          <w:rFonts w:ascii="Times New Roman" w:eastAsia="宋体" w:hAnsi="Times New Roman" w:cs="Times New Roman"/>
          <w:kern w:val="0"/>
          <w:sz w:val="24"/>
          <w:szCs w:val="24"/>
        </w:rPr>
        <w:t xml:space="preserve">of </w:t>
      </w:r>
      <w:r>
        <w:rPr>
          <w:rFonts w:ascii="Times New Roman" w:eastAsia="宋体" w:hAnsi="Times New Roman" w:cs="Times New Roman"/>
          <w:kern w:val="0"/>
          <w:sz w:val="24"/>
          <w:szCs w:val="24"/>
        </w:rPr>
        <w:t>transmit</w:t>
      </w:r>
      <w:r w:rsidR="00B177DB">
        <w:rPr>
          <w:rFonts w:ascii="Times New Roman" w:eastAsia="宋体" w:hAnsi="Times New Roman" w:cs="Times New Roman"/>
          <w:kern w:val="0"/>
          <w:sz w:val="24"/>
          <w:szCs w:val="24"/>
        </w:rPr>
        <w:t>ting</w:t>
      </w:r>
      <w:r>
        <w:rPr>
          <w:rFonts w:ascii="Times New Roman" w:eastAsia="宋体" w:hAnsi="Times New Roman" w:cs="Times New Roman"/>
          <w:kern w:val="0"/>
          <w:sz w:val="24"/>
          <w:szCs w:val="24"/>
        </w:rPr>
        <w:t xml:space="preserve"> </w:t>
      </w:r>
      <w:r w:rsidRPr="00C14A09">
        <w:rPr>
          <w:rFonts w:ascii="Times New Roman" w:eastAsia="宋体" w:hAnsi="Times New Roman" w:cs="Times New Roman"/>
          <w:kern w:val="0"/>
          <w:sz w:val="24"/>
          <w:szCs w:val="24"/>
        </w:rPr>
        <w:t xml:space="preserve">a </w:t>
      </w:r>
      <w:proofErr w:type="gramStart"/>
      <w:r w:rsidRPr="00C14A09">
        <w:rPr>
          <w:rFonts w:ascii="Times New Roman" w:eastAsia="宋体" w:hAnsi="Times New Roman" w:cs="Times New Roman"/>
          <w:kern w:val="0"/>
          <w:sz w:val="24"/>
          <w:szCs w:val="24"/>
        </w:rPr>
        <w:t>signature</w:t>
      </w:r>
      <w:r>
        <w:rPr>
          <w:rFonts w:ascii="Times New Roman" w:eastAsia="宋体" w:hAnsi="Times New Roman" w:cs="Times New Roman"/>
          <w:kern w:val="0"/>
          <w:sz w:val="24"/>
          <w:szCs w:val="24"/>
        </w:rPr>
        <w:t>.</w:t>
      </w:r>
      <w:proofErr w:type="gramEnd"/>
      <w:r>
        <w:rPr>
          <w:rFonts w:ascii="Times New Roman" w:eastAsia="宋体" w:hAnsi="Times New Roman" w:cs="Times New Roman"/>
          <w:kern w:val="0"/>
          <w:sz w:val="24"/>
          <w:szCs w:val="24"/>
        </w:rPr>
        <w:t xml:space="preserve"> </w:t>
      </w:r>
      <w:r w:rsidR="00B43D84">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he consensus latency can be computed as follows:</w:t>
      </w:r>
    </w:p>
    <w:p w14:paraId="3DF3EAF0" w14:textId="3B951F3D" w:rsidR="00B177DB" w:rsidRPr="00B177DB" w:rsidRDefault="000D35E9" w:rsidP="005406CD">
      <w:pPr>
        <w:spacing w:beforeLines="50" w:before="156" w:afterLines="50" w:after="156"/>
        <w:rPr>
          <w:rFonts w:ascii="Times New Roman" w:eastAsia="宋体" w:hAnsi="Times New Roman" w:cs="Times New Roman"/>
          <w:i/>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cons</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m:oMathPara>
    </w:p>
    <w:p w14:paraId="4A54865F" w14:textId="77777777"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Utilizing an estimate of adversary time window can compute the 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the block finalization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77777777"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4</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w:t>
      </w:r>
      <w:r w:rsidRPr="00071F38">
        <w:rPr>
          <w:rFonts w:ascii="Times New Roman" w:eastAsia="宋体" w:hAnsi="Times New Roman" w:cs="Times New Roman"/>
          <w:kern w:val="0"/>
          <w:sz w:val="24"/>
          <w:szCs w:val="24"/>
        </w:rPr>
        <w:t xml:space="preserve"> number of time slots</w:t>
      </w:r>
      <w:r>
        <w:rPr>
          <w:rFonts w:ascii="Times New Roman" w:eastAsia="宋体" w:hAnsi="Times New Roman" w:cs="Times New Roman"/>
          <w:kern w:val="0"/>
          <w:sz w:val="24"/>
          <w:szCs w:val="24"/>
        </w:rPr>
        <w:t xml:space="preserve"> for each completed consensus round.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35586FB0" w14:textId="77777777"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A completed consensus process for each round requires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time slots. Therefore, the requires time slots of running our protocol runs under jamming attack is calculated as</w:t>
      </w:r>
    </w:p>
    <w:p w14:paraId="1CC18ECD" w14:textId="77777777" w:rsidR="00D142A0" w:rsidRPr="005C0F97" w:rsidRDefault="00D142A0" w:rsidP="00D142A0">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F=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m:oMathPara>
    </w:p>
    <w:p w14:paraId="48901C79" w14:textId="77777777" w:rsidR="00D142A0" w:rsidRPr="005C0F97"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Since the 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latency under jamming attack should be calculated as</w:t>
      </w:r>
    </w:p>
    <w:p w14:paraId="5BA12B2B" w14:textId="77777777" w:rsidR="00D142A0" w:rsidRPr="00D04290" w:rsidRDefault="00D142A0" w:rsidP="00D142A0">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jamm</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65CDA218" w14:textId="6FB227A8" w:rsidR="0080502C"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reduce the heavy contention under jamming attack, </w:t>
      </w:r>
      <w:r w:rsidRPr="005605D2">
        <w:rPr>
          <w:rFonts w:ascii="Times New Roman" w:eastAsia="宋体" w:hAnsi="Times New Roman" w:cs="Times New Roman"/>
          <w:kern w:val="0"/>
          <w:sz w:val="24"/>
          <w:szCs w:val="24"/>
        </w:rPr>
        <w:t xml:space="preserve">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Pr="005605D2">
        <w:rPr>
          <w:rFonts w:ascii="Times New Roman" w:eastAsia="宋体" w:hAnsi="Times New Roman" w:cs="Times New Roman"/>
          <w:kern w:val="0"/>
          <w:sz w:val="24"/>
          <w:szCs w:val="24"/>
        </w:rPr>
        <w:t xml:space="preserve"> to dynamically adjust </w:t>
      </w:r>
      <w:r>
        <w:rPr>
          <w:rFonts w:ascii="Times New Roman" w:eastAsia="宋体" w:hAnsi="Times New Roman" w:cs="Times New Roman"/>
          <w:kern w:val="0"/>
          <w:sz w:val="24"/>
          <w:szCs w:val="24"/>
        </w:rPr>
        <w:t xml:space="preserve">their channel compete probability. In this case,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launching jamming attacks.</w:t>
      </w:r>
    </w:p>
    <w:p w14:paraId="730641B8" w14:textId="481C257A" w:rsidR="003D2199" w:rsidRPr="0041694A" w:rsidRDefault="003D2199" w:rsidP="003D2199">
      <w:pPr>
        <w:pStyle w:val="1"/>
        <w:numPr>
          <w:ilvl w:val="0"/>
          <w:numId w:val="32"/>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43B4017A" w14:textId="633B52A6" w:rsidR="00A67DB2" w:rsidRDefault="004F755D" w:rsidP="00A67DB2">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r w:rsidR="00A67DB2">
        <w:rPr>
          <w:rFonts w:ascii="Times New Roman" w:eastAsia="宋体" w:hAnsi="Times New Roman" w:cs="Times New Roman"/>
          <w:kern w:val="0"/>
          <w:sz w:val="24"/>
          <w:szCs w:val="24"/>
        </w:rPr>
        <w:t xml:space="preserve">The impacts of various parameters are investigated, including block size, network size. We evaluate the performance of our protocol in terms of consensus latency and transaction throughput. All the experiments were performed under Windows 10 operating system, and running on a machine with an Intel </w:t>
      </w:r>
      <w:proofErr w:type="spellStart"/>
      <w:r w:rsidR="00A67DB2" w:rsidRPr="00AE51E1">
        <w:rPr>
          <w:rFonts w:ascii="Times New Roman" w:eastAsia="宋体" w:hAnsi="Times New Roman" w:cs="Times New Roman"/>
          <w:kern w:val="0"/>
          <w:sz w:val="24"/>
          <w:szCs w:val="24"/>
        </w:rPr>
        <w:t>i7-10700F</w:t>
      </w:r>
      <w:proofErr w:type="spellEnd"/>
      <w:r w:rsidR="00A67DB2">
        <w:rPr>
          <w:rFonts w:ascii="Times New Roman" w:eastAsia="宋体" w:hAnsi="Times New Roman" w:cs="Times New Roman"/>
          <w:kern w:val="0"/>
          <w:sz w:val="24"/>
          <w:szCs w:val="24"/>
        </w:rPr>
        <w:t xml:space="preserve"> Core,</w:t>
      </w:r>
      <w:r w:rsidR="00A67DB2" w:rsidRPr="00AE51E1">
        <w:rPr>
          <w:rFonts w:ascii="Times New Roman" w:eastAsia="宋体" w:hAnsi="Times New Roman" w:cs="Times New Roman"/>
          <w:kern w:val="0"/>
          <w:sz w:val="24"/>
          <w:szCs w:val="24"/>
        </w:rPr>
        <w:t xml:space="preserve"> </w:t>
      </w:r>
      <w:proofErr w:type="spellStart"/>
      <w:r w:rsidR="00A67DB2" w:rsidRPr="00AE51E1">
        <w:rPr>
          <w:rFonts w:ascii="Times New Roman" w:eastAsia="宋体" w:hAnsi="Times New Roman" w:cs="Times New Roman"/>
          <w:kern w:val="0"/>
          <w:sz w:val="24"/>
          <w:szCs w:val="24"/>
        </w:rPr>
        <w:t>2.90GHz</w:t>
      </w:r>
      <w:proofErr w:type="spellEnd"/>
      <w:r w:rsidR="00A67DB2" w:rsidRPr="00AE51E1">
        <w:rPr>
          <w:rFonts w:ascii="Times New Roman" w:eastAsia="宋体" w:hAnsi="Times New Roman" w:cs="Times New Roman"/>
          <w:kern w:val="0"/>
          <w:sz w:val="24"/>
          <w:szCs w:val="24"/>
        </w:rPr>
        <w:t xml:space="preserve"> CPU, 8.00 GB RAM.</w:t>
      </w:r>
      <w:r w:rsidR="00A67DB2">
        <w:rPr>
          <w:rFonts w:ascii="Times New Roman" w:eastAsia="宋体" w:hAnsi="Times New Roman" w:cs="Times New Roman"/>
          <w:kern w:val="0"/>
          <w:sz w:val="24"/>
          <w:szCs w:val="24"/>
        </w:rPr>
        <w:t xml:space="preserve"> All the reported results were the average of 10 tests.</w:t>
      </w:r>
    </w:p>
    <w:p w14:paraId="180CFCD3" w14:textId="05ED8CC2" w:rsidR="00201001" w:rsidRDefault="004F755D" w:rsidP="00A67DB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devices, we fix </w:t>
      </w:r>
      <w:r w:rsidR="00A67DB2">
        <w:rPr>
          <w:rFonts w:ascii="Times New Roman" w:eastAsia="宋体" w:hAnsi="Times New Roman" w:cs="Times New Roman"/>
          <w:kern w:val="0"/>
          <w:sz w:val="24"/>
          <w:szCs w:val="24"/>
        </w:rPr>
        <w:t xml:space="preserve">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and the 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proofErr w:type="spellStart"/>
      <w:r w:rsidR="00A67DB2" w:rsidRPr="003F2405">
        <w:rPr>
          <w:rFonts w:ascii="Times New Roman" w:eastAsia="宋体" w:hAnsi="Times New Roman" w:cs="Times New Roman"/>
          <w:kern w:val="0"/>
          <w:sz w:val="24"/>
          <w:szCs w:val="24"/>
        </w:rPr>
        <w:t>mW</w:t>
      </w:r>
      <w:proofErr w:type="spellEnd"/>
      <w:r w:rsidR="00A67DB2">
        <w:rPr>
          <w:rFonts w:ascii="Times New Roman" w:eastAsia="宋体" w:hAnsi="Times New Roman" w:cs="Times New Roman"/>
          <w:kern w:val="0"/>
          <w:sz w:val="24"/>
          <w:szCs w:val="24"/>
        </w:rPr>
        <w:t>.</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from the ISM (industrial scientific and medical) ratio bounds at </w:t>
      </w:r>
      <w:proofErr w:type="spellStart"/>
      <w:r w:rsidR="005D35E9">
        <w:rPr>
          <w:rFonts w:ascii="Times New Roman" w:eastAsia="宋体" w:hAnsi="Times New Roman" w:cs="Times New Roman"/>
          <w:kern w:val="0"/>
          <w:sz w:val="24"/>
          <w:szCs w:val="24"/>
        </w:rPr>
        <w:t>2.4GHz</w:t>
      </w:r>
      <w:proofErr w:type="spellEnd"/>
      <w:r w:rsidR="005D35E9">
        <w:rPr>
          <w:rFonts w:ascii="Times New Roman" w:eastAsia="宋体" w:hAnsi="Times New Roman" w:cs="Times New Roman"/>
          <w:kern w:val="0"/>
          <w:sz w:val="24"/>
          <w:szCs w:val="24"/>
        </w:rPr>
        <w:t>.</w:t>
      </w:r>
      <w:r w:rsidR="005D35E9">
        <w:rPr>
          <w:rFonts w:ascii="Times New Roman" w:eastAsia="宋体" w:hAnsi="Times New Roman" w:cs="Times New Roman"/>
          <w:kern w:val="0"/>
          <w:sz w:val="24"/>
          <w:szCs w:val="24"/>
        </w:rPr>
        <w:t xml:space="preserve"> We set</w:t>
      </w:r>
      <w:r w:rsidR="005D35E9">
        <w:rPr>
          <w:rFonts w:ascii="Times New Roman" w:eastAsia="宋体" w:hAnsi="Times New Roman" w:cs="Times New Roman"/>
          <w:kern w:val="0"/>
          <w:sz w:val="24"/>
          <w:szCs w:val="24"/>
        </w:rPr>
        <w:t xml:space="preserve"> </w:t>
      </w:r>
      <w:r w:rsidR="00E14B1D">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w:t>
      </w:r>
      <w:r w:rsidR="005D35E9">
        <w:rPr>
          <w:rFonts w:ascii="Times New Roman" w:eastAsia="宋体" w:hAnsi="Times New Roman" w:cs="Times New Roman"/>
          <w:kern w:val="0"/>
          <w:sz w:val="24"/>
          <w:szCs w:val="24"/>
        </w:rPr>
        <w:t>channel compete</w:t>
      </w:r>
      <w:r w:rsidR="005D35E9">
        <w:rPr>
          <w:rFonts w:ascii="Times New Roman" w:eastAsia="宋体" w:hAnsi="Times New Roman" w:cs="Times New Roman"/>
          <w:kern w:val="0"/>
          <w:sz w:val="24"/>
          <w:szCs w:val="24"/>
        </w:rPr>
        <w:t xml:space="preserv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the 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the path loss exponent </w:t>
      </w:r>
      <m:oMath>
        <m:r>
          <w:rPr>
            <w:rFonts w:ascii="Cambria Math" w:eastAsia="宋体" w:hAnsi="Cambria Math" w:cs="Times New Roman"/>
            <w:kern w:val="0"/>
            <w:sz w:val="24"/>
            <w:szCs w:val="24"/>
          </w:rPr>
          <m:t>α</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to be 3</w:t>
      </w:r>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and bandwidth </w:t>
      </w:r>
      <m:oMath>
        <m:r>
          <w:rPr>
            <w:rFonts w:ascii="Cambria Math" w:eastAsia="宋体" w:hAnsi="Cambria Math" w:cs="Times New Roman"/>
            <w:kern w:val="0"/>
            <w:sz w:val="24"/>
            <w:szCs w:val="24"/>
          </w:rPr>
          <m:t>B</m:t>
        </m:r>
      </m:oMath>
      <w:r w:rsidR="005D35E9">
        <w:rPr>
          <w:rFonts w:ascii="Times New Roman" w:eastAsia="宋体" w:hAnsi="Times New Roman" w:cs="Times New Roman" w:hint="eastAsia"/>
          <w:kern w:val="0"/>
          <w:sz w:val="24"/>
          <w:szCs w:val="24"/>
        </w:rPr>
        <w:t>t</w:t>
      </w:r>
      <w:r w:rsidR="005D35E9">
        <w:rPr>
          <w:rFonts w:ascii="Times New Roman" w:eastAsia="宋体" w:hAnsi="Times New Roman" w:cs="Times New Roman"/>
          <w:kern w:val="0"/>
          <w:sz w:val="24"/>
          <w:szCs w:val="24"/>
        </w:rPr>
        <w:t xml:space="preserve">o be </w:t>
      </w:r>
      <m:oMath>
        <m:r>
          <w:rPr>
            <w:rFonts w:ascii="Cambria Math" w:eastAsia="宋体" w:hAnsi="Cambria Math" w:cs="Times New Roman"/>
            <w:kern w:val="0"/>
            <w:sz w:val="24"/>
            <w:szCs w:val="24"/>
          </w:rPr>
          <m:t>20</m:t>
        </m:r>
      </m:oMath>
      <w:r w:rsidR="005D35E9">
        <w:rPr>
          <w:rFonts w:ascii="Times New Roman" w:eastAsia="宋体" w:hAnsi="Times New Roman" w:cs="Times New Roman" w:hint="eastAsia"/>
          <w:kern w:val="0"/>
          <w:sz w:val="24"/>
          <w:szCs w:val="24"/>
        </w:rPr>
        <w:t>M</w:t>
      </w:r>
      <w:r w:rsidR="005D35E9">
        <w:rPr>
          <w:rFonts w:ascii="Times New Roman" w:eastAsia="宋体" w:hAnsi="Times New Roman" w:cs="Times New Roman"/>
          <w:kern w:val="0"/>
          <w:sz w:val="24"/>
          <w:szCs w:val="24"/>
        </w:rPr>
        <w:t>Hz.</w:t>
      </w:r>
      <w:r w:rsidR="005D35E9">
        <w:rPr>
          <w:rFonts w:ascii="Times New Roman" w:eastAsia="宋体" w:hAnsi="Times New Roman" w:cs="Times New Roman"/>
          <w:kern w:val="0"/>
          <w:sz w:val="24"/>
          <w:szCs w:val="24"/>
        </w:rPr>
        <w:t xml:space="preserve"> </w:t>
      </w:r>
      <w:r w:rsidR="00E14B1D">
        <w:rPr>
          <w:rFonts w:ascii="Times New Roman" w:eastAsia="宋体" w:hAnsi="Times New Roman" w:cs="Times New Roman"/>
          <w:kern w:val="0"/>
          <w:sz w:val="24"/>
          <w:szCs w:val="24"/>
        </w:rPr>
        <w:t xml:space="preserve">In addition, all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E14B1D">
        <w:rPr>
          <w:rFonts w:ascii="Times New Roman" w:eastAsia="宋体" w:hAnsi="Times New Roman" w:cs="Times New Roman"/>
          <w:kern w:val="0"/>
          <w:sz w:val="24"/>
          <w:szCs w:val="24"/>
        </w:rPr>
        <w:t xml:space="preserve"> , and the minimum distance between nodes is </w:t>
      </w:r>
      <m:oMath>
        <m:r>
          <m:rPr>
            <m:sty m:val="p"/>
          </m:rPr>
          <w:rPr>
            <w:rFonts w:ascii="Cambria Math" w:eastAsia="宋体" w:hAnsi="Cambria Math" w:cs="Times New Roman"/>
            <w:kern w:val="0"/>
            <w:sz w:val="24"/>
            <w:szCs w:val="24"/>
          </w:rPr>
          <m:t>1</m:t>
        </m:r>
      </m:oMath>
      <w:r w:rsidR="00E14B1D">
        <w:rPr>
          <w:rFonts w:ascii="Times New Roman" w:eastAsia="宋体" w:hAnsi="Times New Roman" w:cs="Times New Roman" w:hint="eastAsia"/>
          <w:kern w:val="0"/>
          <w:sz w:val="24"/>
          <w:szCs w:val="24"/>
        </w:rPr>
        <w:t xml:space="preserve"> </w:t>
      </w:r>
      <w:r w:rsidR="00E14B1D">
        <w:rPr>
          <w:rFonts w:ascii="Times New Roman" w:eastAsia="宋体" w:hAnsi="Times New Roman" w:cs="Times New Roman"/>
          <w:kern w:val="0"/>
          <w:sz w:val="24"/>
          <w:szCs w:val="24"/>
        </w:rPr>
        <w:t>meter.</w:t>
      </w:r>
    </w:p>
    <w:p w14:paraId="623F7A53" w14:textId="6B60284D" w:rsidR="003D2199" w:rsidRDefault="003D2199" w:rsidP="003D2199">
      <w:pPr>
        <w:pStyle w:val="2"/>
        <w:rPr>
          <w:rFonts w:ascii="Times New Roman" w:eastAsia="宋体" w:hAnsi="Times New Roman" w:cs="Times New Roman"/>
          <w:kern w:val="0"/>
          <w:sz w:val="24"/>
          <w:szCs w:val="24"/>
        </w:rPr>
      </w:pPr>
      <w:bookmarkStart w:id="10" w:name="_Toc94273385"/>
      <w:r w:rsidRPr="00B16695">
        <w:rPr>
          <w:rFonts w:ascii="Times New Roman" w:eastAsia="黑体" w:hAnsi="Times New Roman" w:cs="Times New Roman"/>
          <w:sz w:val="28"/>
          <w:szCs w:val="28"/>
        </w:rPr>
        <w:t xml:space="preserve">6.1 </w:t>
      </w:r>
      <w:bookmarkEnd w:id="10"/>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CCD7DAD" w14:textId="2DEF174A" w:rsidR="003D2199" w:rsidRDefault="009140A7" w:rsidP="00D73DD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the </w:t>
      </w:r>
      <w:r w:rsidR="008A60EE">
        <w:rPr>
          <w:rFonts w:ascii="Times New Roman" w:eastAsia="宋体" w:hAnsi="Times New Roman" w:cs="Times New Roman"/>
          <w:kern w:val="0"/>
          <w:sz w:val="24"/>
          <w:szCs w:val="24"/>
        </w:rPr>
        <w:t xml:space="preserve">impact of node active time and the 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D73DD2" w:rsidRPr="00DA6DCF">
        <w:rPr>
          <w:rFonts w:ascii="Times New Roman" w:eastAsia="宋体" w:hAnsi="Times New Roman" w:cs="Times New Roman"/>
          <w:kern w:val="0"/>
          <w:sz w:val="24"/>
          <w:szCs w:val="24"/>
        </w:rPr>
        <w:t>the probability of electing quality nodes</w:t>
      </w:r>
      <w:r w:rsidR="00D73DD2">
        <w:rPr>
          <w:rFonts w:ascii="Times New Roman" w:eastAsia="宋体" w:hAnsi="Times New Roman" w:cs="Times New Roman"/>
          <w:kern w:val="0"/>
          <w:sz w:val="24"/>
          <w:szCs w:val="24"/>
        </w:rPr>
        <w:t xml:space="preserve"> as block proposer</w:t>
      </w:r>
      <w:r w:rsidR="00D73DD2">
        <w:rPr>
          <w:rFonts w:ascii="Times New Roman" w:eastAsia="宋体" w:hAnsi="Times New Roman" w:cs="Times New Roman"/>
          <w:kern w:val="0"/>
          <w:sz w:val="24"/>
          <w:szCs w:val="24"/>
        </w:rPr>
        <w:t xml:space="preserve"> base on node stability.</w:t>
      </w:r>
    </w:p>
    <w:p w14:paraId="325B2F03" w14:textId="77777777" w:rsidR="003D2199" w:rsidRPr="00BB1C94"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al</w:t>
      </w:r>
      <w:r>
        <w:rPr>
          <w:rFonts w:ascii="Times New Roman" w:eastAsia="宋体" w:hAnsi="Times New Roman" w:cs="Times New Roman"/>
          <w:kern w:val="0"/>
          <w:sz w:val="24"/>
          <w:szCs w:val="24"/>
        </w:rPr>
        <w:t>so lower number of latest generated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higher number of latest generated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generated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hint="eastAsia"/>
          <w:kern w:val="0"/>
          <w:sz w:val="24"/>
          <w:szCs w:val="24"/>
        </w:rPr>
        <w:t>higher</w:t>
      </w:r>
      <w:r>
        <w:rPr>
          <w:rFonts w:ascii="Times New Roman" w:eastAsia="宋体" w:hAnsi="Times New Roman" w:cs="Times New Roman"/>
          <w:kern w:val="0"/>
          <w:sz w:val="24"/>
          <w:szCs w:val="24"/>
        </w:rPr>
        <w:t xml:space="preserve"> number of latest generated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Fig. 6(a) shows how the nodes are distributed.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in 100 consensus times.</w:t>
      </w:r>
    </w:p>
    <w:p w14:paraId="6F2765C5" w14:textId="77777777" w:rsidR="003D2199" w:rsidRDefault="003D2199" w:rsidP="003D2199">
      <w:pPr>
        <w:keepNext/>
        <w:widowControl/>
        <w:shd w:val="clear" w:color="auto" w:fill="FFFFFF"/>
        <w:spacing w:line="450" w:lineRule="atLeast"/>
        <w:ind w:firstLine="420"/>
        <w:jc w:val="left"/>
        <w:rPr>
          <w:noProof/>
        </w:rPr>
      </w:pPr>
      <w:r>
        <w:rPr>
          <w:noProof/>
        </w:rPr>
        <w:lastRenderedPageBreak/>
        <w:drawing>
          <wp:inline distT="0" distB="0" distL="0" distR="0" wp14:anchorId="1189C3E4" wp14:editId="6D2CCC9B">
            <wp:extent cx="2458084" cy="2093077"/>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6AB23AC9" wp14:editId="5E18AD3B">
            <wp:extent cx="2413507" cy="18007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372" cy="1815572"/>
                    </a:xfrm>
                    <a:prstGeom prst="rect">
                      <a:avLst/>
                    </a:prstGeom>
                  </pic:spPr>
                </pic:pic>
              </a:graphicData>
            </a:graphic>
          </wp:inline>
        </w:drawing>
      </w:r>
    </w:p>
    <w:p w14:paraId="5578350B" w14:textId="77777777" w:rsidR="003D2199" w:rsidRPr="00587B20" w:rsidRDefault="003D2199" w:rsidP="003D2199">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F97D836" w14:textId="77777777"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r>
        <w:rPr>
          <w:rFonts w:ascii="Times New Roman" w:hAnsi="Times New Roman" w:cs="Times New Roman"/>
          <w:b/>
          <w:bCs/>
        </w:rPr>
        <w:t>.</w:t>
      </w:r>
    </w:p>
    <w:p w14:paraId="7F4E7B10" w14:textId="77777777" w:rsidR="003D2199" w:rsidRPr="0067227F" w:rsidRDefault="003D2199"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6(b) shows that the percentage of high-quality nodes </w:t>
      </w:r>
      <w:r>
        <w:rPr>
          <w:rFonts w:ascii="Times New Roman" w:eastAsia="宋体" w:hAnsi="Times New Roman" w:cs="Times New Roman" w:hint="eastAsia"/>
          <w:kern w:val="0"/>
          <w:sz w:val="24"/>
          <w:szCs w:val="24"/>
        </w:rPr>
        <w:t>being</w:t>
      </w:r>
      <w:r>
        <w:rPr>
          <w:rFonts w:ascii="Times New Roman" w:eastAsia="宋体" w:hAnsi="Times New Roman" w:cs="Times New Roman"/>
          <w:kern w:val="0"/>
          <w:sz w:val="24"/>
          <w:szCs w:val="24"/>
        </w:rPr>
        <w:t xml:space="preserve"> elected as block proposers almost linearly increases with the active time ratio weight </w:t>
      </w:r>
      <w:proofErr w:type="spellStart"/>
      <w:proofErr w:type="gramStart"/>
      <w:r w:rsidRPr="00E002A1">
        <w:rPr>
          <w:rFonts w:ascii="Times New Roman" w:eastAsia="宋体" w:hAnsi="Times New Roman" w:cs="Times New Roman"/>
          <w:i/>
          <w:iCs/>
          <w:kern w:val="0"/>
          <w:sz w:val="24"/>
          <w:szCs w:val="24"/>
        </w:rPr>
        <w:t>a</w:t>
      </w:r>
      <w:proofErr w:type="spellEnd"/>
      <w:proofErr w:type="gramEnd"/>
      <w:r>
        <w:rPr>
          <w:rFonts w:ascii="Times New Roman" w:eastAsia="宋体" w:hAnsi="Times New Roman" w:cs="Times New Roman"/>
          <w:kern w:val="0"/>
          <w:sz w:val="24"/>
          <w:szCs w:val="24"/>
        </w:rPr>
        <w:t xml:space="preserve"> increasing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affect the probability for high-quality nodes to be selected as block proposers</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E002A1">
        <w:rPr>
          <w:rFonts w:ascii="Times New Roman" w:eastAsia="宋体" w:hAnsi="Times New Roman" w:cs="Times New Roman"/>
          <w:kern w:val="0"/>
          <w:sz w:val="24"/>
          <w:szCs w:val="24"/>
          <w:highlight w:val="yellow"/>
        </w:rPr>
        <w:t>The maximum value of the percentage is less than 0.85 while the minimum value is larger than 0.7. When the active time ratio weight equals 0.7, the percentage high-quality nodes can approximately reach 0.8.</w:t>
      </w:r>
      <w:r>
        <w:rPr>
          <w:rFonts w:ascii="Times New Roman" w:eastAsia="宋体" w:hAnsi="Times New Roman" w:cs="Times New Roman"/>
          <w:kern w:val="0"/>
          <w:sz w:val="24"/>
          <w:szCs w:val="24"/>
        </w:rPr>
        <w:t xml:space="preserve"> [Fig. 6(b)</w:t>
      </w:r>
      <w:r>
        <w:rPr>
          <w:rFonts w:ascii="Times New Roman" w:eastAsia="宋体" w:hAnsi="Times New Roman" w:cs="Times New Roman" w:hint="eastAsia"/>
          <w:kern w:val="0"/>
          <w:sz w:val="24"/>
          <w:szCs w:val="24"/>
        </w:rPr>
        <w:t>里，哪有此事？</w:t>
      </w:r>
      <w:r>
        <w:rPr>
          <w:rFonts w:ascii="Times New Roman" w:eastAsia="宋体" w:hAnsi="Times New Roman" w:cs="Times New Roman"/>
          <w:kern w:val="0"/>
          <w:sz w:val="24"/>
          <w:szCs w:val="24"/>
        </w:rPr>
        <w:t xml:space="preserve">] In this case, active time ratio has larger impact than consensus ratio in the stability calculation. Consensus nodes that have high remaining active time would like to be honest than those with low remaining active time due to the incentive and punishment mechanism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To ensure a relative high probability for high-quality nodes to be elected as block proposers,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as 0.7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0.3 in the subsequent performance experiments.</w:t>
      </w:r>
    </w:p>
    <w:p w14:paraId="00D400F0"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6034AEDC" w14:textId="7777777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how the consensus interruption probability is affected by the communication interruption probability. In this test, we compared the consensus interruption probability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and assume all nodes are honest. </w:t>
      </w:r>
      <w:r w:rsidDel="00481933">
        <w:rPr>
          <w:rFonts w:ascii="Times New Roman" w:eastAsia="宋体" w:hAnsi="Times New Roman" w:cs="Times New Roman"/>
          <w:kern w:val="0"/>
          <w:sz w:val="24"/>
          <w:szCs w:val="24"/>
        </w:rPr>
        <w:t xml:space="preserve"> </w:t>
      </w:r>
    </w:p>
    <w:p w14:paraId="60250630" w14:textId="7777777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【别人可能更关心部分节点不诚实情况下的协议性能，或者说“也关心”】</w:t>
      </w:r>
    </w:p>
    <w:p w14:paraId="076B43B2" w14:textId="77777777" w:rsidR="003D2199" w:rsidRPr="00303612" w:rsidRDefault="003D2199" w:rsidP="003D2199">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7EB4050D" wp14:editId="5B32C306">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4570AE65" wp14:editId="0EDF4424">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w:t>
      </w:r>
      <w:r>
        <w:rPr>
          <w:rFonts w:ascii="Times New Roman" w:hAnsi="Times New Roman" w:cs="Times New Roman"/>
          <w:highlight w:val="yellow"/>
        </w:rPr>
        <w:t>t</w:t>
      </w:r>
      <w:r w:rsidRPr="00E002A1">
        <w:rPr>
          <w:rFonts w:ascii="Times New Roman" w:hAnsi="Times New Roman" w:cs="Times New Roman"/>
          <w:highlight w:val="yellow"/>
        </w:rPr>
        <w:t>heoretical</w:t>
      </w:r>
      <w:r w:rsidRPr="00DE4965">
        <w:rPr>
          <w:rFonts w:ascii="Times New Roman" w:hAnsi="Times New Roman" w:cs="Times New Roman"/>
        </w:rPr>
        <w:t xml:space="preserve"> </w:t>
      </w:r>
      <w:r>
        <w:rPr>
          <w:rFonts w:ascii="Times New Roman" w:hAnsi="Times New Roman" w:cs="Times New Roman"/>
        </w:rPr>
        <w:t>case</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 xml:space="preserve">(b) Fault-free </w:t>
      </w:r>
      <w:r>
        <w:rPr>
          <w:rFonts w:ascii="Times New Roman" w:hAnsi="Times New Roman" w:cs="Times New Roman"/>
          <w:highlight w:val="yellow"/>
        </w:rPr>
        <w:t>p</w:t>
      </w:r>
      <w:r w:rsidRPr="00E002A1">
        <w:rPr>
          <w:rFonts w:ascii="Times New Roman" w:hAnsi="Times New Roman" w:cs="Times New Roman"/>
          <w:highlight w:val="yellow"/>
        </w:rPr>
        <w:t>ractical</w:t>
      </w:r>
      <w:r w:rsidRPr="00DE4965">
        <w:rPr>
          <w:rFonts w:ascii="Times New Roman" w:hAnsi="Times New Roman" w:cs="Times New Roman"/>
        </w:rPr>
        <w:t xml:space="preserve"> </w:t>
      </w:r>
      <w:r>
        <w:rPr>
          <w:rFonts w:ascii="Times New Roman" w:hAnsi="Times New Roman" w:cs="Times New Roman"/>
        </w:rPr>
        <w:t>case</w:t>
      </w:r>
    </w:p>
    <w:p w14:paraId="3910B87D" w14:textId="77777777"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 [</w:t>
      </w:r>
      <w:r>
        <w:rPr>
          <w:rFonts w:ascii="Times New Roman" w:hAnsi="Times New Roman" w:cs="Times New Roman" w:hint="eastAsia"/>
          <w:b/>
          <w:bCs/>
        </w:rPr>
        <w:t>这两个黄词，到底怎么</w:t>
      </w:r>
      <w:proofErr w:type="gramStart"/>
      <w:r>
        <w:rPr>
          <w:rFonts w:ascii="Times New Roman" w:hAnsi="Times New Roman" w:cs="Times New Roman" w:hint="eastAsia"/>
          <w:b/>
          <w:bCs/>
        </w:rPr>
        <w:t>个</w:t>
      </w:r>
      <w:proofErr w:type="gramEnd"/>
      <w:r>
        <w:rPr>
          <w:rFonts w:ascii="Times New Roman" w:hAnsi="Times New Roman" w:cs="Times New Roman" w:hint="eastAsia"/>
          <w:b/>
          <w:bCs/>
        </w:rPr>
        <w:t>解释、什么差别，什么都不说，难道等着读者猜测个说法，安到你头上？</w:t>
      </w:r>
      <w:r>
        <w:rPr>
          <w:rFonts w:ascii="Times New Roman" w:hAnsi="Times New Roman" w:cs="Times New Roman"/>
          <w:b/>
          <w:bCs/>
        </w:rPr>
        <w:t>]</w:t>
      </w:r>
    </w:p>
    <w:p w14:paraId="51826F6C" w14:textId="77777777" w:rsidR="003D2199" w:rsidRPr="0067227F" w:rsidRDefault="003D2199"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7 compares the consensus interruption probability by different protocols with varying communication interruption probability.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consensus interruption probability </w:t>
      </w:r>
      <w:r>
        <w:rPr>
          <w:rFonts w:ascii="Times New Roman" w:eastAsia="宋体" w:hAnsi="Times New Roman" w:cs="Times New Roman" w:hint="eastAsia"/>
          <w:kern w:val="0"/>
          <w:sz w:val="24"/>
          <w:szCs w:val="24"/>
        </w:rPr>
        <w:t>by</w:t>
      </w:r>
      <w:r>
        <w:rPr>
          <w:rFonts w:ascii="Times New Roman" w:eastAsia="宋体" w:hAnsi="Times New Roman" w:cs="Times New Roman"/>
          <w:kern w:val="0"/>
          <w:sz w:val="24"/>
          <w:szCs w:val="24"/>
        </w:rPr>
        <w:t xml:space="preserve"> the two protocols remains steady first, then increases to 1, which means no consensus can be reached in this case. The consensus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is interrupted with high probability when communication interruption probability is larger than 0.4. However, consensus process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still work smoothly when the communication interruption probability is smaller than 0.5. This is because our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decouples leader selection (i.e., block proposer) from communication driven consensus process, our protocol is more stable than </w:t>
      </w:r>
      <w:proofErr w:type="spellStart"/>
      <w:r>
        <w:rPr>
          <w:rFonts w:ascii="Times New Roman" w:eastAsia="宋体" w:hAnsi="Times New Roman" w:cs="Times New Roman" w:hint="eastAsia"/>
          <w:kern w:val="0"/>
          <w:sz w:val="24"/>
          <w:szCs w:val="24"/>
        </w:rPr>
        <w:t>PBFT</w:t>
      </w:r>
      <w:proofErr w:type="spellEnd"/>
      <w:r>
        <w:rPr>
          <w:rFonts w:ascii="Times New Roman" w:eastAsia="宋体" w:hAnsi="Times New Roman" w:cs="Times New Roman"/>
          <w:kern w:val="0"/>
          <w:sz w:val="24"/>
          <w:szCs w:val="24"/>
        </w:rPr>
        <w:t xml:space="preserve"> when nodes start to fail in receiving some messages. </w:t>
      </w:r>
      <w:r>
        <w:rPr>
          <w:rFonts w:ascii="Times New Roman" w:eastAsia="宋体" w:hAnsi="Times New Roman" w:cs="Times New Roman" w:hint="eastAsia"/>
          <w:kern w:val="0"/>
          <w:sz w:val="24"/>
          <w:szCs w:val="24"/>
        </w:rPr>
        <w:t>【原因应该是收到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artial signature shares</w:t>
      </w:r>
      <w:r>
        <w:rPr>
          <w:rFonts w:ascii="Times New Roman" w:eastAsia="宋体" w:hAnsi="Times New Roman" w:cs="Times New Roman" w:hint="eastAsia"/>
          <w:kern w:val="0"/>
          <w:sz w:val="24"/>
          <w:szCs w:val="24"/>
        </w:rPr>
        <w:t>而没有收到对应的</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lock</w:t>
      </w:r>
      <w:r>
        <w:rPr>
          <w:rFonts w:ascii="Times New Roman" w:eastAsia="宋体" w:hAnsi="Times New Roman" w:cs="Times New Roman" w:hint="eastAsia"/>
          <w:kern w:val="0"/>
          <w:sz w:val="24"/>
          <w:szCs w:val="24"/>
        </w:rPr>
        <w:t>的时候，可以要求重传</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而导致的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correct?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experiment results in Fig. 7(b) further validate the correctness of the theoretical results in Fig. 7(a). </w:t>
      </w:r>
    </w:p>
    <w:p w14:paraId="13F95E2D"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E002A1">
        <w:rPr>
          <w:rFonts w:ascii="Times New Roman" w:eastAsia="黑体" w:hAnsi="Times New Roman" w:cs="Times New Roman"/>
          <w:sz w:val="28"/>
          <w:szCs w:val="28"/>
          <w:highlight w:val="yellow"/>
        </w:rPr>
        <w:t>Performance</w:t>
      </w:r>
      <w:r>
        <w:rPr>
          <w:rFonts w:ascii="Times New Roman" w:eastAsia="黑体" w:hAnsi="Times New Roman" w:cs="Times New Roman"/>
          <w:sz w:val="28"/>
          <w:szCs w:val="28"/>
        </w:rPr>
        <w:t xml:space="preserve"> Comparison</w:t>
      </w:r>
    </w:p>
    <w:p w14:paraId="609E92F4" w14:textId="77777777" w:rsidR="003D2199" w:rsidRPr="00E002A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the impact of block size and network size on the 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77777777"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In this experiment, we evaluate the impact of block size on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Each test lasts for 10 rounds. The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the network size varies from 100 to 300 nodes.</w:t>
      </w:r>
    </w:p>
    <w:p w14:paraId="506BAD8A" w14:textId="77777777" w:rsidR="003D2199" w:rsidRDefault="003D2199" w:rsidP="003D2199">
      <w:pPr>
        <w:keepNext/>
        <w:widowControl/>
        <w:shd w:val="clear" w:color="auto" w:fill="FFFFFF"/>
        <w:spacing w:line="450" w:lineRule="atLeast"/>
        <w:ind w:firstLine="420"/>
        <w:jc w:val="center"/>
        <w:rPr>
          <w:noProof/>
        </w:rPr>
      </w:pPr>
      <w:r>
        <w:rPr>
          <w:noProof/>
        </w:rPr>
        <w:drawing>
          <wp:inline distT="0" distB="0" distL="0" distR="0" wp14:anchorId="2645DEB0" wp14:editId="617CD5F6">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0D2917E9" wp14:editId="7C86FB71">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DED77F9" w14:textId="77777777"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2A207A6D" w14:textId="77777777" w:rsidR="003D2199" w:rsidRDefault="003D2199" w:rsidP="003D2199">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8.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block size. [</w:t>
      </w:r>
      <w:r>
        <w:rPr>
          <w:rFonts w:ascii="Times New Roman" w:hAnsi="Times New Roman" w:cs="Times New Roman" w:hint="eastAsia"/>
          <w:b/>
          <w:bCs/>
        </w:rPr>
        <w:t>横轴“</w:t>
      </w:r>
      <w:r>
        <w:rPr>
          <w:rFonts w:ascii="Times New Roman" w:hAnsi="Times New Roman" w:cs="Times New Roman" w:hint="eastAsia"/>
          <w:b/>
          <w:bCs/>
        </w:rPr>
        <w:t>B</w:t>
      </w:r>
      <w:r>
        <w:rPr>
          <w:rFonts w:ascii="Times New Roman" w:hAnsi="Times New Roman" w:cs="Times New Roman"/>
          <w:b/>
          <w:bCs/>
        </w:rPr>
        <w:t>lock Sizes =&gt; Block size</w:t>
      </w:r>
      <w:r>
        <w:rPr>
          <w:rFonts w:ascii="Times New Roman" w:hAnsi="Times New Roman" w:cs="Times New Roman" w:hint="eastAsia"/>
          <w:b/>
          <w:bCs/>
        </w:rPr>
        <w:t>”</w:t>
      </w:r>
      <w:r>
        <w:rPr>
          <w:rFonts w:ascii="Times New Roman" w:hAnsi="Times New Roman" w:cs="Times New Roman" w:hint="eastAsia"/>
          <w:b/>
          <w:bCs/>
        </w:rPr>
        <w:t>;</w:t>
      </w:r>
      <w:r>
        <w:rPr>
          <w:rFonts w:ascii="Times New Roman" w:hAnsi="Times New Roman" w:cs="Times New Roman"/>
          <w:b/>
          <w:bCs/>
        </w:rPr>
        <w:t xml:space="preserve"> </w:t>
      </w:r>
      <w:r>
        <w:rPr>
          <w:rFonts w:ascii="Times New Roman" w:hAnsi="Times New Roman" w:cs="Times New Roman" w:hint="eastAsia"/>
          <w:b/>
          <w:bCs/>
        </w:rPr>
        <w:t>左图纵轴“</w:t>
      </w:r>
      <w:r>
        <w:rPr>
          <w:rFonts w:ascii="Times New Roman" w:hAnsi="Times New Roman" w:cs="Times New Roman" w:hint="eastAsia"/>
          <w:b/>
          <w:bCs/>
        </w:rPr>
        <w:t>S</w:t>
      </w:r>
      <w:r>
        <w:rPr>
          <w:rFonts w:ascii="Times New Roman" w:hAnsi="Times New Roman" w:cs="Times New Roman"/>
          <w:b/>
          <w:bCs/>
        </w:rPr>
        <w:t>ec. =&gt; s</w:t>
      </w:r>
      <w:r>
        <w:rPr>
          <w:rFonts w:ascii="Times New Roman" w:hAnsi="Times New Roman" w:cs="Times New Roman" w:hint="eastAsia"/>
          <w:b/>
          <w:bCs/>
        </w:rPr>
        <w:t>”；</w:t>
      </w:r>
      <w:r>
        <w:rPr>
          <w:rFonts w:ascii="Times New Roman" w:hAnsi="Times New Roman" w:cs="Times New Roman"/>
          <w:b/>
          <w:bCs/>
        </w:rPr>
        <w:t xml:space="preserve"> </w:t>
      </w:r>
      <w:r>
        <w:rPr>
          <w:rFonts w:ascii="Times New Roman" w:hAnsi="Times New Roman" w:cs="Times New Roman" w:hint="eastAsia"/>
          <w:b/>
          <w:bCs/>
        </w:rPr>
        <w:t>Fig</w:t>
      </w:r>
      <w:r>
        <w:rPr>
          <w:rFonts w:ascii="Times New Roman" w:hAnsi="Times New Roman" w:cs="Times New Roman"/>
          <w:b/>
          <w:bCs/>
        </w:rPr>
        <w:t>s. 9-10</w:t>
      </w:r>
      <w:r>
        <w:rPr>
          <w:rFonts w:ascii="Times New Roman" w:hAnsi="Times New Roman" w:cs="Times New Roman" w:hint="eastAsia"/>
          <w:b/>
          <w:bCs/>
        </w:rPr>
        <w:t>同样处理</w:t>
      </w:r>
      <w:r>
        <w:rPr>
          <w:rFonts w:ascii="Times New Roman" w:hAnsi="Times New Roman" w:cs="Times New Roman"/>
          <w:b/>
          <w:bCs/>
        </w:rPr>
        <w:t>]</w:t>
      </w:r>
    </w:p>
    <w:p w14:paraId="3B0581D0" w14:textId="77777777" w:rsidR="003D2199" w:rsidRPr="00E002A1" w:rsidRDefault="003D2199" w:rsidP="003D2199">
      <w:r>
        <w:t xml:space="preserve"> [</w:t>
      </w:r>
      <w:r>
        <w:rPr>
          <w:rFonts w:hint="eastAsia"/>
        </w:rPr>
        <w:t>就图8里的试验，是怎么进行的？是从头到尾,</w:t>
      </w:r>
      <w:r>
        <w:t xml:space="preserve"> </w:t>
      </w:r>
      <w:r>
        <w:rPr>
          <w:rFonts w:hint="eastAsia"/>
        </w:rPr>
        <w:t>完整地把</w:t>
      </w:r>
      <w:proofErr w:type="spellStart"/>
      <w:r>
        <w:rPr>
          <w:rFonts w:hint="eastAsia"/>
        </w:rPr>
        <w:t>S</w:t>
      </w:r>
      <w:r>
        <w:t>WIB</w:t>
      </w:r>
      <w:proofErr w:type="spellEnd"/>
      <w:r>
        <w:rPr>
          <w:rFonts w:hint="eastAsia"/>
        </w:rPr>
        <w:t>在你的仿真设置下按你说的设置跑的，然后画出相应的性能曲线？</w:t>
      </w:r>
      <w:r>
        <w:t xml:space="preserve">] </w:t>
      </w:r>
    </w:p>
    <w:p w14:paraId="5D51D6B6" w14:textId="77777777" w:rsidR="003D2199" w:rsidRPr="0067227F" w:rsidRDefault="003D2199"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shows that the consensus latency almost linearly increases with the block size </w:t>
      </w:r>
      <w:r>
        <w:rPr>
          <w:rFonts w:ascii="Times New Roman" w:eastAsia="宋体" w:hAnsi="Times New Roman" w:cs="Times New Roman" w:hint="eastAsia"/>
          <w:kern w:val="0"/>
          <w:sz w:val="24"/>
          <w:szCs w:val="24"/>
        </w:rPr>
        <w:t>increa</w:t>
      </w:r>
      <w:r>
        <w:rPr>
          <w:rFonts w:ascii="Times New Roman" w:eastAsia="宋体" w:hAnsi="Times New Roman" w:cs="Times New Roman"/>
          <w:kern w:val="0"/>
          <w:sz w:val="24"/>
          <w:szCs w:val="24"/>
        </w:rPr>
        <w:t>sing.</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for all cases under study is shown to be below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it is seen that </w:t>
      </w:r>
      <w:r w:rsidRPr="00C91E2F">
        <w:rPr>
          <w:rFonts w:ascii="Times New Roman" w:eastAsia="宋体" w:hAnsi="Times New Roman" w:cs="Times New Roman"/>
          <w:kern w:val="0"/>
          <w:sz w:val="24"/>
          <w:szCs w:val="24"/>
        </w:rPr>
        <w:t xml:space="preserve">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w:t>
      </w:r>
      <w:r>
        <w:rPr>
          <w:rFonts w:ascii="Times New Roman" w:eastAsia="宋体" w:hAnsi="Times New Roman" w:cs="Times New Roman"/>
          <w:kern w:val="0"/>
          <w:sz w:val="24"/>
          <w:szCs w:val="24"/>
        </w:rPr>
        <w:t>, with the block size increasing</w:t>
      </w:r>
      <w:r w:rsidRPr="00C91E2F">
        <w:rPr>
          <w:rFonts w:ascii="Times New Roman" w:eastAsia="宋体" w:hAnsi="Times New Roman" w:cs="Times New Roman"/>
          <w:kern w:val="0"/>
          <w:sz w:val="24"/>
          <w:szCs w:val="24"/>
        </w:rPr>
        <w: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 xml:space="preserve">throughput infinitely. When the block size </w:t>
      </w:r>
      <w:r>
        <w:rPr>
          <w:rFonts w:ascii="Times New Roman" w:eastAsia="宋体" w:hAnsi="Times New Roman" w:cs="Times New Roman"/>
          <w:kern w:val="0"/>
          <w:sz w:val="24"/>
          <w:szCs w:val="24"/>
        </w:rPr>
        <w:t xml:space="preserve">equals </w:t>
      </w:r>
      <w:r w:rsidRPr="00C91E2F">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w:t>
      </w:r>
      <w:proofErr w:type="spellStart"/>
      <w:r>
        <w:rPr>
          <w:rFonts w:ascii="Times New Roman" w:eastAsia="宋体" w:hAnsi="Times New Roman" w:cs="Times New Roman"/>
          <w:kern w:val="0"/>
          <w:sz w:val="24"/>
          <w:szCs w:val="24"/>
        </w:rPr>
        <w:t>SWIB</w:t>
      </w:r>
      <w:proofErr w:type="spellEnd"/>
      <w:r w:rsidRPr="00C91E2F">
        <w:rPr>
          <w:rFonts w:ascii="Times New Roman" w:eastAsia="宋体" w:hAnsi="Times New Roman" w:cs="Times New Roman"/>
          <w:kern w:val="0"/>
          <w:sz w:val="24"/>
          <w:szCs w:val="24"/>
        </w:rPr>
        <w:t xml:space="preserve">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hint="eastAsia"/>
          <w:kern w:val="0"/>
          <w:sz w:val="24"/>
          <w:szCs w:val="24"/>
        </w:rPr>
        <w:t>【感觉不提每个节点以什么速率产生交易、以及交易是如何在网络中扩散的，缺乏这些，上面的结果，很难在读者心中产生共鸣】</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77777777"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the 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Pr>
          <w:rFonts w:ascii="Times New Roman" w:eastAsia="宋体" w:hAnsi="Times New Roman" w:cs="Times New Roman" w:hint="eastAsia"/>
          <w:kern w:val="0"/>
          <w:sz w:val="24"/>
          <w:szCs w:val="24"/>
        </w:rPr>
        <w:t>In</w:t>
      </w:r>
      <w:r>
        <w:rPr>
          <w:rFonts w:ascii="Times New Roman" w:eastAsia="宋体" w:hAnsi="Times New Roman" w:cs="Times New Roman"/>
          <w:kern w:val="0"/>
          <w:sz w:val="24"/>
          <w:szCs w:val="24"/>
        </w:rPr>
        <w:t xml:space="preserve"> here, each test lasts for 10 rounds. </w:t>
      </w:r>
    </w:p>
    <w:p w14:paraId="0E0B3FFC" w14:textId="77777777" w:rsidR="003D2199" w:rsidRDefault="003D2199" w:rsidP="003D2199">
      <w:pPr>
        <w:keepNext/>
        <w:widowControl/>
        <w:shd w:val="clear" w:color="auto" w:fill="FFFFFF"/>
        <w:spacing w:afterLines="100" w:after="312" w:line="450" w:lineRule="atLeast"/>
        <w:ind w:firstLine="420"/>
        <w:jc w:val="left"/>
        <w:rPr>
          <w:noProof/>
        </w:rPr>
      </w:pPr>
      <w:r>
        <w:rPr>
          <w:noProof/>
        </w:rPr>
        <w:lastRenderedPageBreak/>
        <w:drawing>
          <wp:inline distT="0" distB="0" distL="0" distR="0" wp14:anchorId="616907EC" wp14:editId="1561DBE7">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663DE75C" wp14:editId="6FE1A855">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proofErr w:type="gramStart"/>
      <w:r>
        <w:rPr>
          <w:rFonts w:ascii="Times New Roman" w:hAnsi="Times New Roman" w:cs="Times New Roman"/>
        </w:rPr>
        <w:t xml:space="preserve">   </w:t>
      </w:r>
      <w:r w:rsidRPr="00101385">
        <w:rPr>
          <w:rFonts w:ascii="Times New Roman" w:hAnsi="Times New Roman" w:cs="Times New Roman"/>
        </w:rPr>
        <w:t>(</w:t>
      </w:r>
      <w:proofErr w:type="gramEnd"/>
      <w:r w:rsidRPr="00101385">
        <w:rPr>
          <w:rFonts w:ascii="Times New Roman" w:hAnsi="Times New Roman" w:cs="Times New Roman"/>
        </w:rPr>
        <w:t xml:space="preserve">b) Average throughput </w:t>
      </w:r>
    </w:p>
    <w:p w14:paraId="4F1F6CF4" w14:textId="77777777"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9.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versus network size. [</w:t>
      </w:r>
      <w:r>
        <w:rPr>
          <w:rFonts w:ascii="Times New Roman" w:hAnsi="Times New Roman" w:cs="Times New Roman" w:hint="eastAsia"/>
          <w:b/>
          <w:bCs/>
        </w:rPr>
        <w:t>左图纵轴改为</w:t>
      </w:r>
      <w:r>
        <w:rPr>
          <w:rFonts w:ascii="Times New Roman" w:hAnsi="Times New Roman" w:cs="Times New Roman" w:hint="eastAsia"/>
          <w:b/>
          <w:bCs/>
        </w:rPr>
        <w:t>A</w:t>
      </w:r>
      <w:r>
        <w:rPr>
          <w:rFonts w:ascii="Times New Roman" w:hAnsi="Times New Roman" w:cs="Times New Roman"/>
          <w:b/>
          <w:bCs/>
        </w:rPr>
        <w:t>verage Consensus Latency]</w:t>
      </w:r>
    </w:p>
    <w:p w14:paraId="03A3BC36" w14:textId="77777777" w:rsidR="003D2199" w:rsidRPr="0067227F" w:rsidRDefault="003D2199" w:rsidP="003D2199">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9 shows the average consensus latency and throughput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when the 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w:t>
      </w:r>
      <w:r>
        <w:rPr>
          <w:rFonts w:ascii="Times New Roman" w:eastAsia="宋体" w:hAnsi="Times New Roman" w:cs="Times New Roman"/>
          <w:kern w:val="0"/>
          <w:sz w:val="24"/>
          <w:szCs w:val="24"/>
        </w:rPr>
        <w:t xml:space="preserve">2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the network size varies from 50 to 600 nodes. Fig. 9 (a) </w:t>
      </w:r>
      <w:r>
        <w:rPr>
          <w:rFonts w:ascii="Times New Roman" w:eastAsia="宋体" w:hAnsi="Times New Roman" w:cs="Times New Roman" w:hint="eastAsia"/>
          <w:kern w:val="0"/>
          <w:sz w:val="24"/>
          <w:szCs w:val="24"/>
        </w:rPr>
        <w:t>show</w:t>
      </w:r>
      <w:r>
        <w:rPr>
          <w:rFonts w:ascii="Times New Roman" w:eastAsia="宋体" w:hAnsi="Times New Roman" w:cs="Times New Roman"/>
          <w:kern w:val="0"/>
          <w:sz w:val="24"/>
          <w:szCs w:val="24"/>
        </w:rPr>
        <w:t xml:space="preserve">s the average consensus latency versus network size. In Fig. 9 (a), it is seen that the consensus latency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required to verify more partial signature shares, and the recovery of full signature requires larger threshold. Meanwhile, the increase of network size will lead to more severe channel accessing competition, which eventually results in the increase of consensus latency. Each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t>
      </w:r>
      <w:proofErr w:type="gramStart"/>
      <w:r>
        <w:rPr>
          <w:rFonts w:ascii="Times New Roman" w:eastAsia="宋体" w:hAnsi="Times New Roman" w:cs="Times New Roman"/>
          <w:kern w:val="0"/>
          <w:sz w:val="24"/>
          <w:szCs w:val="24"/>
        </w:rPr>
        <w:t>node  is</w:t>
      </w:r>
      <w:proofErr w:type="gramEnd"/>
      <w:r>
        <w:rPr>
          <w:rFonts w:ascii="Times New Roman" w:eastAsia="宋体" w:hAnsi="Times New Roman" w:cs="Times New Roman"/>
          <w:kern w:val="0"/>
          <w:sz w:val="24"/>
          <w:szCs w:val="24"/>
        </w:rPr>
        <w:t xml:space="preserve"> assumed to dynamically adjust its transmission probability by sensing the channel state in the estimated </w:t>
      </w:r>
      <w:r w:rsidRPr="00E002A1">
        <w:rPr>
          <w:rFonts w:ascii="Times New Roman" w:eastAsia="宋体" w:hAnsi="Times New Roman" w:cs="Times New Roman"/>
          <w:kern w:val="0"/>
          <w:sz w:val="24"/>
          <w:szCs w:val="24"/>
          <w:highlight w:val="yellow"/>
        </w:rPr>
        <w:t>adversary</w:t>
      </w:r>
      <w:r>
        <w:rPr>
          <w:rFonts w:ascii="Times New Roman" w:eastAsia="宋体" w:hAnsi="Times New Roman" w:cs="Times New Roman"/>
          <w:kern w:val="0"/>
          <w:sz w:val="24"/>
          <w:szCs w:val="24"/>
        </w:rPr>
        <w:t xml:space="preserve"> time window. </w:t>
      </w:r>
      <w:r w:rsidRPr="00E002A1">
        <w:rPr>
          <w:rFonts w:ascii="Times New Roman" w:eastAsia="宋体" w:hAnsi="Times New Roman" w:cs="Times New Roman"/>
          <w:kern w:val="0"/>
          <w:sz w:val="24"/>
          <w:szCs w:val="24"/>
          <w:highlight w:val="yellow"/>
        </w:rPr>
        <w:t>[</w:t>
      </w:r>
      <w:r w:rsidRPr="00E002A1">
        <w:rPr>
          <w:rFonts w:ascii="Times New Roman" w:eastAsia="宋体" w:hAnsi="Times New Roman" w:cs="Times New Roman" w:hint="eastAsia"/>
          <w:kern w:val="0"/>
          <w:sz w:val="24"/>
          <w:szCs w:val="24"/>
          <w:highlight w:val="yellow"/>
        </w:rPr>
        <w:t>这里，</w:t>
      </w:r>
      <w:r>
        <w:rPr>
          <w:rFonts w:ascii="Times New Roman" w:eastAsia="宋体" w:hAnsi="Times New Roman" w:cs="Times New Roman" w:hint="eastAsia"/>
          <w:kern w:val="0"/>
          <w:sz w:val="24"/>
          <w:szCs w:val="24"/>
          <w:highlight w:val="yellow"/>
        </w:rPr>
        <w:t>冒出</w:t>
      </w:r>
      <w:r w:rsidRPr="00E002A1">
        <w:rPr>
          <w:rFonts w:ascii="Times New Roman" w:eastAsia="宋体" w:hAnsi="Times New Roman" w:cs="Times New Roman"/>
          <w:kern w:val="0"/>
          <w:sz w:val="24"/>
          <w:szCs w:val="24"/>
          <w:highlight w:val="yellow"/>
        </w:rPr>
        <w:t>adversary</w:t>
      </w:r>
      <w:r w:rsidRPr="00E002A1">
        <w:rPr>
          <w:rFonts w:ascii="Times New Roman" w:eastAsia="宋体" w:hAnsi="Times New Roman" w:cs="Times New Roman" w:hint="eastAsia"/>
          <w:kern w:val="0"/>
          <w:sz w:val="24"/>
          <w:szCs w:val="24"/>
          <w:highlight w:val="yellow"/>
        </w:rPr>
        <w:t>字样，似乎不太合适</w:t>
      </w:r>
      <w:r w:rsidRPr="00E002A1">
        <w:rPr>
          <w:rFonts w:ascii="Times New Roman" w:eastAsia="宋体" w:hAnsi="Times New Roman" w:cs="Times New Roman"/>
          <w:kern w:val="0"/>
          <w:sz w:val="24"/>
          <w:szCs w:val="24"/>
          <w:highlight w:val="yellow"/>
        </w:rPr>
        <w:t>]</w:t>
      </w:r>
      <w:r>
        <w:rPr>
          <w:rFonts w:ascii="Times New Roman" w:eastAsia="宋体" w:hAnsi="Times New Roman" w:cs="Times New Roman"/>
          <w:kern w:val="0"/>
          <w:sz w:val="24"/>
          <w:szCs w:val="24"/>
        </w:rPr>
        <w:t xml:space="preserve"> This design choice can avoid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Since the block size is fixed, as consensus latency increases, the average transaction throughput drops. Fig. 9 (b) shows that average transaction throughput can reach approximate 2000 TPS for 600-node networks and 1-MB blocks. Thus, we can adjust the node transmission </w:t>
      </w:r>
      <w:r>
        <w:rPr>
          <w:rFonts w:ascii="Times New Roman" w:eastAsia="宋体" w:hAnsi="Times New Roman" w:cs="Times New Roman"/>
          <w:kern w:val="0"/>
          <w:sz w:val="24"/>
          <w:szCs w:val="24"/>
        </w:rPr>
        <w:lastRenderedPageBreak/>
        <w:t>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3B7828DA" w14:textId="77777777" w:rsidR="003D2199" w:rsidRDefault="003D2199"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3F03C502" wp14:editId="0EA9A895">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DB52137" wp14:editId="48C80097">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77777777"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 xml:space="preserve">10.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07FEAF21" w14:textId="77777777" w:rsidR="003D2199" w:rsidRDefault="003D2199"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10 compares the performance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and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under fault-free scenario with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Pr>
          <w:rFonts w:ascii="Times New Roman" w:eastAsia="宋体" w:hAnsi="Times New Roman" w:cs="Times New Roman" w:hint="eastAsia"/>
          <w:kern w:val="0"/>
          <w:sz w:val="24"/>
          <w:szCs w:val="24"/>
        </w:rPr>
        <w:t xml:space="preserve"> </w:t>
      </w:r>
    </w:p>
    <w:p w14:paraId="509133D1" w14:textId="77777777" w:rsidR="003D2199" w:rsidRDefault="003D2199"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10(a) shows that the average consensus latency by different protocols with different network size. In Fig. 10(a), it is clearly seen that </w:t>
      </w:r>
      <w:proofErr w:type="spellStart"/>
      <w:r>
        <w:rPr>
          <w:rFonts w:ascii="Times New Roman" w:eastAsia="宋体" w:hAnsi="Times New Roman" w:cs="Times New Roman"/>
          <w:kern w:val="0"/>
          <w:sz w:val="24"/>
          <w:szCs w:val="24"/>
        </w:rPr>
        <w:t>SWIB</w:t>
      </w:r>
      <w:proofErr w:type="spellEnd"/>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has much lower consensus latency than </w:t>
      </w:r>
      <w:proofErr w:type="spellStart"/>
      <w:r>
        <w:rPr>
          <w:rFonts w:ascii="Times New Roman" w:eastAsia="宋体" w:hAnsi="Times New Roman" w:cs="Times New Roman"/>
          <w:kern w:val="0"/>
          <w:sz w:val="24"/>
          <w:szCs w:val="24"/>
        </w:rPr>
        <w:t>PBFT</w:t>
      </w:r>
      <w:proofErr w:type="spellEnd"/>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consensus within 1 second in 600-node wireless networks while that for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be 2.7 second. This is because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securely reach block consensus in one round of voting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requires two-rounds communications to reach consensus on a block. </w:t>
      </w:r>
    </w:p>
    <w:p w14:paraId="6D7DC6EB" w14:textId="77777777" w:rsidR="003D2199" w:rsidRDefault="003D2199"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10(b) compares the consensus latency by different protocols with varying adversary power in 500-node networks. In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view change happens when a malicious leader proposes an invalid block or does not propose any block. In this case, all honest nodes require two round communications to determine a new leader.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honest nodes will discard invalid block and sign an empty block instead, then </w:t>
      </w:r>
      <w:r>
        <w:rPr>
          <w:rFonts w:ascii="Times New Roman" w:eastAsia="宋体" w:hAnsi="Times New Roman" w:cs="Times New Roman"/>
          <w:kern w:val="0"/>
          <w:sz w:val="24"/>
          <w:szCs w:val="24"/>
        </w:rPr>
        <w:lastRenderedPageBreak/>
        <w:t xml:space="preserve">entering the next consensus round. In the experiment here, all malicious nodes are assumed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to send any messages in a consensus round. Under this assumption, in Fig. 10(b), it is seen that our protocol can work correctly when adversary power is smaller than 50% while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will fail to reach consensus when adversary power is more than 33%. This indicates that our protocol has better fault tolerance performance than </w:t>
      </w:r>
      <w:proofErr w:type="spellStart"/>
      <w:r>
        <w:rPr>
          <w:rFonts w:ascii="Times New Roman" w:eastAsia="宋体" w:hAnsi="Times New Roman" w:cs="Times New Roman"/>
          <w:kern w:val="0"/>
          <w:sz w:val="24"/>
          <w:szCs w:val="24"/>
        </w:rPr>
        <w:t>PBFT</w:t>
      </w:r>
      <w:proofErr w:type="spellEnd"/>
      <w:r>
        <w:rPr>
          <w:rFonts w:ascii="Times New Roman" w:eastAsia="宋体" w:hAnsi="Times New Roman" w:cs="Times New Roman"/>
          <w:kern w:val="0"/>
          <w:sz w:val="24"/>
          <w:szCs w:val="24"/>
        </w:rPr>
        <w:t xml:space="preserve">. </w:t>
      </w:r>
    </w:p>
    <w:p w14:paraId="0D451817" w14:textId="77777777" w:rsidR="003D2199" w:rsidRPr="0067227F" w:rsidRDefault="003D2199"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层次逻辑清楚，是表述科技论文内容的基本要求，我希望你能从上面这一小节的修改，和你以前写的对比，真正地学习到如何到达这一目标！否则，如果哪天我不愿意再为乱写的内容修改的时候，事情就会搁置下去</w:t>
      </w:r>
      <w:r>
        <w:rPr>
          <w:rFonts w:ascii="Times New Roman" w:eastAsia="宋体" w:hAnsi="Times New Roman" w:cs="Times New Roman"/>
          <w:kern w:val="0"/>
          <w:sz w:val="24"/>
          <w:szCs w:val="24"/>
        </w:rPr>
        <w:t>…]</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2C09FFD8" w14:textId="77777777" w:rsidR="003D2199" w:rsidRPr="00BA2153"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evaluate how Sybil percentage of Sybil nodes impacts the consensus performance in terms of transaction</w:t>
      </w:r>
      <w:r w:rsidDel="00B36A4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consensus latency and system throughput. We increase the percentage of Sybil nodes from 5% to 49%, and repeat the experiments in four different sized networks while fixing block size to 1 MB.</w:t>
      </w:r>
    </w:p>
    <w:p w14:paraId="16A8D4DE" w14:textId="77777777" w:rsidR="003D2199" w:rsidRDefault="003D2199"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BCB70E1" wp14:editId="06B6414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18F31CF5" wp14:editId="41AAA684">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65FB027E" w14:textId="77777777"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77777777"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Sybil attacks</w:t>
      </w:r>
    </w:p>
    <w:p w14:paraId="0D494AB5" w14:textId="77777777" w:rsidR="003D2199" w:rsidRPr="0067227F" w:rsidRDefault="003D2199"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Fig. 11 shows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with varying percentage of Sybil nodes in the network. In Fig. 11 (a), it is seen that the consensus latency by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of Sybil nodes increasing. In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when a Sybil node is selected to serve as block proposer, empty block will be eventually generated. Compare with the valid block case, propagation of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increases. In this case, </w:t>
      </w:r>
      <w:r>
        <w:rPr>
          <w:rFonts w:ascii="Times New Roman" w:eastAsia="宋体" w:hAnsi="Times New Roman" w:cs="Times New Roman"/>
          <w:kern w:val="0"/>
          <w:sz w:val="24"/>
          <w:szCs w:val="24"/>
        </w:rPr>
        <w:lastRenderedPageBreak/>
        <w:t>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In Fig. 11 (b), it can be seen that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percentage of Sybil nodes. Also, it is seen that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 [</w:t>
      </w:r>
      <w:r>
        <w:rPr>
          <w:rFonts w:ascii="Times New Roman" w:eastAsia="宋体" w:hAnsi="Times New Roman" w:cs="Times New Roman" w:hint="eastAsia"/>
          <w:kern w:val="0"/>
          <w:sz w:val="24"/>
          <w:szCs w:val="24"/>
        </w:rPr>
        <w:t>中间的解释，</w:t>
      </w:r>
      <w:proofErr w:type="gramStart"/>
      <w:r>
        <w:rPr>
          <w:rFonts w:ascii="Times New Roman" w:eastAsia="宋体" w:hAnsi="Times New Roman" w:cs="Times New Roman" w:hint="eastAsia"/>
          <w:kern w:val="0"/>
          <w:sz w:val="24"/>
          <w:szCs w:val="24"/>
        </w:rPr>
        <w:t>没太看明白</w:t>
      </w:r>
      <w:proofErr w:type="gramEnd"/>
      <w:r>
        <w:rPr>
          <w:rFonts w:ascii="Times New Roman" w:eastAsia="宋体" w:hAnsi="Times New Roman" w:cs="Times New Roman" w:hint="eastAsia"/>
          <w:kern w:val="0"/>
          <w:sz w:val="24"/>
          <w:szCs w:val="24"/>
        </w:rPr>
        <w:t>里面的逻辑</w:t>
      </w:r>
      <w:r>
        <w:rPr>
          <w:rFonts w:ascii="Times New Roman" w:eastAsia="宋体" w:hAnsi="Times New Roman" w:cs="Times New Roman"/>
          <w:kern w:val="0"/>
          <w:sz w:val="24"/>
          <w:szCs w:val="24"/>
        </w:rPr>
        <w:t>]</w:t>
      </w:r>
    </w:p>
    <w:p w14:paraId="4FC3C976" w14:textId="77777777" w:rsidR="003D2199" w:rsidRPr="004A1B7B"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Next, </w:t>
      </w:r>
      <w:r>
        <w:rPr>
          <w:rFonts w:ascii="Times New Roman" w:eastAsia="宋体" w:hAnsi="Times New Roman" w:cs="Times New Roman"/>
          <w:kern w:val="0"/>
          <w:sz w:val="24"/>
          <w:szCs w:val="24"/>
        </w:rPr>
        <w:t>w</w:t>
      </w:r>
      <w:r w:rsidRPr="00795B9A">
        <w:rPr>
          <w:rFonts w:ascii="Times New Roman" w:eastAsia="宋体" w:hAnsi="Times New Roman" w:cs="Times New Roman"/>
          <w:kern w:val="0"/>
          <w:sz w:val="24"/>
          <w:szCs w:val="24"/>
        </w:rPr>
        <w:t xml:space="preserve">e </w:t>
      </w:r>
      <w:r>
        <w:rPr>
          <w:rFonts w:ascii="Times New Roman" w:eastAsia="宋体" w:hAnsi="Times New Roman" w:cs="Times New Roman"/>
          <w:kern w:val="0"/>
          <w:sz w:val="24"/>
          <w:szCs w:val="24"/>
        </w:rPr>
        <w:t xml:space="preserve">evaluate the performance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in the presence of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jammers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Here, we consider different jamming strategies in the attacks: one is random jamming such that the jammer randomly jams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another is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such that the jammer jams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Each test lasts for 10 rounds. The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ranges from 0.1 to 1. The smaller </w:t>
      </w:r>
      <m:oMath>
        <m:r>
          <w:rPr>
            <w:rFonts w:ascii="Cambria Math" w:eastAsia="宋体" w:hAnsi="Cambria Math" w:cs="Times New Roman"/>
            <w:kern w:val="0"/>
            <w:sz w:val="24"/>
            <w:szCs w:val="24"/>
          </w:rPr>
          <m:t>δ</m:t>
        </m:r>
      </m:oMath>
      <w:r>
        <w:rPr>
          <w:rFonts w:ascii="Times New Roman" w:eastAsia="宋体" w:hAnsi="Times New Roman" w:cs="Times New Roman"/>
          <w:kern w:val="0"/>
          <w:sz w:val="24"/>
          <w:szCs w:val="24"/>
        </w:rPr>
        <w:t xml:space="preserve"> is, the more time slots jammed. The adversary time window is chosen as 100 time slots. </w:t>
      </w:r>
    </w:p>
    <w:p w14:paraId="25148730" w14:textId="77777777" w:rsidR="003D2199" w:rsidRPr="006C5156" w:rsidRDefault="003D2199" w:rsidP="003D2199">
      <w:pPr>
        <w:keepNext/>
        <w:widowControl/>
        <w:shd w:val="clear" w:color="auto" w:fill="FFFFFF"/>
        <w:spacing w:afterLines="100" w:after="312" w:line="450" w:lineRule="atLeast"/>
        <w:ind w:firstLine="420"/>
        <w:jc w:val="left"/>
      </w:pPr>
      <w:r>
        <w:rPr>
          <w:noProof/>
        </w:rPr>
        <w:drawing>
          <wp:inline distT="0" distB="0" distL="0" distR="0" wp14:anchorId="4AC2E2AE" wp14:editId="317F070D">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713E4F64" wp14:editId="7E78AF14">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1F9315AE" w14:textId="77777777"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 xml:space="preserve">                   (1)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77777777"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 xml:space="preserve">12. The performance of </w:t>
      </w:r>
      <w:proofErr w:type="spellStart"/>
      <w:r>
        <w:rPr>
          <w:rFonts w:ascii="Times New Roman" w:hAnsi="Times New Roman" w:cs="Times New Roman"/>
          <w:b/>
          <w:bCs/>
        </w:rPr>
        <w:t>SWIB</w:t>
      </w:r>
      <w:proofErr w:type="spellEnd"/>
      <w:r>
        <w:rPr>
          <w:rFonts w:ascii="Times New Roman" w:hAnsi="Times New Roman" w:cs="Times New Roman"/>
          <w:b/>
          <w:bCs/>
        </w:rPr>
        <w:t xml:space="preserve"> when confronting Jamming attacks. </w:t>
      </w:r>
    </w:p>
    <w:p w14:paraId="4789267F" w14:textId="77777777" w:rsidR="003D2199" w:rsidRPr="0067227F" w:rsidRDefault="003D2199" w:rsidP="003D2199">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shows that the 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keeping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for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random jamming attack is more powerful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is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In this case, channel contentions in </w:t>
      </w:r>
      <w:proofErr w:type="gramStart"/>
      <w:r>
        <w:rPr>
          <w:rFonts w:ascii="Times New Roman" w:eastAsia="宋体" w:hAnsi="Times New Roman" w:cs="Times New Roman"/>
          <w:kern w:val="0"/>
          <w:sz w:val="24"/>
          <w:szCs w:val="24"/>
        </w:rPr>
        <w:t>the  network</w:t>
      </w:r>
      <w:proofErr w:type="gramEnd"/>
      <w:r>
        <w:rPr>
          <w:rFonts w:ascii="Times New Roman" w:eastAsia="宋体" w:hAnsi="Times New Roman" w:cs="Times New Roman"/>
          <w:kern w:val="0"/>
          <w:sz w:val="24"/>
          <w:szCs w:val="24"/>
        </w:rPr>
        <w:t xml:space="preserve"> will be </w:t>
      </w:r>
      <w:r>
        <w:rPr>
          <w:rFonts w:ascii="Times New Roman" w:eastAsia="宋体" w:hAnsi="Times New Roman" w:cs="Times New Roman"/>
          <w:kern w:val="0"/>
          <w:sz w:val="24"/>
          <w:szCs w:val="24"/>
        </w:rPr>
        <w:lastRenderedPageBreak/>
        <w:t>reduced, and nodes can transmit a message successfully within small time slots. However, when jammers issue random jam attack, transmission probability of nodes will not reduce significantly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Fig. 12 (b) shows that the throughput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500-node networks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attacks.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our protocol can securely operate in blockchain system when adversary issuing jamming attack, and achieve acceptable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 xml:space="preserve">within reasonable consensus latency. </w:t>
      </w:r>
    </w:p>
    <w:p w14:paraId="7396A15D" w14:textId="77777777" w:rsidR="003D2199" w:rsidRPr="00B16695" w:rsidRDefault="003D2199" w:rsidP="003D2199">
      <w:pPr>
        <w:pStyle w:val="1"/>
        <w:numPr>
          <w:ilvl w:val="0"/>
          <w:numId w:val="3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74B954B5" w14:textId="77777777"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which can ensure stable and secure consensus process by adopting verifiable random function and threshold signature scheme in one-hop wireless networks.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w:t>
      </w:r>
    </w:p>
    <w:p w14:paraId="20A84906" w14:textId="04F3A190" w:rsidR="003D2199" w:rsidRPr="00D142A0" w:rsidRDefault="003D2199" w:rsidP="003D2199">
      <w:pPr>
        <w:spacing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 xml:space="preserve">In the future, we will investigate the multi-hop version of </w:t>
      </w:r>
      <w:proofErr w:type="spellStart"/>
      <w:r>
        <w:rPr>
          <w:rFonts w:ascii="Times New Roman" w:eastAsia="宋体" w:hAnsi="Times New Roman" w:cs="Times New Roman"/>
          <w:kern w:val="0"/>
          <w:sz w:val="24"/>
          <w:szCs w:val="24"/>
        </w:rPr>
        <w:t>SWIB</w:t>
      </w:r>
      <w:proofErr w:type="spellEnd"/>
      <w:r>
        <w:rPr>
          <w:rFonts w:ascii="Times New Roman" w:eastAsia="宋体" w:hAnsi="Times New Roman" w:cs="Times New Roman"/>
          <w:kern w:val="0"/>
          <w:sz w:val="24"/>
          <w:szCs w:val="24"/>
        </w:rPr>
        <w:t xml:space="preserve">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89052" w14:textId="77777777" w:rsidR="000D35E9" w:rsidRDefault="000D35E9" w:rsidP="005406CD">
      <w:r>
        <w:separator/>
      </w:r>
    </w:p>
  </w:endnote>
  <w:endnote w:type="continuationSeparator" w:id="0">
    <w:p w14:paraId="0E8B8BD9" w14:textId="77777777" w:rsidR="000D35E9" w:rsidRDefault="000D35E9"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DF2C1" w14:textId="77777777" w:rsidR="000D35E9" w:rsidRDefault="000D35E9" w:rsidP="005406CD">
      <w:r>
        <w:separator/>
      </w:r>
    </w:p>
  </w:footnote>
  <w:footnote w:type="continuationSeparator" w:id="0">
    <w:p w14:paraId="21DD5F21" w14:textId="77777777" w:rsidR="000D35E9" w:rsidRDefault="000D35E9"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2"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7"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0"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1"/>
  </w:num>
  <w:num w:numId="2" w16cid:durableId="507983536">
    <w:abstractNumId w:val="24"/>
  </w:num>
  <w:num w:numId="3" w16cid:durableId="1070228524">
    <w:abstractNumId w:val="6"/>
  </w:num>
  <w:num w:numId="4" w16cid:durableId="1792749137">
    <w:abstractNumId w:val="28"/>
  </w:num>
  <w:num w:numId="5" w16cid:durableId="1835337529">
    <w:abstractNumId w:val="2"/>
  </w:num>
  <w:num w:numId="6" w16cid:durableId="154999800">
    <w:abstractNumId w:val="26"/>
  </w:num>
  <w:num w:numId="7" w16cid:durableId="782768038">
    <w:abstractNumId w:val="5"/>
  </w:num>
  <w:num w:numId="8" w16cid:durableId="1775249641">
    <w:abstractNumId w:val="0"/>
  </w:num>
  <w:num w:numId="9" w16cid:durableId="742877096">
    <w:abstractNumId w:val="9"/>
  </w:num>
  <w:num w:numId="10" w16cid:durableId="1921595529">
    <w:abstractNumId w:val="3"/>
  </w:num>
  <w:num w:numId="11" w16cid:durableId="687367927">
    <w:abstractNumId w:val="27"/>
  </w:num>
  <w:num w:numId="12" w16cid:durableId="1904756098">
    <w:abstractNumId w:val="18"/>
  </w:num>
  <w:num w:numId="13" w16cid:durableId="1555697948">
    <w:abstractNumId w:val="13"/>
  </w:num>
  <w:num w:numId="14" w16cid:durableId="165245850">
    <w:abstractNumId w:val="21"/>
  </w:num>
  <w:num w:numId="15" w16cid:durableId="616836663">
    <w:abstractNumId w:val="1"/>
  </w:num>
  <w:num w:numId="16" w16cid:durableId="788428701">
    <w:abstractNumId w:val="17"/>
  </w:num>
  <w:num w:numId="17" w16cid:durableId="470483012">
    <w:abstractNumId w:val="19"/>
  </w:num>
  <w:num w:numId="18" w16cid:durableId="1757824274">
    <w:abstractNumId w:val="30"/>
  </w:num>
  <w:num w:numId="19" w16cid:durableId="330832762">
    <w:abstractNumId w:val="20"/>
  </w:num>
  <w:num w:numId="20" w16cid:durableId="1121416752">
    <w:abstractNumId w:val="23"/>
  </w:num>
  <w:num w:numId="21" w16cid:durableId="1417823524">
    <w:abstractNumId w:val="12"/>
  </w:num>
  <w:num w:numId="22" w16cid:durableId="948774699">
    <w:abstractNumId w:val="14"/>
  </w:num>
  <w:num w:numId="23" w16cid:durableId="1347757526">
    <w:abstractNumId w:val="4"/>
  </w:num>
  <w:num w:numId="24" w16cid:durableId="1139611067">
    <w:abstractNumId w:val="8"/>
  </w:num>
  <w:num w:numId="25" w16cid:durableId="1847475756">
    <w:abstractNumId w:val="29"/>
  </w:num>
  <w:num w:numId="26" w16cid:durableId="1673215473">
    <w:abstractNumId w:val="15"/>
  </w:num>
  <w:num w:numId="27" w16cid:durableId="311301244">
    <w:abstractNumId w:val="10"/>
  </w:num>
  <w:num w:numId="28" w16cid:durableId="377365393">
    <w:abstractNumId w:val="7"/>
  </w:num>
  <w:num w:numId="29" w16cid:durableId="465197615">
    <w:abstractNumId w:val="11"/>
  </w:num>
  <w:num w:numId="30" w16cid:durableId="1990476320">
    <w:abstractNumId w:val="22"/>
  </w:num>
  <w:num w:numId="31" w16cid:durableId="266357238">
    <w:abstractNumId w:val="25"/>
  </w:num>
  <w:num w:numId="32" w16cid:durableId="102848839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isplayBackgroundShape/>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54D4"/>
    <w:rsid w:val="00007275"/>
    <w:rsid w:val="00012AC5"/>
    <w:rsid w:val="00015756"/>
    <w:rsid w:val="00020CE1"/>
    <w:rsid w:val="00020F67"/>
    <w:rsid w:val="0002244F"/>
    <w:rsid w:val="00023ECD"/>
    <w:rsid w:val="000241E1"/>
    <w:rsid w:val="00024A4B"/>
    <w:rsid w:val="00027BDF"/>
    <w:rsid w:val="00030128"/>
    <w:rsid w:val="000378D9"/>
    <w:rsid w:val="00043B2B"/>
    <w:rsid w:val="0005707B"/>
    <w:rsid w:val="0006391B"/>
    <w:rsid w:val="00070296"/>
    <w:rsid w:val="00071F38"/>
    <w:rsid w:val="00074DFF"/>
    <w:rsid w:val="00077D2A"/>
    <w:rsid w:val="0008002A"/>
    <w:rsid w:val="00082685"/>
    <w:rsid w:val="00084900"/>
    <w:rsid w:val="00086D3E"/>
    <w:rsid w:val="000874F0"/>
    <w:rsid w:val="000903D7"/>
    <w:rsid w:val="000918BD"/>
    <w:rsid w:val="000972FF"/>
    <w:rsid w:val="000A3BA0"/>
    <w:rsid w:val="000A4BE8"/>
    <w:rsid w:val="000B3A6C"/>
    <w:rsid w:val="000C1559"/>
    <w:rsid w:val="000C16E3"/>
    <w:rsid w:val="000C6960"/>
    <w:rsid w:val="000D35E9"/>
    <w:rsid w:val="000D445D"/>
    <w:rsid w:val="000E1757"/>
    <w:rsid w:val="000E1D7A"/>
    <w:rsid w:val="000E4989"/>
    <w:rsid w:val="000F4D73"/>
    <w:rsid w:val="00111755"/>
    <w:rsid w:val="001118C3"/>
    <w:rsid w:val="001213EF"/>
    <w:rsid w:val="0012155B"/>
    <w:rsid w:val="00124944"/>
    <w:rsid w:val="00124D11"/>
    <w:rsid w:val="00130928"/>
    <w:rsid w:val="00130DC3"/>
    <w:rsid w:val="001313F3"/>
    <w:rsid w:val="001318EE"/>
    <w:rsid w:val="0013429C"/>
    <w:rsid w:val="001445EE"/>
    <w:rsid w:val="0014469D"/>
    <w:rsid w:val="00144B50"/>
    <w:rsid w:val="001502B5"/>
    <w:rsid w:val="00151DD6"/>
    <w:rsid w:val="001550AD"/>
    <w:rsid w:val="00155D45"/>
    <w:rsid w:val="001666CD"/>
    <w:rsid w:val="00175152"/>
    <w:rsid w:val="0018246B"/>
    <w:rsid w:val="00183C43"/>
    <w:rsid w:val="00190792"/>
    <w:rsid w:val="00191384"/>
    <w:rsid w:val="00191ED3"/>
    <w:rsid w:val="00192831"/>
    <w:rsid w:val="00197B6C"/>
    <w:rsid w:val="001A49A7"/>
    <w:rsid w:val="001B0D3B"/>
    <w:rsid w:val="001B3CA8"/>
    <w:rsid w:val="001B3CF9"/>
    <w:rsid w:val="001C048C"/>
    <w:rsid w:val="001C0C60"/>
    <w:rsid w:val="001C13F1"/>
    <w:rsid w:val="001C14CD"/>
    <w:rsid w:val="001C1AAE"/>
    <w:rsid w:val="001C2973"/>
    <w:rsid w:val="001D2547"/>
    <w:rsid w:val="001D3DBE"/>
    <w:rsid w:val="001D5408"/>
    <w:rsid w:val="001E1096"/>
    <w:rsid w:val="001F4846"/>
    <w:rsid w:val="00201001"/>
    <w:rsid w:val="00203F77"/>
    <w:rsid w:val="00205481"/>
    <w:rsid w:val="00210F9A"/>
    <w:rsid w:val="00211353"/>
    <w:rsid w:val="00213036"/>
    <w:rsid w:val="002146A3"/>
    <w:rsid w:val="00221F40"/>
    <w:rsid w:val="00226C8C"/>
    <w:rsid w:val="002451D0"/>
    <w:rsid w:val="00246D6C"/>
    <w:rsid w:val="00247124"/>
    <w:rsid w:val="00251039"/>
    <w:rsid w:val="00252E73"/>
    <w:rsid w:val="00252F33"/>
    <w:rsid w:val="00253FE6"/>
    <w:rsid w:val="00263954"/>
    <w:rsid w:val="00264855"/>
    <w:rsid w:val="00271F58"/>
    <w:rsid w:val="00272014"/>
    <w:rsid w:val="002724AE"/>
    <w:rsid w:val="00273CCE"/>
    <w:rsid w:val="002765C9"/>
    <w:rsid w:val="00283824"/>
    <w:rsid w:val="002846D0"/>
    <w:rsid w:val="00285C36"/>
    <w:rsid w:val="0029711D"/>
    <w:rsid w:val="002A464E"/>
    <w:rsid w:val="002A6F5D"/>
    <w:rsid w:val="002A7958"/>
    <w:rsid w:val="002B18A0"/>
    <w:rsid w:val="002B1D6B"/>
    <w:rsid w:val="002B37AE"/>
    <w:rsid w:val="002B48B1"/>
    <w:rsid w:val="002B6694"/>
    <w:rsid w:val="002C1809"/>
    <w:rsid w:val="002C69BA"/>
    <w:rsid w:val="002D1312"/>
    <w:rsid w:val="002D4D91"/>
    <w:rsid w:val="002D603E"/>
    <w:rsid w:val="002E1DD7"/>
    <w:rsid w:val="002E7DEC"/>
    <w:rsid w:val="002F382F"/>
    <w:rsid w:val="00302905"/>
    <w:rsid w:val="00304971"/>
    <w:rsid w:val="00310183"/>
    <w:rsid w:val="00312A63"/>
    <w:rsid w:val="0031365D"/>
    <w:rsid w:val="003268D6"/>
    <w:rsid w:val="0032773F"/>
    <w:rsid w:val="00327E56"/>
    <w:rsid w:val="003316FC"/>
    <w:rsid w:val="00335D9E"/>
    <w:rsid w:val="00337007"/>
    <w:rsid w:val="00337A09"/>
    <w:rsid w:val="00340030"/>
    <w:rsid w:val="0034132A"/>
    <w:rsid w:val="00342597"/>
    <w:rsid w:val="00344DB7"/>
    <w:rsid w:val="00351CE3"/>
    <w:rsid w:val="00357068"/>
    <w:rsid w:val="00376542"/>
    <w:rsid w:val="0038357A"/>
    <w:rsid w:val="00390198"/>
    <w:rsid w:val="00390F7E"/>
    <w:rsid w:val="003A100E"/>
    <w:rsid w:val="003A7BD1"/>
    <w:rsid w:val="003B2A4D"/>
    <w:rsid w:val="003B2E7B"/>
    <w:rsid w:val="003B6918"/>
    <w:rsid w:val="003C2A4C"/>
    <w:rsid w:val="003C30C9"/>
    <w:rsid w:val="003C3AE5"/>
    <w:rsid w:val="003C4855"/>
    <w:rsid w:val="003C52C1"/>
    <w:rsid w:val="003C554E"/>
    <w:rsid w:val="003D087D"/>
    <w:rsid w:val="003D128E"/>
    <w:rsid w:val="003D2199"/>
    <w:rsid w:val="003D35A6"/>
    <w:rsid w:val="003E68C8"/>
    <w:rsid w:val="003E7B9A"/>
    <w:rsid w:val="003F2F4E"/>
    <w:rsid w:val="003F4319"/>
    <w:rsid w:val="003F58C0"/>
    <w:rsid w:val="003F74D1"/>
    <w:rsid w:val="00400A73"/>
    <w:rsid w:val="00403216"/>
    <w:rsid w:val="00406F78"/>
    <w:rsid w:val="00407A49"/>
    <w:rsid w:val="00407F0C"/>
    <w:rsid w:val="0041355F"/>
    <w:rsid w:val="00416EA4"/>
    <w:rsid w:val="00417331"/>
    <w:rsid w:val="00417FD5"/>
    <w:rsid w:val="00421234"/>
    <w:rsid w:val="004223CA"/>
    <w:rsid w:val="004256DD"/>
    <w:rsid w:val="00427BDB"/>
    <w:rsid w:val="00434D61"/>
    <w:rsid w:val="00435144"/>
    <w:rsid w:val="00441D59"/>
    <w:rsid w:val="00442BC8"/>
    <w:rsid w:val="004443C2"/>
    <w:rsid w:val="00450E19"/>
    <w:rsid w:val="0045481F"/>
    <w:rsid w:val="00457915"/>
    <w:rsid w:val="0046024D"/>
    <w:rsid w:val="004638BD"/>
    <w:rsid w:val="00463B40"/>
    <w:rsid w:val="004646E2"/>
    <w:rsid w:val="00464FA3"/>
    <w:rsid w:val="00465F4D"/>
    <w:rsid w:val="0046694F"/>
    <w:rsid w:val="00472C9D"/>
    <w:rsid w:val="00473DD7"/>
    <w:rsid w:val="004742FA"/>
    <w:rsid w:val="004762AC"/>
    <w:rsid w:val="00481D8E"/>
    <w:rsid w:val="004824CB"/>
    <w:rsid w:val="004845A7"/>
    <w:rsid w:val="0048540A"/>
    <w:rsid w:val="00486E57"/>
    <w:rsid w:val="0049175F"/>
    <w:rsid w:val="00493B40"/>
    <w:rsid w:val="004A10C0"/>
    <w:rsid w:val="004A7C2F"/>
    <w:rsid w:val="004B2870"/>
    <w:rsid w:val="004B5F12"/>
    <w:rsid w:val="004D28B2"/>
    <w:rsid w:val="004D441E"/>
    <w:rsid w:val="004F16E2"/>
    <w:rsid w:val="004F30D7"/>
    <w:rsid w:val="004F31B7"/>
    <w:rsid w:val="004F36A7"/>
    <w:rsid w:val="004F42AF"/>
    <w:rsid w:val="004F755D"/>
    <w:rsid w:val="00500BF9"/>
    <w:rsid w:val="00502A7C"/>
    <w:rsid w:val="00505AD7"/>
    <w:rsid w:val="00506BD6"/>
    <w:rsid w:val="00510C9D"/>
    <w:rsid w:val="00510EFE"/>
    <w:rsid w:val="00515AD9"/>
    <w:rsid w:val="00515E8E"/>
    <w:rsid w:val="005161C6"/>
    <w:rsid w:val="0052061C"/>
    <w:rsid w:val="00521C86"/>
    <w:rsid w:val="00521F70"/>
    <w:rsid w:val="005235B8"/>
    <w:rsid w:val="00527807"/>
    <w:rsid w:val="0053131F"/>
    <w:rsid w:val="005329EC"/>
    <w:rsid w:val="005406CD"/>
    <w:rsid w:val="0054158A"/>
    <w:rsid w:val="0054658D"/>
    <w:rsid w:val="00547EA3"/>
    <w:rsid w:val="005605D2"/>
    <w:rsid w:val="00565075"/>
    <w:rsid w:val="00575D88"/>
    <w:rsid w:val="00577181"/>
    <w:rsid w:val="005815F9"/>
    <w:rsid w:val="005A275D"/>
    <w:rsid w:val="005B07BB"/>
    <w:rsid w:val="005B13D3"/>
    <w:rsid w:val="005B4DC5"/>
    <w:rsid w:val="005B7108"/>
    <w:rsid w:val="005C0F97"/>
    <w:rsid w:val="005C15AC"/>
    <w:rsid w:val="005C45C9"/>
    <w:rsid w:val="005C59BA"/>
    <w:rsid w:val="005D14B7"/>
    <w:rsid w:val="005D35E9"/>
    <w:rsid w:val="005D6403"/>
    <w:rsid w:val="005D7234"/>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71170"/>
    <w:rsid w:val="00673787"/>
    <w:rsid w:val="0067525B"/>
    <w:rsid w:val="006753E1"/>
    <w:rsid w:val="00680D6B"/>
    <w:rsid w:val="00683F34"/>
    <w:rsid w:val="00692AB9"/>
    <w:rsid w:val="00695F91"/>
    <w:rsid w:val="006A0F8E"/>
    <w:rsid w:val="006A1331"/>
    <w:rsid w:val="006B3588"/>
    <w:rsid w:val="006B6C9F"/>
    <w:rsid w:val="006C3B54"/>
    <w:rsid w:val="006C4FC3"/>
    <w:rsid w:val="006C6D20"/>
    <w:rsid w:val="006D2153"/>
    <w:rsid w:val="006D5E83"/>
    <w:rsid w:val="006E748E"/>
    <w:rsid w:val="006E75D9"/>
    <w:rsid w:val="0070232A"/>
    <w:rsid w:val="007042C4"/>
    <w:rsid w:val="00704CF0"/>
    <w:rsid w:val="00704E2D"/>
    <w:rsid w:val="007061D7"/>
    <w:rsid w:val="00711F19"/>
    <w:rsid w:val="00713359"/>
    <w:rsid w:val="007158CE"/>
    <w:rsid w:val="007275B7"/>
    <w:rsid w:val="00734AF4"/>
    <w:rsid w:val="00737085"/>
    <w:rsid w:val="00751D06"/>
    <w:rsid w:val="007532CD"/>
    <w:rsid w:val="007544D5"/>
    <w:rsid w:val="00757DA3"/>
    <w:rsid w:val="007679A6"/>
    <w:rsid w:val="0077523B"/>
    <w:rsid w:val="00775908"/>
    <w:rsid w:val="0078067E"/>
    <w:rsid w:val="00785D35"/>
    <w:rsid w:val="007958EC"/>
    <w:rsid w:val="007A1CBB"/>
    <w:rsid w:val="007A1E59"/>
    <w:rsid w:val="007A2CDB"/>
    <w:rsid w:val="007A7D3B"/>
    <w:rsid w:val="007B0C8F"/>
    <w:rsid w:val="007B50CA"/>
    <w:rsid w:val="007B5769"/>
    <w:rsid w:val="007C0B37"/>
    <w:rsid w:val="007D544F"/>
    <w:rsid w:val="007F0A28"/>
    <w:rsid w:val="007F283E"/>
    <w:rsid w:val="007F4CFC"/>
    <w:rsid w:val="007F78DF"/>
    <w:rsid w:val="0080502C"/>
    <w:rsid w:val="008052E7"/>
    <w:rsid w:val="008074C0"/>
    <w:rsid w:val="00810934"/>
    <w:rsid w:val="00810D76"/>
    <w:rsid w:val="0081763A"/>
    <w:rsid w:val="0082015F"/>
    <w:rsid w:val="0083093E"/>
    <w:rsid w:val="00831F2E"/>
    <w:rsid w:val="008333B6"/>
    <w:rsid w:val="00833F33"/>
    <w:rsid w:val="008345C1"/>
    <w:rsid w:val="008407A8"/>
    <w:rsid w:val="00840C88"/>
    <w:rsid w:val="00840DE1"/>
    <w:rsid w:val="0085087E"/>
    <w:rsid w:val="00856503"/>
    <w:rsid w:val="00862191"/>
    <w:rsid w:val="0086293E"/>
    <w:rsid w:val="00862B66"/>
    <w:rsid w:val="00862D68"/>
    <w:rsid w:val="008640FF"/>
    <w:rsid w:val="0086432F"/>
    <w:rsid w:val="008645C7"/>
    <w:rsid w:val="008659EE"/>
    <w:rsid w:val="00866F39"/>
    <w:rsid w:val="00870B4F"/>
    <w:rsid w:val="00886DD8"/>
    <w:rsid w:val="008938C8"/>
    <w:rsid w:val="008979D2"/>
    <w:rsid w:val="008A60EE"/>
    <w:rsid w:val="008A61D7"/>
    <w:rsid w:val="008A639E"/>
    <w:rsid w:val="008B0689"/>
    <w:rsid w:val="008B1A24"/>
    <w:rsid w:val="008B201D"/>
    <w:rsid w:val="008B360F"/>
    <w:rsid w:val="008B5F89"/>
    <w:rsid w:val="008C47C7"/>
    <w:rsid w:val="008D1A56"/>
    <w:rsid w:val="008D6C13"/>
    <w:rsid w:val="008E040D"/>
    <w:rsid w:val="008E04C0"/>
    <w:rsid w:val="008E07F6"/>
    <w:rsid w:val="008E1655"/>
    <w:rsid w:val="008E1B21"/>
    <w:rsid w:val="008E45BB"/>
    <w:rsid w:val="008F2496"/>
    <w:rsid w:val="008F2899"/>
    <w:rsid w:val="008F2E69"/>
    <w:rsid w:val="00910B2C"/>
    <w:rsid w:val="009140A7"/>
    <w:rsid w:val="009143CD"/>
    <w:rsid w:val="00916F00"/>
    <w:rsid w:val="00921CCB"/>
    <w:rsid w:val="00921F8A"/>
    <w:rsid w:val="00923365"/>
    <w:rsid w:val="00927872"/>
    <w:rsid w:val="00930CB5"/>
    <w:rsid w:val="009460E1"/>
    <w:rsid w:val="0095040B"/>
    <w:rsid w:val="00951E58"/>
    <w:rsid w:val="009543F3"/>
    <w:rsid w:val="00960160"/>
    <w:rsid w:val="00967CA0"/>
    <w:rsid w:val="009723FC"/>
    <w:rsid w:val="009750B9"/>
    <w:rsid w:val="00980D26"/>
    <w:rsid w:val="00981372"/>
    <w:rsid w:val="00984FB0"/>
    <w:rsid w:val="0099378B"/>
    <w:rsid w:val="00995445"/>
    <w:rsid w:val="009A4590"/>
    <w:rsid w:val="009C20B0"/>
    <w:rsid w:val="009C381F"/>
    <w:rsid w:val="009C4004"/>
    <w:rsid w:val="009C53D0"/>
    <w:rsid w:val="009D1441"/>
    <w:rsid w:val="009E0676"/>
    <w:rsid w:val="009E34DB"/>
    <w:rsid w:val="009E3842"/>
    <w:rsid w:val="009E3FF6"/>
    <w:rsid w:val="009E54DE"/>
    <w:rsid w:val="009E6346"/>
    <w:rsid w:val="009E7919"/>
    <w:rsid w:val="00A004A5"/>
    <w:rsid w:val="00A02878"/>
    <w:rsid w:val="00A05FB7"/>
    <w:rsid w:val="00A061D4"/>
    <w:rsid w:val="00A074BB"/>
    <w:rsid w:val="00A20A04"/>
    <w:rsid w:val="00A2107C"/>
    <w:rsid w:val="00A30977"/>
    <w:rsid w:val="00A3252A"/>
    <w:rsid w:val="00A34840"/>
    <w:rsid w:val="00A35B9C"/>
    <w:rsid w:val="00A36A67"/>
    <w:rsid w:val="00A4461C"/>
    <w:rsid w:val="00A61C9E"/>
    <w:rsid w:val="00A67DB2"/>
    <w:rsid w:val="00A77361"/>
    <w:rsid w:val="00A8607B"/>
    <w:rsid w:val="00A86A49"/>
    <w:rsid w:val="00A91B27"/>
    <w:rsid w:val="00A92798"/>
    <w:rsid w:val="00A9439A"/>
    <w:rsid w:val="00A96E43"/>
    <w:rsid w:val="00AA1F72"/>
    <w:rsid w:val="00AA3B2E"/>
    <w:rsid w:val="00AA7A66"/>
    <w:rsid w:val="00AB04C0"/>
    <w:rsid w:val="00AC6D24"/>
    <w:rsid w:val="00AD0C0D"/>
    <w:rsid w:val="00AD2591"/>
    <w:rsid w:val="00AD3A6A"/>
    <w:rsid w:val="00AD6547"/>
    <w:rsid w:val="00AD6565"/>
    <w:rsid w:val="00AE1252"/>
    <w:rsid w:val="00AE4F9B"/>
    <w:rsid w:val="00AF7962"/>
    <w:rsid w:val="00B00DC6"/>
    <w:rsid w:val="00B12F31"/>
    <w:rsid w:val="00B14EDC"/>
    <w:rsid w:val="00B1707B"/>
    <w:rsid w:val="00B177DB"/>
    <w:rsid w:val="00B25FBB"/>
    <w:rsid w:val="00B265C8"/>
    <w:rsid w:val="00B2727E"/>
    <w:rsid w:val="00B27FCF"/>
    <w:rsid w:val="00B3460C"/>
    <w:rsid w:val="00B3470B"/>
    <w:rsid w:val="00B43D84"/>
    <w:rsid w:val="00B60ABF"/>
    <w:rsid w:val="00B709CF"/>
    <w:rsid w:val="00B75C5E"/>
    <w:rsid w:val="00B76474"/>
    <w:rsid w:val="00B77D74"/>
    <w:rsid w:val="00B8692F"/>
    <w:rsid w:val="00B87D15"/>
    <w:rsid w:val="00B919FD"/>
    <w:rsid w:val="00BA1FFB"/>
    <w:rsid w:val="00BA5127"/>
    <w:rsid w:val="00BA69B5"/>
    <w:rsid w:val="00BA739C"/>
    <w:rsid w:val="00BB1252"/>
    <w:rsid w:val="00BB1FE3"/>
    <w:rsid w:val="00BB4DEF"/>
    <w:rsid w:val="00BB64EF"/>
    <w:rsid w:val="00BB67B3"/>
    <w:rsid w:val="00BB7CCC"/>
    <w:rsid w:val="00BC6C06"/>
    <w:rsid w:val="00BE17F2"/>
    <w:rsid w:val="00BE6122"/>
    <w:rsid w:val="00C0006F"/>
    <w:rsid w:val="00C00A6B"/>
    <w:rsid w:val="00C041E8"/>
    <w:rsid w:val="00C05677"/>
    <w:rsid w:val="00C076F4"/>
    <w:rsid w:val="00C10CDB"/>
    <w:rsid w:val="00C11215"/>
    <w:rsid w:val="00C139A4"/>
    <w:rsid w:val="00C13F2C"/>
    <w:rsid w:val="00C20257"/>
    <w:rsid w:val="00C21034"/>
    <w:rsid w:val="00C23CC7"/>
    <w:rsid w:val="00C312D6"/>
    <w:rsid w:val="00C32138"/>
    <w:rsid w:val="00C35CD1"/>
    <w:rsid w:val="00C43811"/>
    <w:rsid w:val="00C43E30"/>
    <w:rsid w:val="00C47F28"/>
    <w:rsid w:val="00C73149"/>
    <w:rsid w:val="00C75008"/>
    <w:rsid w:val="00C82411"/>
    <w:rsid w:val="00C82998"/>
    <w:rsid w:val="00CA3539"/>
    <w:rsid w:val="00CA4A15"/>
    <w:rsid w:val="00CA630D"/>
    <w:rsid w:val="00CB7BBB"/>
    <w:rsid w:val="00CC503A"/>
    <w:rsid w:val="00CC63C9"/>
    <w:rsid w:val="00CC6917"/>
    <w:rsid w:val="00CD0C66"/>
    <w:rsid w:val="00CD58AF"/>
    <w:rsid w:val="00CD6287"/>
    <w:rsid w:val="00CE092A"/>
    <w:rsid w:val="00CE7040"/>
    <w:rsid w:val="00CE71E0"/>
    <w:rsid w:val="00CE78C5"/>
    <w:rsid w:val="00CF1DAD"/>
    <w:rsid w:val="00CF4D6F"/>
    <w:rsid w:val="00CF5E66"/>
    <w:rsid w:val="00D049BE"/>
    <w:rsid w:val="00D055A8"/>
    <w:rsid w:val="00D10894"/>
    <w:rsid w:val="00D11ADD"/>
    <w:rsid w:val="00D124BB"/>
    <w:rsid w:val="00D142A0"/>
    <w:rsid w:val="00D17F04"/>
    <w:rsid w:val="00D20F3A"/>
    <w:rsid w:val="00D21063"/>
    <w:rsid w:val="00D21C74"/>
    <w:rsid w:val="00D24E61"/>
    <w:rsid w:val="00D27FA5"/>
    <w:rsid w:val="00D30DC8"/>
    <w:rsid w:val="00D336CC"/>
    <w:rsid w:val="00D34536"/>
    <w:rsid w:val="00D40585"/>
    <w:rsid w:val="00D42BD8"/>
    <w:rsid w:val="00D43B3D"/>
    <w:rsid w:val="00D44D27"/>
    <w:rsid w:val="00D4524F"/>
    <w:rsid w:val="00D478F9"/>
    <w:rsid w:val="00D55869"/>
    <w:rsid w:val="00D57738"/>
    <w:rsid w:val="00D622B8"/>
    <w:rsid w:val="00D70283"/>
    <w:rsid w:val="00D72799"/>
    <w:rsid w:val="00D73DD2"/>
    <w:rsid w:val="00D748F8"/>
    <w:rsid w:val="00D74A8E"/>
    <w:rsid w:val="00D80326"/>
    <w:rsid w:val="00D81915"/>
    <w:rsid w:val="00D832BD"/>
    <w:rsid w:val="00D851E6"/>
    <w:rsid w:val="00D86D6C"/>
    <w:rsid w:val="00D960C1"/>
    <w:rsid w:val="00DA6E29"/>
    <w:rsid w:val="00DB0A47"/>
    <w:rsid w:val="00DB3AED"/>
    <w:rsid w:val="00DB4FD3"/>
    <w:rsid w:val="00DC0CA8"/>
    <w:rsid w:val="00DC3470"/>
    <w:rsid w:val="00DC425A"/>
    <w:rsid w:val="00DD2AF2"/>
    <w:rsid w:val="00DD387D"/>
    <w:rsid w:val="00DE602B"/>
    <w:rsid w:val="00DE6A99"/>
    <w:rsid w:val="00DE6EEA"/>
    <w:rsid w:val="00DF1ADF"/>
    <w:rsid w:val="00DF52C9"/>
    <w:rsid w:val="00DF614D"/>
    <w:rsid w:val="00DF6F13"/>
    <w:rsid w:val="00DF7700"/>
    <w:rsid w:val="00E11C18"/>
    <w:rsid w:val="00E12424"/>
    <w:rsid w:val="00E14B1D"/>
    <w:rsid w:val="00E15374"/>
    <w:rsid w:val="00E26D30"/>
    <w:rsid w:val="00E27731"/>
    <w:rsid w:val="00E3343F"/>
    <w:rsid w:val="00E33F9E"/>
    <w:rsid w:val="00E43767"/>
    <w:rsid w:val="00E43E92"/>
    <w:rsid w:val="00E44827"/>
    <w:rsid w:val="00E4772B"/>
    <w:rsid w:val="00E50616"/>
    <w:rsid w:val="00E53FCC"/>
    <w:rsid w:val="00E55D6C"/>
    <w:rsid w:val="00E5711D"/>
    <w:rsid w:val="00E64678"/>
    <w:rsid w:val="00E70815"/>
    <w:rsid w:val="00E72372"/>
    <w:rsid w:val="00E74402"/>
    <w:rsid w:val="00E750A6"/>
    <w:rsid w:val="00E764B4"/>
    <w:rsid w:val="00E92410"/>
    <w:rsid w:val="00E9615B"/>
    <w:rsid w:val="00EA6EA7"/>
    <w:rsid w:val="00EB3D94"/>
    <w:rsid w:val="00EB6F56"/>
    <w:rsid w:val="00EC0506"/>
    <w:rsid w:val="00EC0641"/>
    <w:rsid w:val="00EC14B2"/>
    <w:rsid w:val="00EC5C0D"/>
    <w:rsid w:val="00EC6AFC"/>
    <w:rsid w:val="00EC7BB3"/>
    <w:rsid w:val="00ED0BB3"/>
    <w:rsid w:val="00EE3A57"/>
    <w:rsid w:val="00EE5DB6"/>
    <w:rsid w:val="00EE7095"/>
    <w:rsid w:val="00EF5593"/>
    <w:rsid w:val="00EF64F7"/>
    <w:rsid w:val="00F02ACD"/>
    <w:rsid w:val="00F0659F"/>
    <w:rsid w:val="00F069F1"/>
    <w:rsid w:val="00F10625"/>
    <w:rsid w:val="00F14322"/>
    <w:rsid w:val="00F1637D"/>
    <w:rsid w:val="00F2045F"/>
    <w:rsid w:val="00F2236B"/>
    <w:rsid w:val="00F2671B"/>
    <w:rsid w:val="00F30F5B"/>
    <w:rsid w:val="00F35000"/>
    <w:rsid w:val="00F36494"/>
    <w:rsid w:val="00F44D42"/>
    <w:rsid w:val="00F45FD7"/>
    <w:rsid w:val="00F50F26"/>
    <w:rsid w:val="00F56D92"/>
    <w:rsid w:val="00F64FEB"/>
    <w:rsid w:val="00F67C7F"/>
    <w:rsid w:val="00F7412D"/>
    <w:rsid w:val="00F81110"/>
    <w:rsid w:val="00F8136E"/>
    <w:rsid w:val="00F87088"/>
    <w:rsid w:val="00F92FF1"/>
    <w:rsid w:val="00F944CB"/>
    <w:rsid w:val="00F956D4"/>
    <w:rsid w:val="00FA0F71"/>
    <w:rsid w:val="00FA2AC9"/>
    <w:rsid w:val="00FA4BB0"/>
    <w:rsid w:val="00FA4D12"/>
    <w:rsid w:val="00FA763D"/>
    <w:rsid w:val="00FC0BA8"/>
    <w:rsid w:val="00FD0B36"/>
    <w:rsid w:val="00FD7397"/>
    <w:rsid w:val="00FE2097"/>
    <w:rsid w:val="00FE2EA5"/>
    <w:rsid w:val="00FE64C3"/>
    <w:rsid w:val="00FE69C4"/>
    <w:rsid w:val="00FF0581"/>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1284</TotalTime>
  <Pages>30</Pages>
  <Words>9350</Words>
  <Characters>53299</Characters>
  <Application>Microsoft Office Word</Application>
  <DocSecurity>0</DocSecurity>
  <Lines>444</Lines>
  <Paragraphs>125</Paragraphs>
  <ScaleCrop>false</ScaleCrop>
  <Company/>
  <LinksUpToDate>false</LinksUpToDate>
  <CharactersWithSpaces>62524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118</cp:revision>
  <dcterms:created xsi:type="dcterms:W3CDTF">2022-06-28T13:49:00Z</dcterms:created>
  <dcterms:modified xsi:type="dcterms:W3CDTF">2022-07-04T13:46:00Z</dcterms:modified>
</cp:coreProperties>
</file>
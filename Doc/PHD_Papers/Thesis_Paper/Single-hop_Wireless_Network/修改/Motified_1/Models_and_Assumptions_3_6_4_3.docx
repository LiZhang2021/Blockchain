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w:t>
      </w:r>
      <w:proofErr w:type="spellStart"/>
      <w:r w:rsidRPr="006B161E">
        <w:rPr>
          <w:rFonts w:ascii="Times New Roman" w:eastAsia="宋体" w:hAnsi="Times New Roman" w:cs="Times New Roman"/>
          <w:kern w:val="0"/>
          <w:sz w:val="24"/>
          <w:szCs w:val="24"/>
        </w:rPr>
        <w:t>SWIB</w:t>
      </w:r>
      <w:proofErr w:type="spellEnd"/>
      <w:r w:rsidRPr="006B161E">
        <w:rPr>
          <w:rFonts w:ascii="Times New Roman" w:eastAsia="宋体" w:hAnsi="Times New Roman" w:cs="Times New Roman"/>
          <w:kern w:val="0"/>
          <w:sz w:val="24"/>
          <w:szCs w:val="24"/>
        </w:rPr>
        <w:t xml:space="preserve">,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1"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1"/>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maintains a local </w:t>
      </w:r>
      <w:r>
        <w:rPr>
          <w:rFonts w:ascii="Times New Roman" w:eastAsia="宋体" w:hAnsi="Times New Roman" w:cs="Times New Roman"/>
          <w:kern w:val="0"/>
          <w:sz w:val="24"/>
          <w:szCs w:val="24"/>
        </w:rPr>
        <w:lastRenderedPageBreak/>
        <w:t>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2"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2"/>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18B9D12E"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[29]</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[30]</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BLS signature scheme is closely related to bilinear maps and Gap Diffie-Hellman (</w:t>
      </w:r>
      <w:proofErr w:type="spellStart"/>
      <w:r w:rsidR="00183C43" w:rsidRPr="0084285A">
        <w:rPr>
          <w:rFonts w:ascii="Times New Roman" w:eastAsia="宋体" w:hAnsi="Times New Roman" w:cs="Times New Roman"/>
          <w:kern w:val="0"/>
          <w:sz w:val="24"/>
          <w:szCs w:val="24"/>
        </w:rPr>
        <w:t>GDH</w:t>
      </w:r>
      <w:proofErr w:type="spellEnd"/>
      <w:r w:rsidR="00183C43" w:rsidRPr="0084285A">
        <w:rPr>
          <w:rFonts w:ascii="Times New Roman" w:eastAsia="宋体" w:hAnsi="Times New Roman" w:cs="Times New Roman"/>
          <w:kern w:val="0"/>
          <w:sz w:val="24"/>
          <w:szCs w:val="24"/>
        </w:rPr>
        <w:t xml:space="preserve">)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key generation algorithm adopts a discrete log-based distributed key generation method [31]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3"/>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computation load of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small, which means computing time is negligibly small.</w:t>
      </w:r>
      <w:r w:rsidRPr="00A36A67">
        <w:rPr>
          <w:rFonts w:ascii="Times New Roman" w:eastAsia="宋体" w:hAnsi="Times New Roman" w:cs="Times New Roman"/>
          <w:kern w:val="0"/>
          <w:sz w:val="24"/>
          <w:szCs w:val="24"/>
        </w:rPr>
        <w:t xml:space="preserve"> </w:t>
      </w:r>
    </w:p>
    <w:p w14:paraId="56B8A34E" w14:textId="227F3EE5"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w:t>
      </w:r>
      <w:proofErr w:type="spellStart"/>
      <w:r w:rsidRPr="00DB62D7">
        <w:rPr>
          <w:rFonts w:ascii="Times New Roman" w:eastAsia="宋体" w:hAnsi="Times New Roman" w:cs="Times New Roman"/>
          <w:kern w:val="0"/>
          <w:sz w:val="24"/>
          <w:szCs w:val="24"/>
        </w:rPr>
        <w:t>CSMA</w:t>
      </w:r>
      <w:proofErr w:type="spellEnd"/>
      <w:r w:rsidRPr="00DB62D7">
        <w:rPr>
          <w:rFonts w:ascii="Times New Roman" w:eastAsia="宋体" w:hAnsi="Times New Roman" w:cs="Times New Roman"/>
          <w:kern w:val="0"/>
          <w:sz w:val="24"/>
          <w:szCs w:val="24"/>
        </w:rPr>
        <w:t>)</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32].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1320B987" w14:textId="56D61F66" w:rsidR="009A11E8" w:rsidRPr="00795BC0" w:rsidRDefault="00435586"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6F7F5D59" w14:textId="77777777" w:rsidR="009A11E8" w:rsidRPr="00795BC0" w:rsidRDefault="009A11E8" w:rsidP="00F433AC">
      <w:pPr>
        <w:spacing w:afterLines="50" w:after="156"/>
        <w:rPr>
          <w:rFonts w:ascii="Times New Roman" w:eastAsia="宋体" w:hAnsi="Times New Roman" w:cs="Times New Roman"/>
          <w:kern w:val="0"/>
          <w:sz w:val="24"/>
          <w:szCs w:val="24"/>
        </w:rPr>
      </w:pPr>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w:t>
      </w:r>
      <w:proofErr w:type="gramStart"/>
      <w:r w:rsidRPr="00795BC0">
        <w:rPr>
          <w:rFonts w:ascii="Times New Roman" w:eastAsia="宋体" w:hAnsi="Times New Roman" w:cs="Times New Roman"/>
          <w:kern w:val="0"/>
          <w:sz w:val="24"/>
          <w:szCs w:val="24"/>
        </w:rPr>
        <w:t>exponent</w:t>
      </w:r>
      <w:r w:rsidRPr="00795BC0">
        <w:rPr>
          <w:rFonts w:ascii="Times New Roman" w:eastAsia="宋体" w:hAnsi="Times New Roman" w:cs="Times New Roman" w:hint="eastAsia"/>
          <w:kern w:val="0"/>
          <w:sz w:val="24"/>
          <w:szCs w:val="24"/>
        </w:rPr>
        <w:t>.</w:t>
      </w:r>
      <w:proofErr w:type="gramEnd"/>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4" w:name="_Hlk107311181"/>
      <w:r w:rsidRPr="00795BC0">
        <w:rPr>
          <w:rFonts w:ascii="Times New Roman" w:eastAsia="宋体" w:hAnsi="Times New Roman" w:cs="Times New Roman"/>
          <w:kern w:val="0"/>
          <w:sz w:val="24"/>
          <w:szCs w:val="24"/>
        </w:rPr>
        <w:t>following the complex normal distribution</w:t>
      </w:r>
      <w:bookmarkEnd w:id="4"/>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the Si</w:t>
      </w:r>
      <w:proofErr w:type="spellStart"/>
      <w:r w:rsidRPr="00795BC0">
        <w:rPr>
          <w:rFonts w:ascii="Times New Roman" w:eastAsia="宋体" w:hAnsi="Times New Roman" w:cs="Times New Roman"/>
          <w:kern w:val="0"/>
          <w:sz w:val="24"/>
          <w:szCs w:val="24"/>
        </w:rPr>
        <w:t>gnal</w:t>
      </w:r>
      <w:proofErr w:type="spellEnd"/>
      <w:r w:rsidRPr="00795BC0">
        <w:rPr>
          <w:rFonts w:ascii="Times New Roman" w:eastAsia="宋体" w:hAnsi="Times New Roman" w:cs="Times New Roman"/>
          <w:kern w:val="0"/>
          <w:sz w:val="24"/>
          <w:szCs w:val="24"/>
        </w:rPr>
        <w:t xml:space="preserve">-to-Noise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5B162A0D" w14:textId="4A2B3B55" w:rsidR="00F433AC" w:rsidRPr="00795BC0" w:rsidRDefault="00435586" w:rsidP="00F433AC">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7900950" w14:textId="77777777" w:rsidR="009A11E8" w:rsidRPr="00795BC0" w:rsidRDefault="009A11E8" w:rsidP="00F433AC">
      <w:pPr>
        <w:spacing w:afterLines="100" w:after="312"/>
        <w:ind w:firstLine="420"/>
        <w:rPr>
          <w:rFonts w:ascii="Times New Roman" w:eastAsia="宋体" w:hAnsi="Times New Roman" w:cs="Times New Roman"/>
          <w:kern w:val="0"/>
          <w:sz w:val="24"/>
          <w:szCs w:val="24"/>
        </w:rPr>
      </w:pPr>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5"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435586"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135E26C5"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can be expressed as</w:t>
      </w:r>
    </w:p>
    <w:p w14:paraId="199C844B" w14:textId="00FE496C" w:rsidR="009A11E8" w:rsidRPr="00795BC0" w:rsidRDefault="00435586"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D32CD6E" w14:textId="540215DD"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a constant transmit probability of each </w:t>
      </w:r>
      <w:proofErr w:type="gramStart"/>
      <w:r w:rsidRPr="00795BC0">
        <w:rPr>
          <w:rFonts w:ascii="Times New Roman" w:eastAsia="宋体" w:hAnsi="Times New Roman" w:cs="Times New Roman"/>
          <w:kern w:val="0"/>
          <w:sz w:val="24"/>
          <w:szCs w:val="24"/>
        </w:rPr>
        <w:t>node.</w:t>
      </w:r>
      <w:proofErr w:type="gramEnd"/>
      <w:r w:rsidRPr="00795BC0">
        <w:rPr>
          <w:rFonts w:ascii="Times New Roman" w:eastAsia="宋体" w:hAnsi="Times New Roman" w:cs="Times New Roman"/>
          <w:kern w:val="0"/>
          <w:sz w:val="24"/>
          <w:szCs w:val="24"/>
        </w:rPr>
        <w:t xml:space="preserve"> 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17651A87" w:rsidR="00407DFC" w:rsidRPr="00407DFC" w:rsidRDefault="00435586"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#(5)##</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7</m:t>
                  </m:r>
                </m:e>
              </m:d>
            </m:e>
          </m:eqArr>
        </m:oMath>
      </m:oMathPara>
    </w:p>
    <w:p w14:paraId="2E752385" w14:textId="062636CF" w:rsidR="00A2107C" w:rsidRPr="00C007E0" w:rsidRDefault="00A2107C" w:rsidP="00A2107C">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lastRenderedPageBreak/>
        <w:t xml:space="preserve">In order 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voting power and corrupt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design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 xml:space="preserve">four stages of </w:t>
      </w:r>
      <w:proofErr w:type="spellStart"/>
      <w:r w:rsidR="00D27FA5">
        <w:rPr>
          <w:rFonts w:ascii="Times New Roman" w:eastAsia="宋体" w:hAnsi="Times New Roman" w:cs="Times New Roman"/>
          <w:kern w:val="0"/>
          <w:sz w:val="24"/>
          <w:szCs w:val="24"/>
        </w:rPr>
        <w:t>SWIB</w:t>
      </w:r>
      <w:proofErr w:type="spellEnd"/>
      <w:r w:rsidR="00D27FA5">
        <w:rPr>
          <w:rFonts w:ascii="Times New Roman" w:eastAsia="宋体" w:hAnsi="Times New Roman" w:cs="Times New Roman"/>
          <w:kern w:val="0"/>
          <w:sz w:val="24"/>
          <w:szCs w:val="24"/>
        </w:rPr>
        <w:t xml:space="preserve">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 xml:space="preserve">An overview of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21B3DA30" w14:textId="68BE82E3" w:rsidR="001C048C" w:rsidRDefault="003F2F4E" w:rsidP="008437D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proofErr w:type="spellStart"/>
      <w:r w:rsidR="000874F0">
        <w:rPr>
          <w:rFonts w:ascii="Times New Roman" w:eastAsia="宋体" w:hAnsi="Times New Roman" w:cs="Times New Roman"/>
          <w:kern w:val="0"/>
          <w:sz w:val="24"/>
          <w:szCs w:val="24"/>
        </w:rPr>
        <w:t>SWIB</w:t>
      </w:r>
      <w:proofErr w:type="spellEnd"/>
      <w:r w:rsidR="000874F0">
        <w:rPr>
          <w:rFonts w:ascii="Times New Roman" w:eastAsia="宋体" w:hAnsi="Times New Roman" w:cs="Times New Roman"/>
          <w:kern w:val="0"/>
          <w:sz w:val="24"/>
          <w:szCs w:val="24"/>
        </w:rPr>
        <w:t xml:space="preserve">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lastRenderedPageBreak/>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r w:rsidR="00464FA3">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 xml:space="preserve">To ensure jamming-resistant communication over wireless channels, </w:t>
      </w:r>
      <w:r w:rsidR="00941382">
        <w:rPr>
          <w:rFonts w:ascii="Times New Roman" w:eastAsia="宋体" w:hAnsi="Times New Roman" w:cs="Times New Roman"/>
          <w:kern w:val="0"/>
          <w:sz w:val="24"/>
          <w:szCs w:val="24"/>
        </w:rPr>
        <w:t xml:space="preserve">the </w:t>
      </w:r>
      <w:proofErr w:type="spellStart"/>
      <w:r w:rsidR="008F620E">
        <w:rPr>
          <w:rFonts w:ascii="Times New Roman" w:eastAsia="宋体" w:hAnsi="Times New Roman" w:cs="Times New Roman"/>
          <w:kern w:val="0"/>
          <w:sz w:val="24"/>
          <w:szCs w:val="24"/>
        </w:rPr>
        <w:t>B</w:t>
      </w:r>
      <w:r w:rsidR="00D049BE">
        <w:rPr>
          <w:rFonts w:ascii="Times New Roman" w:eastAsia="宋体" w:hAnsi="Times New Roman" w:cs="Times New Roman"/>
          <w:kern w:val="0"/>
          <w:sz w:val="24"/>
          <w:szCs w:val="24"/>
        </w:rPr>
        <w:t>roadcast</w:t>
      </w:r>
      <w:r w:rsidR="00B147A0">
        <w:rPr>
          <w:rFonts w:ascii="Times New Roman" w:eastAsia="宋体" w:hAnsi="Times New Roman" w:cs="Times New Roman"/>
          <w:kern w:val="0"/>
          <w:sz w:val="24"/>
          <w:szCs w:val="24"/>
        </w:rPr>
        <w:t>Message</w:t>
      </w:r>
      <w:proofErr w:type="spellEnd"/>
      <w:r w:rsidR="00D049BE">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subroutine presented in Algorithm 2 is employed to broadcast signatures</w:t>
      </w:r>
      <w:r w:rsidR="00873C25">
        <w:rPr>
          <w:rFonts w:ascii="Times New Roman" w:eastAsia="宋体" w:hAnsi="Times New Roman" w:cs="Times New Roman"/>
          <w:kern w:val="0"/>
          <w:sz w:val="24"/>
          <w:szCs w:val="24"/>
        </w:rPr>
        <w:t>.</w:t>
      </w:r>
    </w:p>
    <w:p w14:paraId="6FB01D8C" w14:textId="587C2C76" w:rsidR="008437DB" w:rsidRDefault="008437DB"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333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70.75pt" o:ole="">
            <v:imagedata r:id="rId9" o:title=""/>
          </v:shape>
          <o:OLEObject Type="Embed" ProgID="Equation.Ribbit" ShapeID="_x0000_i1025" DrawAspect="Content" ObjectID="_1718719692" r:id="rId10"/>
        </w:object>
      </w:r>
    </w:p>
    <w:p w14:paraId="6040FC82" w14:textId="488DDCEA" w:rsidR="004443C2" w:rsidRDefault="00E27731" w:rsidP="004443C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w:t>
      </w:r>
      <w:r>
        <w:rPr>
          <w:rFonts w:ascii="Times New Roman" w:eastAsia="宋体" w:hAnsi="Times New Roman" w:cs="Times New Roman"/>
          <w:kern w:val="0"/>
          <w:sz w:val="24"/>
          <w:szCs w:val="24"/>
        </w:rPr>
        <w:lastRenderedPageBreak/>
        <w:t>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0560E709" w14:textId="4B87CAB3" w:rsidR="00C222FC" w:rsidRDefault="008F620E" w:rsidP="00B874ED">
      <w:pPr>
        <w:spacing w:beforeLines="50" w:before="156" w:afterLines="50" w:after="156"/>
        <w:rPr>
          <w:rFonts w:ascii="Times New Roman" w:eastAsia="宋体" w:hAnsi="Times New Roman" w:cs="Times New Roman"/>
          <w:kern w:val="0"/>
          <w:sz w:val="24"/>
          <w:szCs w:val="24"/>
        </w:rPr>
      </w:pPr>
      <w:r w:rsidRPr="00616C91">
        <w:rPr>
          <w:rFonts w:ascii="Times New Roman" w:eastAsia="宋体" w:hAnsi="Times New Roman" w:cs="Times New Roman"/>
          <w:kern w:val="0"/>
          <w:position w:val="-6"/>
          <w:sz w:val="24"/>
          <w:szCs w:val="24"/>
        </w:rPr>
        <w:object w:dxaOrig="9698" w:dyaOrig="6034" w14:anchorId="718BF891">
          <v:shape id="_x0000_i1026" type="#_x0000_t75" style="width:414.75pt;height:258pt" o:ole="">
            <v:imagedata r:id="rId11" o:title=""/>
          </v:shape>
          <o:OLEObject Type="Embed" ProgID="Equation.Ribbit" ShapeID="_x0000_i1026" DrawAspect="Content" ObjectID="_1718719693" r:id="rId12"/>
        </w:objec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6"/>
      <w:r w:rsidR="00941382">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56202226" w:rsidR="00A2107C" w:rsidRPr="00A3252A" w:rsidRDefault="00B12F31" w:rsidP="00A3252A">
      <w:pPr>
        <w:spacing w:afterLines="100" w:after="312"/>
        <w:ind w:firstLine="420"/>
        <w:rPr>
          <w:ins w:id="7"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block proposer election stage,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random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block proposer election algorithm (Algorithm </w:t>
      </w:r>
      <w:r w:rsidR="00D44D27">
        <w:rPr>
          <w:rFonts w:ascii="Times New Roman" w:eastAsia="宋体" w:hAnsi="Times New Roman" w:cs="Times New Roman"/>
          <w:kern w:val="0"/>
          <w:sz w:val="24"/>
          <w:szCs w:val="24"/>
        </w:rPr>
        <w:t xml:space="preserve">1 </w:t>
      </w:r>
      <w:r w:rsidR="001C1AAE">
        <w:rPr>
          <w:rFonts w:ascii="Times New Roman" w:eastAsia="宋体" w:hAnsi="Times New Roman" w:cs="Times New Roman"/>
          <w:kern w:val="0"/>
          <w:sz w:val="24"/>
          <w:szCs w:val="24"/>
        </w:rPr>
        <w:t>lines 5-8</w:t>
      </w:r>
      <w:r w:rsidR="00B77D74">
        <w:rPr>
          <w:rFonts w:ascii="Times New Roman" w:eastAsia="宋体" w:hAnsi="Times New Roman" w:cs="Times New Roman"/>
          <w:kern w:val="0"/>
          <w:sz w:val="24"/>
          <w:szCs w:val="24"/>
        </w:rPr>
        <w:t>) 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7957A9AB" w:rsidR="00795BC0" w:rsidRPr="00795BC0" w:rsidRDefault="00435586"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4B50A74D" w:rsidR="00795BC0" w:rsidRPr="00795BC0" w:rsidRDefault="00435586"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41B15779" w14:textId="255D98CE" w:rsidR="004646E2" w:rsidRDefault="00A91B27" w:rsidP="005E417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lastRenderedPageBreak/>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41557955" w:rsidR="00B55CFC" w:rsidRDefault="00A2107C"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 xml:space="preserve">legal block proposer </w:t>
      </w:r>
      <w:r>
        <w:rPr>
          <w:rFonts w:ascii="Times New Roman" w:eastAsia="宋体" w:hAnsi="Times New Roman" w:cs="Times New Roman"/>
          <w:kern w:val="0"/>
          <w:sz w:val="24"/>
          <w:szCs w:val="24"/>
        </w:rPr>
        <w:t>in block generation stage</w:t>
      </w:r>
      <w:r w:rsidR="002F382F">
        <w:rPr>
          <w:rFonts w:ascii="Times New Roman" w:eastAsia="宋体" w:hAnsi="Times New Roman" w:cs="Times New Roman"/>
          <w:kern w:val="0"/>
          <w:sz w:val="24"/>
          <w:szCs w:val="24"/>
        </w:rPr>
        <w:t xml:space="preserve"> (see</w:t>
      </w:r>
      <w:r>
        <w:rPr>
          <w:rFonts w:ascii="Times New Roman" w:eastAsia="宋体" w:hAnsi="Times New Roman" w:cs="Times New Roman"/>
          <w:kern w:val="0"/>
          <w:sz w:val="24"/>
          <w:szCs w:val="24"/>
        </w:rPr>
        <w:t xml:space="preserve"> Algorithm </w:t>
      </w:r>
      <w:r w:rsidR="00CC63C9">
        <w:rPr>
          <w:rFonts w:ascii="Times New Roman" w:eastAsia="宋体" w:hAnsi="Times New Roman" w:cs="Times New Roman"/>
          <w:kern w:val="0"/>
          <w:sz w:val="24"/>
          <w:szCs w:val="24"/>
        </w:rPr>
        <w:t>1 lines 10-</w:t>
      </w:r>
      <w:r w:rsidR="008507DA">
        <w:rPr>
          <w:rFonts w:ascii="Times New Roman" w:eastAsia="宋体" w:hAnsi="Times New Roman" w:cs="Times New Roman"/>
          <w:kern w:val="0"/>
          <w:sz w:val="24"/>
          <w:szCs w:val="24"/>
        </w:rPr>
        <w:t>23</w:t>
      </w:r>
      <w:r w:rsidR="002F38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CE06F1">
        <w:rPr>
          <w:rFonts w:ascii="Times New Roman" w:eastAsia="宋体" w:hAnsi="Times New Roman" w:cs="Times New Roman"/>
          <w:kern w:val="0"/>
          <w:sz w:val="24"/>
          <w:szCs w:val="24"/>
        </w:rPr>
        <w:t>Block proposer will request transactions from other nodes if it has not enough transactions to generate a block. Once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new block to other nodes.</w:t>
      </w:r>
      <w:r>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33C8FF19" w:rsidR="00610FC7" w:rsidRDefault="0053131F" w:rsidP="0053131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c</w:t>
      </w:r>
      <w:r w:rsidR="00D336CC">
        <w:rPr>
          <w:rFonts w:ascii="Times New Roman" w:eastAsia="宋体" w:hAnsi="Times New Roman" w:cs="Times New Roman"/>
          <w:kern w:val="0"/>
          <w:sz w:val="24"/>
          <w:szCs w:val="24"/>
        </w:rPr>
        <w:t xml:space="preserve">onsensus nodes achieve consensus </w:t>
      </w:r>
      <w:r>
        <w:rPr>
          <w:rFonts w:ascii="Times New Roman" w:eastAsia="宋体" w:hAnsi="Times New Roman" w:cs="Times New Roman"/>
          <w:kern w:val="0"/>
          <w:sz w:val="24"/>
          <w:szCs w:val="24"/>
        </w:rPr>
        <w:t>on</w:t>
      </w:r>
      <w:r w:rsidR="00D336CC">
        <w:rPr>
          <w:rFonts w:ascii="Times New Roman" w:eastAsia="宋体" w:hAnsi="Times New Roman" w:cs="Times New Roman"/>
          <w:kern w:val="0"/>
          <w:sz w:val="24"/>
          <w:szCs w:val="24"/>
        </w:rPr>
        <w:t xml:space="preserve"> that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 is valid.</w:t>
      </w:r>
      <w:r>
        <w:rPr>
          <w:rFonts w:ascii="Times New Roman" w:eastAsia="宋体" w:hAnsi="Times New Roman" w:cs="Times New Roman" w:hint="eastAsia"/>
          <w:kern w:val="0"/>
          <w:sz w:val="24"/>
          <w:szCs w:val="24"/>
        </w:rPr>
        <w:t xml:space="preserve"> </w:t>
      </w:r>
      <w:r w:rsidR="003C554E">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ll nodes </w:t>
      </w:r>
      <w:r w:rsidR="003C554E">
        <w:rPr>
          <w:rFonts w:ascii="Times New Roman" w:eastAsia="宋体" w:hAnsi="Times New Roman" w:cs="Times New Roman"/>
          <w:kern w:val="0"/>
          <w:sz w:val="24"/>
          <w:szCs w:val="24"/>
        </w:rPr>
        <w:t xml:space="preserve">receiving a new block from current block proposer </w:t>
      </w:r>
      <w:r w:rsidR="00A2107C">
        <w:rPr>
          <w:rFonts w:ascii="Times New Roman" w:eastAsia="宋体" w:hAnsi="Times New Roman" w:cs="Times New Roman"/>
          <w:kern w:val="0"/>
          <w:sz w:val="24"/>
          <w:szCs w:val="24"/>
        </w:rPr>
        <w:t xml:space="preserve">will verify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3C554E">
        <w:rPr>
          <w:rFonts w:ascii="Times New Roman" w:eastAsia="宋体" w:hAnsi="Times New Roman" w:cs="Times New Roman"/>
          <w:kern w:val="0"/>
          <w:sz w:val="24"/>
          <w:szCs w:val="24"/>
        </w:rPr>
        <w:t xml:space="preserve">If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block proposer </w:t>
      </w:r>
      <w:r w:rsidR="008645C7">
        <w:rPr>
          <w:rFonts w:ascii="Times New Roman" w:eastAsia="宋体" w:hAnsi="Times New Roman" w:cs="Times New Roman"/>
          <w:kern w:val="0"/>
          <w:sz w:val="24"/>
          <w:szCs w:val="24"/>
        </w:rPr>
        <w:t xml:space="preserve">is legal and </w:t>
      </w:r>
      <w:r w:rsidR="00941382">
        <w:rPr>
          <w:rFonts w:ascii="Times New Roman" w:eastAsia="宋体" w:hAnsi="Times New Roman" w:cs="Times New Roman"/>
          <w:kern w:val="0"/>
          <w:sz w:val="24"/>
          <w:szCs w:val="24"/>
        </w:rPr>
        <w:t xml:space="preserve">the </w:t>
      </w:r>
      <w:r w:rsidR="003C554E">
        <w:rPr>
          <w:rFonts w:ascii="Times New Roman" w:eastAsia="宋体" w:hAnsi="Times New Roman" w:cs="Times New Roman"/>
          <w:kern w:val="0"/>
          <w:sz w:val="24"/>
          <w:szCs w:val="24"/>
        </w:rPr>
        <w:t>block</w:t>
      </w:r>
      <w:r w:rsidR="00BB1252">
        <w:rPr>
          <w:rFonts w:ascii="Times New Roman" w:eastAsia="宋体" w:hAnsi="Times New Roman" w:cs="Times New Roman"/>
          <w:kern w:val="0"/>
          <w:sz w:val="24"/>
          <w:szCs w:val="24"/>
        </w:rPr>
        <w:t xml:space="preserve"> contend</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 Nodes will aggregate enough partial signatures into a full signature, which can be verified by nodes via a main public key.</w:t>
      </w:r>
      <w:r w:rsidR="00B14EDC">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B14EDC">
        <w:rPr>
          <w:rFonts w:ascii="Times New Roman" w:eastAsia="宋体" w:hAnsi="Times New Roman" w:cs="Times New Roman"/>
          <w:kern w:val="0"/>
          <w:sz w:val="24"/>
          <w:szCs w:val="24"/>
        </w:rPr>
        <w:t xml:space="preserve">pseudo code of block verification is presented in Algorithm 1 lines </w:t>
      </w:r>
      <w:r w:rsidR="008507DA">
        <w:rPr>
          <w:rFonts w:ascii="Times New Roman" w:eastAsia="宋体" w:hAnsi="Times New Roman" w:cs="Times New Roman"/>
          <w:kern w:val="0"/>
          <w:sz w:val="24"/>
          <w:szCs w:val="24"/>
        </w:rPr>
        <w:t>25</w:t>
      </w:r>
      <w:r w:rsidR="00B14EDC">
        <w:rPr>
          <w:rFonts w:ascii="Times New Roman" w:eastAsia="宋体" w:hAnsi="Times New Roman" w:cs="Times New Roman"/>
          <w:kern w:val="0"/>
          <w:sz w:val="24"/>
          <w:szCs w:val="24"/>
        </w:rPr>
        <w:t>-</w:t>
      </w:r>
      <w:r w:rsidR="008507DA">
        <w:rPr>
          <w:rFonts w:ascii="Times New Roman" w:eastAsia="宋体" w:hAnsi="Times New Roman" w:cs="Times New Roman"/>
          <w:kern w:val="0"/>
          <w:sz w:val="24"/>
          <w:szCs w:val="24"/>
        </w:rPr>
        <w:t>42</w:t>
      </w:r>
      <w:r w:rsidR="00B14EDC">
        <w:rPr>
          <w:rFonts w:ascii="Times New Roman" w:eastAsia="宋体" w:hAnsi="Times New Roman" w:cs="Times New Roman"/>
          <w:kern w:val="0"/>
          <w:sz w:val="24"/>
          <w:szCs w:val="24"/>
        </w:rPr>
        <w:t>.</w:t>
      </w:r>
    </w:p>
    <w:p w14:paraId="0C3FBDF5" w14:textId="7727F6DF"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will verify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610FC7">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needs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7243AB4E" w:rsidR="00A2107C" w:rsidRDefault="00D336CC" w:rsidP="00A2107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block is valid </w:t>
      </w:r>
      <w:r w:rsidR="0053131F">
        <w:rPr>
          <w:rFonts w:ascii="Times New Roman" w:eastAsia="宋体" w:hAnsi="Times New Roman" w:cs="Times New Roman"/>
          <w:kern w:val="0"/>
          <w:sz w:val="24"/>
          <w:szCs w:val="24"/>
        </w:rPr>
        <w:t xml:space="preserve">if it obtains enough vote from consensus nodes. </w:t>
      </w:r>
      <w:r w:rsidR="00A2107C">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above conditions are satisfied, then </w:t>
      </w:r>
      <w:r w:rsidR="00EE7095">
        <w:rPr>
          <w:rFonts w:ascii="Times New Roman" w:eastAsia="宋体" w:hAnsi="Times New Roman" w:cs="Times New Roman"/>
          <w:kern w:val="0"/>
          <w:sz w:val="24"/>
          <w:szCs w:val="24"/>
        </w:rPr>
        <w:t xml:space="preserve">each </w:t>
      </w:r>
      <w:r w:rsidR="00A2107C">
        <w:rPr>
          <w:rFonts w:ascii="Times New Roman" w:eastAsia="宋体" w:hAnsi="Times New Roman" w:cs="Times New Roman"/>
          <w:kern w:val="0"/>
          <w:sz w:val="24"/>
          <w:szCs w:val="24"/>
        </w:rPr>
        <w:t xml:space="preserve">node </w:t>
      </w:r>
      <w:r w:rsidR="000F4D73">
        <w:rPr>
          <w:rFonts w:ascii="Times New Roman" w:eastAsia="宋体" w:hAnsi="Times New Roman" w:cs="Times New Roman"/>
          <w:kern w:val="0"/>
          <w:sz w:val="24"/>
          <w:szCs w:val="24"/>
        </w:rPr>
        <w:t>vote</w:t>
      </w:r>
      <w:r w:rsidR="00A2107C">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 as a vote</w:t>
      </w:r>
      <w:r w:rsidR="00B14EDC">
        <w:rPr>
          <w:rFonts w:ascii="Times New Roman" w:eastAsia="宋体" w:hAnsi="Times New Roman" w:cs="Times New Roman"/>
          <w:kern w:val="0"/>
          <w:sz w:val="24"/>
          <w:szCs w:val="24"/>
        </w:rPr>
        <w:t>, and</w:t>
      </w:r>
      <w:r w:rsidR="00A2107C">
        <w:rPr>
          <w:rFonts w:ascii="Times New Roman" w:eastAsia="宋体" w:hAnsi="Times New Roman" w:cs="Times New Roman"/>
          <w:kern w:val="0"/>
          <w:sz w:val="24"/>
          <w:szCs w:val="24"/>
        </w:rPr>
        <w:t xml:space="preserve"> broadcast their votes to other nodes.</w:t>
      </w:r>
      <w:r>
        <w:rPr>
          <w:rFonts w:ascii="Times New Roman" w:eastAsia="宋体" w:hAnsi="Times New Roman" w:cs="Times New Roman"/>
          <w:kern w:val="0"/>
          <w:sz w:val="24"/>
          <w:szCs w:val="24"/>
        </w:rPr>
        <w:t xml:space="preserve"> </w:t>
      </w:r>
      <w:r w:rsidR="004845A7">
        <w:rPr>
          <w:rFonts w:ascii="Times New Roman" w:eastAsia="宋体" w:hAnsi="Times New Roman" w:cs="Times New Roman"/>
          <w:kern w:val="0"/>
          <w:sz w:val="24"/>
          <w:szCs w:val="24"/>
        </w:rPr>
        <w:t xml:space="preserve">When a node collects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4845A7">
        <w:rPr>
          <w:rFonts w:ascii="Times New Roman" w:eastAsia="宋体" w:hAnsi="Times New Roman" w:cs="Times New Roman"/>
          <w:kern w:val="0"/>
          <w:sz w:val="24"/>
          <w:szCs w:val="24"/>
        </w:rPr>
        <w:t>block, it is considered to be verified.</w:t>
      </w:r>
    </w:p>
    <w:p w14:paraId="47A15AEE" w14:textId="5EA16B5B"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w:t>
      </w:r>
      <w:proofErr w:type="spellStart"/>
      <w:r w:rsidR="000F4D73">
        <w:rPr>
          <w:rFonts w:ascii="Times New Roman" w:eastAsia="宋体" w:hAnsi="Times New Roman" w:cs="Times New Roman"/>
          <w:kern w:val="0"/>
          <w:sz w:val="24"/>
          <w:szCs w:val="24"/>
        </w:rPr>
        <w:t>SWIB</w:t>
      </w:r>
      <w:proofErr w:type="spellEnd"/>
      <w:r w:rsidR="000F4D73">
        <w:rPr>
          <w:rFonts w:ascii="Times New Roman" w:eastAsia="宋体" w:hAnsi="Times New Roman" w:cs="Times New Roman"/>
          <w:kern w:val="0"/>
          <w:sz w:val="24"/>
          <w:szCs w:val="24"/>
        </w:rPr>
        <w:t xml:space="preserve">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w:t>
      </w:r>
      <w:r w:rsidR="00BB1252">
        <w:rPr>
          <w:rFonts w:ascii="Times New Roman" w:eastAsia="宋体" w:hAnsi="Times New Roman" w:cs="Times New Roman"/>
          <w:kern w:val="0"/>
          <w:sz w:val="24"/>
          <w:szCs w:val="24"/>
        </w:rPr>
        <w:lastRenderedPageBreak/>
        <w:t xml:space="preserve">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valid.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75BF5F0D"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4524F">
        <w:rPr>
          <w:rFonts w:ascii="Times New Roman" w:eastAsia="宋体" w:hAnsi="Times New Roman" w:cs="Times New Roman"/>
          <w:kern w:val="0"/>
          <w:sz w:val="24"/>
          <w:szCs w:val="24"/>
        </w:rPr>
        <w:t xml:space="preserve">pseudo code of block finalization is presented in Algorithm </w:t>
      </w:r>
      <w:r w:rsidR="008645C7">
        <w:rPr>
          <w:rFonts w:ascii="Times New Roman" w:eastAsia="宋体" w:hAnsi="Times New Roman" w:cs="Times New Roman"/>
          <w:kern w:val="0"/>
          <w:sz w:val="24"/>
          <w:szCs w:val="24"/>
        </w:rPr>
        <w:t xml:space="preserve">1 lines </w:t>
      </w:r>
      <w:r w:rsidR="008507DA">
        <w:rPr>
          <w:rFonts w:ascii="Times New Roman" w:eastAsia="宋体" w:hAnsi="Times New Roman" w:cs="Times New Roman"/>
          <w:kern w:val="0"/>
          <w:sz w:val="24"/>
          <w:szCs w:val="24"/>
        </w:rPr>
        <w:t>44</w:t>
      </w:r>
      <w:r w:rsidR="008645C7">
        <w:rPr>
          <w:rFonts w:ascii="Times New Roman" w:eastAsia="宋体" w:hAnsi="Times New Roman" w:cs="Times New Roman"/>
          <w:kern w:val="0"/>
          <w:sz w:val="24"/>
          <w:szCs w:val="24"/>
        </w:rPr>
        <w:t>-5</w:t>
      </w:r>
      <w:r w:rsidR="008507DA">
        <w:rPr>
          <w:rFonts w:ascii="Times New Roman" w:eastAsia="宋体" w:hAnsi="Times New Roman" w:cs="Times New Roman"/>
          <w:kern w:val="0"/>
          <w:sz w:val="24"/>
          <w:szCs w:val="24"/>
        </w:rPr>
        <w:t>1</w:t>
      </w:r>
      <w:r w:rsidR="00D4524F">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4A272E40" w14:textId="40B05844" w:rsidR="00B55CFC" w:rsidRPr="007A7D3B" w:rsidRDefault="00B55CFC" w:rsidP="00B55CF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 broadcast message mechanism is presented to help nodes resistant jamming attack by reducing channel contention. In our protocol,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have a channel compete probability and an estimate of adversary time window. Each node will send a message with the probability. Nodes count the number of idle slots within their estimate of adversary time window. If there is no idle slot, the probability will be multiplicatively decreased and the estimated time window will be reduced. Otherwise, the channel compete probability will be multiplicatively increased and the estimated time window will be decrease by 1. The broadcast message mechanism ensures that node can adjust their channel compete probability and an estimate of adversary time window to reduce channel contention. The pseudo code is presented in Algorithm 2.</w:t>
      </w:r>
    </w:p>
    <w:p w14:paraId="61DB94D5" w14:textId="467EF1BA" w:rsidR="007A7D3B" w:rsidRPr="007A7D3B" w:rsidRDefault="007A7D3B" w:rsidP="007A7D3B">
      <w:pPr>
        <w:pStyle w:val="2"/>
        <w:tabs>
          <w:tab w:val="num" w:pos="360"/>
        </w:tabs>
        <w:rPr>
          <w:rFonts w:ascii="Times New Roman" w:eastAsia="黑体" w:hAnsi="Times New Roman" w:cs="Times New Roman"/>
          <w:sz w:val="28"/>
          <w:szCs w:val="28"/>
        </w:rPr>
      </w:pPr>
      <w:r w:rsidRPr="00534904">
        <w:rPr>
          <w:rFonts w:ascii="Times New Roman" w:eastAsia="黑体" w:hAnsi="Times New Roman" w:cs="Times New Roman" w:hint="eastAsia"/>
          <w:sz w:val="28"/>
          <w:szCs w:val="28"/>
        </w:rPr>
        <w:t>4</w:t>
      </w:r>
      <w:r w:rsidRPr="00534904">
        <w:rPr>
          <w:rFonts w:ascii="Times New Roman" w:eastAsia="黑体" w:hAnsi="Times New Roman" w:cs="Times New Roman"/>
          <w:sz w:val="28"/>
          <w:szCs w:val="28"/>
        </w:rPr>
        <w:t>. 3 Synchronization Mechanism</w:t>
      </w:r>
    </w:p>
    <w:p w14:paraId="0618BE10" w14:textId="59501833" w:rsidR="009543F3" w:rsidRDefault="00F67C7F" w:rsidP="003C485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mechanism is </w:t>
      </w:r>
      <w:r w:rsidR="00302905">
        <w:rPr>
          <w:rFonts w:ascii="Times New Roman" w:eastAsia="宋体" w:hAnsi="Times New Roman" w:cs="Times New Roman"/>
          <w:kern w:val="0"/>
          <w:sz w:val="24"/>
          <w:szCs w:val="24"/>
        </w:rPr>
        <w:t>important</w:t>
      </w:r>
      <w:r>
        <w:rPr>
          <w:rFonts w:ascii="Times New Roman" w:eastAsia="宋体" w:hAnsi="Times New Roman" w:cs="Times New Roman"/>
          <w:kern w:val="0"/>
          <w:sz w:val="24"/>
          <w:szCs w:val="24"/>
        </w:rPr>
        <w:t xml:space="preserve"> to guarantee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886DD8">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302905">
        <w:rPr>
          <w:rFonts w:ascii="Times New Roman" w:eastAsia="宋体" w:hAnsi="Times New Roman" w:cs="Times New Roman"/>
          <w:kern w:val="0"/>
          <w:sz w:val="24"/>
          <w:szCs w:val="24"/>
        </w:rPr>
        <w:t xml:space="preserve">If consensus nodes have distinct view on blockchain,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previous hash of </w:t>
      </w:r>
      <w:r w:rsidR="009B431D">
        <w:rPr>
          <w:rFonts w:ascii="Times New Roman" w:eastAsia="宋体" w:hAnsi="Times New Roman" w:cs="Times New Roman"/>
          <w:kern w:val="0"/>
          <w:sz w:val="24"/>
          <w:szCs w:val="24"/>
        </w:rPr>
        <w:t xml:space="preserve">a </w:t>
      </w:r>
      <w:r w:rsidR="00302905">
        <w:rPr>
          <w:rFonts w:ascii="Times New Roman" w:eastAsia="宋体" w:hAnsi="Times New Roman" w:cs="Times New Roman"/>
          <w:kern w:val="0"/>
          <w:sz w:val="24"/>
          <w:szCs w:val="24"/>
        </w:rPr>
        <w:t>processing block</w:t>
      </w:r>
      <w:r w:rsidR="00EC14B2">
        <w:rPr>
          <w:rFonts w:ascii="Times New Roman" w:eastAsia="宋体" w:hAnsi="Times New Roman" w:cs="Times New Roman"/>
          <w:kern w:val="0"/>
          <w:sz w:val="24"/>
          <w:szCs w:val="24"/>
        </w:rPr>
        <w:t xml:space="preserve"> may</w:t>
      </w:r>
      <w:r w:rsidR="00302905">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be</w:t>
      </w:r>
      <w:r w:rsidR="00302905">
        <w:rPr>
          <w:rFonts w:ascii="Times New Roman" w:eastAsia="宋体" w:hAnsi="Times New Roman" w:cs="Times New Roman"/>
          <w:kern w:val="0"/>
          <w:sz w:val="24"/>
          <w:szCs w:val="24"/>
        </w:rPr>
        <w:t xml:space="preserve"> different with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 xml:space="preserve">latest block on their blockchain. Since </w:t>
      </w:r>
      <w:r w:rsidR="00941382">
        <w:rPr>
          <w:rFonts w:ascii="Times New Roman" w:eastAsia="宋体" w:hAnsi="Times New Roman" w:cs="Times New Roman"/>
          <w:kern w:val="0"/>
          <w:sz w:val="24"/>
          <w:szCs w:val="24"/>
        </w:rPr>
        <w:t xml:space="preserve">the </w:t>
      </w:r>
      <w:r w:rsidR="0012155B">
        <w:rPr>
          <w:rFonts w:ascii="Times New Roman" w:eastAsia="宋体" w:hAnsi="Times New Roman" w:cs="Times New Roman"/>
          <w:kern w:val="0"/>
          <w:sz w:val="24"/>
          <w:szCs w:val="24"/>
        </w:rPr>
        <w:t xml:space="preserve">result of block verification </w:t>
      </w:r>
      <w:r w:rsidR="00EC14B2">
        <w:rPr>
          <w:rFonts w:ascii="Times New Roman" w:eastAsia="宋体" w:hAnsi="Times New Roman" w:cs="Times New Roman"/>
          <w:kern w:val="0"/>
          <w:sz w:val="24"/>
          <w:szCs w:val="24"/>
        </w:rPr>
        <w:t>is</w:t>
      </w:r>
      <w:r w:rsidR="0012155B">
        <w:rPr>
          <w:rFonts w:ascii="Times New Roman" w:eastAsia="宋体" w:hAnsi="Times New Roman" w:cs="Times New Roman"/>
          <w:kern w:val="0"/>
          <w:sz w:val="24"/>
          <w:szCs w:val="24"/>
        </w:rPr>
        <w:t xml:space="preserve"> false</w:t>
      </w:r>
      <w:r w:rsidR="00EC14B2">
        <w:rPr>
          <w:rFonts w:ascii="Times New Roman" w:eastAsia="宋体" w:hAnsi="Times New Roman" w:cs="Times New Roman"/>
          <w:kern w:val="0"/>
          <w:sz w:val="24"/>
          <w:szCs w:val="24"/>
        </w:rPr>
        <w:t>, nodes will not</w:t>
      </w:r>
      <w:r w:rsidR="0012155B">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 xml:space="preserve">vote for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block.</w:t>
      </w:r>
      <w:r w:rsidR="0012155B">
        <w:rPr>
          <w:rFonts w:ascii="Times New Roman" w:eastAsia="宋体" w:hAnsi="Times New Roman" w:cs="Times New Roman"/>
          <w:kern w:val="0"/>
          <w:sz w:val="24"/>
          <w:szCs w:val="24"/>
        </w:rPr>
        <w:t xml:space="preserve"> As result, c</w:t>
      </w:r>
      <w:r>
        <w:rPr>
          <w:rFonts w:ascii="Times New Roman" w:eastAsia="宋体" w:hAnsi="Times New Roman" w:cs="Times New Roman"/>
          <w:kern w:val="0"/>
          <w:sz w:val="24"/>
          <w:szCs w:val="24"/>
        </w:rPr>
        <w:t xml:space="preserve">onsensus may be not achieved among </w:t>
      </w:r>
      <w:r w:rsidR="0012155B">
        <w:rPr>
          <w:rFonts w:ascii="Times New Roman" w:eastAsia="宋体" w:hAnsi="Times New Roman" w:cs="Times New Roman"/>
          <w:kern w:val="0"/>
          <w:sz w:val="24"/>
          <w:szCs w:val="24"/>
        </w:rPr>
        <w:t xml:space="preserve">these </w:t>
      </w:r>
      <w:r>
        <w:rPr>
          <w:rFonts w:ascii="Times New Roman" w:eastAsia="宋体" w:hAnsi="Times New Roman" w:cs="Times New Roman"/>
          <w:kern w:val="0"/>
          <w:sz w:val="24"/>
          <w:szCs w:val="24"/>
        </w:rPr>
        <w:t>nodes</w:t>
      </w:r>
      <w:r w:rsidR="0012155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643F33">
        <w:rPr>
          <w:rFonts w:ascii="Times New Roman" w:eastAsia="宋体" w:hAnsi="Times New Roman" w:cs="Times New Roman"/>
          <w:kern w:val="0"/>
          <w:sz w:val="24"/>
          <w:szCs w:val="24"/>
        </w:rPr>
        <w:t>synchronization mechanism can ensure that</w:t>
      </w:r>
      <w:r w:rsidR="005F0BFE">
        <w:rPr>
          <w:rFonts w:ascii="Times New Roman" w:eastAsia="宋体" w:hAnsi="Times New Roman" w:cs="Times New Roman"/>
          <w:kern w:val="0"/>
          <w:sz w:val="24"/>
          <w:szCs w:val="24"/>
        </w:rPr>
        <w:t xml:space="preserve"> nodes have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 xml:space="preserve">latest blockchain all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time</w:t>
      </w:r>
      <w:r w:rsidR="00643F33">
        <w:rPr>
          <w:rFonts w:ascii="Times New Roman" w:eastAsia="宋体" w:hAnsi="Times New Roman" w:cs="Times New Roman"/>
          <w:kern w:val="0"/>
          <w:sz w:val="24"/>
          <w:szCs w:val="24"/>
        </w:rPr>
        <w:t xml:space="preserve">. Therefore, </w:t>
      </w:r>
      <w:r w:rsidR="005F0BFE">
        <w:rPr>
          <w:rFonts w:ascii="Times New Roman" w:eastAsia="宋体" w:hAnsi="Times New Roman" w:cs="Times New Roman"/>
          <w:kern w:val="0"/>
          <w:sz w:val="24"/>
          <w:szCs w:val="24"/>
        </w:rPr>
        <w:t>c</w:t>
      </w:r>
      <w:r w:rsidR="00643F33">
        <w:rPr>
          <w:rFonts w:ascii="Times New Roman" w:eastAsia="宋体" w:hAnsi="Times New Roman" w:cs="Times New Roman"/>
          <w:kern w:val="0"/>
          <w:sz w:val="24"/>
          <w:szCs w:val="24"/>
        </w:rPr>
        <w:t xml:space="preserve">onsensus </w:t>
      </w:r>
      <w:r w:rsidR="00302905">
        <w:rPr>
          <w:rFonts w:ascii="Times New Roman" w:eastAsia="宋体" w:hAnsi="Times New Roman" w:cs="Times New Roman"/>
          <w:kern w:val="0"/>
          <w:sz w:val="24"/>
          <w:szCs w:val="24"/>
        </w:rPr>
        <w:t>process will not be interrupted in block verification due to inconsistent blockchain.</w:t>
      </w:r>
      <w:r w:rsidR="007A7D3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 xml:space="preserve">pseudo code of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synchronization mechanism is presented in Algorithm 3.</w:t>
      </w:r>
    </w:p>
    <w:p w14:paraId="37E04AF8" w14:textId="11A434DE" w:rsidR="003C4855" w:rsidRDefault="003C4855" w:rsidP="00CE06F1">
      <w:pPr>
        <w:spacing w:afterLines="50" w:after="156"/>
        <w:rPr>
          <w:rFonts w:ascii="Times New Roman" w:eastAsia="宋体" w:hAnsi="Times New Roman" w:cs="Times New Roman"/>
          <w:kern w:val="0"/>
          <w:sz w:val="24"/>
          <w:szCs w:val="24"/>
        </w:rPr>
      </w:pPr>
      <w:r w:rsidRPr="00C43E30">
        <w:rPr>
          <w:rFonts w:ascii="Times New Roman" w:eastAsia="宋体" w:hAnsi="Times New Roman" w:cs="Times New Roman"/>
          <w:kern w:val="0"/>
          <w:position w:val="-6"/>
          <w:sz w:val="24"/>
          <w:szCs w:val="24"/>
        </w:rPr>
        <w:object w:dxaOrig="9698" w:dyaOrig="3994" w14:anchorId="32A8D29A">
          <v:shape id="_x0000_i1027" type="#_x0000_t75" style="width:414.5pt;height:170.65pt" o:ole="">
            <v:imagedata r:id="rId13" o:title=""/>
          </v:shape>
          <o:OLEObject Type="Embed" ProgID="Equation.Ribbit" ShapeID="_x0000_i1027" DrawAspect="Content" ObjectID="_1718719694" r:id="rId14"/>
        </w:object>
      </w:r>
    </w:p>
    <w:p w14:paraId="0AF59808" w14:textId="26054883" w:rsidR="005406CD" w:rsidRPr="00D1110A" w:rsidRDefault="005406CD" w:rsidP="005406CD">
      <w:pPr>
        <w:pStyle w:val="1"/>
        <w:numPr>
          <w:ilvl w:val="0"/>
          <w:numId w:val="32"/>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04448E11" w14:textId="77777777" w:rsidR="00326660" w:rsidRDefault="00326660" w:rsidP="003266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only a single block to be finalized in each consensus round, we obtain the following theorem:</w:t>
      </w:r>
    </w:p>
    <w:p w14:paraId="550AD3C7" w14:textId="77777777" w:rsidR="00326660" w:rsidRDefault="00326660" w:rsidP="00326660">
      <w:pPr>
        <w:spacing w:afterLines="50" w:after="156"/>
        <w:rPr>
          <w:rFonts w:ascii="Times New Roman" w:eastAsia="宋体" w:hAnsi="Times New Roman" w:cs="Times New Roman"/>
          <w:kern w:val="0"/>
          <w:sz w:val="24"/>
          <w:szCs w:val="24"/>
        </w:rPr>
      </w:pPr>
      <w:r w:rsidRPr="001B3038">
        <w:rPr>
          <w:rFonts w:ascii="Times New Roman" w:eastAsia="宋体" w:hAnsi="Times New Roman" w:cs="Times New Roman" w:hint="eastAsia"/>
          <w:b/>
          <w:bCs/>
          <w:kern w:val="0"/>
          <w:sz w:val="24"/>
          <w:szCs w:val="24"/>
        </w:rPr>
        <w:t>T</w:t>
      </w:r>
      <w:r w:rsidRPr="001B3038">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If a consensus round can only finalize a block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threshold value of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should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p>
    <w:p w14:paraId="1B6B5C93" w14:textId="77777777" w:rsidR="00326660" w:rsidRDefault="00326660" w:rsidP="00326660">
      <w:pPr>
        <w:spacing w:afterLines="50" w:after="156"/>
        <w:rPr>
          <w:rFonts w:ascii="Times New Roman" w:eastAsia="宋体" w:hAnsi="Times New Roman" w:cs="Times New Roman"/>
          <w:kern w:val="0"/>
          <w:sz w:val="24"/>
          <w:szCs w:val="24"/>
        </w:rPr>
      </w:pPr>
      <w:r w:rsidRPr="00B641FE">
        <w:rPr>
          <w:rFonts w:ascii="Times New Roman" w:eastAsia="宋体" w:hAnsi="Times New Roman" w:cs="Times New Roman" w:hint="eastAsia"/>
          <w:b/>
          <w:bCs/>
          <w:kern w:val="0"/>
          <w:sz w:val="24"/>
          <w:szCs w:val="24"/>
        </w:rPr>
        <w:t>P</w:t>
      </w:r>
      <w:r w:rsidRPr="00B641FE">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We assume that that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is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all honest nodes will generate partial signature for a valid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valid</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while all malicious nodes will generate partial signature for a conflict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conflict</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the scheme, any set of more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generate a unique full signature for a message. If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H</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two blocks will be finalized by recovering two distinct valid full signatures in the consensus round. However, this contrary with the uniqueness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Thus,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should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p>
    <w:p w14:paraId="00CB40BC" w14:textId="77777777" w:rsidR="00326660" w:rsidRDefault="00326660" w:rsidP="003266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f threshold value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has robustness. We obtain the following corollary.</w:t>
      </w:r>
    </w:p>
    <w:p w14:paraId="107F0ACC" w14:textId="77777777" w:rsidR="00326660" w:rsidRDefault="00326660" w:rsidP="00326660">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hint="eastAsia"/>
          <w:b/>
          <w:bCs/>
          <w:kern w:val="0"/>
          <w:sz w:val="24"/>
          <w:szCs w:val="24"/>
        </w:rPr>
        <w:t>C</w:t>
      </w:r>
      <w:r w:rsidRPr="00F55689">
        <w:rPr>
          <w:rFonts w:ascii="Times New Roman" w:eastAsia="宋体" w:hAnsi="Times New Roman" w:cs="Times New Roman"/>
          <w:b/>
          <w:bCs/>
          <w:kern w:val="0"/>
          <w:sz w:val="24"/>
          <w:szCs w:val="24"/>
        </w:rPr>
        <w:t>orollary 1.</w:t>
      </w:r>
      <w:r>
        <w:rPr>
          <w:rFonts w:ascii="Times New Roman" w:eastAsia="宋体" w:hAnsi="Times New Roman" w:cs="Times New Roman"/>
          <w:kern w:val="0"/>
          <w:sz w:val="24"/>
          <w:szCs w:val="24"/>
        </w:rPr>
        <w:t xml:space="preserve"> To ensure 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p>
    <w:p w14:paraId="33C0BDF7" w14:textId="66C406FA" w:rsidR="00326660" w:rsidRPr="00326660" w:rsidRDefault="00326660" w:rsidP="00326660">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no adversary corrupting </w:t>
      </w:r>
      <w:r>
        <w:rPr>
          <w:rFonts w:ascii="Times New Roman" w:eastAsia="宋体" w:hAnsi="Times New Roman" w:cs="Times New Roman"/>
          <w:kern w:val="0"/>
          <w:sz w:val="24"/>
          <w:szCs w:val="24"/>
        </w:rPr>
        <w:lastRenderedPageBreak/>
        <w:t xml:space="preserve">less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can know any information about the main private key or can forge a valid signature.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threshold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adversary corrupts less than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nodes, nodes can also recover a unique full signature to finalize a block. Thus, if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it cannot control the recovery of full signature or forge a valid full signature through the private keys of its controlled nodes. </w:t>
      </w:r>
      <w:r>
        <w:rPr>
          <w:rFonts w:ascii="Times New Roman" w:eastAsia="宋体" w:hAnsi="Times New Roman" w:cs="Times New Roman" w:hint="eastAsia"/>
          <w:kern w:val="0"/>
          <w:sz w:val="24"/>
          <w:szCs w:val="24"/>
        </w:rPr>
        <w:t>This</w:t>
      </w:r>
      <w:r>
        <w:rPr>
          <w:rFonts w:ascii="Times New Roman" w:eastAsia="宋体" w:hAnsi="Times New Roman" w:cs="Times New Roman"/>
          <w:kern w:val="0"/>
          <w:sz w:val="24"/>
          <w:szCs w:val="24"/>
        </w:rPr>
        <w:t xml:space="preserve"> means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secure when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p>
    <w:p w14:paraId="45E648B6" w14:textId="77777777" w:rsidR="00E87E99" w:rsidRDefault="00E87E99" w:rsidP="00E87E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compete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a given target contention success probability, the minimum time slots of contention process can be computed. We have the following proposition.</w:t>
      </w:r>
    </w:p>
    <w:p w14:paraId="2E804C61" w14:textId="77777777" w:rsidR="00E87E99" w:rsidRDefault="00E87E99" w:rsidP="00E87E99">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We assume that the total number of nodes in system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competes for accessing channel with a constant probability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the required time slot of contention process is</w:t>
      </w:r>
    </w:p>
    <w:p w14:paraId="0AFEEC0D" w14:textId="77777777" w:rsidR="00E87E99" w:rsidRPr="00262951" w:rsidRDefault="00435586" w:rsidP="00E87E99">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11</m:t>
                  </m:r>
                </m:e>
              </m:d>
            </m:e>
          </m:eqArr>
        </m:oMath>
      </m:oMathPara>
    </w:p>
    <w:p w14:paraId="70B254C9" w14:textId="77777777" w:rsidR="00E87E99" w:rsidRDefault="00E87E99" w:rsidP="00E87E9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046B875A" w14:textId="736B122A" w:rsidR="00E87E99" w:rsidRDefault="00E87E99" w:rsidP="00E87E99">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2C344391" w14:textId="77777777" w:rsidR="00E87E99" w:rsidRPr="00262951" w:rsidRDefault="00435586" w:rsidP="00E87E99">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12</m:t>
                  </m:r>
                </m:e>
              </m:d>
            </m:e>
          </m:eqArr>
        </m:oMath>
      </m:oMathPara>
    </w:p>
    <w:p w14:paraId="6C10CA2B" w14:textId="17D1F4B0" w:rsidR="00E87E99" w:rsidRDefault="000475E4" w:rsidP="00E87E99">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E87E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is channel success contention probability,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sidR="00E87E99">
        <w:rPr>
          <w:rFonts w:ascii="Times New Roman" w:eastAsia="宋体" w:hAnsi="Times New Roman" w:cs="Times New Roman"/>
          <w:kern w:val="0"/>
          <w:sz w:val="24"/>
          <w:szCs w:val="24"/>
        </w:rPr>
        <w:t>a target contention success probability. Then, the required number of time slots is calculated as</w:t>
      </w:r>
    </w:p>
    <w:p w14:paraId="5B28D22C" w14:textId="77777777" w:rsidR="00E87E99" w:rsidRPr="00262951" w:rsidRDefault="00435586"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13</m:t>
                  </m:r>
                </m:e>
              </m:d>
            </m:e>
          </m:eqArr>
        </m:oMath>
      </m:oMathPara>
    </w:p>
    <w:p w14:paraId="4813DA3E" w14:textId="77777777" w:rsidR="00E87E99" w:rsidRDefault="00E87E99" w:rsidP="00E87E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 models, </w:t>
      </w:r>
      <w:r w:rsidRPr="0018246B">
        <w:rPr>
          <w:rFonts w:ascii="Times New Roman" w:eastAsia="宋体" w:hAnsi="Times New Roman" w:cs="Times New Roman"/>
          <w:kern w:val="0"/>
          <w:sz w:val="24"/>
          <w:szCs w:val="24"/>
        </w:rPr>
        <w:t xml:space="preserve">each transmitting node is allocated a broadcast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a message broadcast.</w:t>
      </w:r>
      <w:r>
        <w:rPr>
          <w:rFonts w:ascii="Times New Roman" w:eastAsia="宋体" w:hAnsi="Times New Roman" w:cs="Times New Roman"/>
          <w:kern w:val="0"/>
          <w:sz w:val="24"/>
          <w:szCs w:val="24"/>
        </w:rPr>
        <w:t xml:space="preserve"> Each node has its target communication nodes. For a given target broadcast success probability, the minimum time slots of a node required for packet transmission to all target communication nodes can be computed. We can obtain the proposition.</w:t>
      </w:r>
    </w:p>
    <w:p w14:paraId="3CA86AD2" w14:textId="77777777" w:rsidR="00E87E99" w:rsidRDefault="00E87E99" w:rsidP="00E87E99">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the required number of time slot to </w:t>
      </w:r>
      <w:r>
        <w:rPr>
          <w:rFonts w:ascii="Times New Roman" w:eastAsia="宋体" w:hAnsi="Times New Roman" w:cs="Times New Roman"/>
          <w:kern w:val="0"/>
          <w:sz w:val="24"/>
          <w:szCs w:val="24"/>
        </w:rPr>
        <w:lastRenderedPageBreak/>
        <w:t>broadcast a packet from a node to its target nodes is</w:t>
      </w:r>
    </w:p>
    <w:p w14:paraId="2416BC27" w14:textId="77777777" w:rsidR="00E87E99" w:rsidRPr="00262951" w:rsidRDefault="00435586"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14</m:t>
                  </m:r>
                </m:e>
              </m:d>
            </m:e>
          </m:eqArr>
        </m:oMath>
      </m:oMathPara>
    </w:p>
    <w:p w14:paraId="173CF10C" w14:textId="77777777" w:rsidR="00E87E99" w:rsidRDefault="00E87E99" w:rsidP="00E87E9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outage probability between the node and its maximum distance target </w:t>
      </w:r>
      <w:proofErr w:type="gramStart"/>
      <w:r>
        <w:rPr>
          <w:rFonts w:ascii="Times New Roman" w:eastAsia="宋体" w:hAnsi="Times New Roman" w:cs="Times New Roman"/>
          <w:kern w:val="0"/>
          <w:sz w:val="24"/>
          <w:szCs w:val="24"/>
        </w:rPr>
        <w:t>node.</w:t>
      </w:r>
      <w:proofErr w:type="gramEnd"/>
    </w:p>
    <w:p w14:paraId="17F81AC6" w14:textId="77777777" w:rsidR="00E87E99" w:rsidRDefault="00E87E99" w:rsidP="00E87E99">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 to transmit a message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message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the random variable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2427E75D" w14:textId="77777777" w:rsidR="00E87E99" w:rsidRPr="00262951" w:rsidRDefault="00435586" w:rsidP="00E87E99">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15</m:t>
                  </m:r>
                </m:e>
              </m:d>
            </m:e>
          </m:eqArr>
        </m:oMath>
      </m:oMathPara>
    </w:p>
    <w:p w14:paraId="29E38E90" w14:textId="77777777" w:rsidR="00E87E99" w:rsidRDefault="00E87E99" w:rsidP="00E87E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w:t>
      </w:r>
      <w:proofErr w:type="gramStart"/>
      <w:r>
        <w:rPr>
          <w:rFonts w:ascii="Times New Roman" w:eastAsia="宋体" w:hAnsi="Times New Roman" w:cs="Times New Roman"/>
          <w:kern w:val="0"/>
          <w:sz w:val="24"/>
          <w:szCs w:val="24"/>
        </w:rPr>
        <w:t>nodes.</w:t>
      </w:r>
      <w:proofErr w:type="gramEnd"/>
      <w:r>
        <w:rPr>
          <w:rFonts w:ascii="Times New Roman" w:eastAsia="宋体" w:hAnsi="Times New Roman" w:cs="Times New Roman"/>
          <w:kern w:val="0"/>
          <w:sz w:val="24"/>
          <w:szCs w:val="24"/>
        </w:rPr>
        <w:t xml:space="preserve"> Then, the broadcast outage probability bounded as</w:t>
      </w:r>
    </w:p>
    <w:p w14:paraId="19E0F17F" w14:textId="77777777" w:rsidR="00E87E99" w:rsidRPr="001D5408" w:rsidRDefault="00435586" w:rsidP="00E87E99">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16</m:t>
                  </m:r>
                </m:e>
              </m:d>
            </m:e>
          </m:eqArr>
          <m:r>
            <w:rPr>
              <w:rFonts w:ascii="Cambria Math" w:eastAsia="宋体" w:hAnsi="Cambria Math" w:cs="Times New Roman"/>
              <w:kern w:val="0"/>
              <w:sz w:val="24"/>
              <w:szCs w:val="24"/>
            </w:rPr>
            <m:t xml:space="preserve"> </m:t>
          </m:r>
        </m:oMath>
      </m:oMathPara>
    </w:p>
    <w:p w14:paraId="659D5E0A" w14:textId="08EA2B00" w:rsidR="00E87E99" w:rsidRDefault="00E87E99" w:rsidP="00E87E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w:t>
      </w:r>
      <w:proofErr w:type="gramStart"/>
      <w:r>
        <w:rPr>
          <w:rFonts w:ascii="Times New Roman" w:eastAsia="宋体" w:hAnsi="Times New Roman" w:cs="Times New Roman"/>
          <w:kern w:val="0"/>
          <w:sz w:val="24"/>
          <w:szCs w:val="24"/>
        </w:rPr>
        <w:t>node.</w:t>
      </w:r>
      <w:proofErr w:type="gram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0952BB40" w14:textId="7718C19B" w:rsidR="00E87E99" w:rsidRDefault="00435586"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17</m:t>
                  </m:r>
                </m:e>
              </m:d>
            </m:e>
          </m:eqArr>
        </m:oMath>
      </m:oMathPara>
    </w:p>
    <w:p w14:paraId="2F4F22A2" w14:textId="040361CA"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5.1 Block Proposer Stage</w:t>
      </w:r>
    </w:p>
    <w:p w14:paraId="05A7547C" w14:textId="6783332D" w:rsidR="000475E4" w:rsidRDefault="009860C0"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 xml:space="preserve">e first </w:t>
      </w:r>
      <w:r w:rsidR="00B05154">
        <w:rPr>
          <w:rFonts w:ascii="Times New Roman" w:eastAsia="宋体" w:hAnsi="Times New Roman" w:cs="Times New Roman"/>
          <w:kern w:val="0"/>
          <w:sz w:val="24"/>
          <w:szCs w:val="24"/>
        </w:rPr>
        <w:t xml:space="preserve">analyze </w:t>
      </w:r>
      <w:r w:rsidR="005C6435">
        <w:rPr>
          <w:rFonts w:ascii="Times New Roman" w:eastAsia="宋体" w:hAnsi="Times New Roman" w:cs="Times New Roman"/>
          <w:kern w:val="0"/>
          <w:sz w:val="24"/>
          <w:szCs w:val="24"/>
        </w:rPr>
        <w:t>block proposer</w:t>
      </w:r>
      <w:r w:rsidR="00B05154">
        <w:rPr>
          <w:rFonts w:ascii="Times New Roman" w:eastAsia="宋体" w:hAnsi="Times New Roman" w:cs="Times New Roman"/>
          <w:kern w:val="0"/>
          <w:sz w:val="24"/>
          <w:szCs w:val="24"/>
        </w:rPr>
        <w:t xml:space="preserve"> election</w:t>
      </w:r>
      <w:r w:rsidR="00955221">
        <w:rPr>
          <w:rFonts w:ascii="Times New Roman" w:eastAsia="宋体" w:hAnsi="Times New Roman" w:cs="Times New Roman"/>
          <w:kern w:val="0"/>
          <w:sz w:val="24"/>
          <w:szCs w:val="24"/>
        </w:rPr>
        <w:t xml:space="preserve"> in terms of computational power consumption and </w:t>
      </w:r>
      <w:r w:rsidR="00E87E99">
        <w:rPr>
          <w:rFonts w:ascii="Times New Roman" w:eastAsia="宋体" w:hAnsi="Times New Roman" w:cs="Times New Roman"/>
          <w:kern w:val="0"/>
          <w:sz w:val="24"/>
          <w:szCs w:val="24"/>
        </w:rPr>
        <w:t>security</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w:t>
      </w:r>
      <w:r w:rsidR="00555BC0" w:rsidRPr="00CE71E0">
        <w:rPr>
          <w:rFonts w:ascii="Times New Roman" w:eastAsia="宋体" w:hAnsi="Times New Roman" w:cs="Times New Roman"/>
          <w:kern w:val="0"/>
          <w:sz w:val="24"/>
          <w:szCs w:val="24"/>
        </w:rPr>
        <w:lastRenderedPageBreak/>
        <w:t xml:space="preserve">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3553BD66" w14:textId="71E9CFF8" w:rsidR="00555BC0" w:rsidRDefault="00DC5F95" w:rsidP="00AF5C4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p>
    <w:p w14:paraId="58BDAB3F" w14:textId="38192316" w:rsidR="00EA33AD" w:rsidRDefault="00762C8D" w:rsidP="00167ACE">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proposer election algorithm ensures </w:t>
      </w:r>
      <w:r w:rsidR="00317185">
        <w:rPr>
          <w:rFonts w:ascii="Times New Roman" w:eastAsia="宋体" w:hAnsi="Times New Roman" w:cs="Times New Roman"/>
          <w:kern w:val="0"/>
          <w:sz w:val="24"/>
          <w:szCs w:val="24"/>
        </w:rPr>
        <w:t xml:space="preserve">low computation power consumption </w:t>
      </w:r>
      <w:r>
        <w:rPr>
          <w:rFonts w:ascii="Times New Roman" w:eastAsia="宋体" w:hAnsi="Times New Roman" w:cs="Times New Roman"/>
          <w:kern w:val="0"/>
          <w:sz w:val="24"/>
          <w:szCs w:val="24"/>
        </w:rPr>
        <w:t>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security of</w:t>
      </w:r>
      <w:r w:rsidR="00317185">
        <w:rPr>
          <w:rFonts w:ascii="Times New Roman" w:eastAsia="宋体" w:hAnsi="Times New Roman" w:cs="Times New Roman"/>
          <w:kern w:val="0"/>
          <w:sz w:val="24"/>
          <w:szCs w:val="24"/>
        </w:rPr>
        <w:t xml:space="preserve"> block proposer election. In our protocol, no puzzle solving competition is required to be block proposer. Instead, </w:t>
      </w:r>
      <w:r w:rsidR="00326DC3">
        <w:rPr>
          <w:rFonts w:ascii="Times New Roman" w:eastAsia="宋体" w:hAnsi="Times New Roman" w:cs="Times New Roman"/>
          <w:kern w:val="0"/>
          <w:sz w:val="24"/>
          <w:szCs w:val="24"/>
        </w:rPr>
        <w:t>block proposer</w:t>
      </w:r>
      <w:r w:rsidR="00317185">
        <w:rPr>
          <w:rFonts w:ascii="Times New Roman" w:eastAsia="宋体" w:hAnsi="Times New Roman" w:cs="Times New Roman"/>
          <w:kern w:val="0"/>
          <w:sz w:val="24"/>
          <w:szCs w:val="24"/>
        </w:rPr>
        <w:t xml:space="preserve"> can be chosen based on node stability. Only generating a random value and constructing roulette wheel require to consume the computational power of nodes. Thus, </w:t>
      </w:r>
      <w:r w:rsidR="004B1D94">
        <w:rPr>
          <w:rFonts w:ascii="Times New Roman" w:eastAsia="宋体" w:hAnsi="Times New Roman" w:cs="Times New Roman"/>
          <w:kern w:val="0"/>
          <w:sz w:val="24"/>
          <w:szCs w:val="24"/>
        </w:rPr>
        <w:t>the</w:t>
      </w:r>
      <w:r w:rsidR="00317185">
        <w:rPr>
          <w:rFonts w:ascii="Times New Roman" w:eastAsia="宋体" w:hAnsi="Times New Roman" w:cs="Times New Roman"/>
          <w:kern w:val="0"/>
          <w:sz w:val="24"/>
          <w:szCs w:val="24"/>
        </w:rPr>
        <w:t xml:space="preserve"> algorithm </w:t>
      </w:r>
      <w:r w:rsidR="004B1D94">
        <w:rPr>
          <w:rFonts w:ascii="Times New Roman" w:eastAsia="宋体" w:hAnsi="Times New Roman" w:cs="Times New Roman"/>
          <w:kern w:val="0"/>
          <w:sz w:val="24"/>
          <w:szCs w:val="24"/>
        </w:rPr>
        <w:t>ensure that</w:t>
      </w:r>
      <w:r w:rsidR="00317185">
        <w:rPr>
          <w:rFonts w:ascii="Times New Roman" w:eastAsia="宋体" w:hAnsi="Times New Roman" w:cs="Times New Roman"/>
          <w:kern w:val="0"/>
          <w:sz w:val="24"/>
          <w:szCs w:val="24"/>
        </w:rPr>
        <w:t xml:space="preserve"> </w:t>
      </w:r>
      <w:r w:rsidR="004B1D94">
        <w:rPr>
          <w:rFonts w:ascii="Times New Roman" w:eastAsia="宋体" w:hAnsi="Times New Roman" w:cs="Times New Roman"/>
          <w:kern w:val="0"/>
          <w:sz w:val="24"/>
          <w:szCs w:val="24"/>
        </w:rPr>
        <w:t xml:space="preserve">nodes will </w:t>
      </w:r>
      <w:r w:rsidR="00317185">
        <w:rPr>
          <w:rFonts w:ascii="Times New Roman" w:eastAsia="宋体" w:hAnsi="Times New Roman" w:cs="Times New Roman"/>
          <w:kern w:val="0"/>
          <w:sz w:val="24"/>
          <w:szCs w:val="24"/>
        </w:rPr>
        <w:t>consume very small computational power in election process.</w:t>
      </w:r>
      <w:r w:rsidR="004B1D94">
        <w:rPr>
          <w:rFonts w:ascii="Times New Roman" w:eastAsia="宋体" w:hAnsi="Times New Roman" w:cs="Times New Roman" w:hint="eastAsia"/>
          <w:kern w:val="0"/>
          <w:sz w:val="24"/>
          <w:szCs w:val="24"/>
        </w:rPr>
        <w:t xml:space="preserve"> </w:t>
      </w:r>
      <w:r w:rsidR="002D64FF">
        <w:rPr>
          <w:rFonts w:ascii="Times New Roman" w:eastAsia="宋体" w:hAnsi="Times New Roman" w:cs="Times New Roman"/>
          <w:kern w:val="0"/>
          <w:sz w:val="24"/>
          <w:szCs w:val="24"/>
        </w:rPr>
        <w:t xml:space="preserve">Since node stability </w:t>
      </w:r>
      <w:r w:rsidR="00117CB5">
        <w:rPr>
          <w:rFonts w:ascii="Times New Roman" w:eastAsia="宋体" w:hAnsi="Times New Roman" w:cs="Times New Roman"/>
          <w:kern w:val="0"/>
          <w:sz w:val="24"/>
          <w:szCs w:val="24"/>
        </w:rPr>
        <w:t>is</w:t>
      </w:r>
      <w:r w:rsidR="002D64FF">
        <w:rPr>
          <w:rFonts w:ascii="Times New Roman" w:eastAsia="宋体" w:hAnsi="Times New Roman" w:cs="Times New Roman"/>
          <w:kern w:val="0"/>
          <w:sz w:val="24"/>
          <w:szCs w:val="24"/>
        </w:rPr>
        <w:t xml:space="preserve"> time-variant</w:t>
      </w:r>
      <w:r w:rsidR="0018391C">
        <w:rPr>
          <w:rFonts w:ascii="Times New Roman" w:eastAsia="宋体" w:hAnsi="Times New Roman" w:cs="Times New Roman"/>
          <w:kern w:val="0"/>
          <w:sz w:val="24"/>
          <w:szCs w:val="24"/>
        </w:rPr>
        <w:t xml:space="preserve">, nodes </w:t>
      </w:r>
      <w:r w:rsidR="002D64FF">
        <w:rPr>
          <w:rFonts w:ascii="Times New Roman" w:eastAsia="宋体" w:hAnsi="Times New Roman" w:cs="Times New Roman"/>
          <w:kern w:val="0"/>
          <w:sz w:val="24"/>
          <w:szCs w:val="24"/>
        </w:rPr>
        <w:t xml:space="preserve">with large deposits </w:t>
      </w:r>
      <w:r w:rsidR="0018391C">
        <w:rPr>
          <w:rFonts w:ascii="Times New Roman" w:eastAsia="宋体" w:hAnsi="Times New Roman" w:cs="Times New Roman"/>
          <w:kern w:val="0"/>
          <w:sz w:val="24"/>
          <w:szCs w:val="24"/>
        </w:rPr>
        <w:t>cannot</w:t>
      </w:r>
      <w:r w:rsidR="00117CB5">
        <w:rPr>
          <w:rFonts w:ascii="Times New Roman" w:eastAsia="宋体" w:hAnsi="Times New Roman" w:cs="Times New Roman"/>
          <w:kern w:val="0"/>
          <w:sz w:val="24"/>
          <w:szCs w:val="24"/>
        </w:rPr>
        <w:t xml:space="preserve"> always</w:t>
      </w:r>
      <w:r w:rsidR="0018391C">
        <w:rPr>
          <w:rFonts w:ascii="Times New Roman" w:eastAsia="宋体" w:hAnsi="Times New Roman" w:cs="Times New Roman"/>
          <w:kern w:val="0"/>
          <w:sz w:val="24"/>
          <w:szCs w:val="24"/>
        </w:rPr>
        <w:t xml:space="preserve"> have advantage on election process.</w:t>
      </w:r>
      <w:r w:rsidR="00544204" w:rsidRPr="00544204">
        <w:rPr>
          <w:rFonts w:ascii="Times New Roman" w:eastAsia="宋体" w:hAnsi="Times New Roman" w:cs="Times New Roman"/>
          <w:kern w:val="0"/>
          <w:sz w:val="24"/>
          <w:szCs w:val="24"/>
        </w:rPr>
        <w:t xml:space="preserve"> </w:t>
      </w:r>
      <w:r w:rsidR="002D64FF">
        <w:rPr>
          <w:rFonts w:ascii="Times New Roman" w:eastAsia="宋体" w:hAnsi="Times New Roman" w:cs="Times New Roman"/>
          <w:kern w:val="0"/>
          <w:sz w:val="24"/>
          <w:szCs w:val="24"/>
        </w:rPr>
        <w:t>O</w:t>
      </w:r>
      <w:r w:rsidR="004E1E36">
        <w:rPr>
          <w:rFonts w:ascii="Times New Roman" w:eastAsia="宋体" w:hAnsi="Times New Roman" w:cs="Times New Roman"/>
          <w:kern w:val="0"/>
          <w:sz w:val="24"/>
          <w:szCs w:val="24"/>
        </w:rPr>
        <w:t>ur algorithm can prevent nodes with high deposit control block proposer election stage.</w:t>
      </w:r>
      <w:r w:rsidR="004B1D94">
        <w:rPr>
          <w:rFonts w:ascii="Times New Roman" w:eastAsia="宋体" w:hAnsi="Times New Roman" w:cs="Times New Roman" w:hint="eastAsia"/>
          <w:kern w:val="0"/>
          <w:sz w:val="24"/>
          <w:szCs w:val="24"/>
        </w:rPr>
        <w:t xml:space="preserve"> </w:t>
      </w:r>
      <w:r w:rsidR="008146EB">
        <w:rPr>
          <w:rFonts w:ascii="Times New Roman" w:eastAsia="宋体" w:hAnsi="Times New Roman" w:cs="Times New Roman"/>
          <w:kern w:val="0"/>
          <w:sz w:val="24"/>
          <w:szCs w:val="24"/>
        </w:rPr>
        <w:t>Since block proposer election algorithm introduces randomness, adversary cannot predict block proposer in advance.</w:t>
      </w:r>
      <w:r w:rsidR="004B1D94">
        <w:rPr>
          <w:rFonts w:ascii="Times New Roman" w:eastAsia="宋体" w:hAnsi="Times New Roman" w:cs="Times New Roman"/>
          <w:kern w:val="0"/>
          <w:sz w:val="24"/>
          <w:szCs w:val="24"/>
        </w:rPr>
        <w:t xml:space="preserve"> Thus, the election of block proposer is secure.</w:t>
      </w:r>
    </w:p>
    <w:p w14:paraId="2D9CD616" w14:textId="459518A3" w:rsidR="000475E4" w:rsidRPr="008146EB" w:rsidRDefault="000475E4" w:rsidP="000475E4">
      <w:pPr>
        <w:pStyle w:val="2"/>
        <w:rPr>
          <w:rFonts w:ascii="Times New Roman" w:eastAsia="宋体" w:hAnsi="Times New Roman" w:cs="Times New Roman"/>
          <w:kern w:val="0"/>
          <w:sz w:val="24"/>
          <w:szCs w:val="24"/>
        </w:rPr>
      </w:pPr>
      <w:r>
        <w:rPr>
          <w:rFonts w:ascii="Times New Roman" w:eastAsia="宋体" w:hAnsi="Times New Roman" w:cs="Times New Roman"/>
          <w:kern w:val="0"/>
          <w:sz w:val="24"/>
          <w:szCs w:val="24"/>
        </w:rPr>
        <w:t>5.2 Block Generation Stage</w:t>
      </w:r>
    </w:p>
    <w:p w14:paraId="1CEB8DC3" w14:textId="6D1D62EA" w:rsidR="000475E4" w:rsidRPr="000475E4" w:rsidRDefault="000475E4" w:rsidP="000475E4">
      <w:pPr>
        <w:spacing w:afterLines="50" w:after="156"/>
        <w:ind w:firstLineChars="200" w:firstLine="480"/>
        <w:rPr>
          <w:rFonts w:ascii="Times New Roman" w:eastAsia="宋体" w:hAnsi="Times New Roman" w:cs="Times New Roman"/>
          <w:kern w:val="0"/>
          <w:sz w:val="24"/>
          <w:szCs w:val="24"/>
        </w:rPr>
      </w:pPr>
      <w:r w:rsidRPr="000475E4">
        <w:rPr>
          <w:rFonts w:ascii="Times New Roman" w:eastAsia="宋体" w:hAnsi="Times New Roman" w:cs="Times New Roman" w:hint="eastAsia"/>
          <w:kern w:val="0"/>
          <w:sz w:val="24"/>
          <w:szCs w:val="24"/>
        </w:rPr>
        <w:t>W</w:t>
      </w:r>
      <w:r w:rsidRPr="000475E4">
        <w:rPr>
          <w:rFonts w:ascii="Times New Roman" w:eastAsia="宋体" w:hAnsi="Times New Roman" w:cs="Times New Roman"/>
          <w:kern w:val="0"/>
          <w:sz w:val="24"/>
          <w:szCs w:val="24"/>
        </w:rPr>
        <w:t xml:space="preserve">e </w:t>
      </w:r>
      <w:r>
        <w:rPr>
          <w:rFonts w:ascii="Times New Roman" w:eastAsia="宋体" w:hAnsi="Times New Roman" w:cs="Times New Roman"/>
          <w:kern w:val="0"/>
          <w:sz w:val="24"/>
          <w:szCs w:val="24"/>
        </w:rPr>
        <w:t>analyze the performance of block generation in this subsection.</w:t>
      </w:r>
      <w:r w:rsidR="00706825">
        <w:rPr>
          <w:rFonts w:ascii="Times New Roman" w:eastAsia="宋体" w:hAnsi="Times New Roman" w:cs="Times New Roman"/>
          <w:kern w:val="0"/>
          <w:sz w:val="24"/>
          <w:szCs w:val="24"/>
        </w:rPr>
        <w:t xml:space="preserve"> Block and transactions will be transmitted in this stage.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sidR="00706825">
        <w:rPr>
          <w:rFonts w:ascii="Times New Roman" w:eastAsia="宋体" w:hAnsi="Times New Roman" w:cs="Times New Roman" w:hint="eastAsia"/>
          <w:kern w:val="0"/>
          <w:sz w:val="24"/>
          <w:szCs w:val="24"/>
        </w:rPr>
        <w:t xml:space="preserve"> </w:t>
      </w:r>
      <w:r w:rsidR="00706825">
        <w:rPr>
          <w:rFonts w:ascii="Times New Roman" w:eastAsia="宋体" w:hAnsi="Times New Roman" w:cs="Times New Roman"/>
          <w:kern w:val="0"/>
          <w:sz w:val="24"/>
          <w:szCs w:val="24"/>
        </w:rPr>
        <w:t>and</w:t>
      </w:r>
      <m:oMath>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num>
          <m:den>
            <m:r>
              <w:rPr>
                <w:rFonts w:ascii="Cambria Math" w:eastAsia="宋体" w:hAnsi="Cambria Math" w:cs="Times New Roman"/>
                <w:kern w:val="0"/>
                <w:sz w:val="24"/>
                <w:szCs w:val="24"/>
              </w:rPr>
              <m:t>m</m:t>
            </m:r>
          </m:den>
        </m:f>
      </m:oMath>
      <w:r w:rsidR="00706825">
        <w:rPr>
          <w:rFonts w:ascii="Times New Roman" w:eastAsia="宋体" w:hAnsi="Times New Roman" w:cs="Times New Roman"/>
          <w:kern w:val="0"/>
          <w:sz w:val="24"/>
          <w:szCs w:val="24"/>
        </w:rPr>
        <w:t xml:space="preserve"> be the required time slots of transmitting a block, where </w:t>
      </w:r>
      <m:oMath>
        <m:r>
          <w:rPr>
            <w:rFonts w:ascii="Cambria Math" w:eastAsia="宋体" w:hAnsi="Cambria Math" w:cs="Times New Roman"/>
            <w:kern w:val="0"/>
            <w:sz w:val="24"/>
            <w:szCs w:val="24"/>
          </w:rPr>
          <m:t>m</m:t>
        </m:r>
      </m:oMath>
      <w:r w:rsidR="00706825">
        <w:rPr>
          <w:rFonts w:ascii="Times New Roman" w:eastAsia="宋体" w:hAnsi="Times New Roman" w:cs="Times New Roman" w:hint="eastAsia"/>
          <w:kern w:val="0"/>
          <w:sz w:val="24"/>
          <w:szCs w:val="24"/>
        </w:rPr>
        <w:t xml:space="preserve"> </w:t>
      </w:r>
      <w:r w:rsidR="00706825">
        <w:rPr>
          <w:rFonts w:ascii="Times New Roman" w:eastAsia="宋体" w:hAnsi="Times New Roman" w:cs="Times New Roman"/>
          <w:kern w:val="0"/>
          <w:sz w:val="24"/>
          <w:szCs w:val="24"/>
        </w:rPr>
        <w:t xml:space="preserve">is the size of a packet in bits,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oMath>
      <w:r w:rsidR="00706825">
        <w:rPr>
          <w:rFonts w:ascii="Times New Roman" w:eastAsia="宋体" w:hAnsi="Times New Roman" w:cs="Times New Roman" w:hint="eastAsia"/>
          <w:kern w:val="0"/>
          <w:sz w:val="24"/>
          <w:szCs w:val="24"/>
        </w:rPr>
        <w:t xml:space="preserve"> </w:t>
      </w:r>
      <w:r w:rsidR="00706825">
        <w:rPr>
          <w:rFonts w:ascii="Times New Roman" w:eastAsia="宋体" w:hAnsi="Times New Roman" w:cs="Times New Roman"/>
          <w:kern w:val="0"/>
          <w:sz w:val="24"/>
          <w:szCs w:val="24"/>
        </w:rPr>
        <w:t xml:space="preserve">is the size of a block in bits,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oMath>
      <w:r w:rsidR="00706825">
        <w:rPr>
          <w:rFonts w:ascii="Times New Roman" w:eastAsia="宋体" w:hAnsi="Times New Roman" w:cs="Times New Roman" w:hint="eastAsia"/>
          <w:kern w:val="0"/>
          <w:sz w:val="24"/>
          <w:szCs w:val="24"/>
        </w:rPr>
        <w:t xml:space="preserve"> </w:t>
      </w:r>
      <w:r w:rsidR="00706825">
        <w:rPr>
          <w:rFonts w:ascii="Times New Roman" w:eastAsia="宋体" w:hAnsi="Times New Roman" w:cs="Times New Roman"/>
          <w:kern w:val="0"/>
          <w:sz w:val="24"/>
          <w:szCs w:val="24"/>
        </w:rPr>
        <w:t>is the size of a transaction in bits. We can obtain the following lemma.</w:t>
      </w:r>
    </w:p>
    <w:p w14:paraId="6D2C0227" w14:textId="7E03A8D1" w:rsidR="00B05154" w:rsidRDefault="00375299" w:rsidP="00375299">
      <w:pPr>
        <w:spacing w:afterLines="50" w:after="156"/>
        <w:rPr>
          <w:rFonts w:ascii="Times New Roman" w:eastAsia="宋体" w:hAnsi="Times New Roman" w:cs="Times New Roman"/>
          <w:kern w:val="0"/>
          <w:sz w:val="24"/>
          <w:szCs w:val="24"/>
        </w:rPr>
      </w:pPr>
      <w:r w:rsidRPr="00375299">
        <w:rPr>
          <w:rFonts w:ascii="Times New Roman" w:eastAsia="宋体" w:hAnsi="Times New Roman" w:cs="Times New Roman"/>
          <w:b/>
          <w:bCs/>
          <w:kern w:val="0"/>
          <w:sz w:val="24"/>
          <w:szCs w:val="24"/>
        </w:rPr>
        <w:t>Lemma 2.</w:t>
      </w:r>
      <w:r>
        <w:rPr>
          <w:rFonts w:ascii="Times New Roman" w:eastAsia="宋体" w:hAnsi="Times New Roman" w:cs="Times New Roman"/>
          <w:kern w:val="0"/>
          <w:sz w:val="24"/>
          <w:szCs w:val="24"/>
        </w:rPr>
        <w:t xml:space="preserve"> </w:t>
      </w:r>
      <w:r w:rsidR="00E47D0D">
        <w:rPr>
          <w:rFonts w:ascii="Times New Roman" w:eastAsia="宋体" w:hAnsi="Times New Roman" w:cs="Times New Roman"/>
          <w:kern w:val="0"/>
          <w:sz w:val="24"/>
          <w:szCs w:val="24"/>
        </w:rPr>
        <w:t>G</w:t>
      </w:r>
      <w:r w:rsidR="003F489C">
        <w:rPr>
          <w:rFonts w:ascii="Times New Roman" w:eastAsia="宋体" w:hAnsi="Times New Roman" w:cs="Times New Roman"/>
          <w:kern w:val="0"/>
          <w:sz w:val="24"/>
          <w:szCs w:val="24"/>
        </w:rPr>
        <w:t xml:space="preserve">iven a target contention success probability </w:t>
      </w:r>
      <m:oMath>
        <m:r>
          <w:rPr>
            <w:rFonts w:ascii="Cambria Math" w:eastAsia="宋体" w:hAnsi="Cambria Math" w:cs="Times New Roman"/>
            <w:kern w:val="0"/>
            <w:sz w:val="24"/>
            <w:szCs w:val="24"/>
          </w:rPr>
          <m:t>ς</m:t>
        </m:r>
      </m:oMath>
      <w:r w:rsidR="003F489C">
        <w:rPr>
          <w:rFonts w:ascii="Times New Roman" w:eastAsia="宋体" w:hAnsi="Times New Roman" w:cs="Times New Roman" w:hint="eastAsia"/>
          <w:kern w:val="0"/>
          <w:sz w:val="24"/>
          <w:szCs w:val="24"/>
        </w:rPr>
        <w:t xml:space="preserve"> </w:t>
      </w:r>
      <w:r w:rsidR="003F489C">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3F489C">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consensus nodes can receive the </w:t>
      </w:r>
      <w:r w:rsidR="00E47D0D">
        <w:rPr>
          <w:rFonts w:ascii="Times New Roman" w:eastAsia="宋体" w:hAnsi="Times New Roman" w:cs="Times New Roman"/>
          <w:kern w:val="0"/>
          <w:sz w:val="24"/>
          <w:szCs w:val="24"/>
        </w:rPr>
        <w:t xml:space="preserve">generated </w:t>
      </w:r>
      <w:r>
        <w:rPr>
          <w:rFonts w:ascii="Times New Roman" w:eastAsia="宋体" w:hAnsi="Times New Roman" w:cs="Times New Roman"/>
          <w:kern w:val="0"/>
          <w:sz w:val="24"/>
          <w:szCs w:val="24"/>
        </w:rPr>
        <w:t>block after</w:t>
      </w:r>
      <w:r w:rsidR="00C84134">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oMath>
      <w:r>
        <w:rPr>
          <w:rFonts w:ascii="Times New Roman" w:eastAsia="宋体" w:hAnsi="Times New Roman" w:cs="Times New Roman"/>
          <w:kern w:val="0"/>
          <w:sz w:val="24"/>
          <w:szCs w:val="24"/>
        </w:rPr>
        <w:t xml:space="preserve"> slots with </w:t>
      </w:r>
      <w:r w:rsidR="00E87E99">
        <w:rPr>
          <w:rFonts w:ascii="Times New Roman" w:eastAsia="宋体" w:hAnsi="Times New Roman" w:cs="Times New Roman"/>
          <w:kern w:val="0"/>
          <w:sz w:val="24"/>
          <w:szCs w:val="24"/>
        </w:rPr>
        <w:t xml:space="preserve">a constant </w:t>
      </w:r>
      <w:r>
        <w:rPr>
          <w:rFonts w:ascii="Times New Roman" w:eastAsia="宋体" w:hAnsi="Times New Roman" w:cs="Times New Roman"/>
          <w:kern w:val="0"/>
          <w:sz w:val="24"/>
          <w:szCs w:val="24"/>
        </w:rPr>
        <w:t>probability</w:t>
      </w:r>
      <w:r w:rsidR="003F489C" w:rsidRPr="003F489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ς⋅ξ</m:t>
        </m:r>
      </m:oMath>
      <w:r w:rsidR="00E47D0D">
        <w:rPr>
          <w:rFonts w:ascii="Times New Roman" w:eastAsia="宋体" w:hAnsi="Times New Roman" w:cs="Times New Roman" w:hint="eastAsia"/>
          <w:kern w:val="0"/>
          <w:sz w:val="24"/>
          <w:szCs w:val="24"/>
        </w:rPr>
        <w:t xml:space="preserve"> </w:t>
      </w:r>
      <w:r w:rsidR="00E47D0D">
        <w:rPr>
          <w:rFonts w:ascii="Times New Roman" w:eastAsia="宋体" w:hAnsi="Times New Roman" w:cs="Times New Roman"/>
          <w:kern w:val="0"/>
          <w:sz w:val="24"/>
          <w:szCs w:val="24"/>
        </w:rPr>
        <w:t>in block generation stage.</w:t>
      </w:r>
    </w:p>
    <w:p w14:paraId="27B8A1E3" w14:textId="5559ACD4" w:rsidR="005C06B3" w:rsidRDefault="00375299" w:rsidP="00E47D0D">
      <w:pPr>
        <w:spacing w:beforeLines="100" w:before="312" w:afterLines="100" w:after="312"/>
        <w:rPr>
          <w:rFonts w:ascii="Times New Roman" w:eastAsia="宋体" w:hAnsi="Times New Roman" w:cs="Times New Roman"/>
          <w:kern w:val="0"/>
          <w:sz w:val="24"/>
          <w:szCs w:val="24"/>
        </w:rPr>
      </w:pPr>
      <w:r w:rsidRPr="00167ACE">
        <w:rPr>
          <w:rFonts w:ascii="Times New Roman" w:eastAsia="宋体" w:hAnsi="Times New Roman" w:cs="Times New Roman"/>
          <w:b/>
          <w:bCs/>
          <w:kern w:val="0"/>
          <w:sz w:val="24"/>
          <w:szCs w:val="24"/>
        </w:rPr>
        <w:t>Proof.</w:t>
      </w:r>
      <w:r w:rsidR="00A1188E">
        <w:rPr>
          <w:rFonts w:ascii="Times New Roman" w:eastAsia="宋体" w:hAnsi="Times New Roman" w:cs="Times New Roman"/>
          <w:kern w:val="0"/>
          <w:sz w:val="24"/>
          <w:szCs w:val="24"/>
        </w:rPr>
        <w:t xml:space="preserve"> </w:t>
      </w:r>
      <w:r w:rsidR="00EA413D">
        <w:rPr>
          <w:rFonts w:ascii="Times New Roman" w:eastAsia="宋体" w:hAnsi="Times New Roman" w:cs="Times New Roman"/>
          <w:kern w:val="0"/>
          <w:sz w:val="24"/>
          <w:szCs w:val="24"/>
        </w:rPr>
        <w:t>According to the required time slot of channel contention process (11) and the required number of time slot of transmission process (14)</w:t>
      </w:r>
      <w:r w:rsidR="005C06B3">
        <w:rPr>
          <w:rFonts w:ascii="Times New Roman" w:eastAsia="宋体" w:hAnsi="Times New Roman" w:cs="Times New Roman"/>
          <w:kern w:val="0"/>
          <w:sz w:val="24"/>
          <w:szCs w:val="24"/>
        </w:rPr>
        <w:t xml:space="preserve">, the required time slots of </w:t>
      </w:r>
      <w:r w:rsidR="00F85367">
        <w:rPr>
          <w:rFonts w:ascii="Times New Roman" w:eastAsia="宋体" w:hAnsi="Times New Roman" w:cs="Times New Roman"/>
          <w:kern w:val="0"/>
          <w:sz w:val="24"/>
          <w:szCs w:val="24"/>
        </w:rPr>
        <w:t>transmitting request</w:t>
      </w:r>
      <w:r w:rsidR="00EA413D">
        <w:rPr>
          <w:rFonts w:ascii="Times New Roman" w:eastAsia="宋体" w:hAnsi="Times New Roman" w:cs="Times New Roman"/>
          <w:kern w:val="0"/>
          <w:sz w:val="24"/>
          <w:szCs w:val="24"/>
        </w:rPr>
        <w:t xml:space="preserve"> other nodes</w:t>
      </w:r>
      <w:r w:rsidR="005C06B3">
        <w:rPr>
          <w:rFonts w:ascii="Times New Roman" w:eastAsia="宋体" w:hAnsi="Times New Roman" w:cs="Times New Roman"/>
          <w:kern w:val="0"/>
          <w:sz w:val="24"/>
          <w:szCs w:val="24"/>
        </w:rPr>
        <w:t xml:space="preserve"> is calculated as</w:t>
      </w:r>
    </w:p>
    <w:p w14:paraId="42A86741" w14:textId="569D93ED" w:rsidR="005C06B3" w:rsidRDefault="00435586" w:rsidP="00E47D0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req</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oMath>
      </m:oMathPara>
    </w:p>
    <w:p w14:paraId="2E9653F0" w14:textId="7F061B69" w:rsidR="00F85367" w:rsidRDefault="00F85367" w:rsidP="00E47D0D">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required time slots of transmit transactions to block proposer is calculated as</w:t>
      </w:r>
    </w:p>
    <w:p w14:paraId="30F2D59A" w14:textId="4C48B01F" w:rsidR="00AD5184" w:rsidRPr="00AD5184" w:rsidRDefault="00435586" w:rsidP="00E47D0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Txs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e>
          </m:d>
        </m:oMath>
      </m:oMathPara>
    </w:p>
    <w:p w14:paraId="7C87BC8F" w14:textId="7640CA1B" w:rsidR="008B0E8D" w:rsidRDefault="00EA413D" w:rsidP="00E47D0D">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required time slots of transmitting blocks </w:t>
      </w:r>
      <w:r w:rsidR="00F85367">
        <w:rPr>
          <w:rFonts w:ascii="Times New Roman" w:eastAsia="宋体" w:hAnsi="Times New Roman" w:cs="Times New Roman"/>
          <w:kern w:val="0"/>
          <w:sz w:val="24"/>
          <w:szCs w:val="24"/>
        </w:rPr>
        <w:t xml:space="preserve">to other </w:t>
      </w:r>
    </w:p>
    <w:p w14:paraId="524D2717" w14:textId="1E51DF83" w:rsidR="008B0E8D" w:rsidRPr="00AD5184" w:rsidRDefault="00435586" w:rsidP="00E47D0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m:oMathPara>
    </w:p>
    <w:p w14:paraId="4AC7AF47" w14:textId="3A618375" w:rsidR="003F18ED" w:rsidRDefault="00AD5184" w:rsidP="00E47D0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the required time slots of block generation stage </w:t>
      </w:r>
      <w:proofErr w:type="gramStart"/>
      <w:r>
        <w:rPr>
          <w:rFonts w:ascii="Times New Roman" w:eastAsia="宋体" w:hAnsi="Times New Roman" w:cs="Times New Roman"/>
          <w:kern w:val="0"/>
          <w:sz w:val="24"/>
          <w:szCs w:val="24"/>
        </w:rPr>
        <w:t>is</w:t>
      </w:r>
      <w:proofErr w:type="gramEnd"/>
      <w:r>
        <w:rPr>
          <w:rFonts w:ascii="Times New Roman" w:eastAsia="宋体" w:hAnsi="Times New Roman" w:cs="Times New Roman"/>
          <w:kern w:val="0"/>
          <w:sz w:val="24"/>
          <w:szCs w:val="24"/>
        </w:rPr>
        <w:t xml:space="preserve"> calculated as</w:t>
      </w:r>
    </w:p>
    <w:p w14:paraId="49FD0388" w14:textId="6D7052C8" w:rsidR="00AD5184" w:rsidRPr="003F18ED" w:rsidRDefault="00435586" w:rsidP="00E47D0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oMath>
      </m:oMathPara>
    </w:p>
    <w:p w14:paraId="3635E5F3" w14:textId="5C6A4A94" w:rsidR="00B56089" w:rsidRPr="004246D7" w:rsidRDefault="00B56089" w:rsidP="00B56089">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3</w:t>
      </w:r>
      <w:r w:rsidRPr="004246D7">
        <w:rPr>
          <w:rFonts w:ascii="Times New Roman" w:eastAsia="黑体" w:hAnsi="Times New Roman" w:cs="Times New Roman"/>
          <w:sz w:val="28"/>
          <w:szCs w:val="28"/>
        </w:rPr>
        <w:t xml:space="preserve"> </w:t>
      </w:r>
      <w:r>
        <w:rPr>
          <w:rFonts w:ascii="Times New Roman" w:eastAsia="黑体" w:hAnsi="Times New Roman" w:cs="Times New Roman"/>
          <w:sz w:val="28"/>
          <w:szCs w:val="28"/>
        </w:rPr>
        <w:t>Block Verification</w:t>
      </w:r>
    </w:p>
    <w:p w14:paraId="1F88572F" w14:textId="5D811EE2" w:rsidR="003F18ED" w:rsidRDefault="00B56089"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the performance and security of block verification.</w:t>
      </w:r>
      <w:r w:rsidR="007A1726">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sig</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sidR="007A1726">
        <w:rPr>
          <w:rFonts w:ascii="Times New Roman" w:eastAsia="宋体" w:hAnsi="Times New Roman" w:cs="Times New Roman" w:hint="eastAsia"/>
          <w:kern w:val="0"/>
          <w:sz w:val="24"/>
          <w:szCs w:val="24"/>
        </w:rPr>
        <w:t xml:space="preserve"> </w:t>
      </w:r>
      <w:r w:rsidR="007A1726">
        <w:rPr>
          <w:rFonts w:ascii="Times New Roman" w:eastAsia="宋体" w:hAnsi="Times New Roman" w:cs="Times New Roman"/>
          <w:kern w:val="0"/>
          <w:sz w:val="24"/>
          <w:szCs w:val="24"/>
        </w:rPr>
        <w:t xml:space="preserve">be the required time slots of transmitting a signature, where </w:t>
      </w:r>
      <m:oMath>
        <m:r>
          <w:rPr>
            <w:rFonts w:ascii="Cambria Math" w:eastAsia="宋体" w:hAnsi="Cambria Math" w:cs="Times New Roman"/>
            <w:kern w:val="0"/>
            <w:sz w:val="24"/>
            <w:szCs w:val="24"/>
          </w:rPr>
          <m:t>m</m:t>
        </m:r>
      </m:oMath>
      <w:r w:rsidR="007A1726">
        <w:rPr>
          <w:rFonts w:ascii="Times New Roman" w:eastAsia="宋体" w:hAnsi="Times New Roman" w:cs="Times New Roman" w:hint="eastAsia"/>
          <w:kern w:val="0"/>
          <w:sz w:val="24"/>
          <w:szCs w:val="24"/>
        </w:rPr>
        <w:t xml:space="preserve"> </w:t>
      </w:r>
      <w:r w:rsidR="007A1726">
        <w:rPr>
          <w:rFonts w:ascii="Times New Roman" w:eastAsia="宋体" w:hAnsi="Times New Roman" w:cs="Times New Roman"/>
          <w:kern w:val="0"/>
          <w:sz w:val="24"/>
          <w:szCs w:val="24"/>
        </w:rPr>
        <w:t xml:space="preserve">is the size of a packet in bits,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sig</m:t>
            </m:r>
          </m:sub>
        </m:sSub>
      </m:oMath>
      <w:r w:rsidR="007A1726">
        <w:rPr>
          <w:rFonts w:ascii="Times New Roman" w:eastAsia="宋体" w:hAnsi="Times New Roman" w:cs="Times New Roman" w:hint="eastAsia"/>
          <w:kern w:val="0"/>
          <w:sz w:val="24"/>
          <w:szCs w:val="24"/>
        </w:rPr>
        <w:t xml:space="preserve"> </w:t>
      </w:r>
      <w:r w:rsidR="007A1726">
        <w:rPr>
          <w:rFonts w:ascii="Times New Roman" w:eastAsia="宋体" w:hAnsi="Times New Roman" w:cs="Times New Roman"/>
          <w:kern w:val="0"/>
          <w:sz w:val="24"/>
          <w:szCs w:val="24"/>
        </w:rPr>
        <w:t>is the size of a signature in bits</w:t>
      </w:r>
    </w:p>
    <w:p w14:paraId="000851AB" w14:textId="505CAC47" w:rsidR="00B56089" w:rsidRDefault="00B56089" w:rsidP="001E37DE">
      <w:pPr>
        <w:spacing w:afterLines="50" w:after="156"/>
        <w:rPr>
          <w:rFonts w:ascii="Times New Roman" w:eastAsia="宋体" w:hAnsi="Times New Roman" w:cs="Times New Roman"/>
          <w:kern w:val="0"/>
          <w:sz w:val="24"/>
          <w:szCs w:val="24"/>
        </w:rPr>
      </w:pPr>
      <w:r w:rsidRPr="001E37DE">
        <w:rPr>
          <w:rFonts w:ascii="Times New Roman" w:eastAsia="宋体" w:hAnsi="Times New Roman" w:cs="Times New Roman"/>
          <w:b/>
          <w:bCs/>
          <w:kern w:val="0"/>
          <w:sz w:val="24"/>
          <w:szCs w:val="24"/>
        </w:rPr>
        <w:t>Lemma 3.</w:t>
      </w:r>
      <w:r>
        <w:rPr>
          <w:rFonts w:ascii="Times New Roman" w:eastAsia="宋体" w:hAnsi="Times New Roman" w:cs="Times New Roman"/>
          <w:kern w:val="0"/>
          <w:sz w:val="24"/>
          <w:szCs w:val="24"/>
        </w:rPr>
        <w:t xml:space="preserve"> </w:t>
      </w:r>
      <w:r w:rsidR="001E37DE">
        <w:rPr>
          <w:rFonts w:ascii="Times New Roman" w:eastAsia="宋体" w:hAnsi="Times New Roman" w:cs="Times New Roman"/>
          <w:kern w:val="0"/>
          <w:sz w:val="24"/>
          <w:szCs w:val="24"/>
        </w:rPr>
        <w:t xml:space="preserve">When block verification stage ends, at least one node will know that a sufficient number of nodes agree on the generated block </w:t>
      </w:r>
      <w:r w:rsidR="00C960CA">
        <w:rPr>
          <w:rFonts w:ascii="Times New Roman" w:eastAsia="宋体" w:hAnsi="Times New Roman" w:cs="Times New Roman"/>
          <w:kern w:val="0"/>
          <w:sz w:val="24"/>
          <w:szCs w:val="24"/>
        </w:rPr>
        <w:t xml:space="preserve">after </w:t>
      </w:r>
      <m:oMath>
        <m:r>
          <w:rPr>
            <w:rFonts w:ascii="Cambria Math" w:eastAsia="宋体" w:hAnsi="Cambria Math" w:cs="Times New Roman"/>
            <w:kern w:val="0"/>
            <w:sz w:val="24"/>
            <w:szCs w:val="24"/>
          </w:rPr>
          <m:t>(N-1)⋅</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d>
      </m:oMath>
      <w:r w:rsidR="00C960CA">
        <w:rPr>
          <w:rFonts w:ascii="Times New Roman" w:eastAsia="宋体" w:hAnsi="Times New Roman" w:cs="Times New Roman"/>
          <w:kern w:val="0"/>
          <w:sz w:val="24"/>
          <w:szCs w:val="24"/>
        </w:rPr>
        <w:t xml:space="preserve">slots </w:t>
      </w:r>
      <w:r w:rsidR="001E37DE">
        <w:rPr>
          <w:rFonts w:ascii="Times New Roman" w:eastAsia="宋体" w:hAnsi="Times New Roman" w:cs="Times New Roman"/>
          <w:kern w:val="0"/>
          <w:sz w:val="24"/>
          <w:szCs w:val="24"/>
        </w:rPr>
        <w:t>with a constant probability</w:t>
      </w:r>
      <w:r w:rsidR="00903F5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oMath>
      <w:r w:rsidR="001E37DE">
        <w:rPr>
          <w:rFonts w:ascii="Times New Roman" w:eastAsia="宋体" w:hAnsi="Times New Roman" w:cs="Times New Roman"/>
          <w:kern w:val="0"/>
          <w:sz w:val="24"/>
          <w:szCs w:val="24"/>
        </w:rPr>
        <w:t>.</w:t>
      </w:r>
    </w:p>
    <w:p w14:paraId="531BD5FD" w14:textId="7E60D44E" w:rsidR="001E37DE" w:rsidRDefault="001E37DE" w:rsidP="001E37DE">
      <w:pPr>
        <w:spacing w:afterLines="50" w:after="156"/>
        <w:rPr>
          <w:rFonts w:ascii="Times New Roman" w:eastAsia="宋体" w:hAnsi="Times New Roman" w:cs="Times New Roman"/>
          <w:kern w:val="0"/>
          <w:sz w:val="24"/>
          <w:szCs w:val="24"/>
        </w:rPr>
      </w:pPr>
      <w:r w:rsidRPr="0070769F">
        <w:rPr>
          <w:rFonts w:ascii="Times New Roman" w:eastAsia="宋体" w:hAnsi="Times New Roman" w:cs="Times New Roman" w:hint="eastAsia"/>
          <w:b/>
          <w:bCs/>
          <w:kern w:val="0"/>
          <w:sz w:val="24"/>
          <w:szCs w:val="24"/>
        </w:rPr>
        <w:t>P</w:t>
      </w:r>
      <w:r w:rsidRPr="0070769F">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First of all, we know that the probability of a block </w:t>
      </w:r>
      <w:r w:rsidR="0070769F">
        <w:rPr>
          <w:rFonts w:ascii="Times New Roman" w:eastAsia="宋体" w:hAnsi="Times New Roman" w:cs="Times New Roman"/>
          <w:kern w:val="0"/>
          <w:sz w:val="24"/>
          <w:szCs w:val="24"/>
        </w:rPr>
        <w:t xml:space="preserve">received by all </w:t>
      </w:r>
      <w:r w:rsidR="00CA7A30">
        <w:rPr>
          <w:rFonts w:ascii="Times New Roman" w:eastAsia="宋体" w:hAnsi="Times New Roman" w:cs="Times New Roman"/>
          <w:kern w:val="0"/>
          <w:sz w:val="24"/>
          <w:szCs w:val="24"/>
        </w:rPr>
        <w:t xml:space="preserve">the other </w:t>
      </w:r>
      <w:r w:rsidR="0070769F">
        <w:rPr>
          <w:rFonts w:ascii="Times New Roman" w:eastAsia="宋体" w:hAnsi="Times New Roman" w:cs="Times New Roman"/>
          <w:kern w:val="0"/>
          <w:sz w:val="24"/>
          <w:szCs w:val="24"/>
        </w:rPr>
        <w:t xml:space="preserve">nodes is </w:t>
      </w:r>
      <m:oMath>
        <m:r>
          <w:rPr>
            <w:rFonts w:ascii="Cambria Math" w:eastAsia="宋体" w:hAnsi="Cambria Math" w:cs="Times New Roman"/>
            <w:kern w:val="0"/>
            <w:sz w:val="24"/>
            <w:szCs w:val="24"/>
          </w:rPr>
          <m:t>ς⋅ξ</m:t>
        </m:r>
      </m:oMath>
      <w:r w:rsidR="0070769F">
        <w:rPr>
          <w:rFonts w:ascii="Times New Roman" w:eastAsia="宋体" w:hAnsi="Times New Roman" w:cs="Times New Roman" w:hint="eastAsia"/>
          <w:kern w:val="0"/>
          <w:sz w:val="24"/>
          <w:szCs w:val="24"/>
        </w:rPr>
        <w:t>.</w:t>
      </w:r>
    </w:p>
    <w:p w14:paraId="04C7E817" w14:textId="4839A42B" w:rsidR="0070769F" w:rsidRDefault="0070769F" w:rsidP="001E37DE">
      <w:pPr>
        <w:spacing w:afterLines="50" w:after="156"/>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following analysis is based on the assumption that a block has been generated by the elected block proposer and received by all the other nodes.</w:t>
      </w:r>
    </w:p>
    <w:p w14:paraId="3A58C43C" w14:textId="6106470B" w:rsidR="006938DA" w:rsidRDefault="006938DA" w:rsidP="006938D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CA7A30">
        <w:rPr>
          <w:rFonts w:ascii="Times New Roman" w:eastAsia="宋体" w:hAnsi="Times New Roman" w:cs="Times New Roman"/>
          <w:kern w:val="0"/>
          <w:sz w:val="24"/>
          <w:szCs w:val="24"/>
        </w:rPr>
        <w:t>ll nodes but block proposer will generate partial signature</w:t>
      </w:r>
      <w:r w:rsidR="00BB557A">
        <w:rPr>
          <w:rFonts w:ascii="Times New Roman" w:eastAsia="宋体" w:hAnsi="Times New Roman" w:cs="Times New Roman"/>
          <w:kern w:val="0"/>
          <w:sz w:val="24"/>
          <w:szCs w:val="24"/>
        </w:rPr>
        <w:t>s</w:t>
      </w:r>
      <w:r w:rsidR="00CA7A30">
        <w:rPr>
          <w:rFonts w:ascii="Times New Roman" w:eastAsia="宋体" w:hAnsi="Times New Roman" w:cs="Times New Roman"/>
          <w:kern w:val="0"/>
          <w:sz w:val="24"/>
          <w:szCs w:val="24"/>
        </w:rPr>
        <w:t xml:space="preserve"> if they verified the block. </w:t>
      </w: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recover a full signature by aggregating </w:t>
      </w:r>
      <w:r w:rsidR="009553A9">
        <w:rPr>
          <w:rFonts w:ascii="Times New Roman" w:eastAsia="宋体" w:hAnsi="Times New Roman" w:cs="Times New Roman"/>
          <w:kern w:val="0"/>
          <w:sz w:val="24"/>
          <w:szCs w:val="24"/>
        </w:rPr>
        <w:t>more than</w:t>
      </w:r>
      <w:r w:rsidR="004320A7">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partial signature</w:t>
      </w:r>
      <w:r w:rsidR="006A237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consensus process.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consensus round. For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the aggregated failure probability of the node due to transmission failure is given as</w:t>
      </w:r>
    </w:p>
    <w:p w14:paraId="7A6D111A" w14:textId="0AEFF650" w:rsidR="006938DA" w:rsidRPr="002422BB" w:rsidRDefault="00435586" w:rsidP="006938D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20</m:t>
                  </m:r>
                </m:e>
              </m:d>
            </m:e>
          </m:eqArr>
        </m:oMath>
      </m:oMathPara>
    </w:p>
    <w:p w14:paraId="45361472" w14:textId="36D974E0" w:rsidR="006938DA" w:rsidRDefault="006938DA" w:rsidP="006938D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If all consensus nodes failed to recover the full signature, a consensus process will be interrupted. The probability</w:t>
      </w:r>
      <w:r w:rsidR="00C9449B">
        <w:rPr>
          <w:rFonts w:ascii="Times New Roman" w:eastAsia="宋体" w:hAnsi="Times New Roman" w:cs="Times New Roman"/>
          <w:kern w:val="0"/>
          <w:sz w:val="24"/>
          <w:szCs w:val="24"/>
        </w:rPr>
        <w:t xml:space="preserve"> that recovery a full signature</w:t>
      </w:r>
      <w:r>
        <w:rPr>
          <w:rFonts w:ascii="Times New Roman" w:eastAsia="宋体" w:hAnsi="Times New Roman" w:cs="Times New Roman"/>
          <w:kern w:val="0"/>
          <w:sz w:val="24"/>
          <w:szCs w:val="24"/>
        </w:rPr>
        <w:t xml:space="preserve"> is calculated as</w:t>
      </w:r>
    </w:p>
    <w:p w14:paraId="46BB38F3" w14:textId="1D0FD4F5" w:rsidR="006938DA" w:rsidRPr="002422BB" w:rsidRDefault="00435586" w:rsidP="006938D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21</m:t>
                  </m:r>
                </m:e>
              </m:d>
            </m:e>
          </m:eqArr>
          <m:r>
            <w:rPr>
              <w:rFonts w:ascii="Cambria Math" w:eastAsia="宋体" w:hAnsi="Cambria Math" w:cs="Times New Roman"/>
              <w:kern w:val="0"/>
              <w:sz w:val="24"/>
              <w:szCs w:val="24"/>
            </w:rPr>
            <m:t xml:space="preserve"> </m:t>
          </m:r>
        </m:oMath>
      </m:oMathPara>
    </w:p>
    <w:p w14:paraId="17848C76" w14:textId="418D697A" w:rsidR="006938DA" w:rsidRPr="002422BB" w:rsidRDefault="00435586" w:rsidP="006938D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22</m:t>
                  </m:r>
                </m:e>
              </m:d>
            </m:e>
          </m:eqArr>
        </m:oMath>
      </m:oMathPara>
    </w:p>
    <w:p w14:paraId="665BD365" w14:textId="4A879B3B" w:rsidR="00CA7A30" w:rsidRDefault="00435586" w:rsidP="006938DA">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23</m:t>
                  </m:r>
                </m:e>
              </m:d>
            </m:e>
          </m:eqArr>
        </m:oMath>
      </m:oMathPara>
    </w:p>
    <w:p w14:paraId="40BCACA3" w14:textId="62A70CA0" w:rsidR="00B56089" w:rsidRDefault="00C968D7"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upper bound of the required time slots in block verification is calculated as</w:t>
      </w:r>
    </w:p>
    <w:p w14:paraId="551744B0" w14:textId="1DD4DD22" w:rsidR="00C968D7" w:rsidRDefault="00435586" w:rsidP="00B56089">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BV</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d>
        </m:oMath>
      </m:oMathPara>
    </w:p>
    <w:p w14:paraId="090E540F" w14:textId="23B2304D" w:rsidR="00B56089" w:rsidRPr="00D242E7" w:rsidRDefault="00D242E7" w:rsidP="00D242E7">
      <w:pPr>
        <w:pStyle w:val="2"/>
        <w:rPr>
          <w:rFonts w:ascii="Times New Roman" w:eastAsia="黑体" w:hAnsi="Times New Roman" w:cs="Times New Roman"/>
          <w:sz w:val="28"/>
          <w:szCs w:val="28"/>
        </w:rPr>
      </w:pPr>
      <w:r w:rsidRPr="00D242E7">
        <w:rPr>
          <w:rFonts w:ascii="Times New Roman" w:eastAsia="黑体" w:hAnsi="Times New Roman" w:cs="Times New Roman" w:hint="eastAsia"/>
          <w:sz w:val="28"/>
          <w:szCs w:val="28"/>
        </w:rPr>
        <w:t>5</w:t>
      </w:r>
      <w:r w:rsidRPr="00D242E7">
        <w:rPr>
          <w:rFonts w:ascii="Times New Roman" w:eastAsia="黑体" w:hAnsi="Times New Roman" w:cs="Times New Roman"/>
          <w:sz w:val="28"/>
          <w:szCs w:val="28"/>
        </w:rPr>
        <w:t>.4 Block Final</w:t>
      </w:r>
      <w:r>
        <w:rPr>
          <w:rFonts w:ascii="Times New Roman" w:eastAsia="黑体" w:hAnsi="Times New Roman" w:cs="Times New Roman"/>
          <w:sz w:val="28"/>
          <w:szCs w:val="28"/>
        </w:rPr>
        <w:t>i</w:t>
      </w:r>
      <w:r w:rsidRPr="00D242E7">
        <w:rPr>
          <w:rFonts w:ascii="Times New Roman" w:eastAsia="黑体" w:hAnsi="Times New Roman" w:cs="Times New Roman"/>
          <w:sz w:val="28"/>
          <w:szCs w:val="28"/>
        </w:rPr>
        <w:t>zation</w:t>
      </w:r>
    </w:p>
    <w:p w14:paraId="465C89E6" w14:textId="5287FDFA" w:rsidR="00D242E7" w:rsidRDefault="00D242E7"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the performance and security of block </w:t>
      </w:r>
      <w:r w:rsidR="0081692A">
        <w:rPr>
          <w:rFonts w:ascii="Times New Roman" w:eastAsia="宋体" w:hAnsi="Times New Roman" w:cs="Times New Roman"/>
          <w:kern w:val="0"/>
          <w:sz w:val="24"/>
          <w:szCs w:val="24"/>
        </w:rPr>
        <w:t>finalization</w:t>
      </w:r>
      <w:r>
        <w:rPr>
          <w:rFonts w:ascii="Times New Roman" w:eastAsia="宋体" w:hAnsi="Times New Roman" w:cs="Times New Roman"/>
          <w:kern w:val="0"/>
          <w:sz w:val="24"/>
          <w:szCs w:val="24"/>
        </w:rPr>
        <w:t>.</w:t>
      </w:r>
    </w:p>
    <w:p w14:paraId="4A15FBBB" w14:textId="1C0FDD70" w:rsidR="00D242E7" w:rsidRPr="00DE121F" w:rsidRDefault="0081692A" w:rsidP="00DE121F">
      <w:pPr>
        <w:spacing w:afterLines="50" w:after="156"/>
        <w:rPr>
          <w:rFonts w:ascii="Times New Roman" w:eastAsia="宋体" w:hAnsi="Times New Roman" w:cs="Times New Roman"/>
          <w:kern w:val="0"/>
          <w:sz w:val="24"/>
          <w:szCs w:val="24"/>
        </w:rPr>
      </w:pPr>
      <w:r w:rsidRPr="003C209D">
        <w:rPr>
          <w:rFonts w:ascii="Times New Roman" w:eastAsia="宋体" w:hAnsi="Times New Roman" w:cs="Times New Roman" w:hint="eastAsia"/>
          <w:b/>
          <w:bCs/>
          <w:kern w:val="0"/>
          <w:sz w:val="24"/>
          <w:szCs w:val="24"/>
        </w:rPr>
        <w:t>L</w:t>
      </w:r>
      <w:r w:rsidRPr="003C209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t>
      </w:r>
      <w:r w:rsidR="00DE121F">
        <w:rPr>
          <w:rFonts w:ascii="Times New Roman" w:eastAsia="宋体" w:hAnsi="Times New Roman" w:cs="Times New Roman"/>
          <w:kern w:val="0"/>
          <w:sz w:val="24"/>
          <w:szCs w:val="24"/>
        </w:rPr>
        <w:t xml:space="preserve">When block verification stage ends, all nodes achieve a consensus after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3C209D">
        <w:rPr>
          <w:rFonts w:ascii="Times New Roman" w:eastAsia="宋体" w:hAnsi="Times New Roman" w:cs="Times New Roman" w:hint="eastAsia"/>
          <w:kern w:val="0"/>
          <w:sz w:val="24"/>
          <w:szCs w:val="24"/>
        </w:rPr>
        <w:t xml:space="preserve"> </w:t>
      </w:r>
      <w:r w:rsidR="00DE121F">
        <w:rPr>
          <w:rFonts w:ascii="Times New Roman" w:eastAsia="宋体" w:hAnsi="Times New Roman" w:cs="Times New Roman"/>
          <w:kern w:val="0"/>
          <w:sz w:val="24"/>
          <w:szCs w:val="24"/>
        </w:rPr>
        <w:t xml:space="preserve">slots with a constant probability </w:t>
      </w:r>
      <m:oMath>
        <m:r>
          <w:rPr>
            <w:rFonts w:ascii="Cambria Math" w:eastAsia="宋体" w:hAnsi="Cambria Math" w:cs="Times New Roman"/>
            <w:kern w:val="0"/>
            <w:sz w:val="24"/>
            <w:szCs w:val="24"/>
          </w:rPr>
          <m:t>ς⋅ξ</m:t>
        </m:r>
      </m:oMath>
      <w:r w:rsidR="00DE121F">
        <w:rPr>
          <w:rFonts w:ascii="Times New Roman" w:eastAsia="宋体" w:hAnsi="Times New Roman" w:cs="Times New Roman"/>
          <w:kern w:val="0"/>
          <w:sz w:val="24"/>
          <w:szCs w:val="24"/>
        </w:rPr>
        <w:t>.</w:t>
      </w:r>
    </w:p>
    <w:p w14:paraId="170B926B" w14:textId="31FCD03D" w:rsidR="00134754" w:rsidRDefault="0081692A" w:rsidP="00134754">
      <w:pPr>
        <w:spacing w:afterLines="50" w:after="156"/>
        <w:rPr>
          <w:rFonts w:ascii="Times New Roman" w:eastAsia="宋体" w:hAnsi="Times New Roman" w:cs="Times New Roman" w:hint="eastAsia"/>
          <w:kern w:val="0"/>
          <w:sz w:val="24"/>
          <w:szCs w:val="24"/>
        </w:rPr>
      </w:pPr>
      <w:r w:rsidRPr="003C209D">
        <w:rPr>
          <w:rFonts w:ascii="Times New Roman" w:eastAsia="宋体" w:hAnsi="Times New Roman" w:cs="Times New Roman" w:hint="eastAsia"/>
          <w:b/>
          <w:bCs/>
          <w:kern w:val="0"/>
          <w:sz w:val="24"/>
          <w:szCs w:val="24"/>
        </w:rPr>
        <w:t>P</w:t>
      </w:r>
      <w:r w:rsidRPr="003C209D">
        <w:rPr>
          <w:rFonts w:ascii="Times New Roman" w:eastAsia="宋体" w:hAnsi="Times New Roman" w:cs="Times New Roman"/>
          <w:b/>
          <w:bCs/>
          <w:kern w:val="0"/>
          <w:sz w:val="24"/>
          <w:szCs w:val="24"/>
        </w:rPr>
        <w:t xml:space="preserve">roof. </w:t>
      </w:r>
      <w:r w:rsidR="003C209D">
        <w:rPr>
          <w:rFonts w:ascii="Times New Roman" w:eastAsia="宋体" w:hAnsi="Times New Roman" w:cs="Times New Roman"/>
          <w:kern w:val="0"/>
          <w:sz w:val="24"/>
          <w:szCs w:val="24"/>
        </w:rPr>
        <w:t xml:space="preserve">From the Lemma 3, we know that at least one node knows a sufficient number of </w:t>
      </w:r>
      <w:r w:rsidR="00167535">
        <w:rPr>
          <w:rFonts w:ascii="Times New Roman" w:eastAsia="宋体" w:hAnsi="Times New Roman" w:cs="Times New Roman"/>
          <w:kern w:val="0"/>
          <w:sz w:val="24"/>
          <w:szCs w:val="24"/>
        </w:rPr>
        <w:t xml:space="preserve">nodes agreeing on the generated block with a constant probability. When a node recovers a full signature, it will broadcast the signature </w:t>
      </w:r>
      <w:r w:rsidR="00723A73">
        <w:rPr>
          <w:rFonts w:ascii="Times New Roman" w:eastAsia="宋体" w:hAnsi="Times New Roman" w:cs="Times New Roman"/>
          <w:kern w:val="0"/>
          <w:sz w:val="24"/>
          <w:szCs w:val="24"/>
        </w:rPr>
        <w:t xml:space="preserve">to all other nodes. </w:t>
      </w:r>
      <w:r w:rsidR="001E2AE7">
        <w:rPr>
          <w:rFonts w:ascii="Times New Roman" w:eastAsia="宋体" w:hAnsi="Times New Roman" w:cs="Times New Roman"/>
          <w:kern w:val="0"/>
          <w:sz w:val="24"/>
          <w:szCs w:val="24"/>
        </w:rPr>
        <w:t xml:space="preserve">The probability that </w:t>
      </w:r>
      <w:r w:rsidR="000169D3">
        <w:rPr>
          <w:rFonts w:ascii="Times New Roman" w:eastAsia="宋体" w:hAnsi="Times New Roman" w:cs="Times New Roman"/>
          <w:kern w:val="0"/>
          <w:sz w:val="24"/>
          <w:szCs w:val="24"/>
        </w:rPr>
        <w:t xml:space="preserve">a </w:t>
      </w:r>
      <w:r w:rsidR="001E2AE7">
        <w:rPr>
          <w:rFonts w:ascii="Times New Roman" w:eastAsia="宋体" w:hAnsi="Times New Roman" w:cs="Times New Roman"/>
          <w:kern w:val="0"/>
          <w:sz w:val="24"/>
          <w:szCs w:val="24"/>
        </w:rPr>
        <w:t xml:space="preserve">node broadcast the full signature to </w:t>
      </w:r>
      <w:r w:rsidR="000169D3">
        <w:rPr>
          <w:rFonts w:ascii="Times New Roman" w:eastAsia="宋体" w:hAnsi="Times New Roman" w:cs="Times New Roman"/>
          <w:kern w:val="0"/>
          <w:sz w:val="24"/>
          <w:szCs w:val="24"/>
        </w:rPr>
        <w:t xml:space="preserve">other nodes is </w:t>
      </w:r>
      <m:oMath>
        <m:r>
          <w:rPr>
            <w:rFonts w:ascii="Cambria Math" w:eastAsia="宋体" w:hAnsi="Cambria Math" w:cs="Times New Roman"/>
            <w:kern w:val="0"/>
            <w:sz w:val="24"/>
            <w:szCs w:val="24"/>
          </w:rPr>
          <m:t>ς⋅ξ</m:t>
        </m:r>
      </m:oMath>
      <w:r w:rsidR="000169D3">
        <w:rPr>
          <w:rFonts w:ascii="Times New Roman" w:eastAsia="宋体" w:hAnsi="Times New Roman" w:cs="Times New Roman" w:hint="eastAsia"/>
          <w:kern w:val="0"/>
          <w:sz w:val="24"/>
          <w:szCs w:val="24"/>
        </w:rPr>
        <w:t>.</w:t>
      </w:r>
      <w:r w:rsidR="000169D3">
        <w:rPr>
          <w:rFonts w:ascii="Times New Roman" w:eastAsia="宋体" w:hAnsi="Times New Roman" w:cs="Times New Roman"/>
          <w:kern w:val="0"/>
          <w:sz w:val="24"/>
          <w:szCs w:val="24"/>
        </w:rPr>
        <w:t xml:space="preserve"> The required </w:t>
      </w:r>
      <w:r w:rsidR="005B2E02">
        <w:rPr>
          <w:rFonts w:ascii="Times New Roman" w:eastAsia="宋体" w:hAnsi="Times New Roman" w:cs="Times New Roman"/>
          <w:kern w:val="0"/>
          <w:sz w:val="24"/>
          <w:szCs w:val="24"/>
        </w:rPr>
        <w:t>number of</w:t>
      </w:r>
      <w:r w:rsidR="000169D3">
        <w:rPr>
          <w:rFonts w:ascii="Times New Roman" w:eastAsia="宋体" w:hAnsi="Times New Roman" w:cs="Times New Roman"/>
          <w:kern w:val="0"/>
          <w:sz w:val="24"/>
          <w:szCs w:val="24"/>
        </w:rPr>
        <w:t xml:space="preserve"> time slots</w:t>
      </w:r>
      <w:r w:rsidR="005B2E02">
        <w:rPr>
          <w:rFonts w:ascii="Times New Roman" w:eastAsia="宋体" w:hAnsi="Times New Roman" w:cs="Times New Roman"/>
          <w:kern w:val="0"/>
          <w:sz w:val="24"/>
          <w:szCs w:val="24"/>
        </w:rPr>
        <w:t xml:space="preserve"> of broadcasting full signature</w:t>
      </w:r>
      <w:r w:rsidR="000169D3">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5B2E02">
        <w:rPr>
          <w:rFonts w:ascii="Times New Roman" w:eastAsia="宋体" w:hAnsi="Times New Roman" w:cs="Times New Roman"/>
          <w:kern w:val="0"/>
          <w:sz w:val="24"/>
          <w:szCs w:val="24"/>
        </w:rPr>
        <w:t xml:space="preserve">. </w:t>
      </w:r>
      <w:r w:rsidR="0018747B">
        <w:rPr>
          <w:rFonts w:ascii="Times New Roman" w:eastAsia="宋体" w:hAnsi="Times New Roman" w:cs="Times New Roman"/>
          <w:kern w:val="0"/>
          <w:sz w:val="24"/>
          <w:szCs w:val="24"/>
        </w:rPr>
        <w:t xml:space="preserve">After receiving the full signature, all nodes will update the block in their local blockchains. If all nodes fail to recover </w:t>
      </w:r>
      <w:r w:rsidR="00AB4DCB">
        <w:rPr>
          <w:rFonts w:ascii="Times New Roman" w:eastAsia="宋体" w:hAnsi="Times New Roman" w:cs="Times New Roman"/>
          <w:kern w:val="0"/>
          <w:sz w:val="24"/>
          <w:szCs w:val="24"/>
        </w:rPr>
        <w:t xml:space="preserve">a </w:t>
      </w:r>
      <w:r w:rsidR="0018747B">
        <w:rPr>
          <w:rFonts w:ascii="Times New Roman" w:eastAsia="宋体" w:hAnsi="Times New Roman" w:cs="Times New Roman"/>
          <w:kern w:val="0"/>
          <w:sz w:val="24"/>
          <w:szCs w:val="24"/>
        </w:rPr>
        <w:t xml:space="preserve">full signature, </w:t>
      </w:r>
      <w:r w:rsidR="00AB4DCB">
        <w:rPr>
          <w:rFonts w:ascii="Times New Roman" w:eastAsia="宋体" w:hAnsi="Times New Roman" w:cs="Times New Roman"/>
          <w:kern w:val="0"/>
          <w:sz w:val="24"/>
          <w:szCs w:val="24"/>
        </w:rPr>
        <w:t>all nodes will propose an empty block and star block verification stage again.</w:t>
      </w:r>
    </w:p>
    <w:p w14:paraId="62FF5514" w14:textId="0CCC5CAA" w:rsidR="0081692A" w:rsidRDefault="00326660"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ombining the above Lemmas, we have the following theorem for performance and security of our protocol.</w:t>
      </w:r>
    </w:p>
    <w:p w14:paraId="0E1EDF2D" w14:textId="172637F7" w:rsidR="007E267E" w:rsidRDefault="00A54C52" w:rsidP="00A54C52">
      <w:pPr>
        <w:spacing w:afterLines="50" w:after="156"/>
        <w:rPr>
          <w:rFonts w:ascii="Times New Roman" w:eastAsia="宋体" w:hAnsi="Times New Roman" w:cs="Times New Roman" w:hint="eastAsia"/>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heorem 2.</w:t>
      </w:r>
      <w:r>
        <w:rPr>
          <w:rFonts w:ascii="Times New Roman" w:eastAsia="宋体" w:hAnsi="Times New Roman" w:cs="Times New Roman"/>
          <w:kern w:val="0"/>
          <w:sz w:val="24"/>
          <w:szCs w:val="24"/>
        </w:rPr>
        <w:t xml:space="preserve"> </w:t>
      </w:r>
      <w:proofErr w:type="spellStart"/>
      <w:r w:rsidR="00856852">
        <w:rPr>
          <w:rFonts w:ascii="Times New Roman" w:eastAsia="宋体" w:hAnsi="Times New Roman" w:cs="Times New Roman" w:hint="eastAsia"/>
          <w:kern w:val="0"/>
          <w:sz w:val="24"/>
          <w:szCs w:val="24"/>
        </w:rPr>
        <w:t>S</w:t>
      </w:r>
      <w:r w:rsidR="00856852">
        <w:rPr>
          <w:rFonts w:ascii="Times New Roman" w:eastAsia="宋体" w:hAnsi="Times New Roman" w:cs="Times New Roman"/>
          <w:kern w:val="0"/>
          <w:sz w:val="24"/>
          <w:szCs w:val="24"/>
        </w:rPr>
        <w:t>WIB</w:t>
      </w:r>
      <w:proofErr w:type="spellEnd"/>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achieve</w:t>
      </w:r>
      <w:r w:rsidR="007E267E">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consensus </w:t>
      </w:r>
      <w:r w:rsidR="007E267E">
        <w:rPr>
          <w:rFonts w:ascii="Times New Roman" w:eastAsia="宋体" w:hAnsi="Times New Roman" w:cs="Times New Roman"/>
          <w:kern w:val="0"/>
          <w:sz w:val="24"/>
          <w:szCs w:val="24"/>
        </w:rPr>
        <w:t xml:space="preserve">within </w:t>
      </w:r>
      <m:oMath>
        <m:r>
          <w:rPr>
            <w:rFonts w:ascii="Cambria Math" w:eastAsia="宋体" w:hAnsi="Cambria Math" w:cs="Times New Roman"/>
            <w:kern w:val="0"/>
            <w:sz w:val="24"/>
            <w:szCs w:val="24"/>
          </w:rPr>
          <m:t>O(N)</m:t>
        </m:r>
      </m:oMath>
      <w:r w:rsidR="007E267E">
        <w:rPr>
          <w:rFonts w:ascii="Times New Roman" w:eastAsia="宋体" w:hAnsi="Times New Roman" w:cs="Times New Roman" w:hint="eastAsia"/>
          <w:kern w:val="0"/>
          <w:sz w:val="24"/>
          <w:szCs w:val="24"/>
        </w:rPr>
        <w:t xml:space="preserve"> </w:t>
      </w:r>
      <w:r w:rsidR="007E267E">
        <w:rPr>
          <w:rFonts w:ascii="Times New Roman" w:eastAsia="宋体" w:hAnsi="Times New Roman" w:cs="Times New Roman"/>
          <w:kern w:val="0"/>
          <w:sz w:val="24"/>
          <w:szCs w:val="24"/>
        </w:rPr>
        <w:t xml:space="preserve">times communications with </w:t>
      </w:r>
      <w:r w:rsidR="00664F6F">
        <w:rPr>
          <w:rFonts w:ascii="Times New Roman" w:eastAsia="宋体" w:hAnsi="Times New Roman" w:cs="Times New Roman"/>
          <w:kern w:val="0"/>
          <w:sz w:val="24"/>
          <w:szCs w:val="24"/>
        </w:rPr>
        <w:t xml:space="preserve">a </w:t>
      </w:r>
      <w:r w:rsidR="00664F6F">
        <w:rPr>
          <w:rFonts w:ascii="Times New Roman" w:eastAsia="宋体" w:hAnsi="Times New Roman" w:cs="Times New Roman"/>
          <w:kern w:val="0"/>
          <w:sz w:val="24"/>
          <w:szCs w:val="24"/>
        </w:rPr>
        <w:lastRenderedPageBreak/>
        <w:t>constant</w:t>
      </w:r>
      <w:r w:rsidR="007E267E">
        <w:rPr>
          <w:rFonts w:ascii="Times New Roman" w:eastAsia="宋体" w:hAnsi="Times New Roman" w:cs="Times New Roman"/>
          <w:kern w:val="0"/>
          <w:sz w:val="24"/>
          <w:szCs w:val="24"/>
        </w:rPr>
        <w:t xml:space="preserve"> probability.</w:t>
      </w:r>
    </w:p>
    <w:p w14:paraId="68672702" w14:textId="575234FF" w:rsidR="00A54C52" w:rsidRDefault="00A54C52" w:rsidP="00A54C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P</w:t>
      </w:r>
      <w:r w:rsidRPr="00DA1B47">
        <w:rPr>
          <w:rFonts w:ascii="Times New Roman" w:eastAsia="宋体" w:hAnsi="Times New Roman" w:cs="Times New Roman"/>
          <w:b/>
          <w:bCs/>
          <w:kern w:val="0"/>
          <w:sz w:val="24"/>
          <w:szCs w:val="24"/>
        </w:rPr>
        <w:t>roof.</w:t>
      </w:r>
      <w:r w:rsidR="00DA1B47">
        <w:rPr>
          <w:rFonts w:ascii="Times New Roman" w:eastAsia="宋体" w:hAnsi="Times New Roman" w:cs="Times New Roman"/>
          <w:kern w:val="0"/>
          <w:sz w:val="24"/>
          <w:szCs w:val="24"/>
        </w:rPr>
        <w:t xml:space="preserve"> </w:t>
      </w:r>
      <w:r w:rsidR="007E267E">
        <w:rPr>
          <w:rFonts w:ascii="Times New Roman" w:eastAsia="宋体" w:hAnsi="Times New Roman" w:cs="Times New Roman"/>
          <w:kern w:val="0"/>
          <w:sz w:val="24"/>
          <w:szCs w:val="24"/>
        </w:rPr>
        <w:t xml:space="preserve">According to the above Lemmas, we know that </w:t>
      </w:r>
      <w:r w:rsidR="009D301A">
        <w:rPr>
          <w:rFonts w:ascii="Times New Roman" w:eastAsia="宋体" w:hAnsi="Times New Roman" w:cs="Times New Roman"/>
          <w:kern w:val="0"/>
          <w:sz w:val="24"/>
          <w:szCs w:val="24"/>
        </w:rPr>
        <w:t xml:space="preserve">our protocol can achieve </w:t>
      </w:r>
      <w:r w:rsidR="00664F6F">
        <w:rPr>
          <w:rFonts w:ascii="Times New Roman" w:eastAsia="宋体" w:hAnsi="Times New Roman" w:cs="Times New Roman"/>
          <w:kern w:val="0"/>
          <w:sz w:val="24"/>
          <w:szCs w:val="24"/>
        </w:rPr>
        <w:t xml:space="preserve">consensus </w:t>
      </w:r>
      <w:r w:rsidR="00A7270C">
        <w:rPr>
          <w:rFonts w:ascii="Times New Roman" w:eastAsia="宋体" w:hAnsi="Times New Roman" w:cs="Times New Roman"/>
          <w:kern w:val="0"/>
          <w:sz w:val="24"/>
          <w:szCs w:val="24"/>
        </w:rPr>
        <w:t xml:space="preserve">with a constant probability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2</m:t>
            </m:r>
          </m:sup>
        </m:sSup>
      </m:oMath>
      <w:r w:rsidR="00A7270C">
        <w:rPr>
          <w:rFonts w:ascii="Times New Roman" w:eastAsia="宋体" w:hAnsi="Times New Roman" w:cs="Times New Roman" w:hint="eastAsia"/>
          <w:kern w:val="0"/>
          <w:sz w:val="24"/>
          <w:szCs w:val="24"/>
        </w:rPr>
        <w:t>.</w:t>
      </w:r>
      <w:r w:rsidR="00A7270C">
        <w:rPr>
          <w:rFonts w:ascii="Times New Roman" w:eastAsia="宋体" w:hAnsi="Times New Roman" w:cs="Times New Roman"/>
          <w:kern w:val="0"/>
          <w:sz w:val="24"/>
          <w:szCs w:val="24"/>
        </w:rPr>
        <w:t xml:space="preserve"> </w:t>
      </w:r>
      <w:r w:rsidR="00856852">
        <w:rPr>
          <w:rFonts w:ascii="Times New Roman" w:eastAsia="宋体" w:hAnsi="Times New Roman" w:cs="Times New Roman"/>
          <w:kern w:val="0"/>
          <w:sz w:val="24"/>
          <w:szCs w:val="24"/>
        </w:rPr>
        <w:t xml:space="preserve">The communication complexity for the four stages of </w:t>
      </w:r>
      <w:proofErr w:type="spellStart"/>
      <w:r w:rsidR="00856852">
        <w:rPr>
          <w:rFonts w:ascii="Times New Roman" w:eastAsia="宋体" w:hAnsi="Times New Roman" w:cs="Times New Roman"/>
          <w:kern w:val="0"/>
          <w:sz w:val="24"/>
          <w:szCs w:val="24"/>
        </w:rPr>
        <w:t>SWIB</w:t>
      </w:r>
      <w:proofErr w:type="spellEnd"/>
      <w:r w:rsidR="00856852">
        <w:rPr>
          <w:rFonts w:ascii="Times New Roman" w:eastAsia="宋体" w:hAnsi="Times New Roman" w:cs="Times New Roman"/>
          <w:kern w:val="0"/>
          <w:sz w:val="24"/>
          <w:szCs w:val="24"/>
        </w:rPr>
        <w:t xml:space="preserve"> are </w:t>
      </w:r>
      <m:oMath>
        <m:r>
          <w:rPr>
            <w:rFonts w:ascii="Cambria Math" w:eastAsia="宋体" w:hAnsi="Cambria Math" w:cs="Times New Roman"/>
            <w:kern w:val="0"/>
            <w:sz w:val="24"/>
            <w:szCs w:val="24"/>
          </w:rPr>
          <m:t>O(0)</m:t>
        </m:r>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e>
        </m:d>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O(N)</m:t>
        </m:r>
      </m:oMath>
      <w:r w:rsidR="00856852">
        <w:rPr>
          <w:rFonts w:ascii="Times New Roman" w:eastAsia="宋体" w:hAnsi="Times New Roman" w:cs="Times New Roman"/>
          <w:kern w:val="0"/>
          <w:sz w:val="24"/>
          <w:szCs w:val="24"/>
        </w:rPr>
        <w:t>, a</w:t>
      </w:r>
      <w:proofErr w:type="spellStart"/>
      <w:r w:rsidR="00856852">
        <w:rPr>
          <w:rFonts w:ascii="Times New Roman" w:eastAsia="宋体" w:hAnsi="Times New Roman" w:cs="Times New Roman"/>
          <w:kern w:val="0"/>
          <w:sz w:val="24"/>
          <w:szCs w:val="24"/>
        </w:rPr>
        <w:t>nd</w:t>
      </w:r>
      <w:proofErr w:type="spellEnd"/>
      <w:r w:rsidR="0085685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O(1)</m:t>
        </m:r>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respectively</w:t>
      </w:r>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Considering the upper bound </w:t>
      </w:r>
      <m:oMath>
        <m:r>
          <w:rPr>
            <w:rFonts w:ascii="Cambria Math" w:eastAsia="宋体" w:hAnsi="Cambria Math" w:cs="Times New Roman"/>
            <w:kern w:val="0"/>
            <w:sz w:val="24"/>
            <w:szCs w:val="24"/>
          </w:rPr>
          <m:t>O(N)</m:t>
        </m:r>
      </m:oMath>
      <w:r w:rsidR="00856852">
        <w:rPr>
          <w:rFonts w:ascii="Times New Roman" w:eastAsia="宋体" w:hAnsi="Times New Roman" w:cs="Times New Roman" w:hint="eastAsia"/>
          <w:kern w:val="0"/>
          <w:sz w:val="24"/>
          <w:szCs w:val="24"/>
        </w:rPr>
        <w:t xml:space="preserve"> </w:t>
      </w:r>
      <w:r w:rsidR="00856852">
        <w:rPr>
          <w:rFonts w:ascii="Times New Roman" w:eastAsia="宋体" w:hAnsi="Times New Roman" w:cs="Times New Roman"/>
          <w:kern w:val="0"/>
          <w:sz w:val="24"/>
          <w:szCs w:val="24"/>
        </w:rPr>
        <w:t xml:space="preserve">for recovering a full signature successfully, the communication complexity of our protocol should be </w:t>
      </w:r>
      <m:oMath>
        <m:r>
          <w:rPr>
            <w:rFonts w:ascii="Cambria Math" w:eastAsia="宋体" w:hAnsi="Cambria Math" w:cs="Times New Roman"/>
            <w:kern w:val="0"/>
            <w:sz w:val="24"/>
            <w:szCs w:val="24"/>
          </w:rPr>
          <m:t>O</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e>
        </m:d>
        <m:r>
          <w:rPr>
            <w:rFonts w:ascii="Cambria Math" w:eastAsia="宋体" w:hAnsi="Cambria Math" w:cs="Times New Roman"/>
            <w:kern w:val="0"/>
            <w:sz w:val="24"/>
            <w:szCs w:val="24"/>
          </w:rPr>
          <m:t>.</m:t>
        </m:r>
      </m:oMath>
    </w:p>
    <w:p w14:paraId="49719752" w14:textId="619CD059" w:rsidR="00134754" w:rsidRPr="00134754" w:rsidRDefault="00134754" w:rsidP="00134754">
      <w:pPr>
        <w:pStyle w:val="2"/>
        <w:rPr>
          <w:rFonts w:ascii="Times New Roman" w:eastAsia="黑体" w:hAnsi="Times New Roman" w:cs="Times New Roman" w:hint="eastAsia"/>
          <w:sz w:val="24"/>
          <w:szCs w:val="24"/>
        </w:rPr>
      </w:pPr>
      <w:r w:rsidRPr="00134754">
        <w:rPr>
          <w:rFonts w:ascii="Times New Roman" w:eastAsia="黑体" w:hAnsi="Times New Roman" w:cs="Times New Roman" w:hint="eastAsia"/>
          <w:sz w:val="24"/>
          <w:szCs w:val="24"/>
        </w:rPr>
        <w:t>5</w:t>
      </w:r>
      <w:r w:rsidRPr="00134754">
        <w:rPr>
          <w:rFonts w:ascii="Times New Roman" w:eastAsia="黑体" w:hAnsi="Times New Roman" w:cs="Times New Roman"/>
          <w:sz w:val="24"/>
          <w:szCs w:val="24"/>
        </w:rPr>
        <w:t>.5 S</w:t>
      </w:r>
      <w:r w:rsidRPr="00134754">
        <w:rPr>
          <w:rFonts w:ascii="Times New Roman" w:eastAsia="黑体" w:hAnsi="Times New Roman" w:cs="Times New Roman" w:hint="eastAsia"/>
          <w:sz w:val="24"/>
          <w:szCs w:val="24"/>
        </w:rPr>
        <w:t>ecurity</w:t>
      </w:r>
      <w:r w:rsidRPr="00134754">
        <w:rPr>
          <w:rFonts w:ascii="Times New Roman" w:eastAsia="黑体" w:hAnsi="Times New Roman" w:cs="Times New Roman"/>
          <w:sz w:val="24"/>
          <w:szCs w:val="24"/>
        </w:rPr>
        <w:t xml:space="preserve"> </w:t>
      </w:r>
    </w:p>
    <w:p w14:paraId="7CB20ACC" w14:textId="4ACD84EF" w:rsidR="00DA1B47" w:rsidRPr="009C20B0"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blockchain system.</w:t>
      </w:r>
    </w:p>
    <w:p w14:paraId="555524BA" w14:textId="1F182C18" w:rsidR="00DA1B47" w:rsidRDefault="00DA1B47" w:rsidP="00DA1B47">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6F37DF47" w:rsidR="00856852" w:rsidRDefault="00856852" w:rsidP="00856852">
      <w:pPr>
        <w:spacing w:afterLines="50" w:after="156"/>
        <w:rPr>
          <w:rFonts w:ascii="Times New Roman" w:eastAsia="宋体" w:hAnsi="Times New Roman" w:cs="Times New Roman" w:hint="eastAsia"/>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3</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(Persistence)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roclaims</w:t>
      </w:r>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77777777"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5F5345B9"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If t</w:t>
      </w:r>
      <w:r>
        <w:rPr>
          <w:rFonts w:ascii="Times New Roman" w:eastAsia="宋体" w:hAnsi="Times New Roman" w:cs="Times New Roman"/>
          <w:kern w:val="0"/>
          <w:sz w:val="24"/>
          <w:szCs w:val="24"/>
        </w:rPr>
        <w:t xml:space="preserve">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w:t>
      </w:r>
      <w:r w:rsidR="00F53D49">
        <w:rPr>
          <w:rFonts w:ascii="Times New Roman" w:eastAsia="宋体" w:hAnsi="Times New Roman" w:cs="Times New Roman"/>
          <w:kern w:val="0"/>
          <w:sz w:val="24"/>
          <w:szCs w:val="24"/>
        </w:rPr>
        <w:t xml:space="preserve"> in a round</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xml:space="preserve">, which is not permissioned in </w:t>
      </w:r>
      <w:proofErr w:type="spellStart"/>
      <w:r w:rsidR="00542CA4">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our assumption.</w:t>
      </w:r>
    </w:p>
    <w:p w14:paraId="658D8776" w14:textId="7961827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sidR="009F5403">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According to our protocol, </w:t>
      </w:r>
      <w:r w:rsidR="00D174BE">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A</w:t>
      </w:r>
      <w:r w:rsidR="00DD1B5C">
        <w:rPr>
          <w:rFonts w:ascii="Times New Roman" w:eastAsia="宋体" w:hAnsi="Times New Roman" w:cs="Times New Roman"/>
          <w:kern w:val="0"/>
          <w:sz w:val="24"/>
          <w:szCs w:val="24"/>
        </w:rPr>
        <w:t xml:space="preserve">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 xml:space="preserve">h block </w:t>
      </w:r>
      <w:r w:rsidR="00DD1B5C">
        <w:rPr>
          <w:rFonts w:ascii="Times New Roman" w:eastAsia="宋体" w:hAnsi="Times New Roman" w:cs="Times New Roman"/>
          <w:kern w:val="0"/>
          <w:sz w:val="24"/>
          <w:szCs w:val="24"/>
        </w:rPr>
        <w:t>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w:lastRenderedPageBreak/>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7FF6AA5D" w:rsidR="00DA1B47" w:rsidRDefault="00DA1B47" w:rsidP="00DA1B47">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utilizes a synchronization mechanism to ensure the 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We </w:t>
      </w:r>
      <w:r w:rsidR="000E2FF2">
        <w:rPr>
          <w:rFonts w:ascii="Times New Roman" w:eastAsia="宋体" w:hAnsi="Times New Roman" w:cs="Times New Roman"/>
          <w:kern w:val="0"/>
          <w:sz w:val="24"/>
          <w:szCs w:val="24"/>
        </w:rPr>
        <w:t>require</w:t>
      </w:r>
      <w:r>
        <w:rPr>
          <w:rFonts w:ascii="Times New Roman" w:eastAsia="宋体" w:hAnsi="Times New Roman" w:cs="Times New Roman"/>
          <w:kern w:val="0"/>
          <w:sz w:val="24"/>
          <w:szCs w:val="24"/>
        </w:rPr>
        <w:t xml:space="preserv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to ensure the finalization of consensus process</w:t>
      </w:r>
      <w:r w:rsidRPr="000446F0">
        <w:rPr>
          <w:rFonts w:ascii="Times New Roman" w:eastAsia="宋体" w:hAnsi="Times New Roman" w:cs="Times New Roman"/>
          <w:kern w:val="0"/>
          <w:sz w:val="24"/>
          <w:szCs w:val="24"/>
        </w:rPr>
        <w:t>.</w:t>
      </w:r>
    </w:p>
    <w:p w14:paraId="1B6A681F" w14:textId="7B2BBF31"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heorem 4.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finalize a valid block or an empty block in a consensus round. And all nodes will obtain the following round random seed with a constant probability.</w:t>
      </w:r>
    </w:p>
    <w:p w14:paraId="5C292D53" w14:textId="096F3C03"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 behaviors of malicious nodes include: 1) intentionally not generating a valid block and 2) refusing to vote for valid blocks.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1160B843"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all honest nodes will commit on an empty block. If the malicious block proposer generates an invalid block, the block will fail to pass the block validation stage. Thus, all honest nodes will refuse to vote for the invalid block and commit an empty block finally. In this case, each honest node will generate partial signature for the empty block.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from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 Nodes will start new consensus round if they generate or receive a valid full signature</w:t>
      </w:r>
      <w:r w:rsidR="0019370D">
        <w:rPr>
          <w:rFonts w:ascii="Times New Roman" w:eastAsia="宋体" w:hAnsi="Times New Roman" w:cs="Times New Roman"/>
          <w:kern w:val="0"/>
          <w:sz w:val="24"/>
          <w:szCs w:val="24"/>
        </w:rPr>
        <w:t xml:space="preserve">, </w:t>
      </w:r>
      <w:r w:rsidR="0019370D">
        <w:rPr>
          <w:rFonts w:ascii="Times New Roman" w:eastAsia="宋体" w:hAnsi="Times New Roman" w:cs="Times New Roman"/>
          <w:kern w:val="0"/>
          <w:sz w:val="24"/>
          <w:szCs w:val="24"/>
        </w:rPr>
        <w:t xml:space="preserve">which is the randomness of the </w:t>
      </w:r>
      <w:r w:rsidR="0019370D">
        <w:rPr>
          <w:rFonts w:ascii="Times New Roman" w:eastAsia="宋体" w:hAnsi="Times New Roman" w:cs="Times New Roman" w:hint="eastAsia"/>
          <w:kern w:val="0"/>
          <w:sz w:val="24"/>
          <w:szCs w:val="24"/>
        </w:rPr>
        <w:t>next</w:t>
      </w:r>
      <w:r w:rsidR="0019370D">
        <w:rPr>
          <w:rFonts w:ascii="Times New Roman" w:eastAsia="宋体" w:hAnsi="Times New Roman" w:cs="Times New Roman"/>
          <w:kern w:val="0"/>
          <w:sz w:val="24"/>
          <w:szCs w:val="24"/>
        </w:rPr>
        <w:t xml:space="preserve"> consensus round</w:t>
      </w:r>
      <w:r>
        <w:rPr>
          <w:rFonts w:ascii="Times New Roman" w:eastAsia="宋体" w:hAnsi="Times New Roman" w:cs="Times New Roman"/>
          <w:kern w:val="0"/>
          <w:sz w:val="24"/>
          <w:szCs w:val="24"/>
        </w:rPr>
        <w:t>.</w:t>
      </w:r>
    </w:p>
    <w:p w14:paraId="0B8347E7" w14:textId="40F716E3"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They will broadcast their signature shares to other nodes. Once collecting a sufficient number of partial signature shares, nodes can recover a full signature and broadcast it to other nodes. </w:t>
      </w:r>
      <w:r w:rsidR="007E1FDB">
        <w:rPr>
          <w:rFonts w:ascii="Times New Roman" w:eastAsia="宋体" w:hAnsi="Times New Roman" w:cs="Times New Roman"/>
          <w:kern w:val="0"/>
          <w:sz w:val="24"/>
          <w:szCs w:val="24"/>
        </w:rPr>
        <w:t xml:space="preserve">All other </w:t>
      </w:r>
      <w:r w:rsidR="0019370D">
        <w:rPr>
          <w:rFonts w:ascii="Times New Roman" w:eastAsia="宋体" w:hAnsi="Times New Roman" w:cs="Times New Roman"/>
          <w:kern w:val="0"/>
          <w:sz w:val="24"/>
          <w:szCs w:val="24"/>
        </w:rPr>
        <w:t xml:space="preserve">nodes can receive the full signature with a constant probability. 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new consensus round by generating or receiving the full signature, which is the randomness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w:t>
      </w:r>
      <w:r>
        <w:rPr>
          <w:rFonts w:ascii="Times New Roman" w:eastAsia="宋体" w:hAnsi="Times New Roman" w:cs="Times New Roman"/>
          <w:kern w:val="0"/>
          <w:sz w:val="24"/>
          <w:szCs w:val="24"/>
        </w:rPr>
        <w:lastRenderedPageBreak/>
        <w:t>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66B1106" w14:textId="2E00167B" w:rsidR="00BE17F2" w:rsidRPr="004246D7" w:rsidRDefault="00BE17F2" w:rsidP="006D40D0">
      <w:pPr>
        <w:pStyle w:val="2"/>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134754">
        <w:rPr>
          <w:rFonts w:ascii="Times New Roman" w:eastAsia="黑体" w:hAnsi="Times New Roman" w:cs="Times New Roman"/>
          <w:sz w:val="24"/>
          <w:szCs w:val="24"/>
        </w:rPr>
        <w:t>6</w:t>
      </w:r>
      <w:r w:rsidRPr="004246D7">
        <w:rPr>
          <w:rFonts w:ascii="Times New Roman" w:eastAsia="黑体" w:hAnsi="Times New Roman" w:cs="Times New Roman"/>
          <w:sz w:val="24"/>
          <w:szCs w:val="24"/>
        </w:rPr>
        <w:t xml:space="preserve"> </w:t>
      </w:r>
      <w:r w:rsidR="00CB108E">
        <w:rPr>
          <w:rFonts w:ascii="Times New Roman" w:eastAsia="黑体" w:hAnsi="Times New Roman" w:cs="Times New Roman"/>
          <w:sz w:val="24"/>
          <w:szCs w:val="24"/>
        </w:rPr>
        <w:t>Discussion for Node Stability</w:t>
      </w:r>
    </w:p>
    <w:p w14:paraId="6478F99B"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and Jamming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100C94C4" w14:textId="442D7333" w:rsidR="00BE17F2" w:rsidRPr="000903D7" w:rsidRDefault="00BE17F2" w:rsidP="00BE17F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32773F">
        <w:rPr>
          <w:rFonts w:ascii="Times New Roman" w:eastAsia="宋体" w:hAnsi="Times New Roman" w:cs="Times New Roman"/>
          <w:kern w:val="0"/>
          <w:sz w:val="24"/>
          <w:szCs w:val="24"/>
        </w:rPr>
        <w:t xml:space="preserve">utilizing stability as weight </w:t>
      </w:r>
      <w:r>
        <w:rPr>
          <w:rFonts w:ascii="Times New Roman" w:eastAsia="宋体" w:hAnsi="Times New Roman" w:cs="Times New Roman"/>
          <w:kern w:val="0"/>
          <w:sz w:val="24"/>
          <w:szCs w:val="24"/>
        </w:rPr>
        <w:t xml:space="preserve">can prevent adversary from launching Sybil attack to benefit from block proposer election stage. Adversary launches Sybil attacks by generating pseudonyms. However,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of a node is proportional to its stability.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p>
    <w:p w14:paraId="5805DB98" w14:textId="6B9393C5" w:rsidR="00262951" w:rsidRPr="00262951" w:rsidRDefault="00435586"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10</m:t>
                  </m:r>
                </m:e>
              </m:d>
            </m:e>
          </m:eqArr>
        </m:oMath>
      </m:oMathPara>
    </w:p>
    <w:p w14:paraId="06E966C4" w14:textId="546B3570" w:rsidR="00BE17F2" w:rsidRDefault="00BE17F2" w:rsidP="00BE17F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elected probability. As a result, our protocol can resistant Sybil attack in block proposer election.</w:t>
      </w:r>
    </w:p>
    <w:p w14:paraId="2FEDF1D7" w14:textId="56F269E7" w:rsidR="00CB108E" w:rsidRPr="00411AF6" w:rsidRDefault="00CB108E" w:rsidP="00411AF6">
      <w:pPr>
        <w:pStyle w:val="2"/>
        <w:rPr>
          <w:rFonts w:ascii="Times New Roman" w:eastAsia="黑体" w:hAnsi="Times New Roman" w:cs="Times New Roman" w:hint="eastAsia"/>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411AF6">
        <w:rPr>
          <w:rFonts w:ascii="Times New Roman" w:eastAsia="黑体" w:hAnsi="Times New Roman" w:cs="Times New Roman"/>
          <w:sz w:val="24"/>
          <w:szCs w:val="24"/>
        </w:rPr>
        <w:t>7</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Discussion for </w:t>
      </w:r>
      <w:r>
        <w:rPr>
          <w:rFonts w:ascii="Times New Roman" w:eastAsia="黑体" w:hAnsi="Times New Roman" w:cs="Times New Roman"/>
          <w:sz w:val="24"/>
          <w:szCs w:val="24"/>
        </w:rPr>
        <w:t xml:space="preserve">Jamming </w:t>
      </w:r>
      <w:r w:rsidR="00411AF6">
        <w:rPr>
          <w:rFonts w:ascii="Times New Roman" w:eastAsia="黑体" w:hAnsi="Times New Roman" w:cs="Times New Roman"/>
          <w:sz w:val="24"/>
          <w:szCs w:val="24"/>
        </w:rPr>
        <w:t>A</w:t>
      </w:r>
      <w:r>
        <w:rPr>
          <w:rFonts w:ascii="Times New Roman" w:eastAsia="黑体" w:hAnsi="Times New Roman" w:cs="Times New Roman"/>
          <w:sz w:val="24"/>
          <w:szCs w:val="24"/>
        </w:rPr>
        <w:t>ttack</w:t>
      </w:r>
    </w:p>
    <w:p w14:paraId="10E0F6EB" w14:textId="007C625E" w:rsidR="00BE17F2" w:rsidRDefault="00BE17F2" w:rsidP="00D91C53">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R="00831F2E">
        <w:rPr>
          <w:rFonts w:ascii="Times New Roman" w:eastAsia="宋体" w:hAnsi="Times New Roman" w:cs="Times New Roman"/>
          <w:kern w:val="0"/>
          <w:sz w:val="24"/>
          <w:szCs w:val="24"/>
        </w:rPr>
        <w:t xml:space="preserve"> </w:t>
      </w:r>
      <w:r w:rsidR="00357068">
        <w:rPr>
          <w:rFonts w:ascii="Times New Roman" w:eastAsia="宋体" w:hAnsi="Times New Roman" w:cs="Times New Roman"/>
          <w:kern w:val="0"/>
          <w:sz w:val="24"/>
          <w:szCs w:val="24"/>
        </w:rPr>
        <w:t>resist</w:t>
      </w:r>
      <w:r w:rsidR="00411AF6">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jamming attack</w:t>
      </w:r>
      <w:r w:rsidR="00411AF6">
        <w:rPr>
          <w:rFonts w:ascii="Times New Roman" w:eastAsia="宋体" w:hAnsi="Times New Roman" w:cs="Times New Roman"/>
          <w:kern w:val="0"/>
          <w:sz w:val="24"/>
          <w:szCs w:val="24"/>
        </w:rPr>
        <w:t xml:space="preserve"> by reducing channel contention</w:t>
      </w:r>
      <w:r w:rsidR="00F2277D">
        <w:rPr>
          <w:rFonts w:ascii="Times New Roman" w:eastAsia="宋体" w:hAnsi="Times New Roman" w:cs="Times New Roman"/>
          <w:kern w:val="0"/>
          <w:sz w:val="24"/>
          <w:szCs w:val="24"/>
        </w:rPr>
        <w:t xml:space="preserve"> and adjusting </w:t>
      </w:r>
      <w:r w:rsidR="00462523">
        <w:rPr>
          <w:rFonts w:ascii="Times New Roman" w:eastAsia="宋体" w:hAnsi="Times New Roman" w:cs="Times New Roman"/>
          <w:kern w:val="0"/>
          <w:sz w:val="24"/>
          <w:szCs w:val="24"/>
        </w:rPr>
        <w:t>timeout duration</w:t>
      </w:r>
      <w:r w:rsidR="00411A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91ED3">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w:t>
      </w:r>
      <w:r w:rsidR="00191ED3">
        <w:rPr>
          <w:rFonts w:ascii="Times New Roman" w:eastAsia="宋体" w:hAnsi="Times New Roman" w:cs="Times New Roman"/>
          <w:kern w:val="0"/>
          <w:sz w:val="24"/>
          <w:szCs w:val="24"/>
        </w:rPr>
        <w:t>adjusts</w:t>
      </w:r>
      <w:r w:rsidR="00285C36">
        <w:rPr>
          <w:rFonts w:ascii="Times New Roman" w:eastAsia="宋体" w:hAnsi="Times New Roman" w:cs="Times New Roman"/>
          <w:kern w:val="0"/>
          <w:sz w:val="24"/>
          <w:szCs w:val="24"/>
        </w:rPr>
        <w:t xml:space="preserve"> channel </w:t>
      </w:r>
      <w:r w:rsidR="00A2272C">
        <w:rPr>
          <w:rFonts w:ascii="Times New Roman" w:eastAsia="宋体" w:hAnsi="Times New Roman" w:cs="Times New Roman"/>
          <w:kern w:val="0"/>
          <w:sz w:val="24"/>
          <w:szCs w:val="24"/>
        </w:rPr>
        <w:t>compete</w:t>
      </w:r>
      <w:r w:rsidR="00285C36">
        <w:rPr>
          <w:rFonts w:ascii="Times New Roman" w:eastAsia="宋体" w:hAnsi="Times New Roman" w:cs="Times New Roman"/>
          <w:kern w:val="0"/>
          <w:sz w:val="24"/>
          <w:szCs w:val="24"/>
        </w:rPr>
        <w:t xml:space="preserve"> probability and </w:t>
      </w:r>
      <w:r>
        <w:rPr>
          <w:rFonts w:ascii="Times New Roman" w:eastAsia="宋体" w:hAnsi="Times New Roman" w:cs="Times New Roman"/>
          <w:kern w:val="0"/>
          <w:sz w:val="24"/>
          <w:szCs w:val="24"/>
        </w:rPr>
        <w:t xml:space="preserve">an estimate of adversary time window </w:t>
      </w:r>
      <w:r w:rsidR="00A2272C">
        <w:rPr>
          <w:rFonts w:ascii="Times New Roman" w:eastAsia="宋体" w:hAnsi="Times New Roman" w:cs="Times New Roman"/>
          <w:kern w:val="0"/>
          <w:sz w:val="24"/>
          <w:szCs w:val="24"/>
        </w:rPr>
        <w:t>via</w:t>
      </w:r>
      <w:r>
        <w:rPr>
          <w:rFonts w:ascii="Times New Roman" w:eastAsia="宋体" w:hAnsi="Times New Roman" w:cs="Times New Roman"/>
          <w:kern w:val="0"/>
          <w:sz w:val="24"/>
          <w:szCs w:val="24"/>
        </w:rPr>
        <w:t xml:space="preserve"> sensing wireless channel</w:t>
      </w:r>
      <w:r w:rsidR="00411AF6">
        <w:rPr>
          <w:rFonts w:ascii="Times New Roman" w:eastAsia="宋体" w:hAnsi="Times New Roman" w:cs="Times New Roman"/>
          <w:kern w:val="0"/>
          <w:sz w:val="24"/>
          <w:szCs w:val="24"/>
        </w:rPr>
        <w:t xml:space="preserve"> situation</w:t>
      </w:r>
      <w:r>
        <w:rPr>
          <w:rFonts w:ascii="Times New Roman" w:eastAsia="宋体" w:hAnsi="Times New Roman" w:cs="Times New Roman"/>
          <w:kern w:val="0"/>
          <w:sz w:val="24"/>
          <w:szCs w:val="24"/>
        </w:rPr>
        <w:t xml:space="preserve">. </w:t>
      </w:r>
      <w:r w:rsidR="00DB4FD3">
        <w:rPr>
          <w:rFonts w:ascii="Times New Roman" w:eastAsia="宋体" w:hAnsi="Times New Roman" w:cs="Times New Roman"/>
          <w:kern w:val="0"/>
          <w:sz w:val="24"/>
          <w:szCs w:val="24"/>
        </w:rPr>
        <w:t>C</w:t>
      </w:r>
      <w:r w:rsidR="00285C36">
        <w:rPr>
          <w:rFonts w:ascii="Times New Roman" w:eastAsia="宋体" w:hAnsi="Times New Roman" w:cs="Times New Roman"/>
          <w:kern w:val="0"/>
          <w:sz w:val="24"/>
          <w:szCs w:val="24"/>
        </w:rPr>
        <w:t>hannel contention will be reduced</w:t>
      </w:r>
      <w:r w:rsidR="00DB4FD3">
        <w:rPr>
          <w:rFonts w:ascii="Times New Roman" w:eastAsia="宋体" w:hAnsi="Times New Roman" w:cs="Times New Roman"/>
          <w:kern w:val="0"/>
          <w:sz w:val="24"/>
          <w:szCs w:val="24"/>
        </w:rPr>
        <w:t xml:space="preserve"> when </w:t>
      </w:r>
      <w:r w:rsidR="008C11CC">
        <w:rPr>
          <w:rFonts w:ascii="Times New Roman" w:eastAsia="宋体" w:hAnsi="Times New Roman" w:cs="Times New Roman"/>
          <w:kern w:val="0"/>
          <w:sz w:val="24"/>
          <w:szCs w:val="24"/>
        </w:rPr>
        <w:t xml:space="preserve">the </w:t>
      </w:r>
      <w:r w:rsidR="00DB4FD3">
        <w:rPr>
          <w:rFonts w:ascii="Times New Roman" w:eastAsia="宋体" w:hAnsi="Times New Roman" w:cs="Times New Roman"/>
          <w:kern w:val="0"/>
          <w:sz w:val="24"/>
          <w:szCs w:val="24"/>
        </w:rPr>
        <w:t>channel compete probabilities of nodes decrease.</w:t>
      </w:r>
      <w:r w:rsidR="00285C36">
        <w:rPr>
          <w:rFonts w:ascii="Times New Roman" w:eastAsia="宋体" w:hAnsi="Times New Roman" w:cs="Times New Roman"/>
          <w:kern w:val="0"/>
          <w:sz w:val="24"/>
          <w:szCs w:val="24"/>
        </w:rPr>
        <w:t xml:space="preserve"> </w:t>
      </w:r>
      <w:r w:rsidR="00D91C53">
        <w:rPr>
          <w:rFonts w:ascii="Times New Roman" w:eastAsia="宋体" w:hAnsi="Times New Roman" w:cs="Times New Roman"/>
          <w:kern w:val="0"/>
          <w:sz w:val="24"/>
          <w:szCs w:val="24"/>
        </w:rPr>
        <w:t xml:space="preserve">According to channel situation, blockchain system should adjust </w:t>
      </w:r>
      <w:r w:rsidR="00F2277D">
        <w:rPr>
          <w:rFonts w:ascii="Times New Roman" w:eastAsia="宋体" w:hAnsi="Times New Roman" w:cs="Times New Roman"/>
          <w:kern w:val="0"/>
          <w:sz w:val="24"/>
          <w:szCs w:val="24"/>
        </w:rPr>
        <w:t>timeout duration</w:t>
      </w:r>
      <w:r w:rsidR="00F2277D">
        <w:rPr>
          <w:rFonts w:ascii="Times New Roman" w:eastAsia="宋体" w:hAnsi="Times New Roman" w:cs="Times New Roman"/>
          <w:kern w:val="0"/>
          <w:sz w:val="24"/>
          <w:szCs w:val="24"/>
        </w:rPr>
        <w:t xml:space="preserve"> to ensure </w:t>
      </w:r>
      <w:r w:rsidR="00D91C53">
        <w:rPr>
          <w:rFonts w:ascii="Times New Roman" w:eastAsia="宋体" w:hAnsi="Times New Roman" w:cs="Times New Roman"/>
          <w:kern w:val="0"/>
          <w:sz w:val="24"/>
          <w:szCs w:val="24"/>
        </w:rPr>
        <w:t xml:space="preserve">the recovery of </w:t>
      </w:r>
      <w:r w:rsidR="00F2277D">
        <w:rPr>
          <w:rFonts w:ascii="Times New Roman" w:eastAsia="宋体" w:hAnsi="Times New Roman" w:cs="Times New Roman"/>
          <w:kern w:val="0"/>
          <w:sz w:val="24"/>
          <w:szCs w:val="24"/>
        </w:rPr>
        <w:t xml:space="preserve">full signature with </w:t>
      </w:r>
      <w:r w:rsidR="00F2277D">
        <w:rPr>
          <w:rFonts w:ascii="Times New Roman" w:eastAsia="宋体" w:hAnsi="Times New Roman" w:cs="Times New Roman"/>
          <w:kern w:val="0"/>
          <w:sz w:val="24"/>
          <w:szCs w:val="24"/>
        </w:rPr>
        <w:t>a constant</w:t>
      </w:r>
      <w:r w:rsidR="00F2277D">
        <w:rPr>
          <w:rFonts w:ascii="Times New Roman" w:eastAsia="宋体" w:hAnsi="Times New Roman" w:cs="Times New Roman"/>
          <w:kern w:val="0"/>
          <w:sz w:val="24"/>
          <w:szCs w:val="24"/>
        </w:rPr>
        <w:t xml:space="preserve"> probability under jamming attack.</w:t>
      </w:r>
    </w:p>
    <w:p w14:paraId="4A54865F" w14:textId="3F7B15B2" w:rsidR="00D142A0"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an estimate of adversary time window can compute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to</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ensure block finalization.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Blockchain system requires to adjust timeout duration when adversary launches jamming attack. Thus, we can obtain </w:t>
      </w:r>
    </w:p>
    <w:p w14:paraId="27B3BCA3" w14:textId="56AEB6B2"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4</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Pr="00071F38">
        <w:rPr>
          <w:rFonts w:ascii="Times New Roman" w:eastAsia="宋体" w:hAnsi="Times New Roman" w:cs="Times New Roman"/>
          <w:kern w:val="0"/>
          <w:sz w:val="24"/>
          <w:szCs w:val="24"/>
        </w:rPr>
        <w:t>number of time slots</w:t>
      </w:r>
      <w:r>
        <w:rPr>
          <w:rFonts w:ascii="Times New Roman" w:eastAsia="宋体" w:hAnsi="Times New Roman" w:cs="Times New Roman"/>
          <w:kern w:val="0"/>
          <w:sz w:val="24"/>
          <w:szCs w:val="24"/>
        </w:rPr>
        <w:t xml:space="preserve"> for each completed consensus </w:t>
      </w:r>
      <w:r>
        <w:rPr>
          <w:rFonts w:ascii="Times New Roman" w:eastAsia="宋体" w:hAnsi="Times New Roman" w:cs="Times New Roman"/>
          <w:kern w:val="0"/>
          <w:sz w:val="24"/>
          <w:szCs w:val="24"/>
        </w:rPr>
        <w:lastRenderedPageBreak/>
        <w:t xml:space="preserve">round.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Pr>
          <w:rFonts w:ascii="Times New Roman" w:eastAsia="宋体" w:hAnsi="Times New Roman" w:cs="Times New Roman"/>
          <w:kern w:val="0"/>
          <w:sz w:val="24"/>
          <w:szCs w:val="24"/>
        </w:rPr>
        <w:t xml:space="preserve">seconds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r w:rsidR="00E4799D">
        <w:rPr>
          <w:rFonts w:ascii="Times New Roman" w:eastAsia="宋体" w:hAnsi="Times New Roman" w:cs="Times New Roman"/>
          <w:kern w:val="0"/>
          <w:sz w:val="24"/>
          <w:szCs w:val="24"/>
        </w:rPr>
        <w:t xml:space="preserve"> with a constant probability</w:t>
      </w:r>
      <w:r>
        <w:rPr>
          <w:rFonts w:ascii="Times New Roman" w:eastAsia="宋体" w:hAnsi="Times New Roman" w:cs="Times New Roman"/>
          <w:kern w:val="0"/>
          <w:sz w:val="24"/>
          <w:szCs w:val="24"/>
        </w:rPr>
        <w:t>.</w:t>
      </w:r>
    </w:p>
    <w:p w14:paraId="48901C79" w14:textId="48483637" w:rsidR="00D142A0" w:rsidRPr="005C0F97"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 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Thus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node can transmit a</w:t>
      </w:r>
      <w:r w:rsidRPr="005329E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A completed consensus process for each round requires</w:t>
      </w:r>
      <w:r w:rsidR="00693A9D">
        <w:rPr>
          <w:rFonts w:ascii="Times New Roman" w:eastAsia="宋体" w:hAnsi="Times New Roman" w:cs="Times New Roman"/>
          <w:kern w:val="0"/>
          <w:sz w:val="24"/>
          <w:szCs w:val="24"/>
        </w:rPr>
        <w:t xml:space="preserve"> at least</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r w:rsidR="0047080B">
        <w:rPr>
          <w:rFonts w:ascii="Times New Roman" w:eastAsia="宋体" w:hAnsi="Times New Roman" w:cs="Times New Roman"/>
          <w:kern w:val="0"/>
          <w:sz w:val="24"/>
          <w:szCs w:val="24"/>
        </w:rPr>
        <w:t>Without considering computing time, t</w:t>
      </w:r>
      <w:r w:rsidR="008271E0">
        <w:rPr>
          <w:rFonts w:ascii="Times New Roman" w:eastAsia="宋体" w:hAnsi="Times New Roman" w:cs="Times New Roman"/>
          <w:kern w:val="0"/>
          <w:sz w:val="24"/>
          <w:szCs w:val="24"/>
        </w:rPr>
        <w:t xml:space="preserve">he required time slots of block generation stage is </w:t>
      </w:r>
      <m:oMath>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sidR="008271E0">
        <w:rPr>
          <w:rFonts w:ascii="Times New Roman" w:eastAsia="宋体" w:hAnsi="Times New Roman" w:cs="Times New Roman" w:hint="eastAsia"/>
          <w:kern w:val="0"/>
          <w:sz w:val="24"/>
          <w:szCs w:val="24"/>
        </w:rPr>
        <w:t>;</w:t>
      </w:r>
      <w:r w:rsidR="008271E0">
        <w:rPr>
          <w:rFonts w:ascii="Times New Roman" w:eastAsia="宋体" w:hAnsi="Times New Roman" w:cs="Times New Roman"/>
          <w:kern w:val="0"/>
          <w:sz w:val="24"/>
          <w:szCs w:val="24"/>
        </w:rPr>
        <w:t xml:space="preserve"> the required time slots of block verification stage is </w:t>
      </w:r>
      <m:oMath>
        <m:r>
          <w:rPr>
            <w:rFonts w:ascii="Cambria Math" w:eastAsia="宋体" w:hAnsi="Cambria Math" w:cs="Times New Roman"/>
            <w:kern w:val="0"/>
            <w:sz w:val="24"/>
            <w:szCs w:val="24"/>
          </w:rPr>
          <m:t>N</m:t>
        </m:r>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sidR="008271E0">
        <w:rPr>
          <w:rFonts w:ascii="Times New Roman" w:eastAsia="宋体" w:hAnsi="Times New Roman" w:cs="Times New Roman" w:hint="eastAsia"/>
          <w:kern w:val="0"/>
          <w:sz w:val="24"/>
          <w:szCs w:val="24"/>
        </w:rPr>
        <w:t>;</w:t>
      </w:r>
      <w:r w:rsidR="008271E0">
        <w:rPr>
          <w:rFonts w:ascii="Times New Roman" w:eastAsia="宋体" w:hAnsi="Times New Roman" w:cs="Times New Roman"/>
          <w:kern w:val="0"/>
          <w:sz w:val="24"/>
          <w:szCs w:val="24"/>
        </w:rPr>
        <w:t xml:space="preserve"> and the required time slots of block finalization is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oMath>
      <w:r w:rsidR="0047080B">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should be calculated as</w:t>
      </w:r>
    </w:p>
    <w:p w14:paraId="4B344F3E" w14:textId="12294838" w:rsidR="002422BB" w:rsidRPr="00E10DC7" w:rsidRDefault="00435586"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oMath>
      </m:oMathPara>
    </w:p>
    <w:p w14:paraId="54C438C6" w14:textId="69252334" w:rsidR="00E10DC7" w:rsidRDefault="00E10DC7"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.8 Discussion Synchronization Mechanism</w:t>
      </w:r>
    </w:p>
    <w:p w14:paraId="370C916C" w14:textId="77777777" w:rsidR="00E10DC7" w:rsidRDefault="00E10DC7" w:rsidP="00E10DC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synchronization mechanism improves the security of synchronization process by allowing nodes request blocks from multiple high-quality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nodes with higher stability are more likely to maintain the latest blockchain, and have lower risk of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ending faulty blockchain information. The synchronization mechanism allows new nodes to request a part of blockchain information from multiple high-quality nodes. This will reduce the risk that a node transmits error blockchain information to mislead new nodes. Once a node transmits error block information, the receiving node can immediately detect it through blockchain information received from other nodes. The new node can request the of blockchain information from other trustworthy nodes to ensure the receipt of correct blockchain information.</w:t>
      </w:r>
    </w:p>
    <w:p w14:paraId="7833A702" w14:textId="77777777" w:rsidR="00E10DC7" w:rsidRPr="008938C8" w:rsidRDefault="00E10DC7" w:rsidP="00E10DC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synchronization mechanism can reduce the burden of a single node in synchronization process. It is a huge burden for a node to transmit a large number of blocks. The node consumes large transmitting power and transmitting time to complete this transmission. Actually, all consensus nodes have obligation to response for the request of blockchain information. In our mechanism, nodes are allowed to request a part of blockchain information from multiple nodes. For the requested nodes, </w:t>
      </w:r>
      <w:r>
        <w:rPr>
          <w:rFonts w:ascii="Times New Roman" w:eastAsia="宋体" w:hAnsi="Times New Roman" w:cs="Times New Roman"/>
          <w:kern w:val="0"/>
          <w:sz w:val="24"/>
          <w:szCs w:val="24"/>
        </w:rPr>
        <w:lastRenderedPageBreak/>
        <w:t>the transmit power consumption should be small. This mechanism decreases the burden of a single requested node.</w:t>
      </w:r>
    </w:p>
    <w:p w14:paraId="1318BCB8" w14:textId="77777777" w:rsidR="00E10DC7" w:rsidRPr="00E10DC7" w:rsidRDefault="00E10DC7" w:rsidP="00D142A0">
      <w:pPr>
        <w:spacing w:afterLines="50" w:after="156"/>
        <w:rPr>
          <w:rFonts w:ascii="Times New Roman" w:eastAsia="宋体" w:hAnsi="Times New Roman" w:cs="Times New Roman" w:hint="eastAsia"/>
          <w:kern w:val="0"/>
          <w:sz w:val="24"/>
          <w:szCs w:val="24"/>
        </w:rPr>
      </w:pPr>
    </w:p>
    <w:p w14:paraId="730641B8" w14:textId="481C257A" w:rsidR="003D2199" w:rsidRPr="0041694A" w:rsidRDefault="003D2199" w:rsidP="00A06FF7">
      <w:pPr>
        <w:pStyle w:val="1"/>
        <w:numPr>
          <w:ilvl w:val="0"/>
          <w:numId w:val="33"/>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5DFDE725" w14:textId="7A2A0A34" w:rsidR="00267F41" w:rsidRDefault="004F755D"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267F41">
        <w:rPr>
          <w:rFonts w:ascii="Times New Roman" w:eastAsia="宋体" w:hAnsi="Times New Roman" w:cs="Times New Roman"/>
          <w:kern w:val="0"/>
          <w:sz w:val="24"/>
          <w:szCs w:val="24"/>
        </w:rPr>
        <w:t xml:space="preserve">the impacts of weighs in node stability, the consensus success probability of </w:t>
      </w:r>
      <w:proofErr w:type="spellStart"/>
      <w:r w:rsidR="00267F41">
        <w:rPr>
          <w:rFonts w:ascii="Times New Roman" w:eastAsia="宋体" w:hAnsi="Times New Roman" w:cs="Times New Roman"/>
          <w:kern w:val="0"/>
          <w:sz w:val="24"/>
          <w:szCs w:val="24"/>
        </w:rPr>
        <w:t>SWIB</w:t>
      </w:r>
      <w:proofErr w:type="spellEnd"/>
      <w:r w:rsidR="007F4C23">
        <w:rPr>
          <w:rFonts w:ascii="Times New Roman" w:eastAsia="宋体" w:hAnsi="Times New Roman" w:cs="Times New Roman"/>
          <w:kern w:val="0"/>
          <w:sz w:val="24"/>
          <w:szCs w:val="24"/>
        </w:rPr>
        <w:t>, and</w:t>
      </w:r>
      <w:r w:rsidR="00267F4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7F4C23">
        <w:rPr>
          <w:rFonts w:ascii="Times New Roman" w:eastAsia="宋体" w:hAnsi="Times New Roman" w:cs="Times New Roman"/>
          <w:kern w:val="0"/>
          <w:sz w:val="24"/>
          <w:szCs w:val="24"/>
        </w:rPr>
        <w:t>We evaluate the performance of our protocol in terms of consensus latency and transaction throughput.</w:t>
      </w:r>
    </w:p>
    <w:p w14:paraId="39D6593D" w14:textId="183AAF5E" w:rsidR="00111D76" w:rsidRDefault="00111D76"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仿真中理论指标与实际指标要</w:t>
      </w:r>
      <w:proofErr w:type="gramStart"/>
      <w:r>
        <w:rPr>
          <w:rFonts w:ascii="Times New Roman" w:eastAsia="宋体" w:hAnsi="Times New Roman" w:cs="Times New Roman" w:hint="eastAsia"/>
          <w:kern w:val="0"/>
          <w:sz w:val="24"/>
          <w:szCs w:val="24"/>
        </w:rPr>
        <w:t>做对</w:t>
      </w:r>
      <w:proofErr w:type="gramEnd"/>
      <w:r>
        <w:rPr>
          <w:rFonts w:ascii="Times New Roman" w:eastAsia="宋体" w:hAnsi="Times New Roman" w:cs="Times New Roman" w:hint="eastAsia"/>
          <w:kern w:val="0"/>
          <w:sz w:val="24"/>
          <w:szCs w:val="24"/>
        </w:rPr>
        <w:t>比</w:t>
      </w:r>
      <w:r>
        <w:rPr>
          <w:rFonts w:ascii="Times New Roman" w:eastAsia="宋体" w:hAnsi="Times New Roman" w:cs="Times New Roman"/>
          <w:kern w:val="0"/>
          <w:sz w:val="24"/>
          <w:szCs w:val="24"/>
        </w:rPr>
        <w:t>)</w:t>
      </w:r>
    </w:p>
    <w:p w14:paraId="21D56408" w14:textId="4E737530" w:rsidR="007F4C23" w:rsidRPr="007F4C23" w:rsidRDefault="009071B6"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w:t>
      </w:r>
      <w:proofErr w:type="spellStart"/>
      <w:r w:rsidR="005D35E9">
        <w:rPr>
          <w:rFonts w:ascii="Times New Roman" w:eastAsia="宋体" w:hAnsi="Times New Roman" w:cs="Times New Roman"/>
          <w:kern w:val="0"/>
          <w:sz w:val="24"/>
          <w:szCs w:val="24"/>
        </w:rPr>
        <w:t>2.4GHz</w:t>
      </w:r>
      <w:proofErr w:type="spellEnd"/>
      <w:r w:rsidR="005D35E9">
        <w:rPr>
          <w:rFonts w:ascii="Times New Roman" w:eastAsia="宋体" w:hAnsi="Times New Roman" w:cs="Times New Roman"/>
          <w:kern w:val="0"/>
          <w:sz w:val="24"/>
          <w:szCs w:val="24"/>
        </w:rPr>
        <w:t xml:space="preserve">. 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ξ=0.9999</m:t>
        </m:r>
      </m:oMath>
      <w:r w:rsidR="005D35E9">
        <w:rPr>
          <w:rFonts w:ascii="Times New Roman" w:eastAsia="宋体" w:hAnsi="Times New Roman" w:cs="Times New Roman"/>
          <w:kern w:val="0"/>
          <w:sz w:val="24"/>
          <w:szCs w:val="24"/>
        </w:rPr>
        <w:t>.</w:t>
      </w:r>
    </w:p>
    <w:p w14:paraId="02B0749A" w14:textId="4675F610" w:rsidR="00267F41" w:rsidRDefault="00267F41" w:rsidP="00267F4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10 tests.</w:t>
      </w:r>
    </w:p>
    <w:p w14:paraId="623F7A53" w14:textId="6B60284D" w:rsidR="003D2199" w:rsidRDefault="003D2199" w:rsidP="003D2199">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Pr>
          <w:rFonts w:ascii="Times New Roman" w:eastAsia="黑体" w:hAnsi="Times New Roman" w:cs="Times New Roman" w:hint="eastAsia"/>
          <w:sz w:val="28"/>
          <w:szCs w:val="28"/>
        </w:rPr>
        <w:t>Impa</w:t>
      </w:r>
      <w:r>
        <w:rPr>
          <w:rFonts w:ascii="Times New Roman" w:eastAsia="黑体" w:hAnsi="Times New Roman" w:cs="Times New Roman"/>
          <w:sz w:val="28"/>
          <w:szCs w:val="28"/>
        </w:rPr>
        <w:t xml:space="preserve">ct of </w:t>
      </w:r>
      <w:r w:rsidRPr="00B16695">
        <w:rPr>
          <w:rFonts w:ascii="Times New Roman" w:eastAsia="黑体" w:hAnsi="Times New Roman" w:cs="Times New Roman"/>
          <w:sz w:val="28"/>
          <w:szCs w:val="28"/>
        </w:rPr>
        <w:t>Weight</w:t>
      </w:r>
      <w:r>
        <w:rPr>
          <w:rFonts w:ascii="Times New Roman" w:eastAsia="黑体" w:hAnsi="Times New Roman" w:cs="Times New Roman"/>
          <w:sz w:val="28"/>
          <w:szCs w:val="28"/>
        </w:rPr>
        <w:t>s</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in Node Stability</w:t>
      </w:r>
    </w:p>
    <w:p w14:paraId="325B2F03" w14:textId="75E7AD57" w:rsidR="003D2199" w:rsidRDefault="009140A7" w:rsidP="009D743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evaluate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impact of node active time and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number of generated valid blocks in several latest consensus rounds on node stability. </w:t>
      </w:r>
      <w:r w:rsidR="005B4DC5">
        <w:rPr>
          <w:rFonts w:ascii="Times New Roman" w:eastAsia="宋体" w:hAnsi="Times New Roman" w:cs="Times New Roman"/>
          <w:kern w:val="0"/>
          <w:sz w:val="24"/>
          <w:szCs w:val="24"/>
        </w:rPr>
        <w:t xml:space="preserve">We study </w:t>
      </w:r>
      <w:r w:rsidR="008C11CC">
        <w:rPr>
          <w:rFonts w:ascii="Times New Roman" w:eastAsia="宋体" w:hAnsi="Times New Roman" w:cs="Times New Roman"/>
          <w:kern w:val="0"/>
          <w:sz w:val="24"/>
          <w:szCs w:val="24"/>
        </w:rPr>
        <w:t xml:space="preserve">the </w:t>
      </w:r>
      <w:r w:rsidR="00D73DD2" w:rsidRPr="00DA6DCF">
        <w:rPr>
          <w:rFonts w:ascii="Times New Roman" w:eastAsia="宋体" w:hAnsi="Times New Roman" w:cs="Times New Roman"/>
          <w:kern w:val="0"/>
          <w:sz w:val="24"/>
          <w:szCs w:val="24"/>
        </w:rPr>
        <w:t>probability of electing quality nodes</w:t>
      </w:r>
      <w:r w:rsidR="00D73DD2">
        <w:rPr>
          <w:rFonts w:ascii="Times New Roman" w:eastAsia="宋体" w:hAnsi="Times New Roman" w:cs="Times New Roman"/>
          <w:kern w:val="0"/>
          <w:sz w:val="24"/>
          <w:szCs w:val="24"/>
        </w:rPr>
        <w:t xml:space="preserve"> as block proposer base on node stability.</w:t>
      </w:r>
      <w:r w:rsidR="004C459B">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3</w:t>
      </w:r>
      <w:r w:rsidR="003D2199">
        <w:rPr>
          <w:rFonts w:ascii="Times New Roman" w:eastAsia="宋体" w:hAnsi="Times New Roman" w:cs="Times New Roman"/>
          <w:kern w:val="0"/>
          <w:sz w:val="24"/>
          <w:szCs w:val="24"/>
        </w:rPr>
        <w:t>(a)</w:t>
      </w:r>
      <w:r w:rsidR="00844835">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there are 100 consensus </w:t>
      </w:r>
      <w:r w:rsidR="003D2199">
        <w:rPr>
          <w:rFonts w:ascii="Times New Roman" w:eastAsia="宋体" w:hAnsi="Times New Roman" w:cs="Times New Roman"/>
          <w:kern w:val="0"/>
          <w:sz w:val="24"/>
          <w:szCs w:val="24"/>
        </w:rPr>
        <w:t>nodes</w:t>
      </w:r>
      <w:r w:rsidR="00844835">
        <w:rPr>
          <w:rFonts w:ascii="Times New Roman" w:eastAsia="宋体" w:hAnsi="Times New Roman" w:cs="Times New Roman"/>
          <w:kern w:val="0"/>
          <w:sz w:val="24"/>
          <w:szCs w:val="24"/>
        </w:rPr>
        <w:t xml:space="preserve"> of with four</w:t>
      </w:r>
      <w:r w:rsidR="009D743C">
        <w:rPr>
          <w:rFonts w:ascii="Times New Roman" w:eastAsia="宋体" w:hAnsi="Times New Roman" w:cs="Times New Roman"/>
          <w:kern w:val="0"/>
          <w:sz w:val="24"/>
          <w:szCs w:val="24"/>
        </w:rPr>
        <w:t xml:space="preserve"> different setting</w:t>
      </w:r>
      <w:r w:rsidR="00844835">
        <w:rPr>
          <w:rFonts w:ascii="Times New Roman" w:eastAsia="宋体" w:hAnsi="Times New Roman" w:cs="Times New Roman"/>
          <w:kern w:val="0"/>
          <w:sz w:val="24"/>
          <w:szCs w:val="24"/>
        </w:rPr>
        <w:t>s uniformly distributed in a network</w:t>
      </w:r>
      <w:r w:rsidR="003D2199">
        <w:rPr>
          <w:rFonts w:ascii="Times New Roman" w:eastAsia="宋体" w:hAnsi="Times New Roman" w:cs="Times New Roman"/>
          <w:kern w:val="0"/>
          <w:sz w:val="24"/>
          <w:szCs w:val="24"/>
        </w:rPr>
        <w:t xml:space="preserve">. To investigate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impact of active time</w:t>
      </w:r>
      <w:r w:rsidR="009D743C">
        <w:rPr>
          <w:rFonts w:ascii="Times New Roman" w:eastAsia="宋体" w:hAnsi="Times New Roman" w:cs="Times New Roman"/>
          <w:kern w:val="0"/>
          <w:sz w:val="24"/>
          <w:szCs w:val="24"/>
        </w:rPr>
        <w:t xml:space="preserve"> and the number of generated valid blocks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we measure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percentage of electing high-quality nodes as block proposer in 100 consensus times.</w:t>
      </w:r>
    </w:p>
    <w:p w14:paraId="53F1D8FE" w14:textId="289B44BA" w:rsidR="00C46D7E" w:rsidRPr="00C46D7E" w:rsidRDefault="00C46D7E" w:rsidP="00C46D7E">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3(b), with the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ncrease of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the percentage of high-quality nodes is approximate a </w:t>
      </w:r>
      <w:r w:rsidRPr="00843418">
        <w:rPr>
          <w:rFonts w:ascii="Times New Roman" w:eastAsia="宋体" w:hAnsi="Times New Roman" w:cs="Times New Roman"/>
          <w:kern w:val="0"/>
          <w:sz w:val="24"/>
          <w:szCs w:val="24"/>
        </w:rPr>
        <w:t>parabolic curve</w:t>
      </w:r>
      <w:r>
        <w:rPr>
          <w:rFonts w:ascii="Times New Roman" w:eastAsia="宋体" w:hAnsi="Times New Roman" w:cs="Times New Roman"/>
          <w:kern w:val="0"/>
          <w:sz w:val="24"/>
          <w:szCs w:val="24"/>
        </w:rPr>
        <w:t>. Both active time ratio and consensus ratio affect the probability</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472813">
        <w:rPr>
          <w:rFonts w:ascii="Times New Roman" w:eastAsia="宋体" w:hAnsi="Times New Roman" w:cs="Times New Roman"/>
          <w:kern w:val="0"/>
          <w:sz w:val="24"/>
          <w:szCs w:val="24"/>
        </w:rPr>
        <w:t xml:space="preserve">When the active time ratio weight </w:t>
      </w:r>
      <m:oMath>
        <m:r>
          <w:rPr>
            <w:rFonts w:ascii="Cambria Math" w:eastAsia="宋体" w:hAnsi="Cambria Math" w:cs="Times New Roman"/>
            <w:kern w:val="0"/>
            <w:sz w:val="24"/>
            <w:szCs w:val="24"/>
          </w:rPr>
          <m:t xml:space="preserve">a </m:t>
        </m:r>
      </m:oMath>
      <w:r w:rsidRPr="00472813">
        <w:rPr>
          <w:rFonts w:ascii="Times New Roman" w:eastAsia="宋体" w:hAnsi="Times New Roman" w:cs="Times New Roman"/>
          <w:kern w:val="0"/>
          <w:sz w:val="24"/>
          <w:szCs w:val="24"/>
        </w:rPr>
        <w:t xml:space="preserve"> equals 0.</w:t>
      </w:r>
      <w:r>
        <w:rPr>
          <w:rFonts w:ascii="Times New Roman" w:eastAsia="宋体" w:hAnsi="Times New Roman" w:cs="Times New Roman"/>
          <w:kern w:val="0"/>
          <w:sz w:val="24"/>
          <w:szCs w:val="24"/>
        </w:rPr>
        <w:t>5</w:t>
      </w:r>
      <w:r w:rsidRPr="0047281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 xml:space="preserve">maximum </w:t>
      </w:r>
      <w:r w:rsidRPr="00472813">
        <w:rPr>
          <w:rFonts w:ascii="Times New Roman" w:eastAsia="宋体" w:hAnsi="Times New Roman" w:cs="Times New Roman"/>
          <w:kern w:val="0"/>
          <w:sz w:val="24"/>
          <w:szCs w:val="24"/>
        </w:rPr>
        <w:t xml:space="preserve">percentage </w:t>
      </w:r>
      <w:r>
        <w:rPr>
          <w:rFonts w:ascii="Times New Roman" w:eastAsia="宋体" w:hAnsi="Times New Roman" w:cs="Times New Roman"/>
          <w:kern w:val="0"/>
          <w:sz w:val="24"/>
          <w:szCs w:val="24"/>
        </w:rPr>
        <w:t>is more than 0.422</w:t>
      </w:r>
      <w:r w:rsidRPr="0047281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elected probability of nodes is proportional to node stability, which is determined by active time and the number of generated valid blocks. Node with high active time have lower probability </w:t>
      </w:r>
      <w:r>
        <w:rPr>
          <w:rFonts w:ascii="Times New Roman" w:eastAsia="宋体" w:hAnsi="Times New Roman" w:cs="Times New Roman"/>
          <w:kern w:val="0"/>
          <w:sz w:val="24"/>
          <w:szCs w:val="24"/>
        </w:rPr>
        <w:lastRenderedPageBreak/>
        <w:t>that leaving system during consensus process. In addition, nodes who have generated a large number of valid blocks in recent consensus rounds would not like to temper blockchain.</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in order to elect honest nodes as block proposers with high er probability, we set both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and consensus ratio </w:t>
      </w:r>
      <w:r w:rsidRPr="00B107DC">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 </w:t>
      </w:r>
      <w:r w:rsidRPr="00E002A1">
        <w:rPr>
          <w:rFonts w:ascii="Times New Roman" w:eastAsia="宋体" w:hAnsi="Times New Roman" w:cs="Times New Roman"/>
          <w:i/>
          <w:iCs/>
          <w:kern w:val="0"/>
          <w:sz w:val="24"/>
          <w:szCs w:val="24"/>
        </w:rPr>
        <w:t>b</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0.5 in the subsequent performance experiments.</w:t>
      </w:r>
    </w:p>
    <w:p w14:paraId="6F2765C5" w14:textId="2564BD80" w:rsidR="003D2199" w:rsidRDefault="004119B0" w:rsidP="003D2199">
      <w:pPr>
        <w:keepNext/>
        <w:widowControl/>
        <w:shd w:val="clear" w:color="auto" w:fill="FFFFFF"/>
        <w:spacing w:line="450" w:lineRule="atLeast"/>
        <w:ind w:firstLine="420"/>
        <w:jc w:val="left"/>
        <w:rPr>
          <w:noProof/>
        </w:rPr>
      </w:pPr>
      <w:r>
        <w:rPr>
          <w:noProof/>
        </w:rPr>
        <w:drawing>
          <wp:inline distT="0" distB="0" distL="0" distR="0" wp14:anchorId="24C6976A" wp14:editId="3115C449">
            <wp:extent cx="1992887" cy="19522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6351" cy="1965405"/>
                    </a:xfrm>
                    <a:prstGeom prst="rect">
                      <a:avLst/>
                    </a:prstGeom>
                  </pic:spPr>
                </pic:pic>
              </a:graphicData>
            </a:graphic>
          </wp:inline>
        </w:drawing>
      </w:r>
      <w:r w:rsidR="003D2199" w:rsidRPr="00093A75">
        <w:rPr>
          <w:noProof/>
        </w:rPr>
        <w:t xml:space="preserve"> </w:t>
      </w:r>
      <w:r>
        <w:rPr>
          <w:noProof/>
        </w:rPr>
        <w:drawing>
          <wp:inline distT="0" distB="0" distL="0" distR="0" wp14:anchorId="08DEF4BA" wp14:editId="65C5587C">
            <wp:extent cx="2440270" cy="180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0156" cy="1823051"/>
                    </a:xfrm>
                    <a:prstGeom prst="rect">
                      <a:avLst/>
                    </a:prstGeom>
                  </pic:spPr>
                </pic:pic>
              </a:graphicData>
            </a:graphic>
          </wp:inline>
        </w:drawing>
      </w:r>
    </w:p>
    <w:p w14:paraId="7172FB09" w14:textId="5B3F35B0" w:rsidR="00BD0F03" w:rsidRPr="00303612" w:rsidRDefault="00BD0F03" w:rsidP="00BD0F03">
      <w:pPr>
        <w:keepNext/>
        <w:spacing w:beforeLines="50" w:before="156" w:afterLines="50" w:after="156"/>
        <w:ind w:left="420"/>
        <w:rPr>
          <w:rFonts w:ascii="Times New Roman" w:hAnsi="Times New Roman" w:cs="Times New Roman"/>
        </w:rPr>
      </w:pPr>
      <w:r>
        <w:rPr>
          <w:rFonts w:ascii="Times New Roman" w:hAnsi="Times New Roman" w:cs="Times New Roman"/>
        </w:rPr>
        <w:t>(a) Experiments settings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E4965">
        <w:rPr>
          <w:rFonts w:ascii="Times New Roman" w:hAnsi="Times New Roman" w:cs="Times New Roman"/>
        </w:rPr>
        <w:t xml:space="preserve">(b) </w:t>
      </w:r>
      <w:r>
        <w:rPr>
          <w:rFonts w:ascii="Times New Roman" w:hAnsi="Times New Roman" w:cs="Times New Roman"/>
        </w:rPr>
        <w:t>Elected probability Vs. active time ratio weight</w:t>
      </w:r>
    </w:p>
    <w:p w14:paraId="7F97D836" w14:textId="382E5494" w:rsidR="003D2199" w:rsidRPr="001E4CC7" w:rsidRDefault="003D2199" w:rsidP="003D219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C46D7E">
        <w:rPr>
          <w:rFonts w:ascii="Times New Roman" w:hAnsi="Times New Roman" w:cs="Times New Roman"/>
          <w:b/>
          <w:bCs/>
        </w:rPr>
        <w:t>3</w:t>
      </w:r>
      <w:r>
        <w:rPr>
          <w:rFonts w:ascii="Times New Roman" w:hAnsi="Times New Roman" w:cs="Times New Roman"/>
          <w:b/>
          <w:bCs/>
        </w:rPr>
        <w:t>.</w:t>
      </w:r>
      <w:r w:rsidRPr="001E4CC7">
        <w:rPr>
          <w:rFonts w:ascii="Times New Roman" w:hAnsi="Times New Roman" w:cs="Times New Roman"/>
          <w:b/>
          <w:bCs/>
        </w:rPr>
        <w:t xml:space="preserve"> Percentage of high-quality under different </w:t>
      </w:r>
      <w:r w:rsidR="00844835">
        <w:rPr>
          <w:rFonts w:ascii="Times New Roman" w:hAnsi="Times New Roman" w:cs="Times New Roman"/>
          <w:b/>
          <w:bCs/>
        </w:rPr>
        <w:t>weight</w:t>
      </w:r>
      <w:r>
        <w:rPr>
          <w:rFonts w:ascii="Times New Roman" w:hAnsi="Times New Roman" w:cs="Times New Roman"/>
          <w:b/>
          <w:bCs/>
        </w:rPr>
        <w:t>.</w:t>
      </w:r>
    </w:p>
    <w:p w14:paraId="00D400F0" w14:textId="00784ED0"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 xml:space="preserve">Consensus </w:t>
      </w:r>
      <w:r w:rsidR="00EE6F53">
        <w:rPr>
          <w:rFonts w:ascii="Times New Roman" w:eastAsia="黑体" w:hAnsi="Times New Roman" w:cs="Times New Roman"/>
          <w:sz w:val="28"/>
          <w:szCs w:val="28"/>
        </w:rPr>
        <w:t>Success</w:t>
      </w:r>
      <w:r>
        <w:rPr>
          <w:rFonts w:ascii="Times New Roman" w:eastAsia="黑体" w:hAnsi="Times New Roman" w:cs="Times New Roman"/>
          <w:sz w:val="28"/>
          <w:szCs w:val="28"/>
        </w:rPr>
        <w:t xml:space="preserve"> </w:t>
      </w:r>
      <w:r w:rsidR="00EE6F53">
        <w:rPr>
          <w:rFonts w:ascii="Times New Roman" w:eastAsia="黑体" w:hAnsi="Times New Roman" w:cs="Times New Roman"/>
          <w:sz w:val="28"/>
          <w:szCs w:val="28"/>
        </w:rPr>
        <w:t>Probability</w:t>
      </w:r>
    </w:p>
    <w:p w14:paraId="60250630" w14:textId="55602578" w:rsidR="003D2199" w:rsidRDefault="003D2199" w:rsidP="002063BB">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 xml:space="preserve">aluate consensus </w:t>
      </w:r>
      <w:r w:rsidR="00EE6F53">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w:t>
      </w:r>
      <w:r w:rsidR="002063BB">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is affected by</w:t>
      </w:r>
      <w:r w:rsidR="002063BB">
        <w:rPr>
          <w:rFonts w:ascii="Times New Roman" w:eastAsia="宋体" w:hAnsi="Times New Roman" w:cs="Times New Roman"/>
          <w:kern w:val="0"/>
          <w:sz w:val="24"/>
          <w:szCs w:val="24"/>
        </w:rPr>
        <w:t xml:space="preserve"> transmission success</w:t>
      </w:r>
      <w:r>
        <w:rPr>
          <w:rFonts w:ascii="Times New Roman" w:eastAsia="宋体" w:hAnsi="Times New Roman" w:cs="Times New Roman"/>
          <w:kern w:val="0"/>
          <w:sz w:val="24"/>
          <w:szCs w:val="24"/>
        </w:rPr>
        <w:t xml:space="preserve"> probability. In this test, we compared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w:t>
      </w:r>
      <w:r w:rsidR="002063BB">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w:t>
      </w:r>
    </w:p>
    <w:p w14:paraId="364DE2D0" w14:textId="6760CB71" w:rsidR="005625F5" w:rsidRDefault="003D2199" w:rsidP="003D2199">
      <w:pPr>
        <w:keepNext/>
        <w:spacing w:beforeLines="50" w:before="156" w:afterLines="50" w:after="156"/>
        <w:ind w:left="420"/>
        <w:rPr>
          <w:rFonts w:ascii="Times New Roman" w:hAnsi="Times New Roman" w:cs="Times New Roman"/>
        </w:rPr>
      </w:pPr>
      <w:r w:rsidRPr="0035546B">
        <w:rPr>
          <w:noProof/>
        </w:rPr>
        <w:t xml:space="preserve"> </w:t>
      </w:r>
      <w:r>
        <w:rPr>
          <w:noProof/>
        </w:rPr>
        <w:t xml:space="preserve"> </w:t>
      </w:r>
      <w:r w:rsidR="00BE662F">
        <w:rPr>
          <w:noProof/>
        </w:rPr>
        <w:drawing>
          <wp:inline distT="0" distB="0" distL="0" distR="0" wp14:anchorId="07698EC9" wp14:editId="651AEB79">
            <wp:extent cx="2440270" cy="1697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740" cy="1708019"/>
                    </a:xfrm>
                    <a:prstGeom prst="rect">
                      <a:avLst/>
                    </a:prstGeom>
                  </pic:spPr>
                </pic:pic>
              </a:graphicData>
            </a:graphic>
          </wp:inline>
        </w:drawing>
      </w:r>
      <w:r w:rsidR="008A2E38">
        <w:rPr>
          <w:noProof/>
        </w:rPr>
        <w:drawing>
          <wp:inline distT="0" distB="0" distL="0" distR="0" wp14:anchorId="07AE131F" wp14:editId="3CA9DC49">
            <wp:extent cx="2390506" cy="1699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7843" cy="1712102"/>
                    </a:xfrm>
                    <a:prstGeom prst="rect">
                      <a:avLst/>
                    </a:prstGeom>
                  </pic:spPr>
                </pic:pic>
              </a:graphicData>
            </a:graphic>
          </wp:inline>
        </w:drawing>
      </w:r>
    </w:p>
    <w:p w14:paraId="076B43B2" w14:textId="374A3E89" w:rsidR="003D2199" w:rsidRPr="00303612" w:rsidRDefault="003D2199" w:rsidP="003D2199">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6F7B58">
        <w:rPr>
          <w:rFonts w:ascii="Times New Roman" w:hAnsi="Times New Roman" w:cs="Times New Roman"/>
        </w:rPr>
        <w:t>Network with no faulty nodes</w:t>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Pr="00DE4965">
        <w:rPr>
          <w:rFonts w:ascii="Times New Roman" w:hAnsi="Times New Roman" w:cs="Times New Roman"/>
        </w:rPr>
        <w:t xml:space="preserve">(b) </w:t>
      </w:r>
      <w:r w:rsidR="006F7B58">
        <w:rPr>
          <w:rFonts w:ascii="Times New Roman" w:hAnsi="Times New Roman" w:cs="Times New Roman"/>
        </w:rPr>
        <w:t xml:space="preserve">Networks with 30% </w:t>
      </w:r>
      <w:r w:rsidR="00376670">
        <w:rPr>
          <w:rFonts w:ascii="Times New Roman" w:hAnsi="Times New Roman" w:cs="Times New Roman"/>
        </w:rPr>
        <w:t>faulty nodes</w:t>
      </w:r>
    </w:p>
    <w:p w14:paraId="3910B87D" w14:textId="40219BBE" w:rsidR="003D2199" w:rsidRPr="000941F3" w:rsidRDefault="003D2199" w:rsidP="003D219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C46D7E">
        <w:rPr>
          <w:rFonts w:ascii="Times New Roman" w:hAnsi="Times New Roman" w:cs="Times New Roman"/>
          <w:b/>
          <w:bCs/>
        </w:rPr>
        <w:t>4</w:t>
      </w:r>
      <w:r w:rsidRPr="000941F3">
        <w:rPr>
          <w:rFonts w:ascii="Times New Roman" w:hAnsi="Times New Roman" w:cs="Times New Roman"/>
          <w:b/>
          <w:bCs/>
        </w:rPr>
        <w:t>.</w:t>
      </w:r>
      <w:r>
        <w:rPr>
          <w:rFonts w:ascii="Times New Roman" w:hAnsi="Times New Roman" w:cs="Times New Roman"/>
          <w:b/>
          <w:bCs/>
        </w:rPr>
        <w:t xml:space="preserve"> Consensus </w:t>
      </w:r>
      <w:r w:rsidR="006F7B58">
        <w:rPr>
          <w:rFonts w:ascii="Times New Roman" w:hAnsi="Times New Roman" w:cs="Times New Roman"/>
          <w:b/>
          <w:bCs/>
        </w:rPr>
        <w:t>success</w:t>
      </w:r>
      <w:r>
        <w:rPr>
          <w:rFonts w:ascii="Times New Roman" w:hAnsi="Times New Roman" w:cs="Times New Roman"/>
          <w:b/>
          <w:bCs/>
        </w:rPr>
        <w:t xml:space="preserve"> probability comparison. </w:t>
      </w:r>
    </w:p>
    <w:p w14:paraId="1783C96B" w14:textId="339C53D3" w:rsidR="004F5D08" w:rsidRDefault="002063BB" w:rsidP="004F5D0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5625F5">
        <w:rPr>
          <w:rFonts w:ascii="Times New Roman" w:eastAsia="宋体" w:hAnsi="Times New Roman" w:cs="Times New Roman"/>
          <w:kern w:val="0"/>
          <w:sz w:val="24"/>
          <w:szCs w:val="24"/>
        </w:rPr>
        <w:t xml:space="preserve">we compare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probability </w:t>
      </w:r>
      <w:r w:rsidR="005625F5">
        <w:rPr>
          <w:rFonts w:ascii="Times New Roman" w:eastAsia="宋体" w:hAnsi="Times New Roman" w:cs="Times New Roman"/>
          <w:kern w:val="0"/>
          <w:sz w:val="24"/>
          <w:szCs w:val="24"/>
        </w:rPr>
        <w:t>by</w:t>
      </w:r>
      <w:r w:rsidR="003D2199">
        <w:rPr>
          <w:rFonts w:ascii="Times New Roman" w:eastAsia="宋体" w:hAnsi="Times New Roman" w:cs="Times New Roman"/>
          <w:kern w:val="0"/>
          <w:sz w:val="24"/>
          <w:szCs w:val="24"/>
        </w:rPr>
        <w:t xml:space="preserve"> different protocols with varying </w:t>
      </w:r>
      <w:r w:rsidR="00036AF6">
        <w:rPr>
          <w:rFonts w:ascii="Times New Roman" w:eastAsia="宋体" w:hAnsi="Times New Roman" w:cs="Times New Roman"/>
          <w:kern w:val="0"/>
          <w:sz w:val="24"/>
          <w:szCs w:val="24"/>
        </w:rPr>
        <w:t>transmission success</w:t>
      </w:r>
      <w:r w:rsidR="003D2199">
        <w:rPr>
          <w:rFonts w:ascii="Times New Roman" w:eastAsia="宋体" w:hAnsi="Times New Roman" w:cs="Times New Roman"/>
          <w:kern w:val="0"/>
          <w:sz w:val="24"/>
          <w:szCs w:val="24"/>
        </w:rPr>
        <w:t xml:space="preserve"> probability.</w:t>
      </w:r>
      <w:r w:rsidR="008208AF">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Since transmission success probability is small,</w:t>
      </w:r>
      <w:r w:rsidR="008208AF">
        <w:rPr>
          <w:rFonts w:ascii="Times New Roman" w:eastAsia="宋体" w:hAnsi="Times New Roman" w:cs="Times New Roman"/>
          <w:kern w:val="0"/>
          <w:sz w:val="24"/>
          <w:szCs w:val="24"/>
        </w:rPr>
        <w:t xml:space="preserve"> consensus success probabilit</w:t>
      </w:r>
      <w:r w:rsidR="004F5D08">
        <w:rPr>
          <w:rFonts w:ascii="Times New Roman" w:eastAsia="宋体" w:hAnsi="Times New Roman" w:cs="Times New Roman"/>
          <w:kern w:val="0"/>
          <w:sz w:val="24"/>
          <w:szCs w:val="24"/>
        </w:rPr>
        <w:t xml:space="preserve">ies of the </w:t>
      </w:r>
      <w:proofErr w:type="spellStart"/>
      <w:r w:rsidR="004F5D08">
        <w:rPr>
          <w:rFonts w:ascii="Times New Roman" w:eastAsia="宋体" w:hAnsi="Times New Roman" w:cs="Times New Roman"/>
          <w:kern w:val="0"/>
          <w:sz w:val="24"/>
          <w:szCs w:val="24"/>
        </w:rPr>
        <w:t>SWIB</w:t>
      </w:r>
      <w:proofErr w:type="spellEnd"/>
      <w:r w:rsidR="004F5D08">
        <w:rPr>
          <w:rFonts w:ascii="Times New Roman" w:eastAsia="宋体" w:hAnsi="Times New Roman" w:cs="Times New Roman"/>
          <w:kern w:val="0"/>
          <w:sz w:val="24"/>
          <w:szCs w:val="24"/>
        </w:rPr>
        <w:t xml:space="preserve"> and </w:t>
      </w:r>
      <w:proofErr w:type="spellStart"/>
      <w:r w:rsidR="004F5D08">
        <w:rPr>
          <w:rFonts w:ascii="Times New Roman" w:eastAsia="宋体" w:hAnsi="Times New Roman" w:cs="Times New Roman"/>
          <w:kern w:val="0"/>
          <w:sz w:val="24"/>
          <w:szCs w:val="24"/>
        </w:rPr>
        <w:t>PBFT</w:t>
      </w:r>
      <w:proofErr w:type="spellEnd"/>
      <w:r w:rsidR="004F5D08">
        <w:rPr>
          <w:rFonts w:ascii="Times New Roman" w:eastAsia="宋体" w:hAnsi="Times New Roman" w:cs="Times New Roman"/>
          <w:kern w:val="0"/>
          <w:sz w:val="24"/>
          <w:szCs w:val="24"/>
        </w:rPr>
        <w:t xml:space="preserve"> are</w:t>
      </w:r>
      <w:r w:rsidR="008208AF">
        <w:rPr>
          <w:rFonts w:ascii="Times New Roman" w:eastAsia="宋体" w:hAnsi="Times New Roman" w:cs="Times New Roman"/>
          <w:kern w:val="0"/>
          <w:sz w:val="24"/>
          <w:szCs w:val="24"/>
        </w:rPr>
        <w:t xml:space="preserve"> zero. Then, </w:t>
      </w:r>
      <w:r w:rsidR="004F5D08">
        <w:rPr>
          <w:rFonts w:ascii="Times New Roman" w:eastAsia="宋体" w:hAnsi="Times New Roman" w:cs="Times New Roman"/>
          <w:kern w:val="0"/>
          <w:sz w:val="24"/>
          <w:szCs w:val="24"/>
        </w:rPr>
        <w:t>the two protocols</w:t>
      </w:r>
      <w:r w:rsidR="008208AF">
        <w:rPr>
          <w:rFonts w:ascii="Times New Roman" w:eastAsia="宋体" w:hAnsi="Times New Roman" w:cs="Times New Roman"/>
          <w:kern w:val="0"/>
          <w:sz w:val="24"/>
          <w:szCs w:val="24"/>
        </w:rPr>
        <w:t xml:space="preserve"> can achieve consensus among nodes if the transmission success probability is high enough.</w:t>
      </w:r>
      <w:r w:rsidR="003D2199">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As shown i</w:t>
      </w:r>
      <w:r w:rsidR="006A5D83">
        <w:rPr>
          <w:rFonts w:ascii="Times New Roman" w:eastAsia="宋体" w:hAnsi="Times New Roman" w:cs="Times New Roman"/>
          <w:kern w:val="0"/>
          <w:sz w:val="24"/>
          <w:szCs w:val="24"/>
        </w:rPr>
        <w:t>n</w:t>
      </w:r>
      <w:r w:rsidR="00036AF6">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4</w:t>
      </w:r>
      <w:r w:rsidR="003D2199">
        <w:rPr>
          <w:rFonts w:ascii="Times New Roman" w:eastAsia="宋体" w:hAnsi="Times New Roman" w:cs="Times New Roman"/>
          <w:kern w:val="0"/>
          <w:sz w:val="24"/>
          <w:szCs w:val="24"/>
        </w:rPr>
        <w:t>(a)</w:t>
      </w:r>
      <w:r w:rsidR="006A5D8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w:t>
      </w:r>
      <w:r w:rsidR="004F5D08">
        <w:rPr>
          <w:rFonts w:ascii="Times New Roman" w:eastAsia="宋体" w:hAnsi="Times New Roman" w:cs="Times New Roman"/>
          <w:kern w:val="0"/>
          <w:sz w:val="24"/>
          <w:szCs w:val="24"/>
        </w:rPr>
        <w:t xml:space="preserve">y of </w:t>
      </w:r>
      <w:proofErr w:type="spellStart"/>
      <w:r w:rsidR="004F5D08">
        <w:rPr>
          <w:rFonts w:ascii="Times New Roman" w:eastAsia="宋体" w:hAnsi="Times New Roman" w:cs="Times New Roman"/>
          <w:kern w:val="0"/>
          <w:sz w:val="24"/>
          <w:szCs w:val="24"/>
        </w:rPr>
        <w:t>SWIB</w:t>
      </w:r>
      <w:proofErr w:type="spellEnd"/>
      <w:r w:rsidR="004F5D08">
        <w:rPr>
          <w:rFonts w:ascii="Times New Roman" w:eastAsia="宋体" w:hAnsi="Times New Roman" w:cs="Times New Roman"/>
          <w:kern w:val="0"/>
          <w:sz w:val="24"/>
          <w:szCs w:val="24"/>
        </w:rPr>
        <w:t xml:space="preserve"> is bigger than that of </w:t>
      </w:r>
      <w:proofErr w:type="spellStart"/>
      <w:r w:rsidR="004F5D08">
        <w:rPr>
          <w:rFonts w:ascii="Times New Roman" w:eastAsia="宋体" w:hAnsi="Times New Roman" w:cs="Times New Roman"/>
          <w:kern w:val="0"/>
          <w:sz w:val="24"/>
          <w:szCs w:val="24"/>
        </w:rPr>
        <w:t>PBFT</w:t>
      </w:r>
      <w:proofErr w:type="spellEnd"/>
      <w:r w:rsidR="004F5D08">
        <w:rPr>
          <w:rFonts w:ascii="Times New Roman" w:eastAsia="宋体" w:hAnsi="Times New Roman" w:cs="Times New Roman"/>
          <w:kern w:val="0"/>
          <w:sz w:val="24"/>
          <w:szCs w:val="24"/>
        </w:rPr>
        <w:t xml:space="preserve"> when transmission success </w:t>
      </w:r>
      <w:r w:rsidR="004F5D08">
        <w:rPr>
          <w:rFonts w:ascii="Times New Roman" w:eastAsia="宋体" w:hAnsi="Times New Roman" w:cs="Times New Roman"/>
          <w:kern w:val="0"/>
          <w:sz w:val="24"/>
          <w:szCs w:val="24"/>
        </w:rPr>
        <w:lastRenderedPageBreak/>
        <w:t>probability</w:t>
      </w:r>
      <w:r w:rsidR="003D2199">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 xml:space="preserve">is greater than 0.5. </w:t>
      </w:r>
      <w:r w:rsidR="008B3CBD">
        <w:rPr>
          <w:rFonts w:ascii="Times New Roman" w:eastAsia="宋体" w:hAnsi="Times New Roman" w:cs="Times New Roman"/>
          <w:kern w:val="0"/>
          <w:sz w:val="24"/>
          <w:szCs w:val="24"/>
        </w:rPr>
        <w:t xml:space="preserve">As shown in Fig. </w:t>
      </w:r>
      <w:r w:rsidR="00C46D7E">
        <w:rPr>
          <w:rFonts w:ascii="Times New Roman" w:eastAsia="宋体" w:hAnsi="Times New Roman" w:cs="Times New Roman"/>
          <w:kern w:val="0"/>
          <w:sz w:val="24"/>
          <w:szCs w:val="24"/>
        </w:rPr>
        <w:t>4</w:t>
      </w:r>
      <w:r w:rsidR="008B3CBD">
        <w:rPr>
          <w:rFonts w:ascii="Times New Roman" w:eastAsia="宋体" w:hAnsi="Times New Roman" w:cs="Times New Roman"/>
          <w:kern w:val="0"/>
          <w:sz w:val="24"/>
          <w:szCs w:val="24"/>
        </w:rPr>
        <w:t>(b), w</w:t>
      </w:r>
      <w:r w:rsidR="004F5D08">
        <w:rPr>
          <w:rFonts w:ascii="Times New Roman" w:eastAsia="宋体" w:hAnsi="Times New Roman" w:cs="Times New Roman"/>
          <w:kern w:val="0"/>
          <w:sz w:val="24"/>
          <w:szCs w:val="24"/>
        </w:rPr>
        <w:t xml:space="preserve">hen there are 30% faulty nodes in </w:t>
      </w:r>
      <w:r w:rsidR="008B3CBD">
        <w:rPr>
          <w:rFonts w:ascii="Times New Roman" w:eastAsia="宋体" w:hAnsi="Times New Roman" w:cs="Times New Roman"/>
          <w:kern w:val="0"/>
          <w:sz w:val="24"/>
          <w:szCs w:val="24"/>
        </w:rPr>
        <w:t xml:space="preserve">network, </w:t>
      </w:r>
      <w:proofErr w:type="spellStart"/>
      <w:r w:rsidR="00D62BE8">
        <w:rPr>
          <w:rFonts w:ascii="Times New Roman" w:eastAsia="宋体" w:hAnsi="Times New Roman" w:cs="Times New Roman"/>
          <w:kern w:val="0"/>
          <w:sz w:val="24"/>
          <w:szCs w:val="24"/>
        </w:rPr>
        <w:t>SWIB</w:t>
      </w:r>
      <w:proofErr w:type="spellEnd"/>
      <w:r w:rsidR="00D62BE8">
        <w:rPr>
          <w:rFonts w:ascii="Times New Roman" w:eastAsia="宋体" w:hAnsi="Times New Roman" w:cs="Times New Roman"/>
          <w:kern w:val="0"/>
          <w:sz w:val="24"/>
          <w:szCs w:val="24"/>
        </w:rPr>
        <w:t xml:space="preserve"> has higher consensus success probability than </w:t>
      </w:r>
      <w:proofErr w:type="spellStart"/>
      <w:r w:rsidR="00D62BE8">
        <w:rPr>
          <w:rFonts w:ascii="Times New Roman" w:eastAsia="宋体" w:hAnsi="Times New Roman" w:cs="Times New Roman" w:hint="eastAsia"/>
          <w:kern w:val="0"/>
          <w:sz w:val="24"/>
          <w:szCs w:val="24"/>
        </w:rPr>
        <w:t>PBFT</w:t>
      </w:r>
      <w:proofErr w:type="spellEnd"/>
      <w:r w:rsidR="00D62BE8">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w:t>
      </w:r>
      <w:proofErr w:type="spellStart"/>
      <w:r w:rsidR="00D62BE8">
        <w:rPr>
          <w:rFonts w:ascii="Times New Roman" w:eastAsia="宋体" w:hAnsi="Times New Roman" w:cs="Times New Roman"/>
          <w:kern w:val="0"/>
          <w:sz w:val="24"/>
          <w:szCs w:val="24"/>
        </w:rPr>
        <w:t>PBFT</w:t>
      </w:r>
      <w:proofErr w:type="spellEnd"/>
      <w:r w:rsidR="00D62BE8">
        <w:rPr>
          <w:rFonts w:ascii="Times New Roman" w:eastAsia="宋体" w:hAnsi="Times New Roman" w:cs="Times New Roman"/>
          <w:kern w:val="0"/>
          <w:sz w:val="24"/>
          <w:szCs w:val="24"/>
        </w:rPr>
        <w:t xml:space="preserve">, the consensus success probability </w:t>
      </w:r>
      <w:r w:rsidR="00D51F85">
        <w:rPr>
          <w:rFonts w:ascii="Times New Roman" w:eastAsia="宋体" w:hAnsi="Times New Roman" w:cs="Times New Roman"/>
          <w:kern w:val="0"/>
          <w:sz w:val="24"/>
          <w:szCs w:val="24"/>
        </w:rPr>
        <w:t>is small</w:t>
      </w:r>
      <w:r w:rsidR="00D62BE8">
        <w:rPr>
          <w:rFonts w:ascii="Times New Roman" w:eastAsia="宋体" w:hAnsi="Times New Roman" w:cs="Times New Roman"/>
          <w:kern w:val="0"/>
          <w:sz w:val="24"/>
          <w:szCs w:val="24"/>
        </w:rPr>
        <w:t xml:space="preserve"> even </w:t>
      </w:r>
      <w:r w:rsidR="00D51F85">
        <w:rPr>
          <w:rFonts w:ascii="Times New Roman" w:eastAsia="宋体" w:hAnsi="Times New Roman" w:cs="Times New Roman"/>
          <w:kern w:val="0"/>
          <w:sz w:val="24"/>
          <w:szCs w:val="24"/>
        </w:rPr>
        <w:t xml:space="preserve">transmission success probability is equal to 1. Thus, our protocol is more stable than </w:t>
      </w:r>
      <w:proofErr w:type="spellStart"/>
      <w:r w:rsidR="00D51F85">
        <w:rPr>
          <w:rFonts w:ascii="Times New Roman" w:eastAsia="宋体" w:hAnsi="Times New Roman" w:cs="Times New Roman" w:hint="eastAsia"/>
          <w:kern w:val="0"/>
          <w:sz w:val="24"/>
          <w:szCs w:val="24"/>
        </w:rPr>
        <w:t>PBFT</w:t>
      </w:r>
      <w:proofErr w:type="spellEnd"/>
      <w:r w:rsidR="00D51F85">
        <w:rPr>
          <w:rFonts w:ascii="Times New Roman" w:eastAsia="宋体" w:hAnsi="Times New Roman" w:cs="Times New Roman"/>
          <w:kern w:val="0"/>
          <w:sz w:val="24"/>
          <w:szCs w:val="24"/>
        </w:rPr>
        <w:t xml:space="preserve"> under networks with unstable and unreliable communication channel.</w:t>
      </w:r>
    </w:p>
    <w:p w14:paraId="13F95E2D" w14:textId="2C1477A4"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8B3CBD">
        <w:rPr>
          <w:rFonts w:ascii="Times New Roman" w:eastAsia="黑体" w:hAnsi="Times New Roman" w:cs="Times New Roman"/>
          <w:sz w:val="28"/>
          <w:szCs w:val="28"/>
        </w:rPr>
        <w:t>Performance</w:t>
      </w:r>
    </w:p>
    <w:p w14:paraId="609E92F4" w14:textId="3E63A261"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and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performance in terms of consensus latency and transaction throughput.</w:t>
      </w:r>
    </w:p>
    <w:p w14:paraId="3E7873BB" w14:textId="77777777" w:rsidR="003D2199" w:rsidRPr="00E002A1" w:rsidRDefault="003D2199" w:rsidP="003D2199">
      <w:pPr>
        <w:spacing w:beforeLines="50" w:before="156" w:afterLines="50" w:after="156"/>
        <w:ind w:firstLine="420"/>
        <w:rPr>
          <w:rFonts w:ascii="Times New Roman" w:eastAsia="宋体" w:hAnsi="Times New Roman" w:cs="Times New Roman"/>
          <w:i/>
          <w:iCs/>
          <w:kern w:val="0"/>
          <w:sz w:val="24"/>
          <w:szCs w:val="24"/>
        </w:rPr>
      </w:pPr>
      <w:r w:rsidRPr="00E002A1">
        <w:rPr>
          <w:rFonts w:ascii="Times New Roman" w:eastAsia="宋体" w:hAnsi="Times New Roman" w:cs="Times New Roman"/>
          <w:i/>
          <w:iCs/>
          <w:kern w:val="0"/>
          <w:sz w:val="24"/>
          <w:szCs w:val="24"/>
        </w:rPr>
        <w:t>1) Impact of block size</w:t>
      </w:r>
    </w:p>
    <w:p w14:paraId="2DFCA5A6" w14:textId="03850A2A" w:rsidR="003D2199" w:rsidRPr="00F516C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experiment,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network size varies from 100 to 300 nodes.</w:t>
      </w:r>
      <w:r w:rsidR="00D51F85" w:rsidRPr="00D51F85">
        <w:rPr>
          <w:rFonts w:ascii="Times New Roman" w:eastAsia="宋体" w:hAnsi="Times New Roman" w:cs="Times New Roman"/>
          <w:kern w:val="0"/>
          <w:sz w:val="24"/>
          <w:szCs w:val="24"/>
        </w:rPr>
        <w:t xml:space="preserve"> </w:t>
      </w:r>
      <w:r w:rsidR="00D51F85">
        <w:rPr>
          <w:rFonts w:ascii="Times New Roman" w:eastAsia="宋体" w:hAnsi="Times New Roman" w:cs="Times New Roman"/>
          <w:kern w:val="0"/>
          <w:sz w:val="24"/>
          <w:szCs w:val="24"/>
        </w:rPr>
        <w:t>Each test lasts for 10 rounds.</w:t>
      </w:r>
    </w:p>
    <w:p w14:paraId="506BAD8A" w14:textId="63FF05D9" w:rsidR="003D2199" w:rsidRDefault="00E97A74" w:rsidP="003D2199">
      <w:pPr>
        <w:keepNext/>
        <w:widowControl/>
        <w:shd w:val="clear" w:color="auto" w:fill="FFFFFF"/>
        <w:spacing w:line="450" w:lineRule="atLeast"/>
        <w:ind w:firstLine="420"/>
        <w:jc w:val="center"/>
        <w:rPr>
          <w:noProof/>
        </w:rPr>
      </w:pPr>
      <w:r>
        <w:rPr>
          <w:noProof/>
        </w:rPr>
        <w:drawing>
          <wp:inline distT="0" distB="0" distL="0" distR="0" wp14:anchorId="153C5284" wp14:editId="28383AF8">
            <wp:extent cx="2398520" cy="16436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0644" cy="1651984"/>
                    </a:xfrm>
                    <a:prstGeom prst="rect">
                      <a:avLst/>
                    </a:prstGeom>
                  </pic:spPr>
                </pic:pic>
              </a:graphicData>
            </a:graphic>
          </wp:inline>
        </w:drawing>
      </w:r>
      <w:r w:rsidR="003D2199" w:rsidRPr="00F516C1">
        <w:rPr>
          <w:noProof/>
        </w:rPr>
        <w:t xml:space="preserve"> </w:t>
      </w:r>
      <w:r>
        <w:rPr>
          <w:noProof/>
        </w:rPr>
        <w:drawing>
          <wp:inline distT="0" distB="0" distL="0" distR="0" wp14:anchorId="49904A7F" wp14:editId="4CAA0299">
            <wp:extent cx="2513198" cy="17113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250" cy="1720259"/>
                    </a:xfrm>
                    <a:prstGeom prst="rect">
                      <a:avLst/>
                    </a:prstGeom>
                  </pic:spPr>
                </pic:pic>
              </a:graphicData>
            </a:graphic>
          </wp:inline>
        </w:drawing>
      </w:r>
    </w:p>
    <w:p w14:paraId="4DED77F9" w14:textId="7BDFF5F1" w:rsidR="003D2199" w:rsidRPr="008E40A9" w:rsidRDefault="003D2199" w:rsidP="003D2199">
      <w:pPr>
        <w:pStyle w:val="ac"/>
        <w:numPr>
          <w:ilvl w:val="0"/>
          <w:numId w:val="26"/>
        </w:numPr>
        <w:jc w:val="left"/>
        <w:rPr>
          <w:rFonts w:ascii="Times New Roman" w:hAnsi="Times New Roman" w:cs="Times New Roman"/>
        </w:rPr>
      </w:pPr>
      <w:r w:rsidRPr="008E40A9">
        <w:rPr>
          <w:rFonts w:ascii="Times New Roman" w:hAnsi="Times New Roman" w:cs="Times New Roman"/>
        </w:rPr>
        <w:t xml:space="preserve">Average </w:t>
      </w:r>
      <w:r w:rsidR="00E97A74">
        <w:rPr>
          <w:rFonts w:ascii="Times New Roman" w:hAnsi="Times New Roman" w:cs="Times New Roman"/>
        </w:rPr>
        <w:t xml:space="preserve">consensus </w:t>
      </w:r>
      <w:r w:rsidRPr="008E40A9">
        <w:rPr>
          <w:rFonts w:ascii="Times New Roman" w:hAnsi="Times New Roman" w:cs="Times New Roman"/>
        </w:rPr>
        <w:t xml:space="preserve">latency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p>
    <w:p w14:paraId="3B0581D0" w14:textId="5FA00AF3" w:rsidR="003D2199" w:rsidRPr="00E002A1" w:rsidRDefault="003D2199" w:rsidP="00E97A74">
      <w:pPr>
        <w:pStyle w:val="ac"/>
        <w:jc w:val="left"/>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4D0DAD">
        <w:rPr>
          <w:rFonts w:ascii="Times New Roman" w:hAnsi="Times New Roman" w:cs="Times New Roman"/>
          <w:b/>
          <w:bCs/>
        </w:rPr>
        <w:t>5</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versus block size.</w:t>
      </w:r>
      <w:r>
        <w:t xml:space="preserve"> </w:t>
      </w:r>
    </w:p>
    <w:p w14:paraId="5D51D6B6" w14:textId="78100FA0" w:rsidR="003D2199" w:rsidRPr="0067227F" w:rsidRDefault="00E97A74"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(a</w:t>
      </w:r>
      <w:r w:rsidR="003D2199">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average </w:t>
      </w:r>
      <w:r w:rsidR="003D2199">
        <w:rPr>
          <w:rFonts w:ascii="Times New Roman" w:eastAsia="宋体" w:hAnsi="Times New Roman" w:cs="Times New Roman"/>
          <w:kern w:val="0"/>
          <w:sz w:val="24"/>
          <w:szCs w:val="24"/>
        </w:rPr>
        <w:t xml:space="preserve">consensus latency almost linearly increases with block size </w:t>
      </w:r>
      <w:r w:rsidR="003D2199">
        <w:rPr>
          <w:rFonts w:ascii="Times New Roman" w:eastAsia="宋体" w:hAnsi="Times New Roman" w:cs="Times New Roman" w:hint="eastAsia"/>
          <w:kern w:val="0"/>
          <w:sz w:val="24"/>
          <w:szCs w:val="24"/>
        </w:rPr>
        <w:t>increa</w:t>
      </w:r>
      <w:r w:rsidR="003D2199">
        <w:rPr>
          <w:rFonts w:ascii="Times New Roman" w:eastAsia="宋体" w:hAnsi="Times New Roman" w:cs="Times New Roman"/>
          <w:kern w:val="0"/>
          <w:sz w:val="24"/>
          <w:szCs w:val="24"/>
        </w:rPr>
        <w:t>sing.</w:t>
      </w:r>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When block size is </w:t>
      </w:r>
      <w:r w:rsidR="003D2199">
        <w:rPr>
          <w:rFonts w:ascii="Times New Roman" w:eastAsia="宋体" w:hAnsi="Times New Roman" w:cs="Times New Roman" w:hint="eastAsia"/>
          <w:kern w:val="0"/>
          <w:sz w:val="24"/>
          <w:szCs w:val="24"/>
        </w:rPr>
        <w:t>smaller</w:t>
      </w:r>
      <w:r w:rsidR="003D2199">
        <w:rPr>
          <w:rFonts w:ascii="Times New Roman" w:eastAsia="宋体" w:hAnsi="Times New Roman" w:cs="Times New Roman"/>
          <w:kern w:val="0"/>
          <w:sz w:val="24"/>
          <w:szCs w:val="24"/>
        </w:rPr>
        <w:t xml:space="preserve"> than 1 MB,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average consensus latency for all cases under study is below </w:t>
      </w:r>
      <m:oMath>
        <m:r>
          <m:rPr>
            <m:sty m:val="p"/>
          </m:rPr>
          <w:rPr>
            <w:rFonts w:ascii="Cambria Math" w:eastAsia="宋体" w:hAnsi="Cambria Math" w:cs="Times New Roman"/>
            <w:kern w:val="0"/>
            <w:sz w:val="24"/>
            <w:szCs w:val="24"/>
          </w:rPr>
          <m:t>1</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second</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As shown i</w:t>
      </w:r>
      <w:r w:rsidR="003D2199">
        <w:rPr>
          <w:rFonts w:ascii="Times New Roman" w:eastAsia="宋体" w:hAnsi="Times New Roman" w:cs="Times New Roman"/>
          <w:kern w:val="0"/>
          <w:sz w:val="24"/>
          <w:szCs w:val="24"/>
        </w:rPr>
        <w:t xml:space="preserve">n 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(b)</w:t>
      </w:r>
      <w:r w:rsidR="003D2199" w:rsidRPr="00C91E2F">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with the block size increasing,</w:t>
      </w:r>
      <w:r w:rsidR="00077D7A" w:rsidRPr="00C91E2F">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average throughput first increases </w:t>
      </w:r>
      <w:r w:rsidR="003D2199">
        <w:rPr>
          <w:rFonts w:ascii="Times New Roman" w:eastAsia="宋体" w:hAnsi="Times New Roman" w:cs="Times New Roman"/>
          <w:kern w:val="0"/>
          <w:sz w:val="24"/>
          <w:szCs w:val="24"/>
        </w:rPr>
        <w:t>rapid</w:t>
      </w:r>
      <w:r w:rsidR="003D2199" w:rsidRPr="00C91E2F">
        <w:rPr>
          <w:rFonts w:ascii="Times New Roman" w:eastAsia="宋体" w:hAnsi="Times New Roman" w:cs="Times New Roman"/>
          <w:kern w:val="0"/>
          <w:sz w:val="24"/>
          <w:szCs w:val="24"/>
        </w:rPr>
        <w:t>ly</w:t>
      </w:r>
      <w:r w:rsidR="00077D7A">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and finally tends to be flat. Th</w:t>
      </w:r>
      <w:r w:rsidR="003D2199">
        <w:rPr>
          <w:rFonts w:ascii="Times New Roman" w:eastAsia="宋体" w:hAnsi="Times New Roman" w:cs="Times New Roman"/>
          <w:kern w:val="0"/>
          <w:sz w:val="24"/>
          <w:szCs w:val="24"/>
        </w:rPr>
        <w:t>is indicates</w:t>
      </w:r>
      <w:r w:rsidR="003D2199" w:rsidRPr="00C91E2F">
        <w:rPr>
          <w:rFonts w:ascii="Times New Roman" w:eastAsia="宋体" w:hAnsi="Times New Roman" w:cs="Times New Roman"/>
          <w:kern w:val="0"/>
          <w:sz w:val="24"/>
          <w:szCs w:val="24"/>
        </w:rPr>
        <w:t xml:space="preserve"> that only increasing </w:t>
      </w:r>
      <w:r w:rsidR="003D2199">
        <w:rPr>
          <w:rFonts w:ascii="Times New Roman" w:eastAsia="宋体" w:hAnsi="Times New Roman" w:cs="Times New Roman"/>
          <w:kern w:val="0"/>
          <w:sz w:val="24"/>
          <w:szCs w:val="24"/>
        </w:rPr>
        <w:t>block size</w:t>
      </w:r>
      <w:r w:rsidR="003D2199" w:rsidRPr="00C91E2F">
        <w:rPr>
          <w:rFonts w:ascii="Times New Roman" w:eastAsia="宋体" w:hAnsi="Times New Roman" w:cs="Times New Roman"/>
          <w:kern w:val="0"/>
          <w:sz w:val="24"/>
          <w:szCs w:val="24"/>
        </w:rPr>
        <w:t xml:space="preserve"> cannot improve throughput infinitely. When block size </w:t>
      </w:r>
      <w:r w:rsidR="003D2199">
        <w:rPr>
          <w:rFonts w:ascii="Times New Roman" w:eastAsia="宋体" w:hAnsi="Times New Roman" w:cs="Times New Roman"/>
          <w:kern w:val="0"/>
          <w:sz w:val="24"/>
          <w:szCs w:val="24"/>
        </w:rPr>
        <w:t>equals</w:t>
      </w:r>
      <w:r w:rsidR="00077D7A">
        <w:rPr>
          <w:rFonts w:ascii="Times New Roman" w:eastAsia="宋体" w:hAnsi="Times New Roman" w:cs="Times New Roman"/>
          <w:kern w:val="0"/>
          <w:sz w:val="24"/>
          <w:szCs w:val="24"/>
        </w:rPr>
        <w:t xml:space="preserve"> to</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1</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MB, </w:t>
      </w:r>
      <w:proofErr w:type="spellStart"/>
      <w:r w:rsidR="003D2199">
        <w:rPr>
          <w:rFonts w:ascii="Times New Roman" w:eastAsia="宋体" w:hAnsi="Times New Roman" w:cs="Times New Roman"/>
          <w:kern w:val="0"/>
          <w:sz w:val="24"/>
          <w:szCs w:val="24"/>
        </w:rPr>
        <w:t>SWIB</w:t>
      </w:r>
      <w:proofErr w:type="spellEnd"/>
      <w:r w:rsidR="003D2199" w:rsidRPr="00C91E2F">
        <w:rPr>
          <w:rFonts w:ascii="Times New Roman" w:eastAsia="宋体" w:hAnsi="Times New Roman" w:cs="Times New Roman"/>
          <w:kern w:val="0"/>
          <w:sz w:val="24"/>
          <w:szCs w:val="24"/>
        </w:rPr>
        <w:t xml:space="preserve"> can achieve </w:t>
      </w:r>
      <w:r w:rsidR="003D2199">
        <w:rPr>
          <w:rFonts w:ascii="Times New Roman" w:eastAsia="宋体" w:hAnsi="Times New Roman" w:cs="Times New Roman"/>
          <w:kern w:val="0"/>
          <w:sz w:val="24"/>
          <w:szCs w:val="24"/>
        </w:rPr>
        <w:t xml:space="preserve">large </w:t>
      </w:r>
      <w:r w:rsidR="003D2199" w:rsidRPr="00C91E2F">
        <w:rPr>
          <w:rFonts w:ascii="Times New Roman" w:eastAsia="宋体" w:hAnsi="Times New Roman" w:cs="Times New Roman"/>
          <w:kern w:val="0"/>
          <w:sz w:val="24"/>
          <w:szCs w:val="24"/>
        </w:rPr>
        <w:t>average</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throughput </w:t>
      </w:r>
      <w:r w:rsidR="003D2199">
        <w:rPr>
          <w:rFonts w:ascii="Times New Roman" w:eastAsia="宋体" w:hAnsi="Times New Roman" w:cs="Times New Roman"/>
          <w:kern w:val="0"/>
          <w:sz w:val="24"/>
          <w:szCs w:val="24"/>
        </w:rPr>
        <w:t>with</w:t>
      </w:r>
      <w:r w:rsidR="003D2199" w:rsidRPr="00C91E2F">
        <w:rPr>
          <w:rFonts w:ascii="Times New Roman" w:eastAsia="宋体" w:hAnsi="Times New Roman" w:cs="Times New Roman"/>
          <w:kern w:val="0"/>
          <w:sz w:val="24"/>
          <w:szCs w:val="24"/>
        </w:rPr>
        <w:t xml:space="preserve"> small average consensus delay. </w:t>
      </w:r>
    </w:p>
    <w:p w14:paraId="27A6EF44" w14:textId="77777777" w:rsidR="003D2199" w:rsidRPr="00430556" w:rsidRDefault="003D2199" w:rsidP="003D2199">
      <w:pPr>
        <w:spacing w:beforeLines="50" w:before="156" w:afterLines="50" w:after="156"/>
        <w:ind w:firstLine="420"/>
        <w:rPr>
          <w:rFonts w:ascii="Times New Roman" w:eastAsia="宋体" w:hAnsi="Times New Roman" w:cs="Times New Roman"/>
          <w:i/>
          <w:iCs/>
          <w:kern w:val="0"/>
          <w:sz w:val="24"/>
          <w:szCs w:val="24"/>
        </w:rPr>
      </w:pPr>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p>
    <w:p w14:paraId="4A35D3CD" w14:textId="5FFE55E7"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sidR="00077D7A">
        <w:rPr>
          <w:rFonts w:ascii="Times New Roman" w:eastAsia="宋体" w:hAnsi="Times New Roman" w:cs="Times New Roman"/>
          <w:kern w:val="0"/>
          <w:sz w:val="24"/>
          <w:szCs w:val="24"/>
        </w:rPr>
        <w:t>The network size varies from 100</w:t>
      </w:r>
      <w:r w:rsidR="00077D7A" w:rsidRPr="00652904">
        <w:rPr>
          <w:rFonts w:ascii="Times New Roman" w:eastAsia="宋体" w:hAnsi="Times New Roman" w:cs="Times New Roman"/>
          <w:kern w:val="0"/>
          <w:sz w:val="24"/>
          <w:szCs w:val="24"/>
        </w:rPr>
        <w:t xml:space="preserve"> to </w:t>
      </w:r>
      <w:r w:rsidR="00077D7A">
        <w:rPr>
          <w:rFonts w:ascii="Times New Roman" w:eastAsia="宋体" w:hAnsi="Times New Roman" w:cs="Times New Roman"/>
          <w:kern w:val="0"/>
          <w:sz w:val="24"/>
          <w:szCs w:val="24"/>
        </w:rPr>
        <w:t>600, and the block size varies from 0.5 MB to 2 MB. E</w:t>
      </w:r>
      <w:r>
        <w:rPr>
          <w:rFonts w:ascii="Times New Roman" w:eastAsia="宋体" w:hAnsi="Times New Roman" w:cs="Times New Roman"/>
          <w:kern w:val="0"/>
          <w:sz w:val="24"/>
          <w:szCs w:val="24"/>
        </w:rPr>
        <w:t xml:space="preserve">ach test lasts for 10 rounds. </w:t>
      </w:r>
    </w:p>
    <w:p w14:paraId="3B326C9D" w14:textId="25851439"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(a), average consensus latency versus network size increases </w:t>
      </w:r>
      <w:r>
        <w:rPr>
          <w:rFonts w:ascii="Times New Roman" w:eastAsia="宋体" w:hAnsi="Times New Roman" w:cs="Times New Roman"/>
          <w:kern w:val="0"/>
          <w:sz w:val="24"/>
          <w:szCs w:val="24"/>
        </w:rPr>
        <w:lastRenderedPageBreak/>
        <w:t xml:space="preserve">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600-node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requires larger threshold. Meanwhile, the increase of network size will lead to more severe channel accessing competition, which eventually results in the increase of average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proofErr w:type="gramStart"/>
      <w:r>
        <w:rPr>
          <w:rFonts w:ascii="Times New Roman" w:hAnsi="Times New Roman" w:cs="Times New Roman"/>
        </w:rPr>
        <w:t xml:space="preserve">   </w:t>
      </w:r>
      <w:r w:rsidRPr="00101385">
        <w:rPr>
          <w:rFonts w:ascii="Times New Roman" w:hAnsi="Times New Roman" w:cs="Times New Roman"/>
        </w:rPr>
        <w:t>(</w:t>
      </w:r>
      <w:proofErr w:type="gramEnd"/>
      <w:r w:rsidRPr="00101385">
        <w:rPr>
          <w:rFonts w:ascii="Times New Roman" w:hAnsi="Times New Roman" w:cs="Times New Roman"/>
        </w:rPr>
        <w:t xml:space="preserve">b) Average throughput </w:t>
      </w:r>
    </w:p>
    <w:p w14:paraId="4F1F6CF4" w14:textId="41A14BE3"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8C11CC">
        <w:rPr>
          <w:rFonts w:ascii="Times New Roman" w:hAnsi="Times New Roman" w:cs="Times New Roman"/>
          <w:b/>
          <w:bCs/>
        </w:rPr>
        <w:t>The</w:t>
      </w:r>
      <w:r w:rsidR="00B85256">
        <w:rPr>
          <w:rFonts w:ascii="Times New Roman" w:hAnsi="Times New Roman" w:cs="Times New Roman"/>
          <w:b/>
          <w:bCs/>
        </w:rPr>
        <w:t xml:space="preserv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versus network size.</w:t>
      </w:r>
    </w:p>
    <w:p w14:paraId="7576B451" w14:textId="77777777"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varying network size and adversary power. In this experiment, each test lasts for 10 rounds, network size ranges from 50 to 600,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As shown in Fig. 7(a), </w:t>
      </w:r>
      <w:proofErr w:type="spellStart"/>
      <w:r>
        <w:rPr>
          <w:rFonts w:ascii="Times New Roman" w:eastAsia="宋体" w:hAnsi="Times New Roman" w:cs="Times New Roman"/>
          <w:kern w:val="0"/>
          <w:sz w:val="24"/>
          <w:szCs w:val="24"/>
        </w:rPr>
        <w:t>SWIB</w:t>
      </w:r>
      <w:proofErr w:type="spellEnd"/>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has much lower consensus latency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be 2.7 second. This is because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securely reach block consensus in one-time communication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will fail to reach consensus when adversary power is more than 33%. This indicates that our protocol has better fault tolerance performance than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 xml:space="preserve">Sybil-attack-resistance and jamming-attack-resistance of </w:t>
      </w:r>
      <w:proofErr w:type="spellStart"/>
      <w:r w:rsidR="00144880">
        <w:rPr>
          <w:rFonts w:ascii="Times New Roman" w:eastAsia="宋体" w:hAnsi="Times New Roman" w:cs="Times New Roman"/>
          <w:kern w:val="0"/>
          <w:sz w:val="24"/>
          <w:szCs w:val="24"/>
        </w:rPr>
        <w:t>SWIB</w:t>
      </w:r>
      <w:proofErr w:type="spellEnd"/>
      <w:r w:rsidR="00144880">
        <w:rPr>
          <w:rFonts w:ascii="Times New Roman" w:eastAsia="宋体" w:hAnsi="Times New Roman" w:cs="Times New Roman"/>
          <w:kern w:val="0"/>
          <w:sz w:val="24"/>
          <w:szCs w:val="24"/>
        </w:rPr>
        <w:t>.</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Sybil nodes increasing.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w:t>
      </w:r>
      <w:r>
        <w:rPr>
          <w:rFonts w:ascii="Times New Roman" w:eastAsia="宋体" w:hAnsi="Times New Roman" w:cs="Times New Roman"/>
          <w:kern w:val="0"/>
          <w:sz w:val="24"/>
          <w:szCs w:val="24"/>
        </w:rPr>
        <w:lastRenderedPageBreak/>
        <w:t xml:space="preserve">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With the increase of Sybil nodes percentage, the probability of generating empty blocks increases. The average number of confirmed transactions will decrease. Even with a large number of Sybil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w:t>
      </w:r>
      <w:proofErr w:type="spellStart"/>
      <w:r w:rsidR="00D50FCD">
        <w:rPr>
          <w:rFonts w:ascii="Times New Roman" w:eastAsia="宋体" w:hAnsi="Times New Roman" w:cs="Times New Roman"/>
          <w:kern w:val="0"/>
          <w:sz w:val="24"/>
          <w:szCs w:val="24"/>
        </w:rPr>
        <w:t>SWIB</w:t>
      </w:r>
      <w:proofErr w:type="spellEnd"/>
      <w:r w:rsidR="00D50FCD">
        <w:rPr>
          <w:rFonts w:ascii="Times New Roman" w:eastAsia="宋体" w:hAnsi="Times New Roman" w:cs="Times New Roman"/>
          <w:kern w:val="0"/>
          <w:sz w:val="24"/>
          <w:szCs w:val="24"/>
        </w:rPr>
        <w:t xml:space="preserve">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indicates that random jamming attack is more powerful than consecutive </w:t>
      </w:r>
      <w:r w:rsidR="00D50FCD">
        <w:rPr>
          <w:rFonts w:ascii="Times New Roman" w:eastAsia="宋体" w:hAnsi="Times New Roman" w:cs="Times New Roman"/>
          <w:kern w:val="0"/>
          <w:sz w:val="24"/>
          <w:szCs w:val="24"/>
        </w:rPr>
        <w:lastRenderedPageBreak/>
        <w:t xml:space="preserve">jamming attack in </w:t>
      </w:r>
      <w:proofErr w:type="spellStart"/>
      <w:r w:rsidR="00D50FCD">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w:t>
      </w:r>
    </w:p>
    <w:p w14:paraId="7396A15D" w14:textId="77777777" w:rsidR="003D2199" w:rsidRPr="00B16695" w:rsidRDefault="003D2199" w:rsidP="00A06FF7">
      <w:pPr>
        <w:pStyle w:val="1"/>
        <w:numPr>
          <w:ilvl w:val="0"/>
          <w:numId w:val="33"/>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20A84906" w14:textId="58B27540" w:rsidR="003D2199" w:rsidRPr="00D142A0"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sectPr w:rsidR="003D2199" w:rsidRPr="00D14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8D316" w14:textId="77777777" w:rsidR="00435586" w:rsidRDefault="00435586" w:rsidP="005406CD">
      <w:r>
        <w:separator/>
      </w:r>
    </w:p>
  </w:endnote>
  <w:endnote w:type="continuationSeparator" w:id="0">
    <w:p w14:paraId="58590F26" w14:textId="77777777" w:rsidR="00435586" w:rsidRDefault="00435586"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9117E" w14:textId="77777777" w:rsidR="00435586" w:rsidRDefault="00435586" w:rsidP="005406CD">
      <w:r>
        <w:separator/>
      </w:r>
    </w:p>
  </w:footnote>
  <w:footnote w:type="continuationSeparator" w:id="0">
    <w:p w14:paraId="1751B24C" w14:textId="77777777" w:rsidR="00435586" w:rsidRDefault="00435586"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3"/>
  </w:num>
  <w:num w:numId="2" w16cid:durableId="507983536">
    <w:abstractNumId w:val="26"/>
  </w:num>
  <w:num w:numId="3" w16cid:durableId="1070228524">
    <w:abstractNumId w:val="8"/>
  </w:num>
  <w:num w:numId="4" w16cid:durableId="1792749137">
    <w:abstractNumId w:val="30"/>
  </w:num>
  <w:num w:numId="5" w16cid:durableId="1835337529">
    <w:abstractNumId w:val="2"/>
  </w:num>
  <w:num w:numId="6" w16cid:durableId="154999800">
    <w:abstractNumId w:val="28"/>
  </w:num>
  <w:num w:numId="7" w16cid:durableId="782768038">
    <w:abstractNumId w:val="7"/>
  </w:num>
  <w:num w:numId="8" w16cid:durableId="1775249641">
    <w:abstractNumId w:val="0"/>
  </w:num>
  <w:num w:numId="9" w16cid:durableId="742877096">
    <w:abstractNumId w:val="11"/>
  </w:num>
  <w:num w:numId="10" w16cid:durableId="1921595529">
    <w:abstractNumId w:val="3"/>
  </w:num>
  <w:num w:numId="11" w16cid:durableId="687367927">
    <w:abstractNumId w:val="29"/>
  </w:num>
  <w:num w:numId="12" w16cid:durableId="1904756098">
    <w:abstractNumId w:val="20"/>
  </w:num>
  <w:num w:numId="13" w16cid:durableId="1555697948">
    <w:abstractNumId w:val="15"/>
  </w:num>
  <w:num w:numId="14" w16cid:durableId="165245850">
    <w:abstractNumId w:val="23"/>
  </w:num>
  <w:num w:numId="15" w16cid:durableId="616836663">
    <w:abstractNumId w:val="1"/>
  </w:num>
  <w:num w:numId="16" w16cid:durableId="788428701">
    <w:abstractNumId w:val="19"/>
  </w:num>
  <w:num w:numId="17" w16cid:durableId="470483012">
    <w:abstractNumId w:val="21"/>
  </w:num>
  <w:num w:numId="18" w16cid:durableId="1757824274">
    <w:abstractNumId w:val="32"/>
  </w:num>
  <w:num w:numId="19" w16cid:durableId="330832762">
    <w:abstractNumId w:val="22"/>
  </w:num>
  <w:num w:numId="20" w16cid:durableId="1121416752">
    <w:abstractNumId w:val="25"/>
  </w:num>
  <w:num w:numId="21" w16cid:durableId="1417823524">
    <w:abstractNumId w:val="14"/>
  </w:num>
  <w:num w:numId="22" w16cid:durableId="948774699">
    <w:abstractNumId w:val="16"/>
  </w:num>
  <w:num w:numId="23" w16cid:durableId="1347757526">
    <w:abstractNumId w:val="6"/>
  </w:num>
  <w:num w:numId="24" w16cid:durableId="1139611067">
    <w:abstractNumId w:val="10"/>
  </w:num>
  <w:num w:numId="25" w16cid:durableId="1847475756">
    <w:abstractNumId w:val="31"/>
  </w:num>
  <w:num w:numId="26" w16cid:durableId="1673215473">
    <w:abstractNumId w:val="17"/>
  </w:num>
  <w:num w:numId="27" w16cid:durableId="311301244">
    <w:abstractNumId w:val="12"/>
  </w:num>
  <w:num w:numId="28" w16cid:durableId="377365393">
    <w:abstractNumId w:val="9"/>
  </w:num>
  <w:num w:numId="29" w16cid:durableId="465197615">
    <w:abstractNumId w:val="13"/>
  </w:num>
  <w:num w:numId="30" w16cid:durableId="1990476320">
    <w:abstractNumId w:val="24"/>
  </w:num>
  <w:num w:numId="31" w16cid:durableId="266357238">
    <w:abstractNumId w:val="27"/>
  </w:num>
  <w:num w:numId="32" w16cid:durableId="1028488391">
    <w:abstractNumId w:val="18"/>
  </w:num>
  <w:num w:numId="33" w16cid:durableId="1722051910">
    <w:abstractNumId w:val="5"/>
  </w:num>
  <w:num w:numId="34" w16cid:durableId="9651563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54D4"/>
    <w:rsid w:val="00007275"/>
    <w:rsid w:val="00012AC5"/>
    <w:rsid w:val="00015756"/>
    <w:rsid w:val="000169D3"/>
    <w:rsid w:val="00016D68"/>
    <w:rsid w:val="00020CE1"/>
    <w:rsid w:val="00020F67"/>
    <w:rsid w:val="0002244F"/>
    <w:rsid w:val="00023ECD"/>
    <w:rsid w:val="000241E1"/>
    <w:rsid w:val="00024A4B"/>
    <w:rsid w:val="00027BDF"/>
    <w:rsid w:val="00030128"/>
    <w:rsid w:val="00036AF6"/>
    <w:rsid w:val="000378D9"/>
    <w:rsid w:val="00040F34"/>
    <w:rsid w:val="00043B2B"/>
    <w:rsid w:val="000475CF"/>
    <w:rsid w:val="000475E4"/>
    <w:rsid w:val="00050F8F"/>
    <w:rsid w:val="0005707B"/>
    <w:rsid w:val="00062EAA"/>
    <w:rsid w:val="0006391B"/>
    <w:rsid w:val="00070296"/>
    <w:rsid w:val="00071F38"/>
    <w:rsid w:val="0007338D"/>
    <w:rsid w:val="00074DFF"/>
    <w:rsid w:val="00077D2A"/>
    <w:rsid w:val="00077D7A"/>
    <w:rsid w:val="0008002A"/>
    <w:rsid w:val="00082685"/>
    <w:rsid w:val="00084900"/>
    <w:rsid w:val="00086D3E"/>
    <w:rsid w:val="000874F0"/>
    <w:rsid w:val="000903D7"/>
    <w:rsid w:val="000918BD"/>
    <w:rsid w:val="00093347"/>
    <w:rsid w:val="000972FF"/>
    <w:rsid w:val="000975DA"/>
    <w:rsid w:val="000A3BA0"/>
    <w:rsid w:val="000A4BE8"/>
    <w:rsid w:val="000A7BB0"/>
    <w:rsid w:val="000B3A6C"/>
    <w:rsid w:val="000C1559"/>
    <w:rsid w:val="000C16E3"/>
    <w:rsid w:val="000C27B5"/>
    <w:rsid w:val="000C4205"/>
    <w:rsid w:val="000C6960"/>
    <w:rsid w:val="000D35E9"/>
    <w:rsid w:val="000D445D"/>
    <w:rsid w:val="000E1757"/>
    <w:rsid w:val="000E1D7A"/>
    <w:rsid w:val="000E2FF2"/>
    <w:rsid w:val="000E4989"/>
    <w:rsid w:val="000F4D73"/>
    <w:rsid w:val="00111755"/>
    <w:rsid w:val="001118C3"/>
    <w:rsid w:val="00111D76"/>
    <w:rsid w:val="00117CB5"/>
    <w:rsid w:val="001213EF"/>
    <w:rsid w:val="0012155B"/>
    <w:rsid w:val="00124944"/>
    <w:rsid w:val="00124D11"/>
    <w:rsid w:val="00130928"/>
    <w:rsid w:val="00130DC3"/>
    <w:rsid w:val="001313F3"/>
    <w:rsid w:val="001318EE"/>
    <w:rsid w:val="0013429C"/>
    <w:rsid w:val="00134754"/>
    <w:rsid w:val="001445EE"/>
    <w:rsid w:val="0014469D"/>
    <w:rsid w:val="00144880"/>
    <w:rsid w:val="00144B50"/>
    <w:rsid w:val="001502B5"/>
    <w:rsid w:val="00151DD6"/>
    <w:rsid w:val="001541D7"/>
    <w:rsid w:val="001550AD"/>
    <w:rsid w:val="00155D45"/>
    <w:rsid w:val="00162006"/>
    <w:rsid w:val="001666CD"/>
    <w:rsid w:val="00167535"/>
    <w:rsid w:val="00167ACE"/>
    <w:rsid w:val="00175152"/>
    <w:rsid w:val="0018246B"/>
    <w:rsid w:val="0018391C"/>
    <w:rsid w:val="00183C43"/>
    <w:rsid w:val="0018747B"/>
    <w:rsid w:val="00190792"/>
    <w:rsid w:val="00191384"/>
    <w:rsid w:val="00191ED3"/>
    <w:rsid w:val="001922D3"/>
    <w:rsid w:val="00192831"/>
    <w:rsid w:val="0019370D"/>
    <w:rsid w:val="00193F61"/>
    <w:rsid w:val="00194D19"/>
    <w:rsid w:val="00197B6C"/>
    <w:rsid w:val="00197B7C"/>
    <w:rsid w:val="001A49A7"/>
    <w:rsid w:val="001B0D3B"/>
    <w:rsid w:val="001B3038"/>
    <w:rsid w:val="001B3371"/>
    <w:rsid w:val="001B3CA8"/>
    <w:rsid w:val="001B3CF9"/>
    <w:rsid w:val="001C048C"/>
    <w:rsid w:val="001C0C60"/>
    <w:rsid w:val="001C13F1"/>
    <w:rsid w:val="001C14CD"/>
    <w:rsid w:val="001C1897"/>
    <w:rsid w:val="001C1AAE"/>
    <w:rsid w:val="001C2973"/>
    <w:rsid w:val="001C408D"/>
    <w:rsid w:val="001D2547"/>
    <w:rsid w:val="001D3DBE"/>
    <w:rsid w:val="001D5408"/>
    <w:rsid w:val="001E1096"/>
    <w:rsid w:val="001E2AE7"/>
    <w:rsid w:val="001E37DE"/>
    <w:rsid w:val="001F4846"/>
    <w:rsid w:val="00201001"/>
    <w:rsid w:val="00203F77"/>
    <w:rsid w:val="00205481"/>
    <w:rsid w:val="002063BB"/>
    <w:rsid w:val="00206EEB"/>
    <w:rsid w:val="00210F9A"/>
    <w:rsid w:val="00211353"/>
    <w:rsid w:val="00213036"/>
    <w:rsid w:val="002146A3"/>
    <w:rsid w:val="00221A05"/>
    <w:rsid w:val="00221F40"/>
    <w:rsid w:val="00223076"/>
    <w:rsid w:val="00226C8C"/>
    <w:rsid w:val="002335E6"/>
    <w:rsid w:val="002422BB"/>
    <w:rsid w:val="002451D0"/>
    <w:rsid w:val="00246D6C"/>
    <w:rsid w:val="00247124"/>
    <w:rsid w:val="00251039"/>
    <w:rsid w:val="00252E73"/>
    <w:rsid w:val="00252F33"/>
    <w:rsid w:val="00253FE6"/>
    <w:rsid w:val="00262951"/>
    <w:rsid w:val="00263954"/>
    <w:rsid w:val="00264855"/>
    <w:rsid w:val="002648F5"/>
    <w:rsid w:val="00267F41"/>
    <w:rsid w:val="00271F58"/>
    <w:rsid w:val="00272014"/>
    <w:rsid w:val="002724AE"/>
    <w:rsid w:val="00273CCE"/>
    <w:rsid w:val="002765C9"/>
    <w:rsid w:val="00283824"/>
    <w:rsid w:val="002846D0"/>
    <w:rsid w:val="0028537C"/>
    <w:rsid w:val="00285C36"/>
    <w:rsid w:val="0029711D"/>
    <w:rsid w:val="002A00C2"/>
    <w:rsid w:val="002A464E"/>
    <w:rsid w:val="002A6F5D"/>
    <w:rsid w:val="002A7958"/>
    <w:rsid w:val="002B18A0"/>
    <w:rsid w:val="002B1D6B"/>
    <w:rsid w:val="002B37AE"/>
    <w:rsid w:val="002B48B1"/>
    <w:rsid w:val="002B6694"/>
    <w:rsid w:val="002C1809"/>
    <w:rsid w:val="002C38BB"/>
    <w:rsid w:val="002C571E"/>
    <w:rsid w:val="002C69BA"/>
    <w:rsid w:val="002D1312"/>
    <w:rsid w:val="002D4D91"/>
    <w:rsid w:val="002D603E"/>
    <w:rsid w:val="002D64FF"/>
    <w:rsid w:val="002D6894"/>
    <w:rsid w:val="002E1DD7"/>
    <w:rsid w:val="002E609D"/>
    <w:rsid w:val="002E71C6"/>
    <w:rsid w:val="002E7DEC"/>
    <w:rsid w:val="002F0391"/>
    <w:rsid w:val="002F382F"/>
    <w:rsid w:val="00300016"/>
    <w:rsid w:val="00302905"/>
    <w:rsid w:val="00304971"/>
    <w:rsid w:val="00310183"/>
    <w:rsid w:val="00312A63"/>
    <w:rsid w:val="0031365D"/>
    <w:rsid w:val="00317185"/>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7068"/>
    <w:rsid w:val="00357721"/>
    <w:rsid w:val="00375299"/>
    <w:rsid w:val="00376542"/>
    <w:rsid w:val="00376670"/>
    <w:rsid w:val="0038357A"/>
    <w:rsid w:val="00390198"/>
    <w:rsid w:val="00390F7E"/>
    <w:rsid w:val="00394952"/>
    <w:rsid w:val="003A100E"/>
    <w:rsid w:val="003A7BD1"/>
    <w:rsid w:val="003B2A4D"/>
    <w:rsid w:val="003B2E7B"/>
    <w:rsid w:val="003B6918"/>
    <w:rsid w:val="003C16D1"/>
    <w:rsid w:val="003C209D"/>
    <w:rsid w:val="003C2A4C"/>
    <w:rsid w:val="003C30C9"/>
    <w:rsid w:val="003C3AE5"/>
    <w:rsid w:val="003C4855"/>
    <w:rsid w:val="003C52C1"/>
    <w:rsid w:val="003C554E"/>
    <w:rsid w:val="003D087D"/>
    <w:rsid w:val="003D128E"/>
    <w:rsid w:val="003D2199"/>
    <w:rsid w:val="003D35A6"/>
    <w:rsid w:val="003E68C8"/>
    <w:rsid w:val="003E6997"/>
    <w:rsid w:val="003E7B9A"/>
    <w:rsid w:val="003F18ED"/>
    <w:rsid w:val="003F2F4E"/>
    <w:rsid w:val="003F4319"/>
    <w:rsid w:val="003F489C"/>
    <w:rsid w:val="003F58C0"/>
    <w:rsid w:val="003F74D1"/>
    <w:rsid w:val="00400A73"/>
    <w:rsid w:val="00403216"/>
    <w:rsid w:val="00406F78"/>
    <w:rsid w:val="00407A49"/>
    <w:rsid w:val="00407DFC"/>
    <w:rsid w:val="00407F0C"/>
    <w:rsid w:val="004119B0"/>
    <w:rsid w:val="00411AF6"/>
    <w:rsid w:val="0041355F"/>
    <w:rsid w:val="00416EA4"/>
    <w:rsid w:val="00417331"/>
    <w:rsid w:val="00417FD5"/>
    <w:rsid w:val="00421234"/>
    <w:rsid w:val="004223CA"/>
    <w:rsid w:val="004256DD"/>
    <w:rsid w:val="00427BDB"/>
    <w:rsid w:val="004320A7"/>
    <w:rsid w:val="004327EE"/>
    <w:rsid w:val="00434D61"/>
    <w:rsid w:val="00435144"/>
    <w:rsid w:val="00435586"/>
    <w:rsid w:val="00441D59"/>
    <w:rsid w:val="00442BC8"/>
    <w:rsid w:val="004443C2"/>
    <w:rsid w:val="00450E19"/>
    <w:rsid w:val="0045481F"/>
    <w:rsid w:val="00457915"/>
    <w:rsid w:val="0046024D"/>
    <w:rsid w:val="00462523"/>
    <w:rsid w:val="004625F7"/>
    <w:rsid w:val="004638BD"/>
    <w:rsid w:val="00463B40"/>
    <w:rsid w:val="004646E2"/>
    <w:rsid w:val="00464FA3"/>
    <w:rsid w:val="00465F4D"/>
    <w:rsid w:val="0046694F"/>
    <w:rsid w:val="0047080B"/>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A10C0"/>
    <w:rsid w:val="004A7C2F"/>
    <w:rsid w:val="004B1D94"/>
    <w:rsid w:val="004B2870"/>
    <w:rsid w:val="004B5F12"/>
    <w:rsid w:val="004C459B"/>
    <w:rsid w:val="004C5C05"/>
    <w:rsid w:val="004D0DAD"/>
    <w:rsid w:val="004D28B2"/>
    <w:rsid w:val="004D441E"/>
    <w:rsid w:val="004E1E36"/>
    <w:rsid w:val="004E6DC8"/>
    <w:rsid w:val="004F16E2"/>
    <w:rsid w:val="004F2C3D"/>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2061C"/>
    <w:rsid w:val="00521C86"/>
    <w:rsid w:val="00521C8C"/>
    <w:rsid w:val="00521F70"/>
    <w:rsid w:val="005235B8"/>
    <w:rsid w:val="00527807"/>
    <w:rsid w:val="0053131F"/>
    <w:rsid w:val="005329EC"/>
    <w:rsid w:val="00537179"/>
    <w:rsid w:val="005406CD"/>
    <w:rsid w:val="0054158A"/>
    <w:rsid w:val="00541C6A"/>
    <w:rsid w:val="00542CA4"/>
    <w:rsid w:val="00544204"/>
    <w:rsid w:val="0054658D"/>
    <w:rsid w:val="0054726B"/>
    <w:rsid w:val="00547EA3"/>
    <w:rsid w:val="00555BC0"/>
    <w:rsid w:val="005605D2"/>
    <w:rsid w:val="005625F5"/>
    <w:rsid w:val="00565075"/>
    <w:rsid w:val="005753DE"/>
    <w:rsid w:val="00575D88"/>
    <w:rsid w:val="00577181"/>
    <w:rsid w:val="005815F9"/>
    <w:rsid w:val="005910CC"/>
    <w:rsid w:val="00595E77"/>
    <w:rsid w:val="005A275D"/>
    <w:rsid w:val="005A5772"/>
    <w:rsid w:val="005B07BB"/>
    <w:rsid w:val="005B13D3"/>
    <w:rsid w:val="005B2E02"/>
    <w:rsid w:val="005B4DC5"/>
    <w:rsid w:val="005B7108"/>
    <w:rsid w:val="005C06B3"/>
    <w:rsid w:val="005C0F97"/>
    <w:rsid w:val="005C15AC"/>
    <w:rsid w:val="005C45C9"/>
    <w:rsid w:val="005C59BA"/>
    <w:rsid w:val="005C6435"/>
    <w:rsid w:val="005D14B7"/>
    <w:rsid w:val="005D35E9"/>
    <w:rsid w:val="005D4039"/>
    <w:rsid w:val="005D4C31"/>
    <w:rsid w:val="005D6403"/>
    <w:rsid w:val="005D6B8E"/>
    <w:rsid w:val="005D7234"/>
    <w:rsid w:val="005E393D"/>
    <w:rsid w:val="005E3BCE"/>
    <w:rsid w:val="005E4176"/>
    <w:rsid w:val="005E4B44"/>
    <w:rsid w:val="005E6ECD"/>
    <w:rsid w:val="005F0BFE"/>
    <w:rsid w:val="005F317B"/>
    <w:rsid w:val="0060427D"/>
    <w:rsid w:val="00610FC7"/>
    <w:rsid w:val="006124E0"/>
    <w:rsid w:val="006130A1"/>
    <w:rsid w:val="00615399"/>
    <w:rsid w:val="00616C91"/>
    <w:rsid w:val="00625706"/>
    <w:rsid w:val="00627410"/>
    <w:rsid w:val="0063239C"/>
    <w:rsid w:val="0063397A"/>
    <w:rsid w:val="0063466A"/>
    <w:rsid w:val="006426E1"/>
    <w:rsid w:val="00643F33"/>
    <w:rsid w:val="006627B2"/>
    <w:rsid w:val="00662CC6"/>
    <w:rsid w:val="00664A83"/>
    <w:rsid w:val="00664DA5"/>
    <w:rsid w:val="00664F6F"/>
    <w:rsid w:val="00671170"/>
    <w:rsid w:val="00673787"/>
    <w:rsid w:val="00673B7F"/>
    <w:rsid w:val="0067525B"/>
    <w:rsid w:val="006753E1"/>
    <w:rsid w:val="00680D6B"/>
    <w:rsid w:val="00683F34"/>
    <w:rsid w:val="00692AB9"/>
    <w:rsid w:val="006938DA"/>
    <w:rsid w:val="00693A9D"/>
    <w:rsid w:val="00695F91"/>
    <w:rsid w:val="006A0F8E"/>
    <w:rsid w:val="006A1331"/>
    <w:rsid w:val="006A2370"/>
    <w:rsid w:val="006A5D83"/>
    <w:rsid w:val="006B3588"/>
    <w:rsid w:val="006B6C9F"/>
    <w:rsid w:val="006C3B54"/>
    <w:rsid w:val="006C4FC3"/>
    <w:rsid w:val="006C6D20"/>
    <w:rsid w:val="006D2153"/>
    <w:rsid w:val="006D40D0"/>
    <w:rsid w:val="006D5E83"/>
    <w:rsid w:val="006E5786"/>
    <w:rsid w:val="006E748E"/>
    <w:rsid w:val="006E75D9"/>
    <w:rsid w:val="006F7B58"/>
    <w:rsid w:val="0070232A"/>
    <w:rsid w:val="007042C4"/>
    <w:rsid w:val="00704CF0"/>
    <w:rsid w:val="00704E2D"/>
    <w:rsid w:val="007061D7"/>
    <w:rsid w:val="00706825"/>
    <w:rsid w:val="0070769F"/>
    <w:rsid w:val="00711F19"/>
    <w:rsid w:val="00713359"/>
    <w:rsid w:val="007158CE"/>
    <w:rsid w:val="00723A73"/>
    <w:rsid w:val="007275B7"/>
    <w:rsid w:val="00734AF4"/>
    <w:rsid w:val="00737085"/>
    <w:rsid w:val="00747D32"/>
    <w:rsid w:val="00751D06"/>
    <w:rsid w:val="007532CD"/>
    <w:rsid w:val="007544D5"/>
    <w:rsid w:val="00757DA3"/>
    <w:rsid w:val="00762C8D"/>
    <w:rsid w:val="007679A6"/>
    <w:rsid w:val="0077523B"/>
    <w:rsid w:val="00775908"/>
    <w:rsid w:val="0078067E"/>
    <w:rsid w:val="00785BCF"/>
    <w:rsid w:val="00785D35"/>
    <w:rsid w:val="007879E1"/>
    <w:rsid w:val="007958EC"/>
    <w:rsid w:val="00795BC0"/>
    <w:rsid w:val="007A10DB"/>
    <w:rsid w:val="007A1726"/>
    <w:rsid w:val="007A1CBB"/>
    <w:rsid w:val="007A1E59"/>
    <w:rsid w:val="007A2CDB"/>
    <w:rsid w:val="007A3F8B"/>
    <w:rsid w:val="007A7D3B"/>
    <w:rsid w:val="007B0C8F"/>
    <w:rsid w:val="007B338B"/>
    <w:rsid w:val="007B50CA"/>
    <w:rsid w:val="007B5769"/>
    <w:rsid w:val="007C0B37"/>
    <w:rsid w:val="007D2E0C"/>
    <w:rsid w:val="007D544F"/>
    <w:rsid w:val="007E0EE4"/>
    <w:rsid w:val="007E1FDB"/>
    <w:rsid w:val="007E267E"/>
    <w:rsid w:val="007F0A28"/>
    <w:rsid w:val="007F283E"/>
    <w:rsid w:val="007F4C23"/>
    <w:rsid w:val="007F4CFC"/>
    <w:rsid w:val="007F78DF"/>
    <w:rsid w:val="0080502C"/>
    <w:rsid w:val="008052E7"/>
    <w:rsid w:val="0080556C"/>
    <w:rsid w:val="008074C0"/>
    <w:rsid w:val="00810934"/>
    <w:rsid w:val="00810D76"/>
    <w:rsid w:val="008146EB"/>
    <w:rsid w:val="0081692A"/>
    <w:rsid w:val="0081763A"/>
    <w:rsid w:val="0082015F"/>
    <w:rsid w:val="008208AF"/>
    <w:rsid w:val="008271E0"/>
    <w:rsid w:val="0083093E"/>
    <w:rsid w:val="00831F2E"/>
    <w:rsid w:val="008333B6"/>
    <w:rsid w:val="00833F33"/>
    <w:rsid w:val="008345C1"/>
    <w:rsid w:val="008407A8"/>
    <w:rsid w:val="00840C88"/>
    <w:rsid w:val="00840DE1"/>
    <w:rsid w:val="00843418"/>
    <w:rsid w:val="008437DB"/>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B4F"/>
    <w:rsid w:val="0087253E"/>
    <w:rsid w:val="00873C25"/>
    <w:rsid w:val="00886DD8"/>
    <w:rsid w:val="008938C8"/>
    <w:rsid w:val="00894793"/>
    <w:rsid w:val="00896621"/>
    <w:rsid w:val="008979D2"/>
    <w:rsid w:val="008A2E38"/>
    <w:rsid w:val="008A60EE"/>
    <w:rsid w:val="008A61D7"/>
    <w:rsid w:val="008A639E"/>
    <w:rsid w:val="008B0689"/>
    <w:rsid w:val="008B0E8D"/>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B21"/>
    <w:rsid w:val="008E3301"/>
    <w:rsid w:val="008E45BB"/>
    <w:rsid w:val="008E55F1"/>
    <w:rsid w:val="008F1A56"/>
    <w:rsid w:val="008F2496"/>
    <w:rsid w:val="008F2899"/>
    <w:rsid w:val="008F2E69"/>
    <w:rsid w:val="008F620E"/>
    <w:rsid w:val="00903F59"/>
    <w:rsid w:val="009071B6"/>
    <w:rsid w:val="0090776D"/>
    <w:rsid w:val="00910B2C"/>
    <w:rsid w:val="009140A7"/>
    <w:rsid w:val="009143CD"/>
    <w:rsid w:val="00916F00"/>
    <w:rsid w:val="00921CCB"/>
    <w:rsid w:val="00921F8A"/>
    <w:rsid w:val="00923365"/>
    <w:rsid w:val="00923D26"/>
    <w:rsid w:val="00927872"/>
    <w:rsid w:val="00930CB5"/>
    <w:rsid w:val="00933E6A"/>
    <w:rsid w:val="00941382"/>
    <w:rsid w:val="009460E1"/>
    <w:rsid w:val="0095040B"/>
    <w:rsid w:val="00951E58"/>
    <w:rsid w:val="009543F3"/>
    <w:rsid w:val="00955221"/>
    <w:rsid w:val="009553A9"/>
    <w:rsid w:val="00960160"/>
    <w:rsid w:val="00967CA0"/>
    <w:rsid w:val="009723FC"/>
    <w:rsid w:val="009750B9"/>
    <w:rsid w:val="00980D26"/>
    <w:rsid w:val="00981372"/>
    <w:rsid w:val="00984FB0"/>
    <w:rsid w:val="009860C0"/>
    <w:rsid w:val="0098704A"/>
    <w:rsid w:val="0099227B"/>
    <w:rsid w:val="0099378B"/>
    <w:rsid w:val="00995445"/>
    <w:rsid w:val="009A11E8"/>
    <w:rsid w:val="009A4590"/>
    <w:rsid w:val="009B431D"/>
    <w:rsid w:val="009B7BD8"/>
    <w:rsid w:val="009C0CEB"/>
    <w:rsid w:val="009C20B0"/>
    <w:rsid w:val="009C381F"/>
    <w:rsid w:val="009C4004"/>
    <w:rsid w:val="009C53D0"/>
    <w:rsid w:val="009C5793"/>
    <w:rsid w:val="009D1441"/>
    <w:rsid w:val="009D301A"/>
    <w:rsid w:val="009D743C"/>
    <w:rsid w:val="009E0676"/>
    <w:rsid w:val="009E34DB"/>
    <w:rsid w:val="009E3842"/>
    <w:rsid w:val="009E3FF6"/>
    <w:rsid w:val="009E54DE"/>
    <w:rsid w:val="009E6346"/>
    <w:rsid w:val="009E7919"/>
    <w:rsid w:val="009F3030"/>
    <w:rsid w:val="009F3585"/>
    <w:rsid w:val="009F5403"/>
    <w:rsid w:val="00A004A5"/>
    <w:rsid w:val="00A02878"/>
    <w:rsid w:val="00A05FB7"/>
    <w:rsid w:val="00A061D4"/>
    <w:rsid w:val="00A06FF7"/>
    <w:rsid w:val="00A074BB"/>
    <w:rsid w:val="00A1188E"/>
    <w:rsid w:val="00A20A04"/>
    <w:rsid w:val="00A2107C"/>
    <w:rsid w:val="00A2272C"/>
    <w:rsid w:val="00A30977"/>
    <w:rsid w:val="00A3252A"/>
    <w:rsid w:val="00A32F10"/>
    <w:rsid w:val="00A34840"/>
    <w:rsid w:val="00A35B9C"/>
    <w:rsid w:val="00A36A67"/>
    <w:rsid w:val="00A43EC0"/>
    <w:rsid w:val="00A4461C"/>
    <w:rsid w:val="00A54C52"/>
    <w:rsid w:val="00A61C9E"/>
    <w:rsid w:val="00A67DB2"/>
    <w:rsid w:val="00A7170A"/>
    <w:rsid w:val="00A7270C"/>
    <w:rsid w:val="00A77361"/>
    <w:rsid w:val="00A81C84"/>
    <w:rsid w:val="00A8607B"/>
    <w:rsid w:val="00A86A49"/>
    <w:rsid w:val="00A90880"/>
    <w:rsid w:val="00A91B27"/>
    <w:rsid w:val="00A92798"/>
    <w:rsid w:val="00A9439A"/>
    <w:rsid w:val="00A96E43"/>
    <w:rsid w:val="00AA0ED5"/>
    <w:rsid w:val="00AA1F72"/>
    <w:rsid w:val="00AA3B2E"/>
    <w:rsid w:val="00AA7A66"/>
    <w:rsid w:val="00AB04C0"/>
    <w:rsid w:val="00AB3CF8"/>
    <w:rsid w:val="00AB4DCB"/>
    <w:rsid w:val="00AC6D24"/>
    <w:rsid w:val="00AD0C0D"/>
    <w:rsid w:val="00AD2591"/>
    <w:rsid w:val="00AD3A6A"/>
    <w:rsid w:val="00AD5184"/>
    <w:rsid w:val="00AD6547"/>
    <w:rsid w:val="00AD6565"/>
    <w:rsid w:val="00AE1252"/>
    <w:rsid w:val="00AE4F9B"/>
    <w:rsid w:val="00AF5C4A"/>
    <w:rsid w:val="00AF7962"/>
    <w:rsid w:val="00B00DC6"/>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43D84"/>
    <w:rsid w:val="00B55CFC"/>
    <w:rsid w:val="00B56089"/>
    <w:rsid w:val="00B60ABF"/>
    <w:rsid w:val="00B641FE"/>
    <w:rsid w:val="00B709CF"/>
    <w:rsid w:val="00B75C5E"/>
    <w:rsid w:val="00B76474"/>
    <w:rsid w:val="00B77D74"/>
    <w:rsid w:val="00B85256"/>
    <w:rsid w:val="00B858F0"/>
    <w:rsid w:val="00B8692F"/>
    <w:rsid w:val="00B874ED"/>
    <w:rsid w:val="00B87D15"/>
    <w:rsid w:val="00B919FD"/>
    <w:rsid w:val="00BA1FFB"/>
    <w:rsid w:val="00BA5127"/>
    <w:rsid w:val="00BA69B5"/>
    <w:rsid w:val="00BA739C"/>
    <w:rsid w:val="00BB1252"/>
    <w:rsid w:val="00BB1FE3"/>
    <w:rsid w:val="00BB4DEF"/>
    <w:rsid w:val="00BB557A"/>
    <w:rsid w:val="00BB64EF"/>
    <w:rsid w:val="00BB67B3"/>
    <w:rsid w:val="00BB7CCC"/>
    <w:rsid w:val="00BC3F82"/>
    <w:rsid w:val="00BC6C06"/>
    <w:rsid w:val="00BD0F03"/>
    <w:rsid w:val="00BE17F2"/>
    <w:rsid w:val="00BE6122"/>
    <w:rsid w:val="00BE662F"/>
    <w:rsid w:val="00BF383E"/>
    <w:rsid w:val="00C0006F"/>
    <w:rsid w:val="00C00A6B"/>
    <w:rsid w:val="00C041E8"/>
    <w:rsid w:val="00C05677"/>
    <w:rsid w:val="00C076F4"/>
    <w:rsid w:val="00C10CDB"/>
    <w:rsid w:val="00C11215"/>
    <w:rsid w:val="00C139A4"/>
    <w:rsid w:val="00C13F2C"/>
    <w:rsid w:val="00C20257"/>
    <w:rsid w:val="00C21034"/>
    <w:rsid w:val="00C222FC"/>
    <w:rsid w:val="00C23CC7"/>
    <w:rsid w:val="00C312D6"/>
    <w:rsid w:val="00C32138"/>
    <w:rsid w:val="00C357FA"/>
    <w:rsid w:val="00C35CD1"/>
    <w:rsid w:val="00C43811"/>
    <w:rsid w:val="00C43E30"/>
    <w:rsid w:val="00C451CF"/>
    <w:rsid w:val="00C46D7E"/>
    <w:rsid w:val="00C47F28"/>
    <w:rsid w:val="00C73149"/>
    <w:rsid w:val="00C75008"/>
    <w:rsid w:val="00C82411"/>
    <w:rsid w:val="00C82998"/>
    <w:rsid w:val="00C834F8"/>
    <w:rsid w:val="00C84134"/>
    <w:rsid w:val="00C9449B"/>
    <w:rsid w:val="00C960CA"/>
    <w:rsid w:val="00C968D7"/>
    <w:rsid w:val="00CA3539"/>
    <w:rsid w:val="00CA4A15"/>
    <w:rsid w:val="00CA630D"/>
    <w:rsid w:val="00CA7A30"/>
    <w:rsid w:val="00CB108E"/>
    <w:rsid w:val="00CB4395"/>
    <w:rsid w:val="00CB7BBB"/>
    <w:rsid w:val="00CC1620"/>
    <w:rsid w:val="00CC503A"/>
    <w:rsid w:val="00CC63C9"/>
    <w:rsid w:val="00CC6917"/>
    <w:rsid w:val="00CD0C66"/>
    <w:rsid w:val="00CD3C15"/>
    <w:rsid w:val="00CD58AF"/>
    <w:rsid w:val="00CD6287"/>
    <w:rsid w:val="00CD7B03"/>
    <w:rsid w:val="00CE06F1"/>
    <w:rsid w:val="00CE092A"/>
    <w:rsid w:val="00CE37B0"/>
    <w:rsid w:val="00CE7040"/>
    <w:rsid w:val="00CE71E0"/>
    <w:rsid w:val="00CE78C5"/>
    <w:rsid w:val="00CF1DAD"/>
    <w:rsid w:val="00CF3D7D"/>
    <w:rsid w:val="00CF4D6F"/>
    <w:rsid w:val="00CF5E66"/>
    <w:rsid w:val="00CF7A2B"/>
    <w:rsid w:val="00D049BE"/>
    <w:rsid w:val="00D055A8"/>
    <w:rsid w:val="00D10894"/>
    <w:rsid w:val="00D11ADD"/>
    <w:rsid w:val="00D124BB"/>
    <w:rsid w:val="00D142A0"/>
    <w:rsid w:val="00D174BE"/>
    <w:rsid w:val="00D17F04"/>
    <w:rsid w:val="00D20F3A"/>
    <w:rsid w:val="00D21063"/>
    <w:rsid w:val="00D21C74"/>
    <w:rsid w:val="00D238CE"/>
    <w:rsid w:val="00D242E7"/>
    <w:rsid w:val="00D24E61"/>
    <w:rsid w:val="00D2619C"/>
    <w:rsid w:val="00D27FA5"/>
    <w:rsid w:val="00D30DC8"/>
    <w:rsid w:val="00D3135A"/>
    <w:rsid w:val="00D336CC"/>
    <w:rsid w:val="00D34536"/>
    <w:rsid w:val="00D40585"/>
    <w:rsid w:val="00D41DB2"/>
    <w:rsid w:val="00D42BD8"/>
    <w:rsid w:val="00D433A5"/>
    <w:rsid w:val="00D43B3D"/>
    <w:rsid w:val="00D44D27"/>
    <w:rsid w:val="00D4524F"/>
    <w:rsid w:val="00D478F9"/>
    <w:rsid w:val="00D50FCD"/>
    <w:rsid w:val="00D51F85"/>
    <w:rsid w:val="00D55869"/>
    <w:rsid w:val="00D562E0"/>
    <w:rsid w:val="00D57738"/>
    <w:rsid w:val="00D622B8"/>
    <w:rsid w:val="00D62BE8"/>
    <w:rsid w:val="00D70283"/>
    <w:rsid w:val="00D709BC"/>
    <w:rsid w:val="00D72799"/>
    <w:rsid w:val="00D73A34"/>
    <w:rsid w:val="00D73DD2"/>
    <w:rsid w:val="00D748F8"/>
    <w:rsid w:val="00D74A8E"/>
    <w:rsid w:val="00D80326"/>
    <w:rsid w:val="00D81915"/>
    <w:rsid w:val="00D8321A"/>
    <w:rsid w:val="00D832BD"/>
    <w:rsid w:val="00D851E6"/>
    <w:rsid w:val="00D86D6C"/>
    <w:rsid w:val="00D91C53"/>
    <w:rsid w:val="00D960C1"/>
    <w:rsid w:val="00DA1B47"/>
    <w:rsid w:val="00DA6E29"/>
    <w:rsid w:val="00DA7E36"/>
    <w:rsid w:val="00DB04AB"/>
    <w:rsid w:val="00DB0A47"/>
    <w:rsid w:val="00DB3AED"/>
    <w:rsid w:val="00DB4FD3"/>
    <w:rsid w:val="00DC0CA8"/>
    <w:rsid w:val="00DC3470"/>
    <w:rsid w:val="00DC425A"/>
    <w:rsid w:val="00DC5F95"/>
    <w:rsid w:val="00DD1B5C"/>
    <w:rsid w:val="00DD2AF2"/>
    <w:rsid w:val="00DD36BF"/>
    <w:rsid w:val="00DD387D"/>
    <w:rsid w:val="00DD60C7"/>
    <w:rsid w:val="00DD699D"/>
    <w:rsid w:val="00DE121F"/>
    <w:rsid w:val="00DE602B"/>
    <w:rsid w:val="00DE6A99"/>
    <w:rsid w:val="00DE6EEA"/>
    <w:rsid w:val="00DF1ADF"/>
    <w:rsid w:val="00DF52C9"/>
    <w:rsid w:val="00DF614D"/>
    <w:rsid w:val="00DF6F13"/>
    <w:rsid w:val="00DF7700"/>
    <w:rsid w:val="00E10DC7"/>
    <w:rsid w:val="00E11C18"/>
    <w:rsid w:val="00E12424"/>
    <w:rsid w:val="00E14B1D"/>
    <w:rsid w:val="00E15374"/>
    <w:rsid w:val="00E26D30"/>
    <w:rsid w:val="00E27731"/>
    <w:rsid w:val="00E3343F"/>
    <w:rsid w:val="00E33F9E"/>
    <w:rsid w:val="00E406B3"/>
    <w:rsid w:val="00E41CDD"/>
    <w:rsid w:val="00E43767"/>
    <w:rsid w:val="00E43E92"/>
    <w:rsid w:val="00E44827"/>
    <w:rsid w:val="00E46ABC"/>
    <w:rsid w:val="00E4772B"/>
    <w:rsid w:val="00E4799D"/>
    <w:rsid w:val="00E47D0D"/>
    <w:rsid w:val="00E50616"/>
    <w:rsid w:val="00E53FCC"/>
    <w:rsid w:val="00E55D6C"/>
    <w:rsid w:val="00E5711D"/>
    <w:rsid w:val="00E57B66"/>
    <w:rsid w:val="00E64678"/>
    <w:rsid w:val="00E64F15"/>
    <w:rsid w:val="00E70815"/>
    <w:rsid w:val="00E72372"/>
    <w:rsid w:val="00E74402"/>
    <w:rsid w:val="00E750A6"/>
    <w:rsid w:val="00E764B4"/>
    <w:rsid w:val="00E87E99"/>
    <w:rsid w:val="00E92410"/>
    <w:rsid w:val="00E9615B"/>
    <w:rsid w:val="00E97A74"/>
    <w:rsid w:val="00EA33AD"/>
    <w:rsid w:val="00EA413D"/>
    <w:rsid w:val="00EA528E"/>
    <w:rsid w:val="00EA6EA7"/>
    <w:rsid w:val="00EB249C"/>
    <w:rsid w:val="00EB3D94"/>
    <w:rsid w:val="00EB6F56"/>
    <w:rsid w:val="00EC0506"/>
    <w:rsid w:val="00EC0641"/>
    <w:rsid w:val="00EC14B2"/>
    <w:rsid w:val="00EC5C0D"/>
    <w:rsid w:val="00EC6AFC"/>
    <w:rsid w:val="00EC7637"/>
    <w:rsid w:val="00EC7BB3"/>
    <w:rsid w:val="00ED0BB3"/>
    <w:rsid w:val="00EE0804"/>
    <w:rsid w:val="00EE3A57"/>
    <w:rsid w:val="00EE59DA"/>
    <w:rsid w:val="00EE5DB6"/>
    <w:rsid w:val="00EE6F53"/>
    <w:rsid w:val="00EE7095"/>
    <w:rsid w:val="00EF340A"/>
    <w:rsid w:val="00EF5593"/>
    <w:rsid w:val="00EF58B1"/>
    <w:rsid w:val="00EF64F7"/>
    <w:rsid w:val="00F02ACD"/>
    <w:rsid w:val="00F0659F"/>
    <w:rsid w:val="00F069F1"/>
    <w:rsid w:val="00F07009"/>
    <w:rsid w:val="00F10625"/>
    <w:rsid w:val="00F14322"/>
    <w:rsid w:val="00F1637D"/>
    <w:rsid w:val="00F17D57"/>
    <w:rsid w:val="00F2045F"/>
    <w:rsid w:val="00F2236B"/>
    <w:rsid w:val="00F2277D"/>
    <w:rsid w:val="00F22C44"/>
    <w:rsid w:val="00F262F5"/>
    <w:rsid w:val="00F2671B"/>
    <w:rsid w:val="00F30F5B"/>
    <w:rsid w:val="00F32E36"/>
    <w:rsid w:val="00F35000"/>
    <w:rsid w:val="00F36494"/>
    <w:rsid w:val="00F433AC"/>
    <w:rsid w:val="00F44D42"/>
    <w:rsid w:val="00F45FD7"/>
    <w:rsid w:val="00F50F26"/>
    <w:rsid w:val="00F538F2"/>
    <w:rsid w:val="00F53D49"/>
    <w:rsid w:val="00F548C3"/>
    <w:rsid w:val="00F55689"/>
    <w:rsid w:val="00F56D92"/>
    <w:rsid w:val="00F64FEB"/>
    <w:rsid w:val="00F67C7F"/>
    <w:rsid w:val="00F73217"/>
    <w:rsid w:val="00F7412D"/>
    <w:rsid w:val="00F75EC7"/>
    <w:rsid w:val="00F81110"/>
    <w:rsid w:val="00F8136E"/>
    <w:rsid w:val="00F85367"/>
    <w:rsid w:val="00F85B31"/>
    <w:rsid w:val="00F87088"/>
    <w:rsid w:val="00F91D57"/>
    <w:rsid w:val="00F92FF1"/>
    <w:rsid w:val="00F944CB"/>
    <w:rsid w:val="00F956D4"/>
    <w:rsid w:val="00FA0F71"/>
    <w:rsid w:val="00FA2AC9"/>
    <w:rsid w:val="00FA4BB0"/>
    <w:rsid w:val="00FA4D12"/>
    <w:rsid w:val="00FA74B6"/>
    <w:rsid w:val="00FA763D"/>
    <w:rsid w:val="00FB218C"/>
    <w:rsid w:val="00FC0BA8"/>
    <w:rsid w:val="00FC0CCD"/>
    <w:rsid w:val="00FD0B36"/>
    <w:rsid w:val="00FD1D2C"/>
    <w:rsid w:val="00FD7397"/>
    <w:rsid w:val="00FE2097"/>
    <w:rsid w:val="00FE2650"/>
    <w:rsid w:val="00FE2EA5"/>
    <w:rsid w:val="00FE64C3"/>
    <w:rsid w:val="00FE69C4"/>
    <w:rsid w:val="00FF0581"/>
    <w:rsid w:val="00FF1C02"/>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1265</TotalTime>
  <Pages>28</Pages>
  <Words>8878</Words>
  <Characters>50610</Characters>
  <Application>Microsoft Office Word</Application>
  <DocSecurity>0</DocSecurity>
  <Lines>421</Lines>
  <Paragraphs>118</Paragraphs>
  <ScaleCrop>false</ScaleCrop>
  <Company/>
  <LinksUpToDate>false</LinksUpToDate>
  <CharactersWithSpaces>59370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188</cp:revision>
  <dcterms:created xsi:type="dcterms:W3CDTF">2022-06-28T13:49:00Z</dcterms:created>
  <dcterms:modified xsi:type="dcterms:W3CDTF">2022-07-07T09:21:00Z</dcterms:modified>
</cp:coreProperties>
</file>